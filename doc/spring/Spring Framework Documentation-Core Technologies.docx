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D5D" w:rsidRPr="00BA0D5D" w:rsidRDefault="00BA0D5D" w:rsidP="00BA0D5D">
      <w:pPr>
        <w:widowControl/>
        <w:shd w:val="clear" w:color="auto" w:fill="FFFFFF"/>
        <w:spacing w:before="100" w:beforeAutospacing="1" w:after="100" w:afterAutospacing="1"/>
        <w:jc w:val="left"/>
        <w:outlineLvl w:val="0"/>
        <w:rPr>
          <w:rFonts w:ascii="Arial" w:eastAsia="宋体" w:hAnsi="Arial" w:cs="Arial"/>
          <w:kern w:val="36"/>
          <w:sz w:val="66"/>
          <w:szCs w:val="66"/>
        </w:rPr>
      </w:pPr>
      <w:bookmarkStart w:id="0" w:name="_Toc15327085"/>
      <w:r w:rsidRPr="00BA0D5D">
        <w:rPr>
          <w:rFonts w:ascii="Arial" w:eastAsia="宋体" w:hAnsi="Arial" w:cs="Arial"/>
          <w:kern w:val="36"/>
          <w:sz w:val="66"/>
          <w:szCs w:val="66"/>
        </w:rPr>
        <w:t>Core Technologies</w:t>
      </w:r>
      <w:bookmarkEnd w:id="0"/>
    </w:p>
    <w:p w:rsidR="00BA0D5D" w:rsidRPr="00BA0D5D" w:rsidRDefault="00BA0D5D" w:rsidP="00BA0D5D">
      <w:pPr>
        <w:widowControl/>
        <w:shd w:val="clear" w:color="auto" w:fill="FFFFFF"/>
        <w:jc w:val="left"/>
        <w:rPr>
          <w:rFonts w:ascii="Arial" w:eastAsia="宋体" w:hAnsi="Arial" w:cs="Arial"/>
          <w:kern w:val="0"/>
          <w:sz w:val="24"/>
          <w:szCs w:val="24"/>
        </w:rPr>
      </w:pPr>
      <w:r w:rsidRPr="00BA0D5D">
        <w:rPr>
          <w:rFonts w:ascii="Arial" w:eastAsia="宋体" w:hAnsi="Arial" w:cs="Arial"/>
          <w:kern w:val="0"/>
          <w:sz w:val="24"/>
          <w:szCs w:val="24"/>
        </w:rPr>
        <w:t>Version 5.1.8.RELEASE</w:t>
      </w:r>
    </w:p>
    <w:sdt>
      <w:sdtPr>
        <w:rPr>
          <w:rFonts w:asciiTheme="minorHAnsi" w:eastAsiaTheme="minorEastAsia" w:hAnsiTheme="minorHAnsi" w:cstheme="minorBidi"/>
          <w:color w:val="auto"/>
          <w:kern w:val="2"/>
          <w:sz w:val="21"/>
          <w:szCs w:val="22"/>
          <w:lang w:val="zh-CN"/>
        </w:rPr>
        <w:id w:val="-2045817685"/>
        <w:docPartObj>
          <w:docPartGallery w:val="Table of Contents"/>
          <w:docPartUnique/>
        </w:docPartObj>
      </w:sdtPr>
      <w:sdtEndPr>
        <w:rPr>
          <w:b/>
          <w:bCs/>
        </w:rPr>
      </w:sdtEndPr>
      <w:sdtContent>
        <w:p w:rsidR="00BA0D5D" w:rsidRDefault="00BA0D5D">
          <w:pPr>
            <w:pStyle w:val="TOC"/>
          </w:pPr>
          <w:r>
            <w:rPr>
              <w:lang w:val="zh-CN"/>
            </w:rPr>
            <w:t>目录</w:t>
          </w:r>
        </w:p>
        <w:p w:rsidR="00882FE5" w:rsidRDefault="00BA0D5D">
          <w:pPr>
            <w:pStyle w:val="11"/>
            <w:tabs>
              <w:tab w:val="right" w:leader="dot" w:pos="10457"/>
            </w:tabs>
            <w:rPr>
              <w:ins w:id="1" w:author="zhang alex" w:date="2019-07-29T21:11:00Z"/>
              <w:noProof/>
            </w:rPr>
          </w:pPr>
          <w:r>
            <w:rPr>
              <w:b/>
              <w:bCs/>
              <w:lang w:val="zh-CN"/>
            </w:rPr>
            <w:fldChar w:fldCharType="begin"/>
          </w:r>
          <w:r>
            <w:rPr>
              <w:b/>
              <w:bCs/>
              <w:lang w:val="zh-CN"/>
            </w:rPr>
            <w:instrText xml:space="preserve"> TOC \o "1-3" \h \z \u </w:instrText>
          </w:r>
          <w:r>
            <w:rPr>
              <w:b/>
              <w:bCs/>
              <w:lang w:val="zh-CN"/>
            </w:rPr>
            <w:fldChar w:fldCharType="separate"/>
          </w:r>
          <w:ins w:id="2" w:author="zhang alex" w:date="2019-07-29T21:11:00Z">
            <w:r w:rsidR="00882FE5" w:rsidRPr="00605863">
              <w:rPr>
                <w:rStyle w:val="a4"/>
                <w:noProof/>
              </w:rPr>
              <w:fldChar w:fldCharType="begin"/>
            </w:r>
            <w:r w:rsidR="00882FE5" w:rsidRPr="00605863">
              <w:rPr>
                <w:rStyle w:val="a4"/>
                <w:noProof/>
              </w:rPr>
              <w:instrText xml:space="preserve"> </w:instrText>
            </w:r>
            <w:r w:rsidR="00882FE5">
              <w:rPr>
                <w:noProof/>
              </w:rPr>
              <w:instrText>HYPERLINK \l "_Toc15327085"</w:instrText>
            </w:r>
            <w:r w:rsidR="00882FE5" w:rsidRPr="00605863">
              <w:rPr>
                <w:rStyle w:val="a4"/>
                <w:noProof/>
              </w:rPr>
              <w:instrText xml:space="preserve"> </w:instrText>
            </w:r>
            <w:r w:rsidR="00882FE5" w:rsidRPr="00605863">
              <w:rPr>
                <w:rStyle w:val="a4"/>
                <w:noProof/>
              </w:rPr>
            </w:r>
            <w:r w:rsidR="00882FE5" w:rsidRPr="00605863">
              <w:rPr>
                <w:rStyle w:val="a4"/>
                <w:noProof/>
              </w:rPr>
              <w:fldChar w:fldCharType="separate"/>
            </w:r>
            <w:r w:rsidR="00882FE5" w:rsidRPr="00605863">
              <w:rPr>
                <w:rStyle w:val="a4"/>
                <w:rFonts w:ascii="Arial" w:eastAsia="宋体" w:hAnsi="Arial" w:cs="Arial"/>
                <w:noProof/>
                <w:kern w:val="36"/>
              </w:rPr>
              <w:t>Core Technologies</w:t>
            </w:r>
            <w:r w:rsidR="00882FE5">
              <w:rPr>
                <w:noProof/>
                <w:webHidden/>
              </w:rPr>
              <w:tab/>
            </w:r>
            <w:r w:rsidR="00882FE5">
              <w:rPr>
                <w:noProof/>
                <w:webHidden/>
              </w:rPr>
              <w:fldChar w:fldCharType="begin"/>
            </w:r>
            <w:r w:rsidR="00882FE5">
              <w:rPr>
                <w:noProof/>
                <w:webHidden/>
              </w:rPr>
              <w:instrText xml:space="preserve"> PAGEREF _Toc15327085 \h </w:instrText>
            </w:r>
            <w:r w:rsidR="00882FE5">
              <w:rPr>
                <w:noProof/>
                <w:webHidden/>
              </w:rPr>
            </w:r>
          </w:ins>
          <w:r w:rsidR="00882FE5">
            <w:rPr>
              <w:noProof/>
              <w:webHidden/>
            </w:rPr>
            <w:fldChar w:fldCharType="separate"/>
          </w:r>
          <w:ins w:id="3" w:author="zhang alex" w:date="2019-07-29T21:11:00Z">
            <w:r w:rsidR="00882FE5">
              <w:rPr>
                <w:noProof/>
                <w:webHidden/>
              </w:rPr>
              <w:t>1</w:t>
            </w:r>
            <w:r w:rsidR="00882FE5">
              <w:rPr>
                <w:noProof/>
                <w:webHidden/>
              </w:rPr>
              <w:fldChar w:fldCharType="end"/>
            </w:r>
            <w:r w:rsidR="00882FE5" w:rsidRPr="00605863">
              <w:rPr>
                <w:rStyle w:val="a4"/>
                <w:noProof/>
              </w:rPr>
              <w:fldChar w:fldCharType="end"/>
            </w:r>
          </w:ins>
        </w:p>
        <w:p w:rsidR="00882FE5" w:rsidRDefault="00882FE5">
          <w:pPr>
            <w:pStyle w:val="20"/>
            <w:tabs>
              <w:tab w:val="right" w:leader="dot" w:pos="10457"/>
            </w:tabs>
            <w:rPr>
              <w:ins w:id="4" w:author="zhang alex" w:date="2019-07-29T21:11:00Z"/>
              <w:noProof/>
            </w:rPr>
          </w:pPr>
          <w:ins w:id="5" w:author="zhang alex" w:date="2019-07-29T21:11:00Z">
            <w:r w:rsidRPr="00605863">
              <w:rPr>
                <w:rStyle w:val="a4"/>
                <w:noProof/>
              </w:rPr>
              <w:fldChar w:fldCharType="begin"/>
            </w:r>
            <w:r w:rsidRPr="00605863">
              <w:rPr>
                <w:rStyle w:val="a4"/>
                <w:noProof/>
              </w:rPr>
              <w:instrText xml:space="preserve"> </w:instrText>
            </w:r>
            <w:r>
              <w:rPr>
                <w:noProof/>
              </w:rPr>
              <w:instrText>HYPERLINK \l "_Toc15327086"</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 The IoC Container</w:t>
            </w:r>
            <w:r>
              <w:rPr>
                <w:noProof/>
                <w:webHidden/>
              </w:rPr>
              <w:tab/>
            </w:r>
            <w:r>
              <w:rPr>
                <w:noProof/>
                <w:webHidden/>
              </w:rPr>
              <w:fldChar w:fldCharType="begin"/>
            </w:r>
            <w:r>
              <w:rPr>
                <w:noProof/>
                <w:webHidden/>
              </w:rPr>
              <w:instrText xml:space="preserve"> PAGEREF _Toc15327086 \h </w:instrText>
            </w:r>
            <w:r>
              <w:rPr>
                <w:noProof/>
                <w:webHidden/>
              </w:rPr>
            </w:r>
          </w:ins>
          <w:r>
            <w:rPr>
              <w:noProof/>
              <w:webHidden/>
            </w:rPr>
            <w:fldChar w:fldCharType="separate"/>
          </w:r>
          <w:ins w:id="6" w:author="zhang alex" w:date="2019-07-29T21:11:00Z">
            <w:r>
              <w:rPr>
                <w:noProof/>
                <w:webHidden/>
              </w:rPr>
              <w:t>3</w:t>
            </w:r>
            <w:r>
              <w:rPr>
                <w:noProof/>
                <w:webHidden/>
              </w:rPr>
              <w:fldChar w:fldCharType="end"/>
            </w:r>
            <w:r w:rsidRPr="00605863">
              <w:rPr>
                <w:rStyle w:val="a4"/>
                <w:noProof/>
              </w:rPr>
              <w:fldChar w:fldCharType="end"/>
            </w:r>
          </w:ins>
        </w:p>
        <w:p w:rsidR="00882FE5" w:rsidRDefault="00882FE5">
          <w:pPr>
            <w:pStyle w:val="30"/>
            <w:tabs>
              <w:tab w:val="right" w:leader="dot" w:pos="10457"/>
            </w:tabs>
            <w:rPr>
              <w:ins w:id="7" w:author="zhang alex" w:date="2019-07-29T21:11:00Z"/>
              <w:noProof/>
            </w:rPr>
          </w:pPr>
          <w:ins w:id="8" w:author="zhang alex" w:date="2019-07-29T21:11:00Z">
            <w:r w:rsidRPr="00605863">
              <w:rPr>
                <w:rStyle w:val="a4"/>
                <w:noProof/>
              </w:rPr>
              <w:fldChar w:fldCharType="begin"/>
            </w:r>
            <w:r w:rsidRPr="00605863">
              <w:rPr>
                <w:rStyle w:val="a4"/>
                <w:noProof/>
              </w:rPr>
              <w:instrText xml:space="preserve"> </w:instrText>
            </w:r>
            <w:r>
              <w:rPr>
                <w:noProof/>
              </w:rPr>
              <w:instrText>HYPERLINK \l "_Toc15327087"</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1.1. Introduction to the Spring IoC Container and Beans</w:t>
            </w:r>
            <w:r>
              <w:rPr>
                <w:noProof/>
                <w:webHidden/>
              </w:rPr>
              <w:tab/>
            </w:r>
            <w:r>
              <w:rPr>
                <w:noProof/>
                <w:webHidden/>
              </w:rPr>
              <w:fldChar w:fldCharType="begin"/>
            </w:r>
            <w:r>
              <w:rPr>
                <w:noProof/>
                <w:webHidden/>
              </w:rPr>
              <w:instrText xml:space="preserve"> PAGEREF _Toc15327087 \h </w:instrText>
            </w:r>
            <w:r>
              <w:rPr>
                <w:noProof/>
                <w:webHidden/>
              </w:rPr>
            </w:r>
          </w:ins>
          <w:r>
            <w:rPr>
              <w:noProof/>
              <w:webHidden/>
            </w:rPr>
            <w:fldChar w:fldCharType="separate"/>
          </w:r>
          <w:ins w:id="9" w:author="zhang alex" w:date="2019-07-29T21:11:00Z">
            <w:r>
              <w:rPr>
                <w:noProof/>
                <w:webHidden/>
              </w:rPr>
              <w:t>3</w:t>
            </w:r>
            <w:r>
              <w:rPr>
                <w:noProof/>
                <w:webHidden/>
              </w:rPr>
              <w:fldChar w:fldCharType="end"/>
            </w:r>
            <w:r w:rsidRPr="00605863">
              <w:rPr>
                <w:rStyle w:val="a4"/>
                <w:noProof/>
              </w:rPr>
              <w:fldChar w:fldCharType="end"/>
            </w:r>
          </w:ins>
        </w:p>
        <w:p w:rsidR="00882FE5" w:rsidRDefault="00882FE5">
          <w:pPr>
            <w:pStyle w:val="30"/>
            <w:tabs>
              <w:tab w:val="right" w:leader="dot" w:pos="10457"/>
            </w:tabs>
            <w:rPr>
              <w:ins w:id="10" w:author="zhang alex" w:date="2019-07-29T21:11:00Z"/>
              <w:noProof/>
            </w:rPr>
          </w:pPr>
          <w:ins w:id="11" w:author="zhang alex" w:date="2019-07-29T21:11:00Z">
            <w:r w:rsidRPr="00605863">
              <w:rPr>
                <w:rStyle w:val="a4"/>
                <w:noProof/>
              </w:rPr>
              <w:fldChar w:fldCharType="begin"/>
            </w:r>
            <w:r w:rsidRPr="00605863">
              <w:rPr>
                <w:rStyle w:val="a4"/>
                <w:noProof/>
              </w:rPr>
              <w:instrText xml:space="preserve"> </w:instrText>
            </w:r>
            <w:r>
              <w:rPr>
                <w:noProof/>
              </w:rPr>
              <w:instrText>HYPERLINK \l "_Toc15327088"</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1.2. Container Overview</w:t>
            </w:r>
            <w:r>
              <w:rPr>
                <w:noProof/>
                <w:webHidden/>
              </w:rPr>
              <w:tab/>
            </w:r>
            <w:r>
              <w:rPr>
                <w:noProof/>
                <w:webHidden/>
              </w:rPr>
              <w:fldChar w:fldCharType="begin"/>
            </w:r>
            <w:r>
              <w:rPr>
                <w:noProof/>
                <w:webHidden/>
              </w:rPr>
              <w:instrText xml:space="preserve"> PAGEREF _Toc15327088 \h </w:instrText>
            </w:r>
            <w:r>
              <w:rPr>
                <w:noProof/>
                <w:webHidden/>
              </w:rPr>
            </w:r>
          </w:ins>
          <w:r>
            <w:rPr>
              <w:noProof/>
              <w:webHidden/>
            </w:rPr>
            <w:fldChar w:fldCharType="separate"/>
          </w:r>
          <w:ins w:id="12" w:author="zhang alex" w:date="2019-07-29T21:11:00Z">
            <w:r>
              <w:rPr>
                <w:noProof/>
                <w:webHidden/>
              </w:rPr>
              <w:t>5</w:t>
            </w:r>
            <w:r>
              <w:rPr>
                <w:noProof/>
                <w:webHidden/>
              </w:rPr>
              <w:fldChar w:fldCharType="end"/>
            </w:r>
            <w:r w:rsidRPr="00605863">
              <w:rPr>
                <w:rStyle w:val="a4"/>
                <w:noProof/>
              </w:rPr>
              <w:fldChar w:fldCharType="end"/>
            </w:r>
          </w:ins>
        </w:p>
        <w:p w:rsidR="00882FE5" w:rsidRDefault="00882FE5">
          <w:pPr>
            <w:pStyle w:val="30"/>
            <w:tabs>
              <w:tab w:val="right" w:leader="dot" w:pos="10457"/>
            </w:tabs>
            <w:rPr>
              <w:ins w:id="13" w:author="zhang alex" w:date="2019-07-29T21:11:00Z"/>
              <w:noProof/>
            </w:rPr>
          </w:pPr>
          <w:ins w:id="14" w:author="zhang alex" w:date="2019-07-29T21:11:00Z">
            <w:r w:rsidRPr="00605863">
              <w:rPr>
                <w:rStyle w:val="a4"/>
                <w:noProof/>
              </w:rPr>
              <w:fldChar w:fldCharType="begin"/>
            </w:r>
            <w:r w:rsidRPr="00605863">
              <w:rPr>
                <w:rStyle w:val="a4"/>
                <w:noProof/>
              </w:rPr>
              <w:instrText xml:space="preserve"> </w:instrText>
            </w:r>
            <w:r>
              <w:rPr>
                <w:noProof/>
              </w:rPr>
              <w:instrText>HYPERLINK \l "_Toc15327089"</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1.3. Bean Overview</w:t>
            </w:r>
            <w:r>
              <w:rPr>
                <w:noProof/>
                <w:webHidden/>
              </w:rPr>
              <w:tab/>
            </w:r>
            <w:r>
              <w:rPr>
                <w:noProof/>
                <w:webHidden/>
              </w:rPr>
              <w:fldChar w:fldCharType="begin"/>
            </w:r>
            <w:r>
              <w:rPr>
                <w:noProof/>
                <w:webHidden/>
              </w:rPr>
              <w:instrText xml:space="preserve"> PAGEREF _Toc15327089 \h </w:instrText>
            </w:r>
            <w:r>
              <w:rPr>
                <w:noProof/>
                <w:webHidden/>
              </w:rPr>
            </w:r>
          </w:ins>
          <w:r>
            <w:rPr>
              <w:noProof/>
              <w:webHidden/>
            </w:rPr>
            <w:fldChar w:fldCharType="separate"/>
          </w:r>
          <w:ins w:id="15" w:author="zhang alex" w:date="2019-07-29T21:11:00Z">
            <w:r>
              <w:rPr>
                <w:noProof/>
                <w:webHidden/>
              </w:rPr>
              <w:t>13</w:t>
            </w:r>
            <w:r>
              <w:rPr>
                <w:noProof/>
                <w:webHidden/>
              </w:rPr>
              <w:fldChar w:fldCharType="end"/>
            </w:r>
            <w:r w:rsidRPr="00605863">
              <w:rPr>
                <w:rStyle w:val="a4"/>
                <w:noProof/>
              </w:rPr>
              <w:fldChar w:fldCharType="end"/>
            </w:r>
          </w:ins>
        </w:p>
        <w:p w:rsidR="00882FE5" w:rsidRDefault="00882FE5">
          <w:pPr>
            <w:pStyle w:val="30"/>
            <w:tabs>
              <w:tab w:val="right" w:leader="dot" w:pos="10457"/>
            </w:tabs>
            <w:rPr>
              <w:ins w:id="16" w:author="zhang alex" w:date="2019-07-29T21:11:00Z"/>
              <w:noProof/>
            </w:rPr>
          </w:pPr>
          <w:ins w:id="17" w:author="zhang alex" w:date="2019-07-29T21:11:00Z">
            <w:r w:rsidRPr="00605863">
              <w:rPr>
                <w:rStyle w:val="a4"/>
                <w:noProof/>
              </w:rPr>
              <w:fldChar w:fldCharType="begin"/>
            </w:r>
            <w:r w:rsidRPr="00605863">
              <w:rPr>
                <w:rStyle w:val="a4"/>
                <w:noProof/>
              </w:rPr>
              <w:instrText xml:space="preserve"> </w:instrText>
            </w:r>
            <w:r>
              <w:rPr>
                <w:noProof/>
              </w:rPr>
              <w:instrText>HYPERLINK \l "_Toc15327090"</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1.4. Dependencies</w:t>
            </w:r>
            <w:r>
              <w:rPr>
                <w:noProof/>
                <w:webHidden/>
              </w:rPr>
              <w:tab/>
            </w:r>
            <w:r>
              <w:rPr>
                <w:noProof/>
                <w:webHidden/>
              </w:rPr>
              <w:fldChar w:fldCharType="begin"/>
            </w:r>
            <w:r>
              <w:rPr>
                <w:noProof/>
                <w:webHidden/>
              </w:rPr>
              <w:instrText xml:space="preserve"> PAGEREF _Toc15327090 \h </w:instrText>
            </w:r>
            <w:r>
              <w:rPr>
                <w:noProof/>
                <w:webHidden/>
              </w:rPr>
            </w:r>
          </w:ins>
          <w:r>
            <w:rPr>
              <w:noProof/>
              <w:webHidden/>
            </w:rPr>
            <w:fldChar w:fldCharType="separate"/>
          </w:r>
          <w:ins w:id="18" w:author="zhang alex" w:date="2019-07-29T21:11:00Z">
            <w:r>
              <w:rPr>
                <w:noProof/>
                <w:webHidden/>
              </w:rPr>
              <w:t>23</w:t>
            </w:r>
            <w:r>
              <w:rPr>
                <w:noProof/>
                <w:webHidden/>
              </w:rPr>
              <w:fldChar w:fldCharType="end"/>
            </w:r>
            <w:r w:rsidRPr="00605863">
              <w:rPr>
                <w:rStyle w:val="a4"/>
                <w:noProof/>
              </w:rPr>
              <w:fldChar w:fldCharType="end"/>
            </w:r>
          </w:ins>
        </w:p>
        <w:p w:rsidR="00882FE5" w:rsidRDefault="00882FE5">
          <w:pPr>
            <w:pStyle w:val="30"/>
            <w:tabs>
              <w:tab w:val="right" w:leader="dot" w:pos="10457"/>
            </w:tabs>
            <w:rPr>
              <w:ins w:id="19" w:author="zhang alex" w:date="2019-07-29T21:11:00Z"/>
              <w:noProof/>
            </w:rPr>
          </w:pPr>
          <w:ins w:id="20" w:author="zhang alex" w:date="2019-07-29T21:11:00Z">
            <w:r w:rsidRPr="00605863">
              <w:rPr>
                <w:rStyle w:val="a4"/>
                <w:noProof/>
              </w:rPr>
              <w:fldChar w:fldCharType="begin"/>
            </w:r>
            <w:r w:rsidRPr="00605863">
              <w:rPr>
                <w:rStyle w:val="a4"/>
                <w:noProof/>
              </w:rPr>
              <w:instrText xml:space="preserve"> </w:instrText>
            </w:r>
            <w:r>
              <w:rPr>
                <w:noProof/>
              </w:rPr>
              <w:instrText>HYPERLINK \l "_Toc15327091"</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1.5. Bean Scopes</w:t>
            </w:r>
            <w:r>
              <w:rPr>
                <w:noProof/>
                <w:webHidden/>
              </w:rPr>
              <w:tab/>
            </w:r>
            <w:r>
              <w:rPr>
                <w:noProof/>
                <w:webHidden/>
              </w:rPr>
              <w:fldChar w:fldCharType="begin"/>
            </w:r>
            <w:r>
              <w:rPr>
                <w:noProof/>
                <w:webHidden/>
              </w:rPr>
              <w:instrText xml:space="preserve"> PAGEREF _Toc15327091 \h </w:instrText>
            </w:r>
            <w:r>
              <w:rPr>
                <w:noProof/>
                <w:webHidden/>
              </w:rPr>
            </w:r>
          </w:ins>
          <w:r>
            <w:rPr>
              <w:noProof/>
              <w:webHidden/>
            </w:rPr>
            <w:fldChar w:fldCharType="separate"/>
          </w:r>
          <w:ins w:id="21" w:author="zhang alex" w:date="2019-07-29T21:11:00Z">
            <w:r>
              <w:rPr>
                <w:noProof/>
                <w:webHidden/>
              </w:rPr>
              <w:t>59</w:t>
            </w:r>
            <w:r>
              <w:rPr>
                <w:noProof/>
                <w:webHidden/>
              </w:rPr>
              <w:fldChar w:fldCharType="end"/>
            </w:r>
            <w:r w:rsidRPr="00605863">
              <w:rPr>
                <w:rStyle w:val="a4"/>
                <w:noProof/>
              </w:rPr>
              <w:fldChar w:fldCharType="end"/>
            </w:r>
          </w:ins>
        </w:p>
        <w:p w:rsidR="00882FE5" w:rsidRDefault="00882FE5">
          <w:pPr>
            <w:pStyle w:val="30"/>
            <w:tabs>
              <w:tab w:val="right" w:leader="dot" w:pos="10457"/>
            </w:tabs>
            <w:rPr>
              <w:ins w:id="22" w:author="zhang alex" w:date="2019-07-29T21:11:00Z"/>
              <w:noProof/>
            </w:rPr>
          </w:pPr>
          <w:ins w:id="23" w:author="zhang alex" w:date="2019-07-29T21:11:00Z">
            <w:r w:rsidRPr="00605863">
              <w:rPr>
                <w:rStyle w:val="a4"/>
                <w:noProof/>
              </w:rPr>
              <w:fldChar w:fldCharType="begin"/>
            </w:r>
            <w:r w:rsidRPr="00605863">
              <w:rPr>
                <w:rStyle w:val="a4"/>
                <w:noProof/>
              </w:rPr>
              <w:instrText xml:space="preserve"> </w:instrText>
            </w:r>
            <w:r>
              <w:rPr>
                <w:noProof/>
              </w:rPr>
              <w:instrText>HYPERLINK \l "_Toc15327092"</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1.6. Customizing the Nature of a Bean</w:t>
            </w:r>
            <w:r>
              <w:rPr>
                <w:noProof/>
                <w:webHidden/>
              </w:rPr>
              <w:tab/>
            </w:r>
            <w:r>
              <w:rPr>
                <w:noProof/>
                <w:webHidden/>
              </w:rPr>
              <w:fldChar w:fldCharType="begin"/>
            </w:r>
            <w:r>
              <w:rPr>
                <w:noProof/>
                <w:webHidden/>
              </w:rPr>
              <w:instrText xml:space="preserve"> PAGEREF _Toc15327092 \h </w:instrText>
            </w:r>
            <w:r>
              <w:rPr>
                <w:noProof/>
                <w:webHidden/>
              </w:rPr>
            </w:r>
          </w:ins>
          <w:r>
            <w:rPr>
              <w:noProof/>
              <w:webHidden/>
            </w:rPr>
            <w:fldChar w:fldCharType="separate"/>
          </w:r>
          <w:ins w:id="24" w:author="zhang alex" w:date="2019-07-29T21:11:00Z">
            <w:r>
              <w:rPr>
                <w:noProof/>
                <w:webHidden/>
              </w:rPr>
              <w:t>75</w:t>
            </w:r>
            <w:r>
              <w:rPr>
                <w:noProof/>
                <w:webHidden/>
              </w:rPr>
              <w:fldChar w:fldCharType="end"/>
            </w:r>
            <w:r w:rsidRPr="00605863">
              <w:rPr>
                <w:rStyle w:val="a4"/>
                <w:noProof/>
              </w:rPr>
              <w:fldChar w:fldCharType="end"/>
            </w:r>
          </w:ins>
        </w:p>
        <w:p w:rsidR="00882FE5" w:rsidRDefault="00882FE5">
          <w:pPr>
            <w:pStyle w:val="30"/>
            <w:tabs>
              <w:tab w:val="right" w:leader="dot" w:pos="10457"/>
            </w:tabs>
            <w:rPr>
              <w:ins w:id="25" w:author="zhang alex" w:date="2019-07-29T21:11:00Z"/>
              <w:noProof/>
            </w:rPr>
          </w:pPr>
          <w:ins w:id="26" w:author="zhang alex" w:date="2019-07-29T21:11:00Z">
            <w:r w:rsidRPr="00605863">
              <w:rPr>
                <w:rStyle w:val="a4"/>
                <w:noProof/>
              </w:rPr>
              <w:fldChar w:fldCharType="begin"/>
            </w:r>
            <w:r w:rsidRPr="00605863">
              <w:rPr>
                <w:rStyle w:val="a4"/>
                <w:noProof/>
              </w:rPr>
              <w:instrText xml:space="preserve"> </w:instrText>
            </w:r>
            <w:r>
              <w:rPr>
                <w:noProof/>
              </w:rPr>
              <w:instrText>HYPERLINK \l "_Toc15327093"</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1.7. Bean Definition Inheritance</w:t>
            </w:r>
            <w:r>
              <w:rPr>
                <w:noProof/>
                <w:webHidden/>
              </w:rPr>
              <w:tab/>
            </w:r>
            <w:r>
              <w:rPr>
                <w:noProof/>
                <w:webHidden/>
              </w:rPr>
              <w:fldChar w:fldCharType="begin"/>
            </w:r>
            <w:r>
              <w:rPr>
                <w:noProof/>
                <w:webHidden/>
              </w:rPr>
              <w:instrText xml:space="preserve"> PAGEREF _Toc15327093 \h </w:instrText>
            </w:r>
            <w:r>
              <w:rPr>
                <w:noProof/>
                <w:webHidden/>
              </w:rPr>
            </w:r>
          </w:ins>
          <w:r>
            <w:rPr>
              <w:noProof/>
              <w:webHidden/>
            </w:rPr>
            <w:fldChar w:fldCharType="separate"/>
          </w:r>
          <w:ins w:id="27" w:author="zhang alex" w:date="2019-07-29T21:11:00Z">
            <w:r>
              <w:rPr>
                <w:noProof/>
                <w:webHidden/>
              </w:rPr>
              <w:t>89</w:t>
            </w:r>
            <w:r>
              <w:rPr>
                <w:noProof/>
                <w:webHidden/>
              </w:rPr>
              <w:fldChar w:fldCharType="end"/>
            </w:r>
            <w:r w:rsidRPr="00605863">
              <w:rPr>
                <w:rStyle w:val="a4"/>
                <w:noProof/>
              </w:rPr>
              <w:fldChar w:fldCharType="end"/>
            </w:r>
          </w:ins>
        </w:p>
        <w:p w:rsidR="00882FE5" w:rsidRDefault="00882FE5">
          <w:pPr>
            <w:pStyle w:val="30"/>
            <w:tabs>
              <w:tab w:val="right" w:leader="dot" w:pos="10457"/>
            </w:tabs>
            <w:rPr>
              <w:ins w:id="28" w:author="zhang alex" w:date="2019-07-29T21:11:00Z"/>
              <w:noProof/>
            </w:rPr>
          </w:pPr>
          <w:ins w:id="29" w:author="zhang alex" w:date="2019-07-29T21:11:00Z">
            <w:r w:rsidRPr="00605863">
              <w:rPr>
                <w:rStyle w:val="a4"/>
                <w:noProof/>
              </w:rPr>
              <w:fldChar w:fldCharType="begin"/>
            </w:r>
            <w:r w:rsidRPr="00605863">
              <w:rPr>
                <w:rStyle w:val="a4"/>
                <w:noProof/>
              </w:rPr>
              <w:instrText xml:space="preserve"> </w:instrText>
            </w:r>
            <w:r>
              <w:rPr>
                <w:noProof/>
              </w:rPr>
              <w:instrText>HYPERLINK \l "_Toc15327094"</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1.8. Container Extension Points</w:t>
            </w:r>
            <w:r>
              <w:rPr>
                <w:noProof/>
                <w:webHidden/>
              </w:rPr>
              <w:tab/>
            </w:r>
            <w:r>
              <w:rPr>
                <w:noProof/>
                <w:webHidden/>
              </w:rPr>
              <w:fldChar w:fldCharType="begin"/>
            </w:r>
            <w:r>
              <w:rPr>
                <w:noProof/>
                <w:webHidden/>
              </w:rPr>
              <w:instrText xml:space="preserve"> PAGEREF _Toc15327094 \h </w:instrText>
            </w:r>
            <w:r>
              <w:rPr>
                <w:noProof/>
                <w:webHidden/>
              </w:rPr>
            </w:r>
          </w:ins>
          <w:r>
            <w:rPr>
              <w:noProof/>
              <w:webHidden/>
            </w:rPr>
            <w:fldChar w:fldCharType="separate"/>
          </w:r>
          <w:ins w:id="30" w:author="zhang alex" w:date="2019-07-29T21:11:00Z">
            <w:r>
              <w:rPr>
                <w:noProof/>
                <w:webHidden/>
              </w:rPr>
              <w:t>91</w:t>
            </w:r>
            <w:r>
              <w:rPr>
                <w:noProof/>
                <w:webHidden/>
              </w:rPr>
              <w:fldChar w:fldCharType="end"/>
            </w:r>
            <w:r w:rsidRPr="00605863">
              <w:rPr>
                <w:rStyle w:val="a4"/>
                <w:noProof/>
              </w:rPr>
              <w:fldChar w:fldCharType="end"/>
            </w:r>
          </w:ins>
        </w:p>
        <w:p w:rsidR="00882FE5" w:rsidRDefault="00882FE5">
          <w:pPr>
            <w:pStyle w:val="30"/>
            <w:tabs>
              <w:tab w:val="right" w:leader="dot" w:pos="10457"/>
            </w:tabs>
            <w:rPr>
              <w:ins w:id="31" w:author="zhang alex" w:date="2019-07-29T21:11:00Z"/>
              <w:noProof/>
            </w:rPr>
          </w:pPr>
          <w:ins w:id="32" w:author="zhang alex" w:date="2019-07-29T21:11:00Z">
            <w:r w:rsidRPr="00605863">
              <w:rPr>
                <w:rStyle w:val="a4"/>
                <w:noProof/>
              </w:rPr>
              <w:fldChar w:fldCharType="begin"/>
            </w:r>
            <w:r w:rsidRPr="00605863">
              <w:rPr>
                <w:rStyle w:val="a4"/>
                <w:noProof/>
              </w:rPr>
              <w:instrText xml:space="preserve"> </w:instrText>
            </w:r>
            <w:r>
              <w:rPr>
                <w:noProof/>
              </w:rPr>
              <w:instrText>HYPERLINK \l "_Toc15327095"</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1.9. Annotation-based Container Configuration</w:t>
            </w:r>
            <w:r>
              <w:rPr>
                <w:noProof/>
                <w:webHidden/>
              </w:rPr>
              <w:tab/>
            </w:r>
            <w:r>
              <w:rPr>
                <w:noProof/>
                <w:webHidden/>
              </w:rPr>
              <w:fldChar w:fldCharType="begin"/>
            </w:r>
            <w:r>
              <w:rPr>
                <w:noProof/>
                <w:webHidden/>
              </w:rPr>
              <w:instrText xml:space="preserve"> PAGEREF _Toc15327095 \h </w:instrText>
            </w:r>
            <w:r>
              <w:rPr>
                <w:noProof/>
                <w:webHidden/>
              </w:rPr>
            </w:r>
          </w:ins>
          <w:r>
            <w:rPr>
              <w:noProof/>
              <w:webHidden/>
            </w:rPr>
            <w:fldChar w:fldCharType="separate"/>
          </w:r>
          <w:ins w:id="33" w:author="zhang alex" w:date="2019-07-29T21:11:00Z">
            <w:r>
              <w:rPr>
                <w:noProof/>
                <w:webHidden/>
              </w:rPr>
              <w:t>103</w:t>
            </w:r>
            <w:r>
              <w:rPr>
                <w:noProof/>
                <w:webHidden/>
              </w:rPr>
              <w:fldChar w:fldCharType="end"/>
            </w:r>
            <w:r w:rsidRPr="00605863">
              <w:rPr>
                <w:rStyle w:val="a4"/>
                <w:noProof/>
              </w:rPr>
              <w:fldChar w:fldCharType="end"/>
            </w:r>
          </w:ins>
        </w:p>
        <w:p w:rsidR="00882FE5" w:rsidRDefault="00882FE5">
          <w:pPr>
            <w:pStyle w:val="30"/>
            <w:tabs>
              <w:tab w:val="right" w:leader="dot" w:pos="10457"/>
            </w:tabs>
            <w:rPr>
              <w:ins w:id="34" w:author="zhang alex" w:date="2019-07-29T21:11:00Z"/>
              <w:noProof/>
            </w:rPr>
          </w:pPr>
          <w:ins w:id="35" w:author="zhang alex" w:date="2019-07-29T21:11:00Z">
            <w:r w:rsidRPr="00605863">
              <w:rPr>
                <w:rStyle w:val="a4"/>
                <w:noProof/>
              </w:rPr>
              <w:fldChar w:fldCharType="begin"/>
            </w:r>
            <w:r w:rsidRPr="00605863">
              <w:rPr>
                <w:rStyle w:val="a4"/>
                <w:noProof/>
              </w:rPr>
              <w:instrText xml:space="preserve"> </w:instrText>
            </w:r>
            <w:r>
              <w:rPr>
                <w:noProof/>
              </w:rPr>
              <w:instrText>HYPERLINK \l "_Toc15327096"</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1.10. Classpath Scanning and Managed Components</w:t>
            </w:r>
            <w:r>
              <w:rPr>
                <w:noProof/>
                <w:webHidden/>
              </w:rPr>
              <w:tab/>
            </w:r>
            <w:r>
              <w:rPr>
                <w:noProof/>
                <w:webHidden/>
              </w:rPr>
              <w:fldChar w:fldCharType="begin"/>
            </w:r>
            <w:r>
              <w:rPr>
                <w:noProof/>
                <w:webHidden/>
              </w:rPr>
              <w:instrText xml:space="preserve"> PAGEREF _Toc15327096 \h </w:instrText>
            </w:r>
            <w:r>
              <w:rPr>
                <w:noProof/>
                <w:webHidden/>
              </w:rPr>
            </w:r>
          </w:ins>
          <w:r>
            <w:rPr>
              <w:noProof/>
              <w:webHidden/>
            </w:rPr>
            <w:fldChar w:fldCharType="separate"/>
          </w:r>
          <w:ins w:id="36" w:author="zhang alex" w:date="2019-07-29T21:11:00Z">
            <w:r>
              <w:rPr>
                <w:noProof/>
                <w:webHidden/>
              </w:rPr>
              <w:t>127</w:t>
            </w:r>
            <w:r>
              <w:rPr>
                <w:noProof/>
                <w:webHidden/>
              </w:rPr>
              <w:fldChar w:fldCharType="end"/>
            </w:r>
            <w:r w:rsidRPr="00605863">
              <w:rPr>
                <w:rStyle w:val="a4"/>
                <w:noProof/>
              </w:rPr>
              <w:fldChar w:fldCharType="end"/>
            </w:r>
          </w:ins>
        </w:p>
        <w:p w:rsidR="00882FE5" w:rsidRDefault="00882FE5">
          <w:pPr>
            <w:pStyle w:val="30"/>
            <w:tabs>
              <w:tab w:val="right" w:leader="dot" w:pos="10457"/>
            </w:tabs>
            <w:rPr>
              <w:ins w:id="37" w:author="zhang alex" w:date="2019-07-29T21:11:00Z"/>
              <w:noProof/>
            </w:rPr>
          </w:pPr>
          <w:ins w:id="38" w:author="zhang alex" w:date="2019-07-29T21:11:00Z">
            <w:r w:rsidRPr="00605863">
              <w:rPr>
                <w:rStyle w:val="a4"/>
                <w:noProof/>
              </w:rPr>
              <w:fldChar w:fldCharType="begin"/>
            </w:r>
            <w:r w:rsidRPr="00605863">
              <w:rPr>
                <w:rStyle w:val="a4"/>
                <w:noProof/>
              </w:rPr>
              <w:instrText xml:space="preserve"> </w:instrText>
            </w:r>
            <w:r>
              <w:rPr>
                <w:noProof/>
              </w:rPr>
              <w:instrText>HYPERLINK \l "_Toc15327097"</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1.11. Using JSR 330 Standard Annotations</w:t>
            </w:r>
            <w:r>
              <w:rPr>
                <w:noProof/>
                <w:webHidden/>
              </w:rPr>
              <w:tab/>
            </w:r>
            <w:r>
              <w:rPr>
                <w:noProof/>
                <w:webHidden/>
              </w:rPr>
              <w:fldChar w:fldCharType="begin"/>
            </w:r>
            <w:r>
              <w:rPr>
                <w:noProof/>
                <w:webHidden/>
              </w:rPr>
              <w:instrText xml:space="preserve"> PAGEREF _Toc15327097 \h </w:instrText>
            </w:r>
            <w:r>
              <w:rPr>
                <w:noProof/>
                <w:webHidden/>
              </w:rPr>
            </w:r>
          </w:ins>
          <w:r>
            <w:rPr>
              <w:noProof/>
              <w:webHidden/>
            </w:rPr>
            <w:fldChar w:fldCharType="separate"/>
          </w:r>
          <w:ins w:id="39" w:author="zhang alex" w:date="2019-07-29T21:11:00Z">
            <w:r>
              <w:rPr>
                <w:noProof/>
                <w:webHidden/>
              </w:rPr>
              <w:t>143</w:t>
            </w:r>
            <w:r>
              <w:rPr>
                <w:noProof/>
                <w:webHidden/>
              </w:rPr>
              <w:fldChar w:fldCharType="end"/>
            </w:r>
            <w:r w:rsidRPr="00605863">
              <w:rPr>
                <w:rStyle w:val="a4"/>
                <w:noProof/>
              </w:rPr>
              <w:fldChar w:fldCharType="end"/>
            </w:r>
          </w:ins>
        </w:p>
        <w:p w:rsidR="00882FE5" w:rsidRDefault="00882FE5">
          <w:pPr>
            <w:pStyle w:val="30"/>
            <w:tabs>
              <w:tab w:val="right" w:leader="dot" w:pos="10457"/>
            </w:tabs>
            <w:rPr>
              <w:ins w:id="40" w:author="zhang alex" w:date="2019-07-29T21:11:00Z"/>
              <w:noProof/>
            </w:rPr>
          </w:pPr>
          <w:ins w:id="41" w:author="zhang alex" w:date="2019-07-29T21:11:00Z">
            <w:r w:rsidRPr="00605863">
              <w:rPr>
                <w:rStyle w:val="a4"/>
                <w:noProof/>
              </w:rPr>
              <w:fldChar w:fldCharType="begin"/>
            </w:r>
            <w:r w:rsidRPr="00605863">
              <w:rPr>
                <w:rStyle w:val="a4"/>
                <w:noProof/>
              </w:rPr>
              <w:instrText xml:space="preserve"> </w:instrText>
            </w:r>
            <w:r>
              <w:rPr>
                <w:noProof/>
              </w:rPr>
              <w:instrText>HYPERLINK \l "_Toc15327098"</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1.12. Java-based Container Configuration</w:t>
            </w:r>
            <w:r>
              <w:rPr>
                <w:noProof/>
                <w:webHidden/>
              </w:rPr>
              <w:tab/>
            </w:r>
            <w:r>
              <w:rPr>
                <w:noProof/>
                <w:webHidden/>
              </w:rPr>
              <w:fldChar w:fldCharType="begin"/>
            </w:r>
            <w:r>
              <w:rPr>
                <w:noProof/>
                <w:webHidden/>
              </w:rPr>
              <w:instrText xml:space="preserve"> PAGEREF _Toc15327098 \h </w:instrText>
            </w:r>
            <w:r>
              <w:rPr>
                <w:noProof/>
                <w:webHidden/>
              </w:rPr>
            </w:r>
          </w:ins>
          <w:r>
            <w:rPr>
              <w:noProof/>
              <w:webHidden/>
            </w:rPr>
            <w:fldChar w:fldCharType="separate"/>
          </w:r>
          <w:ins w:id="42" w:author="zhang alex" w:date="2019-07-29T21:11:00Z">
            <w:r>
              <w:rPr>
                <w:noProof/>
                <w:webHidden/>
              </w:rPr>
              <w:t>149</w:t>
            </w:r>
            <w:r>
              <w:rPr>
                <w:noProof/>
                <w:webHidden/>
              </w:rPr>
              <w:fldChar w:fldCharType="end"/>
            </w:r>
            <w:r w:rsidRPr="00605863">
              <w:rPr>
                <w:rStyle w:val="a4"/>
                <w:noProof/>
              </w:rPr>
              <w:fldChar w:fldCharType="end"/>
            </w:r>
          </w:ins>
        </w:p>
        <w:p w:rsidR="00882FE5" w:rsidRDefault="00882FE5">
          <w:pPr>
            <w:pStyle w:val="30"/>
            <w:tabs>
              <w:tab w:val="right" w:leader="dot" w:pos="10457"/>
            </w:tabs>
            <w:rPr>
              <w:ins w:id="43" w:author="zhang alex" w:date="2019-07-29T21:11:00Z"/>
              <w:noProof/>
            </w:rPr>
          </w:pPr>
          <w:ins w:id="44" w:author="zhang alex" w:date="2019-07-29T21:11:00Z">
            <w:r w:rsidRPr="00605863">
              <w:rPr>
                <w:rStyle w:val="a4"/>
                <w:noProof/>
              </w:rPr>
              <w:fldChar w:fldCharType="begin"/>
            </w:r>
            <w:r w:rsidRPr="00605863">
              <w:rPr>
                <w:rStyle w:val="a4"/>
                <w:noProof/>
              </w:rPr>
              <w:instrText xml:space="preserve"> </w:instrText>
            </w:r>
            <w:r>
              <w:rPr>
                <w:noProof/>
              </w:rPr>
              <w:instrText>HYPERLINK \l "_Toc15327099"</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1.13. Environment Abstraction</w:t>
            </w:r>
            <w:r>
              <w:rPr>
                <w:noProof/>
                <w:webHidden/>
              </w:rPr>
              <w:tab/>
            </w:r>
            <w:r>
              <w:rPr>
                <w:noProof/>
                <w:webHidden/>
              </w:rPr>
              <w:fldChar w:fldCharType="begin"/>
            </w:r>
            <w:r>
              <w:rPr>
                <w:noProof/>
                <w:webHidden/>
              </w:rPr>
              <w:instrText xml:space="preserve"> PAGEREF _Toc15327099 \h </w:instrText>
            </w:r>
            <w:r>
              <w:rPr>
                <w:noProof/>
                <w:webHidden/>
              </w:rPr>
            </w:r>
          </w:ins>
          <w:r>
            <w:rPr>
              <w:noProof/>
              <w:webHidden/>
            </w:rPr>
            <w:fldChar w:fldCharType="separate"/>
          </w:r>
          <w:ins w:id="45" w:author="zhang alex" w:date="2019-07-29T21:11:00Z">
            <w:r>
              <w:rPr>
                <w:noProof/>
                <w:webHidden/>
              </w:rPr>
              <w:t>178</w:t>
            </w:r>
            <w:r>
              <w:rPr>
                <w:noProof/>
                <w:webHidden/>
              </w:rPr>
              <w:fldChar w:fldCharType="end"/>
            </w:r>
            <w:r w:rsidRPr="00605863">
              <w:rPr>
                <w:rStyle w:val="a4"/>
                <w:noProof/>
              </w:rPr>
              <w:fldChar w:fldCharType="end"/>
            </w:r>
          </w:ins>
        </w:p>
        <w:p w:rsidR="00882FE5" w:rsidRDefault="00882FE5">
          <w:pPr>
            <w:pStyle w:val="30"/>
            <w:tabs>
              <w:tab w:val="right" w:leader="dot" w:pos="10457"/>
            </w:tabs>
            <w:rPr>
              <w:ins w:id="46" w:author="zhang alex" w:date="2019-07-29T21:11:00Z"/>
              <w:noProof/>
            </w:rPr>
          </w:pPr>
          <w:ins w:id="47" w:author="zhang alex" w:date="2019-07-29T21:11:00Z">
            <w:r w:rsidRPr="00605863">
              <w:rPr>
                <w:rStyle w:val="a4"/>
                <w:noProof/>
              </w:rPr>
              <w:fldChar w:fldCharType="begin"/>
            </w:r>
            <w:r w:rsidRPr="00605863">
              <w:rPr>
                <w:rStyle w:val="a4"/>
                <w:noProof/>
              </w:rPr>
              <w:instrText xml:space="preserve"> </w:instrText>
            </w:r>
            <w:r>
              <w:rPr>
                <w:noProof/>
              </w:rPr>
              <w:instrText>HYPERLINK \l "_Toc15327100"</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1.14. Registering a </w:t>
            </w:r>
            <w:r w:rsidRPr="00605863">
              <w:rPr>
                <w:rStyle w:val="a4"/>
                <w:rFonts w:ascii="Consolas" w:eastAsia="宋体" w:hAnsi="Consolas" w:cs="宋体"/>
                <w:noProof/>
                <w:kern w:val="0"/>
                <w:shd w:val="clear" w:color="auto" w:fill="F7F7F8"/>
              </w:rPr>
              <w:t>LoadTimeWeaver</w:t>
            </w:r>
            <w:r>
              <w:rPr>
                <w:noProof/>
                <w:webHidden/>
              </w:rPr>
              <w:tab/>
            </w:r>
            <w:r>
              <w:rPr>
                <w:noProof/>
                <w:webHidden/>
              </w:rPr>
              <w:fldChar w:fldCharType="begin"/>
            </w:r>
            <w:r>
              <w:rPr>
                <w:noProof/>
                <w:webHidden/>
              </w:rPr>
              <w:instrText xml:space="preserve"> PAGEREF _Toc15327100 \h </w:instrText>
            </w:r>
            <w:r>
              <w:rPr>
                <w:noProof/>
                <w:webHidden/>
              </w:rPr>
            </w:r>
          </w:ins>
          <w:r>
            <w:rPr>
              <w:noProof/>
              <w:webHidden/>
            </w:rPr>
            <w:fldChar w:fldCharType="separate"/>
          </w:r>
          <w:ins w:id="48" w:author="zhang alex" w:date="2019-07-29T21:11:00Z">
            <w:r>
              <w:rPr>
                <w:noProof/>
                <w:webHidden/>
              </w:rPr>
              <w:t>191</w:t>
            </w:r>
            <w:r>
              <w:rPr>
                <w:noProof/>
                <w:webHidden/>
              </w:rPr>
              <w:fldChar w:fldCharType="end"/>
            </w:r>
            <w:r w:rsidRPr="00605863">
              <w:rPr>
                <w:rStyle w:val="a4"/>
                <w:noProof/>
              </w:rPr>
              <w:fldChar w:fldCharType="end"/>
            </w:r>
          </w:ins>
        </w:p>
        <w:p w:rsidR="00882FE5" w:rsidRDefault="00882FE5">
          <w:pPr>
            <w:pStyle w:val="30"/>
            <w:tabs>
              <w:tab w:val="right" w:leader="dot" w:pos="10457"/>
            </w:tabs>
            <w:rPr>
              <w:ins w:id="49" w:author="zhang alex" w:date="2019-07-29T21:11:00Z"/>
              <w:noProof/>
            </w:rPr>
          </w:pPr>
          <w:ins w:id="50" w:author="zhang alex" w:date="2019-07-29T21:11:00Z">
            <w:r w:rsidRPr="00605863">
              <w:rPr>
                <w:rStyle w:val="a4"/>
                <w:noProof/>
              </w:rPr>
              <w:fldChar w:fldCharType="begin"/>
            </w:r>
            <w:r w:rsidRPr="00605863">
              <w:rPr>
                <w:rStyle w:val="a4"/>
                <w:noProof/>
              </w:rPr>
              <w:instrText xml:space="preserve"> </w:instrText>
            </w:r>
            <w:r>
              <w:rPr>
                <w:noProof/>
              </w:rPr>
              <w:instrText>HYPERLINK \l "_Toc15327101"</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1.15. Additional Capabilities of the </w:t>
            </w:r>
            <w:r w:rsidRPr="00605863">
              <w:rPr>
                <w:rStyle w:val="a4"/>
                <w:rFonts w:ascii="Consolas" w:eastAsia="宋体" w:hAnsi="Consolas" w:cs="宋体"/>
                <w:noProof/>
                <w:kern w:val="0"/>
                <w:shd w:val="clear" w:color="auto" w:fill="F7F7F8"/>
              </w:rPr>
              <w:t>ApplicationContext</w:t>
            </w:r>
            <w:r>
              <w:rPr>
                <w:noProof/>
                <w:webHidden/>
              </w:rPr>
              <w:tab/>
            </w:r>
            <w:r>
              <w:rPr>
                <w:noProof/>
                <w:webHidden/>
              </w:rPr>
              <w:fldChar w:fldCharType="begin"/>
            </w:r>
            <w:r>
              <w:rPr>
                <w:noProof/>
                <w:webHidden/>
              </w:rPr>
              <w:instrText xml:space="preserve"> PAGEREF _Toc15327101 \h </w:instrText>
            </w:r>
            <w:r>
              <w:rPr>
                <w:noProof/>
                <w:webHidden/>
              </w:rPr>
            </w:r>
          </w:ins>
          <w:r>
            <w:rPr>
              <w:noProof/>
              <w:webHidden/>
            </w:rPr>
            <w:fldChar w:fldCharType="separate"/>
          </w:r>
          <w:ins w:id="51" w:author="zhang alex" w:date="2019-07-29T21:11:00Z">
            <w:r>
              <w:rPr>
                <w:noProof/>
                <w:webHidden/>
              </w:rPr>
              <w:t>191</w:t>
            </w:r>
            <w:r>
              <w:rPr>
                <w:noProof/>
                <w:webHidden/>
              </w:rPr>
              <w:fldChar w:fldCharType="end"/>
            </w:r>
            <w:r w:rsidRPr="00605863">
              <w:rPr>
                <w:rStyle w:val="a4"/>
                <w:noProof/>
              </w:rPr>
              <w:fldChar w:fldCharType="end"/>
            </w:r>
          </w:ins>
        </w:p>
        <w:p w:rsidR="00882FE5" w:rsidRDefault="00882FE5">
          <w:pPr>
            <w:pStyle w:val="30"/>
            <w:tabs>
              <w:tab w:val="right" w:leader="dot" w:pos="10457"/>
            </w:tabs>
            <w:rPr>
              <w:ins w:id="52" w:author="zhang alex" w:date="2019-07-29T21:11:00Z"/>
              <w:noProof/>
            </w:rPr>
          </w:pPr>
          <w:ins w:id="53" w:author="zhang alex" w:date="2019-07-29T21:11:00Z">
            <w:r w:rsidRPr="00605863">
              <w:rPr>
                <w:rStyle w:val="a4"/>
                <w:noProof/>
              </w:rPr>
              <w:fldChar w:fldCharType="begin"/>
            </w:r>
            <w:r w:rsidRPr="00605863">
              <w:rPr>
                <w:rStyle w:val="a4"/>
                <w:noProof/>
              </w:rPr>
              <w:instrText xml:space="preserve"> </w:instrText>
            </w:r>
            <w:r>
              <w:rPr>
                <w:noProof/>
              </w:rPr>
              <w:instrText>HYPERLINK \l "_Toc15327102"</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1.16. The </w:t>
            </w:r>
            <w:r w:rsidRPr="00605863">
              <w:rPr>
                <w:rStyle w:val="a4"/>
                <w:rFonts w:ascii="Consolas" w:eastAsia="宋体" w:hAnsi="Consolas" w:cs="宋体"/>
                <w:noProof/>
                <w:kern w:val="0"/>
                <w:shd w:val="clear" w:color="auto" w:fill="F7F7F8"/>
              </w:rPr>
              <w:t>BeanFactory</w:t>
            </w:r>
            <w:r>
              <w:rPr>
                <w:noProof/>
                <w:webHidden/>
              </w:rPr>
              <w:tab/>
            </w:r>
            <w:r>
              <w:rPr>
                <w:noProof/>
                <w:webHidden/>
              </w:rPr>
              <w:fldChar w:fldCharType="begin"/>
            </w:r>
            <w:r>
              <w:rPr>
                <w:noProof/>
                <w:webHidden/>
              </w:rPr>
              <w:instrText xml:space="preserve"> PAGEREF _Toc15327102 \h </w:instrText>
            </w:r>
            <w:r>
              <w:rPr>
                <w:noProof/>
                <w:webHidden/>
              </w:rPr>
            </w:r>
          </w:ins>
          <w:r>
            <w:rPr>
              <w:noProof/>
              <w:webHidden/>
            </w:rPr>
            <w:fldChar w:fldCharType="separate"/>
          </w:r>
          <w:ins w:id="54" w:author="zhang alex" w:date="2019-07-29T21:11:00Z">
            <w:r>
              <w:rPr>
                <w:noProof/>
                <w:webHidden/>
              </w:rPr>
              <w:t>209</w:t>
            </w:r>
            <w:r>
              <w:rPr>
                <w:noProof/>
                <w:webHidden/>
              </w:rPr>
              <w:fldChar w:fldCharType="end"/>
            </w:r>
            <w:r w:rsidRPr="00605863">
              <w:rPr>
                <w:rStyle w:val="a4"/>
                <w:noProof/>
              </w:rPr>
              <w:fldChar w:fldCharType="end"/>
            </w:r>
          </w:ins>
        </w:p>
        <w:p w:rsidR="00882FE5" w:rsidRDefault="00882FE5">
          <w:pPr>
            <w:pStyle w:val="20"/>
            <w:tabs>
              <w:tab w:val="right" w:leader="dot" w:pos="10457"/>
            </w:tabs>
            <w:rPr>
              <w:ins w:id="55" w:author="zhang alex" w:date="2019-07-29T21:11:00Z"/>
              <w:noProof/>
            </w:rPr>
          </w:pPr>
          <w:ins w:id="56" w:author="zhang alex" w:date="2019-07-29T21:11:00Z">
            <w:r w:rsidRPr="00605863">
              <w:rPr>
                <w:rStyle w:val="a4"/>
                <w:noProof/>
              </w:rPr>
              <w:fldChar w:fldCharType="begin"/>
            </w:r>
            <w:r w:rsidRPr="00605863">
              <w:rPr>
                <w:rStyle w:val="a4"/>
                <w:noProof/>
              </w:rPr>
              <w:instrText xml:space="preserve"> </w:instrText>
            </w:r>
            <w:r>
              <w:rPr>
                <w:noProof/>
              </w:rPr>
              <w:instrText>HYPERLINK \l "_Toc15327103"</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2. Resources</w:t>
            </w:r>
            <w:r>
              <w:rPr>
                <w:noProof/>
                <w:webHidden/>
              </w:rPr>
              <w:tab/>
            </w:r>
            <w:r>
              <w:rPr>
                <w:noProof/>
                <w:webHidden/>
              </w:rPr>
              <w:fldChar w:fldCharType="begin"/>
            </w:r>
            <w:r>
              <w:rPr>
                <w:noProof/>
                <w:webHidden/>
              </w:rPr>
              <w:instrText xml:space="preserve"> PAGEREF _Toc15327103 \h </w:instrText>
            </w:r>
            <w:r>
              <w:rPr>
                <w:noProof/>
                <w:webHidden/>
              </w:rPr>
            </w:r>
          </w:ins>
          <w:r>
            <w:rPr>
              <w:noProof/>
              <w:webHidden/>
            </w:rPr>
            <w:fldChar w:fldCharType="separate"/>
          </w:r>
          <w:ins w:id="57" w:author="zhang alex" w:date="2019-07-29T21:11:00Z">
            <w:r>
              <w:rPr>
                <w:noProof/>
                <w:webHidden/>
              </w:rPr>
              <w:t>212</w:t>
            </w:r>
            <w:r>
              <w:rPr>
                <w:noProof/>
                <w:webHidden/>
              </w:rPr>
              <w:fldChar w:fldCharType="end"/>
            </w:r>
            <w:r w:rsidRPr="00605863">
              <w:rPr>
                <w:rStyle w:val="a4"/>
                <w:noProof/>
              </w:rPr>
              <w:fldChar w:fldCharType="end"/>
            </w:r>
          </w:ins>
        </w:p>
        <w:p w:rsidR="00882FE5" w:rsidRDefault="00882FE5">
          <w:pPr>
            <w:pStyle w:val="30"/>
            <w:tabs>
              <w:tab w:val="right" w:leader="dot" w:pos="10457"/>
            </w:tabs>
            <w:rPr>
              <w:ins w:id="58" w:author="zhang alex" w:date="2019-07-29T21:11:00Z"/>
              <w:noProof/>
            </w:rPr>
          </w:pPr>
          <w:ins w:id="59" w:author="zhang alex" w:date="2019-07-29T21:11:00Z">
            <w:r w:rsidRPr="00605863">
              <w:rPr>
                <w:rStyle w:val="a4"/>
                <w:noProof/>
              </w:rPr>
              <w:fldChar w:fldCharType="begin"/>
            </w:r>
            <w:r w:rsidRPr="00605863">
              <w:rPr>
                <w:rStyle w:val="a4"/>
                <w:noProof/>
              </w:rPr>
              <w:instrText xml:space="preserve"> </w:instrText>
            </w:r>
            <w:r>
              <w:rPr>
                <w:noProof/>
              </w:rPr>
              <w:instrText>HYPERLINK \l "_Toc15327104"</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2.1. Introduction</w:t>
            </w:r>
            <w:r>
              <w:rPr>
                <w:noProof/>
                <w:webHidden/>
              </w:rPr>
              <w:tab/>
            </w:r>
            <w:r>
              <w:rPr>
                <w:noProof/>
                <w:webHidden/>
              </w:rPr>
              <w:fldChar w:fldCharType="begin"/>
            </w:r>
            <w:r>
              <w:rPr>
                <w:noProof/>
                <w:webHidden/>
              </w:rPr>
              <w:instrText xml:space="preserve"> PAGEREF _Toc15327104 \h </w:instrText>
            </w:r>
            <w:r>
              <w:rPr>
                <w:noProof/>
                <w:webHidden/>
              </w:rPr>
            </w:r>
          </w:ins>
          <w:r>
            <w:rPr>
              <w:noProof/>
              <w:webHidden/>
            </w:rPr>
            <w:fldChar w:fldCharType="separate"/>
          </w:r>
          <w:ins w:id="60" w:author="zhang alex" w:date="2019-07-29T21:11:00Z">
            <w:r>
              <w:rPr>
                <w:noProof/>
                <w:webHidden/>
              </w:rPr>
              <w:t>212</w:t>
            </w:r>
            <w:r>
              <w:rPr>
                <w:noProof/>
                <w:webHidden/>
              </w:rPr>
              <w:fldChar w:fldCharType="end"/>
            </w:r>
            <w:r w:rsidRPr="00605863">
              <w:rPr>
                <w:rStyle w:val="a4"/>
                <w:noProof/>
              </w:rPr>
              <w:fldChar w:fldCharType="end"/>
            </w:r>
          </w:ins>
        </w:p>
        <w:p w:rsidR="00882FE5" w:rsidRDefault="00882FE5">
          <w:pPr>
            <w:pStyle w:val="30"/>
            <w:tabs>
              <w:tab w:val="right" w:leader="dot" w:pos="10457"/>
            </w:tabs>
            <w:rPr>
              <w:ins w:id="61" w:author="zhang alex" w:date="2019-07-29T21:11:00Z"/>
              <w:noProof/>
            </w:rPr>
          </w:pPr>
          <w:ins w:id="62" w:author="zhang alex" w:date="2019-07-29T21:11:00Z">
            <w:r w:rsidRPr="00605863">
              <w:rPr>
                <w:rStyle w:val="a4"/>
                <w:noProof/>
              </w:rPr>
              <w:fldChar w:fldCharType="begin"/>
            </w:r>
            <w:r w:rsidRPr="00605863">
              <w:rPr>
                <w:rStyle w:val="a4"/>
                <w:noProof/>
              </w:rPr>
              <w:instrText xml:space="preserve"> </w:instrText>
            </w:r>
            <w:r>
              <w:rPr>
                <w:noProof/>
              </w:rPr>
              <w:instrText>HYPERLINK \l "_Toc15327105"</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2.2. The Resource Interface</w:t>
            </w:r>
            <w:r>
              <w:rPr>
                <w:noProof/>
                <w:webHidden/>
              </w:rPr>
              <w:tab/>
            </w:r>
            <w:r>
              <w:rPr>
                <w:noProof/>
                <w:webHidden/>
              </w:rPr>
              <w:fldChar w:fldCharType="begin"/>
            </w:r>
            <w:r>
              <w:rPr>
                <w:noProof/>
                <w:webHidden/>
              </w:rPr>
              <w:instrText xml:space="preserve"> PAGEREF _Toc15327105 \h </w:instrText>
            </w:r>
            <w:r>
              <w:rPr>
                <w:noProof/>
                <w:webHidden/>
              </w:rPr>
            </w:r>
          </w:ins>
          <w:r>
            <w:rPr>
              <w:noProof/>
              <w:webHidden/>
            </w:rPr>
            <w:fldChar w:fldCharType="separate"/>
          </w:r>
          <w:ins w:id="63" w:author="zhang alex" w:date="2019-07-29T21:11:00Z">
            <w:r>
              <w:rPr>
                <w:noProof/>
                <w:webHidden/>
              </w:rPr>
              <w:t>213</w:t>
            </w:r>
            <w:r>
              <w:rPr>
                <w:noProof/>
                <w:webHidden/>
              </w:rPr>
              <w:fldChar w:fldCharType="end"/>
            </w:r>
            <w:r w:rsidRPr="00605863">
              <w:rPr>
                <w:rStyle w:val="a4"/>
                <w:noProof/>
              </w:rPr>
              <w:fldChar w:fldCharType="end"/>
            </w:r>
          </w:ins>
        </w:p>
        <w:p w:rsidR="00882FE5" w:rsidRDefault="00882FE5">
          <w:pPr>
            <w:pStyle w:val="30"/>
            <w:tabs>
              <w:tab w:val="right" w:leader="dot" w:pos="10457"/>
            </w:tabs>
            <w:rPr>
              <w:ins w:id="64" w:author="zhang alex" w:date="2019-07-29T21:11:00Z"/>
              <w:noProof/>
            </w:rPr>
          </w:pPr>
          <w:ins w:id="65" w:author="zhang alex" w:date="2019-07-29T21:11:00Z">
            <w:r w:rsidRPr="00605863">
              <w:rPr>
                <w:rStyle w:val="a4"/>
                <w:noProof/>
              </w:rPr>
              <w:fldChar w:fldCharType="begin"/>
            </w:r>
            <w:r w:rsidRPr="00605863">
              <w:rPr>
                <w:rStyle w:val="a4"/>
                <w:noProof/>
              </w:rPr>
              <w:instrText xml:space="preserve"> </w:instrText>
            </w:r>
            <w:r>
              <w:rPr>
                <w:noProof/>
              </w:rPr>
              <w:instrText>HYPERLINK \l "_Toc15327106"</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2.3. Built-in Resource Implementations</w:t>
            </w:r>
            <w:r>
              <w:rPr>
                <w:noProof/>
                <w:webHidden/>
              </w:rPr>
              <w:tab/>
            </w:r>
            <w:r>
              <w:rPr>
                <w:noProof/>
                <w:webHidden/>
              </w:rPr>
              <w:fldChar w:fldCharType="begin"/>
            </w:r>
            <w:r>
              <w:rPr>
                <w:noProof/>
                <w:webHidden/>
              </w:rPr>
              <w:instrText xml:space="preserve"> PAGEREF _Toc15327106 \h </w:instrText>
            </w:r>
            <w:r>
              <w:rPr>
                <w:noProof/>
                <w:webHidden/>
              </w:rPr>
            </w:r>
          </w:ins>
          <w:r>
            <w:rPr>
              <w:noProof/>
              <w:webHidden/>
            </w:rPr>
            <w:fldChar w:fldCharType="separate"/>
          </w:r>
          <w:ins w:id="66" w:author="zhang alex" w:date="2019-07-29T21:11:00Z">
            <w:r>
              <w:rPr>
                <w:noProof/>
                <w:webHidden/>
              </w:rPr>
              <w:t>214</w:t>
            </w:r>
            <w:r>
              <w:rPr>
                <w:noProof/>
                <w:webHidden/>
              </w:rPr>
              <w:fldChar w:fldCharType="end"/>
            </w:r>
            <w:r w:rsidRPr="00605863">
              <w:rPr>
                <w:rStyle w:val="a4"/>
                <w:noProof/>
              </w:rPr>
              <w:fldChar w:fldCharType="end"/>
            </w:r>
          </w:ins>
        </w:p>
        <w:p w:rsidR="00882FE5" w:rsidRDefault="00882FE5">
          <w:pPr>
            <w:pStyle w:val="30"/>
            <w:tabs>
              <w:tab w:val="right" w:leader="dot" w:pos="10457"/>
            </w:tabs>
            <w:rPr>
              <w:ins w:id="67" w:author="zhang alex" w:date="2019-07-29T21:11:00Z"/>
              <w:noProof/>
            </w:rPr>
          </w:pPr>
          <w:ins w:id="68" w:author="zhang alex" w:date="2019-07-29T21:11:00Z">
            <w:r w:rsidRPr="00605863">
              <w:rPr>
                <w:rStyle w:val="a4"/>
                <w:noProof/>
              </w:rPr>
              <w:fldChar w:fldCharType="begin"/>
            </w:r>
            <w:r w:rsidRPr="00605863">
              <w:rPr>
                <w:rStyle w:val="a4"/>
                <w:noProof/>
              </w:rPr>
              <w:instrText xml:space="preserve"> </w:instrText>
            </w:r>
            <w:r>
              <w:rPr>
                <w:noProof/>
              </w:rPr>
              <w:instrText>HYPERLINK \l "_Toc15327107"</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2.4. The </w:t>
            </w:r>
            <w:r w:rsidRPr="00605863">
              <w:rPr>
                <w:rStyle w:val="a4"/>
                <w:rFonts w:ascii="Consolas" w:eastAsia="宋体" w:hAnsi="Consolas" w:cs="宋体"/>
                <w:noProof/>
                <w:kern w:val="0"/>
                <w:shd w:val="clear" w:color="auto" w:fill="F7F7F8"/>
              </w:rPr>
              <w:t>ResourceLoader</w:t>
            </w:r>
            <w:r>
              <w:rPr>
                <w:noProof/>
                <w:webHidden/>
              </w:rPr>
              <w:tab/>
            </w:r>
            <w:r>
              <w:rPr>
                <w:noProof/>
                <w:webHidden/>
              </w:rPr>
              <w:fldChar w:fldCharType="begin"/>
            </w:r>
            <w:r>
              <w:rPr>
                <w:noProof/>
                <w:webHidden/>
              </w:rPr>
              <w:instrText xml:space="preserve"> PAGEREF _Toc15327107 \h </w:instrText>
            </w:r>
            <w:r>
              <w:rPr>
                <w:noProof/>
                <w:webHidden/>
              </w:rPr>
            </w:r>
          </w:ins>
          <w:r>
            <w:rPr>
              <w:noProof/>
              <w:webHidden/>
            </w:rPr>
            <w:fldChar w:fldCharType="separate"/>
          </w:r>
          <w:ins w:id="69" w:author="zhang alex" w:date="2019-07-29T21:11:00Z">
            <w:r>
              <w:rPr>
                <w:noProof/>
                <w:webHidden/>
              </w:rPr>
              <w:t>216</w:t>
            </w:r>
            <w:r>
              <w:rPr>
                <w:noProof/>
                <w:webHidden/>
              </w:rPr>
              <w:fldChar w:fldCharType="end"/>
            </w:r>
            <w:r w:rsidRPr="00605863">
              <w:rPr>
                <w:rStyle w:val="a4"/>
                <w:noProof/>
              </w:rPr>
              <w:fldChar w:fldCharType="end"/>
            </w:r>
          </w:ins>
        </w:p>
        <w:p w:rsidR="00882FE5" w:rsidRDefault="00882FE5">
          <w:pPr>
            <w:pStyle w:val="30"/>
            <w:tabs>
              <w:tab w:val="right" w:leader="dot" w:pos="10457"/>
            </w:tabs>
            <w:rPr>
              <w:ins w:id="70" w:author="zhang alex" w:date="2019-07-29T21:11:00Z"/>
              <w:noProof/>
            </w:rPr>
          </w:pPr>
          <w:ins w:id="71" w:author="zhang alex" w:date="2019-07-29T21:11:00Z">
            <w:r w:rsidRPr="00605863">
              <w:rPr>
                <w:rStyle w:val="a4"/>
                <w:noProof/>
              </w:rPr>
              <w:fldChar w:fldCharType="begin"/>
            </w:r>
            <w:r w:rsidRPr="00605863">
              <w:rPr>
                <w:rStyle w:val="a4"/>
                <w:noProof/>
              </w:rPr>
              <w:instrText xml:space="preserve"> </w:instrText>
            </w:r>
            <w:r>
              <w:rPr>
                <w:noProof/>
              </w:rPr>
              <w:instrText>HYPERLINK \l "_Toc15327108"</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2.5. The </w:t>
            </w:r>
            <w:r w:rsidRPr="00605863">
              <w:rPr>
                <w:rStyle w:val="a4"/>
                <w:rFonts w:ascii="Consolas" w:eastAsia="宋体" w:hAnsi="Consolas" w:cs="宋体"/>
                <w:noProof/>
                <w:kern w:val="0"/>
                <w:shd w:val="clear" w:color="auto" w:fill="F7F7F8"/>
              </w:rPr>
              <w:t>ResourceLoaderAware</w:t>
            </w:r>
            <w:r w:rsidRPr="00605863">
              <w:rPr>
                <w:rStyle w:val="a4"/>
                <w:rFonts w:ascii="Arial" w:eastAsia="宋体" w:hAnsi="Arial" w:cs="Arial"/>
                <w:noProof/>
                <w:kern w:val="0"/>
              </w:rPr>
              <w:t> interface</w:t>
            </w:r>
            <w:r>
              <w:rPr>
                <w:noProof/>
                <w:webHidden/>
              </w:rPr>
              <w:tab/>
            </w:r>
            <w:r>
              <w:rPr>
                <w:noProof/>
                <w:webHidden/>
              </w:rPr>
              <w:fldChar w:fldCharType="begin"/>
            </w:r>
            <w:r>
              <w:rPr>
                <w:noProof/>
                <w:webHidden/>
              </w:rPr>
              <w:instrText xml:space="preserve"> PAGEREF _Toc15327108 \h </w:instrText>
            </w:r>
            <w:r>
              <w:rPr>
                <w:noProof/>
                <w:webHidden/>
              </w:rPr>
            </w:r>
          </w:ins>
          <w:r>
            <w:rPr>
              <w:noProof/>
              <w:webHidden/>
            </w:rPr>
            <w:fldChar w:fldCharType="separate"/>
          </w:r>
          <w:ins w:id="72" w:author="zhang alex" w:date="2019-07-29T21:11:00Z">
            <w:r>
              <w:rPr>
                <w:noProof/>
                <w:webHidden/>
              </w:rPr>
              <w:t>217</w:t>
            </w:r>
            <w:r>
              <w:rPr>
                <w:noProof/>
                <w:webHidden/>
              </w:rPr>
              <w:fldChar w:fldCharType="end"/>
            </w:r>
            <w:r w:rsidRPr="00605863">
              <w:rPr>
                <w:rStyle w:val="a4"/>
                <w:noProof/>
              </w:rPr>
              <w:fldChar w:fldCharType="end"/>
            </w:r>
          </w:ins>
        </w:p>
        <w:p w:rsidR="00882FE5" w:rsidRDefault="00882FE5">
          <w:pPr>
            <w:pStyle w:val="30"/>
            <w:tabs>
              <w:tab w:val="right" w:leader="dot" w:pos="10457"/>
            </w:tabs>
            <w:rPr>
              <w:ins w:id="73" w:author="zhang alex" w:date="2019-07-29T21:11:00Z"/>
              <w:noProof/>
            </w:rPr>
          </w:pPr>
          <w:ins w:id="74" w:author="zhang alex" w:date="2019-07-29T21:11:00Z">
            <w:r w:rsidRPr="00605863">
              <w:rPr>
                <w:rStyle w:val="a4"/>
                <w:noProof/>
              </w:rPr>
              <w:fldChar w:fldCharType="begin"/>
            </w:r>
            <w:r w:rsidRPr="00605863">
              <w:rPr>
                <w:rStyle w:val="a4"/>
                <w:noProof/>
              </w:rPr>
              <w:instrText xml:space="preserve"> </w:instrText>
            </w:r>
            <w:r>
              <w:rPr>
                <w:noProof/>
              </w:rPr>
              <w:instrText>HYPERLINK \l "_Toc15327109"</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2.6. Resources as Dependencies</w:t>
            </w:r>
            <w:r>
              <w:rPr>
                <w:noProof/>
                <w:webHidden/>
              </w:rPr>
              <w:tab/>
            </w:r>
            <w:r>
              <w:rPr>
                <w:noProof/>
                <w:webHidden/>
              </w:rPr>
              <w:fldChar w:fldCharType="begin"/>
            </w:r>
            <w:r>
              <w:rPr>
                <w:noProof/>
                <w:webHidden/>
              </w:rPr>
              <w:instrText xml:space="preserve"> PAGEREF _Toc15327109 \h </w:instrText>
            </w:r>
            <w:r>
              <w:rPr>
                <w:noProof/>
                <w:webHidden/>
              </w:rPr>
            </w:r>
          </w:ins>
          <w:r>
            <w:rPr>
              <w:noProof/>
              <w:webHidden/>
            </w:rPr>
            <w:fldChar w:fldCharType="separate"/>
          </w:r>
          <w:ins w:id="75" w:author="zhang alex" w:date="2019-07-29T21:11:00Z">
            <w:r>
              <w:rPr>
                <w:noProof/>
                <w:webHidden/>
              </w:rPr>
              <w:t>217</w:t>
            </w:r>
            <w:r>
              <w:rPr>
                <w:noProof/>
                <w:webHidden/>
              </w:rPr>
              <w:fldChar w:fldCharType="end"/>
            </w:r>
            <w:r w:rsidRPr="00605863">
              <w:rPr>
                <w:rStyle w:val="a4"/>
                <w:noProof/>
              </w:rPr>
              <w:fldChar w:fldCharType="end"/>
            </w:r>
          </w:ins>
        </w:p>
        <w:p w:rsidR="00882FE5" w:rsidRDefault="00882FE5">
          <w:pPr>
            <w:pStyle w:val="30"/>
            <w:tabs>
              <w:tab w:val="right" w:leader="dot" w:pos="10457"/>
            </w:tabs>
            <w:rPr>
              <w:ins w:id="76" w:author="zhang alex" w:date="2019-07-29T21:11:00Z"/>
              <w:noProof/>
            </w:rPr>
          </w:pPr>
          <w:ins w:id="77" w:author="zhang alex" w:date="2019-07-29T21:11:00Z">
            <w:r w:rsidRPr="00605863">
              <w:rPr>
                <w:rStyle w:val="a4"/>
                <w:noProof/>
              </w:rPr>
              <w:fldChar w:fldCharType="begin"/>
            </w:r>
            <w:r w:rsidRPr="00605863">
              <w:rPr>
                <w:rStyle w:val="a4"/>
                <w:noProof/>
              </w:rPr>
              <w:instrText xml:space="preserve"> </w:instrText>
            </w:r>
            <w:r>
              <w:rPr>
                <w:noProof/>
              </w:rPr>
              <w:instrText>HYPERLINK \l "_Toc15327110"</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2.7. Application Contexts and Resource Paths</w:t>
            </w:r>
            <w:r>
              <w:rPr>
                <w:noProof/>
                <w:webHidden/>
              </w:rPr>
              <w:tab/>
            </w:r>
            <w:r>
              <w:rPr>
                <w:noProof/>
                <w:webHidden/>
              </w:rPr>
              <w:fldChar w:fldCharType="begin"/>
            </w:r>
            <w:r>
              <w:rPr>
                <w:noProof/>
                <w:webHidden/>
              </w:rPr>
              <w:instrText xml:space="preserve"> PAGEREF _Toc15327110 \h </w:instrText>
            </w:r>
            <w:r>
              <w:rPr>
                <w:noProof/>
                <w:webHidden/>
              </w:rPr>
            </w:r>
          </w:ins>
          <w:r>
            <w:rPr>
              <w:noProof/>
              <w:webHidden/>
            </w:rPr>
            <w:fldChar w:fldCharType="separate"/>
          </w:r>
          <w:ins w:id="78" w:author="zhang alex" w:date="2019-07-29T21:11:00Z">
            <w:r>
              <w:rPr>
                <w:noProof/>
                <w:webHidden/>
              </w:rPr>
              <w:t>218</w:t>
            </w:r>
            <w:r>
              <w:rPr>
                <w:noProof/>
                <w:webHidden/>
              </w:rPr>
              <w:fldChar w:fldCharType="end"/>
            </w:r>
            <w:r w:rsidRPr="00605863">
              <w:rPr>
                <w:rStyle w:val="a4"/>
                <w:noProof/>
              </w:rPr>
              <w:fldChar w:fldCharType="end"/>
            </w:r>
          </w:ins>
        </w:p>
        <w:p w:rsidR="00882FE5" w:rsidRDefault="00882FE5">
          <w:pPr>
            <w:pStyle w:val="20"/>
            <w:tabs>
              <w:tab w:val="right" w:leader="dot" w:pos="10457"/>
            </w:tabs>
            <w:rPr>
              <w:ins w:id="79" w:author="zhang alex" w:date="2019-07-29T21:11:00Z"/>
              <w:noProof/>
            </w:rPr>
          </w:pPr>
          <w:ins w:id="80" w:author="zhang alex" w:date="2019-07-29T21:11:00Z">
            <w:r w:rsidRPr="00605863">
              <w:rPr>
                <w:rStyle w:val="a4"/>
                <w:noProof/>
              </w:rPr>
              <w:fldChar w:fldCharType="begin"/>
            </w:r>
            <w:r w:rsidRPr="00605863">
              <w:rPr>
                <w:rStyle w:val="a4"/>
                <w:noProof/>
              </w:rPr>
              <w:instrText xml:space="preserve"> </w:instrText>
            </w:r>
            <w:r>
              <w:rPr>
                <w:noProof/>
              </w:rPr>
              <w:instrText>HYPERLINK \l "_Toc15327111"</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3. Validation, Data Binding, and Type Conversion</w:t>
            </w:r>
            <w:r>
              <w:rPr>
                <w:noProof/>
                <w:webHidden/>
              </w:rPr>
              <w:tab/>
            </w:r>
            <w:r>
              <w:rPr>
                <w:noProof/>
                <w:webHidden/>
              </w:rPr>
              <w:fldChar w:fldCharType="begin"/>
            </w:r>
            <w:r>
              <w:rPr>
                <w:noProof/>
                <w:webHidden/>
              </w:rPr>
              <w:instrText xml:space="preserve"> PAGEREF _Toc15327111 \h </w:instrText>
            </w:r>
            <w:r>
              <w:rPr>
                <w:noProof/>
                <w:webHidden/>
              </w:rPr>
            </w:r>
          </w:ins>
          <w:r>
            <w:rPr>
              <w:noProof/>
              <w:webHidden/>
            </w:rPr>
            <w:fldChar w:fldCharType="separate"/>
          </w:r>
          <w:ins w:id="81" w:author="zhang alex" w:date="2019-07-29T21:11:00Z">
            <w:r>
              <w:rPr>
                <w:noProof/>
                <w:webHidden/>
              </w:rPr>
              <w:t>223</w:t>
            </w:r>
            <w:r>
              <w:rPr>
                <w:noProof/>
                <w:webHidden/>
              </w:rPr>
              <w:fldChar w:fldCharType="end"/>
            </w:r>
            <w:r w:rsidRPr="00605863">
              <w:rPr>
                <w:rStyle w:val="a4"/>
                <w:noProof/>
              </w:rPr>
              <w:fldChar w:fldCharType="end"/>
            </w:r>
          </w:ins>
        </w:p>
        <w:p w:rsidR="00882FE5" w:rsidRDefault="00882FE5">
          <w:pPr>
            <w:pStyle w:val="30"/>
            <w:tabs>
              <w:tab w:val="right" w:leader="dot" w:pos="10457"/>
            </w:tabs>
            <w:rPr>
              <w:ins w:id="82" w:author="zhang alex" w:date="2019-07-29T21:11:00Z"/>
              <w:noProof/>
            </w:rPr>
          </w:pPr>
          <w:ins w:id="83" w:author="zhang alex" w:date="2019-07-29T21:11:00Z">
            <w:r w:rsidRPr="00605863">
              <w:rPr>
                <w:rStyle w:val="a4"/>
                <w:noProof/>
              </w:rPr>
              <w:fldChar w:fldCharType="begin"/>
            </w:r>
            <w:r w:rsidRPr="00605863">
              <w:rPr>
                <w:rStyle w:val="a4"/>
                <w:noProof/>
              </w:rPr>
              <w:instrText xml:space="preserve"> </w:instrText>
            </w:r>
            <w:r>
              <w:rPr>
                <w:noProof/>
              </w:rPr>
              <w:instrText>HYPERLINK \l "_Toc15327112"</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3.1. Validation by Using Spring’s Validator Interface</w:t>
            </w:r>
            <w:r>
              <w:rPr>
                <w:noProof/>
                <w:webHidden/>
              </w:rPr>
              <w:tab/>
            </w:r>
            <w:r>
              <w:rPr>
                <w:noProof/>
                <w:webHidden/>
              </w:rPr>
              <w:fldChar w:fldCharType="begin"/>
            </w:r>
            <w:r>
              <w:rPr>
                <w:noProof/>
                <w:webHidden/>
              </w:rPr>
              <w:instrText xml:space="preserve"> PAGEREF _Toc15327112 \h </w:instrText>
            </w:r>
            <w:r>
              <w:rPr>
                <w:noProof/>
                <w:webHidden/>
              </w:rPr>
            </w:r>
          </w:ins>
          <w:r>
            <w:rPr>
              <w:noProof/>
              <w:webHidden/>
            </w:rPr>
            <w:fldChar w:fldCharType="separate"/>
          </w:r>
          <w:ins w:id="84" w:author="zhang alex" w:date="2019-07-29T21:11:00Z">
            <w:r>
              <w:rPr>
                <w:noProof/>
                <w:webHidden/>
              </w:rPr>
              <w:t>224</w:t>
            </w:r>
            <w:r>
              <w:rPr>
                <w:noProof/>
                <w:webHidden/>
              </w:rPr>
              <w:fldChar w:fldCharType="end"/>
            </w:r>
            <w:r w:rsidRPr="00605863">
              <w:rPr>
                <w:rStyle w:val="a4"/>
                <w:noProof/>
              </w:rPr>
              <w:fldChar w:fldCharType="end"/>
            </w:r>
          </w:ins>
        </w:p>
        <w:p w:rsidR="00882FE5" w:rsidRDefault="00882FE5">
          <w:pPr>
            <w:pStyle w:val="30"/>
            <w:tabs>
              <w:tab w:val="right" w:leader="dot" w:pos="10457"/>
            </w:tabs>
            <w:rPr>
              <w:ins w:id="85" w:author="zhang alex" w:date="2019-07-29T21:11:00Z"/>
              <w:noProof/>
            </w:rPr>
          </w:pPr>
          <w:ins w:id="86" w:author="zhang alex" w:date="2019-07-29T21:11:00Z">
            <w:r w:rsidRPr="00605863">
              <w:rPr>
                <w:rStyle w:val="a4"/>
                <w:noProof/>
              </w:rPr>
              <w:fldChar w:fldCharType="begin"/>
            </w:r>
            <w:r w:rsidRPr="00605863">
              <w:rPr>
                <w:rStyle w:val="a4"/>
                <w:noProof/>
              </w:rPr>
              <w:instrText xml:space="preserve"> </w:instrText>
            </w:r>
            <w:r>
              <w:rPr>
                <w:noProof/>
              </w:rPr>
              <w:instrText>HYPERLINK \l "_Toc15327113"</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3.2. Resolving Codes to Error Messages</w:t>
            </w:r>
            <w:r>
              <w:rPr>
                <w:noProof/>
                <w:webHidden/>
              </w:rPr>
              <w:tab/>
            </w:r>
            <w:r>
              <w:rPr>
                <w:noProof/>
                <w:webHidden/>
              </w:rPr>
              <w:fldChar w:fldCharType="begin"/>
            </w:r>
            <w:r>
              <w:rPr>
                <w:noProof/>
                <w:webHidden/>
              </w:rPr>
              <w:instrText xml:space="preserve"> PAGEREF _Toc15327113 \h </w:instrText>
            </w:r>
            <w:r>
              <w:rPr>
                <w:noProof/>
                <w:webHidden/>
              </w:rPr>
            </w:r>
          </w:ins>
          <w:r>
            <w:rPr>
              <w:noProof/>
              <w:webHidden/>
            </w:rPr>
            <w:fldChar w:fldCharType="separate"/>
          </w:r>
          <w:ins w:id="87" w:author="zhang alex" w:date="2019-07-29T21:11:00Z">
            <w:r>
              <w:rPr>
                <w:noProof/>
                <w:webHidden/>
              </w:rPr>
              <w:t>226</w:t>
            </w:r>
            <w:r>
              <w:rPr>
                <w:noProof/>
                <w:webHidden/>
              </w:rPr>
              <w:fldChar w:fldCharType="end"/>
            </w:r>
            <w:r w:rsidRPr="00605863">
              <w:rPr>
                <w:rStyle w:val="a4"/>
                <w:noProof/>
              </w:rPr>
              <w:fldChar w:fldCharType="end"/>
            </w:r>
          </w:ins>
        </w:p>
        <w:p w:rsidR="00882FE5" w:rsidRDefault="00882FE5">
          <w:pPr>
            <w:pStyle w:val="30"/>
            <w:tabs>
              <w:tab w:val="right" w:leader="dot" w:pos="10457"/>
            </w:tabs>
            <w:rPr>
              <w:ins w:id="88" w:author="zhang alex" w:date="2019-07-29T21:11:00Z"/>
              <w:noProof/>
            </w:rPr>
          </w:pPr>
          <w:ins w:id="89" w:author="zhang alex" w:date="2019-07-29T21:11:00Z">
            <w:r w:rsidRPr="00605863">
              <w:rPr>
                <w:rStyle w:val="a4"/>
                <w:noProof/>
              </w:rPr>
              <w:fldChar w:fldCharType="begin"/>
            </w:r>
            <w:r w:rsidRPr="00605863">
              <w:rPr>
                <w:rStyle w:val="a4"/>
                <w:noProof/>
              </w:rPr>
              <w:instrText xml:space="preserve"> </w:instrText>
            </w:r>
            <w:r>
              <w:rPr>
                <w:noProof/>
              </w:rPr>
              <w:instrText>HYPERLINK \l "_Toc15327114"</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3.3. Bean Manipulation and the </w:t>
            </w:r>
            <w:r w:rsidRPr="00605863">
              <w:rPr>
                <w:rStyle w:val="a4"/>
                <w:rFonts w:ascii="Consolas" w:eastAsia="宋体" w:hAnsi="Consolas" w:cs="宋体"/>
                <w:noProof/>
                <w:kern w:val="0"/>
                <w:shd w:val="clear" w:color="auto" w:fill="F7F7F8"/>
              </w:rPr>
              <w:t>BeanWrapper</w:t>
            </w:r>
            <w:r>
              <w:rPr>
                <w:noProof/>
                <w:webHidden/>
              </w:rPr>
              <w:tab/>
            </w:r>
            <w:r>
              <w:rPr>
                <w:noProof/>
                <w:webHidden/>
              </w:rPr>
              <w:fldChar w:fldCharType="begin"/>
            </w:r>
            <w:r>
              <w:rPr>
                <w:noProof/>
                <w:webHidden/>
              </w:rPr>
              <w:instrText xml:space="preserve"> PAGEREF _Toc15327114 \h </w:instrText>
            </w:r>
            <w:r>
              <w:rPr>
                <w:noProof/>
                <w:webHidden/>
              </w:rPr>
            </w:r>
          </w:ins>
          <w:r>
            <w:rPr>
              <w:noProof/>
              <w:webHidden/>
            </w:rPr>
            <w:fldChar w:fldCharType="separate"/>
          </w:r>
          <w:ins w:id="90" w:author="zhang alex" w:date="2019-07-29T21:11:00Z">
            <w:r>
              <w:rPr>
                <w:noProof/>
                <w:webHidden/>
              </w:rPr>
              <w:t>226</w:t>
            </w:r>
            <w:r>
              <w:rPr>
                <w:noProof/>
                <w:webHidden/>
              </w:rPr>
              <w:fldChar w:fldCharType="end"/>
            </w:r>
            <w:r w:rsidRPr="00605863">
              <w:rPr>
                <w:rStyle w:val="a4"/>
                <w:noProof/>
              </w:rPr>
              <w:fldChar w:fldCharType="end"/>
            </w:r>
          </w:ins>
        </w:p>
        <w:p w:rsidR="00882FE5" w:rsidRDefault="00882FE5">
          <w:pPr>
            <w:pStyle w:val="30"/>
            <w:tabs>
              <w:tab w:val="right" w:leader="dot" w:pos="10457"/>
            </w:tabs>
            <w:rPr>
              <w:ins w:id="91" w:author="zhang alex" w:date="2019-07-29T21:11:00Z"/>
              <w:noProof/>
            </w:rPr>
          </w:pPr>
          <w:ins w:id="92" w:author="zhang alex" w:date="2019-07-29T21:11:00Z">
            <w:r w:rsidRPr="00605863">
              <w:rPr>
                <w:rStyle w:val="a4"/>
                <w:noProof/>
              </w:rPr>
              <w:fldChar w:fldCharType="begin"/>
            </w:r>
            <w:r w:rsidRPr="00605863">
              <w:rPr>
                <w:rStyle w:val="a4"/>
                <w:noProof/>
              </w:rPr>
              <w:instrText xml:space="preserve"> </w:instrText>
            </w:r>
            <w:r>
              <w:rPr>
                <w:noProof/>
              </w:rPr>
              <w:instrText>HYPERLINK \l "_Toc15327115"</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3.4. Spring Type Conversion</w:t>
            </w:r>
            <w:r>
              <w:rPr>
                <w:noProof/>
                <w:webHidden/>
              </w:rPr>
              <w:tab/>
            </w:r>
            <w:r>
              <w:rPr>
                <w:noProof/>
                <w:webHidden/>
              </w:rPr>
              <w:fldChar w:fldCharType="begin"/>
            </w:r>
            <w:r>
              <w:rPr>
                <w:noProof/>
                <w:webHidden/>
              </w:rPr>
              <w:instrText xml:space="preserve"> PAGEREF _Toc15327115 \h </w:instrText>
            </w:r>
            <w:r>
              <w:rPr>
                <w:noProof/>
                <w:webHidden/>
              </w:rPr>
            </w:r>
          </w:ins>
          <w:r>
            <w:rPr>
              <w:noProof/>
              <w:webHidden/>
            </w:rPr>
            <w:fldChar w:fldCharType="separate"/>
          </w:r>
          <w:ins w:id="93" w:author="zhang alex" w:date="2019-07-29T21:11:00Z">
            <w:r>
              <w:rPr>
                <w:noProof/>
                <w:webHidden/>
              </w:rPr>
              <w:t>235</w:t>
            </w:r>
            <w:r>
              <w:rPr>
                <w:noProof/>
                <w:webHidden/>
              </w:rPr>
              <w:fldChar w:fldCharType="end"/>
            </w:r>
            <w:r w:rsidRPr="00605863">
              <w:rPr>
                <w:rStyle w:val="a4"/>
                <w:noProof/>
              </w:rPr>
              <w:fldChar w:fldCharType="end"/>
            </w:r>
          </w:ins>
        </w:p>
        <w:p w:rsidR="00882FE5" w:rsidRDefault="00882FE5">
          <w:pPr>
            <w:pStyle w:val="30"/>
            <w:tabs>
              <w:tab w:val="right" w:leader="dot" w:pos="10457"/>
            </w:tabs>
            <w:rPr>
              <w:ins w:id="94" w:author="zhang alex" w:date="2019-07-29T21:11:00Z"/>
              <w:noProof/>
            </w:rPr>
          </w:pPr>
          <w:ins w:id="95" w:author="zhang alex" w:date="2019-07-29T21:11:00Z">
            <w:r w:rsidRPr="00605863">
              <w:rPr>
                <w:rStyle w:val="a4"/>
                <w:noProof/>
              </w:rPr>
              <w:fldChar w:fldCharType="begin"/>
            </w:r>
            <w:r w:rsidRPr="00605863">
              <w:rPr>
                <w:rStyle w:val="a4"/>
                <w:noProof/>
              </w:rPr>
              <w:instrText xml:space="preserve"> </w:instrText>
            </w:r>
            <w:r>
              <w:rPr>
                <w:noProof/>
              </w:rPr>
              <w:instrText>HYPERLINK \l "_Toc15327116"</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3.5. Spring Field Formatting</w:t>
            </w:r>
            <w:r>
              <w:rPr>
                <w:noProof/>
                <w:webHidden/>
              </w:rPr>
              <w:tab/>
            </w:r>
            <w:r>
              <w:rPr>
                <w:noProof/>
                <w:webHidden/>
              </w:rPr>
              <w:fldChar w:fldCharType="begin"/>
            </w:r>
            <w:r>
              <w:rPr>
                <w:noProof/>
                <w:webHidden/>
              </w:rPr>
              <w:instrText xml:space="preserve"> PAGEREF _Toc15327116 \h </w:instrText>
            </w:r>
            <w:r>
              <w:rPr>
                <w:noProof/>
                <w:webHidden/>
              </w:rPr>
            </w:r>
          </w:ins>
          <w:r>
            <w:rPr>
              <w:noProof/>
              <w:webHidden/>
            </w:rPr>
            <w:fldChar w:fldCharType="separate"/>
          </w:r>
          <w:ins w:id="96" w:author="zhang alex" w:date="2019-07-29T21:11:00Z">
            <w:r>
              <w:rPr>
                <w:noProof/>
                <w:webHidden/>
              </w:rPr>
              <w:t>240</w:t>
            </w:r>
            <w:r>
              <w:rPr>
                <w:noProof/>
                <w:webHidden/>
              </w:rPr>
              <w:fldChar w:fldCharType="end"/>
            </w:r>
            <w:r w:rsidRPr="00605863">
              <w:rPr>
                <w:rStyle w:val="a4"/>
                <w:noProof/>
              </w:rPr>
              <w:fldChar w:fldCharType="end"/>
            </w:r>
          </w:ins>
        </w:p>
        <w:p w:rsidR="00882FE5" w:rsidRDefault="00882FE5">
          <w:pPr>
            <w:pStyle w:val="30"/>
            <w:tabs>
              <w:tab w:val="right" w:leader="dot" w:pos="10457"/>
            </w:tabs>
            <w:rPr>
              <w:ins w:id="97" w:author="zhang alex" w:date="2019-07-29T21:11:00Z"/>
              <w:noProof/>
            </w:rPr>
          </w:pPr>
          <w:ins w:id="98" w:author="zhang alex" w:date="2019-07-29T21:11:00Z">
            <w:r w:rsidRPr="00605863">
              <w:rPr>
                <w:rStyle w:val="a4"/>
                <w:noProof/>
              </w:rPr>
              <w:fldChar w:fldCharType="begin"/>
            </w:r>
            <w:r w:rsidRPr="00605863">
              <w:rPr>
                <w:rStyle w:val="a4"/>
                <w:noProof/>
              </w:rPr>
              <w:instrText xml:space="preserve"> </w:instrText>
            </w:r>
            <w:r>
              <w:rPr>
                <w:noProof/>
              </w:rPr>
              <w:instrText>HYPERLINK \l "_Toc15327117"</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3.6. Configuring a Global Date and Time Format</w:t>
            </w:r>
            <w:r>
              <w:rPr>
                <w:noProof/>
                <w:webHidden/>
              </w:rPr>
              <w:tab/>
            </w:r>
            <w:r>
              <w:rPr>
                <w:noProof/>
                <w:webHidden/>
              </w:rPr>
              <w:fldChar w:fldCharType="begin"/>
            </w:r>
            <w:r>
              <w:rPr>
                <w:noProof/>
                <w:webHidden/>
              </w:rPr>
              <w:instrText xml:space="preserve"> PAGEREF _Toc15327117 \h </w:instrText>
            </w:r>
            <w:r>
              <w:rPr>
                <w:noProof/>
                <w:webHidden/>
              </w:rPr>
            </w:r>
          </w:ins>
          <w:r>
            <w:rPr>
              <w:noProof/>
              <w:webHidden/>
            </w:rPr>
            <w:fldChar w:fldCharType="separate"/>
          </w:r>
          <w:ins w:id="99" w:author="zhang alex" w:date="2019-07-29T21:11:00Z">
            <w:r>
              <w:rPr>
                <w:noProof/>
                <w:webHidden/>
              </w:rPr>
              <w:t>245</w:t>
            </w:r>
            <w:r>
              <w:rPr>
                <w:noProof/>
                <w:webHidden/>
              </w:rPr>
              <w:fldChar w:fldCharType="end"/>
            </w:r>
            <w:r w:rsidRPr="00605863">
              <w:rPr>
                <w:rStyle w:val="a4"/>
                <w:noProof/>
              </w:rPr>
              <w:fldChar w:fldCharType="end"/>
            </w:r>
          </w:ins>
        </w:p>
        <w:p w:rsidR="00882FE5" w:rsidRDefault="00882FE5">
          <w:pPr>
            <w:pStyle w:val="30"/>
            <w:tabs>
              <w:tab w:val="right" w:leader="dot" w:pos="10457"/>
            </w:tabs>
            <w:rPr>
              <w:ins w:id="100" w:author="zhang alex" w:date="2019-07-29T21:11:00Z"/>
              <w:noProof/>
            </w:rPr>
          </w:pPr>
          <w:ins w:id="101" w:author="zhang alex" w:date="2019-07-29T21:11:00Z">
            <w:r w:rsidRPr="00605863">
              <w:rPr>
                <w:rStyle w:val="a4"/>
                <w:noProof/>
              </w:rPr>
              <w:fldChar w:fldCharType="begin"/>
            </w:r>
            <w:r w:rsidRPr="00605863">
              <w:rPr>
                <w:rStyle w:val="a4"/>
                <w:noProof/>
              </w:rPr>
              <w:instrText xml:space="preserve"> </w:instrText>
            </w:r>
            <w:r>
              <w:rPr>
                <w:noProof/>
              </w:rPr>
              <w:instrText>HYPERLINK \l "_Toc15327118"</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3.7. Spring Validation</w:t>
            </w:r>
            <w:r>
              <w:rPr>
                <w:noProof/>
                <w:webHidden/>
              </w:rPr>
              <w:tab/>
            </w:r>
            <w:r>
              <w:rPr>
                <w:noProof/>
                <w:webHidden/>
              </w:rPr>
              <w:fldChar w:fldCharType="begin"/>
            </w:r>
            <w:r>
              <w:rPr>
                <w:noProof/>
                <w:webHidden/>
              </w:rPr>
              <w:instrText xml:space="preserve"> PAGEREF _Toc15327118 \h </w:instrText>
            </w:r>
            <w:r>
              <w:rPr>
                <w:noProof/>
                <w:webHidden/>
              </w:rPr>
            </w:r>
          </w:ins>
          <w:r>
            <w:rPr>
              <w:noProof/>
              <w:webHidden/>
            </w:rPr>
            <w:fldChar w:fldCharType="separate"/>
          </w:r>
          <w:ins w:id="102" w:author="zhang alex" w:date="2019-07-29T21:11:00Z">
            <w:r>
              <w:rPr>
                <w:noProof/>
                <w:webHidden/>
              </w:rPr>
              <w:t>247</w:t>
            </w:r>
            <w:r>
              <w:rPr>
                <w:noProof/>
                <w:webHidden/>
              </w:rPr>
              <w:fldChar w:fldCharType="end"/>
            </w:r>
            <w:r w:rsidRPr="00605863">
              <w:rPr>
                <w:rStyle w:val="a4"/>
                <w:noProof/>
              </w:rPr>
              <w:fldChar w:fldCharType="end"/>
            </w:r>
          </w:ins>
        </w:p>
        <w:p w:rsidR="00882FE5" w:rsidRDefault="00882FE5">
          <w:pPr>
            <w:pStyle w:val="20"/>
            <w:tabs>
              <w:tab w:val="right" w:leader="dot" w:pos="10457"/>
            </w:tabs>
            <w:rPr>
              <w:ins w:id="103" w:author="zhang alex" w:date="2019-07-29T21:11:00Z"/>
              <w:noProof/>
            </w:rPr>
          </w:pPr>
          <w:ins w:id="104" w:author="zhang alex" w:date="2019-07-29T21:11:00Z">
            <w:r w:rsidRPr="00605863">
              <w:rPr>
                <w:rStyle w:val="a4"/>
                <w:noProof/>
              </w:rPr>
              <w:fldChar w:fldCharType="begin"/>
            </w:r>
            <w:r w:rsidRPr="00605863">
              <w:rPr>
                <w:rStyle w:val="a4"/>
                <w:noProof/>
              </w:rPr>
              <w:instrText xml:space="preserve"> </w:instrText>
            </w:r>
            <w:r>
              <w:rPr>
                <w:noProof/>
              </w:rPr>
              <w:instrText>HYPERLINK \l "_Toc15327119"</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4. Spring Expression Language (SpEL)</w:t>
            </w:r>
            <w:r>
              <w:rPr>
                <w:noProof/>
                <w:webHidden/>
              </w:rPr>
              <w:tab/>
            </w:r>
            <w:r>
              <w:rPr>
                <w:noProof/>
                <w:webHidden/>
              </w:rPr>
              <w:fldChar w:fldCharType="begin"/>
            </w:r>
            <w:r>
              <w:rPr>
                <w:noProof/>
                <w:webHidden/>
              </w:rPr>
              <w:instrText xml:space="preserve"> PAGEREF _Toc15327119 \h </w:instrText>
            </w:r>
            <w:r>
              <w:rPr>
                <w:noProof/>
                <w:webHidden/>
              </w:rPr>
            </w:r>
          </w:ins>
          <w:r>
            <w:rPr>
              <w:noProof/>
              <w:webHidden/>
            </w:rPr>
            <w:fldChar w:fldCharType="separate"/>
          </w:r>
          <w:ins w:id="105" w:author="zhang alex" w:date="2019-07-29T21:11:00Z">
            <w:r>
              <w:rPr>
                <w:noProof/>
                <w:webHidden/>
              </w:rPr>
              <w:t>251</w:t>
            </w:r>
            <w:r>
              <w:rPr>
                <w:noProof/>
                <w:webHidden/>
              </w:rPr>
              <w:fldChar w:fldCharType="end"/>
            </w:r>
            <w:r w:rsidRPr="00605863">
              <w:rPr>
                <w:rStyle w:val="a4"/>
                <w:noProof/>
              </w:rPr>
              <w:fldChar w:fldCharType="end"/>
            </w:r>
          </w:ins>
        </w:p>
        <w:p w:rsidR="00882FE5" w:rsidRDefault="00882FE5">
          <w:pPr>
            <w:pStyle w:val="30"/>
            <w:tabs>
              <w:tab w:val="right" w:leader="dot" w:pos="10457"/>
            </w:tabs>
            <w:rPr>
              <w:ins w:id="106" w:author="zhang alex" w:date="2019-07-29T21:11:00Z"/>
              <w:noProof/>
            </w:rPr>
          </w:pPr>
          <w:ins w:id="107" w:author="zhang alex" w:date="2019-07-29T21:11:00Z">
            <w:r w:rsidRPr="00605863">
              <w:rPr>
                <w:rStyle w:val="a4"/>
                <w:noProof/>
              </w:rPr>
              <w:fldChar w:fldCharType="begin"/>
            </w:r>
            <w:r w:rsidRPr="00605863">
              <w:rPr>
                <w:rStyle w:val="a4"/>
                <w:noProof/>
              </w:rPr>
              <w:instrText xml:space="preserve"> </w:instrText>
            </w:r>
            <w:r>
              <w:rPr>
                <w:noProof/>
              </w:rPr>
              <w:instrText>HYPERLINK \l "_Toc15327120"</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4.1. Evaluation</w:t>
            </w:r>
            <w:r>
              <w:rPr>
                <w:noProof/>
                <w:webHidden/>
              </w:rPr>
              <w:tab/>
            </w:r>
            <w:r>
              <w:rPr>
                <w:noProof/>
                <w:webHidden/>
              </w:rPr>
              <w:fldChar w:fldCharType="begin"/>
            </w:r>
            <w:r>
              <w:rPr>
                <w:noProof/>
                <w:webHidden/>
              </w:rPr>
              <w:instrText xml:space="preserve"> PAGEREF _Toc15327120 \h </w:instrText>
            </w:r>
            <w:r>
              <w:rPr>
                <w:noProof/>
                <w:webHidden/>
              </w:rPr>
            </w:r>
          </w:ins>
          <w:r>
            <w:rPr>
              <w:noProof/>
              <w:webHidden/>
            </w:rPr>
            <w:fldChar w:fldCharType="separate"/>
          </w:r>
          <w:ins w:id="108" w:author="zhang alex" w:date="2019-07-29T21:11:00Z">
            <w:r>
              <w:rPr>
                <w:noProof/>
                <w:webHidden/>
              </w:rPr>
              <w:t>252</w:t>
            </w:r>
            <w:r>
              <w:rPr>
                <w:noProof/>
                <w:webHidden/>
              </w:rPr>
              <w:fldChar w:fldCharType="end"/>
            </w:r>
            <w:r w:rsidRPr="00605863">
              <w:rPr>
                <w:rStyle w:val="a4"/>
                <w:noProof/>
              </w:rPr>
              <w:fldChar w:fldCharType="end"/>
            </w:r>
          </w:ins>
        </w:p>
        <w:p w:rsidR="00882FE5" w:rsidRDefault="00882FE5">
          <w:pPr>
            <w:pStyle w:val="30"/>
            <w:tabs>
              <w:tab w:val="right" w:leader="dot" w:pos="10457"/>
            </w:tabs>
            <w:rPr>
              <w:ins w:id="109" w:author="zhang alex" w:date="2019-07-29T21:11:00Z"/>
              <w:noProof/>
            </w:rPr>
          </w:pPr>
          <w:ins w:id="110" w:author="zhang alex" w:date="2019-07-29T21:11:00Z">
            <w:r w:rsidRPr="00605863">
              <w:rPr>
                <w:rStyle w:val="a4"/>
                <w:noProof/>
              </w:rPr>
              <w:fldChar w:fldCharType="begin"/>
            </w:r>
            <w:r w:rsidRPr="00605863">
              <w:rPr>
                <w:rStyle w:val="a4"/>
                <w:noProof/>
              </w:rPr>
              <w:instrText xml:space="preserve"> </w:instrText>
            </w:r>
            <w:r>
              <w:rPr>
                <w:noProof/>
              </w:rPr>
              <w:instrText>HYPERLINK \l "_Toc15327121"</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4.2. Expressions in Bean Definitions</w:t>
            </w:r>
            <w:r>
              <w:rPr>
                <w:noProof/>
                <w:webHidden/>
              </w:rPr>
              <w:tab/>
            </w:r>
            <w:r>
              <w:rPr>
                <w:noProof/>
                <w:webHidden/>
              </w:rPr>
              <w:fldChar w:fldCharType="begin"/>
            </w:r>
            <w:r>
              <w:rPr>
                <w:noProof/>
                <w:webHidden/>
              </w:rPr>
              <w:instrText xml:space="preserve"> PAGEREF _Toc15327121 \h </w:instrText>
            </w:r>
            <w:r>
              <w:rPr>
                <w:noProof/>
                <w:webHidden/>
              </w:rPr>
            </w:r>
          </w:ins>
          <w:r>
            <w:rPr>
              <w:noProof/>
              <w:webHidden/>
            </w:rPr>
            <w:fldChar w:fldCharType="separate"/>
          </w:r>
          <w:ins w:id="111" w:author="zhang alex" w:date="2019-07-29T21:11:00Z">
            <w:r>
              <w:rPr>
                <w:noProof/>
                <w:webHidden/>
              </w:rPr>
              <w:t>258</w:t>
            </w:r>
            <w:r>
              <w:rPr>
                <w:noProof/>
                <w:webHidden/>
              </w:rPr>
              <w:fldChar w:fldCharType="end"/>
            </w:r>
            <w:r w:rsidRPr="00605863">
              <w:rPr>
                <w:rStyle w:val="a4"/>
                <w:noProof/>
              </w:rPr>
              <w:fldChar w:fldCharType="end"/>
            </w:r>
          </w:ins>
        </w:p>
        <w:p w:rsidR="00882FE5" w:rsidRDefault="00882FE5">
          <w:pPr>
            <w:pStyle w:val="30"/>
            <w:tabs>
              <w:tab w:val="right" w:leader="dot" w:pos="10457"/>
            </w:tabs>
            <w:rPr>
              <w:ins w:id="112" w:author="zhang alex" w:date="2019-07-29T21:11:00Z"/>
              <w:noProof/>
            </w:rPr>
          </w:pPr>
          <w:ins w:id="113" w:author="zhang alex" w:date="2019-07-29T21:11:00Z">
            <w:r w:rsidRPr="00605863">
              <w:rPr>
                <w:rStyle w:val="a4"/>
                <w:noProof/>
              </w:rPr>
              <w:fldChar w:fldCharType="begin"/>
            </w:r>
            <w:r w:rsidRPr="00605863">
              <w:rPr>
                <w:rStyle w:val="a4"/>
                <w:noProof/>
              </w:rPr>
              <w:instrText xml:space="preserve"> </w:instrText>
            </w:r>
            <w:r>
              <w:rPr>
                <w:noProof/>
              </w:rPr>
              <w:instrText>HYPERLINK \l "_Toc15327122"</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4.3. Language Reference</w:t>
            </w:r>
            <w:r>
              <w:rPr>
                <w:noProof/>
                <w:webHidden/>
              </w:rPr>
              <w:tab/>
            </w:r>
            <w:r>
              <w:rPr>
                <w:noProof/>
                <w:webHidden/>
              </w:rPr>
              <w:fldChar w:fldCharType="begin"/>
            </w:r>
            <w:r>
              <w:rPr>
                <w:noProof/>
                <w:webHidden/>
              </w:rPr>
              <w:instrText xml:space="preserve"> PAGEREF _Toc15327122 \h </w:instrText>
            </w:r>
            <w:r>
              <w:rPr>
                <w:noProof/>
                <w:webHidden/>
              </w:rPr>
            </w:r>
          </w:ins>
          <w:r>
            <w:rPr>
              <w:noProof/>
              <w:webHidden/>
            </w:rPr>
            <w:fldChar w:fldCharType="separate"/>
          </w:r>
          <w:ins w:id="114" w:author="zhang alex" w:date="2019-07-29T21:11:00Z">
            <w:r>
              <w:rPr>
                <w:noProof/>
                <w:webHidden/>
              </w:rPr>
              <w:t>260</w:t>
            </w:r>
            <w:r>
              <w:rPr>
                <w:noProof/>
                <w:webHidden/>
              </w:rPr>
              <w:fldChar w:fldCharType="end"/>
            </w:r>
            <w:r w:rsidRPr="00605863">
              <w:rPr>
                <w:rStyle w:val="a4"/>
                <w:noProof/>
              </w:rPr>
              <w:fldChar w:fldCharType="end"/>
            </w:r>
          </w:ins>
        </w:p>
        <w:p w:rsidR="00882FE5" w:rsidRDefault="00882FE5">
          <w:pPr>
            <w:pStyle w:val="30"/>
            <w:tabs>
              <w:tab w:val="right" w:leader="dot" w:pos="10457"/>
            </w:tabs>
            <w:rPr>
              <w:ins w:id="115" w:author="zhang alex" w:date="2019-07-29T21:11:00Z"/>
              <w:noProof/>
            </w:rPr>
          </w:pPr>
          <w:ins w:id="116" w:author="zhang alex" w:date="2019-07-29T21:11:00Z">
            <w:r w:rsidRPr="00605863">
              <w:rPr>
                <w:rStyle w:val="a4"/>
                <w:noProof/>
              </w:rPr>
              <w:fldChar w:fldCharType="begin"/>
            </w:r>
            <w:r w:rsidRPr="00605863">
              <w:rPr>
                <w:rStyle w:val="a4"/>
                <w:noProof/>
              </w:rPr>
              <w:instrText xml:space="preserve"> </w:instrText>
            </w:r>
            <w:r>
              <w:rPr>
                <w:noProof/>
              </w:rPr>
              <w:instrText>HYPERLINK \l "_Toc15327123"</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4.4. Classes Used in the Examples</w:t>
            </w:r>
            <w:r>
              <w:rPr>
                <w:noProof/>
                <w:webHidden/>
              </w:rPr>
              <w:tab/>
            </w:r>
            <w:r>
              <w:rPr>
                <w:noProof/>
                <w:webHidden/>
              </w:rPr>
              <w:fldChar w:fldCharType="begin"/>
            </w:r>
            <w:r>
              <w:rPr>
                <w:noProof/>
                <w:webHidden/>
              </w:rPr>
              <w:instrText xml:space="preserve"> PAGEREF _Toc15327123 \h </w:instrText>
            </w:r>
            <w:r>
              <w:rPr>
                <w:noProof/>
                <w:webHidden/>
              </w:rPr>
            </w:r>
          </w:ins>
          <w:r>
            <w:rPr>
              <w:noProof/>
              <w:webHidden/>
            </w:rPr>
            <w:fldChar w:fldCharType="separate"/>
          </w:r>
          <w:ins w:id="117" w:author="zhang alex" w:date="2019-07-29T21:11:00Z">
            <w:r>
              <w:rPr>
                <w:noProof/>
                <w:webHidden/>
              </w:rPr>
              <w:t>274</w:t>
            </w:r>
            <w:r>
              <w:rPr>
                <w:noProof/>
                <w:webHidden/>
              </w:rPr>
              <w:fldChar w:fldCharType="end"/>
            </w:r>
            <w:r w:rsidRPr="00605863">
              <w:rPr>
                <w:rStyle w:val="a4"/>
                <w:noProof/>
              </w:rPr>
              <w:fldChar w:fldCharType="end"/>
            </w:r>
          </w:ins>
        </w:p>
        <w:p w:rsidR="00882FE5" w:rsidRDefault="00882FE5">
          <w:pPr>
            <w:pStyle w:val="20"/>
            <w:tabs>
              <w:tab w:val="right" w:leader="dot" w:pos="10457"/>
            </w:tabs>
            <w:rPr>
              <w:ins w:id="118" w:author="zhang alex" w:date="2019-07-29T21:11:00Z"/>
              <w:noProof/>
            </w:rPr>
          </w:pPr>
          <w:ins w:id="119" w:author="zhang alex" w:date="2019-07-29T21:11:00Z">
            <w:r w:rsidRPr="00605863">
              <w:rPr>
                <w:rStyle w:val="a4"/>
                <w:noProof/>
              </w:rPr>
              <w:fldChar w:fldCharType="begin"/>
            </w:r>
            <w:r w:rsidRPr="00605863">
              <w:rPr>
                <w:rStyle w:val="a4"/>
                <w:noProof/>
              </w:rPr>
              <w:instrText xml:space="preserve"> </w:instrText>
            </w:r>
            <w:r>
              <w:rPr>
                <w:noProof/>
              </w:rPr>
              <w:instrText>HYPERLINK \l "_Toc15327124"</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 Aspect Oriented Programming with Spring</w:t>
            </w:r>
            <w:r>
              <w:rPr>
                <w:noProof/>
                <w:webHidden/>
              </w:rPr>
              <w:tab/>
            </w:r>
            <w:r>
              <w:rPr>
                <w:noProof/>
                <w:webHidden/>
              </w:rPr>
              <w:fldChar w:fldCharType="begin"/>
            </w:r>
            <w:r>
              <w:rPr>
                <w:noProof/>
                <w:webHidden/>
              </w:rPr>
              <w:instrText xml:space="preserve"> PAGEREF _Toc15327124 \h </w:instrText>
            </w:r>
            <w:r>
              <w:rPr>
                <w:noProof/>
                <w:webHidden/>
              </w:rPr>
            </w:r>
          </w:ins>
          <w:r>
            <w:rPr>
              <w:noProof/>
              <w:webHidden/>
            </w:rPr>
            <w:fldChar w:fldCharType="separate"/>
          </w:r>
          <w:ins w:id="120" w:author="zhang alex" w:date="2019-07-29T21:11:00Z">
            <w:r>
              <w:rPr>
                <w:noProof/>
                <w:webHidden/>
              </w:rPr>
              <w:t>277</w:t>
            </w:r>
            <w:r>
              <w:rPr>
                <w:noProof/>
                <w:webHidden/>
              </w:rPr>
              <w:fldChar w:fldCharType="end"/>
            </w:r>
            <w:r w:rsidRPr="00605863">
              <w:rPr>
                <w:rStyle w:val="a4"/>
                <w:noProof/>
              </w:rPr>
              <w:fldChar w:fldCharType="end"/>
            </w:r>
          </w:ins>
        </w:p>
        <w:p w:rsidR="00882FE5" w:rsidRDefault="00882FE5">
          <w:pPr>
            <w:pStyle w:val="30"/>
            <w:tabs>
              <w:tab w:val="right" w:leader="dot" w:pos="10457"/>
            </w:tabs>
            <w:rPr>
              <w:ins w:id="121" w:author="zhang alex" w:date="2019-07-29T21:11:00Z"/>
              <w:noProof/>
            </w:rPr>
          </w:pPr>
          <w:ins w:id="122" w:author="zhang alex" w:date="2019-07-29T21:11:00Z">
            <w:r w:rsidRPr="00605863">
              <w:rPr>
                <w:rStyle w:val="a4"/>
                <w:noProof/>
              </w:rPr>
              <w:fldChar w:fldCharType="begin"/>
            </w:r>
            <w:r w:rsidRPr="00605863">
              <w:rPr>
                <w:rStyle w:val="a4"/>
                <w:noProof/>
              </w:rPr>
              <w:instrText xml:space="preserve"> </w:instrText>
            </w:r>
            <w:r>
              <w:rPr>
                <w:noProof/>
              </w:rPr>
              <w:instrText>HYPERLINK \l "_Toc15327125"</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5.1. AOP Concepts</w:t>
            </w:r>
            <w:r>
              <w:rPr>
                <w:noProof/>
                <w:webHidden/>
              </w:rPr>
              <w:tab/>
            </w:r>
            <w:r>
              <w:rPr>
                <w:noProof/>
                <w:webHidden/>
              </w:rPr>
              <w:fldChar w:fldCharType="begin"/>
            </w:r>
            <w:r>
              <w:rPr>
                <w:noProof/>
                <w:webHidden/>
              </w:rPr>
              <w:instrText xml:space="preserve"> PAGEREF _Toc15327125 \h </w:instrText>
            </w:r>
            <w:r>
              <w:rPr>
                <w:noProof/>
                <w:webHidden/>
              </w:rPr>
            </w:r>
          </w:ins>
          <w:r>
            <w:rPr>
              <w:noProof/>
              <w:webHidden/>
            </w:rPr>
            <w:fldChar w:fldCharType="separate"/>
          </w:r>
          <w:ins w:id="123" w:author="zhang alex" w:date="2019-07-29T21:11:00Z">
            <w:r>
              <w:rPr>
                <w:noProof/>
                <w:webHidden/>
              </w:rPr>
              <w:t>278</w:t>
            </w:r>
            <w:r>
              <w:rPr>
                <w:noProof/>
                <w:webHidden/>
              </w:rPr>
              <w:fldChar w:fldCharType="end"/>
            </w:r>
            <w:r w:rsidRPr="00605863">
              <w:rPr>
                <w:rStyle w:val="a4"/>
                <w:noProof/>
              </w:rPr>
              <w:fldChar w:fldCharType="end"/>
            </w:r>
          </w:ins>
        </w:p>
        <w:p w:rsidR="00882FE5" w:rsidRDefault="00882FE5">
          <w:pPr>
            <w:pStyle w:val="30"/>
            <w:tabs>
              <w:tab w:val="right" w:leader="dot" w:pos="10457"/>
            </w:tabs>
            <w:rPr>
              <w:ins w:id="124" w:author="zhang alex" w:date="2019-07-29T21:11:00Z"/>
              <w:noProof/>
            </w:rPr>
          </w:pPr>
          <w:ins w:id="125" w:author="zhang alex" w:date="2019-07-29T21:11:00Z">
            <w:r w:rsidRPr="00605863">
              <w:rPr>
                <w:rStyle w:val="a4"/>
                <w:noProof/>
              </w:rPr>
              <w:lastRenderedPageBreak/>
              <w:fldChar w:fldCharType="begin"/>
            </w:r>
            <w:r w:rsidRPr="00605863">
              <w:rPr>
                <w:rStyle w:val="a4"/>
                <w:noProof/>
              </w:rPr>
              <w:instrText xml:space="preserve"> </w:instrText>
            </w:r>
            <w:r>
              <w:rPr>
                <w:noProof/>
              </w:rPr>
              <w:instrText>HYPERLINK \l "_Toc15327126"</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5.2. Spring AOP Capabilities and Goals</w:t>
            </w:r>
            <w:r>
              <w:rPr>
                <w:noProof/>
                <w:webHidden/>
              </w:rPr>
              <w:tab/>
            </w:r>
            <w:r>
              <w:rPr>
                <w:noProof/>
                <w:webHidden/>
              </w:rPr>
              <w:fldChar w:fldCharType="begin"/>
            </w:r>
            <w:r>
              <w:rPr>
                <w:noProof/>
                <w:webHidden/>
              </w:rPr>
              <w:instrText xml:space="preserve"> PAGEREF _Toc15327126 \h </w:instrText>
            </w:r>
            <w:r>
              <w:rPr>
                <w:noProof/>
                <w:webHidden/>
              </w:rPr>
            </w:r>
          </w:ins>
          <w:r>
            <w:rPr>
              <w:noProof/>
              <w:webHidden/>
            </w:rPr>
            <w:fldChar w:fldCharType="separate"/>
          </w:r>
          <w:ins w:id="126" w:author="zhang alex" w:date="2019-07-29T21:11:00Z">
            <w:r>
              <w:rPr>
                <w:noProof/>
                <w:webHidden/>
              </w:rPr>
              <w:t>279</w:t>
            </w:r>
            <w:r>
              <w:rPr>
                <w:noProof/>
                <w:webHidden/>
              </w:rPr>
              <w:fldChar w:fldCharType="end"/>
            </w:r>
            <w:r w:rsidRPr="00605863">
              <w:rPr>
                <w:rStyle w:val="a4"/>
                <w:noProof/>
              </w:rPr>
              <w:fldChar w:fldCharType="end"/>
            </w:r>
          </w:ins>
        </w:p>
        <w:p w:rsidR="00882FE5" w:rsidRDefault="00882FE5">
          <w:pPr>
            <w:pStyle w:val="30"/>
            <w:tabs>
              <w:tab w:val="right" w:leader="dot" w:pos="10457"/>
            </w:tabs>
            <w:rPr>
              <w:ins w:id="127" w:author="zhang alex" w:date="2019-07-29T21:11:00Z"/>
              <w:noProof/>
            </w:rPr>
          </w:pPr>
          <w:ins w:id="128" w:author="zhang alex" w:date="2019-07-29T21:11:00Z">
            <w:r w:rsidRPr="00605863">
              <w:rPr>
                <w:rStyle w:val="a4"/>
                <w:noProof/>
              </w:rPr>
              <w:fldChar w:fldCharType="begin"/>
            </w:r>
            <w:r w:rsidRPr="00605863">
              <w:rPr>
                <w:rStyle w:val="a4"/>
                <w:noProof/>
              </w:rPr>
              <w:instrText xml:space="preserve"> </w:instrText>
            </w:r>
            <w:r>
              <w:rPr>
                <w:noProof/>
              </w:rPr>
              <w:instrText>HYPERLINK \l "_Toc15327127"</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5.3. AOP Proxies</w:t>
            </w:r>
            <w:r>
              <w:rPr>
                <w:noProof/>
                <w:webHidden/>
              </w:rPr>
              <w:tab/>
            </w:r>
            <w:r>
              <w:rPr>
                <w:noProof/>
                <w:webHidden/>
              </w:rPr>
              <w:fldChar w:fldCharType="begin"/>
            </w:r>
            <w:r>
              <w:rPr>
                <w:noProof/>
                <w:webHidden/>
              </w:rPr>
              <w:instrText xml:space="preserve"> PAGEREF _Toc15327127 \h </w:instrText>
            </w:r>
            <w:r>
              <w:rPr>
                <w:noProof/>
                <w:webHidden/>
              </w:rPr>
            </w:r>
          </w:ins>
          <w:r>
            <w:rPr>
              <w:noProof/>
              <w:webHidden/>
            </w:rPr>
            <w:fldChar w:fldCharType="separate"/>
          </w:r>
          <w:ins w:id="129" w:author="zhang alex" w:date="2019-07-29T21:11:00Z">
            <w:r>
              <w:rPr>
                <w:noProof/>
                <w:webHidden/>
              </w:rPr>
              <w:t>280</w:t>
            </w:r>
            <w:r>
              <w:rPr>
                <w:noProof/>
                <w:webHidden/>
              </w:rPr>
              <w:fldChar w:fldCharType="end"/>
            </w:r>
            <w:r w:rsidRPr="00605863">
              <w:rPr>
                <w:rStyle w:val="a4"/>
                <w:noProof/>
              </w:rPr>
              <w:fldChar w:fldCharType="end"/>
            </w:r>
          </w:ins>
        </w:p>
        <w:p w:rsidR="00882FE5" w:rsidRDefault="00882FE5">
          <w:pPr>
            <w:pStyle w:val="30"/>
            <w:tabs>
              <w:tab w:val="right" w:leader="dot" w:pos="10457"/>
            </w:tabs>
            <w:rPr>
              <w:ins w:id="130" w:author="zhang alex" w:date="2019-07-29T21:11:00Z"/>
              <w:noProof/>
            </w:rPr>
          </w:pPr>
          <w:ins w:id="131" w:author="zhang alex" w:date="2019-07-29T21:11:00Z">
            <w:r w:rsidRPr="00605863">
              <w:rPr>
                <w:rStyle w:val="a4"/>
                <w:noProof/>
              </w:rPr>
              <w:fldChar w:fldCharType="begin"/>
            </w:r>
            <w:r w:rsidRPr="00605863">
              <w:rPr>
                <w:rStyle w:val="a4"/>
                <w:noProof/>
              </w:rPr>
              <w:instrText xml:space="preserve"> </w:instrText>
            </w:r>
            <w:r>
              <w:rPr>
                <w:noProof/>
              </w:rPr>
              <w:instrText>HYPERLINK \l "_Toc15327128"</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5.4. @AspectJ support</w:t>
            </w:r>
            <w:r>
              <w:rPr>
                <w:noProof/>
                <w:webHidden/>
              </w:rPr>
              <w:tab/>
            </w:r>
            <w:r>
              <w:rPr>
                <w:noProof/>
                <w:webHidden/>
              </w:rPr>
              <w:fldChar w:fldCharType="begin"/>
            </w:r>
            <w:r>
              <w:rPr>
                <w:noProof/>
                <w:webHidden/>
              </w:rPr>
              <w:instrText xml:space="preserve"> PAGEREF _Toc15327128 \h </w:instrText>
            </w:r>
            <w:r>
              <w:rPr>
                <w:noProof/>
                <w:webHidden/>
              </w:rPr>
            </w:r>
          </w:ins>
          <w:r>
            <w:rPr>
              <w:noProof/>
              <w:webHidden/>
            </w:rPr>
            <w:fldChar w:fldCharType="separate"/>
          </w:r>
          <w:ins w:id="132" w:author="zhang alex" w:date="2019-07-29T21:11:00Z">
            <w:r>
              <w:rPr>
                <w:noProof/>
                <w:webHidden/>
              </w:rPr>
              <w:t>281</w:t>
            </w:r>
            <w:r>
              <w:rPr>
                <w:noProof/>
                <w:webHidden/>
              </w:rPr>
              <w:fldChar w:fldCharType="end"/>
            </w:r>
            <w:r w:rsidRPr="00605863">
              <w:rPr>
                <w:rStyle w:val="a4"/>
                <w:noProof/>
              </w:rPr>
              <w:fldChar w:fldCharType="end"/>
            </w:r>
          </w:ins>
        </w:p>
        <w:p w:rsidR="00882FE5" w:rsidRDefault="00882FE5">
          <w:pPr>
            <w:pStyle w:val="30"/>
            <w:tabs>
              <w:tab w:val="right" w:leader="dot" w:pos="10457"/>
            </w:tabs>
            <w:rPr>
              <w:ins w:id="133" w:author="zhang alex" w:date="2019-07-29T21:11:00Z"/>
              <w:noProof/>
            </w:rPr>
          </w:pPr>
          <w:ins w:id="134" w:author="zhang alex" w:date="2019-07-29T21:11:00Z">
            <w:r w:rsidRPr="00605863">
              <w:rPr>
                <w:rStyle w:val="a4"/>
                <w:noProof/>
              </w:rPr>
              <w:fldChar w:fldCharType="begin"/>
            </w:r>
            <w:r w:rsidRPr="00605863">
              <w:rPr>
                <w:rStyle w:val="a4"/>
                <w:noProof/>
              </w:rPr>
              <w:instrText xml:space="preserve"> </w:instrText>
            </w:r>
            <w:r>
              <w:rPr>
                <w:noProof/>
              </w:rPr>
              <w:instrText>HYPERLINK \l "_Toc15327129"</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5.5. Schema-based AOP Support</w:t>
            </w:r>
            <w:r>
              <w:rPr>
                <w:noProof/>
                <w:webHidden/>
              </w:rPr>
              <w:tab/>
            </w:r>
            <w:r>
              <w:rPr>
                <w:noProof/>
                <w:webHidden/>
              </w:rPr>
              <w:fldChar w:fldCharType="begin"/>
            </w:r>
            <w:r>
              <w:rPr>
                <w:noProof/>
                <w:webHidden/>
              </w:rPr>
              <w:instrText xml:space="preserve"> PAGEREF _Toc15327129 \h </w:instrText>
            </w:r>
            <w:r>
              <w:rPr>
                <w:noProof/>
                <w:webHidden/>
              </w:rPr>
            </w:r>
          </w:ins>
          <w:r>
            <w:rPr>
              <w:noProof/>
              <w:webHidden/>
            </w:rPr>
            <w:fldChar w:fldCharType="separate"/>
          </w:r>
          <w:ins w:id="135" w:author="zhang alex" w:date="2019-07-29T21:11:00Z">
            <w:r>
              <w:rPr>
                <w:noProof/>
                <w:webHidden/>
              </w:rPr>
              <w:t>302</w:t>
            </w:r>
            <w:r>
              <w:rPr>
                <w:noProof/>
                <w:webHidden/>
              </w:rPr>
              <w:fldChar w:fldCharType="end"/>
            </w:r>
            <w:r w:rsidRPr="00605863">
              <w:rPr>
                <w:rStyle w:val="a4"/>
                <w:noProof/>
              </w:rPr>
              <w:fldChar w:fldCharType="end"/>
            </w:r>
          </w:ins>
        </w:p>
        <w:p w:rsidR="00882FE5" w:rsidRDefault="00882FE5">
          <w:pPr>
            <w:pStyle w:val="30"/>
            <w:tabs>
              <w:tab w:val="right" w:leader="dot" w:pos="10457"/>
            </w:tabs>
            <w:rPr>
              <w:ins w:id="136" w:author="zhang alex" w:date="2019-07-29T21:11:00Z"/>
              <w:noProof/>
            </w:rPr>
          </w:pPr>
          <w:ins w:id="137" w:author="zhang alex" w:date="2019-07-29T21:11:00Z">
            <w:r w:rsidRPr="00605863">
              <w:rPr>
                <w:rStyle w:val="a4"/>
                <w:noProof/>
              </w:rPr>
              <w:fldChar w:fldCharType="begin"/>
            </w:r>
            <w:r w:rsidRPr="00605863">
              <w:rPr>
                <w:rStyle w:val="a4"/>
                <w:noProof/>
              </w:rPr>
              <w:instrText xml:space="preserve"> </w:instrText>
            </w:r>
            <w:r>
              <w:rPr>
                <w:noProof/>
              </w:rPr>
              <w:instrText>HYPERLINK \l "_Toc15327130"</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5.6. Choosing which AOP Declaration Style to Use</w:t>
            </w:r>
            <w:r>
              <w:rPr>
                <w:noProof/>
                <w:webHidden/>
              </w:rPr>
              <w:tab/>
            </w:r>
            <w:r>
              <w:rPr>
                <w:noProof/>
                <w:webHidden/>
              </w:rPr>
              <w:fldChar w:fldCharType="begin"/>
            </w:r>
            <w:r>
              <w:rPr>
                <w:noProof/>
                <w:webHidden/>
              </w:rPr>
              <w:instrText xml:space="preserve"> PAGEREF _Toc15327130 \h </w:instrText>
            </w:r>
            <w:r>
              <w:rPr>
                <w:noProof/>
                <w:webHidden/>
              </w:rPr>
            </w:r>
          </w:ins>
          <w:r>
            <w:rPr>
              <w:noProof/>
              <w:webHidden/>
            </w:rPr>
            <w:fldChar w:fldCharType="separate"/>
          </w:r>
          <w:ins w:id="138" w:author="zhang alex" w:date="2019-07-29T21:11:00Z">
            <w:r>
              <w:rPr>
                <w:noProof/>
                <w:webHidden/>
              </w:rPr>
              <w:t>315</w:t>
            </w:r>
            <w:r>
              <w:rPr>
                <w:noProof/>
                <w:webHidden/>
              </w:rPr>
              <w:fldChar w:fldCharType="end"/>
            </w:r>
            <w:r w:rsidRPr="00605863">
              <w:rPr>
                <w:rStyle w:val="a4"/>
                <w:noProof/>
              </w:rPr>
              <w:fldChar w:fldCharType="end"/>
            </w:r>
          </w:ins>
        </w:p>
        <w:p w:rsidR="00882FE5" w:rsidRDefault="00882FE5">
          <w:pPr>
            <w:pStyle w:val="30"/>
            <w:tabs>
              <w:tab w:val="right" w:leader="dot" w:pos="10457"/>
            </w:tabs>
            <w:rPr>
              <w:ins w:id="139" w:author="zhang alex" w:date="2019-07-29T21:11:00Z"/>
              <w:noProof/>
            </w:rPr>
          </w:pPr>
          <w:ins w:id="140" w:author="zhang alex" w:date="2019-07-29T21:11:00Z">
            <w:r w:rsidRPr="00605863">
              <w:rPr>
                <w:rStyle w:val="a4"/>
                <w:noProof/>
              </w:rPr>
              <w:fldChar w:fldCharType="begin"/>
            </w:r>
            <w:r w:rsidRPr="00605863">
              <w:rPr>
                <w:rStyle w:val="a4"/>
                <w:noProof/>
              </w:rPr>
              <w:instrText xml:space="preserve"> </w:instrText>
            </w:r>
            <w:r>
              <w:rPr>
                <w:noProof/>
              </w:rPr>
              <w:instrText>HYPERLINK \l "_Toc15327131"</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5.7. Mixing Aspect Types</w:t>
            </w:r>
            <w:r>
              <w:rPr>
                <w:noProof/>
                <w:webHidden/>
              </w:rPr>
              <w:tab/>
            </w:r>
            <w:r>
              <w:rPr>
                <w:noProof/>
                <w:webHidden/>
              </w:rPr>
              <w:fldChar w:fldCharType="begin"/>
            </w:r>
            <w:r>
              <w:rPr>
                <w:noProof/>
                <w:webHidden/>
              </w:rPr>
              <w:instrText xml:space="preserve"> PAGEREF _Toc15327131 \h </w:instrText>
            </w:r>
            <w:r>
              <w:rPr>
                <w:noProof/>
                <w:webHidden/>
              </w:rPr>
            </w:r>
          </w:ins>
          <w:r>
            <w:rPr>
              <w:noProof/>
              <w:webHidden/>
            </w:rPr>
            <w:fldChar w:fldCharType="separate"/>
          </w:r>
          <w:ins w:id="141" w:author="zhang alex" w:date="2019-07-29T21:11:00Z">
            <w:r>
              <w:rPr>
                <w:noProof/>
                <w:webHidden/>
              </w:rPr>
              <w:t>317</w:t>
            </w:r>
            <w:r>
              <w:rPr>
                <w:noProof/>
                <w:webHidden/>
              </w:rPr>
              <w:fldChar w:fldCharType="end"/>
            </w:r>
            <w:r w:rsidRPr="00605863">
              <w:rPr>
                <w:rStyle w:val="a4"/>
                <w:noProof/>
              </w:rPr>
              <w:fldChar w:fldCharType="end"/>
            </w:r>
          </w:ins>
        </w:p>
        <w:p w:rsidR="00882FE5" w:rsidRDefault="00882FE5">
          <w:pPr>
            <w:pStyle w:val="30"/>
            <w:tabs>
              <w:tab w:val="right" w:leader="dot" w:pos="10457"/>
            </w:tabs>
            <w:rPr>
              <w:ins w:id="142" w:author="zhang alex" w:date="2019-07-29T21:11:00Z"/>
              <w:noProof/>
            </w:rPr>
          </w:pPr>
          <w:ins w:id="143" w:author="zhang alex" w:date="2019-07-29T21:11:00Z">
            <w:r w:rsidRPr="00605863">
              <w:rPr>
                <w:rStyle w:val="a4"/>
                <w:noProof/>
              </w:rPr>
              <w:fldChar w:fldCharType="begin"/>
            </w:r>
            <w:r w:rsidRPr="00605863">
              <w:rPr>
                <w:rStyle w:val="a4"/>
                <w:noProof/>
              </w:rPr>
              <w:instrText xml:space="preserve"> </w:instrText>
            </w:r>
            <w:r>
              <w:rPr>
                <w:noProof/>
              </w:rPr>
              <w:instrText>HYPERLINK \l "_Toc15327132"</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5.8. Proxying Mechanisms</w:t>
            </w:r>
            <w:r>
              <w:rPr>
                <w:noProof/>
                <w:webHidden/>
              </w:rPr>
              <w:tab/>
            </w:r>
            <w:r>
              <w:rPr>
                <w:noProof/>
                <w:webHidden/>
              </w:rPr>
              <w:fldChar w:fldCharType="begin"/>
            </w:r>
            <w:r>
              <w:rPr>
                <w:noProof/>
                <w:webHidden/>
              </w:rPr>
              <w:instrText xml:space="preserve"> PAGEREF _Toc15327132 \h </w:instrText>
            </w:r>
            <w:r>
              <w:rPr>
                <w:noProof/>
                <w:webHidden/>
              </w:rPr>
            </w:r>
          </w:ins>
          <w:r>
            <w:rPr>
              <w:noProof/>
              <w:webHidden/>
            </w:rPr>
            <w:fldChar w:fldCharType="separate"/>
          </w:r>
          <w:ins w:id="144" w:author="zhang alex" w:date="2019-07-29T21:11:00Z">
            <w:r>
              <w:rPr>
                <w:noProof/>
                <w:webHidden/>
              </w:rPr>
              <w:t>317</w:t>
            </w:r>
            <w:r>
              <w:rPr>
                <w:noProof/>
                <w:webHidden/>
              </w:rPr>
              <w:fldChar w:fldCharType="end"/>
            </w:r>
            <w:r w:rsidRPr="00605863">
              <w:rPr>
                <w:rStyle w:val="a4"/>
                <w:noProof/>
              </w:rPr>
              <w:fldChar w:fldCharType="end"/>
            </w:r>
          </w:ins>
        </w:p>
        <w:p w:rsidR="00882FE5" w:rsidRDefault="00882FE5">
          <w:pPr>
            <w:pStyle w:val="30"/>
            <w:tabs>
              <w:tab w:val="right" w:leader="dot" w:pos="10457"/>
            </w:tabs>
            <w:rPr>
              <w:ins w:id="145" w:author="zhang alex" w:date="2019-07-29T21:11:00Z"/>
              <w:noProof/>
            </w:rPr>
          </w:pPr>
          <w:ins w:id="146" w:author="zhang alex" w:date="2019-07-29T21:11:00Z">
            <w:r w:rsidRPr="00605863">
              <w:rPr>
                <w:rStyle w:val="a4"/>
                <w:noProof/>
              </w:rPr>
              <w:fldChar w:fldCharType="begin"/>
            </w:r>
            <w:r w:rsidRPr="00605863">
              <w:rPr>
                <w:rStyle w:val="a4"/>
                <w:noProof/>
              </w:rPr>
              <w:instrText xml:space="preserve"> </w:instrText>
            </w:r>
            <w:r>
              <w:rPr>
                <w:noProof/>
              </w:rPr>
              <w:instrText>HYPERLINK \l "_Toc15327133"</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5.9. Programmatic Creation of @AspectJ Proxies</w:t>
            </w:r>
            <w:r>
              <w:rPr>
                <w:noProof/>
                <w:webHidden/>
              </w:rPr>
              <w:tab/>
            </w:r>
            <w:r>
              <w:rPr>
                <w:noProof/>
                <w:webHidden/>
              </w:rPr>
              <w:fldChar w:fldCharType="begin"/>
            </w:r>
            <w:r>
              <w:rPr>
                <w:noProof/>
                <w:webHidden/>
              </w:rPr>
              <w:instrText xml:space="preserve"> PAGEREF _Toc15327133 \h </w:instrText>
            </w:r>
            <w:r>
              <w:rPr>
                <w:noProof/>
                <w:webHidden/>
              </w:rPr>
            </w:r>
          </w:ins>
          <w:r>
            <w:rPr>
              <w:noProof/>
              <w:webHidden/>
            </w:rPr>
            <w:fldChar w:fldCharType="separate"/>
          </w:r>
          <w:ins w:id="147" w:author="zhang alex" w:date="2019-07-29T21:11:00Z">
            <w:r>
              <w:rPr>
                <w:noProof/>
                <w:webHidden/>
              </w:rPr>
              <w:t>320</w:t>
            </w:r>
            <w:r>
              <w:rPr>
                <w:noProof/>
                <w:webHidden/>
              </w:rPr>
              <w:fldChar w:fldCharType="end"/>
            </w:r>
            <w:r w:rsidRPr="00605863">
              <w:rPr>
                <w:rStyle w:val="a4"/>
                <w:noProof/>
              </w:rPr>
              <w:fldChar w:fldCharType="end"/>
            </w:r>
          </w:ins>
        </w:p>
        <w:p w:rsidR="00882FE5" w:rsidRDefault="00882FE5">
          <w:pPr>
            <w:pStyle w:val="30"/>
            <w:tabs>
              <w:tab w:val="right" w:leader="dot" w:pos="10457"/>
            </w:tabs>
            <w:rPr>
              <w:ins w:id="148" w:author="zhang alex" w:date="2019-07-29T21:11:00Z"/>
              <w:noProof/>
            </w:rPr>
          </w:pPr>
          <w:ins w:id="149" w:author="zhang alex" w:date="2019-07-29T21:11:00Z">
            <w:r w:rsidRPr="00605863">
              <w:rPr>
                <w:rStyle w:val="a4"/>
                <w:noProof/>
              </w:rPr>
              <w:fldChar w:fldCharType="begin"/>
            </w:r>
            <w:r w:rsidRPr="00605863">
              <w:rPr>
                <w:rStyle w:val="a4"/>
                <w:noProof/>
              </w:rPr>
              <w:instrText xml:space="preserve"> </w:instrText>
            </w:r>
            <w:r>
              <w:rPr>
                <w:noProof/>
              </w:rPr>
              <w:instrText>HYPERLINK \l "_Toc15327134"</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5.10. Using AspectJ with Spring Applications</w:t>
            </w:r>
            <w:r>
              <w:rPr>
                <w:noProof/>
                <w:webHidden/>
              </w:rPr>
              <w:tab/>
            </w:r>
            <w:r>
              <w:rPr>
                <w:noProof/>
                <w:webHidden/>
              </w:rPr>
              <w:fldChar w:fldCharType="begin"/>
            </w:r>
            <w:r>
              <w:rPr>
                <w:noProof/>
                <w:webHidden/>
              </w:rPr>
              <w:instrText xml:space="preserve"> PAGEREF _Toc15327134 \h </w:instrText>
            </w:r>
            <w:r>
              <w:rPr>
                <w:noProof/>
                <w:webHidden/>
              </w:rPr>
            </w:r>
          </w:ins>
          <w:r>
            <w:rPr>
              <w:noProof/>
              <w:webHidden/>
            </w:rPr>
            <w:fldChar w:fldCharType="separate"/>
          </w:r>
          <w:ins w:id="150" w:author="zhang alex" w:date="2019-07-29T21:11:00Z">
            <w:r>
              <w:rPr>
                <w:noProof/>
                <w:webHidden/>
              </w:rPr>
              <w:t>321</w:t>
            </w:r>
            <w:r>
              <w:rPr>
                <w:noProof/>
                <w:webHidden/>
              </w:rPr>
              <w:fldChar w:fldCharType="end"/>
            </w:r>
            <w:r w:rsidRPr="00605863">
              <w:rPr>
                <w:rStyle w:val="a4"/>
                <w:noProof/>
              </w:rPr>
              <w:fldChar w:fldCharType="end"/>
            </w:r>
          </w:ins>
        </w:p>
        <w:p w:rsidR="00882FE5" w:rsidRDefault="00882FE5">
          <w:pPr>
            <w:pStyle w:val="30"/>
            <w:tabs>
              <w:tab w:val="right" w:leader="dot" w:pos="10457"/>
            </w:tabs>
            <w:rPr>
              <w:ins w:id="151" w:author="zhang alex" w:date="2019-07-29T21:11:00Z"/>
              <w:noProof/>
            </w:rPr>
          </w:pPr>
          <w:ins w:id="152" w:author="zhang alex" w:date="2019-07-29T21:11:00Z">
            <w:r w:rsidRPr="00605863">
              <w:rPr>
                <w:rStyle w:val="a4"/>
                <w:noProof/>
              </w:rPr>
              <w:fldChar w:fldCharType="begin"/>
            </w:r>
            <w:r w:rsidRPr="00605863">
              <w:rPr>
                <w:rStyle w:val="a4"/>
                <w:noProof/>
              </w:rPr>
              <w:instrText xml:space="preserve"> </w:instrText>
            </w:r>
            <w:r>
              <w:rPr>
                <w:noProof/>
              </w:rPr>
              <w:instrText>HYPERLINK \l "_Toc15327135"</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5.11. Further Resources</w:t>
            </w:r>
            <w:r>
              <w:rPr>
                <w:noProof/>
                <w:webHidden/>
              </w:rPr>
              <w:tab/>
            </w:r>
            <w:r>
              <w:rPr>
                <w:noProof/>
                <w:webHidden/>
              </w:rPr>
              <w:fldChar w:fldCharType="begin"/>
            </w:r>
            <w:r>
              <w:rPr>
                <w:noProof/>
                <w:webHidden/>
              </w:rPr>
              <w:instrText xml:space="preserve"> PAGEREF _Toc15327135 \h </w:instrText>
            </w:r>
            <w:r>
              <w:rPr>
                <w:noProof/>
                <w:webHidden/>
              </w:rPr>
            </w:r>
          </w:ins>
          <w:r>
            <w:rPr>
              <w:noProof/>
              <w:webHidden/>
            </w:rPr>
            <w:fldChar w:fldCharType="separate"/>
          </w:r>
          <w:ins w:id="153" w:author="zhang alex" w:date="2019-07-29T21:11:00Z">
            <w:r>
              <w:rPr>
                <w:noProof/>
                <w:webHidden/>
              </w:rPr>
              <w:t>334</w:t>
            </w:r>
            <w:r>
              <w:rPr>
                <w:noProof/>
                <w:webHidden/>
              </w:rPr>
              <w:fldChar w:fldCharType="end"/>
            </w:r>
            <w:r w:rsidRPr="00605863">
              <w:rPr>
                <w:rStyle w:val="a4"/>
                <w:noProof/>
              </w:rPr>
              <w:fldChar w:fldCharType="end"/>
            </w:r>
          </w:ins>
        </w:p>
        <w:p w:rsidR="00882FE5" w:rsidRDefault="00882FE5">
          <w:pPr>
            <w:pStyle w:val="20"/>
            <w:tabs>
              <w:tab w:val="right" w:leader="dot" w:pos="10457"/>
            </w:tabs>
            <w:rPr>
              <w:ins w:id="154" w:author="zhang alex" w:date="2019-07-29T21:11:00Z"/>
              <w:noProof/>
            </w:rPr>
          </w:pPr>
          <w:ins w:id="155" w:author="zhang alex" w:date="2019-07-29T21:11:00Z">
            <w:r w:rsidRPr="00605863">
              <w:rPr>
                <w:rStyle w:val="a4"/>
                <w:noProof/>
              </w:rPr>
              <w:fldChar w:fldCharType="begin"/>
            </w:r>
            <w:r w:rsidRPr="00605863">
              <w:rPr>
                <w:rStyle w:val="a4"/>
                <w:noProof/>
              </w:rPr>
              <w:instrText xml:space="preserve"> </w:instrText>
            </w:r>
            <w:r>
              <w:rPr>
                <w:noProof/>
              </w:rPr>
              <w:instrText>HYPERLINK \l "_Toc15327136"</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6. Spring AOP APIs</w:t>
            </w:r>
            <w:r>
              <w:rPr>
                <w:noProof/>
                <w:webHidden/>
              </w:rPr>
              <w:tab/>
            </w:r>
            <w:r>
              <w:rPr>
                <w:noProof/>
                <w:webHidden/>
              </w:rPr>
              <w:fldChar w:fldCharType="begin"/>
            </w:r>
            <w:r>
              <w:rPr>
                <w:noProof/>
                <w:webHidden/>
              </w:rPr>
              <w:instrText xml:space="preserve"> PAGEREF _Toc15327136 \h </w:instrText>
            </w:r>
            <w:r>
              <w:rPr>
                <w:noProof/>
                <w:webHidden/>
              </w:rPr>
            </w:r>
          </w:ins>
          <w:r>
            <w:rPr>
              <w:noProof/>
              <w:webHidden/>
            </w:rPr>
            <w:fldChar w:fldCharType="separate"/>
          </w:r>
          <w:ins w:id="156" w:author="zhang alex" w:date="2019-07-29T21:11:00Z">
            <w:r>
              <w:rPr>
                <w:noProof/>
                <w:webHidden/>
              </w:rPr>
              <w:t>334</w:t>
            </w:r>
            <w:r>
              <w:rPr>
                <w:noProof/>
                <w:webHidden/>
              </w:rPr>
              <w:fldChar w:fldCharType="end"/>
            </w:r>
            <w:r w:rsidRPr="00605863">
              <w:rPr>
                <w:rStyle w:val="a4"/>
                <w:noProof/>
              </w:rPr>
              <w:fldChar w:fldCharType="end"/>
            </w:r>
          </w:ins>
        </w:p>
        <w:p w:rsidR="00882FE5" w:rsidRDefault="00882FE5">
          <w:pPr>
            <w:pStyle w:val="30"/>
            <w:tabs>
              <w:tab w:val="right" w:leader="dot" w:pos="10457"/>
            </w:tabs>
            <w:rPr>
              <w:ins w:id="157" w:author="zhang alex" w:date="2019-07-29T21:11:00Z"/>
              <w:noProof/>
            </w:rPr>
          </w:pPr>
          <w:ins w:id="158" w:author="zhang alex" w:date="2019-07-29T21:11:00Z">
            <w:r w:rsidRPr="00605863">
              <w:rPr>
                <w:rStyle w:val="a4"/>
                <w:noProof/>
              </w:rPr>
              <w:fldChar w:fldCharType="begin"/>
            </w:r>
            <w:r w:rsidRPr="00605863">
              <w:rPr>
                <w:rStyle w:val="a4"/>
                <w:noProof/>
              </w:rPr>
              <w:instrText xml:space="preserve"> </w:instrText>
            </w:r>
            <w:r>
              <w:rPr>
                <w:noProof/>
              </w:rPr>
              <w:instrText>HYPERLINK \l "_Toc15327137"</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6.1. Pointcut API in Spring</w:t>
            </w:r>
            <w:r>
              <w:rPr>
                <w:noProof/>
                <w:webHidden/>
              </w:rPr>
              <w:tab/>
            </w:r>
            <w:r>
              <w:rPr>
                <w:noProof/>
                <w:webHidden/>
              </w:rPr>
              <w:fldChar w:fldCharType="begin"/>
            </w:r>
            <w:r>
              <w:rPr>
                <w:noProof/>
                <w:webHidden/>
              </w:rPr>
              <w:instrText xml:space="preserve"> PAGEREF _Toc15327137 \h </w:instrText>
            </w:r>
            <w:r>
              <w:rPr>
                <w:noProof/>
                <w:webHidden/>
              </w:rPr>
            </w:r>
          </w:ins>
          <w:r>
            <w:rPr>
              <w:noProof/>
              <w:webHidden/>
            </w:rPr>
            <w:fldChar w:fldCharType="separate"/>
          </w:r>
          <w:ins w:id="159" w:author="zhang alex" w:date="2019-07-29T21:11:00Z">
            <w:r>
              <w:rPr>
                <w:noProof/>
                <w:webHidden/>
              </w:rPr>
              <w:t>335</w:t>
            </w:r>
            <w:r>
              <w:rPr>
                <w:noProof/>
                <w:webHidden/>
              </w:rPr>
              <w:fldChar w:fldCharType="end"/>
            </w:r>
            <w:r w:rsidRPr="00605863">
              <w:rPr>
                <w:rStyle w:val="a4"/>
                <w:noProof/>
              </w:rPr>
              <w:fldChar w:fldCharType="end"/>
            </w:r>
          </w:ins>
        </w:p>
        <w:p w:rsidR="00882FE5" w:rsidRDefault="00882FE5">
          <w:pPr>
            <w:pStyle w:val="30"/>
            <w:tabs>
              <w:tab w:val="right" w:leader="dot" w:pos="10457"/>
            </w:tabs>
            <w:rPr>
              <w:ins w:id="160" w:author="zhang alex" w:date="2019-07-29T21:11:00Z"/>
              <w:noProof/>
            </w:rPr>
          </w:pPr>
          <w:ins w:id="161" w:author="zhang alex" w:date="2019-07-29T21:11:00Z">
            <w:r w:rsidRPr="00605863">
              <w:rPr>
                <w:rStyle w:val="a4"/>
                <w:noProof/>
              </w:rPr>
              <w:fldChar w:fldCharType="begin"/>
            </w:r>
            <w:r w:rsidRPr="00605863">
              <w:rPr>
                <w:rStyle w:val="a4"/>
                <w:noProof/>
              </w:rPr>
              <w:instrText xml:space="preserve"> </w:instrText>
            </w:r>
            <w:r>
              <w:rPr>
                <w:noProof/>
              </w:rPr>
              <w:instrText>HYPERLINK \l "_Toc15327138"</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6.2. Advice API in Spring</w:t>
            </w:r>
            <w:r>
              <w:rPr>
                <w:noProof/>
                <w:webHidden/>
              </w:rPr>
              <w:tab/>
            </w:r>
            <w:r>
              <w:rPr>
                <w:noProof/>
                <w:webHidden/>
              </w:rPr>
              <w:fldChar w:fldCharType="begin"/>
            </w:r>
            <w:r>
              <w:rPr>
                <w:noProof/>
                <w:webHidden/>
              </w:rPr>
              <w:instrText xml:space="preserve"> PAGEREF _Toc15327138 \h </w:instrText>
            </w:r>
            <w:r>
              <w:rPr>
                <w:noProof/>
                <w:webHidden/>
              </w:rPr>
            </w:r>
          </w:ins>
          <w:r>
            <w:rPr>
              <w:noProof/>
              <w:webHidden/>
            </w:rPr>
            <w:fldChar w:fldCharType="separate"/>
          </w:r>
          <w:ins w:id="162" w:author="zhang alex" w:date="2019-07-29T21:11:00Z">
            <w:r>
              <w:rPr>
                <w:noProof/>
                <w:webHidden/>
              </w:rPr>
              <w:t>338</w:t>
            </w:r>
            <w:r>
              <w:rPr>
                <w:noProof/>
                <w:webHidden/>
              </w:rPr>
              <w:fldChar w:fldCharType="end"/>
            </w:r>
            <w:r w:rsidRPr="00605863">
              <w:rPr>
                <w:rStyle w:val="a4"/>
                <w:noProof/>
              </w:rPr>
              <w:fldChar w:fldCharType="end"/>
            </w:r>
          </w:ins>
        </w:p>
        <w:p w:rsidR="00882FE5" w:rsidRDefault="00882FE5">
          <w:pPr>
            <w:pStyle w:val="30"/>
            <w:tabs>
              <w:tab w:val="right" w:leader="dot" w:pos="10457"/>
            </w:tabs>
            <w:rPr>
              <w:ins w:id="163" w:author="zhang alex" w:date="2019-07-29T21:11:00Z"/>
              <w:noProof/>
            </w:rPr>
          </w:pPr>
          <w:ins w:id="164" w:author="zhang alex" w:date="2019-07-29T21:11:00Z">
            <w:r w:rsidRPr="00605863">
              <w:rPr>
                <w:rStyle w:val="a4"/>
                <w:noProof/>
              </w:rPr>
              <w:fldChar w:fldCharType="begin"/>
            </w:r>
            <w:r w:rsidRPr="00605863">
              <w:rPr>
                <w:rStyle w:val="a4"/>
                <w:noProof/>
              </w:rPr>
              <w:instrText xml:space="preserve"> </w:instrText>
            </w:r>
            <w:r>
              <w:rPr>
                <w:noProof/>
              </w:rPr>
              <w:instrText>HYPERLINK \l "_Toc15327139"</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6.3. The Advisor API in Spring</w:t>
            </w:r>
            <w:r>
              <w:rPr>
                <w:noProof/>
                <w:webHidden/>
              </w:rPr>
              <w:tab/>
            </w:r>
            <w:r>
              <w:rPr>
                <w:noProof/>
                <w:webHidden/>
              </w:rPr>
              <w:fldChar w:fldCharType="begin"/>
            </w:r>
            <w:r>
              <w:rPr>
                <w:noProof/>
                <w:webHidden/>
              </w:rPr>
              <w:instrText xml:space="preserve"> PAGEREF _Toc15327139 \h </w:instrText>
            </w:r>
            <w:r>
              <w:rPr>
                <w:noProof/>
                <w:webHidden/>
              </w:rPr>
            </w:r>
          </w:ins>
          <w:r>
            <w:rPr>
              <w:noProof/>
              <w:webHidden/>
            </w:rPr>
            <w:fldChar w:fldCharType="separate"/>
          </w:r>
          <w:ins w:id="165" w:author="zhang alex" w:date="2019-07-29T21:11:00Z">
            <w:r>
              <w:rPr>
                <w:noProof/>
                <w:webHidden/>
              </w:rPr>
              <w:t>345</w:t>
            </w:r>
            <w:r>
              <w:rPr>
                <w:noProof/>
                <w:webHidden/>
              </w:rPr>
              <w:fldChar w:fldCharType="end"/>
            </w:r>
            <w:r w:rsidRPr="00605863">
              <w:rPr>
                <w:rStyle w:val="a4"/>
                <w:noProof/>
              </w:rPr>
              <w:fldChar w:fldCharType="end"/>
            </w:r>
          </w:ins>
        </w:p>
        <w:p w:rsidR="00882FE5" w:rsidRDefault="00882FE5">
          <w:pPr>
            <w:pStyle w:val="30"/>
            <w:tabs>
              <w:tab w:val="right" w:leader="dot" w:pos="10457"/>
            </w:tabs>
            <w:rPr>
              <w:ins w:id="166" w:author="zhang alex" w:date="2019-07-29T21:11:00Z"/>
              <w:noProof/>
            </w:rPr>
          </w:pPr>
          <w:ins w:id="167" w:author="zhang alex" w:date="2019-07-29T21:11:00Z">
            <w:r w:rsidRPr="00605863">
              <w:rPr>
                <w:rStyle w:val="a4"/>
                <w:noProof/>
              </w:rPr>
              <w:fldChar w:fldCharType="begin"/>
            </w:r>
            <w:r w:rsidRPr="00605863">
              <w:rPr>
                <w:rStyle w:val="a4"/>
                <w:noProof/>
              </w:rPr>
              <w:instrText xml:space="preserve"> </w:instrText>
            </w:r>
            <w:r>
              <w:rPr>
                <w:noProof/>
              </w:rPr>
              <w:instrText>HYPERLINK \l "_Toc15327140"</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6.4. Using the </w:t>
            </w:r>
            <w:r w:rsidRPr="00605863">
              <w:rPr>
                <w:rStyle w:val="a4"/>
                <w:rFonts w:ascii="Consolas" w:eastAsia="宋体" w:hAnsi="Consolas" w:cs="宋体"/>
                <w:noProof/>
                <w:kern w:val="0"/>
                <w:shd w:val="clear" w:color="auto" w:fill="F7F7F8"/>
              </w:rPr>
              <w:t>ProxyFactoryBean</w:t>
            </w:r>
            <w:r w:rsidRPr="00605863">
              <w:rPr>
                <w:rStyle w:val="a4"/>
                <w:rFonts w:ascii="Arial" w:eastAsia="宋体" w:hAnsi="Arial" w:cs="Arial"/>
                <w:noProof/>
                <w:kern w:val="0"/>
              </w:rPr>
              <w:t> to Create AOP Proxies</w:t>
            </w:r>
            <w:r>
              <w:rPr>
                <w:noProof/>
                <w:webHidden/>
              </w:rPr>
              <w:tab/>
            </w:r>
            <w:r>
              <w:rPr>
                <w:noProof/>
                <w:webHidden/>
              </w:rPr>
              <w:fldChar w:fldCharType="begin"/>
            </w:r>
            <w:r>
              <w:rPr>
                <w:noProof/>
                <w:webHidden/>
              </w:rPr>
              <w:instrText xml:space="preserve"> PAGEREF _Toc15327140 \h </w:instrText>
            </w:r>
            <w:r>
              <w:rPr>
                <w:noProof/>
                <w:webHidden/>
              </w:rPr>
            </w:r>
          </w:ins>
          <w:r>
            <w:rPr>
              <w:noProof/>
              <w:webHidden/>
            </w:rPr>
            <w:fldChar w:fldCharType="separate"/>
          </w:r>
          <w:ins w:id="168" w:author="zhang alex" w:date="2019-07-29T21:11:00Z">
            <w:r>
              <w:rPr>
                <w:noProof/>
                <w:webHidden/>
              </w:rPr>
              <w:t>346</w:t>
            </w:r>
            <w:r>
              <w:rPr>
                <w:noProof/>
                <w:webHidden/>
              </w:rPr>
              <w:fldChar w:fldCharType="end"/>
            </w:r>
            <w:r w:rsidRPr="00605863">
              <w:rPr>
                <w:rStyle w:val="a4"/>
                <w:noProof/>
              </w:rPr>
              <w:fldChar w:fldCharType="end"/>
            </w:r>
          </w:ins>
        </w:p>
        <w:p w:rsidR="00882FE5" w:rsidRDefault="00882FE5">
          <w:pPr>
            <w:pStyle w:val="30"/>
            <w:tabs>
              <w:tab w:val="right" w:leader="dot" w:pos="10457"/>
            </w:tabs>
            <w:rPr>
              <w:ins w:id="169" w:author="zhang alex" w:date="2019-07-29T21:11:00Z"/>
              <w:noProof/>
            </w:rPr>
          </w:pPr>
          <w:ins w:id="170" w:author="zhang alex" w:date="2019-07-29T21:11:00Z">
            <w:r w:rsidRPr="00605863">
              <w:rPr>
                <w:rStyle w:val="a4"/>
                <w:noProof/>
              </w:rPr>
              <w:fldChar w:fldCharType="begin"/>
            </w:r>
            <w:r w:rsidRPr="00605863">
              <w:rPr>
                <w:rStyle w:val="a4"/>
                <w:noProof/>
              </w:rPr>
              <w:instrText xml:space="preserve"> </w:instrText>
            </w:r>
            <w:r>
              <w:rPr>
                <w:noProof/>
              </w:rPr>
              <w:instrText>HYPERLINK \l "_Toc15327141"</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6.5. Concise Proxy Definitions</w:t>
            </w:r>
            <w:r>
              <w:rPr>
                <w:noProof/>
                <w:webHidden/>
              </w:rPr>
              <w:tab/>
            </w:r>
            <w:r>
              <w:rPr>
                <w:noProof/>
                <w:webHidden/>
              </w:rPr>
              <w:fldChar w:fldCharType="begin"/>
            </w:r>
            <w:r>
              <w:rPr>
                <w:noProof/>
                <w:webHidden/>
              </w:rPr>
              <w:instrText xml:space="preserve"> PAGEREF _Toc15327141 \h </w:instrText>
            </w:r>
            <w:r>
              <w:rPr>
                <w:noProof/>
                <w:webHidden/>
              </w:rPr>
            </w:r>
          </w:ins>
          <w:r>
            <w:rPr>
              <w:noProof/>
              <w:webHidden/>
            </w:rPr>
            <w:fldChar w:fldCharType="separate"/>
          </w:r>
          <w:ins w:id="171" w:author="zhang alex" w:date="2019-07-29T21:11:00Z">
            <w:r>
              <w:rPr>
                <w:noProof/>
                <w:webHidden/>
              </w:rPr>
              <w:t>351</w:t>
            </w:r>
            <w:r>
              <w:rPr>
                <w:noProof/>
                <w:webHidden/>
              </w:rPr>
              <w:fldChar w:fldCharType="end"/>
            </w:r>
            <w:r w:rsidRPr="00605863">
              <w:rPr>
                <w:rStyle w:val="a4"/>
                <w:noProof/>
              </w:rPr>
              <w:fldChar w:fldCharType="end"/>
            </w:r>
          </w:ins>
        </w:p>
        <w:p w:rsidR="00882FE5" w:rsidRDefault="00882FE5">
          <w:pPr>
            <w:pStyle w:val="30"/>
            <w:tabs>
              <w:tab w:val="right" w:leader="dot" w:pos="10457"/>
            </w:tabs>
            <w:rPr>
              <w:ins w:id="172" w:author="zhang alex" w:date="2019-07-29T21:11:00Z"/>
              <w:noProof/>
            </w:rPr>
          </w:pPr>
          <w:ins w:id="173" w:author="zhang alex" w:date="2019-07-29T21:11:00Z">
            <w:r w:rsidRPr="00605863">
              <w:rPr>
                <w:rStyle w:val="a4"/>
                <w:noProof/>
              </w:rPr>
              <w:fldChar w:fldCharType="begin"/>
            </w:r>
            <w:r w:rsidRPr="00605863">
              <w:rPr>
                <w:rStyle w:val="a4"/>
                <w:noProof/>
              </w:rPr>
              <w:instrText xml:space="preserve"> </w:instrText>
            </w:r>
            <w:r>
              <w:rPr>
                <w:noProof/>
              </w:rPr>
              <w:instrText>HYPERLINK \l "_Toc15327142"</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6.6. Creating AOP Proxies Programmatically with the </w:t>
            </w:r>
            <w:r w:rsidRPr="00605863">
              <w:rPr>
                <w:rStyle w:val="a4"/>
                <w:rFonts w:ascii="Consolas" w:eastAsia="宋体" w:hAnsi="Consolas" w:cs="宋体"/>
                <w:noProof/>
                <w:kern w:val="0"/>
                <w:shd w:val="clear" w:color="auto" w:fill="F7F7F8"/>
              </w:rPr>
              <w:t>ProxyFactory</w:t>
            </w:r>
            <w:r>
              <w:rPr>
                <w:noProof/>
                <w:webHidden/>
              </w:rPr>
              <w:tab/>
            </w:r>
            <w:r>
              <w:rPr>
                <w:noProof/>
                <w:webHidden/>
              </w:rPr>
              <w:fldChar w:fldCharType="begin"/>
            </w:r>
            <w:r>
              <w:rPr>
                <w:noProof/>
                <w:webHidden/>
              </w:rPr>
              <w:instrText xml:space="preserve"> PAGEREF _Toc15327142 \h </w:instrText>
            </w:r>
            <w:r>
              <w:rPr>
                <w:noProof/>
                <w:webHidden/>
              </w:rPr>
            </w:r>
          </w:ins>
          <w:r>
            <w:rPr>
              <w:noProof/>
              <w:webHidden/>
            </w:rPr>
            <w:fldChar w:fldCharType="separate"/>
          </w:r>
          <w:ins w:id="174" w:author="zhang alex" w:date="2019-07-29T21:11:00Z">
            <w:r>
              <w:rPr>
                <w:noProof/>
                <w:webHidden/>
              </w:rPr>
              <w:t>352</w:t>
            </w:r>
            <w:r>
              <w:rPr>
                <w:noProof/>
                <w:webHidden/>
              </w:rPr>
              <w:fldChar w:fldCharType="end"/>
            </w:r>
            <w:r w:rsidRPr="00605863">
              <w:rPr>
                <w:rStyle w:val="a4"/>
                <w:noProof/>
              </w:rPr>
              <w:fldChar w:fldCharType="end"/>
            </w:r>
          </w:ins>
        </w:p>
        <w:p w:rsidR="00882FE5" w:rsidRDefault="00882FE5">
          <w:pPr>
            <w:pStyle w:val="30"/>
            <w:tabs>
              <w:tab w:val="right" w:leader="dot" w:pos="10457"/>
            </w:tabs>
            <w:rPr>
              <w:ins w:id="175" w:author="zhang alex" w:date="2019-07-29T21:11:00Z"/>
              <w:noProof/>
            </w:rPr>
          </w:pPr>
          <w:ins w:id="176" w:author="zhang alex" w:date="2019-07-29T21:11:00Z">
            <w:r w:rsidRPr="00605863">
              <w:rPr>
                <w:rStyle w:val="a4"/>
                <w:noProof/>
              </w:rPr>
              <w:fldChar w:fldCharType="begin"/>
            </w:r>
            <w:r w:rsidRPr="00605863">
              <w:rPr>
                <w:rStyle w:val="a4"/>
                <w:noProof/>
              </w:rPr>
              <w:instrText xml:space="preserve"> </w:instrText>
            </w:r>
            <w:r>
              <w:rPr>
                <w:noProof/>
              </w:rPr>
              <w:instrText>HYPERLINK \l "_Toc15327143"</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6.7. Manipulating Advised Objects</w:t>
            </w:r>
            <w:r>
              <w:rPr>
                <w:noProof/>
                <w:webHidden/>
              </w:rPr>
              <w:tab/>
            </w:r>
            <w:r>
              <w:rPr>
                <w:noProof/>
                <w:webHidden/>
              </w:rPr>
              <w:fldChar w:fldCharType="begin"/>
            </w:r>
            <w:r>
              <w:rPr>
                <w:noProof/>
                <w:webHidden/>
              </w:rPr>
              <w:instrText xml:space="preserve"> PAGEREF _Toc15327143 \h </w:instrText>
            </w:r>
            <w:r>
              <w:rPr>
                <w:noProof/>
                <w:webHidden/>
              </w:rPr>
            </w:r>
          </w:ins>
          <w:r>
            <w:rPr>
              <w:noProof/>
              <w:webHidden/>
            </w:rPr>
            <w:fldChar w:fldCharType="separate"/>
          </w:r>
          <w:ins w:id="177" w:author="zhang alex" w:date="2019-07-29T21:11:00Z">
            <w:r>
              <w:rPr>
                <w:noProof/>
                <w:webHidden/>
              </w:rPr>
              <w:t>353</w:t>
            </w:r>
            <w:r>
              <w:rPr>
                <w:noProof/>
                <w:webHidden/>
              </w:rPr>
              <w:fldChar w:fldCharType="end"/>
            </w:r>
            <w:r w:rsidRPr="00605863">
              <w:rPr>
                <w:rStyle w:val="a4"/>
                <w:noProof/>
              </w:rPr>
              <w:fldChar w:fldCharType="end"/>
            </w:r>
          </w:ins>
        </w:p>
        <w:p w:rsidR="00882FE5" w:rsidRDefault="00882FE5">
          <w:pPr>
            <w:pStyle w:val="30"/>
            <w:tabs>
              <w:tab w:val="right" w:leader="dot" w:pos="10457"/>
            </w:tabs>
            <w:rPr>
              <w:ins w:id="178" w:author="zhang alex" w:date="2019-07-29T21:11:00Z"/>
              <w:noProof/>
            </w:rPr>
          </w:pPr>
          <w:ins w:id="179" w:author="zhang alex" w:date="2019-07-29T21:11:00Z">
            <w:r w:rsidRPr="00605863">
              <w:rPr>
                <w:rStyle w:val="a4"/>
                <w:noProof/>
              </w:rPr>
              <w:fldChar w:fldCharType="begin"/>
            </w:r>
            <w:r w:rsidRPr="00605863">
              <w:rPr>
                <w:rStyle w:val="a4"/>
                <w:noProof/>
              </w:rPr>
              <w:instrText xml:space="preserve"> </w:instrText>
            </w:r>
            <w:r>
              <w:rPr>
                <w:noProof/>
              </w:rPr>
              <w:instrText>HYPERLINK \l "_Toc15327144"</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6.8. Using the "auto-proxy" facility</w:t>
            </w:r>
            <w:r>
              <w:rPr>
                <w:noProof/>
                <w:webHidden/>
              </w:rPr>
              <w:tab/>
            </w:r>
            <w:r>
              <w:rPr>
                <w:noProof/>
                <w:webHidden/>
              </w:rPr>
              <w:fldChar w:fldCharType="begin"/>
            </w:r>
            <w:r>
              <w:rPr>
                <w:noProof/>
                <w:webHidden/>
              </w:rPr>
              <w:instrText xml:space="preserve"> PAGEREF _Toc15327144 \h </w:instrText>
            </w:r>
            <w:r>
              <w:rPr>
                <w:noProof/>
                <w:webHidden/>
              </w:rPr>
            </w:r>
          </w:ins>
          <w:r>
            <w:rPr>
              <w:noProof/>
              <w:webHidden/>
            </w:rPr>
            <w:fldChar w:fldCharType="separate"/>
          </w:r>
          <w:ins w:id="180" w:author="zhang alex" w:date="2019-07-29T21:11:00Z">
            <w:r>
              <w:rPr>
                <w:noProof/>
                <w:webHidden/>
              </w:rPr>
              <w:t>354</w:t>
            </w:r>
            <w:r>
              <w:rPr>
                <w:noProof/>
                <w:webHidden/>
              </w:rPr>
              <w:fldChar w:fldCharType="end"/>
            </w:r>
            <w:r w:rsidRPr="00605863">
              <w:rPr>
                <w:rStyle w:val="a4"/>
                <w:noProof/>
              </w:rPr>
              <w:fldChar w:fldCharType="end"/>
            </w:r>
          </w:ins>
        </w:p>
        <w:p w:rsidR="00882FE5" w:rsidRDefault="00882FE5">
          <w:pPr>
            <w:pStyle w:val="30"/>
            <w:tabs>
              <w:tab w:val="right" w:leader="dot" w:pos="10457"/>
            </w:tabs>
            <w:rPr>
              <w:ins w:id="181" w:author="zhang alex" w:date="2019-07-29T21:11:00Z"/>
              <w:noProof/>
            </w:rPr>
          </w:pPr>
          <w:ins w:id="182" w:author="zhang alex" w:date="2019-07-29T21:11:00Z">
            <w:r w:rsidRPr="00605863">
              <w:rPr>
                <w:rStyle w:val="a4"/>
                <w:noProof/>
              </w:rPr>
              <w:fldChar w:fldCharType="begin"/>
            </w:r>
            <w:r w:rsidRPr="00605863">
              <w:rPr>
                <w:rStyle w:val="a4"/>
                <w:noProof/>
              </w:rPr>
              <w:instrText xml:space="preserve"> </w:instrText>
            </w:r>
            <w:r>
              <w:rPr>
                <w:noProof/>
              </w:rPr>
              <w:instrText>HYPERLINK \l "_Toc15327145"</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6.9. Using </w:t>
            </w:r>
            <w:r w:rsidRPr="00605863">
              <w:rPr>
                <w:rStyle w:val="a4"/>
                <w:rFonts w:ascii="Consolas" w:eastAsia="宋体" w:hAnsi="Consolas" w:cs="宋体"/>
                <w:noProof/>
                <w:kern w:val="0"/>
                <w:shd w:val="clear" w:color="auto" w:fill="F7F7F8"/>
              </w:rPr>
              <w:t>TargetSource</w:t>
            </w:r>
            <w:r w:rsidRPr="00605863">
              <w:rPr>
                <w:rStyle w:val="a4"/>
                <w:rFonts w:ascii="Arial" w:eastAsia="宋体" w:hAnsi="Arial" w:cs="Arial"/>
                <w:noProof/>
                <w:kern w:val="0"/>
              </w:rPr>
              <w:t> Implementations</w:t>
            </w:r>
            <w:r>
              <w:rPr>
                <w:noProof/>
                <w:webHidden/>
              </w:rPr>
              <w:tab/>
            </w:r>
            <w:r>
              <w:rPr>
                <w:noProof/>
                <w:webHidden/>
              </w:rPr>
              <w:fldChar w:fldCharType="begin"/>
            </w:r>
            <w:r>
              <w:rPr>
                <w:noProof/>
                <w:webHidden/>
              </w:rPr>
              <w:instrText xml:space="preserve"> PAGEREF _Toc15327145 \h </w:instrText>
            </w:r>
            <w:r>
              <w:rPr>
                <w:noProof/>
                <w:webHidden/>
              </w:rPr>
            </w:r>
          </w:ins>
          <w:r>
            <w:rPr>
              <w:noProof/>
              <w:webHidden/>
            </w:rPr>
            <w:fldChar w:fldCharType="separate"/>
          </w:r>
          <w:ins w:id="183" w:author="zhang alex" w:date="2019-07-29T21:11:00Z">
            <w:r>
              <w:rPr>
                <w:noProof/>
                <w:webHidden/>
              </w:rPr>
              <w:t>357</w:t>
            </w:r>
            <w:r>
              <w:rPr>
                <w:noProof/>
                <w:webHidden/>
              </w:rPr>
              <w:fldChar w:fldCharType="end"/>
            </w:r>
            <w:r w:rsidRPr="00605863">
              <w:rPr>
                <w:rStyle w:val="a4"/>
                <w:noProof/>
              </w:rPr>
              <w:fldChar w:fldCharType="end"/>
            </w:r>
          </w:ins>
        </w:p>
        <w:p w:rsidR="00882FE5" w:rsidRDefault="00882FE5">
          <w:pPr>
            <w:pStyle w:val="30"/>
            <w:tabs>
              <w:tab w:val="right" w:leader="dot" w:pos="10457"/>
            </w:tabs>
            <w:rPr>
              <w:ins w:id="184" w:author="zhang alex" w:date="2019-07-29T21:11:00Z"/>
              <w:noProof/>
            </w:rPr>
          </w:pPr>
          <w:ins w:id="185" w:author="zhang alex" w:date="2019-07-29T21:11:00Z">
            <w:r w:rsidRPr="00605863">
              <w:rPr>
                <w:rStyle w:val="a4"/>
                <w:noProof/>
              </w:rPr>
              <w:fldChar w:fldCharType="begin"/>
            </w:r>
            <w:r w:rsidRPr="00605863">
              <w:rPr>
                <w:rStyle w:val="a4"/>
                <w:noProof/>
              </w:rPr>
              <w:instrText xml:space="preserve"> </w:instrText>
            </w:r>
            <w:r>
              <w:rPr>
                <w:noProof/>
              </w:rPr>
              <w:instrText>HYPERLINK \l "_Toc15327146"</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6.10. Defining New Advice Types</w:t>
            </w:r>
            <w:r>
              <w:rPr>
                <w:noProof/>
                <w:webHidden/>
              </w:rPr>
              <w:tab/>
            </w:r>
            <w:r>
              <w:rPr>
                <w:noProof/>
                <w:webHidden/>
              </w:rPr>
              <w:fldChar w:fldCharType="begin"/>
            </w:r>
            <w:r>
              <w:rPr>
                <w:noProof/>
                <w:webHidden/>
              </w:rPr>
              <w:instrText xml:space="preserve"> PAGEREF _Toc15327146 \h </w:instrText>
            </w:r>
            <w:r>
              <w:rPr>
                <w:noProof/>
                <w:webHidden/>
              </w:rPr>
            </w:r>
          </w:ins>
          <w:r>
            <w:rPr>
              <w:noProof/>
              <w:webHidden/>
            </w:rPr>
            <w:fldChar w:fldCharType="separate"/>
          </w:r>
          <w:ins w:id="186" w:author="zhang alex" w:date="2019-07-29T21:11:00Z">
            <w:r>
              <w:rPr>
                <w:noProof/>
                <w:webHidden/>
              </w:rPr>
              <w:t>360</w:t>
            </w:r>
            <w:r>
              <w:rPr>
                <w:noProof/>
                <w:webHidden/>
              </w:rPr>
              <w:fldChar w:fldCharType="end"/>
            </w:r>
            <w:r w:rsidRPr="00605863">
              <w:rPr>
                <w:rStyle w:val="a4"/>
                <w:noProof/>
              </w:rPr>
              <w:fldChar w:fldCharType="end"/>
            </w:r>
          </w:ins>
        </w:p>
        <w:p w:rsidR="00882FE5" w:rsidRDefault="00882FE5">
          <w:pPr>
            <w:pStyle w:val="20"/>
            <w:tabs>
              <w:tab w:val="right" w:leader="dot" w:pos="10457"/>
            </w:tabs>
            <w:rPr>
              <w:ins w:id="187" w:author="zhang alex" w:date="2019-07-29T21:11:00Z"/>
              <w:noProof/>
            </w:rPr>
          </w:pPr>
          <w:ins w:id="188" w:author="zhang alex" w:date="2019-07-29T21:11:00Z">
            <w:r w:rsidRPr="00605863">
              <w:rPr>
                <w:rStyle w:val="a4"/>
                <w:noProof/>
              </w:rPr>
              <w:fldChar w:fldCharType="begin"/>
            </w:r>
            <w:r w:rsidRPr="00605863">
              <w:rPr>
                <w:rStyle w:val="a4"/>
                <w:noProof/>
              </w:rPr>
              <w:instrText xml:space="preserve"> </w:instrText>
            </w:r>
            <w:r>
              <w:rPr>
                <w:noProof/>
              </w:rPr>
              <w:instrText>HYPERLINK \l "_Toc15327147"</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7. Null-safety</w:t>
            </w:r>
            <w:r>
              <w:rPr>
                <w:noProof/>
                <w:webHidden/>
              </w:rPr>
              <w:tab/>
            </w:r>
            <w:r>
              <w:rPr>
                <w:noProof/>
                <w:webHidden/>
              </w:rPr>
              <w:fldChar w:fldCharType="begin"/>
            </w:r>
            <w:r>
              <w:rPr>
                <w:noProof/>
                <w:webHidden/>
              </w:rPr>
              <w:instrText xml:space="preserve"> PAGEREF _Toc15327147 \h </w:instrText>
            </w:r>
            <w:r>
              <w:rPr>
                <w:noProof/>
                <w:webHidden/>
              </w:rPr>
            </w:r>
          </w:ins>
          <w:r>
            <w:rPr>
              <w:noProof/>
              <w:webHidden/>
            </w:rPr>
            <w:fldChar w:fldCharType="separate"/>
          </w:r>
          <w:ins w:id="189" w:author="zhang alex" w:date="2019-07-29T21:11:00Z">
            <w:r>
              <w:rPr>
                <w:noProof/>
                <w:webHidden/>
              </w:rPr>
              <w:t>361</w:t>
            </w:r>
            <w:r>
              <w:rPr>
                <w:noProof/>
                <w:webHidden/>
              </w:rPr>
              <w:fldChar w:fldCharType="end"/>
            </w:r>
            <w:r w:rsidRPr="00605863">
              <w:rPr>
                <w:rStyle w:val="a4"/>
                <w:noProof/>
              </w:rPr>
              <w:fldChar w:fldCharType="end"/>
            </w:r>
          </w:ins>
        </w:p>
        <w:p w:rsidR="00882FE5" w:rsidRDefault="00882FE5">
          <w:pPr>
            <w:pStyle w:val="30"/>
            <w:tabs>
              <w:tab w:val="right" w:leader="dot" w:pos="10457"/>
            </w:tabs>
            <w:rPr>
              <w:ins w:id="190" w:author="zhang alex" w:date="2019-07-29T21:11:00Z"/>
              <w:noProof/>
            </w:rPr>
          </w:pPr>
          <w:ins w:id="191" w:author="zhang alex" w:date="2019-07-29T21:11:00Z">
            <w:r w:rsidRPr="00605863">
              <w:rPr>
                <w:rStyle w:val="a4"/>
                <w:noProof/>
              </w:rPr>
              <w:fldChar w:fldCharType="begin"/>
            </w:r>
            <w:r w:rsidRPr="00605863">
              <w:rPr>
                <w:rStyle w:val="a4"/>
                <w:noProof/>
              </w:rPr>
              <w:instrText xml:space="preserve"> </w:instrText>
            </w:r>
            <w:r>
              <w:rPr>
                <w:noProof/>
              </w:rPr>
              <w:instrText>HYPERLINK \l "_Toc15327148"</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7.1. Use cases</w:t>
            </w:r>
            <w:r>
              <w:rPr>
                <w:noProof/>
                <w:webHidden/>
              </w:rPr>
              <w:tab/>
            </w:r>
            <w:r>
              <w:rPr>
                <w:noProof/>
                <w:webHidden/>
              </w:rPr>
              <w:fldChar w:fldCharType="begin"/>
            </w:r>
            <w:r>
              <w:rPr>
                <w:noProof/>
                <w:webHidden/>
              </w:rPr>
              <w:instrText xml:space="preserve"> PAGEREF _Toc15327148 \h </w:instrText>
            </w:r>
            <w:r>
              <w:rPr>
                <w:noProof/>
                <w:webHidden/>
              </w:rPr>
            </w:r>
          </w:ins>
          <w:r>
            <w:rPr>
              <w:noProof/>
              <w:webHidden/>
            </w:rPr>
            <w:fldChar w:fldCharType="separate"/>
          </w:r>
          <w:ins w:id="192" w:author="zhang alex" w:date="2019-07-29T21:11:00Z">
            <w:r>
              <w:rPr>
                <w:noProof/>
                <w:webHidden/>
              </w:rPr>
              <w:t>361</w:t>
            </w:r>
            <w:r>
              <w:rPr>
                <w:noProof/>
                <w:webHidden/>
              </w:rPr>
              <w:fldChar w:fldCharType="end"/>
            </w:r>
            <w:r w:rsidRPr="00605863">
              <w:rPr>
                <w:rStyle w:val="a4"/>
                <w:noProof/>
              </w:rPr>
              <w:fldChar w:fldCharType="end"/>
            </w:r>
          </w:ins>
        </w:p>
        <w:p w:rsidR="00882FE5" w:rsidRDefault="00882FE5">
          <w:pPr>
            <w:pStyle w:val="30"/>
            <w:tabs>
              <w:tab w:val="right" w:leader="dot" w:pos="10457"/>
            </w:tabs>
            <w:rPr>
              <w:ins w:id="193" w:author="zhang alex" w:date="2019-07-29T21:11:00Z"/>
              <w:noProof/>
            </w:rPr>
          </w:pPr>
          <w:ins w:id="194" w:author="zhang alex" w:date="2019-07-29T21:11:00Z">
            <w:r w:rsidRPr="00605863">
              <w:rPr>
                <w:rStyle w:val="a4"/>
                <w:noProof/>
              </w:rPr>
              <w:fldChar w:fldCharType="begin"/>
            </w:r>
            <w:r w:rsidRPr="00605863">
              <w:rPr>
                <w:rStyle w:val="a4"/>
                <w:noProof/>
              </w:rPr>
              <w:instrText xml:space="preserve"> </w:instrText>
            </w:r>
            <w:r>
              <w:rPr>
                <w:noProof/>
              </w:rPr>
              <w:instrText>HYPERLINK \l "_Toc15327149"</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7.2. JSR-305 meta-annotations</w:t>
            </w:r>
            <w:r>
              <w:rPr>
                <w:noProof/>
                <w:webHidden/>
              </w:rPr>
              <w:tab/>
            </w:r>
            <w:r>
              <w:rPr>
                <w:noProof/>
                <w:webHidden/>
              </w:rPr>
              <w:fldChar w:fldCharType="begin"/>
            </w:r>
            <w:r>
              <w:rPr>
                <w:noProof/>
                <w:webHidden/>
              </w:rPr>
              <w:instrText xml:space="preserve"> PAGEREF _Toc15327149 \h </w:instrText>
            </w:r>
            <w:r>
              <w:rPr>
                <w:noProof/>
                <w:webHidden/>
              </w:rPr>
            </w:r>
          </w:ins>
          <w:r>
            <w:rPr>
              <w:noProof/>
              <w:webHidden/>
            </w:rPr>
            <w:fldChar w:fldCharType="separate"/>
          </w:r>
          <w:ins w:id="195" w:author="zhang alex" w:date="2019-07-29T21:11:00Z">
            <w:r>
              <w:rPr>
                <w:noProof/>
                <w:webHidden/>
              </w:rPr>
              <w:t>361</w:t>
            </w:r>
            <w:r>
              <w:rPr>
                <w:noProof/>
                <w:webHidden/>
              </w:rPr>
              <w:fldChar w:fldCharType="end"/>
            </w:r>
            <w:r w:rsidRPr="00605863">
              <w:rPr>
                <w:rStyle w:val="a4"/>
                <w:noProof/>
              </w:rPr>
              <w:fldChar w:fldCharType="end"/>
            </w:r>
          </w:ins>
        </w:p>
        <w:p w:rsidR="00882FE5" w:rsidRDefault="00882FE5">
          <w:pPr>
            <w:pStyle w:val="20"/>
            <w:tabs>
              <w:tab w:val="right" w:leader="dot" w:pos="10457"/>
            </w:tabs>
            <w:rPr>
              <w:ins w:id="196" w:author="zhang alex" w:date="2019-07-29T21:11:00Z"/>
              <w:noProof/>
            </w:rPr>
          </w:pPr>
          <w:ins w:id="197" w:author="zhang alex" w:date="2019-07-29T21:11:00Z">
            <w:r w:rsidRPr="00605863">
              <w:rPr>
                <w:rStyle w:val="a4"/>
                <w:noProof/>
              </w:rPr>
              <w:fldChar w:fldCharType="begin"/>
            </w:r>
            <w:r w:rsidRPr="00605863">
              <w:rPr>
                <w:rStyle w:val="a4"/>
                <w:noProof/>
              </w:rPr>
              <w:instrText xml:space="preserve"> </w:instrText>
            </w:r>
            <w:r>
              <w:rPr>
                <w:noProof/>
              </w:rPr>
              <w:instrText>HYPERLINK \l "_Toc15327150"</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8. Data Buffers and Codecs</w:t>
            </w:r>
            <w:r>
              <w:rPr>
                <w:noProof/>
                <w:webHidden/>
              </w:rPr>
              <w:tab/>
            </w:r>
            <w:r>
              <w:rPr>
                <w:noProof/>
                <w:webHidden/>
              </w:rPr>
              <w:fldChar w:fldCharType="begin"/>
            </w:r>
            <w:r>
              <w:rPr>
                <w:noProof/>
                <w:webHidden/>
              </w:rPr>
              <w:instrText xml:space="preserve"> PAGEREF _Toc15327150 \h </w:instrText>
            </w:r>
            <w:r>
              <w:rPr>
                <w:noProof/>
                <w:webHidden/>
              </w:rPr>
            </w:r>
          </w:ins>
          <w:r>
            <w:rPr>
              <w:noProof/>
              <w:webHidden/>
            </w:rPr>
            <w:fldChar w:fldCharType="separate"/>
          </w:r>
          <w:ins w:id="198" w:author="zhang alex" w:date="2019-07-29T21:11:00Z">
            <w:r>
              <w:rPr>
                <w:noProof/>
                <w:webHidden/>
              </w:rPr>
              <w:t>362</w:t>
            </w:r>
            <w:r>
              <w:rPr>
                <w:noProof/>
                <w:webHidden/>
              </w:rPr>
              <w:fldChar w:fldCharType="end"/>
            </w:r>
            <w:r w:rsidRPr="00605863">
              <w:rPr>
                <w:rStyle w:val="a4"/>
                <w:noProof/>
              </w:rPr>
              <w:fldChar w:fldCharType="end"/>
            </w:r>
          </w:ins>
        </w:p>
        <w:p w:rsidR="00882FE5" w:rsidRDefault="00882FE5">
          <w:pPr>
            <w:pStyle w:val="30"/>
            <w:tabs>
              <w:tab w:val="right" w:leader="dot" w:pos="10457"/>
            </w:tabs>
            <w:rPr>
              <w:ins w:id="199" w:author="zhang alex" w:date="2019-07-29T21:11:00Z"/>
              <w:noProof/>
            </w:rPr>
          </w:pPr>
          <w:ins w:id="200" w:author="zhang alex" w:date="2019-07-29T21:11:00Z">
            <w:r w:rsidRPr="00605863">
              <w:rPr>
                <w:rStyle w:val="a4"/>
                <w:noProof/>
              </w:rPr>
              <w:fldChar w:fldCharType="begin"/>
            </w:r>
            <w:r w:rsidRPr="00605863">
              <w:rPr>
                <w:rStyle w:val="a4"/>
                <w:noProof/>
              </w:rPr>
              <w:instrText xml:space="preserve"> </w:instrText>
            </w:r>
            <w:r>
              <w:rPr>
                <w:noProof/>
              </w:rPr>
              <w:instrText>HYPERLINK \l "_Toc15327151"</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8.1. </w:t>
            </w:r>
            <w:r w:rsidRPr="00605863">
              <w:rPr>
                <w:rStyle w:val="a4"/>
                <w:rFonts w:ascii="Consolas" w:eastAsia="宋体" w:hAnsi="Consolas" w:cs="宋体"/>
                <w:noProof/>
                <w:kern w:val="0"/>
                <w:shd w:val="clear" w:color="auto" w:fill="F7F7F8"/>
              </w:rPr>
              <w:t>DataBufferFactory</w:t>
            </w:r>
            <w:r>
              <w:rPr>
                <w:noProof/>
                <w:webHidden/>
              </w:rPr>
              <w:tab/>
            </w:r>
            <w:r>
              <w:rPr>
                <w:noProof/>
                <w:webHidden/>
              </w:rPr>
              <w:fldChar w:fldCharType="begin"/>
            </w:r>
            <w:r>
              <w:rPr>
                <w:noProof/>
                <w:webHidden/>
              </w:rPr>
              <w:instrText xml:space="preserve"> PAGEREF _Toc15327151 \h </w:instrText>
            </w:r>
            <w:r>
              <w:rPr>
                <w:noProof/>
                <w:webHidden/>
              </w:rPr>
            </w:r>
          </w:ins>
          <w:r>
            <w:rPr>
              <w:noProof/>
              <w:webHidden/>
            </w:rPr>
            <w:fldChar w:fldCharType="separate"/>
          </w:r>
          <w:ins w:id="201" w:author="zhang alex" w:date="2019-07-29T21:11:00Z">
            <w:r>
              <w:rPr>
                <w:noProof/>
                <w:webHidden/>
              </w:rPr>
              <w:t>362</w:t>
            </w:r>
            <w:r>
              <w:rPr>
                <w:noProof/>
                <w:webHidden/>
              </w:rPr>
              <w:fldChar w:fldCharType="end"/>
            </w:r>
            <w:r w:rsidRPr="00605863">
              <w:rPr>
                <w:rStyle w:val="a4"/>
                <w:noProof/>
              </w:rPr>
              <w:fldChar w:fldCharType="end"/>
            </w:r>
          </w:ins>
        </w:p>
        <w:p w:rsidR="00882FE5" w:rsidRDefault="00882FE5">
          <w:pPr>
            <w:pStyle w:val="30"/>
            <w:tabs>
              <w:tab w:val="right" w:leader="dot" w:pos="10457"/>
            </w:tabs>
            <w:rPr>
              <w:ins w:id="202" w:author="zhang alex" w:date="2019-07-29T21:11:00Z"/>
              <w:noProof/>
            </w:rPr>
          </w:pPr>
          <w:ins w:id="203" w:author="zhang alex" w:date="2019-07-29T21:11:00Z">
            <w:r w:rsidRPr="00605863">
              <w:rPr>
                <w:rStyle w:val="a4"/>
                <w:noProof/>
              </w:rPr>
              <w:fldChar w:fldCharType="begin"/>
            </w:r>
            <w:r w:rsidRPr="00605863">
              <w:rPr>
                <w:rStyle w:val="a4"/>
                <w:noProof/>
              </w:rPr>
              <w:instrText xml:space="preserve"> </w:instrText>
            </w:r>
            <w:r>
              <w:rPr>
                <w:noProof/>
              </w:rPr>
              <w:instrText>HYPERLINK \l "_Toc15327152"</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8.2. </w:t>
            </w:r>
            <w:r w:rsidRPr="00605863">
              <w:rPr>
                <w:rStyle w:val="a4"/>
                <w:rFonts w:ascii="Consolas" w:eastAsia="宋体" w:hAnsi="Consolas" w:cs="宋体"/>
                <w:noProof/>
                <w:kern w:val="0"/>
                <w:shd w:val="clear" w:color="auto" w:fill="F7F7F8"/>
              </w:rPr>
              <w:t>DataBuffer</w:t>
            </w:r>
            <w:r>
              <w:rPr>
                <w:noProof/>
                <w:webHidden/>
              </w:rPr>
              <w:tab/>
            </w:r>
            <w:r>
              <w:rPr>
                <w:noProof/>
                <w:webHidden/>
              </w:rPr>
              <w:fldChar w:fldCharType="begin"/>
            </w:r>
            <w:r>
              <w:rPr>
                <w:noProof/>
                <w:webHidden/>
              </w:rPr>
              <w:instrText xml:space="preserve"> PAGEREF _Toc15327152 \h </w:instrText>
            </w:r>
            <w:r>
              <w:rPr>
                <w:noProof/>
                <w:webHidden/>
              </w:rPr>
            </w:r>
          </w:ins>
          <w:r>
            <w:rPr>
              <w:noProof/>
              <w:webHidden/>
            </w:rPr>
            <w:fldChar w:fldCharType="separate"/>
          </w:r>
          <w:ins w:id="204" w:author="zhang alex" w:date="2019-07-29T21:11:00Z">
            <w:r>
              <w:rPr>
                <w:noProof/>
                <w:webHidden/>
              </w:rPr>
              <w:t>362</w:t>
            </w:r>
            <w:r>
              <w:rPr>
                <w:noProof/>
                <w:webHidden/>
              </w:rPr>
              <w:fldChar w:fldCharType="end"/>
            </w:r>
            <w:r w:rsidRPr="00605863">
              <w:rPr>
                <w:rStyle w:val="a4"/>
                <w:noProof/>
              </w:rPr>
              <w:fldChar w:fldCharType="end"/>
            </w:r>
          </w:ins>
        </w:p>
        <w:p w:rsidR="00882FE5" w:rsidRDefault="00882FE5">
          <w:pPr>
            <w:pStyle w:val="30"/>
            <w:tabs>
              <w:tab w:val="right" w:leader="dot" w:pos="10457"/>
            </w:tabs>
            <w:rPr>
              <w:ins w:id="205" w:author="zhang alex" w:date="2019-07-29T21:11:00Z"/>
              <w:noProof/>
            </w:rPr>
          </w:pPr>
          <w:ins w:id="206" w:author="zhang alex" w:date="2019-07-29T21:11:00Z">
            <w:r w:rsidRPr="00605863">
              <w:rPr>
                <w:rStyle w:val="a4"/>
                <w:noProof/>
              </w:rPr>
              <w:fldChar w:fldCharType="begin"/>
            </w:r>
            <w:r w:rsidRPr="00605863">
              <w:rPr>
                <w:rStyle w:val="a4"/>
                <w:noProof/>
              </w:rPr>
              <w:instrText xml:space="preserve"> </w:instrText>
            </w:r>
            <w:r>
              <w:rPr>
                <w:noProof/>
              </w:rPr>
              <w:instrText>HYPERLINK \l "_Toc15327153"</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8.3. </w:t>
            </w:r>
            <w:r w:rsidRPr="00605863">
              <w:rPr>
                <w:rStyle w:val="a4"/>
                <w:rFonts w:ascii="Consolas" w:eastAsia="宋体" w:hAnsi="Consolas" w:cs="宋体"/>
                <w:noProof/>
                <w:kern w:val="0"/>
                <w:shd w:val="clear" w:color="auto" w:fill="F7F7F8"/>
              </w:rPr>
              <w:t>PooledDataBuffer</w:t>
            </w:r>
            <w:r>
              <w:rPr>
                <w:noProof/>
                <w:webHidden/>
              </w:rPr>
              <w:tab/>
            </w:r>
            <w:r>
              <w:rPr>
                <w:noProof/>
                <w:webHidden/>
              </w:rPr>
              <w:fldChar w:fldCharType="begin"/>
            </w:r>
            <w:r>
              <w:rPr>
                <w:noProof/>
                <w:webHidden/>
              </w:rPr>
              <w:instrText xml:space="preserve"> PAGEREF _Toc15327153 \h </w:instrText>
            </w:r>
            <w:r>
              <w:rPr>
                <w:noProof/>
                <w:webHidden/>
              </w:rPr>
            </w:r>
          </w:ins>
          <w:r>
            <w:rPr>
              <w:noProof/>
              <w:webHidden/>
            </w:rPr>
            <w:fldChar w:fldCharType="separate"/>
          </w:r>
          <w:ins w:id="207" w:author="zhang alex" w:date="2019-07-29T21:11:00Z">
            <w:r>
              <w:rPr>
                <w:noProof/>
                <w:webHidden/>
              </w:rPr>
              <w:t>363</w:t>
            </w:r>
            <w:r>
              <w:rPr>
                <w:noProof/>
                <w:webHidden/>
              </w:rPr>
              <w:fldChar w:fldCharType="end"/>
            </w:r>
            <w:r w:rsidRPr="00605863">
              <w:rPr>
                <w:rStyle w:val="a4"/>
                <w:noProof/>
              </w:rPr>
              <w:fldChar w:fldCharType="end"/>
            </w:r>
          </w:ins>
        </w:p>
        <w:p w:rsidR="00882FE5" w:rsidRDefault="00882FE5">
          <w:pPr>
            <w:pStyle w:val="30"/>
            <w:tabs>
              <w:tab w:val="right" w:leader="dot" w:pos="10457"/>
            </w:tabs>
            <w:rPr>
              <w:ins w:id="208" w:author="zhang alex" w:date="2019-07-29T21:11:00Z"/>
              <w:noProof/>
            </w:rPr>
          </w:pPr>
          <w:ins w:id="209" w:author="zhang alex" w:date="2019-07-29T21:11:00Z">
            <w:r w:rsidRPr="00605863">
              <w:rPr>
                <w:rStyle w:val="a4"/>
                <w:noProof/>
              </w:rPr>
              <w:fldChar w:fldCharType="begin"/>
            </w:r>
            <w:r w:rsidRPr="00605863">
              <w:rPr>
                <w:rStyle w:val="a4"/>
                <w:noProof/>
              </w:rPr>
              <w:instrText xml:space="preserve"> </w:instrText>
            </w:r>
            <w:r>
              <w:rPr>
                <w:noProof/>
              </w:rPr>
              <w:instrText>HYPERLINK \l "_Toc15327154"</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8.4. </w:t>
            </w:r>
            <w:r w:rsidRPr="00605863">
              <w:rPr>
                <w:rStyle w:val="a4"/>
                <w:rFonts w:ascii="Consolas" w:eastAsia="宋体" w:hAnsi="Consolas" w:cs="宋体"/>
                <w:noProof/>
                <w:kern w:val="0"/>
                <w:shd w:val="clear" w:color="auto" w:fill="F7F7F8"/>
              </w:rPr>
              <w:t>DataBufferUtils</w:t>
            </w:r>
            <w:r>
              <w:rPr>
                <w:noProof/>
                <w:webHidden/>
              </w:rPr>
              <w:tab/>
            </w:r>
            <w:r>
              <w:rPr>
                <w:noProof/>
                <w:webHidden/>
              </w:rPr>
              <w:fldChar w:fldCharType="begin"/>
            </w:r>
            <w:r>
              <w:rPr>
                <w:noProof/>
                <w:webHidden/>
              </w:rPr>
              <w:instrText xml:space="preserve"> PAGEREF _Toc15327154 \h </w:instrText>
            </w:r>
            <w:r>
              <w:rPr>
                <w:noProof/>
                <w:webHidden/>
              </w:rPr>
            </w:r>
          </w:ins>
          <w:r>
            <w:rPr>
              <w:noProof/>
              <w:webHidden/>
            </w:rPr>
            <w:fldChar w:fldCharType="separate"/>
          </w:r>
          <w:ins w:id="210" w:author="zhang alex" w:date="2019-07-29T21:11:00Z">
            <w:r>
              <w:rPr>
                <w:noProof/>
                <w:webHidden/>
              </w:rPr>
              <w:t>363</w:t>
            </w:r>
            <w:r>
              <w:rPr>
                <w:noProof/>
                <w:webHidden/>
              </w:rPr>
              <w:fldChar w:fldCharType="end"/>
            </w:r>
            <w:r w:rsidRPr="00605863">
              <w:rPr>
                <w:rStyle w:val="a4"/>
                <w:noProof/>
              </w:rPr>
              <w:fldChar w:fldCharType="end"/>
            </w:r>
          </w:ins>
        </w:p>
        <w:p w:rsidR="00882FE5" w:rsidRDefault="00882FE5">
          <w:pPr>
            <w:pStyle w:val="30"/>
            <w:tabs>
              <w:tab w:val="right" w:leader="dot" w:pos="10457"/>
            </w:tabs>
            <w:rPr>
              <w:ins w:id="211" w:author="zhang alex" w:date="2019-07-29T21:11:00Z"/>
              <w:noProof/>
            </w:rPr>
          </w:pPr>
          <w:ins w:id="212" w:author="zhang alex" w:date="2019-07-29T21:11:00Z">
            <w:r w:rsidRPr="00605863">
              <w:rPr>
                <w:rStyle w:val="a4"/>
                <w:noProof/>
              </w:rPr>
              <w:fldChar w:fldCharType="begin"/>
            </w:r>
            <w:r w:rsidRPr="00605863">
              <w:rPr>
                <w:rStyle w:val="a4"/>
                <w:noProof/>
              </w:rPr>
              <w:instrText xml:space="preserve"> </w:instrText>
            </w:r>
            <w:r>
              <w:rPr>
                <w:noProof/>
              </w:rPr>
              <w:instrText>HYPERLINK \l "_Toc15327155"</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8.5. Codecs</w:t>
            </w:r>
            <w:r>
              <w:rPr>
                <w:noProof/>
                <w:webHidden/>
              </w:rPr>
              <w:tab/>
            </w:r>
            <w:r>
              <w:rPr>
                <w:noProof/>
                <w:webHidden/>
              </w:rPr>
              <w:fldChar w:fldCharType="begin"/>
            </w:r>
            <w:r>
              <w:rPr>
                <w:noProof/>
                <w:webHidden/>
              </w:rPr>
              <w:instrText xml:space="preserve"> PAGEREF _Toc15327155 \h </w:instrText>
            </w:r>
            <w:r>
              <w:rPr>
                <w:noProof/>
                <w:webHidden/>
              </w:rPr>
            </w:r>
          </w:ins>
          <w:r>
            <w:rPr>
              <w:noProof/>
              <w:webHidden/>
            </w:rPr>
            <w:fldChar w:fldCharType="separate"/>
          </w:r>
          <w:ins w:id="213" w:author="zhang alex" w:date="2019-07-29T21:11:00Z">
            <w:r>
              <w:rPr>
                <w:noProof/>
                <w:webHidden/>
              </w:rPr>
              <w:t>363</w:t>
            </w:r>
            <w:r>
              <w:rPr>
                <w:noProof/>
                <w:webHidden/>
              </w:rPr>
              <w:fldChar w:fldCharType="end"/>
            </w:r>
            <w:r w:rsidRPr="00605863">
              <w:rPr>
                <w:rStyle w:val="a4"/>
                <w:noProof/>
              </w:rPr>
              <w:fldChar w:fldCharType="end"/>
            </w:r>
          </w:ins>
        </w:p>
        <w:p w:rsidR="00882FE5" w:rsidRDefault="00882FE5">
          <w:pPr>
            <w:pStyle w:val="30"/>
            <w:tabs>
              <w:tab w:val="right" w:leader="dot" w:pos="10457"/>
            </w:tabs>
            <w:rPr>
              <w:ins w:id="214" w:author="zhang alex" w:date="2019-07-29T21:11:00Z"/>
              <w:noProof/>
            </w:rPr>
          </w:pPr>
          <w:ins w:id="215" w:author="zhang alex" w:date="2019-07-29T21:11:00Z">
            <w:r w:rsidRPr="00605863">
              <w:rPr>
                <w:rStyle w:val="a4"/>
                <w:noProof/>
              </w:rPr>
              <w:fldChar w:fldCharType="begin"/>
            </w:r>
            <w:r w:rsidRPr="00605863">
              <w:rPr>
                <w:rStyle w:val="a4"/>
                <w:noProof/>
              </w:rPr>
              <w:instrText xml:space="preserve"> </w:instrText>
            </w:r>
            <w:r>
              <w:rPr>
                <w:noProof/>
              </w:rPr>
              <w:instrText>HYPERLINK \l "_Toc15327156"</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8.6. Using </w:t>
            </w:r>
            <w:r w:rsidRPr="00605863">
              <w:rPr>
                <w:rStyle w:val="a4"/>
                <w:rFonts w:ascii="Consolas" w:eastAsia="宋体" w:hAnsi="Consolas" w:cs="宋体"/>
                <w:noProof/>
                <w:kern w:val="0"/>
                <w:shd w:val="clear" w:color="auto" w:fill="F7F7F8"/>
              </w:rPr>
              <w:t>DataBuffer</w:t>
            </w:r>
            <w:r>
              <w:rPr>
                <w:noProof/>
                <w:webHidden/>
              </w:rPr>
              <w:tab/>
            </w:r>
            <w:r>
              <w:rPr>
                <w:noProof/>
                <w:webHidden/>
              </w:rPr>
              <w:fldChar w:fldCharType="begin"/>
            </w:r>
            <w:r>
              <w:rPr>
                <w:noProof/>
                <w:webHidden/>
              </w:rPr>
              <w:instrText xml:space="preserve"> PAGEREF _Toc15327156 \h </w:instrText>
            </w:r>
            <w:r>
              <w:rPr>
                <w:noProof/>
                <w:webHidden/>
              </w:rPr>
            </w:r>
          </w:ins>
          <w:r>
            <w:rPr>
              <w:noProof/>
              <w:webHidden/>
            </w:rPr>
            <w:fldChar w:fldCharType="separate"/>
          </w:r>
          <w:ins w:id="216" w:author="zhang alex" w:date="2019-07-29T21:11:00Z">
            <w:r>
              <w:rPr>
                <w:noProof/>
                <w:webHidden/>
              </w:rPr>
              <w:t>363</w:t>
            </w:r>
            <w:r>
              <w:rPr>
                <w:noProof/>
                <w:webHidden/>
              </w:rPr>
              <w:fldChar w:fldCharType="end"/>
            </w:r>
            <w:r w:rsidRPr="00605863">
              <w:rPr>
                <w:rStyle w:val="a4"/>
                <w:noProof/>
              </w:rPr>
              <w:fldChar w:fldCharType="end"/>
            </w:r>
          </w:ins>
        </w:p>
        <w:p w:rsidR="00882FE5" w:rsidRDefault="00882FE5">
          <w:pPr>
            <w:pStyle w:val="20"/>
            <w:tabs>
              <w:tab w:val="right" w:leader="dot" w:pos="10457"/>
            </w:tabs>
            <w:rPr>
              <w:ins w:id="217" w:author="zhang alex" w:date="2019-07-29T21:11:00Z"/>
              <w:noProof/>
            </w:rPr>
          </w:pPr>
          <w:ins w:id="218" w:author="zhang alex" w:date="2019-07-29T21:11:00Z">
            <w:r w:rsidRPr="00605863">
              <w:rPr>
                <w:rStyle w:val="a4"/>
                <w:noProof/>
              </w:rPr>
              <w:fldChar w:fldCharType="begin"/>
            </w:r>
            <w:r w:rsidRPr="00605863">
              <w:rPr>
                <w:rStyle w:val="a4"/>
                <w:noProof/>
              </w:rPr>
              <w:instrText xml:space="preserve"> </w:instrText>
            </w:r>
            <w:r>
              <w:rPr>
                <w:noProof/>
              </w:rPr>
              <w:instrText>HYPERLINK \l "_Toc15327157"</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9. Appendix</w:t>
            </w:r>
            <w:r>
              <w:rPr>
                <w:noProof/>
                <w:webHidden/>
              </w:rPr>
              <w:tab/>
            </w:r>
            <w:r>
              <w:rPr>
                <w:noProof/>
                <w:webHidden/>
              </w:rPr>
              <w:fldChar w:fldCharType="begin"/>
            </w:r>
            <w:r>
              <w:rPr>
                <w:noProof/>
                <w:webHidden/>
              </w:rPr>
              <w:instrText xml:space="preserve"> PAGEREF _Toc15327157 \h </w:instrText>
            </w:r>
            <w:r>
              <w:rPr>
                <w:noProof/>
                <w:webHidden/>
              </w:rPr>
            </w:r>
          </w:ins>
          <w:r>
            <w:rPr>
              <w:noProof/>
              <w:webHidden/>
            </w:rPr>
            <w:fldChar w:fldCharType="separate"/>
          </w:r>
          <w:ins w:id="219" w:author="zhang alex" w:date="2019-07-29T21:11:00Z">
            <w:r>
              <w:rPr>
                <w:noProof/>
                <w:webHidden/>
              </w:rPr>
              <w:t>364</w:t>
            </w:r>
            <w:r>
              <w:rPr>
                <w:noProof/>
                <w:webHidden/>
              </w:rPr>
              <w:fldChar w:fldCharType="end"/>
            </w:r>
            <w:r w:rsidRPr="00605863">
              <w:rPr>
                <w:rStyle w:val="a4"/>
                <w:noProof/>
              </w:rPr>
              <w:fldChar w:fldCharType="end"/>
            </w:r>
          </w:ins>
        </w:p>
        <w:p w:rsidR="00882FE5" w:rsidRDefault="00882FE5">
          <w:pPr>
            <w:pStyle w:val="30"/>
            <w:tabs>
              <w:tab w:val="right" w:leader="dot" w:pos="10457"/>
            </w:tabs>
            <w:rPr>
              <w:ins w:id="220" w:author="zhang alex" w:date="2019-07-29T21:11:00Z"/>
              <w:noProof/>
            </w:rPr>
          </w:pPr>
          <w:ins w:id="221" w:author="zhang alex" w:date="2019-07-29T21:11:00Z">
            <w:r w:rsidRPr="00605863">
              <w:rPr>
                <w:rStyle w:val="a4"/>
                <w:noProof/>
              </w:rPr>
              <w:fldChar w:fldCharType="begin"/>
            </w:r>
            <w:r w:rsidRPr="00605863">
              <w:rPr>
                <w:rStyle w:val="a4"/>
                <w:noProof/>
              </w:rPr>
              <w:instrText xml:space="preserve"> </w:instrText>
            </w:r>
            <w:r>
              <w:rPr>
                <w:noProof/>
              </w:rPr>
              <w:instrText>HYPERLINK \l "_Toc15327158"</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9.1. XML Schemas</w:t>
            </w:r>
            <w:r>
              <w:rPr>
                <w:noProof/>
                <w:webHidden/>
              </w:rPr>
              <w:tab/>
            </w:r>
            <w:r>
              <w:rPr>
                <w:noProof/>
                <w:webHidden/>
              </w:rPr>
              <w:fldChar w:fldCharType="begin"/>
            </w:r>
            <w:r>
              <w:rPr>
                <w:noProof/>
                <w:webHidden/>
              </w:rPr>
              <w:instrText xml:space="preserve"> PAGEREF _Toc15327158 \h </w:instrText>
            </w:r>
            <w:r>
              <w:rPr>
                <w:noProof/>
                <w:webHidden/>
              </w:rPr>
            </w:r>
          </w:ins>
          <w:r>
            <w:rPr>
              <w:noProof/>
              <w:webHidden/>
            </w:rPr>
            <w:fldChar w:fldCharType="separate"/>
          </w:r>
          <w:ins w:id="222" w:author="zhang alex" w:date="2019-07-29T21:11:00Z">
            <w:r>
              <w:rPr>
                <w:noProof/>
                <w:webHidden/>
              </w:rPr>
              <w:t>364</w:t>
            </w:r>
            <w:r>
              <w:rPr>
                <w:noProof/>
                <w:webHidden/>
              </w:rPr>
              <w:fldChar w:fldCharType="end"/>
            </w:r>
            <w:r w:rsidRPr="00605863">
              <w:rPr>
                <w:rStyle w:val="a4"/>
                <w:noProof/>
              </w:rPr>
              <w:fldChar w:fldCharType="end"/>
            </w:r>
          </w:ins>
        </w:p>
        <w:p w:rsidR="00882FE5" w:rsidRDefault="00882FE5">
          <w:pPr>
            <w:pStyle w:val="30"/>
            <w:tabs>
              <w:tab w:val="right" w:leader="dot" w:pos="10457"/>
            </w:tabs>
            <w:rPr>
              <w:ins w:id="223" w:author="zhang alex" w:date="2019-07-29T21:11:00Z"/>
              <w:noProof/>
            </w:rPr>
          </w:pPr>
          <w:ins w:id="224" w:author="zhang alex" w:date="2019-07-29T21:11:00Z">
            <w:r w:rsidRPr="00605863">
              <w:rPr>
                <w:rStyle w:val="a4"/>
                <w:noProof/>
              </w:rPr>
              <w:fldChar w:fldCharType="begin"/>
            </w:r>
            <w:r w:rsidRPr="00605863">
              <w:rPr>
                <w:rStyle w:val="a4"/>
                <w:noProof/>
              </w:rPr>
              <w:instrText xml:space="preserve"> </w:instrText>
            </w:r>
            <w:r>
              <w:rPr>
                <w:noProof/>
              </w:rPr>
              <w:instrText>HYPERLINK \l "_Toc15327159"</w:instrText>
            </w:r>
            <w:r w:rsidRPr="00605863">
              <w:rPr>
                <w:rStyle w:val="a4"/>
                <w:noProof/>
              </w:rPr>
              <w:instrText xml:space="preserve"> </w:instrText>
            </w:r>
            <w:r w:rsidRPr="00605863">
              <w:rPr>
                <w:rStyle w:val="a4"/>
                <w:noProof/>
              </w:rPr>
            </w:r>
            <w:r w:rsidRPr="00605863">
              <w:rPr>
                <w:rStyle w:val="a4"/>
                <w:noProof/>
              </w:rPr>
              <w:fldChar w:fldCharType="separate"/>
            </w:r>
            <w:r w:rsidRPr="00605863">
              <w:rPr>
                <w:rStyle w:val="a4"/>
                <w:rFonts w:ascii="Arial" w:eastAsia="宋体" w:hAnsi="Arial" w:cs="Arial"/>
                <w:noProof/>
                <w:kern w:val="0"/>
              </w:rPr>
              <w:t>9.2. XML Schema Authoring</w:t>
            </w:r>
            <w:r>
              <w:rPr>
                <w:noProof/>
                <w:webHidden/>
              </w:rPr>
              <w:tab/>
            </w:r>
            <w:r>
              <w:rPr>
                <w:noProof/>
                <w:webHidden/>
              </w:rPr>
              <w:fldChar w:fldCharType="begin"/>
            </w:r>
            <w:r>
              <w:rPr>
                <w:noProof/>
                <w:webHidden/>
              </w:rPr>
              <w:instrText xml:space="preserve"> PAGEREF _Toc15327159 \h </w:instrText>
            </w:r>
            <w:r>
              <w:rPr>
                <w:noProof/>
                <w:webHidden/>
              </w:rPr>
            </w:r>
          </w:ins>
          <w:r>
            <w:rPr>
              <w:noProof/>
              <w:webHidden/>
            </w:rPr>
            <w:fldChar w:fldCharType="separate"/>
          </w:r>
          <w:ins w:id="225" w:author="zhang alex" w:date="2019-07-29T21:11:00Z">
            <w:r>
              <w:rPr>
                <w:noProof/>
                <w:webHidden/>
              </w:rPr>
              <w:t>375</w:t>
            </w:r>
            <w:r>
              <w:rPr>
                <w:noProof/>
                <w:webHidden/>
              </w:rPr>
              <w:fldChar w:fldCharType="end"/>
            </w:r>
            <w:r w:rsidRPr="00605863">
              <w:rPr>
                <w:rStyle w:val="a4"/>
                <w:noProof/>
              </w:rPr>
              <w:fldChar w:fldCharType="end"/>
            </w:r>
          </w:ins>
        </w:p>
        <w:p w:rsidR="00C554B0" w:rsidDel="00352807" w:rsidRDefault="00C554B0">
          <w:pPr>
            <w:pStyle w:val="11"/>
            <w:tabs>
              <w:tab w:val="right" w:leader="dot" w:pos="10457"/>
            </w:tabs>
            <w:rPr>
              <w:del w:id="226" w:author="zhang alex" w:date="2019-07-28T15:17:00Z"/>
              <w:noProof/>
            </w:rPr>
          </w:pPr>
          <w:del w:id="227" w:author="zhang alex" w:date="2019-07-28T15:17:00Z">
            <w:r w:rsidRPr="00352807" w:rsidDel="00352807">
              <w:rPr>
                <w:rStyle w:val="a4"/>
                <w:rFonts w:ascii="Arial" w:eastAsia="宋体" w:hAnsi="Arial" w:cs="Arial"/>
                <w:noProof/>
                <w:kern w:val="36"/>
              </w:rPr>
              <w:delText>Core Technologies</w:delText>
            </w:r>
            <w:r w:rsidDel="00352807">
              <w:rPr>
                <w:noProof/>
                <w:webHidden/>
              </w:rPr>
              <w:tab/>
              <w:delText>1</w:delText>
            </w:r>
          </w:del>
        </w:p>
        <w:p w:rsidR="00C554B0" w:rsidDel="00352807" w:rsidRDefault="00C554B0">
          <w:pPr>
            <w:pStyle w:val="20"/>
            <w:tabs>
              <w:tab w:val="right" w:leader="dot" w:pos="10457"/>
            </w:tabs>
            <w:rPr>
              <w:del w:id="228" w:author="zhang alex" w:date="2019-07-28T15:17:00Z"/>
              <w:noProof/>
            </w:rPr>
          </w:pPr>
          <w:del w:id="229" w:author="zhang alex" w:date="2019-07-28T15:17:00Z">
            <w:r w:rsidRPr="00352807" w:rsidDel="00352807">
              <w:rPr>
                <w:rStyle w:val="a4"/>
                <w:rFonts w:ascii="Arial" w:eastAsia="宋体" w:hAnsi="Arial" w:cs="Arial"/>
                <w:noProof/>
                <w:kern w:val="0"/>
              </w:rPr>
              <w:delText>1. The IoC Container</w:delText>
            </w:r>
            <w:r w:rsidDel="00352807">
              <w:rPr>
                <w:noProof/>
                <w:webHidden/>
              </w:rPr>
              <w:tab/>
              <w:delText>3</w:delText>
            </w:r>
          </w:del>
        </w:p>
        <w:p w:rsidR="00C554B0" w:rsidDel="00352807" w:rsidRDefault="00C554B0">
          <w:pPr>
            <w:pStyle w:val="30"/>
            <w:tabs>
              <w:tab w:val="right" w:leader="dot" w:pos="10457"/>
            </w:tabs>
            <w:rPr>
              <w:del w:id="230" w:author="zhang alex" w:date="2019-07-28T15:17:00Z"/>
              <w:noProof/>
            </w:rPr>
          </w:pPr>
          <w:del w:id="231" w:author="zhang alex" w:date="2019-07-28T15:17:00Z">
            <w:r w:rsidRPr="00352807" w:rsidDel="00352807">
              <w:rPr>
                <w:rStyle w:val="a4"/>
                <w:rFonts w:ascii="Arial" w:eastAsia="宋体" w:hAnsi="Arial" w:cs="Arial"/>
                <w:noProof/>
                <w:kern w:val="0"/>
              </w:rPr>
              <w:delText>1.1. Introduction to the Spring IoC Container and Beans</w:delText>
            </w:r>
            <w:r w:rsidDel="00352807">
              <w:rPr>
                <w:noProof/>
                <w:webHidden/>
              </w:rPr>
              <w:tab/>
              <w:delText>3</w:delText>
            </w:r>
          </w:del>
        </w:p>
        <w:p w:rsidR="00C554B0" w:rsidDel="00352807" w:rsidRDefault="00C554B0">
          <w:pPr>
            <w:pStyle w:val="30"/>
            <w:tabs>
              <w:tab w:val="right" w:leader="dot" w:pos="10457"/>
            </w:tabs>
            <w:rPr>
              <w:del w:id="232" w:author="zhang alex" w:date="2019-07-28T15:17:00Z"/>
              <w:noProof/>
            </w:rPr>
          </w:pPr>
          <w:del w:id="233" w:author="zhang alex" w:date="2019-07-28T15:17:00Z">
            <w:r w:rsidRPr="00352807" w:rsidDel="00352807">
              <w:rPr>
                <w:rStyle w:val="a4"/>
                <w:rFonts w:ascii="Arial" w:eastAsia="宋体" w:hAnsi="Arial" w:cs="Arial"/>
                <w:noProof/>
                <w:kern w:val="0"/>
              </w:rPr>
              <w:delText>1.2. Container Overview</w:delText>
            </w:r>
            <w:r w:rsidDel="00352807">
              <w:rPr>
                <w:noProof/>
                <w:webHidden/>
              </w:rPr>
              <w:tab/>
              <w:delText>4</w:delText>
            </w:r>
          </w:del>
        </w:p>
        <w:p w:rsidR="00C554B0" w:rsidDel="00352807" w:rsidRDefault="00C554B0">
          <w:pPr>
            <w:pStyle w:val="30"/>
            <w:tabs>
              <w:tab w:val="right" w:leader="dot" w:pos="10457"/>
            </w:tabs>
            <w:rPr>
              <w:del w:id="234" w:author="zhang alex" w:date="2019-07-28T15:17:00Z"/>
              <w:noProof/>
            </w:rPr>
          </w:pPr>
          <w:del w:id="235" w:author="zhang alex" w:date="2019-07-28T15:17:00Z">
            <w:r w:rsidRPr="00352807" w:rsidDel="00352807">
              <w:rPr>
                <w:rStyle w:val="a4"/>
                <w:rFonts w:ascii="Arial" w:eastAsia="宋体" w:hAnsi="Arial" w:cs="Arial"/>
                <w:noProof/>
                <w:kern w:val="0"/>
              </w:rPr>
              <w:delText>1.3. Bean Overview</w:delText>
            </w:r>
            <w:r w:rsidDel="00352807">
              <w:rPr>
                <w:noProof/>
                <w:webHidden/>
              </w:rPr>
              <w:tab/>
              <w:delText>13</w:delText>
            </w:r>
          </w:del>
        </w:p>
        <w:p w:rsidR="00C554B0" w:rsidDel="00352807" w:rsidRDefault="00C554B0">
          <w:pPr>
            <w:pStyle w:val="30"/>
            <w:tabs>
              <w:tab w:val="right" w:leader="dot" w:pos="10457"/>
            </w:tabs>
            <w:rPr>
              <w:del w:id="236" w:author="zhang alex" w:date="2019-07-28T15:17:00Z"/>
              <w:noProof/>
            </w:rPr>
          </w:pPr>
          <w:del w:id="237" w:author="zhang alex" w:date="2019-07-28T15:17:00Z">
            <w:r w:rsidRPr="00352807" w:rsidDel="00352807">
              <w:rPr>
                <w:rStyle w:val="a4"/>
                <w:rFonts w:ascii="Arial" w:eastAsia="宋体" w:hAnsi="Arial" w:cs="Arial"/>
                <w:noProof/>
                <w:kern w:val="0"/>
              </w:rPr>
              <w:delText>1.4. Dependencies</w:delText>
            </w:r>
            <w:r w:rsidDel="00352807">
              <w:rPr>
                <w:noProof/>
                <w:webHidden/>
              </w:rPr>
              <w:tab/>
              <w:delText>22</w:delText>
            </w:r>
          </w:del>
        </w:p>
        <w:p w:rsidR="00C554B0" w:rsidDel="00352807" w:rsidRDefault="00C554B0">
          <w:pPr>
            <w:pStyle w:val="30"/>
            <w:tabs>
              <w:tab w:val="right" w:leader="dot" w:pos="10457"/>
            </w:tabs>
            <w:rPr>
              <w:del w:id="238" w:author="zhang alex" w:date="2019-07-28T15:17:00Z"/>
              <w:noProof/>
            </w:rPr>
          </w:pPr>
          <w:del w:id="239" w:author="zhang alex" w:date="2019-07-28T15:17:00Z">
            <w:r w:rsidRPr="00352807" w:rsidDel="00352807">
              <w:rPr>
                <w:rStyle w:val="a4"/>
                <w:rFonts w:ascii="Arial" w:eastAsia="宋体" w:hAnsi="Arial" w:cs="Arial"/>
                <w:noProof/>
                <w:kern w:val="0"/>
              </w:rPr>
              <w:delText>1.5. Bean Scopes</w:delText>
            </w:r>
            <w:r w:rsidDel="00352807">
              <w:rPr>
                <w:noProof/>
                <w:webHidden/>
              </w:rPr>
              <w:tab/>
              <w:delText>58</w:delText>
            </w:r>
          </w:del>
        </w:p>
        <w:p w:rsidR="00C554B0" w:rsidDel="00352807" w:rsidRDefault="00C554B0">
          <w:pPr>
            <w:pStyle w:val="30"/>
            <w:tabs>
              <w:tab w:val="right" w:leader="dot" w:pos="10457"/>
            </w:tabs>
            <w:rPr>
              <w:del w:id="240" w:author="zhang alex" w:date="2019-07-28T15:17:00Z"/>
              <w:noProof/>
            </w:rPr>
          </w:pPr>
          <w:del w:id="241" w:author="zhang alex" w:date="2019-07-28T15:17:00Z">
            <w:r w:rsidRPr="00352807" w:rsidDel="00352807">
              <w:rPr>
                <w:rStyle w:val="a4"/>
                <w:rFonts w:ascii="Arial" w:eastAsia="宋体" w:hAnsi="Arial" w:cs="Arial"/>
                <w:noProof/>
                <w:kern w:val="0"/>
              </w:rPr>
              <w:delText>1.6. Customizing the Nature of a Bean</w:delText>
            </w:r>
            <w:r w:rsidDel="00352807">
              <w:rPr>
                <w:noProof/>
                <w:webHidden/>
              </w:rPr>
              <w:tab/>
              <w:delText>74</w:delText>
            </w:r>
          </w:del>
        </w:p>
        <w:p w:rsidR="00C554B0" w:rsidDel="00352807" w:rsidRDefault="00C554B0">
          <w:pPr>
            <w:pStyle w:val="30"/>
            <w:tabs>
              <w:tab w:val="right" w:leader="dot" w:pos="10457"/>
            </w:tabs>
            <w:rPr>
              <w:del w:id="242" w:author="zhang alex" w:date="2019-07-28T15:17:00Z"/>
              <w:noProof/>
            </w:rPr>
          </w:pPr>
          <w:del w:id="243" w:author="zhang alex" w:date="2019-07-28T15:17:00Z">
            <w:r w:rsidRPr="00352807" w:rsidDel="00352807">
              <w:rPr>
                <w:rStyle w:val="a4"/>
                <w:rFonts w:ascii="Arial" w:eastAsia="宋体" w:hAnsi="Arial" w:cs="Arial"/>
                <w:noProof/>
                <w:kern w:val="0"/>
              </w:rPr>
              <w:delText>1.7. Bean Definition Inheritance</w:delText>
            </w:r>
            <w:r w:rsidDel="00352807">
              <w:rPr>
                <w:noProof/>
                <w:webHidden/>
              </w:rPr>
              <w:tab/>
              <w:delText>88</w:delText>
            </w:r>
          </w:del>
        </w:p>
        <w:p w:rsidR="00C554B0" w:rsidDel="00352807" w:rsidRDefault="00C554B0">
          <w:pPr>
            <w:pStyle w:val="30"/>
            <w:tabs>
              <w:tab w:val="right" w:leader="dot" w:pos="10457"/>
            </w:tabs>
            <w:rPr>
              <w:del w:id="244" w:author="zhang alex" w:date="2019-07-28T15:17:00Z"/>
              <w:noProof/>
            </w:rPr>
          </w:pPr>
          <w:del w:id="245" w:author="zhang alex" w:date="2019-07-28T15:17:00Z">
            <w:r w:rsidRPr="00352807" w:rsidDel="00352807">
              <w:rPr>
                <w:rStyle w:val="a4"/>
                <w:rFonts w:ascii="Arial" w:eastAsia="宋体" w:hAnsi="Arial" w:cs="Arial"/>
                <w:noProof/>
                <w:kern w:val="0"/>
              </w:rPr>
              <w:delText>1.8. Container Extension Points</w:delText>
            </w:r>
            <w:r w:rsidDel="00352807">
              <w:rPr>
                <w:noProof/>
                <w:webHidden/>
              </w:rPr>
              <w:tab/>
              <w:delText>90</w:delText>
            </w:r>
          </w:del>
        </w:p>
        <w:p w:rsidR="00C554B0" w:rsidDel="00352807" w:rsidRDefault="00C554B0">
          <w:pPr>
            <w:pStyle w:val="30"/>
            <w:tabs>
              <w:tab w:val="right" w:leader="dot" w:pos="10457"/>
            </w:tabs>
            <w:rPr>
              <w:del w:id="246" w:author="zhang alex" w:date="2019-07-28T15:17:00Z"/>
              <w:noProof/>
            </w:rPr>
          </w:pPr>
          <w:del w:id="247" w:author="zhang alex" w:date="2019-07-28T15:17:00Z">
            <w:r w:rsidRPr="00352807" w:rsidDel="00352807">
              <w:rPr>
                <w:rStyle w:val="a4"/>
                <w:rFonts w:ascii="Arial" w:eastAsia="宋体" w:hAnsi="Arial" w:cs="Arial"/>
                <w:noProof/>
                <w:kern w:val="0"/>
              </w:rPr>
              <w:delText>1.9. Annotation-based Container Configuration</w:delText>
            </w:r>
            <w:r w:rsidDel="00352807">
              <w:rPr>
                <w:noProof/>
                <w:webHidden/>
              </w:rPr>
              <w:tab/>
              <w:delText>102</w:delText>
            </w:r>
          </w:del>
        </w:p>
        <w:p w:rsidR="00C554B0" w:rsidDel="00352807" w:rsidRDefault="00C554B0">
          <w:pPr>
            <w:pStyle w:val="30"/>
            <w:tabs>
              <w:tab w:val="right" w:leader="dot" w:pos="10457"/>
            </w:tabs>
            <w:rPr>
              <w:del w:id="248" w:author="zhang alex" w:date="2019-07-28T15:17:00Z"/>
              <w:noProof/>
            </w:rPr>
          </w:pPr>
          <w:del w:id="249" w:author="zhang alex" w:date="2019-07-28T15:17:00Z">
            <w:r w:rsidRPr="00352807" w:rsidDel="00352807">
              <w:rPr>
                <w:rStyle w:val="a4"/>
                <w:rFonts w:ascii="Arial" w:eastAsia="宋体" w:hAnsi="Arial" w:cs="Arial"/>
                <w:noProof/>
                <w:kern w:val="0"/>
              </w:rPr>
              <w:delText>1.10. Classpath Scanning and Managed Components</w:delText>
            </w:r>
            <w:r w:rsidDel="00352807">
              <w:rPr>
                <w:noProof/>
                <w:webHidden/>
              </w:rPr>
              <w:tab/>
              <w:delText>127</w:delText>
            </w:r>
          </w:del>
        </w:p>
        <w:p w:rsidR="00C554B0" w:rsidDel="00352807" w:rsidRDefault="00C554B0">
          <w:pPr>
            <w:pStyle w:val="30"/>
            <w:tabs>
              <w:tab w:val="right" w:leader="dot" w:pos="10457"/>
            </w:tabs>
            <w:rPr>
              <w:del w:id="250" w:author="zhang alex" w:date="2019-07-28T15:17:00Z"/>
              <w:noProof/>
            </w:rPr>
          </w:pPr>
          <w:del w:id="251" w:author="zhang alex" w:date="2019-07-28T15:17:00Z">
            <w:r w:rsidRPr="00352807" w:rsidDel="00352807">
              <w:rPr>
                <w:rStyle w:val="a4"/>
                <w:rFonts w:ascii="Arial" w:eastAsia="宋体" w:hAnsi="Arial" w:cs="Arial"/>
                <w:noProof/>
                <w:kern w:val="0"/>
              </w:rPr>
              <w:delText>1.11. Using JSR 330 Standard Annotations</w:delText>
            </w:r>
            <w:r w:rsidDel="00352807">
              <w:rPr>
                <w:noProof/>
                <w:webHidden/>
              </w:rPr>
              <w:tab/>
              <w:delText>143</w:delText>
            </w:r>
          </w:del>
        </w:p>
        <w:p w:rsidR="00C554B0" w:rsidDel="00352807" w:rsidRDefault="00C554B0">
          <w:pPr>
            <w:pStyle w:val="30"/>
            <w:tabs>
              <w:tab w:val="right" w:leader="dot" w:pos="10457"/>
            </w:tabs>
            <w:rPr>
              <w:del w:id="252" w:author="zhang alex" w:date="2019-07-28T15:17:00Z"/>
              <w:noProof/>
            </w:rPr>
          </w:pPr>
          <w:del w:id="253" w:author="zhang alex" w:date="2019-07-28T15:17:00Z">
            <w:r w:rsidRPr="00352807" w:rsidDel="00352807">
              <w:rPr>
                <w:rStyle w:val="a4"/>
                <w:rFonts w:ascii="Arial" w:eastAsia="宋体" w:hAnsi="Arial" w:cs="Arial"/>
                <w:noProof/>
                <w:kern w:val="0"/>
              </w:rPr>
              <w:delText>1.12. Java-based Container Configuration</w:delText>
            </w:r>
            <w:r w:rsidDel="00352807">
              <w:rPr>
                <w:noProof/>
                <w:webHidden/>
              </w:rPr>
              <w:tab/>
              <w:delText>148</w:delText>
            </w:r>
          </w:del>
        </w:p>
        <w:p w:rsidR="00C554B0" w:rsidDel="00352807" w:rsidRDefault="00C554B0">
          <w:pPr>
            <w:pStyle w:val="30"/>
            <w:tabs>
              <w:tab w:val="right" w:leader="dot" w:pos="10457"/>
            </w:tabs>
            <w:rPr>
              <w:del w:id="254" w:author="zhang alex" w:date="2019-07-28T15:17:00Z"/>
              <w:noProof/>
            </w:rPr>
          </w:pPr>
          <w:del w:id="255" w:author="zhang alex" w:date="2019-07-28T15:17:00Z">
            <w:r w:rsidRPr="00352807" w:rsidDel="00352807">
              <w:rPr>
                <w:rStyle w:val="a4"/>
                <w:rFonts w:ascii="Arial" w:eastAsia="宋体" w:hAnsi="Arial" w:cs="Arial"/>
                <w:noProof/>
                <w:kern w:val="0"/>
              </w:rPr>
              <w:delText>1.13. Environment Abstraction</w:delText>
            </w:r>
            <w:r w:rsidDel="00352807">
              <w:rPr>
                <w:noProof/>
                <w:webHidden/>
              </w:rPr>
              <w:tab/>
              <w:delText>177</w:delText>
            </w:r>
          </w:del>
        </w:p>
        <w:p w:rsidR="00C554B0" w:rsidDel="00352807" w:rsidRDefault="00C554B0">
          <w:pPr>
            <w:pStyle w:val="30"/>
            <w:tabs>
              <w:tab w:val="right" w:leader="dot" w:pos="10457"/>
            </w:tabs>
            <w:rPr>
              <w:del w:id="256" w:author="zhang alex" w:date="2019-07-28T15:17:00Z"/>
              <w:noProof/>
            </w:rPr>
          </w:pPr>
          <w:del w:id="257" w:author="zhang alex" w:date="2019-07-28T15:17:00Z">
            <w:r w:rsidRPr="00352807" w:rsidDel="00352807">
              <w:rPr>
                <w:rStyle w:val="a4"/>
                <w:rFonts w:ascii="Arial" w:eastAsia="宋体" w:hAnsi="Arial" w:cs="Arial"/>
                <w:noProof/>
                <w:kern w:val="0"/>
              </w:rPr>
              <w:delText>1.14. Registering a </w:delText>
            </w:r>
            <w:r w:rsidRPr="00352807" w:rsidDel="00352807">
              <w:rPr>
                <w:rStyle w:val="a4"/>
                <w:rFonts w:ascii="Consolas" w:eastAsia="宋体" w:hAnsi="Consolas" w:cs="宋体"/>
                <w:noProof/>
                <w:kern w:val="0"/>
                <w:shd w:val="clear" w:color="auto" w:fill="F7F7F8"/>
              </w:rPr>
              <w:delText>LoadTimeWeaver</w:delText>
            </w:r>
            <w:r w:rsidDel="00352807">
              <w:rPr>
                <w:noProof/>
                <w:webHidden/>
              </w:rPr>
              <w:tab/>
              <w:delText>190</w:delText>
            </w:r>
          </w:del>
        </w:p>
        <w:p w:rsidR="00C554B0" w:rsidDel="00352807" w:rsidRDefault="00C554B0">
          <w:pPr>
            <w:pStyle w:val="30"/>
            <w:tabs>
              <w:tab w:val="right" w:leader="dot" w:pos="10457"/>
            </w:tabs>
            <w:rPr>
              <w:del w:id="258" w:author="zhang alex" w:date="2019-07-28T15:17:00Z"/>
              <w:noProof/>
            </w:rPr>
          </w:pPr>
          <w:del w:id="259" w:author="zhang alex" w:date="2019-07-28T15:17:00Z">
            <w:r w:rsidRPr="00352807" w:rsidDel="00352807">
              <w:rPr>
                <w:rStyle w:val="a4"/>
                <w:rFonts w:ascii="Arial" w:eastAsia="宋体" w:hAnsi="Arial" w:cs="Arial"/>
                <w:noProof/>
                <w:kern w:val="0"/>
              </w:rPr>
              <w:delText>1.15. Additional Capabilities of the </w:delText>
            </w:r>
            <w:r w:rsidRPr="00352807" w:rsidDel="00352807">
              <w:rPr>
                <w:rStyle w:val="a4"/>
                <w:rFonts w:ascii="Consolas" w:eastAsia="宋体" w:hAnsi="Consolas" w:cs="宋体"/>
                <w:noProof/>
                <w:kern w:val="0"/>
                <w:shd w:val="clear" w:color="auto" w:fill="F7F7F8"/>
              </w:rPr>
              <w:delText>ApplicationContext</w:delText>
            </w:r>
            <w:r w:rsidDel="00352807">
              <w:rPr>
                <w:noProof/>
                <w:webHidden/>
              </w:rPr>
              <w:tab/>
              <w:delText>191</w:delText>
            </w:r>
          </w:del>
        </w:p>
        <w:p w:rsidR="00C554B0" w:rsidDel="00352807" w:rsidRDefault="00C554B0">
          <w:pPr>
            <w:pStyle w:val="30"/>
            <w:tabs>
              <w:tab w:val="right" w:leader="dot" w:pos="10457"/>
            </w:tabs>
            <w:rPr>
              <w:del w:id="260" w:author="zhang alex" w:date="2019-07-28T15:17:00Z"/>
              <w:noProof/>
            </w:rPr>
          </w:pPr>
          <w:del w:id="261" w:author="zhang alex" w:date="2019-07-28T15:17:00Z">
            <w:r w:rsidRPr="00352807" w:rsidDel="00352807">
              <w:rPr>
                <w:rStyle w:val="a4"/>
                <w:rFonts w:ascii="Arial" w:eastAsia="宋体" w:hAnsi="Arial" w:cs="Arial"/>
                <w:noProof/>
                <w:kern w:val="0"/>
              </w:rPr>
              <w:delText>1.16. The </w:delText>
            </w:r>
            <w:r w:rsidRPr="00352807" w:rsidDel="00352807">
              <w:rPr>
                <w:rStyle w:val="a4"/>
                <w:rFonts w:ascii="Consolas" w:eastAsia="宋体" w:hAnsi="Consolas" w:cs="宋体"/>
                <w:noProof/>
                <w:kern w:val="0"/>
                <w:shd w:val="clear" w:color="auto" w:fill="F7F7F8"/>
              </w:rPr>
              <w:delText>BeanFactory</w:delText>
            </w:r>
            <w:r w:rsidDel="00352807">
              <w:rPr>
                <w:noProof/>
                <w:webHidden/>
              </w:rPr>
              <w:tab/>
              <w:delText>208</w:delText>
            </w:r>
          </w:del>
        </w:p>
        <w:p w:rsidR="00C554B0" w:rsidDel="00352807" w:rsidRDefault="00C554B0">
          <w:pPr>
            <w:pStyle w:val="20"/>
            <w:tabs>
              <w:tab w:val="right" w:leader="dot" w:pos="10457"/>
            </w:tabs>
            <w:rPr>
              <w:del w:id="262" w:author="zhang alex" w:date="2019-07-28T15:17:00Z"/>
              <w:noProof/>
            </w:rPr>
          </w:pPr>
          <w:del w:id="263" w:author="zhang alex" w:date="2019-07-28T15:17:00Z">
            <w:r w:rsidRPr="00352807" w:rsidDel="00352807">
              <w:rPr>
                <w:rStyle w:val="a4"/>
                <w:rFonts w:ascii="Arial" w:eastAsia="宋体" w:hAnsi="Arial" w:cs="Arial"/>
                <w:noProof/>
                <w:kern w:val="0"/>
              </w:rPr>
              <w:delText>2. Resources</w:delText>
            </w:r>
            <w:r w:rsidDel="00352807">
              <w:rPr>
                <w:noProof/>
                <w:webHidden/>
              </w:rPr>
              <w:tab/>
              <w:delText>212</w:delText>
            </w:r>
          </w:del>
        </w:p>
        <w:p w:rsidR="00C554B0" w:rsidDel="00352807" w:rsidRDefault="00C554B0">
          <w:pPr>
            <w:pStyle w:val="30"/>
            <w:tabs>
              <w:tab w:val="right" w:leader="dot" w:pos="10457"/>
            </w:tabs>
            <w:rPr>
              <w:del w:id="264" w:author="zhang alex" w:date="2019-07-28T15:17:00Z"/>
              <w:noProof/>
            </w:rPr>
          </w:pPr>
          <w:del w:id="265" w:author="zhang alex" w:date="2019-07-28T15:17:00Z">
            <w:r w:rsidRPr="00352807" w:rsidDel="00352807">
              <w:rPr>
                <w:rStyle w:val="a4"/>
                <w:rFonts w:ascii="Arial" w:eastAsia="宋体" w:hAnsi="Arial" w:cs="Arial"/>
                <w:noProof/>
                <w:kern w:val="0"/>
              </w:rPr>
              <w:delText>2.1. Introduction</w:delText>
            </w:r>
            <w:r w:rsidDel="00352807">
              <w:rPr>
                <w:noProof/>
                <w:webHidden/>
              </w:rPr>
              <w:tab/>
              <w:delText>212</w:delText>
            </w:r>
          </w:del>
        </w:p>
        <w:p w:rsidR="00C554B0" w:rsidDel="00352807" w:rsidRDefault="00C554B0">
          <w:pPr>
            <w:pStyle w:val="30"/>
            <w:tabs>
              <w:tab w:val="right" w:leader="dot" w:pos="10457"/>
            </w:tabs>
            <w:rPr>
              <w:del w:id="266" w:author="zhang alex" w:date="2019-07-28T15:17:00Z"/>
              <w:noProof/>
            </w:rPr>
          </w:pPr>
          <w:del w:id="267" w:author="zhang alex" w:date="2019-07-28T15:17:00Z">
            <w:r w:rsidRPr="00352807" w:rsidDel="00352807">
              <w:rPr>
                <w:rStyle w:val="a4"/>
                <w:rFonts w:ascii="Arial" w:eastAsia="宋体" w:hAnsi="Arial" w:cs="Arial"/>
                <w:noProof/>
                <w:kern w:val="0"/>
              </w:rPr>
              <w:delText>2.2. The Resource Interface</w:delText>
            </w:r>
            <w:r w:rsidDel="00352807">
              <w:rPr>
                <w:noProof/>
                <w:webHidden/>
              </w:rPr>
              <w:tab/>
              <w:delText>212</w:delText>
            </w:r>
          </w:del>
        </w:p>
        <w:p w:rsidR="00C554B0" w:rsidDel="00352807" w:rsidRDefault="00C554B0">
          <w:pPr>
            <w:pStyle w:val="30"/>
            <w:tabs>
              <w:tab w:val="right" w:leader="dot" w:pos="10457"/>
            </w:tabs>
            <w:rPr>
              <w:del w:id="268" w:author="zhang alex" w:date="2019-07-28T15:17:00Z"/>
              <w:noProof/>
            </w:rPr>
          </w:pPr>
          <w:del w:id="269" w:author="zhang alex" w:date="2019-07-28T15:17:00Z">
            <w:r w:rsidRPr="00352807" w:rsidDel="00352807">
              <w:rPr>
                <w:rStyle w:val="a4"/>
                <w:rFonts w:ascii="Arial" w:eastAsia="宋体" w:hAnsi="Arial" w:cs="Arial"/>
                <w:noProof/>
                <w:kern w:val="0"/>
              </w:rPr>
              <w:delText>2.3. Built-in Resource Implementations</w:delText>
            </w:r>
            <w:r w:rsidDel="00352807">
              <w:rPr>
                <w:noProof/>
                <w:webHidden/>
              </w:rPr>
              <w:tab/>
              <w:delText>213</w:delText>
            </w:r>
          </w:del>
        </w:p>
        <w:p w:rsidR="00C554B0" w:rsidDel="00352807" w:rsidRDefault="00C554B0">
          <w:pPr>
            <w:pStyle w:val="30"/>
            <w:tabs>
              <w:tab w:val="right" w:leader="dot" w:pos="10457"/>
            </w:tabs>
            <w:rPr>
              <w:del w:id="270" w:author="zhang alex" w:date="2019-07-28T15:17:00Z"/>
              <w:noProof/>
            </w:rPr>
          </w:pPr>
          <w:del w:id="271" w:author="zhang alex" w:date="2019-07-28T15:17:00Z">
            <w:r w:rsidRPr="00352807" w:rsidDel="00352807">
              <w:rPr>
                <w:rStyle w:val="a4"/>
                <w:rFonts w:ascii="Arial" w:eastAsia="宋体" w:hAnsi="Arial" w:cs="Arial"/>
                <w:noProof/>
                <w:kern w:val="0"/>
              </w:rPr>
              <w:delText>2.4. The </w:delText>
            </w:r>
            <w:r w:rsidRPr="00352807" w:rsidDel="00352807">
              <w:rPr>
                <w:rStyle w:val="a4"/>
                <w:rFonts w:ascii="Consolas" w:eastAsia="宋体" w:hAnsi="Consolas" w:cs="宋体"/>
                <w:noProof/>
                <w:kern w:val="0"/>
                <w:shd w:val="clear" w:color="auto" w:fill="F7F7F8"/>
              </w:rPr>
              <w:delText>ResourceLoader</w:delText>
            </w:r>
            <w:r w:rsidDel="00352807">
              <w:rPr>
                <w:noProof/>
                <w:webHidden/>
              </w:rPr>
              <w:tab/>
              <w:delText>215</w:delText>
            </w:r>
          </w:del>
        </w:p>
        <w:p w:rsidR="00C554B0" w:rsidDel="00352807" w:rsidRDefault="00C554B0">
          <w:pPr>
            <w:pStyle w:val="30"/>
            <w:tabs>
              <w:tab w:val="right" w:leader="dot" w:pos="10457"/>
            </w:tabs>
            <w:rPr>
              <w:del w:id="272" w:author="zhang alex" w:date="2019-07-28T15:17:00Z"/>
              <w:noProof/>
            </w:rPr>
          </w:pPr>
          <w:del w:id="273" w:author="zhang alex" w:date="2019-07-28T15:17:00Z">
            <w:r w:rsidRPr="00352807" w:rsidDel="00352807">
              <w:rPr>
                <w:rStyle w:val="a4"/>
                <w:rFonts w:ascii="Arial" w:eastAsia="宋体" w:hAnsi="Arial" w:cs="Arial"/>
                <w:noProof/>
                <w:kern w:val="0"/>
              </w:rPr>
              <w:delText>2.5. The </w:delText>
            </w:r>
            <w:r w:rsidRPr="00352807" w:rsidDel="00352807">
              <w:rPr>
                <w:rStyle w:val="a4"/>
                <w:rFonts w:ascii="Consolas" w:eastAsia="宋体" w:hAnsi="Consolas" w:cs="宋体"/>
                <w:noProof/>
                <w:kern w:val="0"/>
                <w:shd w:val="clear" w:color="auto" w:fill="F7F7F8"/>
              </w:rPr>
              <w:delText>ResourceLoaderAware</w:delText>
            </w:r>
            <w:r w:rsidRPr="00352807" w:rsidDel="00352807">
              <w:rPr>
                <w:rStyle w:val="a4"/>
                <w:rFonts w:ascii="Arial" w:eastAsia="宋体" w:hAnsi="Arial" w:cs="Arial"/>
                <w:noProof/>
                <w:kern w:val="0"/>
              </w:rPr>
              <w:delText> interface</w:delText>
            </w:r>
            <w:r w:rsidDel="00352807">
              <w:rPr>
                <w:noProof/>
                <w:webHidden/>
              </w:rPr>
              <w:tab/>
              <w:delText>216</w:delText>
            </w:r>
          </w:del>
        </w:p>
        <w:p w:rsidR="00C554B0" w:rsidDel="00352807" w:rsidRDefault="00C554B0">
          <w:pPr>
            <w:pStyle w:val="30"/>
            <w:tabs>
              <w:tab w:val="right" w:leader="dot" w:pos="10457"/>
            </w:tabs>
            <w:rPr>
              <w:del w:id="274" w:author="zhang alex" w:date="2019-07-28T15:17:00Z"/>
              <w:noProof/>
            </w:rPr>
          </w:pPr>
          <w:del w:id="275" w:author="zhang alex" w:date="2019-07-28T15:17:00Z">
            <w:r w:rsidRPr="00352807" w:rsidDel="00352807">
              <w:rPr>
                <w:rStyle w:val="a4"/>
                <w:rFonts w:ascii="Arial" w:eastAsia="宋体" w:hAnsi="Arial" w:cs="Arial"/>
                <w:noProof/>
                <w:kern w:val="0"/>
              </w:rPr>
              <w:delText>2.6. Resources as Dependencies</w:delText>
            </w:r>
            <w:r w:rsidDel="00352807">
              <w:rPr>
                <w:noProof/>
                <w:webHidden/>
              </w:rPr>
              <w:tab/>
              <w:delText>217</w:delText>
            </w:r>
          </w:del>
        </w:p>
        <w:p w:rsidR="00C554B0" w:rsidDel="00352807" w:rsidRDefault="00C554B0">
          <w:pPr>
            <w:pStyle w:val="30"/>
            <w:tabs>
              <w:tab w:val="right" w:leader="dot" w:pos="10457"/>
            </w:tabs>
            <w:rPr>
              <w:del w:id="276" w:author="zhang alex" w:date="2019-07-28T15:17:00Z"/>
              <w:noProof/>
            </w:rPr>
          </w:pPr>
          <w:del w:id="277" w:author="zhang alex" w:date="2019-07-28T15:17:00Z">
            <w:r w:rsidRPr="00352807" w:rsidDel="00352807">
              <w:rPr>
                <w:rStyle w:val="a4"/>
                <w:rFonts w:ascii="Arial" w:eastAsia="宋体" w:hAnsi="Arial" w:cs="Arial"/>
                <w:noProof/>
                <w:kern w:val="0"/>
              </w:rPr>
              <w:delText>2.7. Application Contexts and Resource Paths</w:delText>
            </w:r>
            <w:r w:rsidDel="00352807">
              <w:rPr>
                <w:noProof/>
                <w:webHidden/>
              </w:rPr>
              <w:tab/>
              <w:delText>218</w:delText>
            </w:r>
          </w:del>
        </w:p>
        <w:p w:rsidR="00C554B0" w:rsidDel="00352807" w:rsidRDefault="00C554B0">
          <w:pPr>
            <w:pStyle w:val="20"/>
            <w:tabs>
              <w:tab w:val="right" w:leader="dot" w:pos="10457"/>
            </w:tabs>
            <w:rPr>
              <w:del w:id="278" w:author="zhang alex" w:date="2019-07-28T15:17:00Z"/>
              <w:noProof/>
            </w:rPr>
          </w:pPr>
          <w:del w:id="279" w:author="zhang alex" w:date="2019-07-28T15:17:00Z">
            <w:r w:rsidRPr="00352807" w:rsidDel="00352807">
              <w:rPr>
                <w:rStyle w:val="a4"/>
                <w:rFonts w:ascii="Arial" w:eastAsia="宋体" w:hAnsi="Arial" w:cs="Arial"/>
                <w:noProof/>
                <w:kern w:val="0"/>
              </w:rPr>
              <w:delText>3. Validation, Data Binding, and Type Conversion</w:delText>
            </w:r>
            <w:r w:rsidDel="00352807">
              <w:rPr>
                <w:noProof/>
                <w:webHidden/>
              </w:rPr>
              <w:tab/>
              <w:delText>222</w:delText>
            </w:r>
          </w:del>
        </w:p>
        <w:p w:rsidR="00C554B0" w:rsidDel="00352807" w:rsidRDefault="00C554B0">
          <w:pPr>
            <w:pStyle w:val="30"/>
            <w:tabs>
              <w:tab w:val="right" w:leader="dot" w:pos="10457"/>
            </w:tabs>
            <w:rPr>
              <w:del w:id="280" w:author="zhang alex" w:date="2019-07-28T15:17:00Z"/>
              <w:noProof/>
            </w:rPr>
          </w:pPr>
          <w:del w:id="281" w:author="zhang alex" w:date="2019-07-28T15:17:00Z">
            <w:r w:rsidRPr="00352807" w:rsidDel="00352807">
              <w:rPr>
                <w:rStyle w:val="a4"/>
                <w:rFonts w:ascii="Arial" w:eastAsia="宋体" w:hAnsi="Arial" w:cs="Arial"/>
                <w:noProof/>
                <w:kern w:val="0"/>
              </w:rPr>
              <w:delText>3.1. Validation by Using Spring’s Validator Interface</w:delText>
            </w:r>
            <w:r w:rsidDel="00352807">
              <w:rPr>
                <w:noProof/>
                <w:webHidden/>
              </w:rPr>
              <w:tab/>
              <w:delText>223</w:delText>
            </w:r>
          </w:del>
        </w:p>
        <w:p w:rsidR="00C554B0" w:rsidDel="00352807" w:rsidRDefault="00C554B0">
          <w:pPr>
            <w:pStyle w:val="30"/>
            <w:tabs>
              <w:tab w:val="right" w:leader="dot" w:pos="10457"/>
            </w:tabs>
            <w:rPr>
              <w:del w:id="282" w:author="zhang alex" w:date="2019-07-28T15:17:00Z"/>
              <w:noProof/>
            </w:rPr>
          </w:pPr>
          <w:del w:id="283" w:author="zhang alex" w:date="2019-07-28T15:17:00Z">
            <w:r w:rsidRPr="00352807" w:rsidDel="00352807">
              <w:rPr>
                <w:rStyle w:val="a4"/>
                <w:rFonts w:ascii="Arial" w:eastAsia="宋体" w:hAnsi="Arial" w:cs="Arial"/>
                <w:noProof/>
                <w:kern w:val="0"/>
              </w:rPr>
              <w:delText>3.2. Resolving Codes to Error Messages</w:delText>
            </w:r>
            <w:r w:rsidDel="00352807">
              <w:rPr>
                <w:noProof/>
                <w:webHidden/>
              </w:rPr>
              <w:tab/>
              <w:delText>225</w:delText>
            </w:r>
          </w:del>
        </w:p>
        <w:p w:rsidR="00C554B0" w:rsidDel="00352807" w:rsidRDefault="00C554B0">
          <w:pPr>
            <w:pStyle w:val="30"/>
            <w:tabs>
              <w:tab w:val="right" w:leader="dot" w:pos="10457"/>
            </w:tabs>
            <w:rPr>
              <w:del w:id="284" w:author="zhang alex" w:date="2019-07-28T15:17:00Z"/>
              <w:noProof/>
            </w:rPr>
          </w:pPr>
          <w:del w:id="285" w:author="zhang alex" w:date="2019-07-28T15:17:00Z">
            <w:r w:rsidRPr="00352807" w:rsidDel="00352807">
              <w:rPr>
                <w:rStyle w:val="a4"/>
                <w:rFonts w:ascii="Arial" w:eastAsia="宋体" w:hAnsi="Arial" w:cs="Arial"/>
                <w:noProof/>
                <w:kern w:val="0"/>
              </w:rPr>
              <w:delText>3.3. Bean Manipulation and the </w:delText>
            </w:r>
            <w:r w:rsidRPr="00352807" w:rsidDel="00352807">
              <w:rPr>
                <w:rStyle w:val="a4"/>
                <w:rFonts w:ascii="Consolas" w:eastAsia="宋体" w:hAnsi="Consolas" w:cs="宋体"/>
                <w:noProof/>
                <w:kern w:val="0"/>
                <w:shd w:val="clear" w:color="auto" w:fill="F7F7F8"/>
              </w:rPr>
              <w:delText>BeanWrapper</w:delText>
            </w:r>
            <w:r w:rsidDel="00352807">
              <w:rPr>
                <w:noProof/>
                <w:webHidden/>
              </w:rPr>
              <w:tab/>
              <w:delText>226</w:delText>
            </w:r>
          </w:del>
        </w:p>
        <w:p w:rsidR="00C554B0" w:rsidDel="00352807" w:rsidRDefault="00C554B0">
          <w:pPr>
            <w:pStyle w:val="30"/>
            <w:tabs>
              <w:tab w:val="right" w:leader="dot" w:pos="10457"/>
            </w:tabs>
            <w:rPr>
              <w:del w:id="286" w:author="zhang alex" w:date="2019-07-28T15:17:00Z"/>
              <w:noProof/>
            </w:rPr>
          </w:pPr>
          <w:del w:id="287" w:author="zhang alex" w:date="2019-07-28T15:17:00Z">
            <w:r w:rsidRPr="00352807" w:rsidDel="00352807">
              <w:rPr>
                <w:rStyle w:val="a4"/>
                <w:rFonts w:ascii="Arial" w:eastAsia="宋体" w:hAnsi="Arial" w:cs="Arial"/>
                <w:noProof/>
                <w:kern w:val="0"/>
              </w:rPr>
              <w:delText>3.4. Spring Type Conversion</w:delText>
            </w:r>
            <w:r w:rsidDel="00352807">
              <w:rPr>
                <w:noProof/>
                <w:webHidden/>
              </w:rPr>
              <w:tab/>
              <w:delText>234</w:delText>
            </w:r>
          </w:del>
        </w:p>
        <w:p w:rsidR="00C554B0" w:rsidDel="00352807" w:rsidRDefault="00C554B0">
          <w:pPr>
            <w:pStyle w:val="30"/>
            <w:tabs>
              <w:tab w:val="right" w:leader="dot" w:pos="10457"/>
            </w:tabs>
            <w:rPr>
              <w:del w:id="288" w:author="zhang alex" w:date="2019-07-28T15:17:00Z"/>
              <w:noProof/>
            </w:rPr>
          </w:pPr>
          <w:del w:id="289" w:author="zhang alex" w:date="2019-07-28T15:17:00Z">
            <w:r w:rsidRPr="00352807" w:rsidDel="00352807">
              <w:rPr>
                <w:rStyle w:val="a4"/>
                <w:rFonts w:ascii="Arial" w:eastAsia="宋体" w:hAnsi="Arial" w:cs="Arial"/>
                <w:noProof/>
                <w:kern w:val="0"/>
              </w:rPr>
              <w:delText>3.5. Spring Field Formatting</w:delText>
            </w:r>
            <w:r w:rsidDel="00352807">
              <w:rPr>
                <w:noProof/>
                <w:webHidden/>
              </w:rPr>
              <w:tab/>
              <w:delText>240</w:delText>
            </w:r>
          </w:del>
        </w:p>
        <w:p w:rsidR="00C554B0" w:rsidDel="00352807" w:rsidRDefault="00C554B0">
          <w:pPr>
            <w:pStyle w:val="30"/>
            <w:tabs>
              <w:tab w:val="right" w:leader="dot" w:pos="10457"/>
            </w:tabs>
            <w:rPr>
              <w:del w:id="290" w:author="zhang alex" w:date="2019-07-28T15:17:00Z"/>
              <w:noProof/>
            </w:rPr>
          </w:pPr>
          <w:del w:id="291" w:author="zhang alex" w:date="2019-07-28T15:17:00Z">
            <w:r w:rsidRPr="00352807" w:rsidDel="00352807">
              <w:rPr>
                <w:rStyle w:val="a4"/>
                <w:rFonts w:ascii="Arial" w:eastAsia="宋体" w:hAnsi="Arial" w:cs="Arial"/>
                <w:noProof/>
                <w:kern w:val="0"/>
              </w:rPr>
              <w:delText>3.6. Configuring a Global Date and Time Format</w:delText>
            </w:r>
            <w:r w:rsidDel="00352807">
              <w:rPr>
                <w:noProof/>
                <w:webHidden/>
              </w:rPr>
              <w:tab/>
              <w:delText>245</w:delText>
            </w:r>
          </w:del>
        </w:p>
        <w:p w:rsidR="00C554B0" w:rsidDel="00352807" w:rsidRDefault="00C554B0">
          <w:pPr>
            <w:pStyle w:val="30"/>
            <w:tabs>
              <w:tab w:val="right" w:leader="dot" w:pos="10457"/>
            </w:tabs>
            <w:rPr>
              <w:del w:id="292" w:author="zhang alex" w:date="2019-07-28T15:17:00Z"/>
              <w:noProof/>
            </w:rPr>
          </w:pPr>
          <w:del w:id="293" w:author="zhang alex" w:date="2019-07-28T15:17:00Z">
            <w:r w:rsidRPr="00352807" w:rsidDel="00352807">
              <w:rPr>
                <w:rStyle w:val="a4"/>
                <w:rFonts w:ascii="Arial" w:eastAsia="宋体" w:hAnsi="Arial" w:cs="Arial"/>
                <w:noProof/>
                <w:kern w:val="0"/>
              </w:rPr>
              <w:delText>3.7. Spring Validation</w:delText>
            </w:r>
            <w:r w:rsidDel="00352807">
              <w:rPr>
                <w:noProof/>
                <w:webHidden/>
              </w:rPr>
              <w:tab/>
              <w:delText>247</w:delText>
            </w:r>
          </w:del>
        </w:p>
        <w:p w:rsidR="00C554B0" w:rsidDel="00352807" w:rsidRDefault="00C554B0">
          <w:pPr>
            <w:pStyle w:val="20"/>
            <w:tabs>
              <w:tab w:val="right" w:leader="dot" w:pos="10457"/>
            </w:tabs>
            <w:rPr>
              <w:del w:id="294" w:author="zhang alex" w:date="2019-07-28T15:17:00Z"/>
              <w:noProof/>
            </w:rPr>
          </w:pPr>
          <w:del w:id="295" w:author="zhang alex" w:date="2019-07-28T15:17:00Z">
            <w:r w:rsidRPr="00352807" w:rsidDel="00352807">
              <w:rPr>
                <w:rStyle w:val="a4"/>
                <w:rFonts w:ascii="Arial" w:eastAsia="宋体" w:hAnsi="Arial" w:cs="Arial"/>
                <w:noProof/>
                <w:kern w:val="0"/>
              </w:rPr>
              <w:delText>4. Spring Expression Language (SpEL)</w:delText>
            </w:r>
            <w:r w:rsidDel="00352807">
              <w:rPr>
                <w:noProof/>
                <w:webHidden/>
              </w:rPr>
              <w:tab/>
              <w:delText>250</w:delText>
            </w:r>
          </w:del>
        </w:p>
        <w:p w:rsidR="00C554B0" w:rsidDel="00352807" w:rsidRDefault="00C554B0">
          <w:pPr>
            <w:pStyle w:val="30"/>
            <w:tabs>
              <w:tab w:val="right" w:leader="dot" w:pos="10457"/>
            </w:tabs>
            <w:rPr>
              <w:del w:id="296" w:author="zhang alex" w:date="2019-07-28T15:17:00Z"/>
              <w:noProof/>
            </w:rPr>
          </w:pPr>
          <w:del w:id="297" w:author="zhang alex" w:date="2019-07-28T15:17:00Z">
            <w:r w:rsidRPr="00352807" w:rsidDel="00352807">
              <w:rPr>
                <w:rStyle w:val="a4"/>
                <w:rFonts w:ascii="Arial" w:eastAsia="宋体" w:hAnsi="Arial" w:cs="Arial"/>
                <w:noProof/>
                <w:kern w:val="0"/>
              </w:rPr>
              <w:delText>4.1. Evaluation</w:delText>
            </w:r>
            <w:r w:rsidDel="00352807">
              <w:rPr>
                <w:noProof/>
                <w:webHidden/>
              </w:rPr>
              <w:tab/>
              <w:delText>252</w:delText>
            </w:r>
          </w:del>
        </w:p>
        <w:p w:rsidR="00C554B0" w:rsidDel="00352807" w:rsidRDefault="00C554B0">
          <w:pPr>
            <w:pStyle w:val="30"/>
            <w:tabs>
              <w:tab w:val="right" w:leader="dot" w:pos="10457"/>
            </w:tabs>
            <w:rPr>
              <w:del w:id="298" w:author="zhang alex" w:date="2019-07-28T15:17:00Z"/>
              <w:noProof/>
            </w:rPr>
          </w:pPr>
          <w:del w:id="299" w:author="zhang alex" w:date="2019-07-28T15:17:00Z">
            <w:r w:rsidRPr="00352807" w:rsidDel="00352807">
              <w:rPr>
                <w:rStyle w:val="a4"/>
                <w:rFonts w:ascii="Arial" w:eastAsia="宋体" w:hAnsi="Arial" w:cs="Arial"/>
                <w:noProof/>
                <w:kern w:val="0"/>
              </w:rPr>
              <w:delText>4.2. Expressions in Bean Definitions</w:delText>
            </w:r>
            <w:r w:rsidDel="00352807">
              <w:rPr>
                <w:noProof/>
                <w:webHidden/>
              </w:rPr>
              <w:tab/>
              <w:delText>257</w:delText>
            </w:r>
          </w:del>
        </w:p>
        <w:p w:rsidR="00C554B0" w:rsidDel="00352807" w:rsidRDefault="00C554B0">
          <w:pPr>
            <w:pStyle w:val="30"/>
            <w:tabs>
              <w:tab w:val="right" w:leader="dot" w:pos="10457"/>
            </w:tabs>
            <w:rPr>
              <w:del w:id="300" w:author="zhang alex" w:date="2019-07-28T15:17:00Z"/>
              <w:noProof/>
            </w:rPr>
          </w:pPr>
          <w:del w:id="301" w:author="zhang alex" w:date="2019-07-28T15:17:00Z">
            <w:r w:rsidRPr="00352807" w:rsidDel="00352807">
              <w:rPr>
                <w:rStyle w:val="a4"/>
                <w:rFonts w:ascii="Arial" w:eastAsia="宋体" w:hAnsi="Arial" w:cs="Arial"/>
                <w:noProof/>
                <w:kern w:val="0"/>
              </w:rPr>
              <w:delText>4.3. Language Reference</w:delText>
            </w:r>
            <w:r w:rsidDel="00352807">
              <w:rPr>
                <w:noProof/>
                <w:webHidden/>
              </w:rPr>
              <w:tab/>
              <w:delText>260</w:delText>
            </w:r>
          </w:del>
        </w:p>
        <w:p w:rsidR="00C554B0" w:rsidDel="00352807" w:rsidRDefault="00C554B0">
          <w:pPr>
            <w:pStyle w:val="30"/>
            <w:tabs>
              <w:tab w:val="right" w:leader="dot" w:pos="10457"/>
            </w:tabs>
            <w:rPr>
              <w:del w:id="302" w:author="zhang alex" w:date="2019-07-28T15:17:00Z"/>
              <w:noProof/>
            </w:rPr>
          </w:pPr>
          <w:del w:id="303" w:author="zhang alex" w:date="2019-07-28T15:17:00Z">
            <w:r w:rsidRPr="00352807" w:rsidDel="00352807">
              <w:rPr>
                <w:rStyle w:val="a4"/>
                <w:rFonts w:ascii="Arial" w:eastAsia="宋体" w:hAnsi="Arial" w:cs="Arial"/>
                <w:noProof/>
                <w:kern w:val="0"/>
              </w:rPr>
              <w:delText>4.4. Classes Used in the Examples</w:delText>
            </w:r>
            <w:r w:rsidDel="00352807">
              <w:rPr>
                <w:noProof/>
                <w:webHidden/>
              </w:rPr>
              <w:tab/>
              <w:delText>274</w:delText>
            </w:r>
          </w:del>
        </w:p>
        <w:p w:rsidR="00C554B0" w:rsidDel="00352807" w:rsidRDefault="00C554B0">
          <w:pPr>
            <w:pStyle w:val="20"/>
            <w:tabs>
              <w:tab w:val="right" w:leader="dot" w:pos="10457"/>
            </w:tabs>
            <w:rPr>
              <w:del w:id="304" w:author="zhang alex" w:date="2019-07-28T15:17:00Z"/>
              <w:noProof/>
            </w:rPr>
          </w:pPr>
          <w:del w:id="305" w:author="zhang alex" w:date="2019-07-28T15:17:00Z">
            <w:r w:rsidRPr="00352807" w:rsidDel="00352807">
              <w:rPr>
                <w:rStyle w:val="a4"/>
                <w:rFonts w:ascii="Arial" w:eastAsia="宋体" w:hAnsi="Arial" w:cs="Arial"/>
                <w:noProof/>
                <w:kern w:val="0"/>
              </w:rPr>
              <w:delText>5. Aspect Oriented Programming with Spring</w:delText>
            </w:r>
            <w:r w:rsidDel="00352807">
              <w:rPr>
                <w:noProof/>
                <w:webHidden/>
              </w:rPr>
              <w:tab/>
              <w:delText>277</w:delText>
            </w:r>
          </w:del>
        </w:p>
        <w:p w:rsidR="00C554B0" w:rsidDel="00352807" w:rsidRDefault="00C554B0">
          <w:pPr>
            <w:pStyle w:val="30"/>
            <w:tabs>
              <w:tab w:val="right" w:leader="dot" w:pos="10457"/>
            </w:tabs>
            <w:rPr>
              <w:del w:id="306" w:author="zhang alex" w:date="2019-07-28T15:17:00Z"/>
              <w:noProof/>
            </w:rPr>
          </w:pPr>
          <w:del w:id="307" w:author="zhang alex" w:date="2019-07-28T15:17:00Z">
            <w:r w:rsidRPr="00352807" w:rsidDel="00352807">
              <w:rPr>
                <w:rStyle w:val="a4"/>
                <w:rFonts w:ascii="Arial" w:eastAsia="宋体" w:hAnsi="Arial" w:cs="Arial"/>
                <w:noProof/>
                <w:kern w:val="0"/>
              </w:rPr>
              <w:delText>5.1. AOP Concepts</w:delText>
            </w:r>
            <w:r w:rsidDel="00352807">
              <w:rPr>
                <w:noProof/>
                <w:webHidden/>
              </w:rPr>
              <w:tab/>
              <w:delText>278</w:delText>
            </w:r>
          </w:del>
        </w:p>
        <w:p w:rsidR="00C554B0" w:rsidDel="00352807" w:rsidRDefault="00C554B0">
          <w:pPr>
            <w:pStyle w:val="30"/>
            <w:tabs>
              <w:tab w:val="right" w:leader="dot" w:pos="10457"/>
            </w:tabs>
            <w:rPr>
              <w:del w:id="308" w:author="zhang alex" w:date="2019-07-28T15:17:00Z"/>
              <w:noProof/>
            </w:rPr>
          </w:pPr>
          <w:del w:id="309" w:author="zhang alex" w:date="2019-07-28T15:17:00Z">
            <w:r w:rsidRPr="00352807" w:rsidDel="00352807">
              <w:rPr>
                <w:rStyle w:val="a4"/>
                <w:rFonts w:ascii="Arial" w:eastAsia="宋体" w:hAnsi="Arial" w:cs="Arial"/>
                <w:noProof/>
                <w:kern w:val="0"/>
              </w:rPr>
              <w:delText>5.2. Spring AOP Capabilities and Goals</w:delText>
            </w:r>
            <w:r w:rsidDel="00352807">
              <w:rPr>
                <w:noProof/>
                <w:webHidden/>
              </w:rPr>
              <w:tab/>
              <w:delText>279</w:delText>
            </w:r>
          </w:del>
        </w:p>
        <w:p w:rsidR="00C554B0" w:rsidDel="00352807" w:rsidRDefault="00C554B0">
          <w:pPr>
            <w:pStyle w:val="30"/>
            <w:tabs>
              <w:tab w:val="right" w:leader="dot" w:pos="10457"/>
            </w:tabs>
            <w:rPr>
              <w:del w:id="310" w:author="zhang alex" w:date="2019-07-28T15:17:00Z"/>
              <w:noProof/>
            </w:rPr>
          </w:pPr>
          <w:del w:id="311" w:author="zhang alex" w:date="2019-07-28T15:17:00Z">
            <w:r w:rsidRPr="00352807" w:rsidDel="00352807">
              <w:rPr>
                <w:rStyle w:val="a4"/>
                <w:rFonts w:ascii="Arial" w:eastAsia="宋体" w:hAnsi="Arial" w:cs="Arial"/>
                <w:noProof/>
                <w:kern w:val="0"/>
              </w:rPr>
              <w:delText>5.3. AOP Proxies</w:delText>
            </w:r>
            <w:r w:rsidDel="00352807">
              <w:rPr>
                <w:noProof/>
                <w:webHidden/>
              </w:rPr>
              <w:tab/>
              <w:delText>280</w:delText>
            </w:r>
          </w:del>
        </w:p>
        <w:p w:rsidR="00C554B0" w:rsidDel="00352807" w:rsidRDefault="00C554B0">
          <w:pPr>
            <w:pStyle w:val="30"/>
            <w:tabs>
              <w:tab w:val="right" w:leader="dot" w:pos="10457"/>
            </w:tabs>
            <w:rPr>
              <w:del w:id="312" w:author="zhang alex" w:date="2019-07-28T15:17:00Z"/>
              <w:noProof/>
            </w:rPr>
          </w:pPr>
          <w:del w:id="313" w:author="zhang alex" w:date="2019-07-28T15:17:00Z">
            <w:r w:rsidRPr="00352807" w:rsidDel="00352807">
              <w:rPr>
                <w:rStyle w:val="a4"/>
                <w:rFonts w:ascii="Arial" w:eastAsia="宋体" w:hAnsi="Arial" w:cs="Arial"/>
                <w:noProof/>
                <w:kern w:val="0"/>
              </w:rPr>
              <w:delText>5.4. @AspectJ support</w:delText>
            </w:r>
            <w:r w:rsidDel="00352807">
              <w:rPr>
                <w:noProof/>
                <w:webHidden/>
              </w:rPr>
              <w:tab/>
              <w:delText>280</w:delText>
            </w:r>
          </w:del>
        </w:p>
        <w:p w:rsidR="00C554B0" w:rsidDel="00352807" w:rsidRDefault="00C554B0">
          <w:pPr>
            <w:pStyle w:val="30"/>
            <w:tabs>
              <w:tab w:val="right" w:leader="dot" w:pos="10457"/>
            </w:tabs>
            <w:rPr>
              <w:del w:id="314" w:author="zhang alex" w:date="2019-07-28T15:17:00Z"/>
              <w:noProof/>
            </w:rPr>
          </w:pPr>
          <w:del w:id="315" w:author="zhang alex" w:date="2019-07-28T15:17:00Z">
            <w:r w:rsidRPr="00352807" w:rsidDel="00352807">
              <w:rPr>
                <w:rStyle w:val="a4"/>
                <w:rFonts w:ascii="Arial" w:eastAsia="宋体" w:hAnsi="Arial" w:cs="Arial"/>
                <w:noProof/>
                <w:kern w:val="0"/>
              </w:rPr>
              <w:delText>5.5. Schema-based AOP Support</w:delText>
            </w:r>
            <w:r w:rsidDel="00352807">
              <w:rPr>
                <w:noProof/>
                <w:webHidden/>
              </w:rPr>
              <w:tab/>
              <w:delText>302</w:delText>
            </w:r>
          </w:del>
        </w:p>
        <w:p w:rsidR="00C554B0" w:rsidDel="00352807" w:rsidRDefault="00C554B0">
          <w:pPr>
            <w:pStyle w:val="30"/>
            <w:tabs>
              <w:tab w:val="right" w:leader="dot" w:pos="10457"/>
            </w:tabs>
            <w:rPr>
              <w:del w:id="316" w:author="zhang alex" w:date="2019-07-28T15:17:00Z"/>
              <w:noProof/>
            </w:rPr>
          </w:pPr>
          <w:del w:id="317" w:author="zhang alex" w:date="2019-07-28T15:17:00Z">
            <w:r w:rsidRPr="00352807" w:rsidDel="00352807">
              <w:rPr>
                <w:rStyle w:val="a4"/>
                <w:rFonts w:ascii="Arial" w:eastAsia="宋体" w:hAnsi="Arial" w:cs="Arial"/>
                <w:noProof/>
                <w:kern w:val="0"/>
              </w:rPr>
              <w:delText>5.6. Choosing which AOP Declaration Style to Use</w:delText>
            </w:r>
            <w:r w:rsidDel="00352807">
              <w:rPr>
                <w:noProof/>
                <w:webHidden/>
              </w:rPr>
              <w:tab/>
              <w:delText>315</w:delText>
            </w:r>
          </w:del>
        </w:p>
        <w:p w:rsidR="00C554B0" w:rsidDel="00352807" w:rsidRDefault="00C554B0">
          <w:pPr>
            <w:pStyle w:val="30"/>
            <w:tabs>
              <w:tab w:val="right" w:leader="dot" w:pos="10457"/>
            </w:tabs>
            <w:rPr>
              <w:del w:id="318" w:author="zhang alex" w:date="2019-07-28T15:17:00Z"/>
              <w:noProof/>
            </w:rPr>
          </w:pPr>
          <w:del w:id="319" w:author="zhang alex" w:date="2019-07-28T15:17:00Z">
            <w:r w:rsidRPr="00352807" w:rsidDel="00352807">
              <w:rPr>
                <w:rStyle w:val="a4"/>
                <w:rFonts w:ascii="Arial" w:eastAsia="宋体" w:hAnsi="Arial" w:cs="Arial"/>
                <w:noProof/>
                <w:kern w:val="0"/>
              </w:rPr>
              <w:delText>5.7. Mixing Aspect Types</w:delText>
            </w:r>
            <w:r w:rsidDel="00352807">
              <w:rPr>
                <w:noProof/>
                <w:webHidden/>
              </w:rPr>
              <w:tab/>
              <w:delText>316</w:delText>
            </w:r>
          </w:del>
        </w:p>
        <w:p w:rsidR="00C554B0" w:rsidDel="00352807" w:rsidRDefault="00C554B0">
          <w:pPr>
            <w:pStyle w:val="30"/>
            <w:tabs>
              <w:tab w:val="right" w:leader="dot" w:pos="10457"/>
            </w:tabs>
            <w:rPr>
              <w:del w:id="320" w:author="zhang alex" w:date="2019-07-28T15:17:00Z"/>
              <w:noProof/>
            </w:rPr>
          </w:pPr>
          <w:del w:id="321" w:author="zhang alex" w:date="2019-07-28T15:17:00Z">
            <w:r w:rsidRPr="00352807" w:rsidDel="00352807">
              <w:rPr>
                <w:rStyle w:val="a4"/>
                <w:rFonts w:ascii="Arial" w:eastAsia="宋体" w:hAnsi="Arial" w:cs="Arial"/>
                <w:noProof/>
                <w:kern w:val="0"/>
              </w:rPr>
              <w:delText>5.8. Proxying Mechanisms</w:delText>
            </w:r>
            <w:r w:rsidDel="00352807">
              <w:rPr>
                <w:noProof/>
                <w:webHidden/>
              </w:rPr>
              <w:tab/>
              <w:delText>316</w:delText>
            </w:r>
          </w:del>
        </w:p>
        <w:p w:rsidR="00C554B0" w:rsidDel="00352807" w:rsidRDefault="00C554B0">
          <w:pPr>
            <w:pStyle w:val="30"/>
            <w:tabs>
              <w:tab w:val="right" w:leader="dot" w:pos="10457"/>
            </w:tabs>
            <w:rPr>
              <w:del w:id="322" w:author="zhang alex" w:date="2019-07-28T15:17:00Z"/>
              <w:noProof/>
            </w:rPr>
          </w:pPr>
          <w:del w:id="323" w:author="zhang alex" w:date="2019-07-28T15:17:00Z">
            <w:r w:rsidRPr="00352807" w:rsidDel="00352807">
              <w:rPr>
                <w:rStyle w:val="a4"/>
                <w:rFonts w:ascii="Arial" w:eastAsia="宋体" w:hAnsi="Arial" w:cs="Arial"/>
                <w:noProof/>
                <w:kern w:val="0"/>
              </w:rPr>
              <w:delText>5.9. Programmatic Creation of @AspectJ Proxies</w:delText>
            </w:r>
            <w:r w:rsidDel="00352807">
              <w:rPr>
                <w:noProof/>
                <w:webHidden/>
              </w:rPr>
              <w:tab/>
              <w:delText>320</w:delText>
            </w:r>
          </w:del>
        </w:p>
        <w:p w:rsidR="00C554B0" w:rsidDel="00352807" w:rsidRDefault="00C554B0">
          <w:pPr>
            <w:pStyle w:val="30"/>
            <w:tabs>
              <w:tab w:val="right" w:leader="dot" w:pos="10457"/>
            </w:tabs>
            <w:rPr>
              <w:del w:id="324" w:author="zhang alex" w:date="2019-07-28T15:17:00Z"/>
              <w:noProof/>
            </w:rPr>
          </w:pPr>
          <w:del w:id="325" w:author="zhang alex" w:date="2019-07-28T15:17:00Z">
            <w:r w:rsidRPr="00352807" w:rsidDel="00352807">
              <w:rPr>
                <w:rStyle w:val="a4"/>
                <w:rFonts w:ascii="Arial" w:eastAsia="宋体" w:hAnsi="Arial" w:cs="Arial"/>
                <w:noProof/>
                <w:kern w:val="0"/>
              </w:rPr>
              <w:delText>5.10. Using AspectJ with Spring Applications</w:delText>
            </w:r>
            <w:r w:rsidDel="00352807">
              <w:rPr>
                <w:noProof/>
                <w:webHidden/>
              </w:rPr>
              <w:tab/>
              <w:delText>320</w:delText>
            </w:r>
          </w:del>
        </w:p>
        <w:p w:rsidR="00C554B0" w:rsidDel="00352807" w:rsidRDefault="00C554B0">
          <w:pPr>
            <w:pStyle w:val="30"/>
            <w:tabs>
              <w:tab w:val="right" w:leader="dot" w:pos="10457"/>
            </w:tabs>
            <w:rPr>
              <w:del w:id="326" w:author="zhang alex" w:date="2019-07-28T15:17:00Z"/>
              <w:noProof/>
            </w:rPr>
          </w:pPr>
          <w:del w:id="327" w:author="zhang alex" w:date="2019-07-28T15:17:00Z">
            <w:r w:rsidRPr="00352807" w:rsidDel="00352807">
              <w:rPr>
                <w:rStyle w:val="a4"/>
                <w:rFonts w:ascii="Arial" w:eastAsia="宋体" w:hAnsi="Arial" w:cs="Arial"/>
                <w:noProof/>
                <w:kern w:val="0"/>
              </w:rPr>
              <w:delText>5.11. Further Resources</w:delText>
            </w:r>
            <w:r w:rsidDel="00352807">
              <w:rPr>
                <w:noProof/>
                <w:webHidden/>
              </w:rPr>
              <w:tab/>
              <w:delText>334</w:delText>
            </w:r>
          </w:del>
        </w:p>
        <w:p w:rsidR="00C554B0" w:rsidDel="00352807" w:rsidRDefault="00C554B0">
          <w:pPr>
            <w:pStyle w:val="20"/>
            <w:tabs>
              <w:tab w:val="right" w:leader="dot" w:pos="10457"/>
            </w:tabs>
            <w:rPr>
              <w:del w:id="328" w:author="zhang alex" w:date="2019-07-28T15:17:00Z"/>
              <w:noProof/>
            </w:rPr>
          </w:pPr>
          <w:del w:id="329" w:author="zhang alex" w:date="2019-07-28T15:17:00Z">
            <w:r w:rsidRPr="00352807" w:rsidDel="00352807">
              <w:rPr>
                <w:rStyle w:val="a4"/>
                <w:rFonts w:ascii="Arial" w:eastAsia="宋体" w:hAnsi="Arial" w:cs="Arial"/>
                <w:noProof/>
                <w:kern w:val="0"/>
              </w:rPr>
              <w:delText>6. Spring AOP APIs</w:delText>
            </w:r>
            <w:r w:rsidDel="00352807">
              <w:rPr>
                <w:noProof/>
                <w:webHidden/>
              </w:rPr>
              <w:tab/>
              <w:delText>334</w:delText>
            </w:r>
          </w:del>
        </w:p>
        <w:p w:rsidR="00C554B0" w:rsidDel="00352807" w:rsidRDefault="00C554B0">
          <w:pPr>
            <w:pStyle w:val="30"/>
            <w:tabs>
              <w:tab w:val="right" w:leader="dot" w:pos="10457"/>
            </w:tabs>
            <w:rPr>
              <w:del w:id="330" w:author="zhang alex" w:date="2019-07-28T15:17:00Z"/>
              <w:noProof/>
            </w:rPr>
          </w:pPr>
          <w:del w:id="331" w:author="zhang alex" w:date="2019-07-28T15:17:00Z">
            <w:r w:rsidRPr="00352807" w:rsidDel="00352807">
              <w:rPr>
                <w:rStyle w:val="a4"/>
                <w:rFonts w:ascii="Arial" w:eastAsia="宋体" w:hAnsi="Arial" w:cs="Arial"/>
                <w:noProof/>
                <w:kern w:val="0"/>
              </w:rPr>
              <w:delText>6.1. Pointcut API in Spring</w:delText>
            </w:r>
            <w:r w:rsidDel="00352807">
              <w:rPr>
                <w:noProof/>
                <w:webHidden/>
              </w:rPr>
              <w:tab/>
              <w:delText>334</w:delText>
            </w:r>
          </w:del>
        </w:p>
        <w:p w:rsidR="00C554B0" w:rsidDel="00352807" w:rsidRDefault="00C554B0">
          <w:pPr>
            <w:pStyle w:val="30"/>
            <w:tabs>
              <w:tab w:val="right" w:leader="dot" w:pos="10457"/>
            </w:tabs>
            <w:rPr>
              <w:del w:id="332" w:author="zhang alex" w:date="2019-07-28T15:17:00Z"/>
              <w:noProof/>
            </w:rPr>
          </w:pPr>
          <w:del w:id="333" w:author="zhang alex" w:date="2019-07-28T15:17:00Z">
            <w:r w:rsidRPr="00352807" w:rsidDel="00352807">
              <w:rPr>
                <w:rStyle w:val="a4"/>
                <w:rFonts w:ascii="Arial" w:eastAsia="宋体" w:hAnsi="Arial" w:cs="Arial"/>
                <w:noProof/>
                <w:kern w:val="0"/>
              </w:rPr>
              <w:delText>6.2. Advice API in Spring</w:delText>
            </w:r>
            <w:r w:rsidDel="00352807">
              <w:rPr>
                <w:noProof/>
                <w:webHidden/>
              </w:rPr>
              <w:tab/>
              <w:delText>338</w:delText>
            </w:r>
          </w:del>
        </w:p>
        <w:p w:rsidR="00C554B0" w:rsidDel="00352807" w:rsidRDefault="00C554B0">
          <w:pPr>
            <w:pStyle w:val="30"/>
            <w:tabs>
              <w:tab w:val="right" w:leader="dot" w:pos="10457"/>
            </w:tabs>
            <w:rPr>
              <w:del w:id="334" w:author="zhang alex" w:date="2019-07-28T15:17:00Z"/>
              <w:noProof/>
            </w:rPr>
          </w:pPr>
          <w:del w:id="335" w:author="zhang alex" w:date="2019-07-28T15:17:00Z">
            <w:r w:rsidRPr="00352807" w:rsidDel="00352807">
              <w:rPr>
                <w:rStyle w:val="a4"/>
                <w:rFonts w:ascii="Arial" w:eastAsia="宋体" w:hAnsi="Arial" w:cs="Arial"/>
                <w:noProof/>
                <w:kern w:val="0"/>
              </w:rPr>
              <w:delText>6.3. The Advisor API in Spring</w:delText>
            </w:r>
            <w:r w:rsidDel="00352807">
              <w:rPr>
                <w:noProof/>
                <w:webHidden/>
              </w:rPr>
              <w:tab/>
              <w:delText>345</w:delText>
            </w:r>
          </w:del>
        </w:p>
        <w:p w:rsidR="00C554B0" w:rsidDel="00352807" w:rsidRDefault="00C554B0">
          <w:pPr>
            <w:pStyle w:val="30"/>
            <w:tabs>
              <w:tab w:val="right" w:leader="dot" w:pos="10457"/>
            </w:tabs>
            <w:rPr>
              <w:del w:id="336" w:author="zhang alex" w:date="2019-07-28T15:17:00Z"/>
              <w:noProof/>
            </w:rPr>
          </w:pPr>
          <w:del w:id="337" w:author="zhang alex" w:date="2019-07-28T15:17:00Z">
            <w:r w:rsidRPr="00352807" w:rsidDel="00352807">
              <w:rPr>
                <w:rStyle w:val="a4"/>
                <w:rFonts w:ascii="Arial" w:eastAsia="宋体" w:hAnsi="Arial" w:cs="Arial"/>
                <w:noProof/>
                <w:kern w:val="0"/>
              </w:rPr>
              <w:delText>6.4. Using the </w:delText>
            </w:r>
            <w:r w:rsidRPr="00352807" w:rsidDel="00352807">
              <w:rPr>
                <w:rStyle w:val="a4"/>
                <w:rFonts w:ascii="Consolas" w:eastAsia="宋体" w:hAnsi="Consolas" w:cs="宋体"/>
                <w:noProof/>
                <w:kern w:val="0"/>
                <w:shd w:val="clear" w:color="auto" w:fill="F7F7F8"/>
              </w:rPr>
              <w:delText>ProxyFactoryBean</w:delText>
            </w:r>
            <w:r w:rsidRPr="00352807" w:rsidDel="00352807">
              <w:rPr>
                <w:rStyle w:val="a4"/>
                <w:rFonts w:ascii="Arial" w:eastAsia="宋体" w:hAnsi="Arial" w:cs="Arial"/>
                <w:noProof/>
                <w:kern w:val="0"/>
              </w:rPr>
              <w:delText> to Create AOP Proxies</w:delText>
            </w:r>
            <w:r w:rsidDel="00352807">
              <w:rPr>
                <w:noProof/>
                <w:webHidden/>
              </w:rPr>
              <w:tab/>
              <w:delText>346</w:delText>
            </w:r>
          </w:del>
        </w:p>
        <w:p w:rsidR="00C554B0" w:rsidDel="00352807" w:rsidRDefault="00C554B0">
          <w:pPr>
            <w:pStyle w:val="30"/>
            <w:tabs>
              <w:tab w:val="right" w:leader="dot" w:pos="10457"/>
            </w:tabs>
            <w:rPr>
              <w:del w:id="338" w:author="zhang alex" w:date="2019-07-28T15:17:00Z"/>
              <w:noProof/>
            </w:rPr>
          </w:pPr>
          <w:del w:id="339" w:author="zhang alex" w:date="2019-07-28T15:17:00Z">
            <w:r w:rsidRPr="00352807" w:rsidDel="00352807">
              <w:rPr>
                <w:rStyle w:val="a4"/>
                <w:rFonts w:ascii="Arial" w:eastAsia="宋体" w:hAnsi="Arial" w:cs="Arial"/>
                <w:noProof/>
                <w:kern w:val="0"/>
              </w:rPr>
              <w:delText>6.5. Concise Proxy Definitions</w:delText>
            </w:r>
            <w:r w:rsidDel="00352807">
              <w:rPr>
                <w:noProof/>
                <w:webHidden/>
              </w:rPr>
              <w:tab/>
              <w:delText>351</w:delText>
            </w:r>
          </w:del>
        </w:p>
        <w:p w:rsidR="00C554B0" w:rsidDel="00352807" w:rsidRDefault="00C554B0">
          <w:pPr>
            <w:pStyle w:val="30"/>
            <w:tabs>
              <w:tab w:val="right" w:leader="dot" w:pos="10457"/>
            </w:tabs>
            <w:rPr>
              <w:del w:id="340" w:author="zhang alex" w:date="2019-07-28T15:17:00Z"/>
              <w:noProof/>
            </w:rPr>
          </w:pPr>
          <w:del w:id="341" w:author="zhang alex" w:date="2019-07-28T15:17:00Z">
            <w:r w:rsidRPr="00352807" w:rsidDel="00352807">
              <w:rPr>
                <w:rStyle w:val="a4"/>
                <w:rFonts w:ascii="Arial" w:eastAsia="宋体" w:hAnsi="Arial" w:cs="Arial"/>
                <w:noProof/>
                <w:kern w:val="0"/>
              </w:rPr>
              <w:delText>6.6. Creating AOP Proxies Programmatically with the </w:delText>
            </w:r>
            <w:r w:rsidRPr="00352807" w:rsidDel="00352807">
              <w:rPr>
                <w:rStyle w:val="a4"/>
                <w:rFonts w:ascii="Consolas" w:eastAsia="宋体" w:hAnsi="Consolas" w:cs="宋体"/>
                <w:noProof/>
                <w:kern w:val="0"/>
                <w:shd w:val="clear" w:color="auto" w:fill="F7F7F8"/>
              </w:rPr>
              <w:delText>ProxyFactory</w:delText>
            </w:r>
            <w:r w:rsidDel="00352807">
              <w:rPr>
                <w:noProof/>
                <w:webHidden/>
              </w:rPr>
              <w:tab/>
              <w:delText>352</w:delText>
            </w:r>
          </w:del>
        </w:p>
        <w:p w:rsidR="00C554B0" w:rsidDel="00352807" w:rsidRDefault="00C554B0">
          <w:pPr>
            <w:pStyle w:val="30"/>
            <w:tabs>
              <w:tab w:val="right" w:leader="dot" w:pos="10457"/>
            </w:tabs>
            <w:rPr>
              <w:del w:id="342" w:author="zhang alex" w:date="2019-07-28T15:17:00Z"/>
              <w:noProof/>
            </w:rPr>
          </w:pPr>
          <w:del w:id="343" w:author="zhang alex" w:date="2019-07-28T15:17:00Z">
            <w:r w:rsidRPr="00352807" w:rsidDel="00352807">
              <w:rPr>
                <w:rStyle w:val="a4"/>
                <w:rFonts w:ascii="Arial" w:eastAsia="宋体" w:hAnsi="Arial" w:cs="Arial"/>
                <w:noProof/>
                <w:kern w:val="0"/>
              </w:rPr>
              <w:delText>6.7. Manipulating Advised Objects</w:delText>
            </w:r>
            <w:r w:rsidDel="00352807">
              <w:rPr>
                <w:noProof/>
                <w:webHidden/>
              </w:rPr>
              <w:tab/>
              <w:delText>353</w:delText>
            </w:r>
          </w:del>
        </w:p>
        <w:p w:rsidR="00C554B0" w:rsidDel="00352807" w:rsidRDefault="00C554B0">
          <w:pPr>
            <w:pStyle w:val="30"/>
            <w:tabs>
              <w:tab w:val="right" w:leader="dot" w:pos="10457"/>
            </w:tabs>
            <w:rPr>
              <w:del w:id="344" w:author="zhang alex" w:date="2019-07-28T15:17:00Z"/>
              <w:noProof/>
            </w:rPr>
          </w:pPr>
          <w:del w:id="345" w:author="zhang alex" w:date="2019-07-28T15:17:00Z">
            <w:r w:rsidRPr="00352807" w:rsidDel="00352807">
              <w:rPr>
                <w:rStyle w:val="a4"/>
                <w:rFonts w:ascii="Arial" w:eastAsia="宋体" w:hAnsi="Arial" w:cs="Arial"/>
                <w:noProof/>
                <w:kern w:val="0"/>
              </w:rPr>
              <w:delText>6.8. Using the "auto-proxy" facility</w:delText>
            </w:r>
            <w:r w:rsidDel="00352807">
              <w:rPr>
                <w:noProof/>
                <w:webHidden/>
              </w:rPr>
              <w:tab/>
              <w:delText>354</w:delText>
            </w:r>
          </w:del>
        </w:p>
        <w:p w:rsidR="00C554B0" w:rsidDel="00352807" w:rsidRDefault="00C554B0">
          <w:pPr>
            <w:pStyle w:val="30"/>
            <w:tabs>
              <w:tab w:val="right" w:leader="dot" w:pos="10457"/>
            </w:tabs>
            <w:rPr>
              <w:del w:id="346" w:author="zhang alex" w:date="2019-07-28T15:17:00Z"/>
              <w:noProof/>
            </w:rPr>
          </w:pPr>
          <w:del w:id="347" w:author="zhang alex" w:date="2019-07-28T15:17:00Z">
            <w:r w:rsidRPr="00352807" w:rsidDel="00352807">
              <w:rPr>
                <w:rStyle w:val="a4"/>
                <w:rFonts w:ascii="Arial" w:eastAsia="宋体" w:hAnsi="Arial" w:cs="Arial"/>
                <w:noProof/>
                <w:kern w:val="0"/>
              </w:rPr>
              <w:delText>6.9. Using </w:delText>
            </w:r>
            <w:r w:rsidRPr="00352807" w:rsidDel="00352807">
              <w:rPr>
                <w:rStyle w:val="a4"/>
                <w:rFonts w:ascii="Consolas" w:eastAsia="宋体" w:hAnsi="Consolas" w:cs="宋体"/>
                <w:noProof/>
                <w:kern w:val="0"/>
                <w:shd w:val="clear" w:color="auto" w:fill="F7F7F8"/>
              </w:rPr>
              <w:delText>TargetSource</w:delText>
            </w:r>
            <w:r w:rsidRPr="00352807" w:rsidDel="00352807">
              <w:rPr>
                <w:rStyle w:val="a4"/>
                <w:rFonts w:ascii="Arial" w:eastAsia="宋体" w:hAnsi="Arial" w:cs="Arial"/>
                <w:noProof/>
                <w:kern w:val="0"/>
              </w:rPr>
              <w:delText> Implementations</w:delText>
            </w:r>
            <w:r w:rsidDel="00352807">
              <w:rPr>
                <w:noProof/>
                <w:webHidden/>
              </w:rPr>
              <w:tab/>
              <w:delText>357</w:delText>
            </w:r>
          </w:del>
        </w:p>
        <w:p w:rsidR="00C554B0" w:rsidDel="00352807" w:rsidRDefault="00C554B0">
          <w:pPr>
            <w:pStyle w:val="30"/>
            <w:tabs>
              <w:tab w:val="right" w:leader="dot" w:pos="10457"/>
            </w:tabs>
            <w:rPr>
              <w:del w:id="348" w:author="zhang alex" w:date="2019-07-28T15:17:00Z"/>
              <w:noProof/>
            </w:rPr>
          </w:pPr>
          <w:del w:id="349" w:author="zhang alex" w:date="2019-07-28T15:17:00Z">
            <w:r w:rsidRPr="00352807" w:rsidDel="00352807">
              <w:rPr>
                <w:rStyle w:val="a4"/>
                <w:rFonts w:ascii="Arial" w:eastAsia="宋体" w:hAnsi="Arial" w:cs="Arial"/>
                <w:noProof/>
                <w:kern w:val="0"/>
              </w:rPr>
              <w:delText>6.10. Defining New Advice Types</w:delText>
            </w:r>
            <w:r w:rsidDel="00352807">
              <w:rPr>
                <w:noProof/>
                <w:webHidden/>
              </w:rPr>
              <w:tab/>
              <w:delText>360</w:delText>
            </w:r>
          </w:del>
        </w:p>
        <w:p w:rsidR="00C554B0" w:rsidDel="00352807" w:rsidRDefault="00C554B0">
          <w:pPr>
            <w:pStyle w:val="20"/>
            <w:tabs>
              <w:tab w:val="right" w:leader="dot" w:pos="10457"/>
            </w:tabs>
            <w:rPr>
              <w:del w:id="350" w:author="zhang alex" w:date="2019-07-28T15:17:00Z"/>
              <w:noProof/>
            </w:rPr>
          </w:pPr>
          <w:del w:id="351" w:author="zhang alex" w:date="2019-07-28T15:17:00Z">
            <w:r w:rsidRPr="00352807" w:rsidDel="00352807">
              <w:rPr>
                <w:rStyle w:val="a4"/>
                <w:rFonts w:ascii="Arial" w:eastAsia="宋体" w:hAnsi="Arial" w:cs="Arial"/>
                <w:noProof/>
                <w:kern w:val="0"/>
              </w:rPr>
              <w:delText>7. Null-safety</w:delText>
            </w:r>
            <w:r w:rsidDel="00352807">
              <w:rPr>
                <w:noProof/>
                <w:webHidden/>
              </w:rPr>
              <w:tab/>
              <w:delText>361</w:delText>
            </w:r>
          </w:del>
        </w:p>
        <w:p w:rsidR="00C554B0" w:rsidDel="00352807" w:rsidRDefault="00C554B0">
          <w:pPr>
            <w:pStyle w:val="30"/>
            <w:tabs>
              <w:tab w:val="right" w:leader="dot" w:pos="10457"/>
            </w:tabs>
            <w:rPr>
              <w:del w:id="352" w:author="zhang alex" w:date="2019-07-28T15:17:00Z"/>
              <w:noProof/>
            </w:rPr>
          </w:pPr>
          <w:del w:id="353" w:author="zhang alex" w:date="2019-07-28T15:17:00Z">
            <w:r w:rsidRPr="00352807" w:rsidDel="00352807">
              <w:rPr>
                <w:rStyle w:val="a4"/>
                <w:rFonts w:ascii="Arial" w:eastAsia="宋体" w:hAnsi="Arial" w:cs="Arial"/>
                <w:noProof/>
                <w:kern w:val="0"/>
              </w:rPr>
              <w:delText>7.1. Use cases</w:delText>
            </w:r>
            <w:r w:rsidDel="00352807">
              <w:rPr>
                <w:noProof/>
                <w:webHidden/>
              </w:rPr>
              <w:tab/>
              <w:delText>361</w:delText>
            </w:r>
          </w:del>
        </w:p>
        <w:p w:rsidR="00C554B0" w:rsidDel="00352807" w:rsidRDefault="00C554B0">
          <w:pPr>
            <w:pStyle w:val="30"/>
            <w:tabs>
              <w:tab w:val="right" w:leader="dot" w:pos="10457"/>
            </w:tabs>
            <w:rPr>
              <w:del w:id="354" w:author="zhang alex" w:date="2019-07-28T15:17:00Z"/>
              <w:noProof/>
            </w:rPr>
          </w:pPr>
          <w:del w:id="355" w:author="zhang alex" w:date="2019-07-28T15:17:00Z">
            <w:r w:rsidRPr="00352807" w:rsidDel="00352807">
              <w:rPr>
                <w:rStyle w:val="a4"/>
                <w:rFonts w:ascii="Arial" w:eastAsia="宋体" w:hAnsi="Arial" w:cs="Arial"/>
                <w:noProof/>
                <w:kern w:val="0"/>
              </w:rPr>
              <w:delText>7.2. JSR-305 meta-annotations</w:delText>
            </w:r>
            <w:r w:rsidDel="00352807">
              <w:rPr>
                <w:noProof/>
                <w:webHidden/>
              </w:rPr>
              <w:tab/>
              <w:delText>361</w:delText>
            </w:r>
          </w:del>
        </w:p>
        <w:p w:rsidR="00C554B0" w:rsidDel="00352807" w:rsidRDefault="00C554B0">
          <w:pPr>
            <w:pStyle w:val="20"/>
            <w:tabs>
              <w:tab w:val="right" w:leader="dot" w:pos="10457"/>
            </w:tabs>
            <w:rPr>
              <w:del w:id="356" w:author="zhang alex" w:date="2019-07-28T15:17:00Z"/>
              <w:noProof/>
            </w:rPr>
          </w:pPr>
          <w:del w:id="357" w:author="zhang alex" w:date="2019-07-28T15:17:00Z">
            <w:r w:rsidRPr="00352807" w:rsidDel="00352807">
              <w:rPr>
                <w:rStyle w:val="a4"/>
                <w:rFonts w:ascii="Arial" w:eastAsia="宋体" w:hAnsi="Arial" w:cs="Arial"/>
                <w:noProof/>
                <w:kern w:val="0"/>
              </w:rPr>
              <w:delText>8. Data Buffers and Codecs</w:delText>
            </w:r>
            <w:r w:rsidDel="00352807">
              <w:rPr>
                <w:noProof/>
                <w:webHidden/>
              </w:rPr>
              <w:tab/>
              <w:delText>362</w:delText>
            </w:r>
          </w:del>
        </w:p>
        <w:p w:rsidR="00C554B0" w:rsidDel="00352807" w:rsidRDefault="00C554B0">
          <w:pPr>
            <w:pStyle w:val="30"/>
            <w:tabs>
              <w:tab w:val="right" w:leader="dot" w:pos="10457"/>
            </w:tabs>
            <w:rPr>
              <w:del w:id="358" w:author="zhang alex" w:date="2019-07-28T15:17:00Z"/>
              <w:noProof/>
            </w:rPr>
          </w:pPr>
          <w:del w:id="359" w:author="zhang alex" w:date="2019-07-28T15:17:00Z">
            <w:r w:rsidRPr="00352807" w:rsidDel="00352807">
              <w:rPr>
                <w:rStyle w:val="a4"/>
                <w:rFonts w:ascii="Arial" w:eastAsia="宋体" w:hAnsi="Arial" w:cs="Arial"/>
                <w:noProof/>
                <w:kern w:val="0"/>
              </w:rPr>
              <w:delText>8.1. </w:delText>
            </w:r>
            <w:r w:rsidRPr="00352807" w:rsidDel="00352807">
              <w:rPr>
                <w:rStyle w:val="a4"/>
                <w:rFonts w:ascii="Consolas" w:eastAsia="宋体" w:hAnsi="Consolas" w:cs="宋体"/>
                <w:noProof/>
                <w:kern w:val="0"/>
                <w:shd w:val="clear" w:color="auto" w:fill="F7F7F8"/>
              </w:rPr>
              <w:delText>DataBufferFactory</w:delText>
            </w:r>
            <w:r w:rsidDel="00352807">
              <w:rPr>
                <w:noProof/>
                <w:webHidden/>
              </w:rPr>
              <w:tab/>
              <w:delText>362</w:delText>
            </w:r>
          </w:del>
        </w:p>
        <w:p w:rsidR="00C554B0" w:rsidDel="00352807" w:rsidRDefault="00C554B0">
          <w:pPr>
            <w:pStyle w:val="30"/>
            <w:tabs>
              <w:tab w:val="right" w:leader="dot" w:pos="10457"/>
            </w:tabs>
            <w:rPr>
              <w:del w:id="360" w:author="zhang alex" w:date="2019-07-28T15:17:00Z"/>
              <w:noProof/>
            </w:rPr>
          </w:pPr>
          <w:del w:id="361" w:author="zhang alex" w:date="2019-07-28T15:17:00Z">
            <w:r w:rsidRPr="00352807" w:rsidDel="00352807">
              <w:rPr>
                <w:rStyle w:val="a4"/>
                <w:rFonts w:ascii="Arial" w:eastAsia="宋体" w:hAnsi="Arial" w:cs="Arial"/>
                <w:noProof/>
                <w:kern w:val="0"/>
              </w:rPr>
              <w:delText>8.2. </w:delText>
            </w:r>
            <w:r w:rsidRPr="00352807" w:rsidDel="00352807">
              <w:rPr>
                <w:rStyle w:val="a4"/>
                <w:rFonts w:ascii="Consolas" w:eastAsia="宋体" w:hAnsi="Consolas" w:cs="宋体"/>
                <w:noProof/>
                <w:kern w:val="0"/>
                <w:shd w:val="clear" w:color="auto" w:fill="F7F7F8"/>
              </w:rPr>
              <w:delText>DataBuffer</w:delText>
            </w:r>
            <w:r w:rsidDel="00352807">
              <w:rPr>
                <w:noProof/>
                <w:webHidden/>
              </w:rPr>
              <w:tab/>
              <w:delText>362</w:delText>
            </w:r>
          </w:del>
        </w:p>
        <w:p w:rsidR="00C554B0" w:rsidDel="00352807" w:rsidRDefault="00C554B0">
          <w:pPr>
            <w:pStyle w:val="30"/>
            <w:tabs>
              <w:tab w:val="right" w:leader="dot" w:pos="10457"/>
            </w:tabs>
            <w:rPr>
              <w:del w:id="362" w:author="zhang alex" w:date="2019-07-28T15:17:00Z"/>
              <w:noProof/>
            </w:rPr>
          </w:pPr>
          <w:del w:id="363" w:author="zhang alex" w:date="2019-07-28T15:17:00Z">
            <w:r w:rsidRPr="00352807" w:rsidDel="00352807">
              <w:rPr>
                <w:rStyle w:val="a4"/>
                <w:rFonts w:ascii="Arial" w:eastAsia="宋体" w:hAnsi="Arial" w:cs="Arial"/>
                <w:noProof/>
                <w:kern w:val="0"/>
              </w:rPr>
              <w:delText>8.3. </w:delText>
            </w:r>
            <w:r w:rsidRPr="00352807" w:rsidDel="00352807">
              <w:rPr>
                <w:rStyle w:val="a4"/>
                <w:rFonts w:ascii="Consolas" w:eastAsia="宋体" w:hAnsi="Consolas" w:cs="宋体"/>
                <w:noProof/>
                <w:kern w:val="0"/>
                <w:shd w:val="clear" w:color="auto" w:fill="F7F7F8"/>
              </w:rPr>
              <w:delText>PooledDataBuffer</w:delText>
            </w:r>
            <w:r w:rsidDel="00352807">
              <w:rPr>
                <w:noProof/>
                <w:webHidden/>
              </w:rPr>
              <w:tab/>
              <w:delText>363</w:delText>
            </w:r>
          </w:del>
        </w:p>
        <w:p w:rsidR="00C554B0" w:rsidDel="00352807" w:rsidRDefault="00C554B0">
          <w:pPr>
            <w:pStyle w:val="30"/>
            <w:tabs>
              <w:tab w:val="right" w:leader="dot" w:pos="10457"/>
            </w:tabs>
            <w:rPr>
              <w:del w:id="364" w:author="zhang alex" w:date="2019-07-28T15:17:00Z"/>
              <w:noProof/>
            </w:rPr>
          </w:pPr>
          <w:del w:id="365" w:author="zhang alex" w:date="2019-07-28T15:17:00Z">
            <w:r w:rsidRPr="00352807" w:rsidDel="00352807">
              <w:rPr>
                <w:rStyle w:val="a4"/>
                <w:rFonts w:ascii="Arial" w:eastAsia="宋体" w:hAnsi="Arial" w:cs="Arial"/>
                <w:noProof/>
                <w:kern w:val="0"/>
              </w:rPr>
              <w:delText>8.4. </w:delText>
            </w:r>
            <w:r w:rsidRPr="00352807" w:rsidDel="00352807">
              <w:rPr>
                <w:rStyle w:val="a4"/>
                <w:rFonts w:ascii="Consolas" w:eastAsia="宋体" w:hAnsi="Consolas" w:cs="宋体"/>
                <w:noProof/>
                <w:kern w:val="0"/>
                <w:shd w:val="clear" w:color="auto" w:fill="F7F7F8"/>
              </w:rPr>
              <w:delText>DataBufferUtils</w:delText>
            </w:r>
            <w:r w:rsidDel="00352807">
              <w:rPr>
                <w:noProof/>
                <w:webHidden/>
              </w:rPr>
              <w:tab/>
              <w:delText>363</w:delText>
            </w:r>
          </w:del>
        </w:p>
        <w:p w:rsidR="00C554B0" w:rsidDel="00352807" w:rsidRDefault="00C554B0">
          <w:pPr>
            <w:pStyle w:val="30"/>
            <w:tabs>
              <w:tab w:val="right" w:leader="dot" w:pos="10457"/>
            </w:tabs>
            <w:rPr>
              <w:del w:id="366" w:author="zhang alex" w:date="2019-07-28T15:17:00Z"/>
              <w:noProof/>
            </w:rPr>
          </w:pPr>
          <w:del w:id="367" w:author="zhang alex" w:date="2019-07-28T15:17:00Z">
            <w:r w:rsidRPr="00352807" w:rsidDel="00352807">
              <w:rPr>
                <w:rStyle w:val="a4"/>
                <w:rFonts w:ascii="Arial" w:eastAsia="宋体" w:hAnsi="Arial" w:cs="Arial"/>
                <w:noProof/>
                <w:kern w:val="0"/>
              </w:rPr>
              <w:delText>8.5. Codecs</w:delText>
            </w:r>
            <w:r w:rsidDel="00352807">
              <w:rPr>
                <w:noProof/>
                <w:webHidden/>
              </w:rPr>
              <w:tab/>
              <w:delText>363</w:delText>
            </w:r>
          </w:del>
        </w:p>
        <w:p w:rsidR="00C554B0" w:rsidDel="00352807" w:rsidRDefault="00C554B0">
          <w:pPr>
            <w:pStyle w:val="30"/>
            <w:tabs>
              <w:tab w:val="right" w:leader="dot" w:pos="10457"/>
            </w:tabs>
            <w:rPr>
              <w:del w:id="368" w:author="zhang alex" w:date="2019-07-28T15:17:00Z"/>
              <w:noProof/>
            </w:rPr>
          </w:pPr>
          <w:del w:id="369" w:author="zhang alex" w:date="2019-07-28T15:17:00Z">
            <w:r w:rsidRPr="00352807" w:rsidDel="00352807">
              <w:rPr>
                <w:rStyle w:val="a4"/>
                <w:rFonts w:ascii="Arial" w:eastAsia="宋体" w:hAnsi="Arial" w:cs="Arial"/>
                <w:noProof/>
                <w:kern w:val="0"/>
              </w:rPr>
              <w:delText>8.6. Using </w:delText>
            </w:r>
            <w:r w:rsidRPr="00352807" w:rsidDel="00352807">
              <w:rPr>
                <w:rStyle w:val="a4"/>
                <w:rFonts w:ascii="Consolas" w:eastAsia="宋体" w:hAnsi="Consolas" w:cs="宋体"/>
                <w:noProof/>
                <w:kern w:val="0"/>
                <w:shd w:val="clear" w:color="auto" w:fill="F7F7F8"/>
              </w:rPr>
              <w:delText>DataBuffer</w:delText>
            </w:r>
            <w:r w:rsidDel="00352807">
              <w:rPr>
                <w:noProof/>
                <w:webHidden/>
              </w:rPr>
              <w:tab/>
              <w:delText>363</w:delText>
            </w:r>
          </w:del>
        </w:p>
        <w:p w:rsidR="00C554B0" w:rsidDel="00352807" w:rsidRDefault="00C554B0">
          <w:pPr>
            <w:pStyle w:val="20"/>
            <w:tabs>
              <w:tab w:val="right" w:leader="dot" w:pos="10457"/>
            </w:tabs>
            <w:rPr>
              <w:del w:id="370" w:author="zhang alex" w:date="2019-07-28T15:17:00Z"/>
              <w:noProof/>
            </w:rPr>
          </w:pPr>
          <w:del w:id="371" w:author="zhang alex" w:date="2019-07-28T15:17:00Z">
            <w:r w:rsidRPr="00352807" w:rsidDel="00352807">
              <w:rPr>
                <w:rStyle w:val="a4"/>
                <w:rFonts w:ascii="Arial" w:eastAsia="宋体" w:hAnsi="Arial" w:cs="Arial"/>
                <w:noProof/>
                <w:kern w:val="0"/>
              </w:rPr>
              <w:delText>9. Appendix</w:delText>
            </w:r>
            <w:r w:rsidDel="00352807">
              <w:rPr>
                <w:noProof/>
                <w:webHidden/>
              </w:rPr>
              <w:tab/>
              <w:delText>364</w:delText>
            </w:r>
          </w:del>
        </w:p>
        <w:p w:rsidR="00C554B0" w:rsidDel="00352807" w:rsidRDefault="00C554B0">
          <w:pPr>
            <w:pStyle w:val="30"/>
            <w:tabs>
              <w:tab w:val="right" w:leader="dot" w:pos="10457"/>
            </w:tabs>
            <w:rPr>
              <w:del w:id="372" w:author="zhang alex" w:date="2019-07-28T15:17:00Z"/>
              <w:noProof/>
            </w:rPr>
          </w:pPr>
          <w:del w:id="373" w:author="zhang alex" w:date="2019-07-28T15:17:00Z">
            <w:r w:rsidRPr="00352807" w:rsidDel="00352807">
              <w:rPr>
                <w:rStyle w:val="a4"/>
                <w:rFonts w:ascii="Arial" w:eastAsia="宋体" w:hAnsi="Arial" w:cs="Arial"/>
                <w:noProof/>
                <w:kern w:val="0"/>
              </w:rPr>
              <w:delText>9.1. XML Schemas</w:delText>
            </w:r>
            <w:r w:rsidDel="00352807">
              <w:rPr>
                <w:noProof/>
                <w:webHidden/>
              </w:rPr>
              <w:tab/>
              <w:delText>364</w:delText>
            </w:r>
          </w:del>
        </w:p>
        <w:p w:rsidR="00C554B0" w:rsidDel="00352807" w:rsidRDefault="00C554B0">
          <w:pPr>
            <w:pStyle w:val="30"/>
            <w:tabs>
              <w:tab w:val="right" w:leader="dot" w:pos="10457"/>
            </w:tabs>
            <w:rPr>
              <w:del w:id="374" w:author="zhang alex" w:date="2019-07-28T15:17:00Z"/>
              <w:noProof/>
            </w:rPr>
          </w:pPr>
          <w:del w:id="375" w:author="zhang alex" w:date="2019-07-28T15:17:00Z">
            <w:r w:rsidRPr="00352807" w:rsidDel="00352807">
              <w:rPr>
                <w:rStyle w:val="a4"/>
                <w:rFonts w:ascii="Arial" w:eastAsia="宋体" w:hAnsi="Arial" w:cs="Arial"/>
                <w:noProof/>
                <w:kern w:val="0"/>
              </w:rPr>
              <w:delText>9.2. XML Schema Authoring</w:delText>
            </w:r>
            <w:r w:rsidDel="00352807">
              <w:rPr>
                <w:noProof/>
                <w:webHidden/>
              </w:rPr>
              <w:tab/>
              <w:delText>375</w:delText>
            </w:r>
          </w:del>
        </w:p>
        <w:p w:rsidR="00BA0D5D" w:rsidRDefault="00BA0D5D">
          <w:r>
            <w:rPr>
              <w:b/>
              <w:bCs/>
              <w:lang w:val="zh-CN"/>
            </w:rPr>
            <w:fldChar w:fldCharType="end"/>
          </w:r>
        </w:p>
      </w:sdtContent>
    </w:sdt>
    <w:p w:rsidR="00BA0D5D" w:rsidRDefault="00BA0D5D">
      <w:pPr>
        <w:widowControl/>
        <w:jc w:val="left"/>
        <w:rPr>
          <w:rFonts w:ascii="inherit" w:eastAsia="宋体" w:hAnsi="inherit" w:cs="Arial" w:hint="eastAsia"/>
          <w:color w:val="34302D"/>
          <w:kern w:val="0"/>
          <w:sz w:val="29"/>
          <w:szCs w:val="29"/>
        </w:rPr>
      </w:pPr>
      <w:r>
        <w:rPr>
          <w:rFonts w:ascii="inherit" w:eastAsia="宋体" w:hAnsi="inherit" w:cs="Arial" w:hint="eastAsia"/>
          <w:color w:val="34302D"/>
          <w:kern w:val="0"/>
          <w:sz w:val="29"/>
          <w:szCs w:val="29"/>
        </w:rPr>
        <w:br w:type="page"/>
      </w:r>
    </w:p>
    <w:p w:rsidR="00BA0D5D" w:rsidRDefault="00BA0D5D" w:rsidP="00BA0D5D">
      <w:pPr>
        <w:widowControl/>
        <w:shd w:val="clear" w:color="auto" w:fill="FFFFFF"/>
        <w:spacing w:after="300"/>
        <w:jc w:val="left"/>
        <w:rPr>
          <w:rFonts w:ascii="inherit" w:eastAsia="宋体" w:hAnsi="inherit" w:cs="Arial" w:hint="eastAsia"/>
          <w:color w:val="34302D"/>
          <w:kern w:val="0"/>
          <w:sz w:val="29"/>
          <w:szCs w:val="29"/>
        </w:rPr>
      </w:pPr>
    </w:p>
    <w:p w:rsidR="00BA0D5D" w:rsidRDefault="00BA0D5D" w:rsidP="00BA0D5D">
      <w:pPr>
        <w:widowControl/>
        <w:shd w:val="clear" w:color="auto" w:fill="FFFFFF"/>
        <w:spacing w:after="300"/>
        <w:jc w:val="left"/>
        <w:rPr>
          <w:rFonts w:ascii="inherit" w:eastAsia="宋体" w:hAnsi="inherit" w:cs="Arial" w:hint="eastAsia"/>
          <w:color w:val="34302D"/>
          <w:kern w:val="0"/>
          <w:sz w:val="29"/>
          <w:szCs w:val="29"/>
        </w:rPr>
      </w:pPr>
      <w:r w:rsidRPr="00BA0D5D">
        <w:rPr>
          <w:rFonts w:ascii="inherit" w:eastAsia="宋体" w:hAnsi="inherit" w:cs="Arial"/>
          <w:color w:val="34302D"/>
          <w:kern w:val="0"/>
          <w:sz w:val="29"/>
          <w:szCs w:val="29"/>
        </w:rPr>
        <w:t>This part of the reference documentation covers all the technologies that are absolutely integral to the Spring Framework.</w:t>
      </w:r>
    </w:p>
    <w:p w:rsidR="008F544C" w:rsidRPr="00BA0D5D" w:rsidRDefault="008F544C" w:rsidP="00BA0D5D">
      <w:pPr>
        <w:widowControl/>
        <w:shd w:val="clear" w:color="auto" w:fill="FFFFFF"/>
        <w:spacing w:after="300"/>
        <w:jc w:val="left"/>
        <w:rPr>
          <w:rFonts w:ascii="inherit" w:eastAsia="宋体" w:hAnsi="inherit" w:cs="Arial" w:hint="eastAsia"/>
          <w:color w:val="34302D"/>
          <w:kern w:val="0"/>
          <w:sz w:val="29"/>
          <w:szCs w:val="29"/>
        </w:rPr>
      </w:pPr>
      <w:r>
        <w:rPr>
          <w:rFonts w:ascii="Arial" w:hAnsi="Arial" w:cs="Arial"/>
          <w:sz w:val="29"/>
          <w:szCs w:val="29"/>
          <w:shd w:val="clear" w:color="auto" w:fill="FFFFFF"/>
        </w:rPr>
        <w:t>这部分参考文档涵盖了</w:t>
      </w:r>
      <w:r>
        <w:rPr>
          <w:rFonts w:ascii="Arial" w:hAnsi="Arial" w:cs="Arial"/>
          <w:sz w:val="29"/>
          <w:szCs w:val="29"/>
          <w:shd w:val="clear" w:color="auto" w:fill="FFFFFF"/>
        </w:rPr>
        <w:t>Spring Framework</w:t>
      </w:r>
      <w:r>
        <w:rPr>
          <w:rFonts w:ascii="Arial" w:hAnsi="Arial" w:cs="Arial"/>
          <w:sz w:val="29"/>
          <w:szCs w:val="29"/>
          <w:shd w:val="clear" w:color="auto" w:fill="FFFFFF"/>
        </w:rPr>
        <w:t>绝对不可或缺的所有技术。</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Foremost amongst these is the Spring Framework’s Inversion of Control (IoC) container. A thorough treatment of the Spring Framework’s IoC container is closely followed by comprehensive coverage of Spring’s Aspect-Oriented Programming (AOP) technologies. The Spring Framework has its own AOP framework, which is conceptually easy to understand and which successfully addresses the 80% sweet spot of AOP requirements in Java enterprise programming.</w:t>
      </w:r>
    </w:p>
    <w:p w:rsidR="008F544C" w:rsidRPr="00BA0D5D" w:rsidRDefault="008F544C" w:rsidP="00CE1EC9">
      <w:pPr>
        <w:widowControl/>
        <w:shd w:val="clear" w:color="auto" w:fill="FFFFFF"/>
        <w:spacing w:after="300"/>
        <w:ind w:firstLineChars="200" w:firstLine="420"/>
        <w:jc w:val="left"/>
        <w:rPr>
          <w:rFonts w:ascii="inherit" w:eastAsia="宋体" w:hAnsi="inherit" w:cs="Arial" w:hint="eastAsia"/>
          <w:color w:val="34302D"/>
          <w:kern w:val="0"/>
          <w:sz w:val="24"/>
          <w:szCs w:val="24"/>
        </w:rPr>
      </w:pPr>
      <w:r>
        <w:rPr>
          <w:rFonts w:ascii="Arial" w:hAnsi="Arial" w:cs="Arial"/>
          <w:color w:val="34302D"/>
          <w:shd w:val="clear" w:color="auto" w:fill="FFFFFF"/>
        </w:rPr>
        <w:t>其中最重要的是</w:t>
      </w:r>
      <w:r>
        <w:rPr>
          <w:rFonts w:ascii="Arial" w:hAnsi="Arial" w:cs="Arial"/>
          <w:color w:val="34302D"/>
          <w:shd w:val="clear" w:color="auto" w:fill="FFFFFF"/>
        </w:rPr>
        <w:t>Spring Framework</w:t>
      </w:r>
      <w:r>
        <w:rPr>
          <w:rFonts w:ascii="Arial" w:hAnsi="Arial" w:cs="Arial"/>
          <w:color w:val="34302D"/>
          <w:shd w:val="clear" w:color="auto" w:fill="FFFFFF"/>
        </w:rPr>
        <w:t>的控制反转（</w:t>
      </w:r>
      <w:r>
        <w:rPr>
          <w:rFonts w:ascii="Arial" w:hAnsi="Arial" w:cs="Arial"/>
          <w:color w:val="34302D"/>
          <w:shd w:val="clear" w:color="auto" w:fill="FFFFFF"/>
        </w:rPr>
        <w:t>IoC</w:t>
      </w:r>
      <w:r>
        <w:rPr>
          <w:rFonts w:ascii="Arial" w:hAnsi="Arial" w:cs="Arial"/>
          <w:color w:val="34302D"/>
          <w:shd w:val="clear" w:color="auto" w:fill="FFFFFF"/>
        </w:rPr>
        <w:t>）容器。</w:t>
      </w:r>
      <w:r>
        <w:rPr>
          <w:rFonts w:ascii="Arial" w:hAnsi="Arial" w:cs="Arial"/>
          <w:color w:val="34302D"/>
          <w:shd w:val="clear" w:color="auto" w:fill="FFFFFF"/>
        </w:rPr>
        <w:t>Spring</w:t>
      </w:r>
      <w:r>
        <w:rPr>
          <w:rFonts w:ascii="Arial" w:hAnsi="Arial" w:cs="Arial"/>
          <w:color w:val="34302D"/>
          <w:shd w:val="clear" w:color="auto" w:fill="FFFFFF"/>
        </w:rPr>
        <w:t>框架的</w:t>
      </w:r>
      <w:r>
        <w:rPr>
          <w:rFonts w:ascii="Arial" w:hAnsi="Arial" w:cs="Arial"/>
          <w:color w:val="34302D"/>
          <w:shd w:val="clear" w:color="auto" w:fill="FFFFFF"/>
        </w:rPr>
        <w:t>IoC</w:t>
      </w:r>
      <w:r>
        <w:rPr>
          <w:rFonts w:ascii="Arial" w:hAnsi="Arial" w:cs="Arial"/>
          <w:color w:val="34302D"/>
          <w:shd w:val="clear" w:color="auto" w:fill="FFFFFF"/>
        </w:rPr>
        <w:t>容器的全面处理紧随其后，全面覆盖了</w:t>
      </w:r>
      <w:r>
        <w:rPr>
          <w:rFonts w:ascii="Arial" w:hAnsi="Arial" w:cs="Arial"/>
          <w:color w:val="34302D"/>
          <w:shd w:val="clear" w:color="auto" w:fill="FFFFFF"/>
        </w:rPr>
        <w:t>Spring</w:t>
      </w:r>
      <w:r>
        <w:rPr>
          <w:rFonts w:ascii="Arial" w:hAnsi="Arial" w:cs="Arial"/>
          <w:color w:val="34302D"/>
          <w:shd w:val="clear" w:color="auto" w:fill="FFFFFF"/>
        </w:rPr>
        <w:t>的面向方面编程（</w:t>
      </w:r>
      <w:r w:rsidR="00CE1EC9" w:rsidRPr="00BA0D5D">
        <w:rPr>
          <w:rFonts w:ascii="inherit" w:eastAsia="宋体" w:hAnsi="inherit" w:cs="Arial"/>
          <w:color w:val="34302D"/>
          <w:kern w:val="0"/>
          <w:sz w:val="24"/>
          <w:szCs w:val="24"/>
        </w:rPr>
        <w:t>Aspect-Oriented Programming</w:t>
      </w:r>
      <w:r w:rsidR="00CE1EC9">
        <w:rPr>
          <w:rFonts w:ascii="Arial" w:hAnsi="Arial" w:cs="Arial"/>
          <w:color w:val="34302D"/>
          <w:shd w:val="clear" w:color="auto" w:fill="FFFFFF"/>
        </w:rPr>
        <w:t xml:space="preserve"> </w:t>
      </w:r>
      <w:r w:rsidR="00CE1EC9">
        <w:rPr>
          <w:rFonts w:ascii="Arial" w:hAnsi="Arial" w:cs="Arial"/>
          <w:color w:val="34302D"/>
          <w:shd w:val="clear" w:color="auto" w:fill="FFFFFF"/>
        </w:rPr>
        <w:t>：</w:t>
      </w:r>
      <w:r>
        <w:rPr>
          <w:rFonts w:ascii="Arial" w:hAnsi="Arial" w:cs="Arial"/>
          <w:color w:val="34302D"/>
          <w:shd w:val="clear" w:color="auto" w:fill="FFFFFF"/>
        </w:rPr>
        <w:t>AOP</w:t>
      </w:r>
      <w:r>
        <w:rPr>
          <w:rFonts w:ascii="Arial" w:hAnsi="Arial" w:cs="Arial"/>
          <w:color w:val="34302D"/>
          <w:shd w:val="clear" w:color="auto" w:fill="FFFFFF"/>
        </w:rPr>
        <w:t>）技术。</w:t>
      </w:r>
      <w:r>
        <w:rPr>
          <w:rFonts w:ascii="Arial" w:hAnsi="Arial" w:cs="Arial"/>
          <w:color w:val="34302D"/>
          <w:shd w:val="clear" w:color="auto" w:fill="FFFFFF"/>
        </w:rPr>
        <w:t>Spring Framework</w:t>
      </w:r>
      <w:r>
        <w:rPr>
          <w:rFonts w:ascii="Arial" w:hAnsi="Arial" w:cs="Arial"/>
          <w:color w:val="34302D"/>
          <w:shd w:val="clear" w:color="auto" w:fill="FFFFFF"/>
        </w:rPr>
        <w:t>有自己的</w:t>
      </w:r>
      <w:r>
        <w:rPr>
          <w:rFonts w:ascii="Arial" w:hAnsi="Arial" w:cs="Arial"/>
          <w:color w:val="34302D"/>
          <w:shd w:val="clear" w:color="auto" w:fill="FFFFFF"/>
        </w:rPr>
        <w:t>AOP</w:t>
      </w:r>
      <w:r>
        <w:rPr>
          <w:rFonts w:ascii="Arial" w:hAnsi="Arial" w:cs="Arial"/>
          <w:color w:val="34302D"/>
          <w:shd w:val="clear" w:color="auto" w:fill="FFFFFF"/>
        </w:rPr>
        <w:t>框架，它在概念上易于理解，并且成功地解决了</w:t>
      </w:r>
      <w:r>
        <w:rPr>
          <w:rFonts w:ascii="Arial" w:hAnsi="Arial" w:cs="Arial"/>
          <w:color w:val="34302D"/>
          <w:shd w:val="clear" w:color="auto" w:fill="FFFFFF"/>
        </w:rPr>
        <w:t>Java</w:t>
      </w:r>
      <w:r>
        <w:rPr>
          <w:rFonts w:ascii="Arial" w:hAnsi="Arial" w:cs="Arial"/>
          <w:color w:val="34302D"/>
          <w:shd w:val="clear" w:color="auto" w:fill="FFFFFF"/>
        </w:rPr>
        <w:t>企业编程中</w:t>
      </w:r>
      <w:r>
        <w:rPr>
          <w:rFonts w:ascii="Arial" w:hAnsi="Arial" w:cs="Arial"/>
          <w:color w:val="34302D"/>
          <w:shd w:val="clear" w:color="auto" w:fill="FFFFFF"/>
        </w:rPr>
        <w:t>AOP</w:t>
      </w:r>
      <w:r>
        <w:rPr>
          <w:rFonts w:ascii="Arial" w:hAnsi="Arial" w:cs="Arial"/>
          <w:color w:val="34302D"/>
          <w:shd w:val="clear" w:color="auto" w:fill="FFFFFF"/>
        </w:rPr>
        <w:t>要求的</w:t>
      </w:r>
      <w:r>
        <w:rPr>
          <w:rFonts w:ascii="Arial" w:hAnsi="Arial" w:cs="Arial"/>
          <w:color w:val="34302D"/>
          <w:shd w:val="clear" w:color="auto" w:fill="FFFFFF"/>
        </w:rPr>
        <w:t>80</w:t>
      </w:r>
      <w:r>
        <w:rPr>
          <w:rFonts w:ascii="Arial" w:hAnsi="Arial" w:cs="Arial"/>
          <w:color w:val="34302D"/>
          <w:shd w:val="clear" w:color="auto" w:fill="FFFFFF"/>
        </w:rPr>
        <w:t>％最佳点。</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Coverage of Spring’s integration with AspectJ (currently the richest — in terms of features — and certainly most mature AOP implementation in the Java enterprise space) is also provided.</w:t>
      </w:r>
    </w:p>
    <w:p w:rsidR="008F544C" w:rsidRPr="00BA0D5D" w:rsidRDefault="008F544C" w:rsidP="00117C22">
      <w:pPr>
        <w:widowControl/>
        <w:shd w:val="clear" w:color="auto" w:fill="FFFFFF"/>
        <w:spacing w:after="300"/>
        <w:ind w:firstLineChars="200" w:firstLine="420"/>
        <w:jc w:val="left"/>
        <w:rPr>
          <w:rFonts w:ascii="inherit" w:eastAsia="宋体" w:hAnsi="inherit" w:cs="Arial" w:hint="eastAsia"/>
          <w:color w:val="34302D"/>
          <w:kern w:val="0"/>
          <w:sz w:val="24"/>
          <w:szCs w:val="24"/>
        </w:rPr>
      </w:pPr>
      <w:r>
        <w:rPr>
          <w:rFonts w:ascii="Arial" w:hAnsi="Arial" w:cs="Arial"/>
          <w:color w:val="34302D"/>
          <w:shd w:val="clear" w:color="auto" w:fill="FFFFFF"/>
        </w:rPr>
        <w:t>还提供了</w:t>
      </w:r>
      <w:r w:rsidR="008C16F1">
        <w:rPr>
          <w:rFonts w:ascii="Arial" w:hAnsi="Arial" w:cs="Arial"/>
          <w:color w:val="34302D"/>
          <w:shd w:val="clear" w:color="auto" w:fill="FFFFFF"/>
        </w:rPr>
        <w:t>覆盖</w:t>
      </w:r>
      <w:r>
        <w:rPr>
          <w:rFonts w:ascii="Arial" w:hAnsi="Arial" w:cs="Arial"/>
          <w:color w:val="34302D"/>
          <w:shd w:val="clear" w:color="auto" w:fill="FFFFFF"/>
        </w:rPr>
        <w:t>Spring</w:t>
      </w:r>
      <w:r>
        <w:rPr>
          <w:rFonts w:ascii="Arial" w:hAnsi="Arial" w:cs="Arial"/>
          <w:color w:val="34302D"/>
          <w:shd w:val="clear" w:color="auto" w:fill="FFFFFF"/>
        </w:rPr>
        <w:t>与</w:t>
      </w:r>
      <w:r>
        <w:rPr>
          <w:rFonts w:ascii="Arial" w:hAnsi="Arial" w:cs="Arial"/>
          <w:color w:val="34302D"/>
          <w:shd w:val="clear" w:color="auto" w:fill="FFFFFF"/>
        </w:rPr>
        <w:t>AspectJ</w:t>
      </w:r>
      <w:r w:rsidR="008C16F1">
        <w:rPr>
          <w:rFonts w:ascii="Arial" w:hAnsi="Arial" w:cs="Arial" w:hint="eastAsia"/>
          <w:color w:val="34302D"/>
          <w:shd w:val="clear" w:color="auto" w:fill="FFFFFF"/>
        </w:rPr>
        <w:t>的</w:t>
      </w:r>
      <w:r>
        <w:rPr>
          <w:rFonts w:ascii="Arial" w:hAnsi="Arial" w:cs="Arial"/>
          <w:color w:val="34302D"/>
          <w:shd w:val="clear" w:color="auto" w:fill="FFFFFF"/>
        </w:rPr>
        <w:t>集成（目前</w:t>
      </w:r>
      <w:r w:rsidR="00407F17">
        <w:rPr>
          <w:rFonts w:ascii="Arial" w:hAnsi="Arial" w:cs="Arial" w:hint="eastAsia"/>
          <w:color w:val="34302D"/>
          <w:shd w:val="clear" w:color="auto" w:fill="FFFFFF"/>
        </w:rPr>
        <w:t>是</w:t>
      </w:r>
      <w:r w:rsidR="00283E18">
        <w:rPr>
          <w:rFonts w:ascii="Arial" w:hAnsi="Arial" w:cs="Arial"/>
          <w:color w:val="34302D"/>
          <w:shd w:val="clear" w:color="auto" w:fill="FFFFFF"/>
        </w:rPr>
        <w:t>Java</w:t>
      </w:r>
      <w:r w:rsidR="00283E18">
        <w:rPr>
          <w:rFonts w:ascii="Arial" w:hAnsi="Arial" w:cs="Arial"/>
          <w:color w:val="34302D"/>
          <w:shd w:val="clear" w:color="auto" w:fill="FFFFFF"/>
        </w:rPr>
        <w:t>企业领域中</w:t>
      </w:r>
      <w:r w:rsidR="000148AC">
        <w:rPr>
          <w:rFonts w:ascii="Arial" w:hAnsi="Arial" w:cs="Arial"/>
          <w:color w:val="34302D"/>
          <w:shd w:val="clear" w:color="auto" w:fill="FFFFFF"/>
        </w:rPr>
        <w:t>，</w:t>
      </w:r>
      <w:r w:rsidR="00407F17">
        <w:rPr>
          <w:rFonts w:ascii="Arial" w:hAnsi="Arial" w:cs="Arial"/>
          <w:color w:val="34302D"/>
          <w:shd w:val="clear" w:color="auto" w:fill="FFFFFF"/>
        </w:rPr>
        <w:t>在功能方面</w:t>
      </w:r>
      <w:r>
        <w:rPr>
          <w:rFonts w:ascii="Arial" w:hAnsi="Arial" w:cs="Arial"/>
          <w:color w:val="34302D"/>
          <w:shd w:val="clear" w:color="auto" w:fill="FFFFFF"/>
        </w:rPr>
        <w:t>最丰富</w:t>
      </w:r>
      <w:r w:rsidR="00283E18">
        <w:rPr>
          <w:rFonts w:ascii="Arial" w:hAnsi="Arial" w:cs="Arial" w:hint="eastAsia"/>
          <w:color w:val="34302D"/>
          <w:shd w:val="clear" w:color="auto" w:fill="FFFFFF"/>
        </w:rPr>
        <w:t>、</w:t>
      </w:r>
      <w:r>
        <w:rPr>
          <w:rFonts w:ascii="Arial" w:hAnsi="Arial" w:cs="Arial"/>
          <w:color w:val="34302D"/>
          <w:shd w:val="clear" w:color="auto" w:fill="FFFFFF"/>
        </w:rPr>
        <w:t>最成熟的</w:t>
      </w:r>
      <w:r>
        <w:rPr>
          <w:rFonts w:ascii="Arial" w:hAnsi="Arial" w:cs="Arial"/>
          <w:color w:val="34302D"/>
          <w:shd w:val="clear" w:color="auto" w:fill="FFFFFF"/>
        </w:rPr>
        <w:t>AOP</w:t>
      </w:r>
      <w:r>
        <w:rPr>
          <w:rFonts w:ascii="Arial" w:hAnsi="Arial" w:cs="Arial"/>
          <w:color w:val="34302D"/>
          <w:shd w:val="clear" w:color="auto" w:fill="FFFFFF"/>
        </w:rPr>
        <w:t>实现）。</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376" w:name="_Toc15327086"/>
      <w:r w:rsidRPr="00BA0D5D">
        <w:rPr>
          <w:rFonts w:ascii="Arial" w:eastAsia="宋体" w:hAnsi="Arial" w:cs="Arial"/>
          <w:color w:val="34302D"/>
          <w:kern w:val="0"/>
          <w:sz w:val="55"/>
          <w:szCs w:val="55"/>
        </w:rPr>
        <w:t>1. The IoC Container</w:t>
      </w:r>
      <w:bookmarkEnd w:id="376"/>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chapter covers Spring’s Inversion of Control (IoC) container.</w:t>
      </w:r>
    </w:p>
    <w:p w:rsidR="00FE2D48" w:rsidRPr="00BA0D5D" w:rsidRDefault="00FE2D4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本章介绍</w:t>
      </w:r>
      <w:r>
        <w:rPr>
          <w:rFonts w:ascii="Arial" w:hAnsi="Arial" w:cs="Arial"/>
          <w:color w:val="34302D"/>
          <w:shd w:val="clear" w:color="auto" w:fill="FFFFFF"/>
        </w:rPr>
        <w:t>Spring</w:t>
      </w:r>
      <w:r>
        <w:rPr>
          <w:rFonts w:ascii="Arial" w:hAnsi="Arial" w:cs="Arial"/>
          <w:color w:val="34302D"/>
          <w:shd w:val="clear" w:color="auto" w:fill="FFFFFF"/>
        </w:rPr>
        <w:t>的控制反转（</w:t>
      </w:r>
      <w:r>
        <w:rPr>
          <w:rFonts w:ascii="Arial" w:hAnsi="Arial" w:cs="Arial"/>
          <w:color w:val="34302D"/>
          <w:shd w:val="clear" w:color="auto" w:fill="FFFFFF"/>
        </w:rPr>
        <w:t>IoC</w:t>
      </w:r>
      <w:r>
        <w:rPr>
          <w:rFonts w:ascii="Arial" w:hAnsi="Arial" w:cs="Arial"/>
          <w:color w:val="34302D"/>
          <w:shd w:val="clear" w:color="auto" w:fill="FFFFFF"/>
        </w:rPr>
        <w:t>）容器。</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377" w:name="_Toc15327087"/>
      <w:r w:rsidRPr="00BA0D5D">
        <w:rPr>
          <w:rFonts w:ascii="Arial" w:eastAsia="宋体" w:hAnsi="Arial" w:cs="Arial"/>
          <w:color w:val="34302D"/>
          <w:kern w:val="0"/>
          <w:sz w:val="41"/>
          <w:szCs w:val="41"/>
        </w:rPr>
        <w:t>1.1. Introduction to the Spring IoC Container and Beans</w:t>
      </w:r>
      <w:bookmarkEnd w:id="377"/>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chapter covers the Spring Framework implementation of the Inversion of Control (IoC) principle. IoC is also known as dependency injection (DI). It is a process whereby objects define their dependencies (that is, the other objects they work with) only through constructor arguments, arguments to a factory method, or properties that are set on the object instance after it is constructed or returned from a factory method. The container then injects those dependencies when it creates the bean. This process is fundamentally the inverse (hence the name, Inversion of Control) of the bean itself controlling the instantiation or location of its dependencies by using direct construction of classes or a mechanism such as the Service Locator pattern.</w:t>
      </w:r>
    </w:p>
    <w:p w:rsidR="00C36ACF" w:rsidRPr="00BA0D5D" w:rsidRDefault="00C36ACF" w:rsidP="00024A08">
      <w:pPr>
        <w:widowControl/>
        <w:shd w:val="clear" w:color="auto" w:fill="FFFFFF"/>
        <w:spacing w:after="300"/>
        <w:ind w:firstLineChars="200" w:firstLine="420"/>
        <w:jc w:val="left"/>
        <w:rPr>
          <w:rFonts w:ascii="inherit" w:eastAsia="宋体" w:hAnsi="inherit" w:cs="Arial" w:hint="eastAsia"/>
          <w:color w:val="34302D"/>
          <w:kern w:val="0"/>
          <w:sz w:val="24"/>
          <w:szCs w:val="24"/>
        </w:rPr>
      </w:pPr>
      <w:r>
        <w:rPr>
          <w:rFonts w:ascii="Arial" w:hAnsi="Arial" w:cs="Arial"/>
          <w:color w:val="34302D"/>
          <w:shd w:val="clear" w:color="auto" w:fill="FFFFFF"/>
        </w:rPr>
        <w:t>本章介绍了控制反转（</w:t>
      </w:r>
      <w:r w:rsidR="005623C7" w:rsidRPr="00BA0D5D">
        <w:rPr>
          <w:rFonts w:ascii="inherit" w:eastAsia="宋体" w:hAnsi="inherit" w:cs="Arial"/>
          <w:color w:val="34302D"/>
          <w:kern w:val="0"/>
          <w:sz w:val="24"/>
          <w:szCs w:val="24"/>
        </w:rPr>
        <w:t>I</w:t>
      </w:r>
      <w:r w:rsidR="00BD5C07" w:rsidRPr="00BA0D5D">
        <w:rPr>
          <w:rFonts w:ascii="inherit" w:eastAsia="宋体" w:hAnsi="inherit" w:cs="Arial"/>
          <w:color w:val="34302D"/>
          <w:kern w:val="0"/>
          <w:sz w:val="24"/>
          <w:szCs w:val="24"/>
        </w:rPr>
        <w:t>nversion of Control</w:t>
      </w:r>
      <w:r w:rsidR="00BD5C07">
        <w:rPr>
          <w:rFonts w:ascii="inherit" w:eastAsia="宋体" w:hAnsi="inherit" w:cs="Arial"/>
          <w:color w:val="34302D"/>
          <w:kern w:val="0"/>
          <w:sz w:val="24"/>
          <w:szCs w:val="24"/>
        </w:rPr>
        <w:t>：</w:t>
      </w:r>
      <w:r>
        <w:rPr>
          <w:rFonts w:ascii="Arial" w:hAnsi="Arial" w:cs="Arial"/>
          <w:color w:val="34302D"/>
          <w:shd w:val="clear" w:color="auto" w:fill="FFFFFF"/>
        </w:rPr>
        <w:t>IoC</w:t>
      </w:r>
      <w:r>
        <w:rPr>
          <w:rFonts w:ascii="Arial" w:hAnsi="Arial" w:cs="Arial"/>
          <w:color w:val="34302D"/>
          <w:shd w:val="clear" w:color="auto" w:fill="FFFFFF"/>
        </w:rPr>
        <w:t>）原理的</w:t>
      </w:r>
      <w:r>
        <w:rPr>
          <w:rFonts w:ascii="Arial" w:hAnsi="Arial" w:cs="Arial"/>
          <w:color w:val="34302D"/>
          <w:shd w:val="clear" w:color="auto" w:fill="FFFFFF"/>
        </w:rPr>
        <w:t>Spring Framework</w:t>
      </w:r>
      <w:r>
        <w:rPr>
          <w:rFonts w:ascii="Arial" w:hAnsi="Arial" w:cs="Arial"/>
          <w:color w:val="34302D"/>
          <w:shd w:val="clear" w:color="auto" w:fill="FFFFFF"/>
        </w:rPr>
        <w:t>实现。</w:t>
      </w:r>
      <w:r>
        <w:rPr>
          <w:rFonts w:ascii="Arial" w:hAnsi="Arial" w:cs="Arial"/>
          <w:color w:val="34302D"/>
          <w:shd w:val="clear" w:color="auto" w:fill="FFFFFF"/>
        </w:rPr>
        <w:t>IoC</w:t>
      </w:r>
      <w:r>
        <w:rPr>
          <w:rFonts w:ascii="Arial" w:hAnsi="Arial" w:cs="Arial"/>
          <w:color w:val="34302D"/>
          <w:shd w:val="clear" w:color="auto" w:fill="FFFFFF"/>
        </w:rPr>
        <w:t>也称为依赖注入（</w:t>
      </w:r>
      <w:r w:rsidR="00DB4A3B">
        <w:rPr>
          <w:rFonts w:ascii="inherit" w:eastAsia="宋体" w:hAnsi="inherit" w:cs="Arial"/>
          <w:color w:val="34302D"/>
          <w:kern w:val="0"/>
          <w:sz w:val="24"/>
          <w:szCs w:val="24"/>
        </w:rPr>
        <w:t>D</w:t>
      </w:r>
      <w:r w:rsidR="00DE6510" w:rsidRPr="00BA0D5D">
        <w:rPr>
          <w:rFonts w:ascii="inherit" w:eastAsia="宋体" w:hAnsi="inherit" w:cs="Arial"/>
          <w:color w:val="34302D"/>
          <w:kern w:val="0"/>
          <w:sz w:val="24"/>
          <w:szCs w:val="24"/>
        </w:rPr>
        <w:t xml:space="preserve">ependency </w:t>
      </w:r>
      <w:r w:rsidR="00DB4A3B">
        <w:rPr>
          <w:rFonts w:ascii="inherit" w:eastAsia="宋体" w:hAnsi="inherit" w:cs="Arial"/>
          <w:color w:val="34302D"/>
          <w:kern w:val="0"/>
          <w:sz w:val="24"/>
          <w:szCs w:val="24"/>
        </w:rPr>
        <w:t>I</w:t>
      </w:r>
      <w:r w:rsidR="00DE6510" w:rsidRPr="00BA0D5D">
        <w:rPr>
          <w:rFonts w:ascii="inherit" w:eastAsia="宋体" w:hAnsi="inherit" w:cs="Arial"/>
          <w:color w:val="34302D"/>
          <w:kern w:val="0"/>
          <w:sz w:val="24"/>
          <w:szCs w:val="24"/>
        </w:rPr>
        <w:t>njection</w:t>
      </w:r>
      <w:r w:rsidR="003E4D4A">
        <w:rPr>
          <w:rFonts w:ascii="inherit" w:eastAsia="宋体" w:hAnsi="inherit" w:cs="Arial"/>
          <w:color w:val="34302D"/>
          <w:kern w:val="0"/>
          <w:sz w:val="24"/>
          <w:szCs w:val="24"/>
        </w:rPr>
        <w:t>：</w:t>
      </w:r>
      <w:r>
        <w:rPr>
          <w:rFonts w:ascii="Arial" w:hAnsi="Arial" w:cs="Arial"/>
          <w:color w:val="34302D"/>
          <w:shd w:val="clear" w:color="auto" w:fill="FFFFFF"/>
        </w:rPr>
        <w:t>DI</w:t>
      </w:r>
      <w:r w:rsidR="00223CBA">
        <w:rPr>
          <w:rFonts w:ascii="Arial" w:hAnsi="Arial" w:cs="Arial"/>
          <w:color w:val="34302D"/>
          <w:shd w:val="clear" w:color="auto" w:fill="FFFFFF"/>
        </w:rPr>
        <w:t>），</w:t>
      </w:r>
      <w:r w:rsidR="002A5CFA">
        <w:rPr>
          <w:rFonts w:ascii="Arial" w:hAnsi="Arial" w:cs="Arial"/>
          <w:color w:val="34302D"/>
          <w:shd w:val="clear" w:color="auto" w:fill="FFFFFF"/>
        </w:rPr>
        <w:t>这是一个过程，通过这个过程，对象只能通过构造函数参数、</w:t>
      </w:r>
      <w:r>
        <w:rPr>
          <w:rFonts w:ascii="Arial" w:hAnsi="Arial" w:cs="Arial"/>
          <w:color w:val="34302D"/>
          <w:shd w:val="clear" w:color="auto" w:fill="FFFFFF"/>
        </w:rPr>
        <w:t>工厂方法的参数</w:t>
      </w:r>
      <w:r w:rsidR="002A5CFA">
        <w:rPr>
          <w:rFonts w:ascii="Arial" w:hAnsi="Arial" w:cs="Arial" w:hint="eastAsia"/>
          <w:color w:val="34302D"/>
          <w:shd w:val="clear" w:color="auto" w:fill="FFFFFF"/>
        </w:rPr>
        <w:t>来定义他们的依赖关系</w:t>
      </w:r>
      <w:r w:rsidR="002A5CFA">
        <w:rPr>
          <w:rFonts w:ascii="Arial" w:hAnsi="Arial" w:cs="Arial"/>
          <w:color w:val="34302D"/>
          <w:shd w:val="clear" w:color="auto" w:fill="FFFFFF"/>
        </w:rPr>
        <w:t>，</w:t>
      </w:r>
      <w:r>
        <w:rPr>
          <w:rFonts w:ascii="Arial" w:hAnsi="Arial" w:cs="Arial"/>
          <w:color w:val="34302D"/>
          <w:shd w:val="clear" w:color="auto" w:fill="FFFFFF"/>
        </w:rPr>
        <w:t>或在</w:t>
      </w:r>
      <w:r w:rsidR="00813343">
        <w:rPr>
          <w:rFonts w:ascii="Arial" w:hAnsi="Arial" w:cs="Arial" w:hint="eastAsia"/>
          <w:color w:val="34302D"/>
          <w:shd w:val="clear" w:color="auto" w:fill="FFFFFF"/>
        </w:rPr>
        <w:t>从</w:t>
      </w:r>
      <w:r>
        <w:rPr>
          <w:rFonts w:ascii="Arial" w:hAnsi="Arial" w:cs="Arial"/>
          <w:color w:val="34302D"/>
          <w:shd w:val="clear" w:color="auto" w:fill="FFFFFF"/>
        </w:rPr>
        <w:t>构造</w:t>
      </w:r>
      <w:r w:rsidR="003A46C4">
        <w:rPr>
          <w:rFonts w:ascii="Arial" w:hAnsi="Arial" w:cs="Arial" w:hint="eastAsia"/>
          <w:color w:val="34302D"/>
          <w:shd w:val="clear" w:color="auto" w:fill="FFFFFF"/>
        </w:rPr>
        <w:t>函数</w:t>
      </w:r>
      <w:r w:rsidR="00813343">
        <w:rPr>
          <w:rFonts w:ascii="Arial" w:hAnsi="Arial" w:cs="Arial"/>
          <w:color w:val="34302D"/>
          <w:shd w:val="clear" w:color="auto" w:fill="FFFFFF"/>
        </w:rPr>
        <w:t>、</w:t>
      </w:r>
      <w:r>
        <w:rPr>
          <w:rFonts w:ascii="Arial" w:hAnsi="Arial" w:cs="Arial"/>
          <w:color w:val="34302D"/>
          <w:shd w:val="clear" w:color="auto" w:fill="FFFFFF"/>
        </w:rPr>
        <w:t>工厂方法返回后</w:t>
      </w:r>
      <w:r w:rsidR="00813343">
        <w:rPr>
          <w:rFonts w:ascii="Arial" w:hAnsi="Arial" w:cs="Arial" w:hint="eastAsia"/>
          <w:color w:val="34302D"/>
          <w:shd w:val="clear" w:color="auto" w:fill="FFFFFF"/>
        </w:rPr>
        <w:t>的</w:t>
      </w:r>
      <w:r>
        <w:rPr>
          <w:rFonts w:ascii="Arial" w:hAnsi="Arial" w:cs="Arial"/>
          <w:color w:val="34302D"/>
          <w:shd w:val="clear" w:color="auto" w:fill="FFFFFF"/>
        </w:rPr>
        <w:t>对象实例上设置</w:t>
      </w:r>
      <w:ins w:id="378" w:author="zhang alex" w:date="2019-07-28T19:21:00Z">
        <w:r w:rsidR="002B28DF">
          <w:rPr>
            <w:rFonts w:ascii="Arial" w:hAnsi="Arial" w:cs="Arial" w:hint="eastAsia"/>
            <w:color w:val="34302D"/>
            <w:shd w:val="clear" w:color="auto" w:fill="FFFFFF"/>
          </w:rPr>
          <w:t>的</w:t>
        </w:r>
      </w:ins>
      <w:del w:id="379" w:author="zhang alex" w:date="2019-07-28T19:21:00Z">
        <w:r w:rsidDel="002B28DF">
          <w:rPr>
            <w:rFonts w:ascii="Arial" w:hAnsi="Arial" w:cs="Arial"/>
            <w:color w:val="34302D"/>
            <w:shd w:val="clear" w:color="auto" w:fill="FFFFFF"/>
          </w:rPr>
          <w:delText>的</w:delText>
        </w:r>
      </w:del>
      <w:r>
        <w:rPr>
          <w:rFonts w:ascii="Arial" w:hAnsi="Arial" w:cs="Arial"/>
          <w:color w:val="34302D"/>
          <w:shd w:val="clear" w:color="auto" w:fill="FFFFFF"/>
        </w:rPr>
        <w:t>属性来定义它们的依赖关系（即，它们使用的其他对象）。然后容器在创建</w:t>
      </w:r>
      <w:r>
        <w:rPr>
          <w:rFonts w:ascii="Arial" w:hAnsi="Arial" w:cs="Arial"/>
          <w:color w:val="34302D"/>
          <w:shd w:val="clear" w:color="auto" w:fill="FFFFFF"/>
        </w:rPr>
        <w:t>bean</w:t>
      </w:r>
      <w:r>
        <w:rPr>
          <w:rFonts w:ascii="Arial" w:hAnsi="Arial" w:cs="Arial"/>
          <w:color w:val="34302D"/>
          <w:shd w:val="clear" w:color="auto" w:fill="FFFFFF"/>
        </w:rPr>
        <w:t>时注入这些依赖项。此过程基本上是</w:t>
      </w:r>
      <w:r>
        <w:rPr>
          <w:rFonts w:ascii="Arial" w:hAnsi="Arial" w:cs="Arial"/>
          <w:color w:val="34302D"/>
          <w:shd w:val="clear" w:color="auto" w:fill="FFFFFF"/>
        </w:rPr>
        <w:t>bean</w:t>
      </w:r>
      <w:r w:rsidR="003A46C4">
        <w:rPr>
          <w:rFonts w:ascii="Arial" w:hAnsi="Arial" w:cs="Arial" w:hint="eastAsia"/>
          <w:color w:val="34302D"/>
          <w:shd w:val="clear" w:color="auto" w:fill="FFFFFF"/>
        </w:rPr>
        <w:t>自身</w:t>
      </w:r>
      <w:r w:rsidR="003A46C4">
        <w:rPr>
          <w:rFonts w:ascii="Arial" w:hAnsi="Arial" w:cs="Arial"/>
          <w:color w:val="34302D"/>
          <w:shd w:val="clear" w:color="auto" w:fill="FFFFFF"/>
        </w:rPr>
        <w:t>通过使用类的直接构造</w:t>
      </w:r>
      <w:r w:rsidR="003A46C4">
        <w:rPr>
          <w:rFonts w:ascii="Arial" w:hAnsi="Arial" w:cs="Arial" w:hint="eastAsia"/>
          <w:color w:val="34302D"/>
          <w:shd w:val="clear" w:color="auto" w:fill="FFFFFF"/>
        </w:rPr>
        <w:t>函数</w:t>
      </w:r>
      <w:r w:rsidR="003A46C4">
        <w:rPr>
          <w:rFonts w:ascii="Arial" w:hAnsi="Arial" w:cs="Arial"/>
          <w:color w:val="34302D"/>
          <w:shd w:val="clear" w:color="auto" w:fill="FFFFFF"/>
        </w:rPr>
        <w:t>或诸如服务定位器模式的机制来控制其依赖关系的实例化或位置</w:t>
      </w:r>
      <w:r>
        <w:rPr>
          <w:rFonts w:ascii="Arial" w:hAnsi="Arial" w:cs="Arial"/>
          <w:color w:val="34302D"/>
          <w:shd w:val="clear" w:color="auto" w:fill="FFFFFF"/>
        </w:rPr>
        <w:t>的逆</w:t>
      </w:r>
      <w:r w:rsidR="00813343">
        <w:rPr>
          <w:rFonts w:ascii="Arial" w:hAnsi="Arial" w:cs="Arial" w:hint="eastAsia"/>
          <w:color w:val="34302D"/>
          <w:shd w:val="clear" w:color="auto" w:fill="FFFFFF"/>
        </w:rPr>
        <w:t>过程</w:t>
      </w:r>
      <w:r w:rsidR="0028152D">
        <w:rPr>
          <w:rFonts w:ascii="Arial" w:hAnsi="Arial" w:cs="Arial"/>
          <w:color w:val="34302D"/>
          <w:shd w:val="clear" w:color="auto" w:fill="FFFFFF"/>
        </w:rPr>
        <w:t>（因此</w:t>
      </w:r>
      <w:r w:rsidR="00643D3E">
        <w:rPr>
          <w:rFonts w:ascii="Arial" w:hAnsi="Arial" w:cs="Arial" w:hint="eastAsia"/>
          <w:color w:val="34302D"/>
          <w:shd w:val="clear" w:color="auto" w:fill="FFFFFF"/>
        </w:rPr>
        <w:t>命名</w:t>
      </w:r>
      <w:r w:rsidR="0028152D">
        <w:rPr>
          <w:rFonts w:ascii="Arial" w:hAnsi="Arial" w:cs="Arial"/>
          <w:color w:val="34302D"/>
          <w:shd w:val="clear" w:color="auto" w:fill="FFFFFF"/>
        </w:rPr>
        <w:t>控制反转）</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org.springframework.beans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org.springframework.context</w:t>
      </w:r>
      <w:r w:rsidRPr="00BA0D5D">
        <w:rPr>
          <w:rFonts w:ascii="inherit" w:eastAsia="宋体" w:hAnsi="inherit" w:cs="Arial"/>
          <w:color w:val="34302D"/>
          <w:kern w:val="0"/>
          <w:sz w:val="24"/>
          <w:szCs w:val="24"/>
        </w:rPr>
        <w:t> packages are the basis for Spring Framework’s IoC container. The </w:t>
      </w:r>
      <w:hyperlink r:id="rId8" w:history="1">
        <w:r w:rsidRPr="00BA0D5D">
          <w:rPr>
            <w:rFonts w:ascii="Consolas" w:eastAsia="宋体" w:hAnsi="Consolas" w:cs="宋体"/>
            <w:color w:val="548E2E"/>
            <w:kern w:val="0"/>
            <w:sz w:val="23"/>
            <w:szCs w:val="23"/>
            <w:u w:val="single"/>
            <w:shd w:val="clear" w:color="auto" w:fill="F7F7F8"/>
          </w:rPr>
          <w:t>BeanFactory</w:t>
        </w:r>
      </w:hyperlink>
      <w:r w:rsidRPr="00BA0D5D">
        <w:rPr>
          <w:rFonts w:ascii="inherit" w:eastAsia="宋体" w:hAnsi="inherit" w:cs="Arial"/>
          <w:color w:val="34302D"/>
          <w:kern w:val="0"/>
          <w:sz w:val="24"/>
          <w:szCs w:val="24"/>
        </w:rPr>
        <w:t> interface provides an advanced configuration mechanism capable of managing any type of object.</w:t>
      </w:r>
      <w:hyperlink r:id="rId9" w:history="1">
        <w:r w:rsidRPr="00BA0D5D">
          <w:rPr>
            <w:rFonts w:ascii="Consolas" w:eastAsia="宋体" w:hAnsi="Consolas" w:cs="宋体"/>
            <w:color w:val="548E2E"/>
            <w:kern w:val="0"/>
            <w:sz w:val="23"/>
            <w:szCs w:val="23"/>
            <w:u w:val="single"/>
            <w:shd w:val="clear" w:color="auto" w:fill="F7F7F8"/>
          </w:rPr>
          <w:t>ApplicationContext</w:t>
        </w:r>
      </w:hyperlink>
      <w:r w:rsidRPr="00BA0D5D">
        <w:rPr>
          <w:rFonts w:ascii="inherit" w:eastAsia="宋体" w:hAnsi="inherit" w:cs="Arial"/>
          <w:color w:val="34302D"/>
          <w:kern w:val="0"/>
          <w:sz w:val="24"/>
          <w:szCs w:val="24"/>
        </w:rPr>
        <w:t> is a sub-interface of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It adds:</w:t>
      </w:r>
    </w:p>
    <w:p w:rsidR="00073EA7" w:rsidDel="00E45A62" w:rsidRDefault="00073EA7" w:rsidP="00BA0D5D">
      <w:pPr>
        <w:widowControl/>
        <w:shd w:val="clear" w:color="auto" w:fill="FFFFFF"/>
        <w:spacing w:after="300"/>
        <w:jc w:val="left"/>
        <w:rPr>
          <w:del w:id="380" w:author="zhang alex" w:date="2019-07-28T09:58:00Z"/>
          <w:rFonts w:ascii="inherit" w:eastAsia="宋体" w:hAnsi="inherit" w:cs="Arial" w:hint="eastAsia"/>
          <w:color w:val="34302D"/>
          <w:kern w:val="0"/>
          <w:sz w:val="24"/>
          <w:szCs w:val="24"/>
        </w:rPr>
      </w:pPr>
    </w:p>
    <w:p w:rsidR="00FE2D48" w:rsidRDefault="00FE2D48" w:rsidP="00D30078">
      <w:pPr>
        <w:widowControl/>
        <w:shd w:val="clear" w:color="auto" w:fill="FFFFFF"/>
        <w:spacing w:after="300"/>
        <w:ind w:firstLineChars="200" w:firstLine="460"/>
        <w:jc w:val="left"/>
        <w:rPr>
          <w:ins w:id="381" w:author="zhang alex" w:date="2019-07-28T10:16:00Z"/>
          <w:rFonts w:ascii="Arial" w:hAnsi="Arial" w:cs="Arial"/>
          <w:color w:val="34302D"/>
          <w:shd w:val="clear" w:color="auto" w:fill="FFFFFF"/>
        </w:rPr>
      </w:pPr>
      <w:r>
        <w:rPr>
          <w:rStyle w:val="HTML"/>
          <w:rFonts w:ascii="Consolas" w:hAnsi="Consolas"/>
          <w:sz w:val="23"/>
          <w:szCs w:val="23"/>
          <w:shd w:val="clear" w:color="auto" w:fill="F7F7F8"/>
        </w:rPr>
        <w:t>org.springframework.beans</w:t>
      </w:r>
      <w:r>
        <w:rPr>
          <w:rFonts w:ascii="Arial" w:hAnsi="Arial" w:cs="Arial"/>
          <w:color w:val="34302D"/>
          <w:shd w:val="clear" w:color="auto" w:fill="FFFFFF"/>
        </w:rPr>
        <w:t>和</w:t>
      </w:r>
      <w:r>
        <w:rPr>
          <w:rStyle w:val="HTML"/>
          <w:rFonts w:ascii="Consolas" w:hAnsi="Consolas"/>
          <w:sz w:val="23"/>
          <w:szCs w:val="23"/>
          <w:shd w:val="clear" w:color="auto" w:fill="F7F7F8"/>
        </w:rPr>
        <w:t>org.springframework.context</w:t>
      </w:r>
      <w:r>
        <w:rPr>
          <w:rFonts w:ascii="Arial" w:hAnsi="Arial" w:cs="Arial"/>
          <w:color w:val="34302D"/>
          <w:shd w:val="clear" w:color="auto" w:fill="FFFFFF"/>
        </w:rPr>
        <w:t>包是</w:t>
      </w:r>
      <w:r>
        <w:rPr>
          <w:rFonts w:ascii="Arial" w:hAnsi="Arial" w:cs="Arial"/>
          <w:color w:val="34302D"/>
          <w:shd w:val="clear" w:color="auto" w:fill="FFFFFF"/>
        </w:rPr>
        <w:t>Spring</w:t>
      </w:r>
      <w:r>
        <w:rPr>
          <w:rFonts w:ascii="Arial" w:hAnsi="Arial" w:cs="Arial"/>
          <w:color w:val="34302D"/>
          <w:shd w:val="clear" w:color="auto" w:fill="FFFFFF"/>
        </w:rPr>
        <w:t>框架的</w:t>
      </w:r>
      <w:r>
        <w:rPr>
          <w:rFonts w:ascii="Arial" w:hAnsi="Arial" w:cs="Arial"/>
          <w:color w:val="34302D"/>
          <w:shd w:val="clear" w:color="auto" w:fill="FFFFFF"/>
        </w:rPr>
        <w:t>IoC</w:t>
      </w:r>
      <w:r>
        <w:rPr>
          <w:rFonts w:ascii="Arial" w:hAnsi="Arial" w:cs="Arial"/>
          <w:color w:val="34302D"/>
          <w:shd w:val="clear" w:color="auto" w:fill="FFFFFF"/>
        </w:rPr>
        <w:t>容器的基础。</w:t>
      </w:r>
      <w:hyperlink r:id="rId10" w:history="1">
        <w:r>
          <w:rPr>
            <w:rStyle w:val="HTML"/>
            <w:rFonts w:ascii="Consolas" w:hAnsi="Consolas"/>
            <w:color w:val="548E2E"/>
            <w:sz w:val="23"/>
            <w:szCs w:val="23"/>
            <w:u w:val="single"/>
            <w:shd w:val="clear" w:color="auto" w:fill="F7F7F8"/>
          </w:rPr>
          <w:t>BeanFactory</w:t>
        </w:r>
      </w:hyperlink>
      <w:r>
        <w:rPr>
          <w:rFonts w:ascii="Arial" w:hAnsi="Arial" w:cs="Arial"/>
          <w:color w:val="34302D"/>
          <w:shd w:val="clear" w:color="auto" w:fill="FFFFFF"/>
        </w:rPr>
        <w:t> </w:t>
      </w:r>
      <w:r>
        <w:rPr>
          <w:rFonts w:ascii="Arial" w:hAnsi="Arial" w:cs="Arial"/>
          <w:color w:val="34302D"/>
          <w:shd w:val="clear" w:color="auto" w:fill="FFFFFF"/>
        </w:rPr>
        <w:t>接口提供了一种能够管理任何类型对象的高级配置机制。</w:t>
      </w:r>
      <w:r>
        <w:rPr>
          <w:rFonts w:ascii="Arial" w:hAnsi="Arial" w:cs="Arial"/>
          <w:color w:val="34302D"/>
          <w:shd w:val="clear" w:color="auto" w:fill="FFFFFF"/>
        </w:rPr>
        <w:t> </w:t>
      </w:r>
      <w:hyperlink r:id="rId11" w:history="1">
        <w:r>
          <w:rPr>
            <w:rStyle w:val="HTML"/>
            <w:rFonts w:ascii="Consolas" w:hAnsi="Consolas"/>
            <w:color w:val="548E2E"/>
            <w:sz w:val="23"/>
            <w:szCs w:val="23"/>
            <w:u w:val="single"/>
            <w:shd w:val="clear" w:color="auto" w:fill="F7F7F8"/>
          </w:rPr>
          <w:t>ApplicationContext</w:t>
        </w:r>
      </w:hyperlink>
      <w:r>
        <w:rPr>
          <w:rFonts w:ascii="Arial" w:hAnsi="Arial" w:cs="Arial"/>
          <w:color w:val="34302D"/>
          <w:shd w:val="clear" w:color="auto" w:fill="FFFFFF"/>
        </w:rPr>
        <w:t> </w:t>
      </w:r>
      <w:r>
        <w:rPr>
          <w:rFonts w:ascii="Arial" w:hAnsi="Arial" w:cs="Arial"/>
          <w:color w:val="34302D"/>
          <w:shd w:val="clear" w:color="auto" w:fill="FFFFFF"/>
        </w:rPr>
        <w:t>是</w:t>
      </w:r>
      <w:del w:id="382" w:author="zhang alex" w:date="2019-07-28T10:00:00Z">
        <w:r w:rsidDel="00E45A62">
          <w:rPr>
            <w:rFonts w:ascii="Arial" w:hAnsi="Arial" w:cs="Arial"/>
            <w:color w:val="34302D"/>
            <w:shd w:val="clear" w:color="auto" w:fill="FFFFFF"/>
          </w:rPr>
          <w:delText>一个</w:delText>
        </w:r>
      </w:del>
      <w:ins w:id="383" w:author="zhang alex" w:date="2019-07-28T09:59:00Z">
        <w:r w:rsidR="00E45A62">
          <w:rPr>
            <w:rStyle w:val="HTML"/>
            <w:rFonts w:ascii="Consolas" w:hAnsi="Consolas"/>
            <w:sz w:val="23"/>
            <w:szCs w:val="23"/>
            <w:shd w:val="clear" w:color="auto" w:fill="F7F7F8"/>
          </w:rPr>
          <w:t>BeanFactory</w:t>
        </w:r>
      </w:ins>
      <w:ins w:id="384" w:author="zhang alex" w:date="2019-07-28T10:00:00Z">
        <w:r w:rsidR="00E45A62">
          <w:rPr>
            <w:rStyle w:val="HTML"/>
            <w:rFonts w:ascii="Consolas" w:hAnsi="Consolas" w:hint="eastAsia"/>
            <w:sz w:val="23"/>
            <w:szCs w:val="23"/>
            <w:shd w:val="clear" w:color="auto" w:fill="F7F7F8"/>
          </w:rPr>
          <w:t>的一个子接口</w:t>
        </w:r>
      </w:ins>
      <w:del w:id="385" w:author="zhang alex" w:date="2019-07-28T10:00:00Z">
        <w:r w:rsidDel="00E45A62">
          <w:rPr>
            <w:rFonts w:ascii="Arial" w:hAnsi="Arial" w:cs="Arial"/>
            <w:color w:val="34302D"/>
            <w:shd w:val="clear" w:color="auto" w:fill="FFFFFF"/>
          </w:rPr>
          <w:delText>子界面</w:delText>
        </w:r>
      </w:del>
      <w:del w:id="386" w:author="zhang alex" w:date="2019-07-28T09:59:00Z">
        <w:r w:rsidDel="00E45A62">
          <w:rPr>
            <w:rStyle w:val="HTML"/>
            <w:rFonts w:ascii="Consolas" w:hAnsi="Consolas"/>
            <w:sz w:val="23"/>
            <w:szCs w:val="23"/>
            <w:shd w:val="clear" w:color="auto" w:fill="F7F7F8"/>
          </w:rPr>
          <w:delText>BeanFactory</w:delText>
        </w:r>
      </w:del>
      <w:r>
        <w:rPr>
          <w:rFonts w:ascii="Arial" w:hAnsi="Arial" w:cs="Arial"/>
          <w:color w:val="34302D"/>
          <w:shd w:val="clear" w:color="auto" w:fill="FFFFFF"/>
        </w:rPr>
        <w:t>。</w:t>
      </w:r>
      <w:del w:id="387" w:author="zhang alex" w:date="2019-07-28T10:00:00Z">
        <w:r w:rsidR="00414F55" w:rsidDel="00EF3030">
          <w:rPr>
            <w:rFonts w:ascii="Arial" w:hAnsi="Arial" w:cs="Arial" w:hint="eastAsia"/>
            <w:color w:val="34302D"/>
            <w:shd w:val="clear" w:color="auto" w:fill="FFFFFF"/>
          </w:rPr>
          <w:delText>还</w:delText>
        </w:r>
      </w:del>
      <w:ins w:id="388" w:author="zhang alex" w:date="2019-07-28T10:00:00Z">
        <w:r w:rsidR="00EF3030">
          <w:rPr>
            <w:rFonts w:ascii="Arial" w:hAnsi="Arial" w:cs="Arial" w:hint="eastAsia"/>
            <w:color w:val="34302D"/>
            <w:shd w:val="clear" w:color="auto" w:fill="FFFFFF"/>
          </w:rPr>
          <w:t>它包括</w:t>
        </w:r>
      </w:ins>
      <w:del w:id="389" w:author="zhang alex" w:date="2019-07-28T10:00:00Z">
        <w:r w:rsidR="00414F55" w:rsidDel="00A409C4">
          <w:rPr>
            <w:rFonts w:ascii="Arial" w:hAnsi="Arial" w:cs="Arial" w:hint="eastAsia"/>
            <w:color w:val="34302D"/>
            <w:shd w:val="clear" w:color="auto" w:fill="FFFFFF"/>
          </w:rPr>
          <w:delText>包括</w:delText>
        </w:r>
      </w:del>
      <w:r>
        <w:rPr>
          <w:rFonts w:ascii="Arial" w:hAnsi="Arial" w:cs="Arial"/>
          <w:color w:val="34302D"/>
          <w:shd w:val="clear" w:color="auto" w:fill="FFFFFF"/>
        </w:rPr>
        <w:t>：</w:t>
      </w:r>
    </w:p>
    <w:p w:rsidR="00B8703C" w:rsidRPr="00BA0D5D" w:rsidRDefault="00B8703C">
      <w:pPr>
        <w:widowControl/>
        <w:shd w:val="clear" w:color="auto" w:fill="FFFFFF"/>
        <w:spacing w:after="300"/>
        <w:jc w:val="center"/>
        <w:rPr>
          <w:rFonts w:ascii="inherit" w:eastAsia="宋体" w:hAnsi="inherit" w:cs="Arial" w:hint="eastAsia"/>
          <w:color w:val="34302D"/>
          <w:kern w:val="0"/>
          <w:sz w:val="24"/>
          <w:szCs w:val="24"/>
        </w:rPr>
        <w:pPrChange w:id="390" w:author="zhang alex" w:date="2019-07-28T10:17:00Z">
          <w:pPr>
            <w:widowControl/>
            <w:shd w:val="clear" w:color="auto" w:fill="FFFFFF"/>
            <w:spacing w:after="300"/>
            <w:ind w:firstLineChars="200" w:firstLine="480"/>
            <w:jc w:val="left"/>
          </w:pPr>
        </w:pPrChange>
      </w:pPr>
      <w:ins w:id="391" w:author="zhang alex" w:date="2019-07-28T10:17:00Z">
        <w:r>
          <w:rPr>
            <w:rFonts w:ascii="inherit" w:eastAsia="宋体" w:hAnsi="inherit" w:cs="Arial" w:hint="eastAsia"/>
            <w:noProof/>
            <w:color w:val="34302D"/>
            <w:kern w:val="0"/>
            <w:sz w:val="24"/>
            <w:szCs w:val="24"/>
          </w:rPr>
          <w:drawing>
            <wp:inline distT="0" distB="0" distL="0" distR="0">
              <wp:extent cx="6302829" cy="7592058"/>
              <wp:effectExtent l="0" t="0" r="317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licationContext(partion).png"/>
                      <pic:cNvPicPr/>
                    </pic:nvPicPr>
                    <pic:blipFill>
                      <a:blip r:embed="rId12">
                        <a:extLst>
                          <a:ext uri="{28A0092B-C50C-407E-A947-70E740481C1C}">
                            <a14:useLocalDpi xmlns:a14="http://schemas.microsoft.com/office/drawing/2010/main" val="0"/>
                          </a:ext>
                        </a:extLst>
                      </a:blip>
                      <a:stretch>
                        <a:fillRect/>
                      </a:stretch>
                    </pic:blipFill>
                    <pic:spPr>
                      <a:xfrm>
                        <a:off x="0" y="0"/>
                        <a:ext cx="6304664" cy="7594268"/>
                      </a:xfrm>
                      <a:prstGeom prst="rect">
                        <a:avLst/>
                      </a:prstGeom>
                    </pic:spPr>
                  </pic:pic>
                </a:graphicData>
              </a:graphic>
            </wp:inline>
          </w:drawing>
        </w:r>
      </w:ins>
    </w:p>
    <w:p w:rsidR="00BA0D5D" w:rsidRPr="00BA0D5D" w:rsidRDefault="00BA0D5D" w:rsidP="00BA0D5D">
      <w:pPr>
        <w:widowControl/>
        <w:numPr>
          <w:ilvl w:val="0"/>
          <w:numId w:val="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Easier integration with Spring’s AOP features</w:t>
      </w:r>
    </w:p>
    <w:p w:rsidR="00BA0D5D" w:rsidRPr="00BA0D5D" w:rsidRDefault="00BA0D5D" w:rsidP="00BA0D5D">
      <w:pPr>
        <w:widowControl/>
        <w:numPr>
          <w:ilvl w:val="0"/>
          <w:numId w:val="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Message resource handling (for use in internationalization)</w:t>
      </w:r>
    </w:p>
    <w:p w:rsidR="00BA0D5D" w:rsidRPr="00BA0D5D" w:rsidRDefault="00BA0D5D" w:rsidP="00BA0D5D">
      <w:pPr>
        <w:widowControl/>
        <w:numPr>
          <w:ilvl w:val="0"/>
          <w:numId w:val="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Event publication</w:t>
      </w:r>
    </w:p>
    <w:p w:rsidR="00BA0D5D" w:rsidRDefault="00BA0D5D" w:rsidP="00BA0D5D">
      <w:pPr>
        <w:widowControl/>
        <w:numPr>
          <w:ilvl w:val="0"/>
          <w:numId w:val="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Application-layer specific contexts such as the </w:t>
      </w:r>
      <w:r w:rsidRPr="00BA0D5D">
        <w:rPr>
          <w:rFonts w:ascii="Consolas" w:eastAsia="宋体" w:hAnsi="Consolas" w:cs="宋体"/>
          <w:color w:val="34302D"/>
          <w:kern w:val="0"/>
          <w:sz w:val="23"/>
          <w:szCs w:val="23"/>
          <w:shd w:val="clear" w:color="auto" w:fill="F7F7F8"/>
        </w:rPr>
        <w:t>WebApplicationContext</w:t>
      </w:r>
      <w:r w:rsidRPr="00BA0D5D">
        <w:rPr>
          <w:rFonts w:ascii="inherit" w:eastAsia="宋体" w:hAnsi="inherit" w:cs="Arial"/>
          <w:color w:val="34302D"/>
          <w:kern w:val="0"/>
          <w:sz w:val="24"/>
          <w:szCs w:val="24"/>
        </w:rPr>
        <w:t> for use in web applications.</w:t>
      </w:r>
    </w:p>
    <w:p w:rsidR="00FE2D48" w:rsidRPr="00FE2D48" w:rsidRDefault="00FE2D48" w:rsidP="00FE2D48">
      <w:pPr>
        <w:widowControl/>
        <w:numPr>
          <w:ilvl w:val="0"/>
          <w:numId w:val="1"/>
        </w:numPr>
        <w:shd w:val="clear" w:color="auto" w:fill="FFFFFF"/>
        <w:tabs>
          <w:tab w:val="clear" w:pos="720"/>
          <w:tab w:val="num" w:pos="284"/>
        </w:tabs>
        <w:spacing w:after="150"/>
        <w:ind w:left="284" w:hanging="284"/>
        <w:jc w:val="left"/>
        <w:rPr>
          <w:rFonts w:ascii="inherit" w:eastAsia="宋体" w:hAnsi="inherit" w:cs="Arial" w:hint="eastAsia"/>
          <w:color w:val="34302D"/>
          <w:kern w:val="0"/>
          <w:sz w:val="24"/>
          <w:szCs w:val="24"/>
        </w:rPr>
      </w:pPr>
      <w:r w:rsidRPr="00FE2D48">
        <w:rPr>
          <w:rFonts w:ascii="inherit" w:eastAsia="宋体" w:hAnsi="inherit" w:cs="Arial"/>
          <w:color w:val="34302D"/>
          <w:kern w:val="0"/>
          <w:sz w:val="24"/>
          <w:szCs w:val="24"/>
        </w:rPr>
        <w:t>更容易与</w:t>
      </w:r>
      <w:r w:rsidRPr="00FE2D48">
        <w:rPr>
          <w:rFonts w:ascii="inherit" w:eastAsia="宋体" w:hAnsi="inherit" w:cs="Arial"/>
          <w:color w:val="34302D"/>
          <w:kern w:val="0"/>
          <w:sz w:val="24"/>
          <w:szCs w:val="24"/>
        </w:rPr>
        <w:t>Spring</w:t>
      </w:r>
      <w:r w:rsidRPr="00FE2D48">
        <w:rPr>
          <w:rFonts w:ascii="inherit" w:eastAsia="宋体" w:hAnsi="inherit" w:cs="Arial"/>
          <w:color w:val="34302D"/>
          <w:kern w:val="0"/>
          <w:sz w:val="24"/>
          <w:szCs w:val="24"/>
        </w:rPr>
        <w:t>的</w:t>
      </w:r>
      <w:r w:rsidRPr="00FE2D48">
        <w:rPr>
          <w:rFonts w:ascii="inherit" w:eastAsia="宋体" w:hAnsi="inherit" w:cs="Arial"/>
          <w:color w:val="34302D"/>
          <w:kern w:val="0"/>
          <w:sz w:val="24"/>
          <w:szCs w:val="24"/>
        </w:rPr>
        <w:t>AOP</w:t>
      </w:r>
      <w:r w:rsidRPr="00FE2D48">
        <w:rPr>
          <w:rFonts w:ascii="inherit" w:eastAsia="宋体" w:hAnsi="inherit" w:cs="Arial"/>
          <w:color w:val="34302D"/>
          <w:kern w:val="0"/>
          <w:sz w:val="24"/>
          <w:szCs w:val="24"/>
        </w:rPr>
        <w:t>功能集成</w:t>
      </w:r>
    </w:p>
    <w:p w:rsidR="00FE2D48" w:rsidRPr="00FE2D48" w:rsidRDefault="00FE2D48" w:rsidP="00FE2D48">
      <w:pPr>
        <w:widowControl/>
        <w:numPr>
          <w:ilvl w:val="0"/>
          <w:numId w:val="1"/>
        </w:numPr>
        <w:shd w:val="clear" w:color="auto" w:fill="FFFFFF"/>
        <w:tabs>
          <w:tab w:val="clear" w:pos="720"/>
          <w:tab w:val="num" w:pos="284"/>
        </w:tabs>
        <w:spacing w:after="150"/>
        <w:ind w:left="284" w:hanging="284"/>
        <w:jc w:val="left"/>
        <w:rPr>
          <w:rFonts w:ascii="inherit" w:eastAsia="宋体" w:hAnsi="inherit" w:cs="Arial" w:hint="eastAsia"/>
          <w:color w:val="34302D"/>
          <w:kern w:val="0"/>
          <w:sz w:val="24"/>
          <w:szCs w:val="24"/>
        </w:rPr>
      </w:pPr>
      <w:r w:rsidRPr="00FE2D48">
        <w:rPr>
          <w:rFonts w:ascii="inherit" w:eastAsia="宋体" w:hAnsi="inherit" w:cs="Arial"/>
          <w:color w:val="34302D"/>
          <w:kern w:val="0"/>
          <w:sz w:val="24"/>
          <w:szCs w:val="24"/>
        </w:rPr>
        <w:t>消息资源处理（用于国际化）</w:t>
      </w:r>
    </w:p>
    <w:p w:rsidR="00FE2D48" w:rsidRPr="00FE2D48" w:rsidRDefault="00D30078" w:rsidP="00FE2D48">
      <w:pPr>
        <w:widowControl/>
        <w:numPr>
          <w:ilvl w:val="0"/>
          <w:numId w:val="1"/>
        </w:numPr>
        <w:shd w:val="clear" w:color="auto" w:fill="FFFFFF"/>
        <w:tabs>
          <w:tab w:val="clear" w:pos="720"/>
          <w:tab w:val="num" w:pos="284"/>
        </w:tabs>
        <w:spacing w:after="150"/>
        <w:ind w:left="284" w:hanging="284"/>
        <w:jc w:val="left"/>
        <w:rPr>
          <w:rFonts w:ascii="inherit" w:eastAsia="宋体" w:hAnsi="inherit" w:cs="Arial" w:hint="eastAsia"/>
          <w:color w:val="34302D"/>
          <w:kern w:val="0"/>
          <w:sz w:val="24"/>
          <w:szCs w:val="24"/>
        </w:rPr>
      </w:pPr>
      <w:r>
        <w:rPr>
          <w:rFonts w:ascii="inherit" w:eastAsia="宋体" w:hAnsi="inherit" w:cs="Arial" w:hint="eastAsia"/>
          <w:color w:val="34302D"/>
          <w:kern w:val="0"/>
          <w:sz w:val="24"/>
          <w:szCs w:val="24"/>
        </w:rPr>
        <w:t>事件发布</w:t>
      </w:r>
    </w:p>
    <w:p w:rsidR="00FE2D48" w:rsidRPr="00BA0D5D" w:rsidRDefault="00D30078" w:rsidP="00FE2D48">
      <w:pPr>
        <w:widowControl/>
        <w:numPr>
          <w:ilvl w:val="0"/>
          <w:numId w:val="1"/>
        </w:numPr>
        <w:shd w:val="clear" w:color="auto" w:fill="FFFFFF"/>
        <w:tabs>
          <w:tab w:val="clear" w:pos="720"/>
          <w:tab w:val="num" w:pos="284"/>
        </w:tabs>
        <w:spacing w:after="150"/>
        <w:ind w:left="284" w:hanging="284"/>
        <w:jc w:val="left"/>
        <w:rPr>
          <w:rFonts w:ascii="inherit" w:eastAsia="宋体" w:hAnsi="inherit" w:cs="Arial" w:hint="eastAsia"/>
          <w:color w:val="34302D"/>
          <w:kern w:val="0"/>
          <w:sz w:val="24"/>
          <w:szCs w:val="24"/>
        </w:rPr>
      </w:pPr>
      <w:r>
        <w:rPr>
          <w:rFonts w:ascii="inherit" w:eastAsia="宋体" w:hAnsi="inherit" w:cs="Arial"/>
          <w:color w:val="34302D"/>
          <w:kern w:val="0"/>
          <w:sz w:val="24"/>
          <w:szCs w:val="24"/>
        </w:rPr>
        <w:t>应用</w:t>
      </w:r>
      <w:r w:rsidR="00FE2D48" w:rsidRPr="00FE2D48">
        <w:rPr>
          <w:rFonts w:ascii="inherit" w:eastAsia="宋体" w:hAnsi="inherit" w:cs="Arial"/>
          <w:color w:val="34302D"/>
          <w:kern w:val="0"/>
          <w:sz w:val="24"/>
          <w:szCs w:val="24"/>
        </w:rPr>
        <w:t>层</w:t>
      </w:r>
      <w:r>
        <w:rPr>
          <w:rFonts w:ascii="inherit" w:eastAsia="宋体" w:hAnsi="inherit" w:cs="Arial" w:hint="eastAsia"/>
          <w:color w:val="34302D"/>
          <w:kern w:val="0"/>
          <w:sz w:val="24"/>
          <w:szCs w:val="24"/>
        </w:rPr>
        <w:t>特定</w:t>
      </w:r>
      <w:r w:rsidR="00FE2D48" w:rsidRPr="00FE2D48">
        <w:rPr>
          <w:rFonts w:ascii="inherit" w:eastAsia="宋体" w:hAnsi="inherit" w:cs="Arial"/>
          <w:color w:val="34302D"/>
          <w:kern w:val="0"/>
          <w:sz w:val="24"/>
          <w:szCs w:val="24"/>
        </w:rPr>
        <w:t>的上下文，例如</w:t>
      </w:r>
      <w:r>
        <w:rPr>
          <w:rFonts w:ascii="inherit" w:eastAsia="宋体" w:hAnsi="inherit" w:cs="Arial" w:hint="eastAsia"/>
          <w:color w:val="34302D"/>
          <w:kern w:val="0"/>
          <w:sz w:val="24"/>
          <w:szCs w:val="24"/>
        </w:rPr>
        <w:t>用于</w:t>
      </w:r>
      <w:r w:rsidR="00FE2D48" w:rsidRPr="00FE2D48">
        <w:rPr>
          <w:rFonts w:ascii="inherit" w:eastAsia="宋体" w:hAnsi="inherit" w:cs="Arial"/>
          <w:color w:val="34302D"/>
          <w:kern w:val="0"/>
          <w:sz w:val="24"/>
          <w:szCs w:val="24"/>
        </w:rPr>
        <w:t>Web</w:t>
      </w:r>
      <w:r w:rsidR="00FE2D48" w:rsidRPr="00FE2D48">
        <w:rPr>
          <w:rFonts w:ascii="inherit" w:eastAsia="宋体" w:hAnsi="inherit" w:cs="Arial"/>
          <w:color w:val="34302D"/>
          <w:kern w:val="0"/>
          <w:sz w:val="24"/>
          <w:szCs w:val="24"/>
        </w:rPr>
        <w:t>应用程序中</w:t>
      </w:r>
      <w:r>
        <w:rPr>
          <w:rFonts w:ascii="inherit" w:eastAsia="宋体" w:hAnsi="inherit" w:cs="Arial" w:hint="eastAsia"/>
          <w:color w:val="34302D"/>
          <w:kern w:val="0"/>
          <w:sz w:val="24"/>
          <w:szCs w:val="24"/>
        </w:rPr>
        <w:t>的</w:t>
      </w:r>
      <w:r w:rsidRPr="00FE2D48">
        <w:rPr>
          <w:rFonts w:ascii="Consolas" w:eastAsia="宋体" w:hAnsi="Consolas" w:cs="宋体"/>
          <w:color w:val="34302D"/>
          <w:kern w:val="0"/>
          <w:sz w:val="23"/>
          <w:szCs w:val="23"/>
          <w:shd w:val="clear" w:color="auto" w:fill="F7F7F8"/>
        </w:rPr>
        <w:t>WebApplicationContext</w:t>
      </w:r>
      <w:r w:rsidRPr="00FE2D48">
        <w:rPr>
          <w:rFonts w:ascii="inherit" w:eastAsia="宋体" w:hAnsi="inherit" w:cs="Arial"/>
          <w:color w:val="34302D"/>
          <w:kern w:val="0"/>
          <w:sz w:val="24"/>
          <w:szCs w:val="24"/>
        </w:rPr>
        <w:t> </w:t>
      </w:r>
      <w:r w:rsidR="00FE2D48" w:rsidRPr="00FE2D48">
        <w:rPr>
          <w:rFonts w:ascii="inherit" w:eastAsia="宋体" w:hAnsi="inherit" w:cs="Arial"/>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short,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provides the configuration framework and basic functionality, and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adds more enterprise-specific functionality.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a complete superset of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and is used exclusively in this chapter in descriptions of Spring’s IoC container. For more information on using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instead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see </w:t>
      </w:r>
      <w:hyperlink r:id="rId13" w:anchor="beans-beanfactory" w:history="1">
        <w:r w:rsidRPr="00BA0D5D">
          <w:rPr>
            <w:rFonts w:ascii="inherit" w:eastAsia="宋体" w:hAnsi="inherit" w:cs="Arial"/>
            <w:color w:val="548E2E"/>
            <w:kern w:val="0"/>
            <w:sz w:val="24"/>
            <w:szCs w:val="24"/>
            <w:u w:val="single"/>
          </w:rPr>
          <w:t>The </w:t>
        </w:r>
        <w:r w:rsidRPr="00BA0D5D">
          <w:rPr>
            <w:rFonts w:ascii="Consolas" w:eastAsia="宋体" w:hAnsi="Consolas" w:cs="宋体"/>
            <w:color w:val="548E2E"/>
            <w:kern w:val="0"/>
            <w:sz w:val="23"/>
            <w:szCs w:val="23"/>
            <w:u w:val="single"/>
            <w:shd w:val="clear" w:color="auto" w:fill="F7F7F8"/>
          </w:rPr>
          <w:t>BeanFactory</w:t>
        </w:r>
      </w:hyperlink>
      <w:r w:rsidRPr="00BA0D5D">
        <w:rPr>
          <w:rFonts w:ascii="inherit" w:eastAsia="宋体" w:hAnsi="inherit" w:cs="Arial"/>
          <w:color w:val="34302D"/>
          <w:kern w:val="0"/>
          <w:sz w:val="24"/>
          <w:szCs w:val="24"/>
        </w:rPr>
        <w:t>.</w:t>
      </w:r>
    </w:p>
    <w:p w:rsidR="00FE2D48" w:rsidRPr="00BA0D5D" w:rsidRDefault="00FE2D48" w:rsidP="000A06ED">
      <w:pPr>
        <w:widowControl/>
        <w:shd w:val="clear" w:color="auto" w:fill="FFFFFF"/>
        <w:spacing w:after="300"/>
        <w:ind w:firstLineChars="200" w:firstLine="420"/>
        <w:jc w:val="left"/>
        <w:rPr>
          <w:rFonts w:ascii="inherit" w:eastAsia="宋体" w:hAnsi="inherit" w:cs="Arial" w:hint="eastAsia"/>
          <w:color w:val="34302D"/>
          <w:kern w:val="0"/>
          <w:sz w:val="24"/>
          <w:szCs w:val="24"/>
        </w:rPr>
      </w:pPr>
      <w:r>
        <w:rPr>
          <w:rFonts w:ascii="Arial" w:hAnsi="Arial" w:cs="Arial"/>
          <w:color w:val="34302D"/>
          <w:shd w:val="clear" w:color="auto" w:fill="FFFFFF"/>
        </w:rPr>
        <w:t>简而言之，</w:t>
      </w:r>
      <w:del w:id="392" w:author="zhang alex" w:date="2019-07-28T10:01:00Z">
        <w:r w:rsidDel="00083CF6">
          <w:rPr>
            <w:rFonts w:ascii="Arial" w:hAnsi="Arial" w:cs="Arial"/>
            <w:color w:val="34302D"/>
            <w:shd w:val="clear" w:color="auto" w:fill="FFFFFF"/>
          </w:rPr>
          <w:delText>它</w:delText>
        </w:r>
      </w:del>
      <w:r>
        <w:rPr>
          <w:rStyle w:val="HTML"/>
          <w:rFonts w:ascii="Consolas" w:hAnsi="Consolas"/>
          <w:sz w:val="23"/>
          <w:szCs w:val="23"/>
          <w:shd w:val="clear" w:color="auto" w:fill="F7F7F8"/>
        </w:rPr>
        <w:t>BeanFactory</w:t>
      </w:r>
      <w:r>
        <w:rPr>
          <w:rFonts w:ascii="Arial" w:hAnsi="Arial" w:cs="Arial"/>
          <w:color w:val="34302D"/>
          <w:shd w:val="clear" w:color="auto" w:fill="FFFFFF"/>
        </w:rPr>
        <w:t>提供了配置框架和基本功能，</w:t>
      </w:r>
      <w:r>
        <w:rPr>
          <w:rStyle w:val="HTML"/>
          <w:rFonts w:ascii="Consolas" w:hAnsi="Consolas"/>
          <w:sz w:val="23"/>
          <w:szCs w:val="23"/>
          <w:shd w:val="clear" w:color="auto" w:fill="F7F7F8"/>
        </w:rPr>
        <w:t>ApplicationContext</w:t>
      </w:r>
      <w:r>
        <w:rPr>
          <w:rFonts w:ascii="Arial" w:hAnsi="Arial" w:cs="Arial"/>
          <w:color w:val="34302D"/>
          <w:shd w:val="clear" w:color="auto" w:fill="FFFFFF"/>
        </w:rPr>
        <w:t>添加了更多特定于企业的功能。</w:t>
      </w:r>
      <w:r>
        <w:rPr>
          <w:rStyle w:val="HTML"/>
          <w:rFonts w:ascii="Consolas" w:hAnsi="Consolas"/>
          <w:sz w:val="23"/>
          <w:szCs w:val="23"/>
          <w:shd w:val="clear" w:color="auto" w:fill="F7F7F8"/>
        </w:rPr>
        <w:t>ApplicationContext</w:t>
      </w:r>
      <w:r>
        <w:rPr>
          <w:rFonts w:ascii="Arial" w:hAnsi="Arial" w:cs="Arial"/>
          <w:color w:val="34302D"/>
          <w:shd w:val="clear" w:color="auto" w:fill="FFFFFF"/>
        </w:rPr>
        <w:t>是</w:t>
      </w:r>
      <w:r w:rsidR="000A06ED">
        <w:rPr>
          <w:rStyle w:val="HTML"/>
          <w:rFonts w:ascii="Consolas" w:hAnsi="Consolas"/>
          <w:sz w:val="23"/>
          <w:szCs w:val="23"/>
          <w:shd w:val="clear" w:color="auto" w:fill="F7F7F8"/>
        </w:rPr>
        <w:t>BeanFactory</w:t>
      </w:r>
      <w:r>
        <w:rPr>
          <w:rFonts w:ascii="Arial" w:hAnsi="Arial" w:cs="Arial"/>
          <w:color w:val="34302D"/>
          <w:shd w:val="clear" w:color="auto" w:fill="FFFFFF"/>
        </w:rPr>
        <w:t>完整的超集，</w:t>
      </w:r>
      <w:r>
        <w:rPr>
          <w:rStyle w:val="HTML"/>
          <w:rFonts w:ascii="Consolas" w:hAnsi="Consolas"/>
          <w:sz w:val="23"/>
          <w:szCs w:val="23"/>
          <w:shd w:val="clear" w:color="auto" w:fill="F7F7F8"/>
        </w:rPr>
        <w:t>BeanFactory</w:t>
      </w:r>
      <w:r>
        <w:rPr>
          <w:rFonts w:ascii="Arial" w:hAnsi="Arial" w:cs="Arial"/>
          <w:color w:val="34302D"/>
          <w:shd w:val="clear" w:color="auto" w:fill="FFFFFF"/>
        </w:rPr>
        <w:t>在本章中仅用于</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IoC</w:t>
      </w:r>
      <w:r>
        <w:rPr>
          <w:rFonts w:ascii="Arial" w:hAnsi="Arial" w:cs="Arial"/>
          <w:color w:val="34302D"/>
          <w:shd w:val="clear" w:color="auto" w:fill="FFFFFF"/>
        </w:rPr>
        <w:t>容器的描述。有关使用</w:t>
      </w:r>
      <w:r>
        <w:rPr>
          <w:rStyle w:val="HTML"/>
          <w:rFonts w:ascii="Consolas" w:hAnsi="Consolas"/>
          <w:sz w:val="23"/>
          <w:szCs w:val="23"/>
          <w:shd w:val="clear" w:color="auto" w:fill="F7F7F8"/>
        </w:rPr>
        <w:t>BeanFactory</w:t>
      </w:r>
      <w:r>
        <w:rPr>
          <w:rFonts w:ascii="Arial" w:hAnsi="Arial" w:cs="Arial"/>
          <w:color w:val="34302D"/>
          <w:shd w:val="clear" w:color="auto" w:fill="FFFFFF"/>
        </w:rPr>
        <w:t>而不是</w:t>
      </w:r>
      <w:r>
        <w:rPr>
          <w:rStyle w:val="HTML"/>
          <w:rFonts w:ascii="Consolas" w:hAnsi="Consolas"/>
          <w:sz w:val="23"/>
          <w:szCs w:val="23"/>
          <w:shd w:val="clear" w:color="auto" w:fill="F7F7F8"/>
        </w:rPr>
        <w:t>ApplicationContext,</w:t>
      </w:r>
      <w:r w:rsidR="00155DD1">
        <w:rPr>
          <w:rFonts w:ascii="Arial" w:hAnsi="Arial" w:cs="Arial" w:hint="eastAsia"/>
          <w:color w:val="34302D"/>
          <w:shd w:val="clear" w:color="auto" w:fill="FFFFFF"/>
        </w:rPr>
        <w:t>参考</w:t>
      </w:r>
      <w:r>
        <w:rPr>
          <w:rFonts w:ascii="Arial" w:hAnsi="Arial" w:cs="Arial"/>
          <w:color w:val="34302D"/>
          <w:shd w:val="clear" w:color="auto" w:fill="FFFFFF"/>
        </w:rPr>
        <w:t> </w:t>
      </w:r>
      <w:hyperlink r:id="rId14" w:anchor="beans-beanfactory" w:history="1">
        <w:r>
          <w:rPr>
            <w:rStyle w:val="HTML"/>
            <w:rFonts w:ascii="Consolas" w:hAnsi="Consolas"/>
            <w:color w:val="548E2E"/>
            <w:sz w:val="23"/>
            <w:szCs w:val="23"/>
            <w:u w:val="single"/>
            <w:shd w:val="clear" w:color="auto" w:fill="F7F7F8"/>
          </w:rPr>
          <w:t>BeanFactory</w:t>
        </w:r>
      </w:hyperlink>
      <w:r>
        <w:rPr>
          <w:rFonts w:ascii="Arial" w:hAnsi="Arial" w:cs="Arial"/>
          <w:color w:val="34302D"/>
          <w:shd w:val="clear" w:color="auto" w:fill="FFFFFF"/>
        </w:rPr>
        <w:t>更多信息。</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Spring, the objects that form the backbone of your application and that are managed by the Spring IoC container are called beans. A bean is an object that is instantiated, assembled, and otherwise managed by a Spring IoC container. Otherwise, a bean is simply one of many objects in your application. Beans, and the dependencies among them, are reflected in the configuration metadata used by a container.</w:t>
      </w:r>
    </w:p>
    <w:p w:rsidR="00FE2D48" w:rsidRPr="00BA0D5D" w:rsidRDefault="00FE2D48">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393" w:author="zhang alex" w:date="2019-07-28T10:23:00Z">
          <w:pPr>
            <w:widowControl/>
            <w:shd w:val="clear" w:color="auto" w:fill="FFFFFF"/>
            <w:spacing w:after="300"/>
            <w:jc w:val="left"/>
          </w:pPr>
        </w:pPrChange>
      </w:pPr>
      <w:r>
        <w:rPr>
          <w:rFonts w:ascii="Arial" w:hAnsi="Arial" w:cs="Arial"/>
          <w:color w:val="34302D"/>
          <w:shd w:val="clear" w:color="auto" w:fill="FFFFFF"/>
        </w:rPr>
        <w:t>在</w:t>
      </w:r>
      <w:r>
        <w:rPr>
          <w:rFonts w:ascii="Arial" w:hAnsi="Arial" w:cs="Arial"/>
          <w:color w:val="34302D"/>
          <w:shd w:val="clear" w:color="auto" w:fill="FFFFFF"/>
        </w:rPr>
        <w:t>Spring</w:t>
      </w:r>
      <w:r>
        <w:rPr>
          <w:rFonts w:ascii="Arial" w:hAnsi="Arial" w:cs="Arial"/>
          <w:color w:val="34302D"/>
          <w:shd w:val="clear" w:color="auto" w:fill="FFFFFF"/>
        </w:rPr>
        <w:t>中，构成应用程序主干并由</w:t>
      </w:r>
      <w:r>
        <w:rPr>
          <w:rFonts w:ascii="Arial" w:hAnsi="Arial" w:cs="Arial"/>
          <w:color w:val="34302D"/>
          <w:shd w:val="clear" w:color="auto" w:fill="FFFFFF"/>
        </w:rPr>
        <w:t>Spring IoC</w:t>
      </w:r>
      <w:r>
        <w:rPr>
          <w:rFonts w:ascii="Arial" w:hAnsi="Arial" w:cs="Arial"/>
          <w:color w:val="34302D"/>
          <w:shd w:val="clear" w:color="auto" w:fill="FFFFFF"/>
        </w:rPr>
        <w:t>容器管理的对象称为</w:t>
      </w:r>
      <w:r>
        <w:rPr>
          <w:rFonts w:ascii="Arial" w:hAnsi="Arial" w:cs="Arial"/>
          <w:color w:val="34302D"/>
          <w:shd w:val="clear" w:color="auto" w:fill="FFFFFF"/>
        </w:rPr>
        <w:t>bean</w:t>
      </w:r>
      <w:r>
        <w:rPr>
          <w:rFonts w:ascii="Arial" w:hAnsi="Arial" w:cs="Arial"/>
          <w:color w:val="34302D"/>
          <w:shd w:val="clear" w:color="auto" w:fill="FFFFFF"/>
        </w:rPr>
        <w:t>。</w:t>
      </w:r>
      <w:r>
        <w:rPr>
          <w:rFonts w:ascii="Arial" w:hAnsi="Arial" w:cs="Arial"/>
          <w:color w:val="34302D"/>
          <w:shd w:val="clear" w:color="auto" w:fill="FFFFFF"/>
        </w:rPr>
        <w:t>bean</w:t>
      </w:r>
      <w:r>
        <w:rPr>
          <w:rFonts w:ascii="Arial" w:hAnsi="Arial" w:cs="Arial"/>
          <w:color w:val="34302D"/>
          <w:shd w:val="clear" w:color="auto" w:fill="FFFFFF"/>
        </w:rPr>
        <w:t>是一个由</w:t>
      </w:r>
      <w:r>
        <w:rPr>
          <w:rFonts w:ascii="Arial" w:hAnsi="Arial" w:cs="Arial"/>
          <w:color w:val="34302D"/>
          <w:shd w:val="clear" w:color="auto" w:fill="FFFFFF"/>
        </w:rPr>
        <w:t>Spring IoC</w:t>
      </w:r>
      <w:r>
        <w:rPr>
          <w:rFonts w:ascii="Arial" w:hAnsi="Arial" w:cs="Arial"/>
          <w:color w:val="34302D"/>
          <w:shd w:val="clear" w:color="auto" w:fill="FFFFFF"/>
        </w:rPr>
        <w:t>容器实例化，组装和管理的对象。否则，</w:t>
      </w:r>
      <w:r>
        <w:rPr>
          <w:rFonts w:ascii="Arial" w:hAnsi="Arial" w:cs="Arial"/>
          <w:color w:val="34302D"/>
          <w:shd w:val="clear" w:color="auto" w:fill="FFFFFF"/>
        </w:rPr>
        <w:t>bean</w:t>
      </w:r>
      <w:r>
        <w:rPr>
          <w:rFonts w:ascii="Arial" w:hAnsi="Arial" w:cs="Arial"/>
          <w:color w:val="34302D"/>
          <w:shd w:val="clear" w:color="auto" w:fill="FFFFFF"/>
        </w:rPr>
        <w:t>只是应用程序中许多对象之一。</w:t>
      </w:r>
      <w:r>
        <w:rPr>
          <w:rFonts w:ascii="Arial" w:hAnsi="Arial" w:cs="Arial"/>
          <w:color w:val="34302D"/>
          <w:shd w:val="clear" w:color="auto" w:fill="FFFFFF"/>
        </w:rPr>
        <w:t>Bean</w:t>
      </w:r>
      <w:r>
        <w:rPr>
          <w:rFonts w:ascii="Arial" w:hAnsi="Arial" w:cs="Arial"/>
          <w:color w:val="34302D"/>
          <w:shd w:val="clear" w:color="auto" w:fill="FFFFFF"/>
        </w:rPr>
        <w:t>及其之间的依赖关系反映在容器使用的配置元数据中。</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394" w:name="_Toc15327088"/>
      <w:r w:rsidRPr="00BA0D5D">
        <w:rPr>
          <w:rFonts w:ascii="Arial" w:eastAsia="宋体" w:hAnsi="Arial" w:cs="Arial"/>
          <w:color w:val="34302D"/>
          <w:kern w:val="0"/>
          <w:sz w:val="41"/>
          <w:szCs w:val="41"/>
        </w:rPr>
        <w:t>1.2. Container Overview</w:t>
      </w:r>
      <w:bookmarkEnd w:id="394"/>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org.springframework.context.ApplicationContext</w:t>
      </w:r>
      <w:r w:rsidRPr="00BA0D5D">
        <w:rPr>
          <w:rFonts w:ascii="inherit" w:eastAsia="宋体" w:hAnsi="inherit" w:cs="Arial"/>
          <w:color w:val="34302D"/>
          <w:kern w:val="0"/>
          <w:sz w:val="24"/>
          <w:szCs w:val="24"/>
        </w:rPr>
        <w:t> interface represents the Spring IoC container and is responsible for instantiating, configuring, and assembling the beans. The container gets its instructions on what objects to instantiate, configure, and assemble by reading configuration metadata. The configuration metadata is represented in XML, Java annotations, or Java code. It lets you express the objects that compose your application and the rich interdependencies between those objects.</w:t>
      </w:r>
    </w:p>
    <w:p w:rsidR="003D256D" w:rsidRPr="00BA0D5D" w:rsidRDefault="003D256D">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395" w:author="zhang alex" w:date="2019-07-28T10:29:00Z">
          <w:pPr>
            <w:widowControl/>
            <w:shd w:val="clear" w:color="auto" w:fill="FFFFFF"/>
            <w:spacing w:after="300"/>
            <w:jc w:val="left"/>
          </w:pPr>
        </w:pPrChange>
      </w:pPr>
      <w:del w:id="396" w:author="zhang alex" w:date="2019-07-28T10:29:00Z">
        <w:r w:rsidDel="001E0DBD">
          <w:rPr>
            <w:rFonts w:ascii="Arial" w:hAnsi="Arial" w:cs="Arial"/>
            <w:color w:val="34302D"/>
            <w:shd w:val="clear" w:color="auto" w:fill="FFFFFF"/>
          </w:rPr>
          <w:delText>该</w:delText>
        </w:r>
      </w:del>
      <w:r>
        <w:rPr>
          <w:rStyle w:val="HTML"/>
          <w:rFonts w:ascii="Consolas" w:hAnsi="Consolas"/>
          <w:sz w:val="23"/>
          <w:szCs w:val="23"/>
          <w:shd w:val="clear" w:color="auto" w:fill="F7F7F8"/>
        </w:rPr>
        <w:t>org.springframework.context.ApplicationContext</w:t>
      </w:r>
      <w:r>
        <w:rPr>
          <w:rFonts w:ascii="Arial" w:hAnsi="Arial" w:cs="Arial"/>
          <w:color w:val="34302D"/>
          <w:shd w:val="clear" w:color="auto" w:fill="FFFFFF"/>
        </w:rPr>
        <w:t>接口代表</w:t>
      </w:r>
      <w:r>
        <w:rPr>
          <w:rFonts w:ascii="Arial" w:hAnsi="Arial" w:cs="Arial"/>
          <w:color w:val="34302D"/>
          <w:shd w:val="clear" w:color="auto" w:fill="FFFFFF"/>
        </w:rPr>
        <w:t>Spring IoC</w:t>
      </w:r>
      <w:r>
        <w:rPr>
          <w:rFonts w:ascii="Arial" w:hAnsi="Arial" w:cs="Arial"/>
          <w:color w:val="34302D"/>
          <w:shd w:val="clear" w:color="auto" w:fill="FFFFFF"/>
        </w:rPr>
        <w:t>容器，负责实例化，配置和组装</w:t>
      </w:r>
      <w:r>
        <w:rPr>
          <w:rFonts w:ascii="Arial" w:hAnsi="Arial" w:cs="Arial"/>
          <w:color w:val="34302D"/>
          <w:shd w:val="clear" w:color="auto" w:fill="FFFFFF"/>
        </w:rPr>
        <w:t>bean</w:t>
      </w:r>
      <w:r>
        <w:rPr>
          <w:rFonts w:ascii="Arial" w:hAnsi="Arial" w:cs="Arial"/>
          <w:color w:val="34302D"/>
          <w:shd w:val="clear" w:color="auto" w:fill="FFFFFF"/>
        </w:rPr>
        <w:t>。容器通过读取配置元数据获取有关要实例化，配置和组装的对象的指令。配置元数据以</w:t>
      </w:r>
      <w:r>
        <w:rPr>
          <w:rFonts w:ascii="Arial" w:hAnsi="Arial" w:cs="Arial"/>
          <w:color w:val="34302D"/>
          <w:shd w:val="clear" w:color="auto" w:fill="FFFFFF"/>
        </w:rPr>
        <w:t>XML</w:t>
      </w:r>
      <w:r>
        <w:rPr>
          <w:rFonts w:ascii="Arial" w:hAnsi="Arial" w:cs="Arial"/>
          <w:color w:val="34302D"/>
          <w:shd w:val="clear" w:color="auto" w:fill="FFFFFF"/>
        </w:rPr>
        <w:t>，</w:t>
      </w:r>
      <w:r>
        <w:rPr>
          <w:rFonts w:ascii="Arial" w:hAnsi="Arial" w:cs="Arial"/>
          <w:color w:val="34302D"/>
          <w:shd w:val="clear" w:color="auto" w:fill="FFFFFF"/>
        </w:rPr>
        <w:t>Java</w:t>
      </w:r>
      <w:r>
        <w:rPr>
          <w:rFonts w:ascii="Arial" w:hAnsi="Arial" w:cs="Arial"/>
          <w:color w:val="34302D"/>
          <w:shd w:val="clear" w:color="auto" w:fill="FFFFFF"/>
        </w:rPr>
        <w:t>注释或</w:t>
      </w:r>
      <w:r>
        <w:rPr>
          <w:rFonts w:ascii="Arial" w:hAnsi="Arial" w:cs="Arial"/>
          <w:color w:val="34302D"/>
          <w:shd w:val="clear" w:color="auto" w:fill="FFFFFF"/>
        </w:rPr>
        <w:t>Java</w:t>
      </w:r>
      <w:r>
        <w:rPr>
          <w:rFonts w:ascii="Arial" w:hAnsi="Arial" w:cs="Arial"/>
          <w:color w:val="34302D"/>
          <w:shd w:val="clear" w:color="auto" w:fill="FFFFFF"/>
        </w:rPr>
        <w:t>代码表示。它允许您表达组成应用程序的对象以及这些对象之间丰富的相互依赖性。</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Several implementations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 are supplied with Spring. In stand-alone applications, it is common to create an instance of </w:t>
      </w:r>
      <w:hyperlink r:id="rId15" w:history="1">
        <w:r w:rsidRPr="00BA0D5D">
          <w:rPr>
            <w:rFonts w:ascii="Consolas" w:eastAsia="宋体" w:hAnsi="Consolas" w:cs="宋体"/>
            <w:color w:val="548E2E"/>
            <w:kern w:val="0"/>
            <w:sz w:val="23"/>
            <w:szCs w:val="23"/>
            <w:u w:val="single"/>
            <w:shd w:val="clear" w:color="auto" w:fill="F7F7F8"/>
          </w:rPr>
          <w:t>ClassPathXmlApplicationContext</w:t>
        </w:r>
      </w:hyperlink>
      <w:r w:rsidRPr="00BA0D5D">
        <w:rPr>
          <w:rFonts w:ascii="inherit" w:eastAsia="宋体" w:hAnsi="inherit" w:cs="Arial"/>
          <w:color w:val="34302D"/>
          <w:kern w:val="0"/>
          <w:sz w:val="24"/>
          <w:szCs w:val="24"/>
        </w:rPr>
        <w:t> or </w:t>
      </w:r>
      <w:hyperlink r:id="rId16" w:history="1">
        <w:r w:rsidRPr="00BA0D5D">
          <w:rPr>
            <w:rFonts w:ascii="Consolas" w:eastAsia="宋体" w:hAnsi="Consolas" w:cs="宋体"/>
            <w:color w:val="548E2E"/>
            <w:kern w:val="0"/>
            <w:sz w:val="23"/>
            <w:szCs w:val="23"/>
            <w:u w:val="single"/>
            <w:shd w:val="clear" w:color="auto" w:fill="F7F7F8"/>
          </w:rPr>
          <w:t>FileSystemXmlApplicationContext</w:t>
        </w:r>
      </w:hyperlink>
      <w:r w:rsidRPr="00BA0D5D">
        <w:rPr>
          <w:rFonts w:ascii="inherit" w:eastAsia="宋体" w:hAnsi="inherit" w:cs="Arial"/>
          <w:color w:val="34302D"/>
          <w:kern w:val="0"/>
          <w:sz w:val="24"/>
          <w:szCs w:val="24"/>
        </w:rPr>
        <w:t>. While XML has been the traditional format for defining configuration metadata, you can instruct the container to use Java annotations or code as the metadata format by providing a small amount of XML configuration to declaratively enable support for these additional metadata formats.</w:t>
      </w:r>
    </w:p>
    <w:p w:rsidR="003D256D" w:rsidRPr="00BA0D5D" w:rsidRDefault="000109EE">
      <w:pPr>
        <w:widowControl/>
        <w:shd w:val="clear" w:color="auto" w:fill="FFFFFF"/>
        <w:spacing w:after="300"/>
        <w:ind w:firstLineChars="200" w:firstLine="460"/>
        <w:jc w:val="left"/>
        <w:rPr>
          <w:rFonts w:ascii="inherit" w:eastAsia="宋体" w:hAnsi="inherit" w:cs="Arial" w:hint="eastAsia"/>
          <w:color w:val="34302D"/>
          <w:kern w:val="0"/>
          <w:sz w:val="24"/>
          <w:szCs w:val="24"/>
        </w:rPr>
        <w:pPrChange w:id="397" w:author="zhang alex" w:date="2019-07-28T10:44:00Z">
          <w:pPr>
            <w:widowControl/>
            <w:shd w:val="clear" w:color="auto" w:fill="FFFFFF"/>
            <w:spacing w:after="300"/>
            <w:jc w:val="left"/>
          </w:pPr>
        </w:pPrChange>
      </w:pPr>
      <w:ins w:id="398" w:author="zhang alex" w:date="2019-07-28T10:44:00Z">
        <w:r>
          <w:rPr>
            <w:rStyle w:val="HTML"/>
            <w:rFonts w:ascii="Consolas" w:hAnsi="Consolas" w:hint="eastAsia"/>
            <w:sz w:val="23"/>
            <w:szCs w:val="23"/>
            <w:shd w:val="clear" w:color="auto" w:fill="F7F7F8"/>
          </w:rPr>
          <w:lastRenderedPageBreak/>
          <w:t>Spring</w:t>
        </w:r>
      </w:ins>
      <w:del w:id="399" w:author="zhang alex" w:date="2019-07-28T10:44:00Z">
        <w:r w:rsidR="003D256D" w:rsidDel="000109EE">
          <w:rPr>
            <w:rStyle w:val="HTML"/>
            <w:rFonts w:ascii="Consolas" w:hAnsi="Consolas"/>
            <w:sz w:val="23"/>
            <w:szCs w:val="23"/>
            <w:shd w:val="clear" w:color="auto" w:fill="F7F7F8"/>
          </w:rPr>
          <w:delText>ApplicationContext</w:delText>
        </w:r>
        <w:r w:rsidR="003D256D" w:rsidDel="000109EE">
          <w:rPr>
            <w:rFonts w:ascii="Arial" w:hAnsi="Arial" w:cs="Arial"/>
            <w:color w:val="34302D"/>
            <w:shd w:val="clear" w:color="auto" w:fill="FFFFFF"/>
          </w:rPr>
          <w:delText>Spring</w:delText>
        </w:r>
      </w:del>
      <w:r w:rsidR="003D256D">
        <w:rPr>
          <w:rFonts w:ascii="Arial" w:hAnsi="Arial" w:cs="Arial"/>
          <w:color w:val="34302D"/>
          <w:shd w:val="clear" w:color="auto" w:fill="FFFFFF"/>
        </w:rPr>
        <w:t>提供了</w:t>
      </w:r>
      <w:ins w:id="400" w:author="zhang alex" w:date="2019-07-28T10:44:00Z">
        <w:r>
          <w:rPr>
            <w:rStyle w:val="HTML"/>
            <w:rFonts w:ascii="Consolas" w:hAnsi="Consolas"/>
            <w:sz w:val="23"/>
            <w:szCs w:val="23"/>
            <w:shd w:val="clear" w:color="auto" w:fill="F7F7F8"/>
          </w:rPr>
          <w:t>ApplicationContext</w:t>
        </w:r>
      </w:ins>
      <w:ins w:id="401" w:author="zhang alex" w:date="2019-07-28T10:46:00Z">
        <w:r w:rsidR="00AE786A">
          <w:rPr>
            <w:rStyle w:val="HTML"/>
            <w:rFonts w:ascii="Consolas" w:hAnsi="Consolas" w:hint="eastAsia"/>
            <w:sz w:val="23"/>
            <w:szCs w:val="23"/>
            <w:shd w:val="clear" w:color="auto" w:fill="F7F7F8"/>
          </w:rPr>
          <w:t>接口的</w:t>
        </w:r>
      </w:ins>
      <w:r w:rsidR="003D256D">
        <w:rPr>
          <w:rFonts w:ascii="Arial" w:hAnsi="Arial" w:cs="Arial"/>
          <w:color w:val="34302D"/>
          <w:shd w:val="clear" w:color="auto" w:fill="FFFFFF"/>
        </w:rPr>
        <w:t>几种</w:t>
      </w:r>
      <w:del w:id="402" w:author="zhang alex" w:date="2019-07-28T10:46:00Z">
        <w:r w:rsidR="003D256D" w:rsidDel="00AE786A">
          <w:rPr>
            <w:rFonts w:ascii="Arial" w:hAnsi="Arial" w:cs="Arial"/>
            <w:color w:val="34302D"/>
            <w:shd w:val="clear" w:color="auto" w:fill="FFFFFF"/>
          </w:rPr>
          <w:delText>接口</w:delText>
        </w:r>
      </w:del>
      <w:r w:rsidR="003D256D">
        <w:rPr>
          <w:rFonts w:ascii="Arial" w:hAnsi="Arial" w:cs="Arial"/>
          <w:color w:val="34302D"/>
          <w:shd w:val="clear" w:color="auto" w:fill="FFFFFF"/>
        </w:rPr>
        <w:t>实现。在独立应用程序中，通常会创建一个</w:t>
      </w:r>
      <w:r w:rsidR="00073EA7">
        <w:rPr>
          <w:rStyle w:val="HTML"/>
          <w:rFonts w:ascii="Consolas" w:hAnsi="Consolas"/>
          <w:color w:val="548E2E"/>
          <w:sz w:val="23"/>
          <w:szCs w:val="23"/>
          <w:u w:val="single"/>
          <w:shd w:val="clear" w:color="auto" w:fill="F7F7F8"/>
        </w:rPr>
        <w:fldChar w:fldCharType="begin"/>
      </w:r>
      <w:r w:rsidR="00073EA7">
        <w:rPr>
          <w:rStyle w:val="HTML"/>
          <w:rFonts w:ascii="Consolas" w:hAnsi="Consolas"/>
          <w:color w:val="548E2E"/>
          <w:sz w:val="23"/>
          <w:szCs w:val="23"/>
          <w:u w:val="single"/>
          <w:shd w:val="clear" w:color="auto" w:fill="F7F7F8"/>
        </w:rPr>
        <w:instrText xml:space="preserve"> HYPERLINK "https://docs.spring.io/spring-framework/docs/5.1.8.RELEASE/javadoc-api/org/springframework/context/support/ClassPathXmlApplicationContext.html" </w:instrText>
      </w:r>
      <w:r w:rsidR="00073EA7">
        <w:rPr>
          <w:rStyle w:val="HTML"/>
          <w:rFonts w:ascii="Consolas" w:hAnsi="Consolas"/>
          <w:color w:val="548E2E"/>
          <w:sz w:val="23"/>
          <w:szCs w:val="23"/>
          <w:u w:val="single"/>
          <w:shd w:val="clear" w:color="auto" w:fill="F7F7F8"/>
        </w:rPr>
        <w:fldChar w:fldCharType="separate"/>
      </w:r>
      <w:r w:rsidR="003D256D">
        <w:rPr>
          <w:rStyle w:val="HTML"/>
          <w:rFonts w:ascii="Consolas" w:hAnsi="Consolas"/>
          <w:color w:val="548E2E"/>
          <w:sz w:val="23"/>
          <w:szCs w:val="23"/>
          <w:u w:val="single"/>
          <w:shd w:val="clear" w:color="auto" w:fill="F7F7F8"/>
        </w:rPr>
        <w:t>ClassPathXmlApplicationContext</w:t>
      </w:r>
      <w:r w:rsidR="00073EA7">
        <w:rPr>
          <w:rStyle w:val="HTML"/>
          <w:rFonts w:ascii="Consolas" w:hAnsi="Consolas"/>
          <w:color w:val="548E2E"/>
          <w:sz w:val="23"/>
          <w:szCs w:val="23"/>
          <w:u w:val="single"/>
          <w:shd w:val="clear" w:color="auto" w:fill="F7F7F8"/>
        </w:rPr>
        <w:fldChar w:fldCharType="end"/>
      </w:r>
      <w:r w:rsidR="003D256D">
        <w:rPr>
          <w:rFonts w:ascii="Arial" w:hAnsi="Arial" w:cs="Arial"/>
          <w:color w:val="34302D"/>
          <w:shd w:val="clear" w:color="auto" w:fill="FFFFFF"/>
        </w:rPr>
        <w:t> </w:t>
      </w:r>
      <w:del w:id="403" w:author="zhang alex" w:date="2019-07-28T10:45:00Z">
        <w:r w:rsidR="003D256D" w:rsidDel="000109EE">
          <w:rPr>
            <w:rFonts w:ascii="Arial" w:hAnsi="Arial" w:cs="Arial"/>
            <w:color w:val="34302D"/>
            <w:shd w:val="clear" w:color="auto" w:fill="FFFFFF"/>
          </w:rPr>
          <w:delText>或</w:delText>
        </w:r>
      </w:del>
      <w:ins w:id="404" w:author="zhang alex" w:date="2019-07-28T10:45:00Z">
        <w:r>
          <w:rPr>
            <w:rFonts w:ascii="Arial" w:hAnsi="Arial" w:cs="Arial" w:hint="eastAsia"/>
            <w:color w:val="34302D"/>
            <w:shd w:val="clear" w:color="auto" w:fill="FFFFFF"/>
          </w:rPr>
          <w:t>或</w:t>
        </w:r>
      </w:ins>
      <w:del w:id="405" w:author="zhang alex" w:date="2019-07-28T10:45:00Z">
        <w:r w:rsidR="003D256D" w:rsidDel="000109EE">
          <w:rPr>
            <w:rFonts w:ascii="Arial" w:hAnsi="Arial" w:cs="Arial"/>
            <w:color w:val="34302D"/>
            <w:shd w:val="clear" w:color="auto" w:fill="FFFFFF"/>
          </w:rPr>
          <w:delText>的实例</w:delText>
        </w:r>
      </w:del>
      <w:r w:rsidR="003D256D">
        <w:rPr>
          <w:rFonts w:ascii="Arial" w:hAnsi="Arial" w:cs="Arial"/>
          <w:color w:val="34302D"/>
          <w:shd w:val="clear" w:color="auto" w:fill="FFFFFF"/>
        </w:rPr>
        <w:t> </w:t>
      </w:r>
      <w:r w:rsidR="00073EA7">
        <w:rPr>
          <w:rStyle w:val="HTML"/>
          <w:rFonts w:ascii="Consolas" w:hAnsi="Consolas"/>
          <w:color w:val="548E2E"/>
          <w:sz w:val="23"/>
          <w:szCs w:val="23"/>
          <w:u w:val="single"/>
          <w:shd w:val="clear" w:color="auto" w:fill="F7F7F8"/>
        </w:rPr>
        <w:fldChar w:fldCharType="begin"/>
      </w:r>
      <w:r w:rsidR="00073EA7">
        <w:rPr>
          <w:rStyle w:val="HTML"/>
          <w:rFonts w:ascii="Consolas" w:hAnsi="Consolas"/>
          <w:color w:val="548E2E"/>
          <w:sz w:val="23"/>
          <w:szCs w:val="23"/>
          <w:u w:val="single"/>
          <w:shd w:val="clear" w:color="auto" w:fill="F7F7F8"/>
        </w:rPr>
        <w:instrText xml:space="preserve"> HYPERLINK "https://docs.spring.io/spring-framework/docs/5.1.8.RELEASE/javadoc-api/org/springframework/context/support/FileSystemXmlApplicationContext.html" </w:instrText>
      </w:r>
      <w:r w:rsidR="00073EA7">
        <w:rPr>
          <w:rStyle w:val="HTML"/>
          <w:rFonts w:ascii="Consolas" w:hAnsi="Consolas"/>
          <w:color w:val="548E2E"/>
          <w:sz w:val="23"/>
          <w:szCs w:val="23"/>
          <w:u w:val="single"/>
          <w:shd w:val="clear" w:color="auto" w:fill="F7F7F8"/>
        </w:rPr>
        <w:fldChar w:fldCharType="separate"/>
      </w:r>
      <w:r w:rsidR="003D256D">
        <w:rPr>
          <w:rStyle w:val="HTML"/>
          <w:rFonts w:ascii="Consolas" w:hAnsi="Consolas"/>
          <w:color w:val="548E2E"/>
          <w:sz w:val="23"/>
          <w:szCs w:val="23"/>
          <w:u w:val="single"/>
          <w:shd w:val="clear" w:color="auto" w:fill="F7F7F8"/>
        </w:rPr>
        <w:t>FileSystemXmlApplicationContext</w:t>
      </w:r>
      <w:r w:rsidR="00073EA7">
        <w:rPr>
          <w:rStyle w:val="HTML"/>
          <w:rFonts w:ascii="Consolas" w:hAnsi="Consolas"/>
          <w:color w:val="548E2E"/>
          <w:sz w:val="23"/>
          <w:szCs w:val="23"/>
          <w:u w:val="single"/>
          <w:shd w:val="clear" w:color="auto" w:fill="F7F7F8"/>
        </w:rPr>
        <w:fldChar w:fldCharType="end"/>
      </w:r>
      <w:del w:id="406" w:author="zhang alex" w:date="2019-07-28T10:46:00Z">
        <w:r w:rsidR="003D256D" w:rsidDel="000109EE">
          <w:rPr>
            <w:rFonts w:ascii="Arial" w:hAnsi="Arial" w:cs="Arial"/>
            <w:color w:val="34302D"/>
            <w:shd w:val="clear" w:color="auto" w:fill="FFFFFF"/>
          </w:rPr>
          <w:delText>。</w:delText>
        </w:r>
      </w:del>
      <w:ins w:id="407" w:author="zhang alex" w:date="2019-07-28T10:45:00Z">
        <w:r>
          <w:rPr>
            <w:rFonts w:ascii="Arial" w:hAnsi="Arial" w:cs="Arial" w:hint="eastAsia"/>
            <w:color w:val="34302D"/>
            <w:shd w:val="clear" w:color="auto" w:fill="FFFFFF"/>
          </w:rPr>
          <w:t>的实例。</w:t>
        </w:r>
      </w:ins>
      <w:r w:rsidR="003D256D">
        <w:rPr>
          <w:rFonts w:ascii="Arial" w:hAnsi="Arial" w:cs="Arial"/>
          <w:color w:val="34302D"/>
          <w:shd w:val="clear" w:color="auto" w:fill="FFFFFF"/>
        </w:rPr>
        <w:t>虽然</w:t>
      </w:r>
      <w:r w:rsidR="003D256D">
        <w:rPr>
          <w:rFonts w:ascii="Arial" w:hAnsi="Arial" w:cs="Arial"/>
          <w:color w:val="34302D"/>
          <w:shd w:val="clear" w:color="auto" w:fill="FFFFFF"/>
        </w:rPr>
        <w:t>XML</w:t>
      </w:r>
      <w:r w:rsidR="003D256D">
        <w:rPr>
          <w:rFonts w:ascii="Arial" w:hAnsi="Arial" w:cs="Arial"/>
          <w:color w:val="34302D"/>
          <w:shd w:val="clear" w:color="auto" w:fill="FFFFFF"/>
        </w:rPr>
        <w:t>是定义配置元数据的传统格式，但您可以通过提供少量</w:t>
      </w:r>
      <w:r w:rsidR="003D256D">
        <w:rPr>
          <w:rFonts w:ascii="Arial" w:hAnsi="Arial" w:cs="Arial"/>
          <w:color w:val="34302D"/>
          <w:shd w:val="clear" w:color="auto" w:fill="FFFFFF"/>
        </w:rPr>
        <w:t>XML</w:t>
      </w:r>
      <w:r w:rsidR="003D256D">
        <w:rPr>
          <w:rFonts w:ascii="Arial" w:hAnsi="Arial" w:cs="Arial"/>
          <w:color w:val="34302D"/>
          <w:shd w:val="clear" w:color="auto" w:fill="FFFFFF"/>
        </w:rPr>
        <w:t>配置来声明容器使用</w:t>
      </w:r>
      <w:r w:rsidR="003D256D">
        <w:rPr>
          <w:rFonts w:ascii="Arial" w:hAnsi="Arial" w:cs="Arial"/>
          <w:color w:val="34302D"/>
          <w:shd w:val="clear" w:color="auto" w:fill="FFFFFF"/>
        </w:rPr>
        <w:t>Java</w:t>
      </w:r>
      <w:r w:rsidR="003D256D">
        <w:rPr>
          <w:rFonts w:ascii="Arial" w:hAnsi="Arial" w:cs="Arial"/>
          <w:color w:val="34302D"/>
          <w:shd w:val="clear" w:color="auto" w:fill="FFFFFF"/>
        </w:rPr>
        <w:t>注释</w:t>
      </w:r>
      <w:ins w:id="408" w:author="zhang alex" w:date="2019-07-28T10:47:00Z">
        <w:r w:rsidR="00D82AD3">
          <w:rPr>
            <w:rFonts w:ascii="Arial" w:hAnsi="Arial" w:cs="Arial"/>
            <w:color w:val="34302D"/>
            <w:shd w:val="clear" w:color="auto" w:fill="FFFFFF"/>
          </w:rPr>
          <w:t>（</w:t>
        </w:r>
        <w:r w:rsidR="00D82AD3" w:rsidRPr="00BA0D5D">
          <w:rPr>
            <w:rFonts w:ascii="inherit" w:eastAsia="宋体" w:hAnsi="inherit" w:cs="Arial"/>
            <w:color w:val="34302D"/>
            <w:kern w:val="0"/>
            <w:sz w:val="24"/>
            <w:szCs w:val="24"/>
          </w:rPr>
          <w:t>Java annotations</w:t>
        </w:r>
        <w:r w:rsidR="00D82AD3">
          <w:rPr>
            <w:rFonts w:ascii="Arial" w:hAnsi="Arial" w:cs="Arial"/>
            <w:color w:val="34302D"/>
            <w:shd w:val="clear" w:color="auto" w:fill="FFFFFF"/>
          </w:rPr>
          <w:t>）</w:t>
        </w:r>
      </w:ins>
      <w:r w:rsidR="003D256D">
        <w:rPr>
          <w:rFonts w:ascii="Arial" w:hAnsi="Arial" w:cs="Arial"/>
          <w:color w:val="34302D"/>
          <w:shd w:val="clear" w:color="auto" w:fill="FFFFFF"/>
        </w:rPr>
        <w:t>或代码作为元数据格式，以声明方式启用对这些</w:t>
      </w:r>
      <w:del w:id="409" w:author="zhang alex" w:date="2019-07-28T10:47:00Z">
        <w:r w:rsidR="003D256D" w:rsidDel="005F6FAA">
          <w:rPr>
            <w:rFonts w:ascii="Arial" w:hAnsi="Arial" w:cs="Arial"/>
            <w:color w:val="34302D"/>
            <w:shd w:val="clear" w:color="auto" w:fill="FFFFFF"/>
          </w:rPr>
          <w:delText>其他</w:delText>
        </w:r>
      </w:del>
      <w:r w:rsidR="003D256D">
        <w:rPr>
          <w:rFonts w:ascii="Arial" w:hAnsi="Arial" w:cs="Arial"/>
          <w:color w:val="34302D"/>
          <w:shd w:val="clear" w:color="auto" w:fill="FFFFFF"/>
        </w:rPr>
        <w:t>元数据格式的支持。</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most application scenarios, explicit user code is not required to instantiate one or more instances of a Spring IoC container. For example, in a web application scenario, a simple eight (or so) lines of boilerplate web descriptor XML in the </w:t>
      </w:r>
      <w:r w:rsidRPr="00BA0D5D">
        <w:rPr>
          <w:rFonts w:ascii="Consolas" w:eastAsia="宋体" w:hAnsi="Consolas" w:cs="宋体"/>
          <w:color w:val="34302D"/>
          <w:kern w:val="0"/>
          <w:sz w:val="23"/>
          <w:szCs w:val="23"/>
          <w:shd w:val="clear" w:color="auto" w:fill="F7F7F8"/>
        </w:rPr>
        <w:t>web.xml</w:t>
      </w:r>
      <w:r w:rsidRPr="00BA0D5D">
        <w:rPr>
          <w:rFonts w:ascii="inherit" w:eastAsia="宋体" w:hAnsi="inherit" w:cs="Arial"/>
          <w:color w:val="34302D"/>
          <w:kern w:val="0"/>
          <w:sz w:val="24"/>
          <w:szCs w:val="24"/>
        </w:rPr>
        <w:t> file of the application typically suffices (see </w:t>
      </w:r>
      <w:hyperlink r:id="rId17" w:anchor="context-create" w:history="1">
        <w:r w:rsidRPr="00BA0D5D">
          <w:rPr>
            <w:rFonts w:ascii="inherit" w:eastAsia="宋体" w:hAnsi="inherit" w:cs="Arial"/>
            <w:color w:val="548E2E"/>
            <w:kern w:val="0"/>
            <w:sz w:val="24"/>
            <w:szCs w:val="24"/>
            <w:u w:val="single"/>
          </w:rPr>
          <w:t>Convenient ApplicationContext Instantiation for Web Applications</w:t>
        </w:r>
      </w:hyperlink>
      <w:r w:rsidRPr="00BA0D5D">
        <w:rPr>
          <w:rFonts w:ascii="inherit" w:eastAsia="宋体" w:hAnsi="inherit" w:cs="Arial"/>
          <w:color w:val="34302D"/>
          <w:kern w:val="0"/>
          <w:sz w:val="24"/>
          <w:szCs w:val="24"/>
        </w:rPr>
        <w:t>). If you use the </w:t>
      </w:r>
      <w:hyperlink r:id="rId18" w:history="1">
        <w:r w:rsidRPr="00BA0D5D">
          <w:rPr>
            <w:rFonts w:ascii="inherit" w:eastAsia="宋体" w:hAnsi="inherit" w:cs="Arial"/>
            <w:color w:val="548E2E"/>
            <w:kern w:val="0"/>
            <w:sz w:val="24"/>
            <w:szCs w:val="24"/>
            <w:u w:val="single"/>
          </w:rPr>
          <w:t>Spring Tool Suite</w:t>
        </w:r>
      </w:hyperlink>
      <w:r w:rsidRPr="00BA0D5D">
        <w:rPr>
          <w:rFonts w:ascii="inherit" w:eastAsia="宋体" w:hAnsi="inherit" w:cs="Arial"/>
          <w:color w:val="34302D"/>
          <w:kern w:val="0"/>
          <w:sz w:val="24"/>
          <w:szCs w:val="24"/>
        </w:rPr>
        <w:t> (an Eclipse-powered development environment), you can easily create this boilerplate configuration with a few mouse clicks or keystrokes.</w:t>
      </w:r>
    </w:p>
    <w:p w:rsidR="003D256D" w:rsidRPr="00BA0D5D" w:rsidRDefault="003D256D">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410" w:author="zhang alex" w:date="2019-07-28T11:02:00Z">
          <w:pPr>
            <w:widowControl/>
            <w:shd w:val="clear" w:color="auto" w:fill="FFFFFF"/>
            <w:spacing w:after="300"/>
            <w:jc w:val="left"/>
          </w:pPr>
        </w:pPrChange>
      </w:pPr>
      <w:r>
        <w:rPr>
          <w:rFonts w:ascii="Arial" w:hAnsi="Arial" w:cs="Arial"/>
          <w:color w:val="34302D"/>
          <w:shd w:val="clear" w:color="auto" w:fill="FFFFFF"/>
        </w:rPr>
        <w:t>在大多数应用程序方案中，不需要显式用户代码来实例化</w:t>
      </w:r>
      <w:r>
        <w:rPr>
          <w:rFonts w:ascii="Arial" w:hAnsi="Arial" w:cs="Arial"/>
          <w:color w:val="34302D"/>
          <w:shd w:val="clear" w:color="auto" w:fill="FFFFFF"/>
        </w:rPr>
        <w:t>Spring IoC</w:t>
      </w:r>
      <w:r>
        <w:rPr>
          <w:rFonts w:ascii="Arial" w:hAnsi="Arial" w:cs="Arial"/>
          <w:color w:val="34302D"/>
          <w:shd w:val="clear" w:color="auto" w:fill="FFFFFF"/>
        </w:rPr>
        <w:t>容器的一个或多个实例。例如，在</w:t>
      </w:r>
      <w:r>
        <w:rPr>
          <w:rFonts w:ascii="Arial" w:hAnsi="Arial" w:cs="Arial"/>
          <w:color w:val="34302D"/>
          <w:shd w:val="clear" w:color="auto" w:fill="FFFFFF"/>
        </w:rPr>
        <w:t>Web</w:t>
      </w:r>
      <w:r>
        <w:rPr>
          <w:rFonts w:ascii="Arial" w:hAnsi="Arial" w:cs="Arial"/>
          <w:color w:val="34302D"/>
          <w:shd w:val="clear" w:color="auto" w:fill="FFFFFF"/>
        </w:rPr>
        <w:t>应用程序场景中，</w:t>
      </w:r>
      <w:ins w:id="411" w:author="zhang alex" w:date="2019-07-28T11:03:00Z">
        <w:r w:rsidR="004E01D2">
          <w:rPr>
            <w:rFonts w:ascii="Arial" w:hAnsi="Arial" w:cs="Arial" w:hint="eastAsia"/>
            <w:color w:val="34302D"/>
            <w:shd w:val="clear" w:color="auto" w:fill="FFFFFF"/>
          </w:rPr>
          <w:t>在</w:t>
        </w:r>
        <w:r w:rsidR="004E01D2">
          <w:rPr>
            <w:rFonts w:ascii="Arial" w:hAnsi="Arial" w:cs="Arial"/>
            <w:color w:val="34302D"/>
            <w:shd w:val="clear" w:color="auto" w:fill="FFFFFF"/>
          </w:rPr>
          <w:t> </w:t>
        </w:r>
        <w:r w:rsidR="004E01D2">
          <w:rPr>
            <w:rStyle w:val="HTML"/>
            <w:rFonts w:ascii="Consolas" w:hAnsi="Consolas"/>
            <w:sz w:val="23"/>
            <w:szCs w:val="23"/>
            <w:shd w:val="clear" w:color="auto" w:fill="F7F7F8"/>
          </w:rPr>
          <w:t>web.xml</w:t>
        </w:r>
      </w:ins>
      <w:del w:id="412" w:author="zhang alex" w:date="2019-07-28T11:03:00Z">
        <w:r w:rsidDel="004E01D2">
          <w:rPr>
            <w:rFonts w:ascii="Arial" w:hAnsi="Arial" w:cs="Arial"/>
            <w:color w:val="34302D"/>
            <w:shd w:val="clear" w:color="auto" w:fill="FFFFFF"/>
          </w:rPr>
          <w:delText>应用程序文件</w:delText>
        </w:r>
      </w:del>
      <w:r>
        <w:rPr>
          <w:rFonts w:ascii="Arial" w:hAnsi="Arial" w:cs="Arial"/>
          <w:color w:val="34302D"/>
          <w:shd w:val="clear" w:color="auto" w:fill="FFFFFF"/>
        </w:rPr>
        <w:t>中</w:t>
      </w:r>
      <w:del w:id="413" w:author="zhang alex" w:date="2019-07-28T11:03:00Z">
        <w:r w:rsidDel="004E01D2">
          <w:rPr>
            <w:rFonts w:ascii="Arial" w:hAnsi="Arial" w:cs="Arial"/>
            <w:color w:val="34302D"/>
            <w:shd w:val="clear" w:color="auto" w:fill="FFFFFF"/>
          </w:rPr>
          <w:delText>的</w:delText>
        </w:r>
      </w:del>
      <w:r>
        <w:rPr>
          <w:rFonts w:ascii="Arial" w:hAnsi="Arial" w:cs="Arial"/>
          <w:color w:val="34302D"/>
          <w:shd w:val="clear" w:color="auto" w:fill="FFFFFF"/>
        </w:rPr>
        <w:t>简单八行（左右）</w:t>
      </w:r>
      <w:ins w:id="414" w:author="zhang alex" w:date="2019-07-28T11:05:00Z">
        <w:r w:rsidR="004E01D2">
          <w:rPr>
            <w:rFonts w:ascii="Arial" w:hAnsi="Arial" w:cs="Arial" w:hint="eastAsia"/>
            <w:color w:val="34302D"/>
            <w:shd w:val="clear" w:color="auto" w:fill="FFFFFF"/>
          </w:rPr>
          <w:t>的</w:t>
        </w:r>
      </w:ins>
      <w:ins w:id="415" w:author="zhang alex" w:date="2019-07-28T11:06:00Z">
        <w:r w:rsidR="004E01D2">
          <w:rPr>
            <w:rFonts w:ascii="Arial" w:hAnsi="Arial" w:cs="Arial" w:hint="eastAsia"/>
            <w:color w:val="34302D"/>
            <w:shd w:val="clear" w:color="auto" w:fill="FFFFFF"/>
          </w:rPr>
          <w:t>样板</w:t>
        </w:r>
      </w:ins>
      <w:del w:id="416" w:author="zhang alex" w:date="2019-07-28T11:03:00Z">
        <w:r w:rsidDel="004E01D2">
          <w:rPr>
            <w:rFonts w:ascii="Arial" w:hAnsi="Arial" w:cs="Arial" w:hint="eastAsia"/>
            <w:color w:val="34302D"/>
            <w:shd w:val="clear" w:color="auto" w:fill="FFFFFF"/>
          </w:rPr>
          <w:delText>样板</w:delText>
        </w:r>
      </w:del>
      <w:ins w:id="417" w:author="zhang alex" w:date="2019-07-28T11:03:00Z">
        <w:r w:rsidR="004E01D2">
          <w:rPr>
            <w:rFonts w:ascii="Arial" w:hAnsi="Arial" w:cs="Arial" w:hint="eastAsia"/>
            <w:color w:val="34302D"/>
            <w:shd w:val="clear" w:color="auto" w:fill="FFFFFF"/>
          </w:rPr>
          <w:t>XM</w:t>
        </w:r>
      </w:ins>
      <w:ins w:id="418" w:author="zhang alex" w:date="2019-07-28T11:04:00Z">
        <w:r w:rsidR="004E01D2">
          <w:rPr>
            <w:rFonts w:ascii="Arial" w:hAnsi="Arial" w:cs="Arial" w:hint="eastAsia"/>
            <w:color w:val="34302D"/>
            <w:shd w:val="clear" w:color="auto" w:fill="FFFFFF"/>
          </w:rPr>
          <w:t>L</w:t>
        </w:r>
        <w:r w:rsidR="004E01D2">
          <w:rPr>
            <w:rFonts w:ascii="Arial" w:hAnsi="Arial" w:cs="Arial"/>
            <w:color w:val="34302D"/>
            <w:shd w:val="clear" w:color="auto" w:fill="FFFFFF"/>
          </w:rPr>
          <w:t xml:space="preserve"> </w:t>
        </w:r>
      </w:ins>
      <w:r>
        <w:rPr>
          <w:rFonts w:ascii="Arial" w:hAnsi="Arial" w:cs="Arial"/>
          <w:color w:val="34302D"/>
          <w:shd w:val="clear" w:color="auto" w:fill="FFFFFF"/>
        </w:rPr>
        <w:t>Web</w:t>
      </w:r>
      <w:r>
        <w:rPr>
          <w:rFonts w:ascii="Arial" w:hAnsi="Arial" w:cs="Arial"/>
          <w:color w:val="34302D"/>
          <w:shd w:val="clear" w:color="auto" w:fill="FFFFFF"/>
        </w:rPr>
        <w:t>描述符</w:t>
      </w:r>
      <w:del w:id="419" w:author="zhang alex" w:date="2019-07-28T11:03:00Z">
        <w:r w:rsidDel="004E01D2">
          <w:rPr>
            <w:rFonts w:ascii="Arial" w:hAnsi="Arial" w:cs="Arial"/>
            <w:color w:val="34302D"/>
            <w:shd w:val="clear" w:color="auto" w:fill="FFFFFF"/>
          </w:rPr>
          <w:delText>XML </w:delText>
        </w:r>
        <w:r w:rsidDel="004E01D2">
          <w:rPr>
            <w:rStyle w:val="HTML"/>
            <w:rFonts w:ascii="Consolas" w:hAnsi="Consolas"/>
            <w:sz w:val="23"/>
            <w:szCs w:val="23"/>
            <w:shd w:val="clear" w:color="auto" w:fill="F7F7F8"/>
          </w:rPr>
          <w:delText>web.xml</w:delText>
        </w:r>
      </w:del>
      <w:r>
        <w:rPr>
          <w:rFonts w:ascii="Arial" w:hAnsi="Arial" w:cs="Arial"/>
          <w:color w:val="34302D"/>
          <w:shd w:val="clear" w:color="auto" w:fill="FFFFFF"/>
        </w:rPr>
        <w:t>通常就足够了（请参阅</w:t>
      </w:r>
      <w:r w:rsidR="00073EA7">
        <w:rPr>
          <w:rStyle w:val="a4"/>
          <w:rFonts w:ascii="Arial" w:hAnsi="Arial" w:cs="Arial"/>
          <w:color w:val="548E2E"/>
          <w:shd w:val="clear" w:color="auto" w:fill="FFFFFF"/>
        </w:rPr>
        <w:fldChar w:fldCharType="begin"/>
      </w:r>
      <w:r w:rsidR="00073EA7">
        <w:rPr>
          <w:rStyle w:val="a4"/>
          <w:rFonts w:ascii="Arial" w:hAnsi="Arial" w:cs="Arial"/>
          <w:color w:val="548E2E"/>
          <w:shd w:val="clear" w:color="auto" w:fill="FFFFFF"/>
        </w:rPr>
        <w:instrText xml:space="preserve"> HYPERLINK "https://docs.spring.io/spring/docs/5.1.8.RELEASE/spring-framework-reference/core.html" \l "context-create" </w:instrText>
      </w:r>
      <w:r w:rsidR="00073EA7">
        <w:rPr>
          <w:rStyle w:val="a4"/>
          <w:rFonts w:ascii="Arial" w:hAnsi="Arial" w:cs="Arial"/>
          <w:color w:val="548E2E"/>
          <w:shd w:val="clear" w:color="auto" w:fill="FFFFFF"/>
        </w:rPr>
        <w:fldChar w:fldCharType="separate"/>
      </w:r>
      <w:r>
        <w:rPr>
          <w:rStyle w:val="a4"/>
          <w:rFonts w:ascii="Arial" w:hAnsi="Arial" w:cs="Arial"/>
          <w:color w:val="548E2E"/>
          <w:shd w:val="clear" w:color="auto" w:fill="FFFFFF"/>
        </w:rPr>
        <w:t>Web</w:t>
      </w:r>
      <w:r>
        <w:rPr>
          <w:rStyle w:val="a4"/>
          <w:rFonts w:ascii="Arial" w:hAnsi="Arial" w:cs="Arial"/>
          <w:color w:val="548E2E"/>
          <w:shd w:val="clear" w:color="auto" w:fill="FFFFFF"/>
        </w:rPr>
        <w:t>应用程序的便捷</w:t>
      </w:r>
      <w:r>
        <w:rPr>
          <w:rStyle w:val="a4"/>
          <w:rFonts w:ascii="Arial" w:hAnsi="Arial" w:cs="Arial"/>
          <w:color w:val="548E2E"/>
          <w:shd w:val="clear" w:color="auto" w:fill="FFFFFF"/>
        </w:rPr>
        <w:t>ApplicationContext</w:t>
      </w:r>
      <w:r>
        <w:rPr>
          <w:rStyle w:val="a4"/>
          <w:rFonts w:ascii="Arial" w:hAnsi="Arial" w:cs="Arial"/>
          <w:color w:val="548E2E"/>
          <w:shd w:val="clear" w:color="auto" w:fill="FFFFFF"/>
        </w:rPr>
        <w:t>实例</w:t>
      </w:r>
      <w:r w:rsidR="00073EA7">
        <w:rPr>
          <w:rStyle w:val="a4"/>
          <w:rFonts w:ascii="Arial" w:hAnsi="Arial" w:cs="Arial"/>
          <w:color w:val="548E2E"/>
          <w:shd w:val="clear" w:color="auto" w:fill="FFFFFF"/>
        </w:rPr>
        <w:fldChar w:fldCharType="end"/>
      </w:r>
      <w:r>
        <w:rPr>
          <w:rFonts w:ascii="Arial" w:hAnsi="Arial" w:cs="Arial"/>
          <w:color w:val="34302D"/>
          <w:shd w:val="clear" w:color="auto" w:fill="FFFFFF"/>
        </w:rPr>
        <w:t>）。如果您使用</w:t>
      </w:r>
      <w:r>
        <w:rPr>
          <w:rFonts w:ascii="Arial" w:hAnsi="Arial" w:cs="Arial"/>
          <w:color w:val="34302D"/>
          <w:shd w:val="clear" w:color="auto" w:fill="FFFFFF"/>
        </w:rPr>
        <w:t> </w:t>
      </w:r>
      <w:r w:rsidR="00073EA7">
        <w:rPr>
          <w:rStyle w:val="a4"/>
          <w:rFonts w:ascii="Arial" w:hAnsi="Arial" w:cs="Arial"/>
          <w:color w:val="548E2E"/>
          <w:shd w:val="clear" w:color="auto" w:fill="FFFFFF"/>
        </w:rPr>
        <w:fldChar w:fldCharType="begin"/>
      </w:r>
      <w:r w:rsidR="00073EA7">
        <w:rPr>
          <w:rStyle w:val="a4"/>
          <w:rFonts w:ascii="Arial" w:hAnsi="Arial" w:cs="Arial"/>
          <w:color w:val="548E2E"/>
          <w:shd w:val="clear" w:color="auto" w:fill="FFFFFF"/>
        </w:rPr>
        <w:instrText xml:space="preserve"> HYPERLINK "https://spring.io/tools/sts" </w:instrText>
      </w:r>
      <w:r w:rsidR="00073EA7">
        <w:rPr>
          <w:rStyle w:val="a4"/>
          <w:rFonts w:ascii="Arial" w:hAnsi="Arial" w:cs="Arial"/>
          <w:color w:val="548E2E"/>
          <w:shd w:val="clear" w:color="auto" w:fill="FFFFFF"/>
        </w:rPr>
        <w:fldChar w:fldCharType="separate"/>
      </w:r>
      <w:r>
        <w:rPr>
          <w:rStyle w:val="a4"/>
          <w:rFonts w:ascii="Arial" w:hAnsi="Arial" w:cs="Arial"/>
          <w:color w:val="548E2E"/>
          <w:shd w:val="clear" w:color="auto" w:fill="FFFFFF"/>
        </w:rPr>
        <w:t>Spring Tool Suite</w:t>
      </w:r>
      <w:r w:rsidR="00073EA7">
        <w:rPr>
          <w:rStyle w:val="a4"/>
          <w:rFonts w:ascii="Arial" w:hAnsi="Arial" w:cs="Arial"/>
          <w:color w:val="548E2E"/>
          <w:shd w:val="clear" w:color="auto" w:fill="FFFFFF"/>
        </w:rPr>
        <w:fldChar w:fldCharType="end"/>
      </w:r>
      <w:r>
        <w:rPr>
          <w:rFonts w:ascii="Arial" w:hAnsi="Arial" w:cs="Arial"/>
          <w:color w:val="34302D"/>
          <w:shd w:val="clear" w:color="auto" w:fill="FFFFFF"/>
        </w:rPr>
        <w:t>（基于</w:t>
      </w:r>
      <w:r>
        <w:rPr>
          <w:rFonts w:ascii="Arial" w:hAnsi="Arial" w:cs="Arial"/>
          <w:color w:val="34302D"/>
          <w:shd w:val="clear" w:color="auto" w:fill="FFFFFF"/>
        </w:rPr>
        <w:t>Eclipse</w:t>
      </w:r>
      <w:r>
        <w:rPr>
          <w:rFonts w:ascii="Arial" w:hAnsi="Arial" w:cs="Arial"/>
          <w:color w:val="34302D"/>
          <w:shd w:val="clear" w:color="auto" w:fill="FFFFFF"/>
        </w:rPr>
        <w:t>的开发环境），只需点击几下鼠标或按键即可轻松创建此样板配置。</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diagram shows a high-level view of how Spring works. Your application classes are combined with configuration metadata so that, after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created and initialized, you have a fully configured and executable system or application.</w:t>
      </w:r>
    </w:p>
    <w:p w:rsidR="003D256D" w:rsidRPr="00BA0D5D" w:rsidRDefault="003D256D">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420" w:author="zhang alex" w:date="2019-07-28T11:06:00Z">
          <w:pPr>
            <w:widowControl/>
            <w:shd w:val="clear" w:color="auto" w:fill="FFFFFF"/>
            <w:spacing w:after="300"/>
            <w:jc w:val="left"/>
          </w:pPr>
        </w:pPrChange>
      </w:pPr>
      <w:r>
        <w:rPr>
          <w:rFonts w:ascii="Arial" w:hAnsi="Arial" w:cs="Arial"/>
          <w:color w:val="34302D"/>
          <w:shd w:val="clear" w:color="auto" w:fill="FFFFFF"/>
        </w:rPr>
        <w:t>下图显示了</w:t>
      </w:r>
      <w:r>
        <w:rPr>
          <w:rFonts w:ascii="Arial" w:hAnsi="Arial" w:cs="Arial"/>
          <w:color w:val="34302D"/>
          <w:shd w:val="clear" w:color="auto" w:fill="FFFFFF"/>
        </w:rPr>
        <w:t>Spring</w:t>
      </w:r>
      <w:r>
        <w:rPr>
          <w:rFonts w:ascii="Arial" w:hAnsi="Arial" w:cs="Arial"/>
          <w:color w:val="34302D"/>
          <w:shd w:val="clear" w:color="auto" w:fill="FFFFFF"/>
        </w:rPr>
        <w:t>如何工作的高级视图。您的应用程序类与配置元数据相结合，以便在</w:t>
      </w:r>
      <w:r>
        <w:rPr>
          <w:rStyle w:val="HTML"/>
          <w:rFonts w:ascii="Consolas" w:hAnsi="Consolas"/>
          <w:sz w:val="23"/>
          <w:szCs w:val="23"/>
          <w:shd w:val="clear" w:color="auto" w:fill="F7F7F8"/>
        </w:rPr>
        <w:t>ApplicationContext</w:t>
      </w:r>
      <w:r>
        <w:rPr>
          <w:rFonts w:ascii="Arial" w:hAnsi="Arial" w:cs="Arial"/>
          <w:color w:val="34302D"/>
          <w:shd w:val="clear" w:color="auto" w:fill="FFFFFF"/>
        </w:rPr>
        <w:t>创建和初始化之后，您拥有</w:t>
      </w:r>
      <w:ins w:id="421" w:author="zhang alex" w:date="2019-07-28T11:07:00Z">
        <w:r w:rsidR="004114A4">
          <w:rPr>
            <w:rFonts w:ascii="Arial" w:hAnsi="Arial" w:cs="Arial" w:hint="eastAsia"/>
            <w:color w:val="34302D"/>
            <w:shd w:val="clear" w:color="auto" w:fill="FFFFFF"/>
          </w:rPr>
          <w:t>一个</w:t>
        </w:r>
      </w:ins>
      <w:ins w:id="422" w:author="zhang alex" w:date="2019-07-28T11:08:00Z">
        <w:r w:rsidR="005228E7">
          <w:rPr>
            <w:rFonts w:ascii="Arial" w:hAnsi="Arial" w:cs="Arial" w:hint="eastAsia"/>
            <w:color w:val="34302D"/>
            <w:shd w:val="clear" w:color="auto" w:fill="FFFFFF"/>
          </w:rPr>
          <w:t>已</w:t>
        </w:r>
      </w:ins>
      <w:r>
        <w:rPr>
          <w:rFonts w:ascii="Arial" w:hAnsi="Arial" w:cs="Arial"/>
          <w:color w:val="34302D"/>
          <w:shd w:val="clear" w:color="auto" w:fill="FFFFFF"/>
        </w:rPr>
        <w:t>完全配置且可执行的系统或应用程序。</w:t>
      </w:r>
    </w:p>
    <w:p w:rsidR="00BA0D5D" w:rsidRPr="00BA0D5D" w:rsidRDefault="00BA0D5D" w:rsidP="00BA0D5D">
      <w:pPr>
        <w:widowControl/>
        <w:shd w:val="clear" w:color="auto" w:fill="FFFFFF"/>
        <w:jc w:val="center"/>
        <w:rPr>
          <w:rFonts w:ascii="Arial" w:eastAsia="宋体" w:hAnsi="Arial" w:cs="Arial"/>
          <w:color w:val="34302D"/>
          <w:kern w:val="0"/>
          <w:sz w:val="24"/>
          <w:szCs w:val="24"/>
        </w:rPr>
      </w:pPr>
      <w:r w:rsidRPr="00BA0D5D">
        <w:rPr>
          <w:rFonts w:ascii="Arial" w:eastAsia="宋体" w:hAnsi="Arial" w:cs="Arial"/>
          <w:noProof/>
          <w:color w:val="34302D"/>
          <w:kern w:val="0"/>
          <w:sz w:val="24"/>
          <w:szCs w:val="24"/>
        </w:rPr>
        <w:drawing>
          <wp:inline distT="0" distB="0" distL="0" distR="0" wp14:anchorId="3CDD5C07" wp14:editId="595F98E9">
            <wp:extent cx="4740910" cy="2819400"/>
            <wp:effectExtent l="0" t="0" r="2540" b="0"/>
            <wp:docPr id="1" name="图片 1" descr="container ma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mag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0910" cy="2819400"/>
                    </a:xfrm>
                    <a:prstGeom prst="rect">
                      <a:avLst/>
                    </a:prstGeom>
                    <a:noFill/>
                    <a:ln>
                      <a:noFill/>
                    </a:ln>
                  </pic:spPr>
                </pic:pic>
              </a:graphicData>
            </a:graphic>
          </wp:inline>
        </w:drawing>
      </w:r>
    </w:p>
    <w:p w:rsidR="00BA0D5D" w:rsidRPr="00BA0D5D" w:rsidRDefault="00BA0D5D" w:rsidP="00955491">
      <w:pPr>
        <w:widowControl/>
        <w:shd w:val="clear" w:color="auto" w:fill="FFFFFF"/>
        <w:jc w:val="center"/>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Figure 1. The Spring IoC container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1.2.1. Configuration Metadata</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the preceding diagram shows, the Spring IoC container consumes a form of configuration metadata. This configuration metadata represents how you, as an application developer, tell the Spring container to instantiate, configure, and assemble the objects in your application.</w:t>
      </w:r>
    </w:p>
    <w:p w:rsidR="003D256D" w:rsidRPr="00BA0D5D" w:rsidRDefault="003D256D">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423" w:author="zhang alex" w:date="2019-07-28T11:09:00Z">
          <w:pPr>
            <w:widowControl/>
            <w:shd w:val="clear" w:color="auto" w:fill="FFFFFF"/>
            <w:spacing w:after="300"/>
            <w:jc w:val="left"/>
          </w:pPr>
        </w:pPrChange>
      </w:pPr>
      <w:r>
        <w:rPr>
          <w:rFonts w:ascii="Arial" w:hAnsi="Arial" w:cs="Arial"/>
          <w:color w:val="34302D"/>
          <w:shd w:val="clear" w:color="auto" w:fill="FFFFFF"/>
        </w:rPr>
        <w:t>如上图所示，</w:t>
      </w:r>
      <w:r>
        <w:rPr>
          <w:rFonts w:ascii="Arial" w:hAnsi="Arial" w:cs="Arial"/>
          <w:color w:val="34302D"/>
          <w:shd w:val="clear" w:color="auto" w:fill="FFFFFF"/>
        </w:rPr>
        <w:t>Spring IoC</w:t>
      </w:r>
      <w:r>
        <w:rPr>
          <w:rFonts w:ascii="Arial" w:hAnsi="Arial" w:cs="Arial"/>
          <w:color w:val="34302D"/>
          <w:shd w:val="clear" w:color="auto" w:fill="FFFFFF"/>
        </w:rPr>
        <w:t>容器使用一种配置元数据。此配置元数据表示您作为应用程序开发人员</w:t>
      </w:r>
      <w:del w:id="424" w:author="zhang alex" w:date="2019-07-28T11:10:00Z">
        <w:r w:rsidDel="00BE0C73">
          <w:rPr>
            <w:rFonts w:ascii="Arial" w:hAnsi="Arial" w:cs="Arial"/>
            <w:color w:val="34302D"/>
            <w:shd w:val="clear" w:color="auto" w:fill="FFFFFF"/>
          </w:rPr>
          <w:delText>如何</w:delText>
        </w:r>
      </w:del>
      <w:r>
        <w:rPr>
          <w:rFonts w:ascii="Arial" w:hAnsi="Arial" w:cs="Arial"/>
          <w:color w:val="34302D"/>
          <w:shd w:val="clear" w:color="auto" w:fill="FFFFFF"/>
        </w:rPr>
        <w:t>告诉</w:t>
      </w:r>
      <w:r>
        <w:rPr>
          <w:rFonts w:ascii="Arial" w:hAnsi="Arial" w:cs="Arial"/>
          <w:color w:val="34302D"/>
          <w:shd w:val="clear" w:color="auto" w:fill="FFFFFF"/>
        </w:rPr>
        <w:t>Spring</w:t>
      </w:r>
      <w:r>
        <w:rPr>
          <w:rFonts w:ascii="Arial" w:hAnsi="Arial" w:cs="Arial"/>
          <w:color w:val="34302D"/>
          <w:shd w:val="clear" w:color="auto" w:fill="FFFFFF"/>
        </w:rPr>
        <w:t>容器在应用程序中</w:t>
      </w:r>
      <w:ins w:id="425" w:author="zhang alex" w:date="2019-07-28T11:10:00Z">
        <w:r w:rsidR="00BE0C73">
          <w:rPr>
            <w:rFonts w:ascii="Arial" w:hAnsi="Arial" w:cs="Arial"/>
            <w:color w:val="34302D"/>
            <w:shd w:val="clear" w:color="auto" w:fill="FFFFFF"/>
          </w:rPr>
          <w:t>如何</w:t>
        </w:r>
      </w:ins>
      <w:r>
        <w:rPr>
          <w:rFonts w:ascii="Arial" w:hAnsi="Arial" w:cs="Arial"/>
          <w:color w:val="34302D"/>
          <w:shd w:val="clear" w:color="auto" w:fill="FFFFFF"/>
        </w:rPr>
        <w:t>实例化，配置和组装对象。</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Configuration metadata is traditionally supplied in a simple and intuitive XML format, which is what most of this chapter uses to convey key concepts and features of the Spring IoC container.</w:t>
      </w:r>
    </w:p>
    <w:p w:rsidR="003D256D" w:rsidRPr="00BA0D5D" w:rsidRDefault="003D256D">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426" w:author="zhang alex" w:date="2019-07-28T11:10:00Z">
          <w:pPr>
            <w:widowControl/>
            <w:shd w:val="clear" w:color="auto" w:fill="FFFFFF"/>
            <w:spacing w:after="300"/>
            <w:jc w:val="left"/>
          </w:pPr>
        </w:pPrChange>
      </w:pPr>
      <w:r>
        <w:rPr>
          <w:rFonts w:ascii="Arial" w:hAnsi="Arial" w:cs="Arial"/>
          <w:color w:val="34302D"/>
          <w:shd w:val="clear" w:color="auto" w:fill="FFFFFF"/>
        </w:rPr>
        <w:t>传统上，配置元数据以简单直观的</w:t>
      </w:r>
      <w:r>
        <w:rPr>
          <w:rFonts w:ascii="Arial" w:hAnsi="Arial" w:cs="Arial"/>
          <w:color w:val="34302D"/>
          <w:shd w:val="clear" w:color="auto" w:fill="FFFFFF"/>
        </w:rPr>
        <w:t>XML</w:t>
      </w:r>
      <w:r>
        <w:rPr>
          <w:rFonts w:ascii="Arial" w:hAnsi="Arial" w:cs="Arial"/>
          <w:color w:val="34302D"/>
          <w:shd w:val="clear" w:color="auto" w:fill="FFFFFF"/>
        </w:rPr>
        <w:t>格式提供，本章的大部分内容用于传达</w:t>
      </w:r>
      <w:r>
        <w:rPr>
          <w:rFonts w:ascii="Arial" w:hAnsi="Arial" w:cs="Arial"/>
          <w:color w:val="34302D"/>
          <w:shd w:val="clear" w:color="auto" w:fill="FFFFFF"/>
        </w:rPr>
        <w:t>Spring IoC</w:t>
      </w:r>
      <w:r>
        <w:rPr>
          <w:rFonts w:ascii="Arial" w:hAnsi="Arial" w:cs="Arial"/>
          <w:color w:val="34302D"/>
          <w:shd w:val="clear" w:color="auto" w:fill="FFFFFF"/>
        </w:rPr>
        <w:t>容器的关键概念和功能。</w:t>
      </w:r>
    </w:p>
    <w:tbl>
      <w:tblPr>
        <w:tblStyle w:val="a7"/>
        <w:tblW w:w="0" w:type="auto"/>
        <w:tblLook w:val="04A0" w:firstRow="1" w:lastRow="0" w:firstColumn="1" w:lastColumn="0" w:noHBand="0" w:noVBand="1"/>
      </w:tblPr>
      <w:tblGrid>
        <w:gridCol w:w="10457"/>
      </w:tblGrid>
      <w:tr w:rsidR="00CF3341" w:rsidRPr="00BA0D5D" w:rsidTr="00CF3341">
        <w:tc>
          <w:tcPr>
            <w:tcW w:w="0" w:type="auto"/>
            <w:hideMark/>
          </w:tcPr>
          <w:p w:rsidR="00CF3341" w:rsidRDefault="00CF3341" w:rsidP="00BA0D5D">
            <w:pPr>
              <w:widowControl/>
              <w:jc w:val="left"/>
              <w:rPr>
                <w:ins w:id="427" w:author="zhang alex" w:date="2019-07-28T11:11:00Z"/>
                <w:rFonts w:ascii="宋体" w:eastAsia="宋体" w:hAnsi="宋体" w:cs="宋体"/>
                <w:kern w:val="0"/>
                <w:sz w:val="24"/>
                <w:szCs w:val="24"/>
              </w:rPr>
            </w:pPr>
            <w:r w:rsidRPr="00BA0D5D">
              <w:rPr>
                <w:rFonts w:ascii="宋体" w:eastAsia="宋体" w:hAnsi="宋体" w:cs="宋体"/>
                <w:kern w:val="0"/>
                <w:sz w:val="24"/>
                <w:szCs w:val="24"/>
              </w:rPr>
              <w:t>XML-based metadata is not the only allowed form of configuration metadata. The Spring IoC container itself is totally decoupled from the format in which this configuration metadata is actually written. These days, many developers choose </w:t>
            </w:r>
            <w:hyperlink r:id="rId20" w:anchor="beans-java" w:history="1">
              <w:r w:rsidRPr="00BA0D5D">
                <w:rPr>
                  <w:rFonts w:ascii="宋体" w:eastAsia="宋体" w:hAnsi="宋体" w:cs="宋体"/>
                  <w:color w:val="548E2E"/>
                  <w:kern w:val="0"/>
                  <w:sz w:val="24"/>
                  <w:szCs w:val="24"/>
                  <w:u w:val="single"/>
                </w:rPr>
                <w:t>Java-based configuration</w:t>
              </w:r>
            </w:hyperlink>
            <w:r w:rsidRPr="00BA0D5D">
              <w:rPr>
                <w:rFonts w:ascii="宋体" w:eastAsia="宋体" w:hAnsi="宋体" w:cs="宋体"/>
                <w:kern w:val="0"/>
                <w:sz w:val="24"/>
                <w:szCs w:val="24"/>
              </w:rPr>
              <w:t> for their Spring applications.</w:t>
            </w:r>
          </w:p>
          <w:p w:rsidR="00CF3341" w:rsidRDefault="00CF3341" w:rsidP="00BA0D5D">
            <w:pPr>
              <w:widowControl/>
              <w:jc w:val="left"/>
              <w:rPr>
                <w:rFonts w:ascii="宋体" w:eastAsia="宋体" w:hAnsi="宋体" w:cs="宋体"/>
                <w:kern w:val="0"/>
                <w:sz w:val="24"/>
                <w:szCs w:val="24"/>
              </w:rPr>
            </w:pPr>
          </w:p>
          <w:p w:rsidR="00CF3341" w:rsidRDefault="00CF3341" w:rsidP="00BA0D5D">
            <w:pPr>
              <w:widowControl/>
              <w:jc w:val="left"/>
              <w:rPr>
                <w:rFonts w:ascii="宋体" w:eastAsia="宋体" w:hAnsi="宋体" w:cs="宋体"/>
                <w:kern w:val="0"/>
                <w:sz w:val="24"/>
                <w:szCs w:val="24"/>
              </w:rPr>
            </w:pPr>
            <w:r>
              <w:rPr>
                <w:rFonts w:ascii="Arial" w:hAnsi="Arial" w:cs="Arial"/>
                <w:shd w:val="clear" w:color="auto" w:fill="EBF1E7"/>
              </w:rPr>
              <w:t>基于</w:t>
            </w:r>
            <w:r>
              <w:rPr>
                <w:rFonts w:ascii="Arial" w:hAnsi="Arial" w:cs="Arial"/>
                <w:shd w:val="clear" w:color="auto" w:fill="EBF1E7"/>
              </w:rPr>
              <w:t>XML</w:t>
            </w:r>
            <w:r>
              <w:rPr>
                <w:rFonts w:ascii="Arial" w:hAnsi="Arial" w:cs="Arial"/>
                <w:shd w:val="clear" w:color="auto" w:fill="EBF1E7"/>
              </w:rPr>
              <w:t>的元数据不是唯一允许的配置元数据形式。</w:t>
            </w:r>
            <w:ins w:id="428" w:author="zhang alex" w:date="2019-07-28T11:17:00Z">
              <w:r w:rsidR="00A608C1">
                <w:rPr>
                  <w:rFonts w:ascii="Arial" w:hAnsi="Arial" w:cs="Arial" w:hint="eastAsia"/>
                  <w:shd w:val="clear" w:color="auto" w:fill="EBF1E7"/>
                </w:rPr>
                <w:t>在实际编写配置元数据时，</w:t>
              </w:r>
            </w:ins>
            <w:r>
              <w:rPr>
                <w:rFonts w:ascii="Arial" w:hAnsi="Arial" w:cs="Arial"/>
                <w:shd w:val="clear" w:color="auto" w:fill="EBF1E7"/>
              </w:rPr>
              <w:t>Spring IoC</w:t>
            </w:r>
            <w:r>
              <w:rPr>
                <w:rFonts w:ascii="Arial" w:hAnsi="Arial" w:cs="Arial"/>
                <w:shd w:val="clear" w:color="auto" w:fill="EBF1E7"/>
              </w:rPr>
              <w:t>容器本身</w:t>
            </w:r>
            <w:del w:id="429" w:author="zhang alex" w:date="2019-07-28T11:19:00Z">
              <w:r w:rsidDel="00134B3E">
                <w:rPr>
                  <w:rFonts w:ascii="Arial" w:hAnsi="Arial" w:cs="Arial"/>
                  <w:shd w:val="clear" w:color="auto" w:fill="EBF1E7"/>
                </w:rPr>
                <w:delText>完全</w:delText>
              </w:r>
            </w:del>
            <w:del w:id="430" w:author="zhang alex" w:date="2019-07-28T11:17:00Z">
              <w:r w:rsidDel="00A608C1">
                <w:rPr>
                  <w:rFonts w:ascii="Arial" w:hAnsi="Arial" w:cs="Arial"/>
                  <w:shd w:val="clear" w:color="auto" w:fill="EBF1E7"/>
                </w:rPr>
                <w:delText>与实际编写此配置元数据的格式</w:delText>
              </w:r>
            </w:del>
            <w:ins w:id="431" w:author="zhang alex" w:date="2019-07-28T11:17:00Z">
              <w:r w:rsidR="00A608C1">
                <w:rPr>
                  <w:rFonts w:ascii="Arial" w:hAnsi="Arial" w:cs="Arial" w:hint="eastAsia"/>
                  <w:shd w:val="clear" w:color="auto" w:fill="EBF1E7"/>
                </w:rPr>
                <w:t>与编写</w:t>
              </w:r>
            </w:ins>
            <w:ins w:id="432" w:author="zhang alex" w:date="2019-07-28T11:19:00Z">
              <w:r w:rsidR="00DA3080">
                <w:rPr>
                  <w:rFonts w:ascii="Arial" w:hAnsi="Arial" w:cs="Arial" w:hint="eastAsia"/>
                  <w:shd w:val="clear" w:color="auto" w:fill="EBF1E7"/>
                </w:rPr>
                <w:t>配置</w:t>
              </w:r>
            </w:ins>
            <w:ins w:id="433" w:author="zhang alex" w:date="2019-07-28T11:17:00Z">
              <w:r w:rsidR="00A608C1">
                <w:rPr>
                  <w:rFonts w:ascii="Arial" w:hAnsi="Arial" w:cs="Arial" w:hint="eastAsia"/>
                  <w:shd w:val="clear" w:color="auto" w:fill="EBF1E7"/>
                </w:rPr>
                <w:t>的</w:t>
              </w:r>
            </w:ins>
            <w:ins w:id="434" w:author="zhang alex" w:date="2019-07-28T11:18:00Z">
              <w:r w:rsidR="00A608C1">
                <w:rPr>
                  <w:rFonts w:ascii="Arial" w:hAnsi="Arial" w:cs="Arial" w:hint="eastAsia"/>
                  <w:shd w:val="clear" w:color="auto" w:fill="EBF1E7"/>
                </w:rPr>
                <w:t>形式</w:t>
              </w:r>
              <w:r w:rsidR="00134B3E">
                <w:rPr>
                  <w:rFonts w:ascii="Arial" w:hAnsi="Arial" w:cs="Arial" w:hint="eastAsia"/>
                  <w:shd w:val="clear" w:color="auto" w:fill="EBF1E7"/>
                </w:rPr>
                <w:t>完全</w:t>
              </w:r>
            </w:ins>
            <w:r>
              <w:rPr>
                <w:rFonts w:ascii="Arial" w:hAnsi="Arial" w:cs="Arial"/>
                <w:shd w:val="clear" w:color="auto" w:fill="EBF1E7"/>
              </w:rPr>
              <w:t>分离。目前，许多开发人员为其</w:t>
            </w:r>
            <w:r>
              <w:rPr>
                <w:rFonts w:ascii="Arial" w:hAnsi="Arial" w:cs="Arial"/>
                <w:shd w:val="clear" w:color="auto" w:fill="EBF1E7"/>
              </w:rPr>
              <w:t>Spring</w:t>
            </w:r>
            <w:r>
              <w:rPr>
                <w:rFonts w:ascii="Arial" w:hAnsi="Arial" w:cs="Arial"/>
                <w:shd w:val="clear" w:color="auto" w:fill="EBF1E7"/>
              </w:rPr>
              <w:t>应用程序选择</w:t>
            </w:r>
            <w:r>
              <w:rPr>
                <w:rFonts w:ascii="Arial" w:hAnsi="Arial" w:cs="Arial"/>
                <w:shd w:val="clear" w:color="auto" w:fill="EBF1E7"/>
              </w:rPr>
              <w:t> </w:t>
            </w:r>
            <w:hyperlink r:id="rId21" w:anchor="beans-java" w:history="1">
              <w:r>
                <w:rPr>
                  <w:rStyle w:val="a4"/>
                  <w:rFonts w:ascii="Arial" w:hAnsi="Arial" w:cs="Arial"/>
                  <w:color w:val="548E2E"/>
                  <w:shd w:val="clear" w:color="auto" w:fill="EBF1E7"/>
                </w:rPr>
                <w:t>基于</w:t>
              </w:r>
              <w:r>
                <w:rPr>
                  <w:rStyle w:val="a4"/>
                  <w:rFonts w:ascii="Arial" w:hAnsi="Arial" w:cs="Arial"/>
                  <w:color w:val="548E2E"/>
                  <w:shd w:val="clear" w:color="auto" w:fill="EBF1E7"/>
                </w:rPr>
                <w:t>Java</w:t>
              </w:r>
              <w:r>
                <w:rPr>
                  <w:rStyle w:val="a4"/>
                  <w:rFonts w:ascii="Arial" w:hAnsi="Arial" w:cs="Arial"/>
                  <w:color w:val="548E2E"/>
                  <w:shd w:val="clear" w:color="auto" w:fill="EBF1E7"/>
                </w:rPr>
                <w:t>的配置</w:t>
              </w:r>
            </w:hyperlink>
            <w:r>
              <w:rPr>
                <w:rFonts w:ascii="Arial" w:hAnsi="Arial" w:cs="Arial"/>
                <w:shd w:val="clear" w:color="auto" w:fill="EBF1E7"/>
              </w:rPr>
              <w:t>。</w:t>
            </w:r>
          </w:p>
          <w:p w:rsidR="00CF3341" w:rsidRPr="00BA0D5D" w:rsidRDefault="00CF3341" w:rsidP="00BA0D5D">
            <w:pPr>
              <w:widowControl/>
              <w:jc w:val="left"/>
              <w:rPr>
                <w:rFonts w:ascii="宋体" w:eastAsia="宋体" w:hAnsi="宋体" w:cs="宋体"/>
                <w:kern w:val="0"/>
                <w:sz w:val="24"/>
                <w:szCs w:val="24"/>
              </w:rPr>
            </w:pP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information about using other forms of metadata with the Spring container, see:</w:t>
      </w:r>
    </w:p>
    <w:p w:rsidR="00BA0D5D" w:rsidRPr="00BA0D5D" w:rsidRDefault="003D7FE9" w:rsidP="00BA0D5D">
      <w:pPr>
        <w:widowControl/>
        <w:numPr>
          <w:ilvl w:val="0"/>
          <w:numId w:val="2"/>
        </w:numPr>
        <w:shd w:val="clear" w:color="auto" w:fill="FFFFFF"/>
        <w:spacing w:after="150"/>
        <w:ind w:left="360"/>
        <w:jc w:val="left"/>
        <w:rPr>
          <w:rFonts w:ascii="inherit" w:eastAsia="宋体" w:hAnsi="inherit" w:cs="Arial" w:hint="eastAsia"/>
          <w:color w:val="34302D"/>
          <w:kern w:val="0"/>
          <w:sz w:val="24"/>
          <w:szCs w:val="24"/>
        </w:rPr>
      </w:pPr>
      <w:hyperlink r:id="rId22" w:anchor="beans-annotation-config" w:history="1">
        <w:r w:rsidR="00BA0D5D" w:rsidRPr="00BA0D5D">
          <w:rPr>
            <w:rFonts w:ascii="inherit" w:eastAsia="宋体" w:hAnsi="inherit" w:cs="Arial"/>
            <w:color w:val="548E2E"/>
            <w:kern w:val="0"/>
            <w:sz w:val="24"/>
            <w:szCs w:val="24"/>
            <w:u w:val="single"/>
          </w:rPr>
          <w:t>Annotation-based configuration</w:t>
        </w:r>
      </w:hyperlink>
      <w:r w:rsidR="00BA0D5D" w:rsidRPr="00BA0D5D">
        <w:rPr>
          <w:rFonts w:ascii="inherit" w:eastAsia="宋体" w:hAnsi="inherit" w:cs="Arial"/>
          <w:color w:val="34302D"/>
          <w:kern w:val="0"/>
          <w:sz w:val="24"/>
          <w:szCs w:val="24"/>
        </w:rPr>
        <w:t>: Spring 2.5 introduced support for annotation-based configuration metadata.</w:t>
      </w:r>
    </w:p>
    <w:p w:rsidR="00BA0D5D" w:rsidRDefault="003D7FE9" w:rsidP="00BA0D5D">
      <w:pPr>
        <w:widowControl/>
        <w:numPr>
          <w:ilvl w:val="0"/>
          <w:numId w:val="2"/>
        </w:numPr>
        <w:shd w:val="clear" w:color="auto" w:fill="FFFFFF"/>
        <w:spacing w:after="150"/>
        <w:ind w:left="360"/>
        <w:jc w:val="left"/>
        <w:rPr>
          <w:rFonts w:ascii="inherit" w:eastAsia="宋体" w:hAnsi="inherit" w:cs="Arial" w:hint="eastAsia"/>
          <w:color w:val="34302D"/>
          <w:kern w:val="0"/>
          <w:sz w:val="24"/>
          <w:szCs w:val="24"/>
        </w:rPr>
      </w:pPr>
      <w:hyperlink r:id="rId23" w:anchor="beans-java" w:history="1">
        <w:r w:rsidR="00BA0D5D" w:rsidRPr="00BA0D5D">
          <w:rPr>
            <w:rFonts w:ascii="inherit" w:eastAsia="宋体" w:hAnsi="inherit" w:cs="Arial"/>
            <w:color w:val="548E2E"/>
            <w:kern w:val="0"/>
            <w:sz w:val="24"/>
            <w:szCs w:val="24"/>
            <w:u w:val="single"/>
          </w:rPr>
          <w:t>Java-based configuration</w:t>
        </w:r>
      </w:hyperlink>
      <w:r w:rsidR="00BA0D5D" w:rsidRPr="00BA0D5D">
        <w:rPr>
          <w:rFonts w:ascii="inherit" w:eastAsia="宋体" w:hAnsi="inherit" w:cs="Arial"/>
          <w:color w:val="34302D"/>
          <w:kern w:val="0"/>
          <w:sz w:val="24"/>
          <w:szCs w:val="24"/>
        </w:rPr>
        <w:t>: Starting with Spring 3.0, many features provided by the Spring JavaConfig project became part of the core Spring Framework. Thus, you can define beans external to your application classes by using Java rather than XML files. To use these new features, see the </w:t>
      </w:r>
      <w:hyperlink r:id="rId24" w:history="1">
        <w:r w:rsidR="00BA0D5D" w:rsidRPr="00BA0D5D">
          <w:rPr>
            <w:rFonts w:ascii="Consolas" w:eastAsia="宋体" w:hAnsi="Consolas" w:cs="宋体"/>
            <w:color w:val="548E2E"/>
            <w:kern w:val="0"/>
            <w:sz w:val="23"/>
            <w:szCs w:val="23"/>
            <w:u w:val="single"/>
            <w:shd w:val="clear" w:color="auto" w:fill="F7F7F8"/>
          </w:rPr>
          <w:t>@Configuration</w:t>
        </w:r>
      </w:hyperlink>
      <w:r w:rsidR="00BA0D5D" w:rsidRPr="00BA0D5D">
        <w:rPr>
          <w:rFonts w:ascii="inherit" w:eastAsia="宋体" w:hAnsi="inherit" w:cs="Arial"/>
          <w:color w:val="34302D"/>
          <w:kern w:val="0"/>
          <w:sz w:val="24"/>
          <w:szCs w:val="24"/>
        </w:rPr>
        <w:t>, </w:t>
      </w:r>
      <w:hyperlink r:id="rId25" w:history="1">
        <w:r w:rsidR="00BA0D5D" w:rsidRPr="00BA0D5D">
          <w:rPr>
            <w:rFonts w:ascii="Consolas" w:eastAsia="宋体" w:hAnsi="Consolas" w:cs="宋体"/>
            <w:color w:val="548E2E"/>
            <w:kern w:val="0"/>
            <w:sz w:val="23"/>
            <w:szCs w:val="23"/>
            <w:u w:val="single"/>
            <w:shd w:val="clear" w:color="auto" w:fill="F7F7F8"/>
          </w:rPr>
          <w:t>@Bean</w:t>
        </w:r>
      </w:hyperlink>
      <w:r w:rsidR="00BA0D5D" w:rsidRPr="00BA0D5D">
        <w:rPr>
          <w:rFonts w:ascii="inherit" w:eastAsia="宋体" w:hAnsi="inherit" w:cs="Arial"/>
          <w:color w:val="34302D"/>
          <w:kern w:val="0"/>
          <w:sz w:val="24"/>
          <w:szCs w:val="24"/>
        </w:rPr>
        <w:t>, </w:t>
      </w:r>
      <w:hyperlink r:id="rId26" w:history="1">
        <w:r w:rsidR="00BA0D5D" w:rsidRPr="00BA0D5D">
          <w:rPr>
            <w:rFonts w:ascii="Consolas" w:eastAsia="宋体" w:hAnsi="Consolas" w:cs="宋体"/>
            <w:color w:val="548E2E"/>
            <w:kern w:val="0"/>
            <w:sz w:val="23"/>
            <w:szCs w:val="23"/>
            <w:u w:val="single"/>
            <w:shd w:val="clear" w:color="auto" w:fill="F7F7F8"/>
          </w:rPr>
          <w:t>@Import</w:t>
        </w:r>
      </w:hyperlink>
      <w:r w:rsidR="00BA0D5D" w:rsidRPr="00BA0D5D">
        <w:rPr>
          <w:rFonts w:ascii="inherit" w:eastAsia="宋体" w:hAnsi="inherit" w:cs="Arial"/>
          <w:color w:val="34302D"/>
          <w:kern w:val="0"/>
          <w:sz w:val="24"/>
          <w:szCs w:val="24"/>
        </w:rPr>
        <w:t>, and </w:t>
      </w:r>
      <w:hyperlink r:id="rId27" w:history="1">
        <w:r w:rsidR="00BA0D5D" w:rsidRPr="00BA0D5D">
          <w:rPr>
            <w:rFonts w:ascii="Consolas" w:eastAsia="宋体" w:hAnsi="Consolas" w:cs="宋体"/>
            <w:color w:val="548E2E"/>
            <w:kern w:val="0"/>
            <w:sz w:val="23"/>
            <w:szCs w:val="23"/>
            <w:u w:val="single"/>
            <w:shd w:val="clear" w:color="auto" w:fill="F7F7F8"/>
          </w:rPr>
          <w:t>@DependsOn</w:t>
        </w:r>
      </w:hyperlink>
      <w:r w:rsidR="00BA0D5D" w:rsidRPr="00BA0D5D">
        <w:rPr>
          <w:rFonts w:ascii="inherit" w:eastAsia="宋体" w:hAnsi="inherit" w:cs="Arial"/>
          <w:color w:val="34302D"/>
          <w:kern w:val="0"/>
          <w:sz w:val="24"/>
          <w:szCs w:val="24"/>
        </w:rPr>
        <w:t> annotations.</w:t>
      </w:r>
    </w:p>
    <w:p w:rsidR="003D256D" w:rsidRPr="003D256D" w:rsidRDefault="003D256D" w:rsidP="003D256D">
      <w:pPr>
        <w:widowControl/>
        <w:shd w:val="clear" w:color="auto" w:fill="FFFFFF"/>
        <w:spacing w:after="300"/>
        <w:jc w:val="left"/>
        <w:rPr>
          <w:rFonts w:ascii="inherit" w:eastAsia="宋体" w:hAnsi="inherit" w:cs="Arial" w:hint="eastAsia"/>
          <w:color w:val="34302D"/>
          <w:kern w:val="0"/>
          <w:sz w:val="24"/>
          <w:szCs w:val="24"/>
        </w:rPr>
      </w:pPr>
      <w:r w:rsidRPr="003D256D">
        <w:rPr>
          <w:rFonts w:ascii="inherit" w:eastAsia="宋体" w:hAnsi="inherit" w:cs="Arial"/>
          <w:color w:val="34302D"/>
          <w:kern w:val="0"/>
          <w:sz w:val="24"/>
          <w:szCs w:val="24"/>
        </w:rPr>
        <w:t>有关在</w:t>
      </w:r>
      <w:r w:rsidRPr="003D256D">
        <w:rPr>
          <w:rFonts w:ascii="inherit" w:eastAsia="宋体" w:hAnsi="inherit" w:cs="Arial"/>
          <w:color w:val="34302D"/>
          <w:kern w:val="0"/>
          <w:sz w:val="24"/>
          <w:szCs w:val="24"/>
        </w:rPr>
        <w:t>Spring</w:t>
      </w:r>
      <w:r w:rsidRPr="003D256D">
        <w:rPr>
          <w:rFonts w:ascii="inherit" w:eastAsia="宋体" w:hAnsi="inherit" w:cs="Arial"/>
          <w:color w:val="34302D"/>
          <w:kern w:val="0"/>
          <w:sz w:val="24"/>
          <w:szCs w:val="24"/>
        </w:rPr>
        <w:t>容器中使用其他形式的元数据的信息，请参阅：</w:t>
      </w:r>
    </w:p>
    <w:p w:rsidR="003D256D" w:rsidRPr="003D256D" w:rsidRDefault="003D7FE9" w:rsidP="002401A5">
      <w:pPr>
        <w:widowControl/>
        <w:numPr>
          <w:ilvl w:val="0"/>
          <w:numId w:val="67"/>
        </w:numPr>
        <w:shd w:val="clear" w:color="auto" w:fill="FFFFFF"/>
        <w:spacing w:after="150"/>
        <w:ind w:left="360"/>
        <w:jc w:val="left"/>
        <w:rPr>
          <w:rFonts w:ascii="inherit" w:eastAsia="宋体" w:hAnsi="inherit" w:cs="Arial" w:hint="eastAsia"/>
          <w:color w:val="34302D"/>
          <w:kern w:val="0"/>
          <w:sz w:val="24"/>
          <w:szCs w:val="24"/>
        </w:rPr>
      </w:pPr>
      <w:hyperlink r:id="rId28" w:anchor="beans-annotation-config" w:history="1">
        <w:r w:rsidR="003D256D" w:rsidRPr="003D256D">
          <w:rPr>
            <w:rFonts w:ascii="inherit" w:eastAsia="宋体" w:hAnsi="inherit" w:cs="Arial"/>
            <w:color w:val="548E2E"/>
            <w:kern w:val="0"/>
            <w:sz w:val="24"/>
            <w:szCs w:val="24"/>
            <w:u w:val="single"/>
          </w:rPr>
          <w:t>基于注释的配置</w:t>
        </w:r>
      </w:hyperlink>
      <w:r w:rsidR="003D256D" w:rsidRPr="003D256D">
        <w:rPr>
          <w:rFonts w:ascii="inherit" w:eastAsia="宋体" w:hAnsi="inherit" w:cs="Arial"/>
          <w:color w:val="34302D"/>
          <w:kern w:val="0"/>
          <w:sz w:val="24"/>
          <w:szCs w:val="24"/>
        </w:rPr>
        <w:t>：</w:t>
      </w:r>
      <w:r w:rsidR="003D256D" w:rsidRPr="003D256D">
        <w:rPr>
          <w:rFonts w:ascii="inherit" w:eastAsia="宋体" w:hAnsi="inherit" w:cs="Arial"/>
          <w:color w:val="34302D"/>
          <w:kern w:val="0"/>
          <w:sz w:val="24"/>
          <w:szCs w:val="24"/>
        </w:rPr>
        <w:t>Spring 2.5</w:t>
      </w:r>
      <w:r w:rsidR="003D256D" w:rsidRPr="003D256D">
        <w:rPr>
          <w:rFonts w:ascii="inherit" w:eastAsia="宋体" w:hAnsi="inherit" w:cs="Arial"/>
          <w:color w:val="34302D"/>
          <w:kern w:val="0"/>
          <w:sz w:val="24"/>
          <w:szCs w:val="24"/>
        </w:rPr>
        <w:t>引入了对基于注释的配置元数据的支持。</w:t>
      </w:r>
    </w:p>
    <w:p w:rsidR="003D256D" w:rsidRPr="003D256D" w:rsidRDefault="003D7FE9" w:rsidP="002401A5">
      <w:pPr>
        <w:widowControl/>
        <w:numPr>
          <w:ilvl w:val="0"/>
          <w:numId w:val="67"/>
        </w:numPr>
        <w:shd w:val="clear" w:color="auto" w:fill="FFFFFF"/>
        <w:spacing w:after="150"/>
        <w:ind w:left="360"/>
        <w:jc w:val="left"/>
        <w:rPr>
          <w:rFonts w:ascii="inherit" w:eastAsia="宋体" w:hAnsi="inherit" w:cs="Arial" w:hint="eastAsia"/>
          <w:color w:val="34302D"/>
          <w:kern w:val="0"/>
          <w:sz w:val="24"/>
          <w:szCs w:val="24"/>
        </w:rPr>
      </w:pPr>
      <w:hyperlink r:id="rId29" w:anchor="beans-java" w:history="1">
        <w:r w:rsidR="003D256D" w:rsidRPr="003D256D">
          <w:rPr>
            <w:rFonts w:ascii="inherit" w:eastAsia="宋体" w:hAnsi="inherit" w:cs="Arial"/>
            <w:color w:val="548E2E"/>
            <w:kern w:val="0"/>
            <w:sz w:val="24"/>
            <w:szCs w:val="24"/>
            <w:u w:val="single"/>
          </w:rPr>
          <w:t>基于</w:t>
        </w:r>
        <w:r w:rsidR="003D256D" w:rsidRPr="003D256D">
          <w:rPr>
            <w:rFonts w:ascii="inherit" w:eastAsia="宋体" w:hAnsi="inherit" w:cs="Arial"/>
            <w:color w:val="548E2E"/>
            <w:kern w:val="0"/>
            <w:sz w:val="24"/>
            <w:szCs w:val="24"/>
            <w:u w:val="single"/>
          </w:rPr>
          <w:t>Java</w:t>
        </w:r>
        <w:r w:rsidR="003D256D" w:rsidRPr="003D256D">
          <w:rPr>
            <w:rFonts w:ascii="inherit" w:eastAsia="宋体" w:hAnsi="inherit" w:cs="Arial"/>
            <w:color w:val="548E2E"/>
            <w:kern w:val="0"/>
            <w:sz w:val="24"/>
            <w:szCs w:val="24"/>
            <w:u w:val="single"/>
          </w:rPr>
          <w:t>的配置</w:t>
        </w:r>
      </w:hyperlink>
      <w:r w:rsidR="003D256D" w:rsidRPr="003D256D">
        <w:rPr>
          <w:rFonts w:ascii="inherit" w:eastAsia="宋体" w:hAnsi="inherit" w:cs="Arial"/>
          <w:color w:val="34302D"/>
          <w:kern w:val="0"/>
          <w:sz w:val="24"/>
          <w:szCs w:val="24"/>
        </w:rPr>
        <w:t>：从</w:t>
      </w:r>
      <w:r w:rsidR="003D256D" w:rsidRPr="003D256D">
        <w:rPr>
          <w:rFonts w:ascii="inherit" w:eastAsia="宋体" w:hAnsi="inherit" w:cs="Arial"/>
          <w:color w:val="34302D"/>
          <w:kern w:val="0"/>
          <w:sz w:val="24"/>
          <w:szCs w:val="24"/>
        </w:rPr>
        <w:t>Spring 3.0</w:t>
      </w:r>
      <w:r w:rsidR="003D256D" w:rsidRPr="003D256D">
        <w:rPr>
          <w:rFonts w:ascii="inherit" w:eastAsia="宋体" w:hAnsi="inherit" w:cs="Arial"/>
          <w:color w:val="34302D"/>
          <w:kern w:val="0"/>
          <w:sz w:val="24"/>
          <w:szCs w:val="24"/>
        </w:rPr>
        <w:t>开始，</w:t>
      </w:r>
      <w:r w:rsidR="003D256D" w:rsidRPr="003D256D">
        <w:rPr>
          <w:rFonts w:ascii="inherit" w:eastAsia="宋体" w:hAnsi="inherit" w:cs="Arial"/>
          <w:color w:val="34302D"/>
          <w:kern w:val="0"/>
          <w:sz w:val="24"/>
          <w:szCs w:val="24"/>
        </w:rPr>
        <w:t>Spring JavaConfig</w:t>
      </w:r>
      <w:r w:rsidR="003D256D" w:rsidRPr="003D256D">
        <w:rPr>
          <w:rFonts w:ascii="inherit" w:eastAsia="宋体" w:hAnsi="inherit" w:cs="Arial"/>
          <w:color w:val="34302D"/>
          <w:kern w:val="0"/>
          <w:sz w:val="24"/>
          <w:szCs w:val="24"/>
        </w:rPr>
        <w:t>项目提供的许多功能成为核心</w:t>
      </w:r>
      <w:r w:rsidR="003D256D" w:rsidRPr="003D256D">
        <w:rPr>
          <w:rFonts w:ascii="inherit" w:eastAsia="宋体" w:hAnsi="inherit" w:cs="Arial"/>
          <w:color w:val="34302D"/>
          <w:kern w:val="0"/>
          <w:sz w:val="24"/>
          <w:szCs w:val="24"/>
        </w:rPr>
        <w:t>Spring Framework</w:t>
      </w:r>
      <w:r w:rsidR="003D256D" w:rsidRPr="003D256D">
        <w:rPr>
          <w:rFonts w:ascii="inherit" w:eastAsia="宋体" w:hAnsi="inherit" w:cs="Arial"/>
          <w:color w:val="34302D"/>
          <w:kern w:val="0"/>
          <w:sz w:val="24"/>
          <w:szCs w:val="24"/>
        </w:rPr>
        <w:t>的一部分。因此，您可以使用</w:t>
      </w:r>
      <w:r w:rsidR="003D256D" w:rsidRPr="003D256D">
        <w:rPr>
          <w:rFonts w:ascii="inherit" w:eastAsia="宋体" w:hAnsi="inherit" w:cs="Arial"/>
          <w:color w:val="34302D"/>
          <w:kern w:val="0"/>
          <w:sz w:val="24"/>
          <w:szCs w:val="24"/>
        </w:rPr>
        <w:t>Java</w:t>
      </w:r>
      <w:r w:rsidR="003D256D" w:rsidRPr="003D256D">
        <w:rPr>
          <w:rFonts w:ascii="inherit" w:eastAsia="宋体" w:hAnsi="inherit" w:cs="Arial"/>
          <w:color w:val="34302D"/>
          <w:kern w:val="0"/>
          <w:sz w:val="24"/>
          <w:szCs w:val="24"/>
        </w:rPr>
        <w:t>而不是</w:t>
      </w:r>
      <w:r w:rsidR="003D256D" w:rsidRPr="003D256D">
        <w:rPr>
          <w:rFonts w:ascii="inherit" w:eastAsia="宋体" w:hAnsi="inherit" w:cs="Arial"/>
          <w:color w:val="34302D"/>
          <w:kern w:val="0"/>
          <w:sz w:val="24"/>
          <w:szCs w:val="24"/>
        </w:rPr>
        <w:t>XML</w:t>
      </w:r>
      <w:r w:rsidR="003D256D" w:rsidRPr="003D256D">
        <w:rPr>
          <w:rFonts w:ascii="inherit" w:eastAsia="宋体" w:hAnsi="inherit" w:cs="Arial"/>
          <w:color w:val="34302D"/>
          <w:kern w:val="0"/>
          <w:sz w:val="24"/>
          <w:szCs w:val="24"/>
        </w:rPr>
        <w:t>文件在应用程序类外部定义</w:t>
      </w:r>
      <w:r w:rsidR="003D256D" w:rsidRPr="003D256D">
        <w:rPr>
          <w:rFonts w:ascii="inherit" w:eastAsia="宋体" w:hAnsi="inherit" w:cs="Arial"/>
          <w:color w:val="34302D"/>
          <w:kern w:val="0"/>
          <w:sz w:val="24"/>
          <w:szCs w:val="24"/>
        </w:rPr>
        <w:t>bean</w:t>
      </w:r>
      <w:r w:rsidR="003D256D" w:rsidRPr="003D256D">
        <w:rPr>
          <w:rFonts w:ascii="inherit" w:eastAsia="宋体" w:hAnsi="inherit" w:cs="Arial"/>
          <w:color w:val="34302D"/>
          <w:kern w:val="0"/>
          <w:sz w:val="24"/>
          <w:szCs w:val="24"/>
        </w:rPr>
        <w:t>。要使用这些新功能，请参阅</w:t>
      </w:r>
      <w:r w:rsidR="003D256D" w:rsidRPr="003D256D">
        <w:rPr>
          <w:rFonts w:ascii="inherit" w:eastAsia="宋体" w:hAnsi="inherit" w:cs="Arial"/>
          <w:color w:val="34302D"/>
          <w:kern w:val="0"/>
          <w:sz w:val="24"/>
          <w:szCs w:val="24"/>
        </w:rPr>
        <w:t> </w:t>
      </w:r>
      <w:hyperlink r:id="rId30" w:history="1">
        <w:r w:rsidR="003D256D" w:rsidRPr="003D256D">
          <w:rPr>
            <w:rFonts w:ascii="Consolas" w:eastAsia="宋体" w:hAnsi="Consolas" w:cs="宋体"/>
            <w:color w:val="548E2E"/>
            <w:kern w:val="0"/>
            <w:sz w:val="23"/>
            <w:szCs w:val="23"/>
            <w:u w:val="single"/>
            <w:shd w:val="clear" w:color="auto" w:fill="F7F7F8"/>
          </w:rPr>
          <w:t>@Configuration</w:t>
        </w:r>
      </w:hyperlink>
      <w:r w:rsidR="003D256D" w:rsidRPr="003D256D">
        <w:rPr>
          <w:rFonts w:ascii="inherit" w:eastAsia="宋体" w:hAnsi="inherit" w:cs="Arial"/>
          <w:color w:val="34302D"/>
          <w:kern w:val="0"/>
          <w:sz w:val="24"/>
          <w:szCs w:val="24"/>
        </w:rPr>
        <w:t>，</w:t>
      </w:r>
      <w:r w:rsidR="003D256D" w:rsidRPr="003D256D">
        <w:rPr>
          <w:rFonts w:ascii="inherit" w:eastAsia="宋体" w:hAnsi="inherit" w:cs="Arial"/>
          <w:color w:val="34302D"/>
          <w:kern w:val="0"/>
          <w:sz w:val="24"/>
          <w:szCs w:val="24"/>
        </w:rPr>
        <w:t> </w:t>
      </w:r>
      <w:hyperlink r:id="rId31" w:history="1">
        <w:r w:rsidR="003D256D" w:rsidRPr="003D256D">
          <w:rPr>
            <w:rFonts w:ascii="Consolas" w:eastAsia="宋体" w:hAnsi="Consolas" w:cs="宋体"/>
            <w:color w:val="548E2E"/>
            <w:kern w:val="0"/>
            <w:sz w:val="23"/>
            <w:szCs w:val="23"/>
            <w:u w:val="single"/>
            <w:shd w:val="clear" w:color="auto" w:fill="F7F7F8"/>
          </w:rPr>
          <w:t>@Bean</w:t>
        </w:r>
      </w:hyperlink>
      <w:r w:rsidR="003D256D" w:rsidRPr="003D256D">
        <w:rPr>
          <w:rFonts w:ascii="inherit" w:eastAsia="宋体" w:hAnsi="inherit" w:cs="Arial"/>
          <w:color w:val="34302D"/>
          <w:kern w:val="0"/>
          <w:sz w:val="24"/>
          <w:szCs w:val="24"/>
        </w:rPr>
        <w:t>，</w:t>
      </w:r>
      <w:r w:rsidR="003D256D" w:rsidRPr="003D256D">
        <w:rPr>
          <w:rFonts w:ascii="inherit" w:eastAsia="宋体" w:hAnsi="inherit" w:cs="Arial"/>
          <w:color w:val="34302D"/>
          <w:kern w:val="0"/>
          <w:sz w:val="24"/>
          <w:szCs w:val="24"/>
        </w:rPr>
        <w:t> </w:t>
      </w:r>
      <w:hyperlink r:id="rId32" w:history="1">
        <w:r w:rsidR="003D256D" w:rsidRPr="003D256D">
          <w:rPr>
            <w:rFonts w:ascii="Consolas" w:eastAsia="宋体" w:hAnsi="Consolas" w:cs="宋体"/>
            <w:color w:val="548E2E"/>
            <w:kern w:val="0"/>
            <w:sz w:val="23"/>
            <w:szCs w:val="23"/>
            <w:u w:val="single"/>
            <w:shd w:val="clear" w:color="auto" w:fill="F7F7F8"/>
          </w:rPr>
          <w:t>@Import</w:t>
        </w:r>
      </w:hyperlink>
      <w:r w:rsidR="003D256D" w:rsidRPr="003D256D">
        <w:rPr>
          <w:rFonts w:ascii="inherit" w:eastAsia="宋体" w:hAnsi="inherit" w:cs="Arial"/>
          <w:color w:val="34302D"/>
          <w:kern w:val="0"/>
          <w:sz w:val="24"/>
          <w:szCs w:val="24"/>
        </w:rPr>
        <w:t>，和</w:t>
      </w:r>
      <w:hyperlink r:id="rId33" w:history="1">
        <w:r w:rsidR="003D256D" w:rsidRPr="003D256D">
          <w:rPr>
            <w:rFonts w:ascii="Consolas" w:eastAsia="宋体" w:hAnsi="Consolas" w:cs="宋体"/>
            <w:color w:val="487A28"/>
            <w:kern w:val="0"/>
            <w:sz w:val="23"/>
            <w:szCs w:val="23"/>
            <w:u w:val="single"/>
            <w:shd w:val="clear" w:color="auto" w:fill="F7F7F8"/>
          </w:rPr>
          <w:t>@DependsOn</w:t>
        </w:r>
      </w:hyperlink>
      <w:r w:rsidR="003D256D" w:rsidRPr="003D256D">
        <w:rPr>
          <w:rFonts w:ascii="inherit" w:eastAsia="宋体" w:hAnsi="inherit" w:cs="Arial"/>
          <w:color w:val="34302D"/>
          <w:kern w:val="0"/>
          <w:sz w:val="24"/>
          <w:szCs w:val="24"/>
        </w:rPr>
        <w:t>注释。</w:t>
      </w:r>
    </w:p>
    <w:p w:rsidR="003D256D" w:rsidRPr="00BA0D5D" w:rsidRDefault="003D256D" w:rsidP="003D256D">
      <w:pPr>
        <w:widowControl/>
        <w:shd w:val="clear" w:color="auto" w:fill="FFFFFF"/>
        <w:spacing w:after="15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configuration consists of at least one and typically more than one bean definition that the container must manage. XML-based configuration metadata configures these beans as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elements inside a top-level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Java configuration typically uses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-annotated methods within a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w:t>
      </w:r>
    </w:p>
    <w:p w:rsidR="003D256D" w:rsidRPr="00BA0D5D" w:rsidRDefault="003D256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配置包含容器必须管理的至少一个且通常不止一个</w:t>
      </w:r>
      <w:r>
        <w:rPr>
          <w:rFonts w:ascii="Arial" w:hAnsi="Arial" w:cs="Arial"/>
          <w:color w:val="34302D"/>
          <w:shd w:val="clear" w:color="auto" w:fill="FFFFFF"/>
        </w:rPr>
        <w:t>bean</w:t>
      </w:r>
      <w:r>
        <w:rPr>
          <w:rFonts w:ascii="Arial" w:hAnsi="Arial" w:cs="Arial"/>
          <w:color w:val="34302D"/>
          <w:shd w:val="clear" w:color="auto" w:fill="FFFFFF"/>
        </w:rPr>
        <w:t>定义。基于</w:t>
      </w:r>
      <w:r>
        <w:rPr>
          <w:rFonts w:ascii="Arial" w:hAnsi="Arial" w:cs="Arial"/>
          <w:color w:val="34302D"/>
          <w:shd w:val="clear" w:color="auto" w:fill="FFFFFF"/>
        </w:rPr>
        <w:t>XML</w:t>
      </w:r>
      <w:r>
        <w:rPr>
          <w:rFonts w:ascii="Arial" w:hAnsi="Arial" w:cs="Arial"/>
          <w:color w:val="34302D"/>
          <w:shd w:val="clear" w:color="auto" w:fill="FFFFFF"/>
        </w:rPr>
        <w:t>的配置元数据将这些</w:t>
      </w:r>
      <w:r>
        <w:rPr>
          <w:rFonts w:ascii="Arial" w:hAnsi="Arial" w:cs="Arial"/>
          <w:color w:val="34302D"/>
          <w:shd w:val="clear" w:color="auto" w:fill="FFFFFF"/>
        </w:rPr>
        <w:t>bean</w:t>
      </w:r>
      <w:r>
        <w:rPr>
          <w:rFonts w:ascii="Arial" w:hAnsi="Arial" w:cs="Arial"/>
          <w:color w:val="34302D"/>
          <w:shd w:val="clear" w:color="auto" w:fill="FFFFFF"/>
        </w:rPr>
        <w:t>配置为</w:t>
      </w:r>
      <w:ins w:id="435" w:author="zhang alex" w:date="2019-07-28T11:22:00Z">
        <w:r w:rsidR="007F243E">
          <w:rPr>
            <w:rFonts w:ascii="Arial" w:hAnsi="Arial" w:cs="Arial"/>
            <w:color w:val="34302D"/>
            <w:shd w:val="clear" w:color="auto" w:fill="FFFFFF"/>
          </w:rPr>
          <w:t>顶级元素</w:t>
        </w:r>
      </w:ins>
      <w:r>
        <w:rPr>
          <w:rStyle w:val="HTML"/>
          <w:rFonts w:ascii="Consolas" w:hAnsi="Consolas"/>
          <w:sz w:val="23"/>
          <w:szCs w:val="23"/>
          <w:shd w:val="clear" w:color="auto" w:fill="F7F7F8"/>
        </w:rPr>
        <w:t>&lt;bean</w:t>
      </w:r>
      <w:ins w:id="436" w:author="zhang alex" w:date="2019-07-28T11:21:00Z">
        <w:r w:rsidR="00931D33">
          <w:rPr>
            <w:rStyle w:val="HTML"/>
            <w:rFonts w:ascii="Consolas" w:hAnsi="Consolas" w:hint="eastAsia"/>
            <w:sz w:val="23"/>
            <w:szCs w:val="23"/>
            <w:shd w:val="clear" w:color="auto" w:fill="F7F7F8"/>
          </w:rPr>
          <w:t>s</w:t>
        </w:r>
      </w:ins>
      <w:r>
        <w:rPr>
          <w:rStyle w:val="HTML"/>
          <w:rFonts w:ascii="Consolas" w:hAnsi="Consolas"/>
          <w:sz w:val="23"/>
          <w:szCs w:val="23"/>
          <w:shd w:val="clear" w:color="auto" w:fill="F7F7F8"/>
        </w:rPr>
        <w:t>/&gt;</w:t>
      </w:r>
      <w:del w:id="437" w:author="zhang alex" w:date="2019-07-28T11:22:00Z">
        <w:r w:rsidDel="007F243E">
          <w:rPr>
            <w:rFonts w:ascii="Arial" w:hAnsi="Arial" w:cs="Arial"/>
            <w:color w:val="34302D"/>
            <w:shd w:val="clear" w:color="auto" w:fill="FFFFFF"/>
          </w:rPr>
          <w:delText>顶级元素</w:delText>
        </w:r>
      </w:del>
      <w:r>
        <w:rPr>
          <w:rFonts w:ascii="Arial" w:hAnsi="Arial" w:cs="Arial"/>
          <w:color w:val="34302D"/>
          <w:shd w:val="clear" w:color="auto" w:fill="FFFFFF"/>
        </w:rPr>
        <w:t>内的</w:t>
      </w:r>
      <w:r>
        <w:rPr>
          <w:rStyle w:val="HTML"/>
          <w:rFonts w:ascii="Consolas" w:hAnsi="Consolas"/>
          <w:sz w:val="23"/>
          <w:szCs w:val="23"/>
          <w:shd w:val="clear" w:color="auto" w:fill="F7F7F8"/>
        </w:rPr>
        <w:t>&lt;bean</w:t>
      </w:r>
      <w:del w:id="438" w:author="zhang alex" w:date="2019-07-28T11:22:00Z">
        <w:r w:rsidDel="00931D33">
          <w:rPr>
            <w:rStyle w:val="HTML"/>
            <w:rFonts w:ascii="Consolas" w:hAnsi="Consolas"/>
            <w:sz w:val="23"/>
            <w:szCs w:val="23"/>
            <w:shd w:val="clear" w:color="auto" w:fill="F7F7F8"/>
          </w:rPr>
          <w:delText>s</w:delText>
        </w:r>
      </w:del>
      <w:r>
        <w:rPr>
          <w:rStyle w:val="HTML"/>
          <w:rFonts w:ascii="Consolas" w:hAnsi="Consolas"/>
          <w:sz w:val="23"/>
          <w:szCs w:val="23"/>
          <w:shd w:val="clear" w:color="auto" w:fill="F7F7F8"/>
        </w:rPr>
        <w:t>/&gt;</w:t>
      </w:r>
      <w:r>
        <w:rPr>
          <w:rFonts w:ascii="Arial" w:hAnsi="Arial" w:cs="Arial"/>
          <w:color w:val="34302D"/>
          <w:shd w:val="clear" w:color="auto" w:fill="FFFFFF"/>
        </w:rPr>
        <w:t>元素。</w:t>
      </w:r>
      <w:r>
        <w:rPr>
          <w:rFonts w:ascii="Arial" w:hAnsi="Arial" w:cs="Arial"/>
          <w:color w:val="34302D"/>
          <w:shd w:val="clear" w:color="auto" w:fill="FFFFFF"/>
        </w:rPr>
        <w:t>Java</w:t>
      </w:r>
      <w:r>
        <w:rPr>
          <w:rFonts w:ascii="Arial" w:hAnsi="Arial" w:cs="Arial"/>
          <w:color w:val="34302D"/>
          <w:shd w:val="clear" w:color="auto" w:fill="FFFFFF"/>
        </w:rPr>
        <w:t>配置通常</w:t>
      </w:r>
      <w:ins w:id="439" w:author="zhang alex" w:date="2019-07-28T11:23:00Z">
        <w:r w:rsidR="007F243E">
          <w:rPr>
            <w:rFonts w:ascii="Arial" w:hAnsi="Arial" w:cs="Arial"/>
            <w:color w:val="34302D"/>
            <w:shd w:val="clear" w:color="auto" w:fill="FFFFFF"/>
          </w:rPr>
          <w:t>在</w:t>
        </w:r>
        <w:r w:rsidR="007F243E">
          <w:rPr>
            <w:rStyle w:val="HTML"/>
            <w:rFonts w:ascii="Consolas" w:hAnsi="Consolas"/>
            <w:sz w:val="23"/>
            <w:szCs w:val="23"/>
            <w:shd w:val="clear" w:color="auto" w:fill="F7F7F8"/>
          </w:rPr>
          <w:t>@Configuration</w:t>
        </w:r>
        <w:r w:rsidR="007F243E">
          <w:rPr>
            <w:rFonts w:ascii="Arial" w:hAnsi="Arial" w:cs="Arial"/>
            <w:color w:val="34302D"/>
            <w:shd w:val="clear" w:color="auto" w:fill="FFFFFF"/>
          </w:rPr>
          <w:t>类</w:t>
        </w:r>
        <w:r w:rsidR="007F243E">
          <w:rPr>
            <w:rFonts w:ascii="Arial" w:hAnsi="Arial" w:cs="Arial" w:hint="eastAsia"/>
            <w:color w:val="34302D"/>
            <w:shd w:val="clear" w:color="auto" w:fill="FFFFFF"/>
          </w:rPr>
          <w:t>中</w:t>
        </w:r>
        <w:r w:rsidR="00B05246">
          <w:rPr>
            <w:rFonts w:ascii="Arial" w:hAnsi="Arial" w:cs="Arial" w:hint="eastAsia"/>
            <w:color w:val="34302D"/>
            <w:shd w:val="clear" w:color="auto" w:fill="FFFFFF"/>
          </w:rPr>
          <w:t>使用</w:t>
        </w:r>
      </w:ins>
      <w:r>
        <w:rPr>
          <w:rStyle w:val="HTML"/>
          <w:rFonts w:ascii="Consolas" w:hAnsi="Consolas"/>
          <w:sz w:val="23"/>
          <w:szCs w:val="23"/>
          <w:shd w:val="clear" w:color="auto" w:fill="F7F7F8"/>
        </w:rPr>
        <w:t>@Bean</w:t>
      </w:r>
      <w:ins w:id="440" w:author="zhang alex" w:date="2019-07-28T11:23:00Z">
        <w:r w:rsidR="007F243E">
          <w:rPr>
            <w:rStyle w:val="HTML"/>
            <w:rFonts w:ascii="Consolas" w:hAnsi="Consolas"/>
            <w:sz w:val="23"/>
            <w:szCs w:val="23"/>
            <w:shd w:val="clear" w:color="auto" w:fill="F7F7F8"/>
          </w:rPr>
          <w:t>-</w:t>
        </w:r>
        <w:r w:rsidR="007F243E">
          <w:rPr>
            <w:rStyle w:val="HTML"/>
            <w:rFonts w:ascii="Consolas" w:hAnsi="Consolas" w:hint="eastAsia"/>
            <w:sz w:val="23"/>
            <w:szCs w:val="23"/>
            <w:shd w:val="clear" w:color="auto" w:fill="F7F7F8"/>
          </w:rPr>
          <w:t>annotated</w:t>
        </w:r>
      </w:ins>
      <w:del w:id="441" w:author="zhang alex" w:date="2019-07-28T11:23:00Z">
        <w:r w:rsidDel="007F243E">
          <w:rPr>
            <w:rFonts w:ascii="Arial" w:hAnsi="Arial" w:cs="Arial" w:hint="eastAsia"/>
            <w:color w:val="34302D"/>
            <w:shd w:val="clear" w:color="auto" w:fill="FFFFFF"/>
          </w:rPr>
          <w:delText>在</w:delText>
        </w:r>
        <w:r w:rsidDel="007F243E">
          <w:rPr>
            <w:rStyle w:val="HTML"/>
            <w:rFonts w:ascii="Consolas" w:hAnsi="Consolas" w:hint="eastAsia"/>
            <w:sz w:val="23"/>
            <w:szCs w:val="23"/>
            <w:shd w:val="clear" w:color="auto" w:fill="F7F7F8"/>
          </w:rPr>
          <w:delText>@Configuration</w:delText>
        </w:r>
        <w:r w:rsidDel="007F243E">
          <w:rPr>
            <w:rFonts w:ascii="Arial" w:hAnsi="Arial" w:cs="Arial" w:hint="eastAsia"/>
            <w:color w:val="34302D"/>
            <w:shd w:val="clear" w:color="auto" w:fill="FFFFFF"/>
          </w:rPr>
          <w:delText>类中使用</w:delText>
        </w:r>
      </w:del>
      <w:ins w:id="442" w:author="zhang alex" w:date="2019-07-28T11:23:00Z">
        <w:r w:rsidR="007F243E">
          <w:rPr>
            <w:rFonts w:ascii="Arial" w:hAnsi="Arial" w:cs="Arial" w:hint="eastAsia"/>
            <w:color w:val="34302D"/>
            <w:shd w:val="clear" w:color="auto" w:fill="FFFFFF"/>
          </w:rPr>
          <w:t>的</w:t>
        </w:r>
      </w:ins>
      <w:r>
        <w:rPr>
          <w:rFonts w:ascii="Arial" w:hAnsi="Arial" w:cs="Arial"/>
          <w:color w:val="34302D"/>
          <w:shd w:val="clear" w:color="auto" w:fill="FFFFFF"/>
        </w:rPr>
        <w:t>注释方法。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These bean definitions correspond to the actual objects that make up your application. Typically, you define service layer objects, data access objects (DAOs), presentation objects such as Struts </w:t>
      </w:r>
      <w:r w:rsidRPr="00BA0D5D">
        <w:rPr>
          <w:rFonts w:ascii="Consolas" w:eastAsia="宋体" w:hAnsi="Consolas" w:cs="宋体"/>
          <w:color w:val="34302D"/>
          <w:kern w:val="0"/>
          <w:sz w:val="23"/>
          <w:szCs w:val="23"/>
          <w:shd w:val="clear" w:color="auto" w:fill="F7F7F8"/>
        </w:rPr>
        <w:t>Action</w:t>
      </w:r>
      <w:r w:rsidRPr="00BA0D5D">
        <w:rPr>
          <w:rFonts w:ascii="inherit" w:eastAsia="宋体" w:hAnsi="inherit" w:cs="Arial"/>
          <w:color w:val="34302D"/>
          <w:kern w:val="0"/>
          <w:sz w:val="24"/>
          <w:szCs w:val="24"/>
        </w:rPr>
        <w:t> instances, infrastructure objects such as Hibernate </w:t>
      </w:r>
      <w:r w:rsidRPr="00BA0D5D">
        <w:rPr>
          <w:rFonts w:ascii="Consolas" w:eastAsia="宋体" w:hAnsi="Consolas" w:cs="宋体"/>
          <w:color w:val="34302D"/>
          <w:kern w:val="0"/>
          <w:sz w:val="23"/>
          <w:szCs w:val="23"/>
          <w:shd w:val="clear" w:color="auto" w:fill="F7F7F8"/>
        </w:rPr>
        <w:t>SessionFactories</w:t>
      </w:r>
      <w:r w:rsidRPr="00BA0D5D">
        <w:rPr>
          <w:rFonts w:ascii="inherit" w:eastAsia="宋体" w:hAnsi="inherit" w:cs="Arial"/>
          <w:color w:val="34302D"/>
          <w:kern w:val="0"/>
          <w:sz w:val="24"/>
          <w:szCs w:val="24"/>
        </w:rPr>
        <w:t>, JMS </w:t>
      </w:r>
      <w:r w:rsidRPr="00BA0D5D">
        <w:rPr>
          <w:rFonts w:ascii="Consolas" w:eastAsia="宋体" w:hAnsi="Consolas" w:cs="宋体"/>
          <w:color w:val="34302D"/>
          <w:kern w:val="0"/>
          <w:sz w:val="23"/>
          <w:szCs w:val="23"/>
          <w:shd w:val="clear" w:color="auto" w:fill="F7F7F8"/>
        </w:rPr>
        <w:t>Queues</w:t>
      </w:r>
      <w:r w:rsidRPr="00BA0D5D">
        <w:rPr>
          <w:rFonts w:ascii="inherit" w:eastAsia="宋体" w:hAnsi="inherit" w:cs="Arial"/>
          <w:color w:val="34302D"/>
          <w:kern w:val="0"/>
          <w:sz w:val="24"/>
          <w:szCs w:val="24"/>
        </w:rPr>
        <w:t>, and so forth. Typically, one does not configure fine-grained domain objects in the container, because it is usually the responsibility of DAOs and business logic to create and load domain objects. However, you can use Spring’s integration with AspectJ to configure objects that have been created outside the control of an IoC container. See </w:t>
      </w:r>
      <w:hyperlink r:id="rId34" w:anchor="aop-atconfigurable" w:history="1">
        <w:r w:rsidRPr="00BA0D5D">
          <w:rPr>
            <w:rFonts w:ascii="inherit" w:eastAsia="宋体" w:hAnsi="inherit" w:cs="Arial"/>
            <w:color w:val="548E2E"/>
            <w:kern w:val="0"/>
            <w:sz w:val="24"/>
            <w:szCs w:val="24"/>
            <w:u w:val="single"/>
          </w:rPr>
          <w:t>Using AspectJ to dependency-inject domain objects with Spring</w:t>
        </w:r>
      </w:hyperlink>
      <w:r w:rsidRPr="00BA0D5D">
        <w:rPr>
          <w:rFonts w:ascii="inherit" w:eastAsia="宋体" w:hAnsi="inherit" w:cs="Arial"/>
          <w:color w:val="34302D"/>
          <w:kern w:val="0"/>
          <w:sz w:val="24"/>
          <w:szCs w:val="24"/>
        </w:rPr>
        <w:t>.</w:t>
      </w:r>
    </w:p>
    <w:p w:rsidR="003D256D" w:rsidRPr="00BA0D5D" w:rsidRDefault="003D256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这些</w:t>
      </w:r>
      <w:r>
        <w:rPr>
          <w:rFonts w:ascii="Arial" w:hAnsi="Arial" w:cs="Arial"/>
          <w:color w:val="34302D"/>
          <w:shd w:val="clear" w:color="auto" w:fill="FFFFFF"/>
        </w:rPr>
        <w:t>bean</w:t>
      </w:r>
      <w:r>
        <w:rPr>
          <w:rFonts w:ascii="Arial" w:hAnsi="Arial" w:cs="Arial"/>
          <w:color w:val="34302D"/>
          <w:shd w:val="clear" w:color="auto" w:fill="FFFFFF"/>
        </w:rPr>
        <w:t>定义对应于构成应用程序的实际对象。通常，</w:t>
      </w:r>
      <w:ins w:id="443" w:author="zhang alex" w:date="2019-07-28T11:30:00Z">
        <w:r w:rsidR="00EE250E">
          <w:rPr>
            <w:rFonts w:ascii="Arial" w:hAnsi="Arial" w:cs="Arial" w:hint="eastAsia"/>
            <w:color w:val="34302D"/>
            <w:shd w:val="clear" w:color="auto" w:fill="FFFFFF"/>
          </w:rPr>
          <w:t>可以</w:t>
        </w:r>
      </w:ins>
      <w:del w:id="444" w:author="zhang alex" w:date="2019-07-28T11:25:00Z">
        <w:r w:rsidDel="00A74722">
          <w:rPr>
            <w:rFonts w:ascii="Arial" w:hAnsi="Arial" w:cs="Arial"/>
            <w:color w:val="34302D"/>
            <w:shd w:val="clear" w:color="auto" w:fill="FFFFFF"/>
          </w:rPr>
          <w:delText>您</w:delText>
        </w:r>
      </w:del>
      <w:r>
        <w:rPr>
          <w:rFonts w:ascii="Arial" w:hAnsi="Arial" w:cs="Arial"/>
          <w:color w:val="34302D"/>
          <w:shd w:val="clear" w:color="auto" w:fill="FFFFFF"/>
        </w:rPr>
        <w:t>定义</w:t>
      </w:r>
      <w:del w:id="445" w:author="zhang alex" w:date="2019-07-28T11:25:00Z">
        <w:r w:rsidDel="00A74722">
          <w:rPr>
            <w:rFonts w:ascii="Arial" w:hAnsi="Arial" w:cs="Arial"/>
            <w:color w:val="34302D"/>
            <w:shd w:val="clear" w:color="auto" w:fill="FFFFFF"/>
          </w:rPr>
          <w:delText>服务层对象，</w:delText>
        </w:r>
      </w:del>
      <w:del w:id="446" w:author="zhang alex" w:date="2019-07-28T11:29:00Z">
        <w:r w:rsidDel="00EE250E">
          <w:rPr>
            <w:rFonts w:ascii="Arial" w:hAnsi="Arial" w:cs="Arial"/>
            <w:color w:val="34302D"/>
            <w:shd w:val="clear" w:color="auto" w:fill="FFFFFF"/>
          </w:rPr>
          <w:delText>数据访问</w:delText>
        </w:r>
      </w:del>
      <w:ins w:id="447" w:author="zhang alex" w:date="2019-07-28T11:29:00Z">
        <w:r w:rsidR="00EE250E">
          <w:rPr>
            <w:rFonts w:ascii="Arial" w:hAnsi="Arial" w:cs="Arial" w:hint="eastAsia"/>
            <w:color w:val="34302D"/>
            <w:shd w:val="clear" w:color="auto" w:fill="FFFFFF"/>
          </w:rPr>
          <w:t>服务层对象、数据访问</w:t>
        </w:r>
      </w:ins>
      <w:r>
        <w:rPr>
          <w:rFonts w:ascii="Arial" w:hAnsi="Arial" w:cs="Arial"/>
          <w:color w:val="34302D"/>
          <w:shd w:val="clear" w:color="auto" w:fill="FFFFFF"/>
        </w:rPr>
        <w:t>对象（</w:t>
      </w:r>
      <w:r>
        <w:rPr>
          <w:rFonts w:ascii="Arial" w:hAnsi="Arial" w:cs="Arial"/>
          <w:color w:val="34302D"/>
          <w:shd w:val="clear" w:color="auto" w:fill="FFFFFF"/>
        </w:rPr>
        <w:t>DAO</w:t>
      </w:r>
      <w:r>
        <w:rPr>
          <w:rFonts w:ascii="Arial" w:hAnsi="Arial" w:cs="Arial"/>
          <w:color w:val="34302D"/>
          <w:shd w:val="clear" w:color="auto" w:fill="FFFFFF"/>
        </w:rPr>
        <w:t>）</w:t>
      </w:r>
      <w:ins w:id="448" w:author="zhang alex" w:date="2019-07-28T11:30:00Z">
        <w:r w:rsidR="00EE250E">
          <w:rPr>
            <w:rFonts w:ascii="Arial" w:hAnsi="Arial" w:cs="Arial"/>
            <w:color w:val="34302D"/>
            <w:shd w:val="clear" w:color="auto" w:fill="FFFFFF"/>
          </w:rPr>
          <w:t>、</w:t>
        </w:r>
      </w:ins>
      <w:del w:id="449" w:author="zhang alex" w:date="2019-07-28T11:30:00Z">
        <w:r w:rsidDel="00EE250E">
          <w:rPr>
            <w:rFonts w:ascii="Arial" w:hAnsi="Arial" w:cs="Arial"/>
            <w:color w:val="34302D"/>
            <w:shd w:val="clear" w:color="auto" w:fill="FFFFFF"/>
          </w:rPr>
          <w:delText>，</w:delText>
        </w:r>
      </w:del>
      <w:r>
        <w:rPr>
          <w:rFonts w:ascii="Arial" w:hAnsi="Arial" w:cs="Arial"/>
          <w:color w:val="34302D"/>
          <w:shd w:val="clear" w:color="auto" w:fill="FFFFFF"/>
        </w:rPr>
        <w:t>表示对象（如</w:t>
      </w:r>
      <w:r>
        <w:rPr>
          <w:rFonts w:ascii="Arial" w:hAnsi="Arial" w:cs="Arial"/>
          <w:color w:val="34302D"/>
          <w:shd w:val="clear" w:color="auto" w:fill="FFFFFF"/>
        </w:rPr>
        <w:t>Struts </w:t>
      </w:r>
      <w:r>
        <w:rPr>
          <w:rStyle w:val="HTML"/>
          <w:rFonts w:ascii="Consolas" w:hAnsi="Consolas"/>
          <w:sz w:val="23"/>
          <w:szCs w:val="23"/>
          <w:shd w:val="clear" w:color="auto" w:fill="F7F7F8"/>
        </w:rPr>
        <w:t>Action</w:t>
      </w:r>
      <w:r>
        <w:rPr>
          <w:rFonts w:ascii="Arial" w:hAnsi="Arial" w:cs="Arial"/>
          <w:color w:val="34302D"/>
          <w:shd w:val="clear" w:color="auto" w:fill="FFFFFF"/>
        </w:rPr>
        <w:t>实例）</w:t>
      </w:r>
      <w:ins w:id="450" w:author="zhang alex" w:date="2019-07-28T11:30:00Z">
        <w:r w:rsidR="00EE250E">
          <w:rPr>
            <w:rFonts w:ascii="Arial" w:hAnsi="Arial" w:cs="Arial"/>
            <w:color w:val="34302D"/>
            <w:shd w:val="clear" w:color="auto" w:fill="FFFFFF"/>
          </w:rPr>
          <w:t>、</w:t>
        </w:r>
      </w:ins>
      <w:del w:id="451" w:author="zhang alex" w:date="2019-07-28T11:30:00Z">
        <w:r w:rsidDel="00EE250E">
          <w:rPr>
            <w:rFonts w:ascii="Arial" w:hAnsi="Arial" w:cs="Arial"/>
            <w:color w:val="34302D"/>
            <w:shd w:val="clear" w:color="auto" w:fill="FFFFFF"/>
          </w:rPr>
          <w:delText>，</w:delText>
        </w:r>
      </w:del>
      <w:r>
        <w:rPr>
          <w:rFonts w:ascii="Arial" w:hAnsi="Arial" w:cs="Arial"/>
          <w:color w:val="34302D"/>
          <w:shd w:val="clear" w:color="auto" w:fill="FFFFFF"/>
        </w:rPr>
        <w:t>基础结构对象（如</w:t>
      </w:r>
      <w:r>
        <w:rPr>
          <w:rFonts w:ascii="Arial" w:hAnsi="Arial" w:cs="Arial"/>
          <w:color w:val="34302D"/>
          <w:shd w:val="clear" w:color="auto" w:fill="FFFFFF"/>
        </w:rPr>
        <w:t>Hibernate </w:t>
      </w:r>
      <w:r>
        <w:rPr>
          <w:rStyle w:val="HTML"/>
          <w:rFonts w:ascii="Consolas" w:hAnsi="Consolas"/>
          <w:sz w:val="23"/>
          <w:szCs w:val="23"/>
          <w:shd w:val="clear" w:color="auto" w:fill="F7F7F8"/>
        </w:rPr>
        <w:t>SessionFactories</w:t>
      </w:r>
      <w:r>
        <w:rPr>
          <w:rFonts w:ascii="Arial" w:hAnsi="Arial" w:cs="Arial"/>
          <w:color w:val="34302D"/>
          <w:shd w:val="clear" w:color="auto" w:fill="FFFFFF"/>
        </w:rPr>
        <w:t>，</w:t>
      </w:r>
      <w:r>
        <w:rPr>
          <w:rFonts w:ascii="Arial" w:hAnsi="Arial" w:cs="Arial"/>
          <w:color w:val="34302D"/>
          <w:shd w:val="clear" w:color="auto" w:fill="FFFFFF"/>
        </w:rPr>
        <w:t>JMS </w:t>
      </w:r>
      <w:r>
        <w:rPr>
          <w:rStyle w:val="HTML"/>
          <w:rFonts w:ascii="Consolas" w:hAnsi="Consolas"/>
          <w:sz w:val="23"/>
          <w:szCs w:val="23"/>
          <w:shd w:val="clear" w:color="auto" w:fill="F7F7F8"/>
        </w:rPr>
        <w:t>Queues</w:t>
      </w:r>
      <w:del w:id="452" w:author="zhang alex" w:date="2019-07-28T11:31:00Z">
        <w:r w:rsidDel="00EE250E">
          <w:rPr>
            <w:rFonts w:ascii="Arial" w:hAnsi="Arial" w:cs="Arial"/>
            <w:color w:val="34302D"/>
            <w:shd w:val="clear" w:color="auto" w:fill="FFFFFF"/>
          </w:rPr>
          <w:delText>等</w:delText>
        </w:r>
      </w:del>
      <w:r>
        <w:rPr>
          <w:rFonts w:ascii="Arial" w:hAnsi="Arial" w:cs="Arial"/>
          <w:color w:val="34302D"/>
          <w:shd w:val="clear" w:color="auto" w:fill="FFFFFF"/>
        </w:rPr>
        <w:t>）</w:t>
      </w:r>
      <w:ins w:id="453" w:author="zhang alex" w:date="2019-07-28T11:31:00Z">
        <w:r w:rsidR="00EE250E">
          <w:rPr>
            <w:rFonts w:ascii="Arial" w:hAnsi="Arial" w:cs="Arial" w:hint="eastAsia"/>
            <w:color w:val="34302D"/>
            <w:shd w:val="clear" w:color="auto" w:fill="FFFFFF"/>
          </w:rPr>
          <w:t>等等</w:t>
        </w:r>
      </w:ins>
      <w:r>
        <w:rPr>
          <w:rFonts w:ascii="Arial" w:hAnsi="Arial" w:cs="Arial"/>
          <w:color w:val="34302D"/>
          <w:shd w:val="clear" w:color="auto" w:fill="FFFFFF"/>
        </w:rPr>
        <w:t>。通常，不会在容器中配置细粒度域对象，因为</w:t>
      </w:r>
      <w:r>
        <w:rPr>
          <w:rFonts w:ascii="Arial" w:hAnsi="Arial" w:cs="Arial"/>
          <w:color w:val="34302D"/>
          <w:shd w:val="clear" w:color="auto" w:fill="FFFFFF"/>
        </w:rPr>
        <w:t>DAO</w:t>
      </w:r>
      <w:r>
        <w:rPr>
          <w:rFonts w:ascii="Arial" w:hAnsi="Arial" w:cs="Arial"/>
          <w:color w:val="34302D"/>
          <w:shd w:val="clear" w:color="auto" w:fill="FFFFFF"/>
        </w:rPr>
        <w:t>和业务逻辑通常负责创建和加载域对象。但是，您可以使用</w:t>
      </w:r>
      <w:r>
        <w:rPr>
          <w:rFonts w:ascii="Arial" w:hAnsi="Arial" w:cs="Arial"/>
          <w:color w:val="34302D"/>
          <w:shd w:val="clear" w:color="auto" w:fill="FFFFFF"/>
        </w:rPr>
        <w:t>Spring</w:t>
      </w:r>
      <w:r>
        <w:rPr>
          <w:rFonts w:ascii="Arial" w:hAnsi="Arial" w:cs="Arial"/>
          <w:color w:val="34302D"/>
          <w:shd w:val="clear" w:color="auto" w:fill="FFFFFF"/>
        </w:rPr>
        <w:t>与</w:t>
      </w:r>
      <w:r>
        <w:rPr>
          <w:rFonts w:ascii="Arial" w:hAnsi="Arial" w:cs="Arial"/>
          <w:color w:val="34302D"/>
          <w:shd w:val="clear" w:color="auto" w:fill="FFFFFF"/>
        </w:rPr>
        <w:t>AspectJ</w:t>
      </w:r>
      <w:r>
        <w:rPr>
          <w:rFonts w:ascii="Arial" w:hAnsi="Arial" w:cs="Arial"/>
          <w:color w:val="34302D"/>
          <w:shd w:val="clear" w:color="auto" w:fill="FFFFFF"/>
        </w:rPr>
        <w:t>的集成来配置在</w:t>
      </w:r>
      <w:r>
        <w:rPr>
          <w:rFonts w:ascii="Arial" w:hAnsi="Arial" w:cs="Arial"/>
          <w:color w:val="34302D"/>
          <w:shd w:val="clear" w:color="auto" w:fill="FFFFFF"/>
        </w:rPr>
        <w:t>IoC</w:t>
      </w:r>
      <w:r>
        <w:rPr>
          <w:rFonts w:ascii="Arial" w:hAnsi="Arial" w:cs="Arial"/>
          <w:color w:val="34302D"/>
          <w:shd w:val="clear" w:color="auto" w:fill="FFFFFF"/>
        </w:rPr>
        <w:t>容器控制之外创建的对象。请参阅</w:t>
      </w:r>
      <w:r w:rsidR="00073EA7">
        <w:rPr>
          <w:rStyle w:val="a4"/>
          <w:rFonts w:ascii="Arial" w:hAnsi="Arial" w:cs="Arial"/>
          <w:color w:val="548E2E"/>
          <w:shd w:val="clear" w:color="auto" w:fill="FFFFFF"/>
        </w:rPr>
        <w:fldChar w:fldCharType="begin"/>
      </w:r>
      <w:r w:rsidR="00073EA7">
        <w:rPr>
          <w:rStyle w:val="a4"/>
          <w:rFonts w:ascii="Arial" w:hAnsi="Arial" w:cs="Arial"/>
          <w:color w:val="548E2E"/>
          <w:shd w:val="clear" w:color="auto" w:fill="FFFFFF"/>
        </w:rPr>
        <w:instrText xml:space="preserve"> HYPERLINK "https://docs.spring.io/spring/docs/5.1.8.RELEASE/spring-framework-reference/core.html" \l "aop-atconfigurable" </w:instrText>
      </w:r>
      <w:r w:rsidR="00073EA7">
        <w:rPr>
          <w:rStyle w:val="a4"/>
          <w:rFonts w:ascii="Arial" w:hAnsi="Arial" w:cs="Arial"/>
          <w:color w:val="548E2E"/>
          <w:shd w:val="clear" w:color="auto" w:fill="FFFFFF"/>
        </w:rPr>
        <w:fldChar w:fldCharType="separate"/>
      </w:r>
      <w:r>
        <w:rPr>
          <w:rStyle w:val="a4"/>
          <w:rFonts w:ascii="Arial" w:hAnsi="Arial" w:cs="Arial"/>
          <w:color w:val="548E2E"/>
          <w:shd w:val="clear" w:color="auto" w:fill="FFFFFF"/>
        </w:rPr>
        <w:t>使用</w:t>
      </w:r>
      <w:r>
        <w:rPr>
          <w:rStyle w:val="a4"/>
          <w:rFonts w:ascii="Arial" w:hAnsi="Arial" w:cs="Arial"/>
          <w:color w:val="548E2E"/>
          <w:shd w:val="clear" w:color="auto" w:fill="FFFFFF"/>
        </w:rPr>
        <w:t>AspectJ</w:t>
      </w:r>
      <w:del w:id="454" w:author="zhang alex" w:date="2019-07-28T11:34:00Z">
        <w:r w:rsidDel="00000440">
          <w:rPr>
            <w:rStyle w:val="a4"/>
            <w:rFonts w:ascii="Arial" w:hAnsi="Arial" w:cs="Arial" w:hint="eastAsia"/>
            <w:color w:val="548E2E"/>
            <w:shd w:val="clear" w:color="auto" w:fill="FFFFFF"/>
          </w:rPr>
          <w:delText>使用</w:delText>
        </w:r>
      </w:del>
      <w:ins w:id="455" w:author="zhang alex" w:date="2019-07-28T11:34:00Z">
        <w:r w:rsidR="00000440">
          <w:rPr>
            <w:rStyle w:val="a4"/>
            <w:rFonts w:ascii="Arial" w:hAnsi="Arial" w:cs="Arial" w:hint="eastAsia"/>
            <w:color w:val="548E2E"/>
            <w:shd w:val="clear" w:color="auto" w:fill="FFFFFF"/>
          </w:rPr>
          <w:t>与</w:t>
        </w:r>
      </w:ins>
      <w:r>
        <w:rPr>
          <w:rStyle w:val="a4"/>
          <w:rFonts w:ascii="Arial" w:hAnsi="Arial" w:cs="Arial"/>
          <w:color w:val="548E2E"/>
          <w:shd w:val="clear" w:color="auto" w:fill="FFFFFF"/>
        </w:rPr>
        <w:t>Spring</w:t>
      </w:r>
      <w:ins w:id="456" w:author="zhang alex" w:date="2019-07-28T11:34:00Z">
        <w:r w:rsidR="00447C0A">
          <w:rPr>
            <w:rStyle w:val="a4"/>
            <w:rFonts w:ascii="Arial" w:hAnsi="Arial" w:cs="Arial" w:hint="eastAsia"/>
            <w:color w:val="548E2E"/>
            <w:shd w:val="clear" w:color="auto" w:fill="FFFFFF"/>
          </w:rPr>
          <w:t>进行</w:t>
        </w:r>
        <w:r w:rsidR="00447C0A" w:rsidRPr="00447C0A">
          <w:rPr>
            <w:rStyle w:val="a4"/>
            <w:rFonts w:ascii="Arial" w:hAnsi="Arial" w:cs="Arial"/>
            <w:color w:val="548E2E"/>
            <w:shd w:val="clear" w:color="auto" w:fill="FFFFFF"/>
          </w:rPr>
          <w:t>域对象</w:t>
        </w:r>
        <w:r w:rsidR="00447C0A">
          <w:rPr>
            <w:rStyle w:val="a4"/>
            <w:rFonts w:ascii="Arial" w:hAnsi="Arial" w:cs="Arial" w:hint="eastAsia"/>
            <w:color w:val="548E2E"/>
            <w:shd w:val="clear" w:color="auto" w:fill="FFFFFF"/>
          </w:rPr>
          <w:t>的</w:t>
        </w:r>
      </w:ins>
      <w:r>
        <w:rPr>
          <w:rStyle w:val="a4"/>
          <w:rFonts w:ascii="Arial" w:hAnsi="Arial" w:cs="Arial"/>
          <w:color w:val="548E2E"/>
          <w:shd w:val="clear" w:color="auto" w:fill="FFFFFF"/>
        </w:rPr>
        <w:t>依赖注入</w:t>
      </w:r>
      <w:del w:id="457" w:author="zhang alex" w:date="2019-07-28T11:34:00Z">
        <w:r w:rsidDel="00447C0A">
          <w:rPr>
            <w:rStyle w:val="a4"/>
            <w:rFonts w:ascii="Arial" w:hAnsi="Arial" w:cs="Arial"/>
            <w:color w:val="548E2E"/>
            <w:shd w:val="clear" w:color="auto" w:fill="FFFFFF"/>
          </w:rPr>
          <w:delText>域对象</w:delText>
        </w:r>
      </w:del>
      <w:r w:rsidR="00073EA7">
        <w:rPr>
          <w:rStyle w:val="a4"/>
          <w:rFonts w:ascii="Arial" w:hAnsi="Arial" w:cs="Arial"/>
          <w:color w:val="548E2E"/>
          <w:shd w:val="clear" w:color="auto" w:fill="FFFFFF"/>
        </w:rPr>
        <w:fldChar w:fldCharType="end"/>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basic structure of XML-based configuration metadata:</w:t>
      </w:r>
    </w:p>
    <w:p w:rsidR="003D256D" w:rsidRPr="00BA0D5D" w:rsidRDefault="003D256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以下示例显示了基于</w:t>
      </w:r>
      <w:r>
        <w:rPr>
          <w:rFonts w:ascii="Arial" w:hAnsi="Arial" w:cs="Arial"/>
          <w:color w:val="34302D"/>
          <w:shd w:val="clear" w:color="auto" w:fill="FFFFFF"/>
        </w:rPr>
        <w:t>XML</w:t>
      </w:r>
      <w:r>
        <w:rPr>
          <w:rFonts w:ascii="Arial" w:hAnsi="Arial" w:cs="Arial"/>
          <w:color w:val="34302D"/>
          <w:shd w:val="clear" w:color="auto" w:fill="FFFFFF"/>
        </w:rPr>
        <w:t>的配置元数据的基本结构：</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458"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557799"/>
          <w:kern w:val="0"/>
          <w:sz w:val="18"/>
          <w:szCs w:val="18"/>
          <w:rPrChange w:id="459" w:author="zhang alex" w:date="2019-07-28T11:52:00Z">
            <w:rPr>
              <w:rFonts w:ascii="Consolas" w:eastAsia="宋体" w:hAnsi="Consolas" w:cs="宋体"/>
              <w:color w:val="557799"/>
              <w:kern w:val="0"/>
              <w:sz w:val="24"/>
              <w:szCs w:val="24"/>
            </w:rPr>
          </w:rPrChange>
        </w:rPr>
        <w:t>&lt;?xml version="1.0" encoding="UTF-8"?&gt;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460"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461" w:author="zhang alex" w:date="2019-07-28T11:52:00Z">
            <w:rPr>
              <w:rFonts w:ascii="Consolas" w:eastAsia="宋体" w:hAnsi="Consolas" w:cs="宋体"/>
              <w:color w:val="008080"/>
              <w:kern w:val="0"/>
              <w:sz w:val="24"/>
              <w:szCs w:val="24"/>
            </w:rPr>
          </w:rPrChange>
        </w:rPr>
        <w:t>&lt;beans</w:t>
      </w:r>
      <w:r w:rsidRPr="00F1105E">
        <w:rPr>
          <w:rFonts w:ascii="Consolas" w:eastAsia="宋体" w:hAnsi="Consolas" w:cs="宋体"/>
          <w:color w:val="34302D"/>
          <w:kern w:val="0"/>
          <w:sz w:val="18"/>
          <w:szCs w:val="18"/>
          <w:rPrChange w:id="46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463" w:author="zhang alex" w:date="2019-07-28T11:52:00Z">
            <w:rPr>
              <w:rFonts w:ascii="Consolas" w:eastAsia="宋体" w:hAnsi="Consolas" w:cs="宋体"/>
              <w:color w:val="000080"/>
              <w:kern w:val="0"/>
              <w:sz w:val="24"/>
              <w:szCs w:val="24"/>
            </w:rPr>
          </w:rPrChange>
        </w:rPr>
        <w:t>xmlns</w:t>
      </w:r>
      <w:r w:rsidRPr="00F1105E">
        <w:rPr>
          <w:rFonts w:ascii="Consolas" w:eastAsia="宋体" w:hAnsi="Consolas" w:cs="宋体"/>
          <w:color w:val="34302D"/>
          <w:kern w:val="0"/>
          <w:sz w:val="18"/>
          <w:szCs w:val="18"/>
          <w:rPrChange w:id="464"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465"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466"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467"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468" w:author="zhang alex" w:date="2019-07-28T11:52:00Z">
            <w:rPr>
              <w:rFonts w:ascii="Consolas" w:eastAsia="宋体" w:hAnsi="Consolas" w:cs="宋体"/>
              <w:color w:val="000080"/>
              <w:kern w:val="0"/>
              <w:sz w:val="24"/>
              <w:szCs w:val="24"/>
            </w:rPr>
          </w:rPrChange>
        </w:rPr>
        <w:t>xmlns:xsi</w:t>
      </w:r>
      <w:r w:rsidRPr="00F1105E">
        <w:rPr>
          <w:rFonts w:ascii="Consolas" w:eastAsia="宋体" w:hAnsi="Consolas" w:cs="宋体"/>
          <w:color w:val="34302D"/>
          <w:kern w:val="0"/>
          <w:sz w:val="18"/>
          <w:szCs w:val="18"/>
          <w:rPrChange w:id="469"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470" w:author="zhang alex" w:date="2019-07-28T11:52:00Z">
            <w:rPr>
              <w:rFonts w:ascii="Consolas" w:eastAsia="宋体" w:hAnsi="Consolas" w:cs="宋体"/>
              <w:color w:val="DD1144"/>
              <w:kern w:val="0"/>
              <w:sz w:val="24"/>
              <w:szCs w:val="24"/>
            </w:rPr>
          </w:rPrChange>
        </w:rPr>
        <w:t>"http://www.w3.org/2001/XMLSchema-instance"</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18"/>
          <w:szCs w:val="18"/>
          <w:rPrChange w:id="471" w:author="zhang alex" w:date="2019-07-28T11:52:00Z">
            <w:rPr>
              <w:rFonts w:ascii="Consolas" w:eastAsia="宋体" w:hAnsi="Consolas" w:cs="宋体"/>
              <w:color w:val="DD2200"/>
              <w:kern w:val="0"/>
              <w:sz w:val="24"/>
              <w:szCs w:val="24"/>
            </w:rPr>
          </w:rPrChange>
        </w:rPr>
      </w:pPr>
      <w:r w:rsidRPr="00F1105E">
        <w:rPr>
          <w:rFonts w:ascii="Consolas" w:eastAsia="宋体" w:hAnsi="Consolas" w:cs="宋体"/>
          <w:color w:val="34302D"/>
          <w:kern w:val="0"/>
          <w:sz w:val="18"/>
          <w:szCs w:val="18"/>
          <w:rPrChange w:id="47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473" w:author="zhang alex" w:date="2019-07-28T11:52:00Z">
            <w:rPr>
              <w:rFonts w:ascii="Consolas" w:eastAsia="宋体" w:hAnsi="Consolas" w:cs="宋体"/>
              <w:color w:val="000080"/>
              <w:kern w:val="0"/>
              <w:sz w:val="24"/>
              <w:szCs w:val="24"/>
            </w:rPr>
          </w:rPrChange>
        </w:rPr>
        <w:t>xsi:schemaLocation</w:t>
      </w:r>
      <w:r w:rsidRPr="00F1105E">
        <w:rPr>
          <w:rFonts w:ascii="Consolas" w:eastAsia="宋体" w:hAnsi="Consolas" w:cs="宋体"/>
          <w:color w:val="34302D"/>
          <w:kern w:val="0"/>
          <w:sz w:val="18"/>
          <w:szCs w:val="18"/>
          <w:rPrChange w:id="474"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475"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476"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DD2200"/>
          <w:kern w:val="0"/>
          <w:sz w:val="18"/>
          <w:szCs w:val="18"/>
          <w:rPrChange w:id="477" w:author="zhang alex" w:date="2019-07-28T11:52:00Z">
            <w:rPr>
              <w:rFonts w:ascii="Consolas" w:eastAsia="宋体" w:hAnsi="Consolas" w:cs="宋体"/>
              <w:color w:val="DD2200"/>
              <w:kern w:val="0"/>
              <w:sz w:val="24"/>
              <w:szCs w:val="24"/>
            </w:rPr>
          </w:rPrChange>
        </w:rPr>
        <w:t xml:space="preserve">        </w:t>
      </w:r>
      <w:r w:rsidRPr="00F1105E">
        <w:rPr>
          <w:rFonts w:ascii="Consolas" w:eastAsia="宋体" w:hAnsi="Consolas" w:cs="宋体"/>
          <w:color w:val="DD1144"/>
          <w:kern w:val="0"/>
          <w:sz w:val="18"/>
          <w:szCs w:val="18"/>
          <w:rPrChange w:id="478" w:author="zhang alex" w:date="2019-07-28T11:52:00Z">
            <w:rPr>
              <w:rFonts w:ascii="Consolas" w:eastAsia="宋体" w:hAnsi="Consolas" w:cs="宋体"/>
              <w:color w:val="DD1144"/>
              <w:kern w:val="0"/>
              <w:sz w:val="24"/>
              <w:szCs w:val="24"/>
            </w:rPr>
          </w:rPrChange>
        </w:rPr>
        <w:t>https://www.springframework.org/schema/beans/spring-beans.xsd"</w:t>
      </w:r>
      <w:r w:rsidRPr="00F1105E">
        <w:rPr>
          <w:rFonts w:ascii="Consolas" w:eastAsia="宋体" w:hAnsi="Consolas" w:cs="宋体"/>
          <w:color w:val="008080"/>
          <w:kern w:val="0"/>
          <w:sz w:val="18"/>
          <w:szCs w:val="18"/>
          <w:rPrChange w:id="479"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480"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481"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48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483" w:author="zhang alex" w:date="2019-07-28T11:52:00Z">
            <w:rPr>
              <w:rFonts w:ascii="Consolas" w:eastAsia="宋体" w:hAnsi="Consolas" w:cs="宋体"/>
              <w:color w:val="008080"/>
              <w:kern w:val="0"/>
              <w:sz w:val="24"/>
              <w:szCs w:val="24"/>
            </w:rPr>
          </w:rPrChange>
        </w:rPr>
        <w:t>&lt;bean</w:t>
      </w:r>
      <w:r w:rsidRPr="00F1105E">
        <w:rPr>
          <w:rFonts w:ascii="Consolas" w:eastAsia="宋体" w:hAnsi="Consolas" w:cs="宋体"/>
          <w:color w:val="34302D"/>
          <w:kern w:val="0"/>
          <w:sz w:val="18"/>
          <w:szCs w:val="18"/>
          <w:rPrChange w:id="48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485" w:author="zhang alex" w:date="2019-07-28T11:52:00Z">
            <w:rPr>
              <w:rFonts w:ascii="Consolas" w:eastAsia="宋体" w:hAnsi="Consolas" w:cs="宋体"/>
              <w:color w:val="000080"/>
              <w:kern w:val="0"/>
              <w:sz w:val="24"/>
              <w:szCs w:val="24"/>
            </w:rPr>
          </w:rPrChange>
        </w:rPr>
        <w:t>id</w:t>
      </w:r>
      <w:r w:rsidRPr="00F1105E">
        <w:rPr>
          <w:rFonts w:ascii="Consolas" w:eastAsia="宋体" w:hAnsi="Consolas" w:cs="宋体"/>
          <w:color w:val="34302D"/>
          <w:kern w:val="0"/>
          <w:sz w:val="18"/>
          <w:szCs w:val="18"/>
          <w:rPrChange w:id="486"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487" w:author="zhang alex" w:date="2019-07-28T11:52:00Z">
            <w:rPr>
              <w:rFonts w:ascii="Consolas" w:eastAsia="宋体" w:hAnsi="Consolas" w:cs="宋体"/>
              <w:color w:val="DD1144"/>
              <w:kern w:val="0"/>
              <w:sz w:val="24"/>
              <w:szCs w:val="24"/>
            </w:rPr>
          </w:rPrChange>
        </w:rPr>
        <w:t>"..."</w:t>
      </w:r>
      <w:r w:rsidRPr="00F1105E">
        <w:rPr>
          <w:rFonts w:ascii="Consolas" w:eastAsia="宋体" w:hAnsi="Consolas" w:cs="宋体"/>
          <w:color w:val="34302D"/>
          <w:kern w:val="0"/>
          <w:sz w:val="18"/>
          <w:szCs w:val="18"/>
          <w:rPrChange w:id="48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489" w:author="zhang alex" w:date="2019-07-28T11:52:00Z">
            <w:rPr>
              <w:rFonts w:ascii="Consolas" w:eastAsia="宋体" w:hAnsi="Consolas" w:cs="宋体"/>
              <w:color w:val="000080"/>
              <w:kern w:val="0"/>
              <w:sz w:val="24"/>
              <w:szCs w:val="24"/>
            </w:rPr>
          </w:rPrChange>
        </w:rPr>
        <w:t>class</w:t>
      </w:r>
      <w:r w:rsidRPr="00F1105E">
        <w:rPr>
          <w:rFonts w:ascii="Consolas" w:eastAsia="宋体" w:hAnsi="Consolas" w:cs="宋体"/>
          <w:color w:val="34302D"/>
          <w:kern w:val="0"/>
          <w:sz w:val="18"/>
          <w:szCs w:val="18"/>
          <w:rPrChange w:id="490"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491" w:author="zhang alex" w:date="2019-07-28T11:52:00Z">
            <w:rPr>
              <w:rFonts w:ascii="Consolas" w:eastAsia="宋体" w:hAnsi="Consolas" w:cs="宋体"/>
              <w:color w:val="DD1144"/>
              <w:kern w:val="0"/>
              <w:sz w:val="24"/>
              <w:szCs w:val="24"/>
            </w:rPr>
          </w:rPrChange>
        </w:rPr>
        <w:t>"..."</w:t>
      </w:r>
      <w:r w:rsidRPr="00F1105E">
        <w:rPr>
          <w:rFonts w:ascii="Consolas" w:eastAsia="宋体" w:hAnsi="Consolas" w:cs="宋体"/>
          <w:color w:val="008080"/>
          <w:kern w:val="0"/>
          <w:sz w:val="18"/>
          <w:szCs w:val="18"/>
          <w:rPrChange w:id="492" w:author="zhang alex" w:date="2019-07-28T11:52:00Z">
            <w:rPr>
              <w:rFonts w:ascii="Consolas" w:eastAsia="宋体" w:hAnsi="Consolas" w:cs="宋体"/>
              <w:color w:val="008080"/>
              <w:kern w:val="0"/>
              <w:sz w:val="24"/>
              <w:szCs w:val="24"/>
            </w:rPr>
          </w:rPrChange>
        </w:rPr>
        <w:t>&gt;</w:t>
      </w:r>
      <w:r w:rsidRPr="00F1105E">
        <w:rPr>
          <w:rFonts w:ascii="Consolas" w:eastAsia="宋体" w:hAnsi="Consolas" w:cs="宋体"/>
          <w:color w:val="34302D"/>
          <w:kern w:val="0"/>
          <w:sz w:val="18"/>
          <w:szCs w:val="18"/>
          <w:rPrChange w:id="493" w:author="zhang alex" w:date="2019-07-28T11:52:00Z">
            <w:rPr>
              <w:rFonts w:ascii="Consolas" w:eastAsia="宋体" w:hAnsi="Consolas" w:cs="宋体"/>
              <w:color w:val="34302D"/>
              <w:kern w:val="0"/>
              <w:sz w:val="24"/>
              <w:szCs w:val="24"/>
            </w:rPr>
          </w:rPrChange>
        </w:rPr>
        <w:t xml:space="preserve">   </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494"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495"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496" w:author="zhang alex" w:date="2019-07-28T11:52:00Z">
            <w:rPr>
              <w:rFonts w:ascii="Consolas" w:eastAsia="宋体" w:hAnsi="Consolas" w:cs="宋体"/>
              <w:i/>
              <w:iCs/>
              <w:color w:val="999988"/>
              <w:kern w:val="0"/>
              <w:sz w:val="24"/>
              <w:szCs w:val="24"/>
            </w:rPr>
          </w:rPrChange>
        </w:rPr>
        <w:t>&lt;!-- collaborators and configuration for this bean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497"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49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499" w:author="zhang alex" w:date="2019-07-28T11:52:00Z">
            <w:rPr>
              <w:rFonts w:ascii="Consolas" w:eastAsia="宋体" w:hAnsi="Consolas" w:cs="宋体"/>
              <w:color w:val="008080"/>
              <w:kern w:val="0"/>
              <w:sz w:val="24"/>
              <w:szCs w:val="24"/>
            </w:rPr>
          </w:rPrChange>
        </w:rPr>
        <w:t>&lt;/bean&gt;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00"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01"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0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503" w:author="zhang alex" w:date="2019-07-28T11:52:00Z">
            <w:rPr>
              <w:rFonts w:ascii="Consolas" w:eastAsia="宋体" w:hAnsi="Consolas" w:cs="宋体"/>
              <w:color w:val="008080"/>
              <w:kern w:val="0"/>
              <w:sz w:val="24"/>
              <w:szCs w:val="24"/>
            </w:rPr>
          </w:rPrChange>
        </w:rPr>
        <w:t>&lt;bean</w:t>
      </w:r>
      <w:r w:rsidRPr="00F1105E">
        <w:rPr>
          <w:rFonts w:ascii="Consolas" w:eastAsia="宋体" w:hAnsi="Consolas" w:cs="宋体"/>
          <w:color w:val="34302D"/>
          <w:kern w:val="0"/>
          <w:sz w:val="18"/>
          <w:szCs w:val="18"/>
          <w:rPrChange w:id="50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05" w:author="zhang alex" w:date="2019-07-28T11:52:00Z">
            <w:rPr>
              <w:rFonts w:ascii="Consolas" w:eastAsia="宋体" w:hAnsi="Consolas" w:cs="宋体"/>
              <w:color w:val="000080"/>
              <w:kern w:val="0"/>
              <w:sz w:val="24"/>
              <w:szCs w:val="24"/>
            </w:rPr>
          </w:rPrChange>
        </w:rPr>
        <w:t>id</w:t>
      </w:r>
      <w:r w:rsidRPr="00F1105E">
        <w:rPr>
          <w:rFonts w:ascii="Consolas" w:eastAsia="宋体" w:hAnsi="Consolas" w:cs="宋体"/>
          <w:color w:val="34302D"/>
          <w:kern w:val="0"/>
          <w:sz w:val="18"/>
          <w:szCs w:val="18"/>
          <w:rPrChange w:id="506"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07" w:author="zhang alex" w:date="2019-07-28T11:52:00Z">
            <w:rPr>
              <w:rFonts w:ascii="Consolas" w:eastAsia="宋体" w:hAnsi="Consolas" w:cs="宋体"/>
              <w:color w:val="DD1144"/>
              <w:kern w:val="0"/>
              <w:sz w:val="24"/>
              <w:szCs w:val="24"/>
            </w:rPr>
          </w:rPrChange>
        </w:rPr>
        <w:t>"..."</w:t>
      </w:r>
      <w:r w:rsidRPr="00F1105E">
        <w:rPr>
          <w:rFonts w:ascii="Consolas" w:eastAsia="宋体" w:hAnsi="Consolas" w:cs="宋体"/>
          <w:color w:val="34302D"/>
          <w:kern w:val="0"/>
          <w:sz w:val="18"/>
          <w:szCs w:val="18"/>
          <w:rPrChange w:id="50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09" w:author="zhang alex" w:date="2019-07-28T11:52:00Z">
            <w:rPr>
              <w:rFonts w:ascii="Consolas" w:eastAsia="宋体" w:hAnsi="Consolas" w:cs="宋体"/>
              <w:color w:val="000080"/>
              <w:kern w:val="0"/>
              <w:sz w:val="24"/>
              <w:szCs w:val="24"/>
            </w:rPr>
          </w:rPrChange>
        </w:rPr>
        <w:t>class</w:t>
      </w:r>
      <w:r w:rsidRPr="00F1105E">
        <w:rPr>
          <w:rFonts w:ascii="Consolas" w:eastAsia="宋体" w:hAnsi="Consolas" w:cs="宋体"/>
          <w:color w:val="34302D"/>
          <w:kern w:val="0"/>
          <w:sz w:val="18"/>
          <w:szCs w:val="18"/>
          <w:rPrChange w:id="510"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11" w:author="zhang alex" w:date="2019-07-28T11:52:00Z">
            <w:rPr>
              <w:rFonts w:ascii="Consolas" w:eastAsia="宋体" w:hAnsi="Consolas" w:cs="宋体"/>
              <w:color w:val="DD1144"/>
              <w:kern w:val="0"/>
              <w:sz w:val="24"/>
              <w:szCs w:val="24"/>
            </w:rPr>
          </w:rPrChange>
        </w:rPr>
        <w:t>"..."</w:t>
      </w:r>
      <w:r w:rsidRPr="00F1105E">
        <w:rPr>
          <w:rFonts w:ascii="Consolas" w:eastAsia="宋体" w:hAnsi="Consolas" w:cs="宋体"/>
          <w:color w:val="008080"/>
          <w:kern w:val="0"/>
          <w:sz w:val="18"/>
          <w:szCs w:val="18"/>
          <w:rPrChange w:id="512"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13"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1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515" w:author="zhang alex" w:date="2019-07-28T11:52:00Z">
            <w:rPr>
              <w:rFonts w:ascii="Consolas" w:eastAsia="宋体" w:hAnsi="Consolas" w:cs="宋体"/>
              <w:i/>
              <w:iCs/>
              <w:color w:val="999988"/>
              <w:kern w:val="0"/>
              <w:sz w:val="24"/>
              <w:szCs w:val="24"/>
            </w:rPr>
          </w:rPrChange>
        </w:rPr>
        <w:t>&lt;!-- collaborators and configuration for this bean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16"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17"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518" w:author="zhang alex" w:date="2019-07-28T11:52:00Z">
            <w:rPr>
              <w:rFonts w:ascii="Consolas" w:eastAsia="宋体" w:hAnsi="Consolas" w:cs="宋体"/>
              <w:color w:val="008080"/>
              <w:kern w:val="0"/>
              <w:sz w:val="24"/>
              <w:szCs w:val="24"/>
            </w:rPr>
          </w:rPrChange>
        </w:rPr>
        <w:t>&lt;/bean&gt;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19"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20"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21"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522" w:author="zhang alex" w:date="2019-07-28T11:52:00Z">
            <w:rPr>
              <w:rFonts w:ascii="Consolas" w:eastAsia="宋体" w:hAnsi="Consolas" w:cs="宋体"/>
              <w:i/>
              <w:iCs/>
              <w:color w:val="999988"/>
              <w:kern w:val="0"/>
              <w:sz w:val="24"/>
              <w:szCs w:val="24"/>
            </w:rPr>
          </w:rPrChange>
        </w:rPr>
        <w:t>&lt;!-- more bean definitions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23"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24"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525" w:author="zhang alex" w:date="2019-07-28T11:52:00Z">
            <w:rPr>
              <w:rFonts w:ascii="Consolas" w:eastAsia="宋体" w:hAnsi="Consolas" w:cs="宋体"/>
              <w:color w:val="008080"/>
              <w:kern w:val="0"/>
              <w:sz w:val="24"/>
              <w:szCs w:val="24"/>
            </w:rPr>
          </w:rPrChange>
        </w:rPr>
        <w:t>&lt;/beans&gt;</w:t>
      </w:r>
    </w:p>
    <w:tbl>
      <w:tblPr>
        <w:tblStyle w:val="a7"/>
        <w:tblW w:w="0" w:type="auto"/>
        <w:tblLook w:val="04A0" w:firstRow="1" w:lastRow="0" w:firstColumn="1" w:lastColumn="0" w:noHBand="0" w:noVBand="1"/>
      </w:tblPr>
      <w:tblGrid>
        <w:gridCol w:w="10457"/>
      </w:tblGrid>
      <w:tr w:rsidR="006877B3" w:rsidRPr="00BA0D5D" w:rsidTr="006877B3">
        <w:tc>
          <w:tcPr>
            <w:tcW w:w="0" w:type="auto"/>
            <w:hideMark/>
          </w:tcPr>
          <w:p w:rsidR="006877B3" w:rsidRPr="00BA0D5D" w:rsidRDefault="006877B3"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id</w:t>
            </w:r>
            <w:r w:rsidRPr="00BA0D5D">
              <w:rPr>
                <w:rFonts w:ascii="宋体" w:eastAsia="宋体" w:hAnsi="宋体" w:cs="宋体"/>
                <w:color w:val="34302D"/>
                <w:kern w:val="0"/>
                <w:sz w:val="24"/>
                <w:szCs w:val="24"/>
              </w:rPr>
              <w:t> attribute is a string that identifies the individual bean definition.</w:t>
            </w:r>
          </w:p>
        </w:tc>
      </w:tr>
      <w:tr w:rsidR="006877B3" w:rsidRPr="00BA0D5D" w:rsidTr="006877B3">
        <w:tc>
          <w:tcPr>
            <w:tcW w:w="0" w:type="auto"/>
            <w:hideMark/>
          </w:tcPr>
          <w:p w:rsidR="006877B3" w:rsidRDefault="006877B3"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class</w:t>
            </w:r>
            <w:r w:rsidRPr="00BA0D5D">
              <w:rPr>
                <w:rFonts w:ascii="宋体" w:eastAsia="宋体" w:hAnsi="宋体" w:cs="宋体"/>
                <w:color w:val="34302D"/>
                <w:kern w:val="0"/>
                <w:sz w:val="24"/>
                <w:szCs w:val="24"/>
              </w:rPr>
              <w:t> attribute defines the type of the bean and uses the fully qualified classname.</w:t>
            </w:r>
          </w:p>
          <w:p w:rsidR="006877B3" w:rsidRDefault="006877B3" w:rsidP="00BA0D5D">
            <w:pPr>
              <w:widowControl/>
              <w:jc w:val="left"/>
              <w:rPr>
                <w:rFonts w:ascii="宋体" w:eastAsia="宋体" w:hAnsi="宋体" w:cs="宋体"/>
                <w:color w:val="34302D"/>
                <w:kern w:val="0"/>
                <w:sz w:val="24"/>
                <w:szCs w:val="24"/>
              </w:rPr>
            </w:pPr>
          </w:p>
          <w:p w:rsidR="006877B3" w:rsidRDefault="006877B3" w:rsidP="00BA0D5D">
            <w:pPr>
              <w:widowControl/>
              <w:jc w:val="left"/>
            </w:pPr>
            <w:del w:id="526" w:author="zhang alex" w:date="2019-07-28T11:37:00Z">
              <w:r w:rsidDel="006877B3">
                <w:delText>该</w:delText>
              </w:r>
            </w:del>
            <w:r>
              <w:rPr>
                <w:rStyle w:val="HTML"/>
                <w:rFonts w:ascii="Consolas" w:hAnsi="Consolas"/>
                <w:sz w:val="23"/>
                <w:szCs w:val="23"/>
                <w:shd w:val="clear" w:color="auto" w:fill="F7F7F8"/>
              </w:rPr>
              <w:t>id</w:t>
            </w:r>
            <w:r>
              <w:t>属性是一个标识单个</w:t>
            </w:r>
            <w:r>
              <w:t>bean</w:t>
            </w:r>
            <w:r>
              <w:t>定义的字符串。</w:t>
            </w:r>
          </w:p>
          <w:p w:rsidR="006877B3" w:rsidRDefault="006877B3" w:rsidP="00BA0D5D">
            <w:pPr>
              <w:widowControl/>
              <w:jc w:val="left"/>
            </w:pPr>
            <w:del w:id="527" w:author="zhang alex" w:date="2019-07-28T11:37:00Z">
              <w:r w:rsidDel="006877B3">
                <w:delText>该</w:delText>
              </w:r>
            </w:del>
            <w:r>
              <w:rPr>
                <w:rStyle w:val="HTML"/>
                <w:rFonts w:ascii="Consolas" w:hAnsi="Consolas"/>
                <w:sz w:val="23"/>
                <w:szCs w:val="23"/>
                <w:shd w:val="clear" w:color="auto" w:fill="F7F7F8"/>
              </w:rPr>
              <w:t>class</w:t>
            </w:r>
            <w:r>
              <w:t>属性定义</w:t>
            </w:r>
            <w:r>
              <w:t>bean</w:t>
            </w:r>
            <w:r>
              <w:t>的类型并使用完全限定的类名。</w:t>
            </w:r>
          </w:p>
          <w:p w:rsidR="006877B3" w:rsidRPr="00BA0D5D" w:rsidRDefault="006877B3" w:rsidP="00BA0D5D">
            <w:pPr>
              <w:widowControl/>
              <w:jc w:val="left"/>
              <w:rPr>
                <w:rFonts w:ascii="宋体" w:eastAsia="宋体" w:hAnsi="宋体" w:cs="宋体"/>
                <w:color w:val="34302D"/>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value of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refers to collaborating objects. The XML for referring to collaborating objects is not shown in this example. See </w:t>
      </w:r>
      <w:hyperlink r:id="rId35" w:anchor="beans-dependencies" w:history="1">
        <w:r w:rsidRPr="00BA0D5D">
          <w:rPr>
            <w:rFonts w:ascii="inherit" w:eastAsia="宋体" w:hAnsi="inherit" w:cs="Arial"/>
            <w:color w:val="548E2E"/>
            <w:kern w:val="0"/>
            <w:sz w:val="24"/>
            <w:szCs w:val="24"/>
            <w:u w:val="single"/>
          </w:rPr>
          <w:t>Dependencies</w:t>
        </w:r>
      </w:hyperlink>
      <w:r w:rsidRPr="00BA0D5D">
        <w:rPr>
          <w:rFonts w:ascii="inherit" w:eastAsia="宋体" w:hAnsi="inherit" w:cs="Arial"/>
          <w:color w:val="34302D"/>
          <w:kern w:val="0"/>
          <w:sz w:val="24"/>
          <w:szCs w:val="24"/>
        </w:rPr>
        <w:t> for more information.</w:t>
      </w:r>
    </w:p>
    <w:p w:rsidR="00A841D0" w:rsidRPr="00BA0D5D" w:rsidRDefault="00A841D0"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id</w:t>
      </w:r>
      <w:r>
        <w:rPr>
          <w:rFonts w:ascii="Arial" w:hAnsi="Arial" w:cs="Arial"/>
          <w:color w:val="34302D"/>
          <w:shd w:val="clear" w:color="auto" w:fill="FFFFFF"/>
        </w:rPr>
        <w:t>属性的值指的是协作对象。在此示例中未显示用于引用协作对象的</w:t>
      </w:r>
      <w:r>
        <w:rPr>
          <w:rFonts w:ascii="Arial" w:hAnsi="Arial" w:cs="Arial"/>
          <w:color w:val="34302D"/>
          <w:shd w:val="clear" w:color="auto" w:fill="FFFFFF"/>
        </w:rPr>
        <w:t>XML</w:t>
      </w:r>
      <w:r>
        <w:rPr>
          <w:rFonts w:ascii="Arial" w:hAnsi="Arial" w:cs="Arial"/>
          <w:color w:val="34302D"/>
          <w:shd w:val="clear" w:color="auto" w:fill="FFFFFF"/>
        </w:rPr>
        <w:t>。有关更多信息，请参阅</w:t>
      </w:r>
      <w:r>
        <w:rPr>
          <w:rFonts w:ascii="Arial" w:hAnsi="Arial" w:cs="Arial"/>
          <w:color w:val="34302D"/>
          <w:shd w:val="clear" w:color="auto" w:fill="FFFFFF"/>
        </w:rPr>
        <w:t> </w:t>
      </w:r>
      <w:hyperlink r:id="rId36" w:anchor="beans-dependencies" w:history="1">
        <w:r>
          <w:rPr>
            <w:rStyle w:val="a4"/>
            <w:rFonts w:ascii="Arial" w:hAnsi="Arial" w:cs="Arial"/>
            <w:color w:val="548E2E"/>
            <w:shd w:val="clear" w:color="auto" w:fill="FFFFFF"/>
          </w:rPr>
          <w:t>依赖项</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1.2.2. Instantiating a Container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location path or paths supplied to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constructor are resource strings that let the container load configuration metadata from a variety of external resources, such as the local file system, the Java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and so on.</w:t>
      </w:r>
    </w:p>
    <w:p w:rsidR="001705F2" w:rsidRPr="00BA0D5D" w:rsidRDefault="001705F2"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提供给</w:t>
      </w:r>
      <w:r>
        <w:rPr>
          <w:rStyle w:val="HTML"/>
          <w:rFonts w:ascii="Consolas" w:hAnsi="Consolas"/>
          <w:sz w:val="23"/>
          <w:szCs w:val="23"/>
          <w:shd w:val="clear" w:color="auto" w:fill="F7F7F8"/>
        </w:rPr>
        <w:t>ApplicationContext</w:t>
      </w:r>
      <w:r>
        <w:rPr>
          <w:rFonts w:ascii="Arial" w:hAnsi="Arial" w:cs="Arial"/>
          <w:color w:val="34302D"/>
          <w:shd w:val="clear" w:color="auto" w:fill="FFFFFF"/>
        </w:rPr>
        <w:t>构造函数的路径</w:t>
      </w:r>
      <w:r w:rsidR="007F41A4">
        <w:rPr>
          <w:rFonts w:ascii="Arial" w:hAnsi="Arial" w:cs="Arial"/>
          <w:color w:val="34302D"/>
          <w:shd w:val="clear" w:color="auto" w:fill="FFFFFF"/>
        </w:rPr>
        <w:t>位置</w:t>
      </w:r>
      <w:r>
        <w:rPr>
          <w:rFonts w:ascii="Arial" w:hAnsi="Arial" w:cs="Arial"/>
          <w:color w:val="34302D"/>
          <w:shd w:val="clear" w:color="auto" w:fill="FFFFFF"/>
        </w:rPr>
        <w:t>是资源字符串，它允许容器从各种外部资源（如本地文件系统，</w:t>
      </w:r>
      <w:r>
        <w:rPr>
          <w:rFonts w:ascii="Arial" w:hAnsi="Arial" w:cs="Arial"/>
          <w:color w:val="34302D"/>
          <w:shd w:val="clear" w:color="auto" w:fill="FFFFFF"/>
        </w:rPr>
        <w:t>Java</w:t>
      </w:r>
      <w:r w:rsidR="00332503">
        <w:rPr>
          <w:rFonts w:ascii="Arial" w:hAnsi="Arial" w:cs="Arial"/>
          <w:color w:val="34302D"/>
          <w:shd w:val="clear" w:color="auto" w:fill="FFFFFF"/>
        </w:rPr>
        <w:t xml:space="preserve"> </w:t>
      </w:r>
      <w:r w:rsidR="00332503">
        <w:rPr>
          <w:rFonts w:ascii="Arial" w:hAnsi="Arial" w:cs="Arial" w:hint="eastAsia"/>
          <w:color w:val="34302D"/>
          <w:shd w:val="clear" w:color="auto" w:fill="FFFFFF"/>
        </w:rPr>
        <w:t>CLASSPATH</w:t>
      </w:r>
      <w:r>
        <w:rPr>
          <w:rFonts w:ascii="Arial" w:hAnsi="Arial" w:cs="Arial"/>
          <w:color w:val="34302D"/>
          <w:shd w:val="clear" w:color="auto" w:fill="FFFFFF"/>
        </w:rPr>
        <w:t>等）加载配置元数据。</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28" w:author="zhang alex" w:date="2019-07-28T11:53: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29" w:author="zhang alex" w:date="2019-07-28T11:53:00Z">
            <w:rPr>
              <w:rFonts w:ascii="Consolas" w:eastAsia="宋体" w:hAnsi="Consolas" w:cs="宋体"/>
              <w:color w:val="34302D"/>
              <w:kern w:val="0"/>
              <w:sz w:val="24"/>
              <w:szCs w:val="24"/>
            </w:rPr>
          </w:rPrChange>
        </w:rPr>
        <w:lastRenderedPageBreak/>
        <w:t xml:space="preserve">ApplicationContext context = </w:t>
      </w:r>
      <w:r w:rsidRPr="00F1105E">
        <w:rPr>
          <w:rFonts w:ascii="Consolas" w:eastAsia="宋体" w:hAnsi="Consolas" w:cs="宋体"/>
          <w:b/>
          <w:bCs/>
          <w:color w:val="000000"/>
          <w:kern w:val="0"/>
          <w:sz w:val="18"/>
          <w:szCs w:val="18"/>
          <w:rPrChange w:id="530" w:author="zhang alex" w:date="2019-07-28T11:53:00Z">
            <w:rPr>
              <w:rFonts w:ascii="Consolas" w:eastAsia="宋体" w:hAnsi="Consolas" w:cs="宋体"/>
              <w:b/>
              <w:bCs/>
              <w:color w:val="000000"/>
              <w:kern w:val="0"/>
              <w:sz w:val="24"/>
              <w:szCs w:val="24"/>
            </w:rPr>
          </w:rPrChange>
        </w:rPr>
        <w:t>new</w:t>
      </w:r>
      <w:r w:rsidRPr="00F1105E">
        <w:rPr>
          <w:rFonts w:ascii="Consolas" w:eastAsia="宋体" w:hAnsi="Consolas" w:cs="宋体"/>
          <w:color w:val="34302D"/>
          <w:kern w:val="0"/>
          <w:sz w:val="18"/>
          <w:szCs w:val="18"/>
          <w:rPrChange w:id="531" w:author="zhang alex" w:date="2019-07-28T11:53:00Z">
            <w:rPr>
              <w:rFonts w:ascii="Consolas" w:eastAsia="宋体" w:hAnsi="Consolas" w:cs="宋体"/>
              <w:color w:val="34302D"/>
              <w:kern w:val="0"/>
              <w:sz w:val="24"/>
              <w:szCs w:val="24"/>
            </w:rPr>
          </w:rPrChange>
        </w:rPr>
        <w:t xml:space="preserve"> ClassPathXmlApplicationContext(</w:t>
      </w:r>
      <w:r w:rsidRPr="00F1105E">
        <w:rPr>
          <w:rFonts w:ascii="Consolas" w:eastAsia="宋体" w:hAnsi="Consolas" w:cs="宋体"/>
          <w:color w:val="DD1144"/>
          <w:kern w:val="0"/>
          <w:sz w:val="18"/>
          <w:szCs w:val="18"/>
          <w:rPrChange w:id="532" w:author="zhang alex" w:date="2019-07-28T11:53:00Z">
            <w:rPr>
              <w:rFonts w:ascii="Consolas" w:eastAsia="宋体" w:hAnsi="Consolas" w:cs="宋体"/>
              <w:color w:val="DD1144"/>
              <w:kern w:val="0"/>
              <w:sz w:val="24"/>
              <w:szCs w:val="24"/>
            </w:rPr>
          </w:rPrChange>
        </w:rPr>
        <w:t>"services.xml"</w:t>
      </w:r>
      <w:r w:rsidRPr="00F1105E">
        <w:rPr>
          <w:rFonts w:ascii="Consolas" w:eastAsia="宋体" w:hAnsi="Consolas" w:cs="宋体"/>
          <w:color w:val="34302D"/>
          <w:kern w:val="0"/>
          <w:sz w:val="18"/>
          <w:szCs w:val="18"/>
          <w:rPrChange w:id="533" w:author="zhang alex" w:date="2019-07-28T11:53:00Z">
            <w:rPr>
              <w:rFonts w:ascii="Consolas" w:eastAsia="宋体" w:hAnsi="Consolas" w:cs="宋体"/>
              <w:color w:val="34302D"/>
              <w:kern w:val="0"/>
              <w:sz w:val="24"/>
              <w:szCs w:val="24"/>
            </w:rPr>
          </w:rPrChange>
        </w:rPr>
        <w:t xml:space="preserve">, </w:t>
      </w:r>
      <w:r w:rsidRPr="00F1105E">
        <w:rPr>
          <w:rFonts w:ascii="Consolas" w:eastAsia="宋体" w:hAnsi="Consolas" w:cs="宋体"/>
          <w:color w:val="DD1144"/>
          <w:kern w:val="0"/>
          <w:sz w:val="18"/>
          <w:szCs w:val="18"/>
          <w:rPrChange w:id="534" w:author="zhang alex" w:date="2019-07-28T11:53:00Z">
            <w:rPr>
              <w:rFonts w:ascii="Consolas" w:eastAsia="宋体" w:hAnsi="Consolas" w:cs="宋体"/>
              <w:color w:val="DD1144"/>
              <w:kern w:val="0"/>
              <w:sz w:val="24"/>
              <w:szCs w:val="24"/>
            </w:rPr>
          </w:rPrChange>
        </w:rPr>
        <w:t>"daos.xml"</w:t>
      </w:r>
      <w:r w:rsidRPr="00F1105E">
        <w:rPr>
          <w:rFonts w:ascii="Consolas" w:eastAsia="宋体" w:hAnsi="Consolas" w:cs="宋体"/>
          <w:color w:val="34302D"/>
          <w:kern w:val="0"/>
          <w:sz w:val="18"/>
          <w:szCs w:val="18"/>
          <w:rPrChange w:id="535" w:author="zhang alex" w:date="2019-07-28T11:53:00Z">
            <w:rPr>
              <w:rFonts w:ascii="Consolas" w:eastAsia="宋体" w:hAnsi="Consolas" w:cs="宋体"/>
              <w:color w:val="34302D"/>
              <w:kern w:val="0"/>
              <w:sz w:val="24"/>
              <w:szCs w:val="24"/>
            </w:rPr>
          </w:rPrChange>
        </w:rPr>
        <w:t>);</w:t>
      </w:r>
    </w:p>
    <w:tbl>
      <w:tblPr>
        <w:tblW w:w="0" w:type="auto"/>
        <w:tblCellSpacing w:w="15" w:type="dxa"/>
        <w:tblInd w:w="-180" w:type="dxa"/>
        <w:tblCellMar>
          <w:top w:w="15" w:type="dxa"/>
          <w:left w:w="15" w:type="dxa"/>
          <w:bottom w:w="15" w:type="dxa"/>
          <w:right w:w="15" w:type="dxa"/>
        </w:tblCellMar>
        <w:tblLook w:val="04A0" w:firstRow="1" w:lastRow="0" w:firstColumn="1" w:lastColumn="0" w:noHBand="0" w:noVBand="1"/>
      </w:tblPr>
      <w:tblGrid>
        <w:gridCol w:w="351"/>
        <w:gridCol w:w="10296"/>
      </w:tblGrid>
      <w:tr w:rsidR="00BA0D5D" w:rsidRPr="00BA0D5D" w:rsidTr="0046397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After you learn about Spring’s IoC container, you may want to know more about Spring’s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abstraction (as described in </w:t>
            </w:r>
            <w:hyperlink r:id="rId37" w:anchor="resources" w:history="1">
              <w:r w:rsidRPr="00BA0D5D">
                <w:rPr>
                  <w:rFonts w:ascii="inherit" w:eastAsia="宋体" w:hAnsi="inherit" w:cs="宋体"/>
                  <w:color w:val="548E2E"/>
                  <w:kern w:val="0"/>
                  <w:sz w:val="24"/>
                  <w:szCs w:val="24"/>
                  <w:u w:val="single"/>
                </w:rPr>
                <w:t>Resources</w:t>
              </w:r>
            </w:hyperlink>
            <w:r w:rsidRPr="00BA0D5D">
              <w:rPr>
                <w:rFonts w:ascii="inherit" w:eastAsia="宋体" w:hAnsi="inherit" w:cs="宋体"/>
                <w:kern w:val="0"/>
                <w:sz w:val="24"/>
                <w:szCs w:val="24"/>
              </w:rPr>
              <w:t>), which provides a convenient mechanism for reading an InputStream from locations defined in a URI syntax. In particular,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paths are used to construct applications contexts, as described in </w:t>
            </w:r>
            <w:hyperlink r:id="rId38" w:anchor="resources-app-ctx" w:history="1">
              <w:r w:rsidRPr="00BA0D5D">
                <w:rPr>
                  <w:rFonts w:ascii="inherit" w:eastAsia="宋体" w:hAnsi="inherit" w:cs="宋体"/>
                  <w:color w:val="548E2E"/>
                  <w:kern w:val="0"/>
                  <w:sz w:val="24"/>
                  <w:szCs w:val="24"/>
                  <w:u w:val="single"/>
                </w:rPr>
                <w:t>Application Contexts and Resource Paths</w:t>
              </w:r>
            </w:hyperlink>
            <w:r w:rsidRPr="00BA0D5D">
              <w:rPr>
                <w:rFonts w:ascii="inherit" w:eastAsia="宋体" w:hAnsi="inherit" w:cs="宋体"/>
                <w:kern w:val="0"/>
                <w:sz w:val="24"/>
                <w:szCs w:val="24"/>
              </w:rPr>
              <w:t>.</w:t>
            </w:r>
          </w:p>
          <w:p w:rsidR="001705F2" w:rsidRDefault="001705F2" w:rsidP="00BA0D5D">
            <w:pPr>
              <w:widowControl/>
              <w:jc w:val="left"/>
              <w:rPr>
                <w:rFonts w:ascii="inherit" w:eastAsia="宋体" w:hAnsi="inherit" w:cs="宋体" w:hint="eastAsia"/>
                <w:kern w:val="0"/>
                <w:sz w:val="24"/>
                <w:szCs w:val="24"/>
              </w:rPr>
            </w:pPr>
          </w:p>
          <w:p w:rsidR="001705F2" w:rsidRPr="00BA0D5D" w:rsidRDefault="001705F2" w:rsidP="00BA0D5D">
            <w:pPr>
              <w:widowControl/>
              <w:jc w:val="left"/>
              <w:rPr>
                <w:rFonts w:ascii="inherit" w:eastAsia="宋体" w:hAnsi="inherit" w:cs="宋体" w:hint="eastAsia"/>
                <w:kern w:val="0"/>
                <w:sz w:val="24"/>
                <w:szCs w:val="24"/>
              </w:rPr>
            </w:pPr>
            <w:r>
              <w:rPr>
                <w:rFonts w:ascii="Arial" w:hAnsi="Arial" w:cs="Arial"/>
                <w:shd w:val="clear" w:color="auto" w:fill="EBF1E7"/>
              </w:rPr>
              <w:t>在了解了</w:t>
            </w:r>
            <w:r>
              <w:rPr>
                <w:rFonts w:ascii="Arial" w:hAnsi="Arial" w:cs="Arial"/>
                <w:shd w:val="clear" w:color="auto" w:fill="EBF1E7"/>
              </w:rPr>
              <w:t>Spring</w:t>
            </w:r>
            <w:r>
              <w:rPr>
                <w:rFonts w:ascii="Arial" w:hAnsi="Arial" w:cs="Arial"/>
                <w:shd w:val="clear" w:color="auto" w:fill="EBF1E7"/>
              </w:rPr>
              <w:t>的</w:t>
            </w:r>
            <w:r>
              <w:rPr>
                <w:rFonts w:ascii="Arial" w:hAnsi="Arial" w:cs="Arial"/>
                <w:shd w:val="clear" w:color="auto" w:fill="EBF1E7"/>
              </w:rPr>
              <w:t>IoC</w:t>
            </w:r>
            <w:r>
              <w:rPr>
                <w:rFonts w:ascii="Arial" w:hAnsi="Arial" w:cs="Arial"/>
                <w:shd w:val="clear" w:color="auto" w:fill="EBF1E7"/>
              </w:rPr>
              <w:t>容器之后，您可能想要了解有关</w:t>
            </w:r>
            <w:r>
              <w:rPr>
                <w:rFonts w:ascii="Arial" w:hAnsi="Arial" w:cs="Arial"/>
                <w:shd w:val="clear" w:color="auto" w:fill="EBF1E7"/>
              </w:rPr>
              <w:t>Spring </w:t>
            </w:r>
            <w:r>
              <w:rPr>
                <w:rStyle w:val="HTML"/>
                <w:rFonts w:ascii="Consolas" w:hAnsi="Consolas"/>
                <w:sz w:val="23"/>
                <w:szCs w:val="23"/>
                <w:shd w:val="clear" w:color="auto" w:fill="F7F7F8"/>
              </w:rPr>
              <w:t>Resource</w:t>
            </w:r>
            <w:r>
              <w:rPr>
                <w:rFonts w:ascii="Arial" w:hAnsi="Arial" w:cs="Arial"/>
                <w:shd w:val="clear" w:color="auto" w:fill="EBF1E7"/>
              </w:rPr>
              <w:t>抽象的更多信息（如</w:t>
            </w:r>
            <w:hyperlink r:id="rId39" w:anchor="resources" w:history="1">
              <w:r>
                <w:rPr>
                  <w:rStyle w:val="a4"/>
                  <w:rFonts w:ascii="Arial" w:hAnsi="Arial" w:cs="Arial"/>
                  <w:color w:val="548E2E"/>
                  <w:shd w:val="clear" w:color="auto" w:fill="EBF1E7"/>
                </w:rPr>
                <w:t>参考资料中所述</w:t>
              </w:r>
            </w:hyperlink>
            <w:r>
              <w:rPr>
                <w:rFonts w:ascii="Arial" w:hAnsi="Arial" w:cs="Arial"/>
                <w:shd w:val="clear" w:color="auto" w:fill="EBF1E7"/>
              </w:rPr>
              <w:t>），它提供了一种从</w:t>
            </w:r>
            <w:r>
              <w:rPr>
                <w:rFonts w:ascii="Arial" w:hAnsi="Arial" w:cs="Arial"/>
                <w:shd w:val="clear" w:color="auto" w:fill="EBF1E7"/>
              </w:rPr>
              <w:t>URI</w:t>
            </w:r>
            <w:r>
              <w:rPr>
                <w:rFonts w:ascii="Arial" w:hAnsi="Arial" w:cs="Arial"/>
                <w:shd w:val="clear" w:color="auto" w:fill="EBF1E7"/>
              </w:rPr>
              <w:t>语法中定义的位置读取</w:t>
            </w:r>
            <w:r>
              <w:rPr>
                <w:rFonts w:ascii="Arial" w:hAnsi="Arial" w:cs="Arial"/>
                <w:shd w:val="clear" w:color="auto" w:fill="EBF1E7"/>
              </w:rPr>
              <w:t>InputStream</w:t>
            </w:r>
            <w:r>
              <w:rPr>
                <w:rFonts w:ascii="Arial" w:hAnsi="Arial" w:cs="Arial"/>
                <w:shd w:val="clear" w:color="auto" w:fill="EBF1E7"/>
              </w:rPr>
              <w:t>的便捷机制。特别是，</w:t>
            </w:r>
            <w:r>
              <w:rPr>
                <w:rFonts w:ascii="Arial" w:hAnsi="Arial" w:cs="Arial"/>
                <w:shd w:val="clear" w:color="auto" w:fill="EBF1E7"/>
              </w:rPr>
              <w:t> </w:t>
            </w:r>
            <w:r>
              <w:rPr>
                <w:rStyle w:val="HTML"/>
                <w:rFonts w:ascii="Consolas" w:hAnsi="Consolas"/>
                <w:sz w:val="23"/>
                <w:szCs w:val="23"/>
                <w:shd w:val="clear" w:color="auto" w:fill="F7F7F8"/>
              </w:rPr>
              <w:t>Resource</w:t>
            </w:r>
            <w:r>
              <w:rPr>
                <w:rFonts w:ascii="Arial" w:hAnsi="Arial" w:cs="Arial"/>
                <w:shd w:val="clear" w:color="auto" w:fill="EBF1E7"/>
              </w:rPr>
              <w:t>路径用于构建应用程序上下文，如</w:t>
            </w:r>
            <w:hyperlink r:id="rId40" w:anchor="resources-app-ctx" w:history="1">
              <w:r>
                <w:rPr>
                  <w:rStyle w:val="a4"/>
                  <w:rFonts w:ascii="Arial" w:hAnsi="Arial" w:cs="Arial"/>
                  <w:color w:val="548E2E"/>
                  <w:shd w:val="clear" w:color="auto" w:fill="EBF1E7"/>
                </w:rPr>
                <w:t>应用程序上下文和资源路径中所述</w:t>
              </w:r>
            </w:hyperlink>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service layer objects </w:t>
      </w:r>
      <w:r w:rsidRPr="00BA0D5D">
        <w:rPr>
          <w:rFonts w:ascii="Consolas" w:eastAsia="宋体" w:hAnsi="Consolas" w:cs="宋体"/>
          <w:color w:val="34302D"/>
          <w:kern w:val="0"/>
          <w:sz w:val="23"/>
          <w:szCs w:val="23"/>
          <w:shd w:val="clear" w:color="auto" w:fill="F7F7F8"/>
        </w:rPr>
        <w:t>(services.xml)</w:t>
      </w:r>
      <w:r w:rsidRPr="00BA0D5D">
        <w:rPr>
          <w:rFonts w:ascii="inherit" w:eastAsia="宋体" w:hAnsi="inherit" w:cs="Arial"/>
          <w:color w:val="34302D"/>
          <w:kern w:val="0"/>
          <w:sz w:val="24"/>
          <w:szCs w:val="24"/>
        </w:rPr>
        <w:t> configuration file:</w:t>
      </w:r>
    </w:p>
    <w:p w:rsidR="001705F2" w:rsidRPr="00BA0D5D" w:rsidRDefault="001705F2"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以下示例显示了服务层对象</w:t>
      </w:r>
      <w:r>
        <w:rPr>
          <w:rStyle w:val="HTML"/>
          <w:rFonts w:ascii="Consolas" w:hAnsi="Consolas"/>
          <w:sz w:val="23"/>
          <w:szCs w:val="23"/>
          <w:shd w:val="clear" w:color="auto" w:fill="F7F7F8"/>
        </w:rPr>
        <w:t>(services.xml)</w:t>
      </w:r>
      <w:r>
        <w:rPr>
          <w:rFonts w:ascii="Arial" w:hAnsi="Arial" w:cs="Arial"/>
          <w:color w:val="34302D"/>
          <w:shd w:val="clear" w:color="auto" w:fill="FFFFFF"/>
        </w:rPr>
        <w:t>配置文件：</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36"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557799"/>
          <w:kern w:val="0"/>
          <w:sz w:val="18"/>
          <w:szCs w:val="18"/>
          <w:rPrChange w:id="537" w:author="zhang alex" w:date="2019-07-28T11:52:00Z">
            <w:rPr>
              <w:rFonts w:ascii="Consolas" w:eastAsia="宋体" w:hAnsi="Consolas" w:cs="宋体"/>
              <w:color w:val="557799"/>
              <w:kern w:val="0"/>
              <w:sz w:val="24"/>
              <w:szCs w:val="24"/>
            </w:rPr>
          </w:rPrChange>
        </w:rPr>
        <w:t>&lt;?xml version="1.0" encoding="UTF-8"?&gt;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38"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539" w:author="zhang alex" w:date="2019-07-28T11:52:00Z">
            <w:rPr>
              <w:rFonts w:ascii="Consolas" w:eastAsia="宋体" w:hAnsi="Consolas" w:cs="宋体"/>
              <w:color w:val="008080"/>
              <w:kern w:val="0"/>
              <w:sz w:val="24"/>
              <w:szCs w:val="24"/>
            </w:rPr>
          </w:rPrChange>
        </w:rPr>
        <w:t>&lt;beans</w:t>
      </w:r>
      <w:r w:rsidRPr="00F1105E">
        <w:rPr>
          <w:rFonts w:ascii="Consolas" w:eastAsia="宋体" w:hAnsi="Consolas" w:cs="宋体"/>
          <w:color w:val="34302D"/>
          <w:kern w:val="0"/>
          <w:sz w:val="18"/>
          <w:szCs w:val="18"/>
          <w:rPrChange w:id="54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41" w:author="zhang alex" w:date="2019-07-28T11:52:00Z">
            <w:rPr>
              <w:rFonts w:ascii="Consolas" w:eastAsia="宋体" w:hAnsi="Consolas" w:cs="宋体"/>
              <w:color w:val="000080"/>
              <w:kern w:val="0"/>
              <w:sz w:val="24"/>
              <w:szCs w:val="24"/>
            </w:rPr>
          </w:rPrChange>
        </w:rPr>
        <w:t>xmlns</w:t>
      </w:r>
      <w:r w:rsidRPr="00F1105E">
        <w:rPr>
          <w:rFonts w:ascii="Consolas" w:eastAsia="宋体" w:hAnsi="Consolas" w:cs="宋体"/>
          <w:color w:val="34302D"/>
          <w:kern w:val="0"/>
          <w:sz w:val="18"/>
          <w:szCs w:val="18"/>
          <w:rPrChange w:id="542"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43"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44"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45"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46" w:author="zhang alex" w:date="2019-07-28T11:52:00Z">
            <w:rPr>
              <w:rFonts w:ascii="Consolas" w:eastAsia="宋体" w:hAnsi="Consolas" w:cs="宋体"/>
              <w:color w:val="000080"/>
              <w:kern w:val="0"/>
              <w:sz w:val="24"/>
              <w:szCs w:val="24"/>
            </w:rPr>
          </w:rPrChange>
        </w:rPr>
        <w:t>xmlns:xsi</w:t>
      </w:r>
      <w:r w:rsidRPr="00F1105E">
        <w:rPr>
          <w:rFonts w:ascii="Consolas" w:eastAsia="宋体" w:hAnsi="Consolas" w:cs="宋体"/>
          <w:color w:val="34302D"/>
          <w:kern w:val="0"/>
          <w:sz w:val="18"/>
          <w:szCs w:val="18"/>
          <w:rPrChange w:id="547"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48" w:author="zhang alex" w:date="2019-07-28T11:52:00Z">
            <w:rPr>
              <w:rFonts w:ascii="Consolas" w:eastAsia="宋体" w:hAnsi="Consolas" w:cs="宋体"/>
              <w:color w:val="DD1144"/>
              <w:kern w:val="0"/>
              <w:sz w:val="24"/>
              <w:szCs w:val="24"/>
            </w:rPr>
          </w:rPrChange>
        </w:rPr>
        <w:t>"http://www.w3.org/2001/XMLSchema-instance"</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18"/>
          <w:szCs w:val="18"/>
          <w:rPrChange w:id="549" w:author="zhang alex" w:date="2019-07-28T11:52:00Z">
            <w:rPr>
              <w:rFonts w:ascii="Consolas" w:eastAsia="宋体" w:hAnsi="Consolas" w:cs="宋体"/>
              <w:color w:val="DD2200"/>
              <w:kern w:val="0"/>
              <w:sz w:val="24"/>
              <w:szCs w:val="24"/>
            </w:rPr>
          </w:rPrChange>
        </w:rPr>
      </w:pPr>
      <w:r w:rsidRPr="00F1105E">
        <w:rPr>
          <w:rFonts w:ascii="Consolas" w:eastAsia="宋体" w:hAnsi="Consolas" w:cs="宋体"/>
          <w:color w:val="34302D"/>
          <w:kern w:val="0"/>
          <w:sz w:val="18"/>
          <w:szCs w:val="18"/>
          <w:rPrChange w:id="55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51" w:author="zhang alex" w:date="2019-07-28T11:52:00Z">
            <w:rPr>
              <w:rFonts w:ascii="Consolas" w:eastAsia="宋体" w:hAnsi="Consolas" w:cs="宋体"/>
              <w:color w:val="000080"/>
              <w:kern w:val="0"/>
              <w:sz w:val="24"/>
              <w:szCs w:val="24"/>
            </w:rPr>
          </w:rPrChange>
        </w:rPr>
        <w:t>xsi:schemaLocation</w:t>
      </w:r>
      <w:r w:rsidRPr="00F1105E">
        <w:rPr>
          <w:rFonts w:ascii="Consolas" w:eastAsia="宋体" w:hAnsi="Consolas" w:cs="宋体"/>
          <w:color w:val="34302D"/>
          <w:kern w:val="0"/>
          <w:sz w:val="18"/>
          <w:szCs w:val="18"/>
          <w:rPrChange w:id="552"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53"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54"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DD2200"/>
          <w:kern w:val="0"/>
          <w:sz w:val="18"/>
          <w:szCs w:val="18"/>
          <w:rPrChange w:id="555" w:author="zhang alex" w:date="2019-07-28T11:52:00Z">
            <w:rPr>
              <w:rFonts w:ascii="Consolas" w:eastAsia="宋体" w:hAnsi="Consolas" w:cs="宋体"/>
              <w:color w:val="DD2200"/>
              <w:kern w:val="0"/>
              <w:sz w:val="24"/>
              <w:szCs w:val="24"/>
            </w:rPr>
          </w:rPrChange>
        </w:rPr>
        <w:t xml:space="preserve">        </w:t>
      </w:r>
      <w:r w:rsidRPr="00F1105E">
        <w:rPr>
          <w:rFonts w:ascii="Consolas" w:eastAsia="宋体" w:hAnsi="Consolas" w:cs="宋体"/>
          <w:color w:val="DD1144"/>
          <w:kern w:val="0"/>
          <w:sz w:val="18"/>
          <w:szCs w:val="18"/>
          <w:rPrChange w:id="556" w:author="zhang alex" w:date="2019-07-28T11:52:00Z">
            <w:rPr>
              <w:rFonts w:ascii="Consolas" w:eastAsia="宋体" w:hAnsi="Consolas" w:cs="宋体"/>
              <w:color w:val="DD1144"/>
              <w:kern w:val="0"/>
              <w:sz w:val="24"/>
              <w:szCs w:val="24"/>
            </w:rPr>
          </w:rPrChange>
        </w:rPr>
        <w:t>https://www.springframework.org/schema/beans/spring-beans.xsd"</w:t>
      </w:r>
      <w:r w:rsidRPr="00F1105E">
        <w:rPr>
          <w:rFonts w:ascii="Consolas" w:eastAsia="宋体" w:hAnsi="Consolas" w:cs="宋体"/>
          <w:color w:val="008080"/>
          <w:kern w:val="0"/>
          <w:sz w:val="18"/>
          <w:szCs w:val="18"/>
          <w:rPrChange w:id="557"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58"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59"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6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561" w:author="zhang alex" w:date="2019-07-28T11:52:00Z">
            <w:rPr>
              <w:rFonts w:ascii="Consolas" w:eastAsia="宋体" w:hAnsi="Consolas" w:cs="宋体"/>
              <w:i/>
              <w:iCs/>
              <w:color w:val="999988"/>
              <w:kern w:val="0"/>
              <w:sz w:val="24"/>
              <w:szCs w:val="24"/>
            </w:rPr>
          </w:rPrChange>
        </w:rPr>
        <w:t>&lt;!-- services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62"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63"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6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565" w:author="zhang alex" w:date="2019-07-28T11:52:00Z">
            <w:rPr>
              <w:rFonts w:ascii="Consolas" w:eastAsia="宋体" w:hAnsi="Consolas" w:cs="宋体"/>
              <w:color w:val="008080"/>
              <w:kern w:val="0"/>
              <w:sz w:val="24"/>
              <w:szCs w:val="24"/>
            </w:rPr>
          </w:rPrChange>
        </w:rPr>
        <w:t>&lt;bean</w:t>
      </w:r>
      <w:r w:rsidRPr="00F1105E">
        <w:rPr>
          <w:rFonts w:ascii="Consolas" w:eastAsia="宋体" w:hAnsi="Consolas" w:cs="宋体"/>
          <w:color w:val="34302D"/>
          <w:kern w:val="0"/>
          <w:sz w:val="18"/>
          <w:szCs w:val="18"/>
          <w:rPrChange w:id="566"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67" w:author="zhang alex" w:date="2019-07-28T11:52:00Z">
            <w:rPr>
              <w:rFonts w:ascii="Consolas" w:eastAsia="宋体" w:hAnsi="Consolas" w:cs="宋体"/>
              <w:color w:val="000080"/>
              <w:kern w:val="0"/>
              <w:sz w:val="24"/>
              <w:szCs w:val="24"/>
            </w:rPr>
          </w:rPrChange>
        </w:rPr>
        <w:t>id</w:t>
      </w:r>
      <w:r w:rsidRPr="00F1105E">
        <w:rPr>
          <w:rFonts w:ascii="Consolas" w:eastAsia="宋体" w:hAnsi="Consolas" w:cs="宋体"/>
          <w:color w:val="34302D"/>
          <w:kern w:val="0"/>
          <w:sz w:val="18"/>
          <w:szCs w:val="18"/>
          <w:rPrChange w:id="568"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69" w:author="zhang alex" w:date="2019-07-28T11:52:00Z">
            <w:rPr>
              <w:rFonts w:ascii="Consolas" w:eastAsia="宋体" w:hAnsi="Consolas" w:cs="宋体"/>
              <w:color w:val="DD1144"/>
              <w:kern w:val="0"/>
              <w:sz w:val="24"/>
              <w:szCs w:val="24"/>
            </w:rPr>
          </w:rPrChange>
        </w:rPr>
        <w:t>"petStore"</w:t>
      </w:r>
      <w:r w:rsidRPr="00F1105E">
        <w:rPr>
          <w:rFonts w:ascii="Consolas" w:eastAsia="宋体" w:hAnsi="Consolas" w:cs="宋体"/>
          <w:color w:val="34302D"/>
          <w:kern w:val="0"/>
          <w:sz w:val="18"/>
          <w:szCs w:val="18"/>
          <w:rPrChange w:id="57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71" w:author="zhang alex" w:date="2019-07-28T11:52:00Z">
            <w:rPr>
              <w:rFonts w:ascii="Consolas" w:eastAsia="宋体" w:hAnsi="Consolas" w:cs="宋体"/>
              <w:color w:val="000080"/>
              <w:kern w:val="0"/>
              <w:sz w:val="24"/>
              <w:szCs w:val="24"/>
            </w:rPr>
          </w:rPrChange>
        </w:rPr>
        <w:t>class</w:t>
      </w:r>
      <w:r w:rsidRPr="00F1105E">
        <w:rPr>
          <w:rFonts w:ascii="Consolas" w:eastAsia="宋体" w:hAnsi="Consolas" w:cs="宋体"/>
          <w:color w:val="34302D"/>
          <w:kern w:val="0"/>
          <w:sz w:val="18"/>
          <w:szCs w:val="18"/>
          <w:rPrChange w:id="572"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73" w:author="zhang alex" w:date="2019-07-28T11:52:00Z">
            <w:rPr>
              <w:rFonts w:ascii="Consolas" w:eastAsia="宋体" w:hAnsi="Consolas" w:cs="宋体"/>
              <w:color w:val="DD1144"/>
              <w:kern w:val="0"/>
              <w:sz w:val="24"/>
              <w:szCs w:val="24"/>
            </w:rPr>
          </w:rPrChange>
        </w:rPr>
        <w:t>"org.springframework.samples.jpetstore.services.PetStoreServiceImpl"</w:t>
      </w:r>
      <w:r w:rsidRPr="00F1105E">
        <w:rPr>
          <w:rFonts w:ascii="Consolas" w:eastAsia="宋体" w:hAnsi="Consolas" w:cs="宋体"/>
          <w:color w:val="008080"/>
          <w:kern w:val="0"/>
          <w:sz w:val="18"/>
          <w:szCs w:val="18"/>
          <w:rPrChange w:id="574"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75"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76"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577" w:author="zhang alex" w:date="2019-07-28T11:52:00Z">
            <w:rPr>
              <w:rFonts w:ascii="Consolas" w:eastAsia="宋体" w:hAnsi="Consolas" w:cs="宋体"/>
              <w:color w:val="008080"/>
              <w:kern w:val="0"/>
              <w:sz w:val="24"/>
              <w:szCs w:val="24"/>
            </w:rPr>
          </w:rPrChange>
        </w:rPr>
        <w:t>&lt;property</w:t>
      </w:r>
      <w:r w:rsidRPr="00F1105E">
        <w:rPr>
          <w:rFonts w:ascii="Consolas" w:eastAsia="宋体" w:hAnsi="Consolas" w:cs="宋体"/>
          <w:color w:val="34302D"/>
          <w:kern w:val="0"/>
          <w:sz w:val="18"/>
          <w:szCs w:val="18"/>
          <w:rPrChange w:id="57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79" w:author="zhang alex" w:date="2019-07-28T11:52:00Z">
            <w:rPr>
              <w:rFonts w:ascii="Consolas" w:eastAsia="宋体" w:hAnsi="Consolas" w:cs="宋体"/>
              <w:color w:val="000080"/>
              <w:kern w:val="0"/>
              <w:sz w:val="24"/>
              <w:szCs w:val="24"/>
            </w:rPr>
          </w:rPrChange>
        </w:rPr>
        <w:t>name</w:t>
      </w:r>
      <w:r w:rsidRPr="00F1105E">
        <w:rPr>
          <w:rFonts w:ascii="Consolas" w:eastAsia="宋体" w:hAnsi="Consolas" w:cs="宋体"/>
          <w:color w:val="34302D"/>
          <w:kern w:val="0"/>
          <w:sz w:val="18"/>
          <w:szCs w:val="18"/>
          <w:rPrChange w:id="580"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81" w:author="zhang alex" w:date="2019-07-28T11:52:00Z">
            <w:rPr>
              <w:rFonts w:ascii="Consolas" w:eastAsia="宋体" w:hAnsi="Consolas" w:cs="宋体"/>
              <w:color w:val="DD1144"/>
              <w:kern w:val="0"/>
              <w:sz w:val="24"/>
              <w:szCs w:val="24"/>
            </w:rPr>
          </w:rPrChange>
        </w:rPr>
        <w:t>"accountDao"</w:t>
      </w:r>
      <w:r w:rsidRPr="00F1105E">
        <w:rPr>
          <w:rFonts w:ascii="Consolas" w:eastAsia="宋体" w:hAnsi="Consolas" w:cs="宋体"/>
          <w:color w:val="34302D"/>
          <w:kern w:val="0"/>
          <w:sz w:val="18"/>
          <w:szCs w:val="18"/>
          <w:rPrChange w:id="58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83" w:author="zhang alex" w:date="2019-07-28T11:52:00Z">
            <w:rPr>
              <w:rFonts w:ascii="Consolas" w:eastAsia="宋体" w:hAnsi="Consolas" w:cs="宋体"/>
              <w:color w:val="000080"/>
              <w:kern w:val="0"/>
              <w:sz w:val="24"/>
              <w:szCs w:val="24"/>
            </w:rPr>
          </w:rPrChange>
        </w:rPr>
        <w:t>ref</w:t>
      </w:r>
      <w:r w:rsidRPr="00F1105E">
        <w:rPr>
          <w:rFonts w:ascii="Consolas" w:eastAsia="宋体" w:hAnsi="Consolas" w:cs="宋体"/>
          <w:color w:val="34302D"/>
          <w:kern w:val="0"/>
          <w:sz w:val="18"/>
          <w:szCs w:val="18"/>
          <w:rPrChange w:id="584"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85" w:author="zhang alex" w:date="2019-07-28T11:52:00Z">
            <w:rPr>
              <w:rFonts w:ascii="Consolas" w:eastAsia="宋体" w:hAnsi="Consolas" w:cs="宋体"/>
              <w:color w:val="DD1144"/>
              <w:kern w:val="0"/>
              <w:sz w:val="24"/>
              <w:szCs w:val="24"/>
            </w:rPr>
          </w:rPrChange>
        </w:rPr>
        <w:t>"accountDao"</w:t>
      </w:r>
      <w:r w:rsidRPr="00F1105E">
        <w:rPr>
          <w:rFonts w:ascii="Consolas" w:eastAsia="宋体" w:hAnsi="Consolas" w:cs="宋体"/>
          <w:color w:val="008080"/>
          <w:kern w:val="0"/>
          <w:sz w:val="18"/>
          <w:szCs w:val="18"/>
          <w:rPrChange w:id="586"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87"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8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589" w:author="zhang alex" w:date="2019-07-28T11:52:00Z">
            <w:rPr>
              <w:rFonts w:ascii="Consolas" w:eastAsia="宋体" w:hAnsi="Consolas" w:cs="宋体"/>
              <w:color w:val="008080"/>
              <w:kern w:val="0"/>
              <w:sz w:val="24"/>
              <w:szCs w:val="24"/>
            </w:rPr>
          </w:rPrChange>
        </w:rPr>
        <w:t>&lt;property</w:t>
      </w:r>
      <w:r w:rsidRPr="00F1105E">
        <w:rPr>
          <w:rFonts w:ascii="Consolas" w:eastAsia="宋体" w:hAnsi="Consolas" w:cs="宋体"/>
          <w:color w:val="34302D"/>
          <w:kern w:val="0"/>
          <w:sz w:val="18"/>
          <w:szCs w:val="18"/>
          <w:rPrChange w:id="59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91" w:author="zhang alex" w:date="2019-07-28T11:52:00Z">
            <w:rPr>
              <w:rFonts w:ascii="Consolas" w:eastAsia="宋体" w:hAnsi="Consolas" w:cs="宋体"/>
              <w:color w:val="000080"/>
              <w:kern w:val="0"/>
              <w:sz w:val="24"/>
              <w:szCs w:val="24"/>
            </w:rPr>
          </w:rPrChange>
        </w:rPr>
        <w:t>name</w:t>
      </w:r>
      <w:r w:rsidRPr="00F1105E">
        <w:rPr>
          <w:rFonts w:ascii="Consolas" w:eastAsia="宋体" w:hAnsi="Consolas" w:cs="宋体"/>
          <w:color w:val="34302D"/>
          <w:kern w:val="0"/>
          <w:sz w:val="18"/>
          <w:szCs w:val="18"/>
          <w:rPrChange w:id="592"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93" w:author="zhang alex" w:date="2019-07-28T11:52:00Z">
            <w:rPr>
              <w:rFonts w:ascii="Consolas" w:eastAsia="宋体" w:hAnsi="Consolas" w:cs="宋体"/>
              <w:color w:val="DD1144"/>
              <w:kern w:val="0"/>
              <w:sz w:val="24"/>
              <w:szCs w:val="24"/>
            </w:rPr>
          </w:rPrChange>
        </w:rPr>
        <w:t>"itemDao"</w:t>
      </w:r>
      <w:r w:rsidRPr="00F1105E">
        <w:rPr>
          <w:rFonts w:ascii="Consolas" w:eastAsia="宋体" w:hAnsi="Consolas" w:cs="宋体"/>
          <w:color w:val="34302D"/>
          <w:kern w:val="0"/>
          <w:sz w:val="18"/>
          <w:szCs w:val="18"/>
          <w:rPrChange w:id="59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95" w:author="zhang alex" w:date="2019-07-28T11:52:00Z">
            <w:rPr>
              <w:rFonts w:ascii="Consolas" w:eastAsia="宋体" w:hAnsi="Consolas" w:cs="宋体"/>
              <w:color w:val="000080"/>
              <w:kern w:val="0"/>
              <w:sz w:val="24"/>
              <w:szCs w:val="24"/>
            </w:rPr>
          </w:rPrChange>
        </w:rPr>
        <w:t>ref</w:t>
      </w:r>
      <w:r w:rsidRPr="00F1105E">
        <w:rPr>
          <w:rFonts w:ascii="Consolas" w:eastAsia="宋体" w:hAnsi="Consolas" w:cs="宋体"/>
          <w:color w:val="34302D"/>
          <w:kern w:val="0"/>
          <w:sz w:val="18"/>
          <w:szCs w:val="18"/>
          <w:rPrChange w:id="596"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97" w:author="zhang alex" w:date="2019-07-28T11:52:00Z">
            <w:rPr>
              <w:rFonts w:ascii="Consolas" w:eastAsia="宋体" w:hAnsi="Consolas" w:cs="宋体"/>
              <w:color w:val="DD1144"/>
              <w:kern w:val="0"/>
              <w:sz w:val="24"/>
              <w:szCs w:val="24"/>
            </w:rPr>
          </w:rPrChange>
        </w:rPr>
        <w:t>"itemDao"</w:t>
      </w:r>
      <w:r w:rsidRPr="00F1105E">
        <w:rPr>
          <w:rFonts w:ascii="Consolas" w:eastAsia="宋体" w:hAnsi="Consolas" w:cs="宋体"/>
          <w:color w:val="008080"/>
          <w:kern w:val="0"/>
          <w:sz w:val="18"/>
          <w:szCs w:val="18"/>
          <w:rPrChange w:id="598"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99"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0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601" w:author="zhang alex" w:date="2019-07-28T11:52:00Z">
            <w:rPr>
              <w:rFonts w:ascii="Consolas" w:eastAsia="宋体" w:hAnsi="Consolas" w:cs="宋体"/>
              <w:i/>
              <w:iCs/>
              <w:color w:val="999988"/>
              <w:kern w:val="0"/>
              <w:sz w:val="24"/>
              <w:szCs w:val="24"/>
            </w:rPr>
          </w:rPrChange>
        </w:rPr>
        <w:t>&lt;!-- additional collaborators and configuration for this bean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02"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03"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604" w:author="zhang alex" w:date="2019-07-28T11:52:00Z">
            <w:rPr>
              <w:rFonts w:ascii="Consolas" w:eastAsia="宋体" w:hAnsi="Consolas" w:cs="宋体"/>
              <w:color w:val="008080"/>
              <w:kern w:val="0"/>
              <w:sz w:val="24"/>
              <w:szCs w:val="24"/>
            </w:rPr>
          </w:rPrChange>
        </w:rPr>
        <w:t>&lt;/bean&gt;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05"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06"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07"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608" w:author="zhang alex" w:date="2019-07-28T11:52:00Z">
            <w:rPr>
              <w:rFonts w:ascii="Consolas" w:eastAsia="宋体" w:hAnsi="Consolas" w:cs="宋体"/>
              <w:i/>
              <w:iCs/>
              <w:color w:val="999988"/>
              <w:kern w:val="0"/>
              <w:sz w:val="24"/>
              <w:szCs w:val="24"/>
            </w:rPr>
          </w:rPrChange>
        </w:rPr>
        <w:t>&lt;!-- more bean definitions for services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09"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10"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611" w:author="zhang alex" w:date="2019-07-28T11:52:00Z">
            <w:rPr>
              <w:rFonts w:ascii="Consolas" w:eastAsia="宋体" w:hAnsi="Consolas" w:cs="宋体"/>
              <w:color w:val="008080"/>
              <w:kern w:val="0"/>
              <w:sz w:val="24"/>
              <w:szCs w:val="24"/>
            </w:rPr>
          </w:rPrChange>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data access objects </w:t>
      </w:r>
      <w:r w:rsidRPr="00BA0D5D">
        <w:rPr>
          <w:rFonts w:ascii="Consolas" w:eastAsia="宋体" w:hAnsi="Consolas" w:cs="宋体"/>
          <w:color w:val="34302D"/>
          <w:kern w:val="0"/>
          <w:sz w:val="23"/>
          <w:szCs w:val="23"/>
          <w:shd w:val="clear" w:color="auto" w:fill="F7F7F8"/>
        </w:rPr>
        <w:t>daos.xml</w:t>
      </w:r>
      <w:r w:rsidRPr="00BA0D5D">
        <w:rPr>
          <w:rFonts w:ascii="inherit" w:eastAsia="宋体" w:hAnsi="inherit" w:cs="Arial"/>
          <w:color w:val="34302D"/>
          <w:kern w:val="0"/>
          <w:sz w:val="24"/>
          <w:szCs w:val="24"/>
        </w:rPr>
        <w:t> file:</w:t>
      </w:r>
    </w:p>
    <w:p w:rsidR="00B10F16" w:rsidRPr="00BA0D5D" w:rsidRDefault="00B10F1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以下示例显示了数据访问对象</w:t>
      </w:r>
      <w:r>
        <w:rPr>
          <w:rStyle w:val="HTML"/>
          <w:rFonts w:ascii="Consolas" w:hAnsi="Consolas"/>
          <w:sz w:val="23"/>
          <w:szCs w:val="23"/>
          <w:shd w:val="clear" w:color="auto" w:fill="F7F7F8"/>
        </w:rPr>
        <w:t>daos.xml</w:t>
      </w:r>
      <w:r>
        <w:rPr>
          <w:rFonts w:ascii="Arial" w:hAnsi="Arial" w:cs="Arial"/>
          <w:color w:val="34302D"/>
          <w:shd w:val="clear" w:color="auto" w:fill="FFFFFF"/>
        </w:rPr>
        <w:t>文件：</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12"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557799"/>
          <w:kern w:val="0"/>
          <w:sz w:val="18"/>
          <w:szCs w:val="18"/>
          <w:rPrChange w:id="613" w:author="zhang alex" w:date="2019-07-28T11:52:00Z">
            <w:rPr>
              <w:rFonts w:ascii="Consolas" w:eastAsia="宋体" w:hAnsi="Consolas" w:cs="宋体"/>
              <w:color w:val="557799"/>
              <w:kern w:val="0"/>
              <w:sz w:val="24"/>
              <w:szCs w:val="24"/>
            </w:rPr>
          </w:rPrChange>
        </w:rPr>
        <w:t>&lt;?xml version="1.0" encoding="UTF-8"?&gt;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14"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615" w:author="zhang alex" w:date="2019-07-28T11:52:00Z">
            <w:rPr>
              <w:rFonts w:ascii="Consolas" w:eastAsia="宋体" w:hAnsi="Consolas" w:cs="宋体"/>
              <w:color w:val="008080"/>
              <w:kern w:val="0"/>
              <w:sz w:val="24"/>
              <w:szCs w:val="24"/>
            </w:rPr>
          </w:rPrChange>
        </w:rPr>
        <w:t>&lt;beans</w:t>
      </w:r>
      <w:r w:rsidRPr="00F1105E">
        <w:rPr>
          <w:rFonts w:ascii="Consolas" w:eastAsia="宋体" w:hAnsi="Consolas" w:cs="宋体"/>
          <w:color w:val="34302D"/>
          <w:kern w:val="0"/>
          <w:sz w:val="18"/>
          <w:szCs w:val="18"/>
          <w:rPrChange w:id="616"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17" w:author="zhang alex" w:date="2019-07-28T11:52:00Z">
            <w:rPr>
              <w:rFonts w:ascii="Consolas" w:eastAsia="宋体" w:hAnsi="Consolas" w:cs="宋体"/>
              <w:color w:val="000080"/>
              <w:kern w:val="0"/>
              <w:sz w:val="24"/>
              <w:szCs w:val="24"/>
            </w:rPr>
          </w:rPrChange>
        </w:rPr>
        <w:t>xmlns</w:t>
      </w:r>
      <w:r w:rsidRPr="00F1105E">
        <w:rPr>
          <w:rFonts w:ascii="Consolas" w:eastAsia="宋体" w:hAnsi="Consolas" w:cs="宋体"/>
          <w:color w:val="34302D"/>
          <w:kern w:val="0"/>
          <w:sz w:val="18"/>
          <w:szCs w:val="18"/>
          <w:rPrChange w:id="618"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19"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20"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21"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22" w:author="zhang alex" w:date="2019-07-28T11:52:00Z">
            <w:rPr>
              <w:rFonts w:ascii="Consolas" w:eastAsia="宋体" w:hAnsi="Consolas" w:cs="宋体"/>
              <w:color w:val="000080"/>
              <w:kern w:val="0"/>
              <w:sz w:val="24"/>
              <w:szCs w:val="24"/>
            </w:rPr>
          </w:rPrChange>
        </w:rPr>
        <w:t>xmlns:xsi</w:t>
      </w:r>
      <w:r w:rsidRPr="00F1105E">
        <w:rPr>
          <w:rFonts w:ascii="Consolas" w:eastAsia="宋体" w:hAnsi="Consolas" w:cs="宋体"/>
          <w:color w:val="34302D"/>
          <w:kern w:val="0"/>
          <w:sz w:val="18"/>
          <w:szCs w:val="18"/>
          <w:rPrChange w:id="623"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24" w:author="zhang alex" w:date="2019-07-28T11:52:00Z">
            <w:rPr>
              <w:rFonts w:ascii="Consolas" w:eastAsia="宋体" w:hAnsi="Consolas" w:cs="宋体"/>
              <w:color w:val="DD1144"/>
              <w:kern w:val="0"/>
              <w:sz w:val="24"/>
              <w:szCs w:val="24"/>
            </w:rPr>
          </w:rPrChange>
        </w:rPr>
        <w:t>"http://www.w3.org/2001/XMLSchema-instance"</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18"/>
          <w:szCs w:val="18"/>
          <w:rPrChange w:id="625" w:author="zhang alex" w:date="2019-07-28T11:52:00Z">
            <w:rPr>
              <w:rFonts w:ascii="Consolas" w:eastAsia="宋体" w:hAnsi="Consolas" w:cs="宋体"/>
              <w:color w:val="DD2200"/>
              <w:kern w:val="0"/>
              <w:sz w:val="24"/>
              <w:szCs w:val="24"/>
            </w:rPr>
          </w:rPrChange>
        </w:rPr>
      </w:pPr>
      <w:r w:rsidRPr="00F1105E">
        <w:rPr>
          <w:rFonts w:ascii="Consolas" w:eastAsia="宋体" w:hAnsi="Consolas" w:cs="宋体"/>
          <w:color w:val="34302D"/>
          <w:kern w:val="0"/>
          <w:sz w:val="18"/>
          <w:szCs w:val="18"/>
          <w:rPrChange w:id="626"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27" w:author="zhang alex" w:date="2019-07-28T11:52:00Z">
            <w:rPr>
              <w:rFonts w:ascii="Consolas" w:eastAsia="宋体" w:hAnsi="Consolas" w:cs="宋体"/>
              <w:color w:val="000080"/>
              <w:kern w:val="0"/>
              <w:sz w:val="24"/>
              <w:szCs w:val="24"/>
            </w:rPr>
          </w:rPrChange>
        </w:rPr>
        <w:t>xsi:schemaLocation</w:t>
      </w:r>
      <w:r w:rsidRPr="00F1105E">
        <w:rPr>
          <w:rFonts w:ascii="Consolas" w:eastAsia="宋体" w:hAnsi="Consolas" w:cs="宋体"/>
          <w:color w:val="34302D"/>
          <w:kern w:val="0"/>
          <w:sz w:val="18"/>
          <w:szCs w:val="18"/>
          <w:rPrChange w:id="628"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29"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30"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DD2200"/>
          <w:kern w:val="0"/>
          <w:sz w:val="18"/>
          <w:szCs w:val="18"/>
          <w:rPrChange w:id="631" w:author="zhang alex" w:date="2019-07-28T11:52:00Z">
            <w:rPr>
              <w:rFonts w:ascii="Consolas" w:eastAsia="宋体" w:hAnsi="Consolas" w:cs="宋体"/>
              <w:color w:val="DD2200"/>
              <w:kern w:val="0"/>
              <w:sz w:val="24"/>
              <w:szCs w:val="24"/>
            </w:rPr>
          </w:rPrChange>
        </w:rPr>
        <w:t xml:space="preserve">        </w:t>
      </w:r>
      <w:r w:rsidRPr="00F1105E">
        <w:rPr>
          <w:rFonts w:ascii="Consolas" w:eastAsia="宋体" w:hAnsi="Consolas" w:cs="宋体"/>
          <w:color w:val="DD1144"/>
          <w:kern w:val="0"/>
          <w:sz w:val="18"/>
          <w:szCs w:val="18"/>
          <w:rPrChange w:id="632" w:author="zhang alex" w:date="2019-07-28T11:52:00Z">
            <w:rPr>
              <w:rFonts w:ascii="Consolas" w:eastAsia="宋体" w:hAnsi="Consolas" w:cs="宋体"/>
              <w:color w:val="DD1144"/>
              <w:kern w:val="0"/>
              <w:sz w:val="24"/>
              <w:szCs w:val="24"/>
            </w:rPr>
          </w:rPrChange>
        </w:rPr>
        <w:t>https://www.springframework.org/schema/beans/spring-beans.xsd"</w:t>
      </w:r>
      <w:r w:rsidRPr="00F1105E">
        <w:rPr>
          <w:rFonts w:ascii="Consolas" w:eastAsia="宋体" w:hAnsi="Consolas" w:cs="宋体"/>
          <w:color w:val="008080"/>
          <w:kern w:val="0"/>
          <w:sz w:val="18"/>
          <w:szCs w:val="18"/>
          <w:rPrChange w:id="633"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34"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35"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36"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637" w:author="zhang alex" w:date="2019-07-28T11:52:00Z">
            <w:rPr>
              <w:rFonts w:ascii="Consolas" w:eastAsia="宋体" w:hAnsi="Consolas" w:cs="宋体"/>
              <w:color w:val="008080"/>
              <w:kern w:val="0"/>
              <w:sz w:val="24"/>
              <w:szCs w:val="24"/>
            </w:rPr>
          </w:rPrChange>
        </w:rPr>
        <w:t>&lt;bean</w:t>
      </w:r>
      <w:r w:rsidRPr="00F1105E">
        <w:rPr>
          <w:rFonts w:ascii="Consolas" w:eastAsia="宋体" w:hAnsi="Consolas" w:cs="宋体"/>
          <w:color w:val="34302D"/>
          <w:kern w:val="0"/>
          <w:sz w:val="18"/>
          <w:szCs w:val="18"/>
          <w:rPrChange w:id="63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39" w:author="zhang alex" w:date="2019-07-28T11:52:00Z">
            <w:rPr>
              <w:rFonts w:ascii="Consolas" w:eastAsia="宋体" w:hAnsi="Consolas" w:cs="宋体"/>
              <w:color w:val="000080"/>
              <w:kern w:val="0"/>
              <w:sz w:val="24"/>
              <w:szCs w:val="24"/>
            </w:rPr>
          </w:rPrChange>
        </w:rPr>
        <w:t>id</w:t>
      </w:r>
      <w:r w:rsidRPr="00F1105E">
        <w:rPr>
          <w:rFonts w:ascii="Consolas" w:eastAsia="宋体" w:hAnsi="Consolas" w:cs="宋体"/>
          <w:color w:val="34302D"/>
          <w:kern w:val="0"/>
          <w:sz w:val="18"/>
          <w:szCs w:val="18"/>
          <w:rPrChange w:id="640"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41" w:author="zhang alex" w:date="2019-07-28T11:52:00Z">
            <w:rPr>
              <w:rFonts w:ascii="Consolas" w:eastAsia="宋体" w:hAnsi="Consolas" w:cs="宋体"/>
              <w:color w:val="DD1144"/>
              <w:kern w:val="0"/>
              <w:sz w:val="24"/>
              <w:szCs w:val="24"/>
            </w:rPr>
          </w:rPrChange>
        </w:rPr>
        <w:t>"accountDao"</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42"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43"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44" w:author="zhang alex" w:date="2019-07-28T11:52:00Z">
            <w:rPr>
              <w:rFonts w:ascii="Consolas" w:eastAsia="宋体" w:hAnsi="Consolas" w:cs="宋体"/>
              <w:color w:val="000080"/>
              <w:kern w:val="0"/>
              <w:sz w:val="24"/>
              <w:szCs w:val="24"/>
            </w:rPr>
          </w:rPrChange>
        </w:rPr>
        <w:t>class</w:t>
      </w:r>
      <w:r w:rsidRPr="00F1105E">
        <w:rPr>
          <w:rFonts w:ascii="Consolas" w:eastAsia="宋体" w:hAnsi="Consolas" w:cs="宋体"/>
          <w:color w:val="34302D"/>
          <w:kern w:val="0"/>
          <w:sz w:val="18"/>
          <w:szCs w:val="18"/>
          <w:rPrChange w:id="645"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46" w:author="zhang alex" w:date="2019-07-28T11:52:00Z">
            <w:rPr>
              <w:rFonts w:ascii="Consolas" w:eastAsia="宋体" w:hAnsi="Consolas" w:cs="宋体"/>
              <w:color w:val="DD1144"/>
              <w:kern w:val="0"/>
              <w:sz w:val="24"/>
              <w:szCs w:val="24"/>
            </w:rPr>
          </w:rPrChange>
        </w:rPr>
        <w:t>"org.springframework.samples.jpetstore.dao.jpa.JpaAccountDao"</w:t>
      </w:r>
      <w:r w:rsidRPr="00F1105E">
        <w:rPr>
          <w:rFonts w:ascii="Consolas" w:eastAsia="宋体" w:hAnsi="Consolas" w:cs="宋体"/>
          <w:color w:val="008080"/>
          <w:kern w:val="0"/>
          <w:sz w:val="18"/>
          <w:szCs w:val="18"/>
          <w:rPrChange w:id="647"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48"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49" w:author="zhang alex" w:date="2019-07-28T11:52:00Z">
            <w:rPr>
              <w:rFonts w:ascii="Consolas" w:eastAsia="宋体" w:hAnsi="Consolas" w:cs="宋体"/>
              <w:color w:val="34302D"/>
              <w:kern w:val="0"/>
              <w:sz w:val="24"/>
              <w:szCs w:val="24"/>
            </w:rPr>
          </w:rPrChange>
        </w:rPr>
        <w:lastRenderedPageBreak/>
        <w:t xml:space="preserve">        </w:t>
      </w:r>
      <w:r w:rsidRPr="00F1105E">
        <w:rPr>
          <w:rFonts w:ascii="Consolas" w:eastAsia="宋体" w:hAnsi="Consolas" w:cs="宋体"/>
          <w:i/>
          <w:iCs/>
          <w:color w:val="999988"/>
          <w:kern w:val="0"/>
          <w:sz w:val="18"/>
          <w:szCs w:val="18"/>
          <w:rPrChange w:id="650" w:author="zhang alex" w:date="2019-07-28T11:52:00Z">
            <w:rPr>
              <w:rFonts w:ascii="Consolas" w:eastAsia="宋体" w:hAnsi="Consolas" w:cs="宋体"/>
              <w:i/>
              <w:iCs/>
              <w:color w:val="999988"/>
              <w:kern w:val="0"/>
              <w:sz w:val="24"/>
              <w:szCs w:val="24"/>
            </w:rPr>
          </w:rPrChange>
        </w:rPr>
        <w:t>&lt;!-- additional collaborators and configuration for this bean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51"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5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653" w:author="zhang alex" w:date="2019-07-28T11:52:00Z">
            <w:rPr>
              <w:rFonts w:ascii="Consolas" w:eastAsia="宋体" w:hAnsi="Consolas" w:cs="宋体"/>
              <w:color w:val="008080"/>
              <w:kern w:val="0"/>
              <w:sz w:val="24"/>
              <w:szCs w:val="24"/>
            </w:rPr>
          </w:rPrChange>
        </w:rPr>
        <w:t>&lt;/bean&gt;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54"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55"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56"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657" w:author="zhang alex" w:date="2019-07-28T11:52:00Z">
            <w:rPr>
              <w:rFonts w:ascii="Consolas" w:eastAsia="宋体" w:hAnsi="Consolas" w:cs="宋体"/>
              <w:color w:val="008080"/>
              <w:kern w:val="0"/>
              <w:sz w:val="24"/>
              <w:szCs w:val="24"/>
            </w:rPr>
          </w:rPrChange>
        </w:rPr>
        <w:t>&lt;bean</w:t>
      </w:r>
      <w:r w:rsidRPr="00F1105E">
        <w:rPr>
          <w:rFonts w:ascii="Consolas" w:eastAsia="宋体" w:hAnsi="Consolas" w:cs="宋体"/>
          <w:color w:val="34302D"/>
          <w:kern w:val="0"/>
          <w:sz w:val="18"/>
          <w:szCs w:val="18"/>
          <w:rPrChange w:id="65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59" w:author="zhang alex" w:date="2019-07-28T11:52:00Z">
            <w:rPr>
              <w:rFonts w:ascii="Consolas" w:eastAsia="宋体" w:hAnsi="Consolas" w:cs="宋体"/>
              <w:color w:val="000080"/>
              <w:kern w:val="0"/>
              <w:sz w:val="24"/>
              <w:szCs w:val="24"/>
            </w:rPr>
          </w:rPrChange>
        </w:rPr>
        <w:t>id</w:t>
      </w:r>
      <w:r w:rsidRPr="00F1105E">
        <w:rPr>
          <w:rFonts w:ascii="Consolas" w:eastAsia="宋体" w:hAnsi="Consolas" w:cs="宋体"/>
          <w:color w:val="34302D"/>
          <w:kern w:val="0"/>
          <w:sz w:val="18"/>
          <w:szCs w:val="18"/>
          <w:rPrChange w:id="660"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61" w:author="zhang alex" w:date="2019-07-28T11:52:00Z">
            <w:rPr>
              <w:rFonts w:ascii="Consolas" w:eastAsia="宋体" w:hAnsi="Consolas" w:cs="宋体"/>
              <w:color w:val="DD1144"/>
              <w:kern w:val="0"/>
              <w:sz w:val="24"/>
              <w:szCs w:val="24"/>
            </w:rPr>
          </w:rPrChange>
        </w:rPr>
        <w:t>"itemDao"</w:t>
      </w:r>
      <w:r w:rsidRPr="00F1105E">
        <w:rPr>
          <w:rFonts w:ascii="Consolas" w:eastAsia="宋体" w:hAnsi="Consolas" w:cs="宋体"/>
          <w:color w:val="34302D"/>
          <w:kern w:val="0"/>
          <w:sz w:val="18"/>
          <w:szCs w:val="18"/>
          <w:rPrChange w:id="66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63" w:author="zhang alex" w:date="2019-07-28T11:52:00Z">
            <w:rPr>
              <w:rFonts w:ascii="Consolas" w:eastAsia="宋体" w:hAnsi="Consolas" w:cs="宋体"/>
              <w:color w:val="000080"/>
              <w:kern w:val="0"/>
              <w:sz w:val="24"/>
              <w:szCs w:val="24"/>
            </w:rPr>
          </w:rPrChange>
        </w:rPr>
        <w:t>class</w:t>
      </w:r>
      <w:r w:rsidRPr="00F1105E">
        <w:rPr>
          <w:rFonts w:ascii="Consolas" w:eastAsia="宋体" w:hAnsi="Consolas" w:cs="宋体"/>
          <w:color w:val="34302D"/>
          <w:kern w:val="0"/>
          <w:sz w:val="18"/>
          <w:szCs w:val="18"/>
          <w:rPrChange w:id="664"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65" w:author="zhang alex" w:date="2019-07-28T11:52:00Z">
            <w:rPr>
              <w:rFonts w:ascii="Consolas" w:eastAsia="宋体" w:hAnsi="Consolas" w:cs="宋体"/>
              <w:color w:val="DD1144"/>
              <w:kern w:val="0"/>
              <w:sz w:val="24"/>
              <w:szCs w:val="24"/>
            </w:rPr>
          </w:rPrChange>
        </w:rPr>
        <w:t>"org.springframework.samples.jpetstore.dao.jpa.JpaItemDao"</w:t>
      </w:r>
      <w:r w:rsidRPr="00F1105E">
        <w:rPr>
          <w:rFonts w:ascii="Consolas" w:eastAsia="宋体" w:hAnsi="Consolas" w:cs="宋体"/>
          <w:color w:val="008080"/>
          <w:kern w:val="0"/>
          <w:sz w:val="18"/>
          <w:szCs w:val="18"/>
          <w:rPrChange w:id="666"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67"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6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669" w:author="zhang alex" w:date="2019-07-28T11:52:00Z">
            <w:rPr>
              <w:rFonts w:ascii="Consolas" w:eastAsia="宋体" w:hAnsi="Consolas" w:cs="宋体"/>
              <w:i/>
              <w:iCs/>
              <w:color w:val="999988"/>
              <w:kern w:val="0"/>
              <w:sz w:val="24"/>
              <w:szCs w:val="24"/>
            </w:rPr>
          </w:rPrChange>
        </w:rPr>
        <w:t>&lt;!-- additional collaborators and configuration for this bean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70"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71"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672" w:author="zhang alex" w:date="2019-07-28T11:52:00Z">
            <w:rPr>
              <w:rFonts w:ascii="Consolas" w:eastAsia="宋体" w:hAnsi="Consolas" w:cs="宋体"/>
              <w:color w:val="008080"/>
              <w:kern w:val="0"/>
              <w:sz w:val="24"/>
              <w:szCs w:val="24"/>
            </w:rPr>
          </w:rPrChange>
        </w:rPr>
        <w:t>&lt;/bean&gt;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73"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74"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75"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676" w:author="zhang alex" w:date="2019-07-28T11:52:00Z">
            <w:rPr>
              <w:rFonts w:ascii="Consolas" w:eastAsia="宋体" w:hAnsi="Consolas" w:cs="宋体"/>
              <w:i/>
              <w:iCs/>
              <w:color w:val="999988"/>
              <w:kern w:val="0"/>
              <w:sz w:val="24"/>
              <w:szCs w:val="24"/>
            </w:rPr>
          </w:rPrChange>
        </w:rPr>
        <w:t>&lt;!-- more bean definitions for data access objects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77"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78"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679" w:author="zhang alex" w:date="2019-07-28T11:52:00Z">
            <w:rPr>
              <w:rFonts w:ascii="Consolas" w:eastAsia="宋体" w:hAnsi="Consolas" w:cs="宋体"/>
              <w:color w:val="008080"/>
              <w:kern w:val="0"/>
              <w:sz w:val="24"/>
              <w:szCs w:val="24"/>
            </w:rPr>
          </w:rPrChange>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the service layer consists of the </w:t>
      </w:r>
      <w:r w:rsidRPr="00BA0D5D">
        <w:rPr>
          <w:rFonts w:ascii="Consolas" w:eastAsia="宋体" w:hAnsi="Consolas" w:cs="宋体"/>
          <w:color w:val="34302D"/>
          <w:kern w:val="0"/>
          <w:sz w:val="23"/>
          <w:szCs w:val="23"/>
          <w:shd w:val="clear" w:color="auto" w:fill="F7F7F8"/>
        </w:rPr>
        <w:t>PetStoreServiceImpl</w:t>
      </w:r>
      <w:r w:rsidRPr="00BA0D5D">
        <w:rPr>
          <w:rFonts w:ascii="inherit" w:eastAsia="宋体" w:hAnsi="inherit" w:cs="Arial"/>
          <w:color w:val="34302D"/>
          <w:kern w:val="0"/>
          <w:sz w:val="24"/>
          <w:szCs w:val="24"/>
        </w:rPr>
        <w:t> class and two data access objects of the types </w:t>
      </w:r>
      <w:r w:rsidRPr="00BA0D5D">
        <w:rPr>
          <w:rFonts w:ascii="Consolas" w:eastAsia="宋体" w:hAnsi="Consolas" w:cs="宋体"/>
          <w:color w:val="34302D"/>
          <w:kern w:val="0"/>
          <w:sz w:val="23"/>
          <w:szCs w:val="23"/>
          <w:shd w:val="clear" w:color="auto" w:fill="F7F7F8"/>
        </w:rPr>
        <w:t>JpaAccountDao</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JpaItemDao</w:t>
      </w:r>
      <w:r w:rsidRPr="00BA0D5D">
        <w:rPr>
          <w:rFonts w:ascii="inherit" w:eastAsia="宋体" w:hAnsi="inherit" w:cs="Arial"/>
          <w:color w:val="34302D"/>
          <w:kern w:val="0"/>
          <w:sz w:val="24"/>
          <w:szCs w:val="24"/>
        </w:rPr>
        <w:t> (based on the JPA Object-Relational Mapping standard). The </w:t>
      </w:r>
      <w:r w:rsidRPr="00BA0D5D">
        <w:rPr>
          <w:rFonts w:ascii="Consolas" w:eastAsia="宋体" w:hAnsi="Consolas" w:cs="宋体"/>
          <w:color w:val="34302D"/>
          <w:kern w:val="0"/>
          <w:sz w:val="23"/>
          <w:szCs w:val="23"/>
          <w:shd w:val="clear" w:color="auto" w:fill="F7F7F8"/>
        </w:rPr>
        <w:t>property name</w:t>
      </w:r>
      <w:r w:rsidRPr="00BA0D5D">
        <w:rPr>
          <w:rFonts w:ascii="inherit" w:eastAsia="宋体" w:hAnsi="inherit" w:cs="Arial"/>
          <w:color w:val="34302D"/>
          <w:kern w:val="0"/>
          <w:sz w:val="24"/>
          <w:szCs w:val="24"/>
        </w:rPr>
        <w:t> element refers to the name of the JavaBean property, and the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element refers to the name of another bean definition. This linkage between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elements expresses the dependency between collaborating objects. For details of configuring an object’s dependencies, see </w:t>
      </w:r>
      <w:hyperlink r:id="rId41" w:anchor="beans-dependencies" w:history="1">
        <w:r w:rsidRPr="00BA0D5D">
          <w:rPr>
            <w:rFonts w:ascii="inherit" w:eastAsia="宋体" w:hAnsi="inherit" w:cs="Arial"/>
            <w:color w:val="548E2E"/>
            <w:kern w:val="0"/>
            <w:sz w:val="24"/>
            <w:szCs w:val="24"/>
            <w:u w:val="single"/>
          </w:rPr>
          <w:t>Dependencies</w:t>
        </w:r>
      </w:hyperlink>
      <w:r w:rsidRPr="00BA0D5D">
        <w:rPr>
          <w:rFonts w:ascii="inherit" w:eastAsia="宋体" w:hAnsi="inherit" w:cs="Arial"/>
          <w:color w:val="34302D"/>
          <w:kern w:val="0"/>
          <w:sz w:val="24"/>
          <w:szCs w:val="24"/>
        </w:rPr>
        <w:t>.</w:t>
      </w:r>
    </w:p>
    <w:p w:rsidR="00B10F16" w:rsidRPr="00BA0D5D" w:rsidRDefault="00B10F1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在前面的示例中，服务层</w:t>
      </w:r>
      <w:del w:id="680" w:author="zhang alex" w:date="2019-07-28T11:55:00Z">
        <w:r w:rsidDel="009B7C60">
          <w:rPr>
            <w:rFonts w:ascii="Arial" w:hAnsi="Arial" w:cs="Arial" w:hint="eastAsia"/>
            <w:color w:val="34302D"/>
            <w:shd w:val="clear" w:color="auto" w:fill="FFFFFF"/>
          </w:rPr>
          <w:delText>由</w:delText>
        </w:r>
      </w:del>
      <w:ins w:id="681" w:author="zhang alex" w:date="2019-07-28T11:55:00Z">
        <w:r w:rsidR="009B7C60">
          <w:rPr>
            <w:rFonts w:ascii="Arial" w:hAnsi="Arial" w:cs="Arial" w:hint="eastAsia"/>
            <w:color w:val="34302D"/>
            <w:shd w:val="clear" w:color="auto" w:fill="FFFFFF"/>
          </w:rPr>
          <w:t>包含</w:t>
        </w:r>
      </w:ins>
      <w:del w:id="682" w:author="zhang alex" w:date="2019-07-28T11:53:00Z">
        <w:r w:rsidDel="009B7C60">
          <w:rPr>
            <w:rFonts w:ascii="Arial" w:hAnsi="Arial" w:cs="Arial"/>
            <w:color w:val="34302D"/>
            <w:shd w:val="clear" w:color="auto" w:fill="FFFFFF"/>
          </w:rPr>
          <w:delText>的</w:delText>
        </w:r>
      </w:del>
      <w:r>
        <w:rPr>
          <w:rStyle w:val="HTML"/>
          <w:rFonts w:ascii="Consolas" w:hAnsi="Consolas"/>
          <w:sz w:val="23"/>
          <w:szCs w:val="23"/>
          <w:shd w:val="clear" w:color="auto" w:fill="F7F7F8"/>
        </w:rPr>
        <w:t>PetStoreServiceImpl</w:t>
      </w:r>
      <w:r>
        <w:rPr>
          <w:rFonts w:ascii="Arial" w:hAnsi="Arial" w:cs="Arial"/>
          <w:color w:val="34302D"/>
          <w:shd w:val="clear" w:color="auto" w:fill="FFFFFF"/>
        </w:rPr>
        <w:t>类和</w:t>
      </w:r>
      <w:del w:id="683" w:author="zhang alex" w:date="2019-07-28T11:54:00Z">
        <w:r w:rsidDel="009B7C60">
          <w:rPr>
            <w:rFonts w:ascii="Arial" w:hAnsi="Arial" w:cs="Arial"/>
            <w:color w:val="34302D"/>
            <w:shd w:val="clear" w:color="auto" w:fill="FFFFFF"/>
          </w:rPr>
          <w:delText>类型的</w:delText>
        </w:r>
      </w:del>
      <w:r>
        <w:rPr>
          <w:rFonts w:ascii="Arial" w:hAnsi="Arial" w:cs="Arial"/>
          <w:color w:val="34302D"/>
          <w:shd w:val="clear" w:color="auto" w:fill="FFFFFF"/>
        </w:rPr>
        <w:t>两个数据访问</w:t>
      </w:r>
      <w:del w:id="684" w:author="zhang alex" w:date="2019-07-28T11:55:00Z">
        <w:r w:rsidDel="009B7C60">
          <w:rPr>
            <w:rFonts w:ascii="Arial" w:hAnsi="Arial" w:cs="Arial"/>
            <w:color w:val="34302D"/>
            <w:shd w:val="clear" w:color="auto" w:fill="FFFFFF"/>
          </w:rPr>
          <w:delText>对象</w:delText>
        </w:r>
      </w:del>
      <w:r>
        <w:rPr>
          <w:rStyle w:val="HTML"/>
          <w:rFonts w:ascii="Consolas" w:hAnsi="Consolas"/>
          <w:sz w:val="23"/>
          <w:szCs w:val="23"/>
          <w:shd w:val="clear" w:color="auto" w:fill="F7F7F8"/>
        </w:rPr>
        <w:t>JpaAccountDao</w:t>
      </w:r>
      <w:r>
        <w:rPr>
          <w:rFonts w:ascii="Arial" w:hAnsi="Arial" w:cs="Arial"/>
          <w:color w:val="34302D"/>
          <w:shd w:val="clear" w:color="auto" w:fill="FFFFFF"/>
        </w:rPr>
        <w:t>和</w:t>
      </w:r>
      <w:r>
        <w:rPr>
          <w:rStyle w:val="HTML"/>
          <w:rFonts w:ascii="Consolas" w:hAnsi="Consolas"/>
          <w:sz w:val="23"/>
          <w:szCs w:val="23"/>
          <w:shd w:val="clear" w:color="auto" w:fill="F7F7F8"/>
        </w:rPr>
        <w:t>JpaItemDao</w:t>
      </w:r>
      <w:ins w:id="685" w:author="zhang alex" w:date="2019-07-28T11:55:00Z">
        <w:r w:rsidR="009B7C60">
          <w:rPr>
            <w:rStyle w:val="HTML"/>
            <w:rFonts w:ascii="Consolas" w:hAnsi="Consolas" w:hint="eastAsia"/>
            <w:sz w:val="23"/>
            <w:szCs w:val="23"/>
            <w:shd w:val="clear" w:color="auto" w:fill="F7F7F8"/>
          </w:rPr>
          <w:t>类</w:t>
        </w:r>
      </w:ins>
      <w:r>
        <w:rPr>
          <w:rFonts w:ascii="Arial" w:hAnsi="Arial" w:cs="Arial"/>
          <w:color w:val="34302D"/>
          <w:shd w:val="clear" w:color="auto" w:fill="FFFFFF"/>
        </w:rPr>
        <w:t>（基于</w:t>
      </w:r>
      <w:r>
        <w:rPr>
          <w:rFonts w:ascii="Arial" w:hAnsi="Arial" w:cs="Arial"/>
          <w:color w:val="34302D"/>
          <w:shd w:val="clear" w:color="auto" w:fill="FFFFFF"/>
        </w:rPr>
        <w:t>JPA</w:t>
      </w:r>
      <w:r>
        <w:rPr>
          <w:rFonts w:ascii="Arial" w:hAnsi="Arial" w:cs="Arial"/>
          <w:color w:val="34302D"/>
          <w:shd w:val="clear" w:color="auto" w:fill="FFFFFF"/>
        </w:rPr>
        <w:t>对象关系映射标准</w:t>
      </w:r>
      <w:ins w:id="686" w:author="zhang alex" w:date="2019-07-28T11:57:00Z">
        <w:r w:rsidR="009B7C60">
          <w:rPr>
            <w:rFonts w:ascii="Arial" w:hAnsi="Arial" w:cs="Arial" w:hint="eastAsia"/>
            <w:color w:val="34302D"/>
            <w:shd w:val="clear" w:color="auto" w:fill="FFFFFF"/>
          </w:rPr>
          <w:t>ORM</w:t>
        </w:r>
      </w:ins>
      <w:r>
        <w:rPr>
          <w:rFonts w:ascii="Arial" w:hAnsi="Arial" w:cs="Arial"/>
          <w:color w:val="34302D"/>
          <w:shd w:val="clear" w:color="auto" w:fill="FFFFFF"/>
        </w:rPr>
        <w:t>）。</w:t>
      </w:r>
      <w:del w:id="687" w:author="zhang alex" w:date="2019-07-28T11:57:00Z">
        <w:r w:rsidDel="00023538">
          <w:rPr>
            <w:rFonts w:ascii="Arial" w:hAnsi="Arial" w:cs="Arial"/>
            <w:color w:val="34302D"/>
            <w:shd w:val="clear" w:color="auto" w:fill="FFFFFF"/>
          </w:rPr>
          <w:delText>该</w:delText>
        </w:r>
      </w:del>
      <w:r>
        <w:rPr>
          <w:rStyle w:val="HTML"/>
          <w:rFonts w:ascii="Consolas" w:hAnsi="Consolas"/>
          <w:sz w:val="23"/>
          <w:szCs w:val="23"/>
          <w:shd w:val="clear" w:color="auto" w:fill="F7F7F8"/>
        </w:rPr>
        <w:t>property name</w:t>
      </w:r>
      <w:r>
        <w:rPr>
          <w:rFonts w:ascii="Arial" w:hAnsi="Arial" w:cs="Arial"/>
          <w:color w:val="34302D"/>
          <w:shd w:val="clear" w:color="auto" w:fill="FFFFFF"/>
        </w:rPr>
        <w:t>元素是指</w:t>
      </w:r>
      <w:r>
        <w:rPr>
          <w:rFonts w:ascii="Arial" w:hAnsi="Arial" w:cs="Arial"/>
          <w:color w:val="34302D"/>
          <w:shd w:val="clear" w:color="auto" w:fill="FFFFFF"/>
        </w:rPr>
        <w:t>JavaBean</w:t>
      </w:r>
      <w:r>
        <w:rPr>
          <w:rFonts w:ascii="Arial" w:hAnsi="Arial" w:cs="Arial"/>
          <w:color w:val="34302D"/>
          <w:shd w:val="clear" w:color="auto" w:fill="FFFFFF"/>
        </w:rPr>
        <w:t>属性的名称，以及</w:t>
      </w:r>
      <w:r>
        <w:rPr>
          <w:rStyle w:val="HTML"/>
          <w:rFonts w:ascii="Consolas" w:hAnsi="Consolas"/>
          <w:sz w:val="23"/>
          <w:szCs w:val="23"/>
          <w:shd w:val="clear" w:color="auto" w:fill="F7F7F8"/>
        </w:rPr>
        <w:t>ref</w:t>
      </w:r>
      <w:r>
        <w:rPr>
          <w:rFonts w:ascii="Arial" w:hAnsi="Arial" w:cs="Arial"/>
          <w:color w:val="34302D"/>
          <w:shd w:val="clear" w:color="auto" w:fill="FFFFFF"/>
        </w:rPr>
        <w:t>元素指的是另一个</w:t>
      </w:r>
      <w:r>
        <w:rPr>
          <w:rFonts w:ascii="Arial" w:hAnsi="Arial" w:cs="Arial"/>
          <w:color w:val="34302D"/>
          <w:shd w:val="clear" w:color="auto" w:fill="FFFFFF"/>
        </w:rPr>
        <w:t>bean</w:t>
      </w:r>
      <w:r>
        <w:rPr>
          <w:rFonts w:ascii="Arial" w:hAnsi="Arial" w:cs="Arial"/>
          <w:color w:val="34302D"/>
          <w:shd w:val="clear" w:color="auto" w:fill="FFFFFF"/>
        </w:rPr>
        <w:t>定义的名称。元素</w:t>
      </w:r>
      <w:r>
        <w:rPr>
          <w:rStyle w:val="HTML"/>
          <w:rFonts w:ascii="Consolas" w:hAnsi="Consolas"/>
          <w:sz w:val="23"/>
          <w:szCs w:val="23"/>
          <w:shd w:val="clear" w:color="auto" w:fill="F7F7F8"/>
        </w:rPr>
        <w:t>id</w:t>
      </w:r>
      <w:r>
        <w:rPr>
          <w:rFonts w:ascii="Arial" w:hAnsi="Arial" w:cs="Arial"/>
          <w:color w:val="34302D"/>
          <w:shd w:val="clear" w:color="auto" w:fill="FFFFFF"/>
        </w:rPr>
        <w:t>和</w:t>
      </w:r>
      <w:r>
        <w:rPr>
          <w:rStyle w:val="HTML"/>
          <w:rFonts w:ascii="Consolas" w:hAnsi="Consolas"/>
          <w:sz w:val="23"/>
          <w:szCs w:val="23"/>
          <w:shd w:val="clear" w:color="auto" w:fill="F7F7F8"/>
        </w:rPr>
        <w:t>ref</w:t>
      </w:r>
      <w:r>
        <w:rPr>
          <w:rFonts w:ascii="Arial" w:hAnsi="Arial" w:cs="Arial"/>
          <w:color w:val="34302D"/>
          <w:shd w:val="clear" w:color="auto" w:fill="FFFFFF"/>
        </w:rPr>
        <w:t>元素之间的这种联系表达了协作对象之间的依赖关系。有关配置对象的依赖关系的详细信息，请参阅</w:t>
      </w:r>
      <w:r>
        <w:rPr>
          <w:rFonts w:ascii="Arial" w:hAnsi="Arial" w:cs="Arial"/>
          <w:color w:val="34302D"/>
          <w:shd w:val="clear" w:color="auto" w:fill="FFFFFF"/>
        </w:rPr>
        <w:t> </w:t>
      </w:r>
      <w:hyperlink r:id="rId42" w:anchor="beans-dependencies" w:history="1">
        <w:r>
          <w:rPr>
            <w:rStyle w:val="a4"/>
            <w:rFonts w:ascii="Arial" w:hAnsi="Arial" w:cs="Arial"/>
            <w:color w:val="548E2E"/>
            <w:shd w:val="clear" w:color="auto" w:fill="FFFFFF"/>
          </w:rPr>
          <w:t>依赖关系</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Composing XML-based Configuration Metadata</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can be useful to have bean definitions span multiple XML files. Often, each individual XML configuration file represents a logical layer or module in your architecture.</w:t>
      </w:r>
    </w:p>
    <w:p w:rsidR="008E110C" w:rsidRPr="00BA0D5D" w:rsidRDefault="008E110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让</w:t>
      </w:r>
      <w:r>
        <w:rPr>
          <w:rFonts w:ascii="Arial" w:hAnsi="Arial" w:cs="Arial"/>
          <w:color w:val="34302D"/>
          <w:shd w:val="clear" w:color="auto" w:fill="FFFFFF"/>
        </w:rPr>
        <w:t>bean</w:t>
      </w:r>
      <w:r>
        <w:rPr>
          <w:rFonts w:ascii="Arial" w:hAnsi="Arial" w:cs="Arial"/>
          <w:color w:val="34302D"/>
          <w:shd w:val="clear" w:color="auto" w:fill="FFFFFF"/>
        </w:rPr>
        <w:t>定义跨越多个</w:t>
      </w:r>
      <w:r>
        <w:rPr>
          <w:rFonts w:ascii="Arial" w:hAnsi="Arial" w:cs="Arial"/>
          <w:color w:val="34302D"/>
          <w:shd w:val="clear" w:color="auto" w:fill="FFFFFF"/>
        </w:rPr>
        <w:t>XML</w:t>
      </w:r>
      <w:r>
        <w:rPr>
          <w:rFonts w:ascii="Arial" w:hAnsi="Arial" w:cs="Arial"/>
          <w:color w:val="34302D"/>
          <w:shd w:val="clear" w:color="auto" w:fill="FFFFFF"/>
        </w:rPr>
        <w:t>文件会很有用。通常，每个单独的</w:t>
      </w:r>
      <w:r>
        <w:rPr>
          <w:rFonts w:ascii="Arial" w:hAnsi="Arial" w:cs="Arial"/>
          <w:color w:val="34302D"/>
          <w:shd w:val="clear" w:color="auto" w:fill="FFFFFF"/>
        </w:rPr>
        <w:t>XML</w:t>
      </w:r>
      <w:r>
        <w:rPr>
          <w:rFonts w:ascii="Arial" w:hAnsi="Arial" w:cs="Arial"/>
          <w:color w:val="34302D"/>
          <w:shd w:val="clear" w:color="auto" w:fill="FFFFFF"/>
        </w:rPr>
        <w:t>配置文件都代表架构中的逻辑层或模块。</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application context constructor to load bean definitions from all these XML fragments. This constructor takes multiple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locations, as was shown in the </w:t>
      </w:r>
      <w:hyperlink r:id="rId43" w:anchor="beans-factory-instantiation" w:history="1">
        <w:r w:rsidRPr="00BA0D5D">
          <w:rPr>
            <w:rFonts w:ascii="inherit" w:eastAsia="宋体" w:hAnsi="inherit" w:cs="Arial"/>
            <w:color w:val="548E2E"/>
            <w:kern w:val="0"/>
            <w:sz w:val="24"/>
            <w:szCs w:val="24"/>
            <w:u w:val="single"/>
          </w:rPr>
          <w:t>previous section</w:t>
        </w:r>
      </w:hyperlink>
      <w:r w:rsidRPr="00BA0D5D">
        <w:rPr>
          <w:rFonts w:ascii="inherit" w:eastAsia="宋体" w:hAnsi="inherit" w:cs="Arial"/>
          <w:color w:val="34302D"/>
          <w:kern w:val="0"/>
          <w:sz w:val="24"/>
          <w:szCs w:val="24"/>
        </w:rPr>
        <w:t>. Alternatively, use one or more occurrences of the </w:t>
      </w:r>
      <w:r w:rsidRPr="00BA0D5D">
        <w:rPr>
          <w:rFonts w:ascii="Consolas" w:eastAsia="宋体" w:hAnsi="Consolas" w:cs="宋体"/>
          <w:color w:val="34302D"/>
          <w:kern w:val="0"/>
          <w:sz w:val="23"/>
          <w:szCs w:val="23"/>
          <w:shd w:val="clear" w:color="auto" w:fill="F7F7F8"/>
        </w:rPr>
        <w:t>&lt;import/&gt;</w:t>
      </w:r>
      <w:r w:rsidRPr="00BA0D5D">
        <w:rPr>
          <w:rFonts w:ascii="inherit" w:eastAsia="宋体" w:hAnsi="inherit" w:cs="Arial"/>
          <w:color w:val="34302D"/>
          <w:kern w:val="0"/>
          <w:sz w:val="24"/>
          <w:szCs w:val="24"/>
        </w:rPr>
        <w:t>element to load bean definitions from another file or files. The following example shows how to do so:</w:t>
      </w:r>
    </w:p>
    <w:p w:rsidR="008E110C" w:rsidRPr="00BA0D5D" w:rsidRDefault="008E110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您可以使用应用程序上下文构造函数从所有这些</w:t>
      </w:r>
      <w:r>
        <w:rPr>
          <w:rFonts w:ascii="Arial" w:hAnsi="Arial" w:cs="Arial"/>
          <w:color w:val="34302D"/>
          <w:shd w:val="clear" w:color="auto" w:fill="FFFFFF"/>
        </w:rPr>
        <w:t>XML</w:t>
      </w:r>
      <w:r>
        <w:rPr>
          <w:rFonts w:ascii="Arial" w:hAnsi="Arial" w:cs="Arial"/>
          <w:color w:val="34302D"/>
          <w:shd w:val="clear" w:color="auto" w:fill="FFFFFF"/>
        </w:rPr>
        <w:t>片段加载</w:t>
      </w:r>
      <w:r>
        <w:rPr>
          <w:rFonts w:ascii="Arial" w:hAnsi="Arial" w:cs="Arial"/>
          <w:color w:val="34302D"/>
          <w:shd w:val="clear" w:color="auto" w:fill="FFFFFF"/>
        </w:rPr>
        <w:t>bean</w:t>
      </w:r>
      <w:r>
        <w:rPr>
          <w:rFonts w:ascii="Arial" w:hAnsi="Arial" w:cs="Arial"/>
          <w:color w:val="34302D"/>
          <w:shd w:val="clear" w:color="auto" w:fill="FFFFFF"/>
        </w:rPr>
        <w:t>定义。此构造函数采用多个</w:t>
      </w:r>
      <w:r>
        <w:rPr>
          <w:rStyle w:val="HTML"/>
          <w:rFonts w:ascii="Consolas" w:hAnsi="Consolas"/>
          <w:sz w:val="23"/>
          <w:szCs w:val="23"/>
          <w:shd w:val="clear" w:color="auto" w:fill="F7F7F8"/>
        </w:rPr>
        <w:t>Resource</w:t>
      </w:r>
      <w:r>
        <w:rPr>
          <w:rFonts w:ascii="Arial" w:hAnsi="Arial" w:cs="Arial"/>
          <w:color w:val="34302D"/>
          <w:shd w:val="clear" w:color="auto" w:fill="FFFFFF"/>
        </w:rPr>
        <w:t>位置，如上</w:t>
      </w:r>
      <w:hyperlink r:id="rId44" w:anchor="beans-factory-instantiation" w:history="1">
        <w:r>
          <w:rPr>
            <w:rStyle w:val="a4"/>
            <w:rFonts w:ascii="Arial" w:hAnsi="Arial" w:cs="Arial"/>
            <w:color w:val="548E2E"/>
            <w:shd w:val="clear" w:color="auto" w:fill="FFFFFF"/>
          </w:rPr>
          <w:t>一节中</w:t>
        </w:r>
      </w:hyperlink>
      <w:r>
        <w:rPr>
          <w:rFonts w:ascii="Arial" w:hAnsi="Arial" w:cs="Arial"/>
          <w:color w:val="34302D"/>
          <w:shd w:val="clear" w:color="auto" w:fill="FFFFFF"/>
        </w:rPr>
        <w:t>所示</w:t>
      </w:r>
      <w:r>
        <w:rPr>
          <w:rFonts w:ascii="Arial" w:hAnsi="Arial" w:cs="Arial"/>
          <w:color w:val="34302D"/>
          <w:shd w:val="clear" w:color="auto" w:fill="FFFFFF"/>
        </w:rPr>
        <w:t> </w:t>
      </w:r>
      <w:r>
        <w:rPr>
          <w:rFonts w:ascii="Arial" w:hAnsi="Arial" w:cs="Arial"/>
          <w:color w:val="34302D"/>
          <w:shd w:val="clear" w:color="auto" w:fill="FFFFFF"/>
        </w:rPr>
        <w:t>。或者，使用一个或多个</w:t>
      </w:r>
      <w:r>
        <w:rPr>
          <w:rStyle w:val="HTML"/>
          <w:rFonts w:ascii="Consolas" w:hAnsi="Consolas"/>
          <w:sz w:val="23"/>
          <w:szCs w:val="23"/>
          <w:shd w:val="clear" w:color="auto" w:fill="F7F7F8"/>
        </w:rPr>
        <w:t>&lt;import/&gt;</w:t>
      </w:r>
      <w:r>
        <w:rPr>
          <w:rFonts w:ascii="Arial" w:hAnsi="Arial" w:cs="Arial"/>
          <w:color w:val="34302D"/>
          <w:shd w:val="clear" w:color="auto" w:fill="FFFFFF"/>
        </w:rPr>
        <w:t>元素来从另一个或多个文件加载</w:t>
      </w:r>
      <w:r>
        <w:rPr>
          <w:rFonts w:ascii="Arial" w:hAnsi="Arial" w:cs="Arial"/>
          <w:color w:val="34302D"/>
          <w:shd w:val="clear" w:color="auto" w:fill="FFFFFF"/>
        </w:rPr>
        <w:t>bean</w:t>
      </w:r>
      <w:r>
        <w:rPr>
          <w:rFonts w:ascii="Arial" w:hAnsi="Arial" w:cs="Arial"/>
          <w:color w:val="34302D"/>
          <w:shd w:val="clear" w:color="auto" w:fill="FFFFFF"/>
        </w:rPr>
        <w:t>定义。以下示例显示了如何执行此操作：</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88"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008080"/>
          <w:kern w:val="0"/>
          <w:sz w:val="18"/>
          <w:szCs w:val="18"/>
          <w:rPrChange w:id="689" w:author="zhang alex" w:date="2019-07-28T12:02:00Z">
            <w:rPr>
              <w:rFonts w:ascii="Consolas" w:eastAsia="宋体" w:hAnsi="Consolas" w:cs="宋体"/>
              <w:color w:val="008080"/>
              <w:kern w:val="0"/>
              <w:sz w:val="24"/>
              <w:szCs w:val="24"/>
            </w:rPr>
          </w:rPrChange>
        </w:rPr>
        <w:t>&lt;beans&gt;</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90"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34302D"/>
          <w:kern w:val="0"/>
          <w:sz w:val="18"/>
          <w:szCs w:val="18"/>
          <w:rPrChange w:id="691"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8080"/>
          <w:kern w:val="0"/>
          <w:sz w:val="18"/>
          <w:szCs w:val="18"/>
          <w:rPrChange w:id="692" w:author="zhang alex" w:date="2019-07-28T12:02:00Z">
            <w:rPr>
              <w:rFonts w:ascii="Consolas" w:eastAsia="宋体" w:hAnsi="Consolas" w:cs="宋体"/>
              <w:color w:val="008080"/>
              <w:kern w:val="0"/>
              <w:sz w:val="24"/>
              <w:szCs w:val="24"/>
            </w:rPr>
          </w:rPrChange>
        </w:rPr>
        <w:t>&lt;import</w:t>
      </w:r>
      <w:r w:rsidRPr="00D77512">
        <w:rPr>
          <w:rFonts w:ascii="Consolas" w:eastAsia="宋体" w:hAnsi="Consolas" w:cs="宋体"/>
          <w:color w:val="34302D"/>
          <w:kern w:val="0"/>
          <w:sz w:val="18"/>
          <w:szCs w:val="18"/>
          <w:rPrChange w:id="693"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694" w:author="zhang alex" w:date="2019-07-28T12:02:00Z">
            <w:rPr>
              <w:rFonts w:ascii="Consolas" w:eastAsia="宋体" w:hAnsi="Consolas" w:cs="宋体"/>
              <w:color w:val="000080"/>
              <w:kern w:val="0"/>
              <w:sz w:val="24"/>
              <w:szCs w:val="24"/>
            </w:rPr>
          </w:rPrChange>
        </w:rPr>
        <w:t>resource</w:t>
      </w:r>
      <w:r w:rsidRPr="00D77512">
        <w:rPr>
          <w:rFonts w:ascii="Consolas" w:eastAsia="宋体" w:hAnsi="Consolas" w:cs="宋体"/>
          <w:color w:val="34302D"/>
          <w:kern w:val="0"/>
          <w:sz w:val="18"/>
          <w:szCs w:val="18"/>
          <w:rPrChange w:id="695"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696" w:author="zhang alex" w:date="2019-07-28T12:02:00Z">
            <w:rPr>
              <w:rFonts w:ascii="Consolas" w:eastAsia="宋体" w:hAnsi="Consolas" w:cs="宋体"/>
              <w:color w:val="DD1144"/>
              <w:kern w:val="0"/>
              <w:sz w:val="24"/>
              <w:szCs w:val="24"/>
            </w:rPr>
          </w:rPrChange>
        </w:rPr>
        <w:t>"services.xml"</w:t>
      </w:r>
      <w:r w:rsidRPr="00D77512">
        <w:rPr>
          <w:rFonts w:ascii="Consolas" w:eastAsia="宋体" w:hAnsi="Consolas" w:cs="宋体"/>
          <w:color w:val="008080"/>
          <w:kern w:val="0"/>
          <w:sz w:val="18"/>
          <w:szCs w:val="18"/>
          <w:rPrChange w:id="697" w:author="zhang alex" w:date="2019-07-28T12:02:00Z">
            <w:rPr>
              <w:rFonts w:ascii="Consolas" w:eastAsia="宋体" w:hAnsi="Consolas" w:cs="宋体"/>
              <w:color w:val="008080"/>
              <w:kern w:val="0"/>
              <w:sz w:val="24"/>
              <w:szCs w:val="24"/>
            </w:rPr>
          </w:rPrChange>
        </w:rPr>
        <w:t>/&gt;</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98"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34302D"/>
          <w:kern w:val="0"/>
          <w:sz w:val="18"/>
          <w:szCs w:val="18"/>
          <w:rPrChange w:id="699"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8080"/>
          <w:kern w:val="0"/>
          <w:sz w:val="18"/>
          <w:szCs w:val="18"/>
          <w:rPrChange w:id="700" w:author="zhang alex" w:date="2019-07-28T12:02:00Z">
            <w:rPr>
              <w:rFonts w:ascii="Consolas" w:eastAsia="宋体" w:hAnsi="Consolas" w:cs="宋体"/>
              <w:color w:val="008080"/>
              <w:kern w:val="0"/>
              <w:sz w:val="24"/>
              <w:szCs w:val="24"/>
            </w:rPr>
          </w:rPrChange>
        </w:rPr>
        <w:t>&lt;import</w:t>
      </w:r>
      <w:r w:rsidRPr="00D77512">
        <w:rPr>
          <w:rFonts w:ascii="Consolas" w:eastAsia="宋体" w:hAnsi="Consolas" w:cs="宋体"/>
          <w:color w:val="34302D"/>
          <w:kern w:val="0"/>
          <w:sz w:val="18"/>
          <w:szCs w:val="18"/>
          <w:rPrChange w:id="701"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702" w:author="zhang alex" w:date="2019-07-28T12:02:00Z">
            <w:rPr>
              <w:rFonts w:ascii="Consolas" w:eastAsia="宋体" w:hAnsi="Consolas" w:cs="宋体"/>
              <w:color w:val="000080"/>
              <w:kern w:val="0"/>
              <w:sz w:val="24"/>
              <w:szCs w:val="24"/>
            </w:rPr>
          </w:rPrChange>
        </w:rPr>
        <w:t>resource</w:t>
      </w:r>
      <w:r w:rsidRPr="00D77512">
        <w:rPr>
          <w:rFonts w:ascii="Consolas" w:eastAsia="宋体" w:hAnsi="Consolas" w:cs="宋体"/>
          <w:color w:val="34302D"/>
          <w:kern w:val="0"/>
          <w:sz w:val="18"/>
          <w:szCs w:val="18"/>
          <w:rPrChange w:id="703"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704" w:author="zhang alex" w:date="2019-07-28T12:02:00Z">
            <w:rPr>
              <w:rFonts w:ascii="Consolas" w:eastAsia="宋体" w:hAnsi="Consolas" w:cs="宋体"/>
              <w:color w:val="DD1144"/>
              <w:kern w:val="0"/>
              <w:sz w:val="24"/>
              <w:szCs w:val="24"/>
            </w:rPr>
          </w:rPrChange>
        </w:rPr>
        <w:t>"resources/messageSource.xml"</w:t>
      </w:r>
      <w:r w:rsidRPr="00D77512">
        <w:rPr>
          <w:rFonts w:ascii="Consolas" w:eastAsia="宋体" w:hAnsi="Consolas" w:cs="宋体"/>
          <w:color w:val="008080"/>
          <w:kern w:val="0"/>
          <w:sz w:val="18"/>
          <w:szCs w:val="18"/>
          <w:rPrChange w:id="705" w:author="zhang alex" w:date="2019-07-28T12:02:00Z">
            <w:rPr>
              <w:rFonts w:ascii="Consolas" w:eastAsia="宋体" w:hAnsi="Consolas" w:cs="宋体"/>
              <w:color w:val="008080"/>
              <w:kern w:val="0"/>
              <w:sz w:val="24"/>
              <w:szCs w:val="24"/>
            </w:rPr>
          </w:rPrChange>
        </w:rPr>
        <w:t>/&gt;</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06"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34302D"/>
          <w:kern w:val="0"/>
          <w:sz w:val="18"/>
          <w:szCs w:val="18"/>
          <w:rPrChange w:id="707"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8080"/>
          <w:kern w:val="0"/>
          <w:sz w:val="18"/>
          <w:szCs w:val="18"/>
          <w:rPrChange w:id="708" w:author="zhang alex" w:date="2019-07-28T12:02:00Z">
            <w:rPr>
              <w:rFonts w:ascii="Consolas" w:eastAsia="宋体" w:hAnsi="Consolas" w:cs="宋体"/>
              <w:color w:val="008080"/>
              <w:kern w:val="0"/>
              <w:sz w:val="24"/>
              <w:szCs w:val="24"/>
            </w:rPr>
          </w:rPrChange>
        </w:rPr>
        <w:t>&lt;import</w:t>
      </w:r>
      <w:r w:rsidRPr="00D77512">
        <w:rPr>
          <w:rFonts w:ascii="Consolas" w:eastAsia="宋体" w:hAnsi="Consolas" w:cs="宋体"/>
          <w:color w:val="34302D"/>
          <w:kern w:val="0"/>
          <w:sz w:val="18"/>
          <w:szCs w:val="18"/>
          <w:rPrChange w:id="709"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710" w:author="zhang alex" w:date="2019-07-28T12:02:00Z">
            <w:rPr>
              <w:rFonts w:ascii="Consolas" w:eastAsia="宋体" w:hAnsi="Consolas" w:cs="宋体"/>
              <w:color w:val="000080"/>
              <w:kern w:val="0"/>
              <w:sz w:val="24"/>
              <w:szCs w:val="24"/>
            </w:rPr>
          </w:rPrChange>
        </w:rPr>
        <w:t>resource</w:t>
      </w:r>
      <w:r w:rsidRPr="00D77512">
        <w:rPr>
          <w:rFonts w:ascii="Consolas" w:eastAsia="宋体" w:hAnsi="Consolas" w:cs="宋体"/>
          <w:color w:val="34302D"/>
          <w:kern w:val="0"/>
          <w:sz w:val="18"/>
          <w:szCs w:val="18"/>
          <w:rPrChange w:id="711"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712" w:author="zhang alex" w:date="2019-07-28T12:02:00Z">
            <w:rPr>
              <w:rFonts w:ascii="Consolas" w:eastAsia="宋体" w:hAnsi="Consolas" w:cs="宋体"/>
              <w:color w:val="DD1144"/>
              <w:kern w:val="0"/>
              <w:sz w:val="24"/>
              <w:szCs w:val="24"/>
            </w:rPr>
          </w:rPrChange>
        </w:rPr>
        <w:t>"/resources/themeSource.xml"</w:t>
      </w:r>
      <w:r w:rsidRPr="00D77512">
        <w:rPr>
          <w:rFonts w:ascii="Consolas" w:eastAsia="宋体" w:hAnsi="Consolas" w:cs="宋体"/>
          <w:color w:val="008080"/>
          <w:kern w:val="0"/>
          <w:sz w:val="18"/>
          <w:szCs w:val="18"/>
          <w:rPrChange w:id="713" w:author="zhang alex" w:date="2019-07-28T12:02:00Z">
            <w:rPr>
              <w:rFonts w:ascii="Consolas" w:eastAsia="宋体" w:hAnsi="Consolas" w:cs="宋体"/>
              <w:color w:val="008080"/>
              <w:kern w:val="0"/>
              <w:sz w:val="24"/>
              <w:szCs w:val="24"/>
            </w:rPr>
          </w:rPrChange>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14" w:author="zhang alex" w:date="2019-07-28T12:02:00Z">
            <w:rPr>
              <w:rFonts w:ascii="Consolas" w:eastAsia="宋体" w:hAnsi="Consolas" w:cs="宋体"/>
              <w:color w:val="34302D"/>
              <w:kern w:val="0"/>
              <w:sz w:val="24"/>
              <w:szCs w:val="24"/>
            </w:rPr>
          </w:rPrChange>
        </w:rPr>
      </w:pPr>
      <w:r w:rsidRPr="00BA0D5D">
        <w:rPr>
          <w:rFonts w:ascii="Consolas" w:eastAsia="宋体" w:hAnsi="Consolas" w:cs="宋体"/>
          <w:color w:val="34302D"/>
          <w:kern w:val="0"/>
          <w:sz w:val="24"/>
          <w:szCs w:val="24"/>
        </w:rPr>
        <w:t xml:space="preserve">   </w:t>
      </w:r>
      <w:del w:id="715" w:author="zhang alex" w:date="2019-07-28T12:03:00Z">
        <w:r w:rsidRPr="00D77512" w:rsidDel="004F0A98">
          <w:rPr>
            <w:rFonts w:ascii="Consolas" w:eastAsia="宋体" w:hAnsi="Consolas" w:cs="宋体"/>
            <w:color w:val="34302D"/>
            <w:kern w:val="0"/>
            <w:sz w:val="18"/>
            <w:szCs w:val="18"/>
            <w:rPrChange w:id="716" w:author="zhang alex" w:date="2019-07-28T12:02:00Z">
              <w:rPr>
                <w:rFonts w:ascii="Consolas" w:eastAsia="宋体" w:hAnsi="Consolas" w:cs="宋体"/>
                <w:color w:val="34302D"/>
                <w:kern w:val="0"/>
                <w:sz w:val="24"/>
                <w:szCs w:val="24"/>
              </w:rPr>
            </w:rPrChange>
          </w:rPr>
          <w:delText xml:space="preserve"> </w:delText>
        </w:r>
      </w:del>
      <w:r w:rsidRPr="00D77512">
        <w:rPr>
          <w:rFonts w:ascii="Consolas" w:eastAsia="宋体" w:hAnsi="Consolas" w:cs="宋体"/>
          <w:color w:val="008080"/>
          <w:kern w:val="0"/>
          <w:sz w:val="18"/>
          <w:szCs w:val="18"/>
          <w:rPrChange w:id="717" w:author="zhang alex" w:date="2019-07-28T12:02:00Z">
            <w:rPr>
              <w:rFonts w:ascii="Consolas" w:eastAsia="宋体" w:hAnsi="Consolas" w:cs="宋体"/>
              <w:color w:val="008080"/>
              <w:kern w:val="0"/>
              <w:sz w:val="24"/>
              <w:szCs w:val="24"/>
            </w:rPr>
          </w:rPrChange>
        </w:rPr>
        <w:t>&lt;bean</w:t>
      </w:r>
      <w:r w:rsidRPr="00D77512">
        <w:rPr>
          <w:rFonts w:ascii="Consolas" w:eastAsia="宋体" w:hAnsi="Consolas" w:cs="宋体"/>
          <w:color w:val="34302D"/>
          <w:kern w:val="0"/>
          <w:sz w:val="18"/>
          <w:szCs w:val="18"/>
          <w:rPrChange w:id="718"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719" w:author="zhang alex" w:date="2019-07-28T12:02:00Z">
            <w:rPr>
              <w:rFonts w:ascii="Consolas" w:eastAsia="宋体" w:hAnsi="Consolas" w:cs="宋体"/>
              <w:color w:val="000080"/>
              <w:kern w:val="0"/>
              <w:sz w:val="24"/>
              <w:szCs w:val="24"/>
            </w:rPr>
          </w:rPrChange>
        </w:rPr>
        <w:t>id</w:t>
      </w:r>
      <w:r w:rsidRPr="00D77512">
        <w:rPr>
          <w:rFonts w:ascii="Consolas" w:eastAsia="宋体" w:hAnsi="Consolas" w:cs="宋体"/>
          <w:color w:val="34302D"/>
          <w:kern w:val="0"/>
          <w:sz w:val="18"/>
          <w:szCs w:val="18"/>
          <w:rPrChange w:id="720"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721" w:author="zhang alex" w:date="2019-07-28T12:02:00Z">
            <w:rPr>
              <w:rFonts w:ascii="Consolas" w:eastAsia="宋体" w:hAnsi="Consolas" w:cs="宋体"/>
              <w:color w:val="DD1144"/>
              <w:kern w:val="0"/>
              <w:sz w:val="24"/>
              <w:szCs w:val="24"/>
            </w:rPr>
          </w:rPrChange>
        </w:rPr>
        <w:t>"bean1"</w:t>
      </w:r>
      <w:r w:rsidRPr="00D77512">
        <w:rPr>
          <w:rFonts w:ascii="Consolas" w:eastAsia="宋体" w:hAnsi="Consolas" w:cs="宋体"/>
          <w:color w:val="34302D"/>
          <w:kern w:val="0"/>
          <w:sz w:val="18"/>
          <w:szCs w:val="18"/>
          <w:rPrChange w:id="722"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723" w:author="zhang alex" w:date="2019-07-28T12:02:00Z">
            <w:rPr>
              <w:rFonts w:ascii="Consolas" w:eastAsia="宋体" w:hAnsi="Consolas" w:cs="宋体"/>
              <w:color w:val="000080"/>
              <w:kern w:val="0"/>
              <w:sz w:val="24"/>
              <w:szCs w:val="24"/>
            </w:rPr>
          </w:rPrChange>
        </w:rPr>
        <w:t>class</w:t>
      </w:r>
      <w:r w:rsidRPr="00D77512">
        <w:rPr>
          <w:rFonts w:ascii="Consolas" w:eastAsia="宋体" w:hAnsi="Consolas" w:cs="宋体"/>
          <w:color w:val="34302D"/>
          <w:kern w:val="0"/>
          <w:sz w:val="18"/>
          <w:szCs w:val="18"/>
          <w:rPrChange w:id="724"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725" w:author="zhang alex" w:date="2019-07-28T12:02:00Z">
            <w:rPr>
              <w:rFonts w:ascii="Consolas" w:eastAsia="宋体" w:hAnsi="Consolas" w:cs="宋体"/>
              <w:color w:val="DD1144"/>
              <w:kern w:val="0"/>
              <w:sz w:val="24"/>
              <w:szCs w:val="24"/>
            </w:rPr>
          </w:rPrChange>
        </w:rPr>
        <w:t>"..."</w:t>
      </w:r>
      <w:r w:rsidRPr="00D77512">
        <w:rPr>
          <w:rFonts w:ascii="Consolas" w:eastAsia="宋体" w:hAnsi="Consolas" w:cs="宋体"/>
          <w:color w:val="008080"/>
          <w:kern w:val="0"/>
          <w:sz w:val="18"/>
          <w:szCs w:val="18"/>
          <w:rPrChange w:id="726" w:author="zhang alex" w:date="2019-07-28T12:02:00Z">
            <w:rPr>
              <w:rFonts w:ascii="Consolas" w:eastAsia="宋体" w:hAnsi="Consolas" w:cs="宋体"/>
              <w:color w:val="008080"/>
              <w:kern w:val="0"/>
              <w:sz w:val="24"/>
              <w:szCs w:val="24"/>
            </w:rPr>
          </w:rPrChange>
        </w:rPr>
        <w:t>/&gt;</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27"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34302D"/>
          <w:kern w:val="0"/>
          <w:sz w:val="18"/>
          <w:szCs w:val="18"/>
          <w:rPrChange w:id="728"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8080"/>
          <w:kern w:val="0"/>
          <w:sz w:val="18"/>
          <w:szCs w:val="18"/>
          <w:rPrChange w:id="729" w:author="zhang alex" w:date="2019-07-28T12:02:00Z">
            <w:rPr>
              <w:rFonts w:ascii="Consolas" w:eastAsia="宋体" w:hAnsi="Consolas" w:cs="宋体"/>
              <w:color w:val="008080"/>
              <w:kern w:val="0"/>
              <w:sz w:val="24"/>
              <w:szCs w:val="24"/>
            </w:rPr>
          </w:rPrChange>
        </w:rPr>
        <w:t>&lt;bean</w:t>
      </w:r>
      <w:r w:rsidRPr="00D77512">
        <w:rPr>
          <w:rFonts w:ascii="Consolas" w:eastAsia="宋体" w:hAnsi="Consolas" w:cs="宋体"/>
          <w:color w:val="34302D"/>
          <w:kern w:val="0"/>
          <w:sz w:val="18"/>
          <w:szCs w:val="18"/>
          <w:rPrChange w:id="730"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731" w:author="zhang alex" w:date="2019-07-28T12:02:00Z">
            <w:rPr>
              <w:rFonts w:ascii="Consolas" w:eastAsia="宋体" w:hAnsi="Consolas" w:cs="宋体"/>
              <w:color w:val="000080"/>
              <w:kern w:val="0"/>
              <w:sz w:val="24"/>
              <w:szCs w:val="24"/>
            </w:rPr>
          </w:rPrChange>
        </w:rPr>
        <w:t>id</w:t>
      </w:r>
      <w:r w:rsidRPr="00D77512">
        <w:rPr>
          <w:rFonts w:ascii="Consolas" w:eastAsia="宋体" w:hAnsi="Consolas" w:cs="宋体"/>
          <w:color w:val="34302D"/>
          <w:kern w:val="0"/>
          <w:sz w:val="18"/>
          <w:szCs w:val="18"/>
          <w:rPrChange w:id="732"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733" w:author="zhang alex" w:date="2019-07-28T12:02:00Z">
            <w:rPr>
              <w:rFonts w:ascii="Consolas" w:eastAsia="宋体" w:hAnsi="Consolas" w:cs="宋体"/>
              <w:color w:val="DD1144"/>
              <w:kern w:val="0"/>
              <w:sz w:val="24"/>
              <w:szCs w:val="24"/>
            </w:rPr>
          </w:rPrChange>
        </w:rPr>
        <w:t>"bean2"</w:t>
      </w:r>
      <w:r w:rsidRPr="00D77512">
        <w:rPr>
          <w:rFonts w:ascii="Consolas" w:eastAsia="宋体" w:hAnsi="Consolas" w:cs="宋体"/>
          <w:color w:val="34302D"/>
          <w:kern w:val="0"/>
          <w:sz w:val="18"/>
          <w:szCs w:val="18"/>
          <w:rPrChange w:id="734"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735" w:author="zhang alex" w:date="2019-07-28T12:02:00Z">
            <w:rPr>
              <w:rFonts w:ascii="Consolas" w:eastAsia="宋体" w:hAnsi="Consolas" w:cs="宋体"/>
              <w:color w:val="000080"/>
              <w:kern w:val="0"/>
              <w:sz w:val="24"/>
              <w:szCs w:val="24"/>
            </w:rPr>
          </w:rPrChange>
        </w:rPr>
        <w:t>class</w:t>
      </w:r>
      <w:r w:rsidRPr="00D77512">
        <w:rPr>
          <w:rFonts w:ascii="Consolas" w:eastAsia="宋体" w:hAnsi="Consolas" w:cs="宋体"/>
          <w:color w:val="34302D"/>
          <w:kern w:val="0"/>
          <w:sz w:val="18"/>
          <w:szCs w:val="18"/>
          <w:rPrChange w:id="736"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737" w:author="zhang alex" w:date="2019-07-28T12:02:00Z">
            <w:rPr>
              <w:rFonts w:ascii="Consolas" w:eastAsia="宋体" w:hAnsi="Consolas" w:cs="宋体"/>
              <w:color w:val="DD1144"/>
              <w:kern w:val="0"/>
              <w:sz w:val="24"/>
              <w:szCs w:val="24"/>
            </w:rPr>
          </w:rPrChange>
        </w:rPr>
        <w:t>"..."</w:t>
      </w:r>
      <w:r w:rsidRPr="00D77512">
        <w:rPr>
          <w:rFonts w:ascii="Consolas" w:eastAsia="宋体" w:hAnsi="Consolas" w:cs="宋体"/>
          <w:color w:val="008080"/>
          <w:kern w:val="0"/>
          <w:sz w:val="18"/>
          <w:szCs w:val="18"/>
          <w:rPrChange w:id="738" w:author="zhang alex" w:date="2019-07-28T12:02:00Z">
            <w:rPr>
              <w:rFonts w:ascii="Consolas" w:eastAsia="宋体" w:hAnsi="Consolas" w:cs="宋体"/>
              <w:color w:val="008080"/>
              <w:kern w:val="0"/>
              <w:sz w:val="24"/>
              <w:szCs w:val="24"/>
            </w:rPr>
          </w:rPrChange>
        </w:rPr>
        <w:t>/&gt;</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39"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008080"/>
          <w:kern w:val="0"/>
          <w:sz w:val="18"/>
          <w:szCs w:val="18"/>
          <w:rPrChange w:id="740" w:author="zhang alex" w:date="2019-07-28T12:02:00Z">
            <w:rPr>
              <w:rFonts w:ascii="Consolas" w:eastAsia="宋体" w:hAnsi="Consolas" w:cs="宋体"/>
              <w:color w:val="008080"/>
              <w:kern w:val="0"/>
              <w:sz w:val="24"/>
              <w:szCs w:val="24"/>
            </w:rPr>
          </w:rPrChange>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In the preceding example, external bean definitions are loaded from three files: </w:t>
      </w:r>
      <w:r w:rsidRPr="00BA0D5D">
        <w:rPr>
          <w:rFonts w:ascii="Consolas" w:eastAsia="宋体" w:hAnsi="Consolas" w:cs="宋体"/>
          <w:color w:val="34302D"/>
          <w:kern w:val="0"/>
          <w:sz w:val="23"/>
          <w:szCs w:val="23"/>
          <w:shd w:val="clear" w:color="auto" w:fill="F7F7F8"/>
        </w:rPr>
        <w:t>services.xml</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messageSource.xml</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themeSource.xml</w:t>
      </w:r>
      <w:r w:rsidRPr="00BA0D5D">
        <w:rPr>
          <w:rFonts w:ascii="inherit" w:eastAsia="宋体" w:hAnsi="inherit" w:cs="Arial"/>
          <w:color w:val="34302D"/>
          <w:kern w:val="0"/>
          <w:sz w:val="24"/>
          <w:szCs w:val="24"/>
        </w:rPr>
        <w:t>. All location paths are relative to the definition file doing the importing, so </w:t>
      </w:r>
      <w:r w:rsidRPr="00BA0D5D">
        <w:rPr>
          <w:rFonts w:ascii="Consolas" w:eastAsia="宋体" w:hAnsi="Consolas" w:cs="宋体"/>
          <w:color w:val="34302D"/>
          <w:kern w:val="0"/>
          <w:sz w:val="23"/>
          <w:szCs w:val="23"/>
          <w:shd w:val="clear" w:color="auto" w:fill="F7F7F8"/>
        </w:rPr>
        <w:t>services.xml</w:t>
      </w:r>
      <w:r w:rsidRPr="00BA0D5D">
        <w:rPr>
          <w:rFonts w:ascii="inherit" w:eastAsia="宋体" w:hAnsi="inherit" w:cs="Arial"/>
          <w:color w:val="34302D"/>
          <w:kern w:val="0"/>
          <w:sz w:val="24"/>
          <w:szCs w:val="24"/>
        </w:rPr>
        <w:t> must be in the same directory or classpath location as the file doing the importing, while </w:t>
      </w:r>
      <w:r w:rsidRPr="00BA0D5D">
        <w:rPr>
          <w:rFonts w:ascii="Consolas" w:eastAsia="宋体" w:hAnsi="Consolas" w:cs="宋体"/>
          <w:color w:val="34302D"/>
          <w:kern w:val="0"/>
          <w:sz w:val="23"/>
          <w:szCs w:val="23"/>
          <w:shd w:val="clear" w:color="auto" w:fill="F7F7F8"/>
        </w:rPr>
        <w:t>messageSource.xml</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themeSource.xml</w:t>
      </w:r>
      <w:r w:rsidRPr="00BA0D5D">
        <w:rPr>
          <w:rFonts w:ascii="inherit" w:eastAsia="宋体" w:hAnsi="inherit" w:cs="Arial"/>
          <w:color w:val="34302D"/>
          <w:kern w:val="0"/>
          <w:sz w:val="24"/>
          <w:szCs w:val="24"/>
        </w:rPr>
        <w:t> must be in a </w:t>
      </w:r>
      <w:r w:rsidRPr="00BA0D5D">
        <w:rPr>
          <w:rFonts w:ascii="Consolas" w:eastAsia="宋体" w:hAnsi="Consolas" w:cs="宋体"/>
          <w:color w:val="34302D"/>
          <w:kern w:val="0"/>
          <w:sz w:val="23"/>
          <w:szCs w:val="23"/>
          <w:shd w:val="clear" w:color="auto" w:fill="F7F7F8"/>
        </w:rPr>
        <w:t>resources</w:t>
      </w:r>
      <w:r w:rsidRPr="00BA0D5D">
        <w:rPr>
          <w:rFonts w:ascii="inherit" w:eastAsia="宋体" w:hAnsi="inherit" w:cs="Arial"/>
          <w:color w:val="34302D"/>
          <w:kern w:val="0"/>
          <w:sz w:val="24"/>
          <w:szCs w:val="24"/>
        </w:rPr>
        <w:t> location below the location of the importing file. As you can see, a leading slash is ignored. However, given that these paths are relative, it is better form not to use the slash at all. The contents of the files being imported, including the top level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must be valid XML bean definitions, according to the Spring Schema.</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在前面的例子中，外部</w:t>
      </w:r>
      <w:r w:rsidR="00A87D30" w:rsidRPr="00BA0D5D">
        <w:rPr>
          <w:rFonts w:ascii="inherit" w:eastAsia="宋体" w:hAnsi="inherit" w:cs="Arial"/>
          <w:color w:val="34302D"/>
          <w:kern w:val="0"/>
          <w:sz w:val="24"/>
          <w:szCs w:val="24"/>
        </w:rPr>
        <w:t>bean</w:t>
      </w:r>
      <w:r>
        <w:rPr>
          <w:rFonts w:ascii="Arial" w:hAnsi="Arial" w:cs="Arial"/>
          <w:color w:val="34302D"/>
          <w:shd w:val="clear" w:color="auto" w:fill="FFFFFF"/>
        </w:rPr>
        <w:t>定义是从三个文件加载：</w:t>
      </w:r>
      <w:r>
        <w:rPr>
          <w:rFonts w:ascii="Arial" w:hAnsi="Arial" w:cs="Arial"/>
          <w:color w:val="34302D"/>
          <w:shd w:val="clear" w:color="auto" w:fill="FFFFFF"/>
        </w:rPr>
        <w:t> </w:t>
      </w:r>
      <w:r>
        <w:rPr>
          <w:rStyle w:val="HTML"/>
          <w:rFonts w:ascii="Consolas" w:hAnsi="Consolas"/>
          <w:sz w:val="23"/>
          <w:szCs w:val="23"/>
          <w:shd w:val="clear" w:color="auto" w:fill="F7F7F8"/>
        </w:rPr>
        <w:t>services.xml</w:t>
      </w:r>
      <w:r>
        <w:rPr>
          <w:rFonts w:ascii="Arial" w:hAnsi="Arial" w:cs="Arial"/>
          <w:color w:val="34302D"/>
          <w:shd w:val="clear" w:color="auto" w:fill="FFFFFF"/>
        </w:rPr>
        <w:t>，</w:t>
      </w:r>
      <w:r>
        <w:rPr>
          <w:rStyle w:val="HTML"/>
          <w:rFonts w:ascii="Consolas" w:hAnsi="Consolas"/>
          <w:sz w:val="23"/>
          <w:szCs w:val="23"/>
          <w:shd w:val="clear" w:color="auto" w:fill="F7F7F8"/>
        </w:rPr>
        <w:t>messageSource.xml</w:t>
      </w:r>
      <w:r>
        <w:rPr>
          <w:rFonts w:ascii="Arial" w:hAnsi="Arial" w:cs="Arial"/>
          <w:color w:val="34302D"/>
          <w:shd w:val="clear" w:color="auto" w:fill="FFFFFF"/>
        </w:rPr>
        <w:t>，和</w:t>
      </w:r>
      <w:r>
        <w:rPr>
          <w:rStyle w:val="HTML"/>
          <w:rFonts w:ascii="Consolas" w:hAnsi="Consolas"/>
          <w:sz w:val="23"/>
          <w:szCs w:val="23"/>
          <w:shd w:val="clear" w:color="auto" w:fill="F7F7F8"/>
        </w:rPr>
        <w:t>themeSource.xml</w:t>
      </w:r>
      <w:r>
        <w:rPr>
          <w:rFonts w:ascii="Arial" w:hAnsi="Arial" w:cs="Arial"/>
          <w:color w:val="34302D"/>
          <w:shd w:val="clear" w:color="auto" w:fill="FFFFFF"/>
        </w:rPr>
        <w:t>。所有位置路径都与执行导入的定义文件相关，因此</w:t>
      </w:r>
      <w:r>
        <w:rPr>
          <w:rStyle w:val="HTML"/>
          <w:rFonts w:ascii="Consolas" w:hAnsi="Consolas"/>
          <w:sz w:val="23"/>
          <w:szCs w:val="23"/>
          <w:shd w:val="clear" w:color="auto" w:fill="F7F7F8"/>
        </w:rPr>
        <w:t>services.xml</w:t>
      </w:r>
      <w:r>
        <w:rPr>
          <w:rFonts w:ascii="Arial" w:hAnsi="Arial" w:cs="Arial"/>
          <w:color w:val="34302D"/>
          <w:shd w:val="clear" w:color="auto" w:fill="FFFFFF"/>
        </w:rPr>
        <w:t>必须与执行导入的文件位于相同的目录或类路径位置，</w:t>
      </w:r>
      <w:ins w:id="741" w:author="zhang alex" w:date="2019-07-28T12:51:00Z">
        <w:r w:rsidR="00F05500">
          <w:rPr>
            <w:rFonts w:ascii="Arial" w:hAnsi="Arial" w:cs="Arial"/>
            <w:color w:val="34302D"/>
            <w:shd w:val="clear" w:color="auto" w:fill="FFFFFF"/>
          </w:rPr>
          <w:t>而且</w:t>
        </w:r>
      </w:ins>
      <w:r>
        <w:rPr>
          <w:rFonts w:ascii="Arial" w:hAnsi="Arial" w:cs="Arial"/>
          <w:color w:val="34302D"/>
          <w:shd w:val="clear" w:color="auto" w:fill="FFFFFF"/>
        </w:rPr>
        <w:t> </w:t>
      </w:r>
      <w:r>
        <w:rPr>
          <w:rStyle w:val="HTML"/>
          <w:rFonts w:ascii="Consolas" w:hAnsi="Consolas"/>
          <w:sz w:val="23"/>
          <w:szCs w:val="23"/>
          <w:shd w:val="clear" w:color="auto" w:fill="F7F7F8"/>
        </w:rPr>
        <w:t>messageSource.xml</w:t>
      </w:r>
      <w:ins w:id="742" w:author="zhang alex" w:date="2019-07-28T12:51:00Z">
        <w:r w:rsidR="00F05500" w:rsidDel="00F05500">
          <w:rPr>
            <w:rFonts w:ascii="Arial" w:hAnsi="Arial" w:cs="Arial"/>
            <w:color w:val="34302D"/>
            <w:shd w:val="clear" w:color="auto" w:fill="FFFFFF"/>
          </w:rPr>
          <w:t xml:space="preserve"> </w:t>
        </w:r>
        <w:r w:rsidR="00F05500">
          <w:rPr>
            <w:rFonts w:ascii="Arial" w:hAnsi="Arial" w:cs="Arial" w:hint="eastAsia"/>
            <w:color w:val="34302D"/>
            <w:shd w:val="clear" w:color="auto" w:fill="FFFFFF"/>
          </w:rPr>
          <w:t>和</w:t>
        </w:r>
      </w:ins>
      <w:del w:id="743" w:author="zhang alex" w:date="2019-07-28T12:51:00Z">
        <w:r w:rsidDel="00F05500">
          <w:rPr>
            <w:rFonts w:ascii="Arial" w:hAnsi="Arial" w:cs="Arial"/>
            <w:color w:val="34302D"/>
            <w:shd w:val="clear" w:color="auto" w:fill="FFFFFF"/>
          </w:rPr>
          <w:delText>而且</w:delText>
        </w:r>
      </w:del>
      <w:r>
        <w:rPr>
          <w:rStyle w:val="HTML"/>
          <w:rFonts w:ascii="Consolas" w:hAnsi="Consolas"/>
          <w:sz w:val="23"/>
          <w:szCs w:val="23"/>
          <w:shd w:val="clear" w:color="auto" w:fill="F7F7F8"/>
        </w:rPr>
        <w:t>themeSource.xml</w:t>
      </w:r>
      <w:r>
        <w:rPr>
          <w:rFonts w:ascii="Arial" w:hAnsi="Arial" w:cs="Arial"/>
          <w:color w:val="34302D"/>
          <w:shd w:val="clear" w:color="auto" w:fill="FFFFFF"/>
        </w:rPr>
        <w:t>必须位于</w:t>
      </w:r>
      <w:r>
        <w:rPr>
          <w:rStyle w:val="HTML"/>
          <w:rFonts w:ascii="Consolas" w:hAnsi="Consolas"/>
          <w:sz w:val="23"/>
          <w:szCs w:val="23"/>
          <w:shd w:val="clear" w:color="auto" w:fill="F7F7F8"/>
        </w:rPr>
        <w:t>resources</w:t>
      </w:r>
      <w:r>
        <w:rPr>
          <w:rFonts w:ascii="Arial" w:hAnsi="Arial" w:cs="Arial"/>
          <w:color w:val="34302D"/>
          <w:shd w:val="clear" w:color="auto" w:fill="FFFFFF"/>
        </w:rPr>
        <w:t>导入文件位置下方的位置。如您所见，忽略前导斜杠。但是，鉴于这些路径是相对的，最好不要使用斜杠。</w:t>
      </w:r>
      <w:del w:id="744" w:author="zhang alex" w:date="2019-07-28T12:53:00Z">
        <w:r w:rsidDel="00340501">
          <w:rPr>
            <w:rStyle w:val="HTML"/>
            <w:rFonts w:ascii="Consolas" w:hAnsi="Consolas"/>
            <w:sz w:val="23"/>
            <w:szCs w:val="23"/>
            <w:shd w:val="clear" w:color="auto" w:fill="F7F7F8"/>
          </w:rPr>
          <w:delText>&lt;beans/&gt;</w:delText>
        </w:r>
      </w:del>
      <w:r>
        <w:rPr>
          <w:rFonts w:ascii="Arial" w:hAnsi="Arial" w:cs="Arial"/>
          <w:color w:val="34302D"/>
          <w:shd w:val="clear" w:color="auto" w:fill="FFFFFF"/>
        </w:rPr>
        <w:t>根据</w:t>
      </w:r>
      <w:r>
        <w:rPr>
          <w:rFonts w:ascii="Arial" w:hAnsi="Arial" w:cs="Arial"/>
          <w:color w:val="34302D"/>
          <w:shd w:val="clear" w:color="auto" w:fill="FFFFFF"/>
        </w:rPr>
        <w:t>Spring Schema</w:t>
      </w:r>
      <w:r>
        <w:rPr>
          <w:rFonts w:ascii="Arial" w:hAnsi="Arial" w:cs="Arial"/>
          <w:color w:val="34302D"/>
          <w:shd w:val="clear" w:color="auto" w:fill="FFFFFF"/>
        </w:rPr>
        <w:t>，正在导入的文件的内容</w:t>
      </w:r>
      <w:ins w:id="745" w:author="zhang alex" w:date="2019-07-28T12:53:00Z">
        <w:r w:rsidR="00340501">
          <w:rPr>
            <w:rStyle w:val="HTML"/>
            <w:rFonts w:ascii="Consolas" w:hAnsi="Consolas"/>
            <w:sz w:val="23"/>
            <w:szCs w:val="23"/>
            <w:shd w:val="clear" w:color="auto" w:fill="F7F7F8"/>
          </w:rPr>
          <w:t>&lt;beans/&gt;</w:t>
        </w:r>
      </w:ins>
      <w:r>
        <w:rPr>
          <w:rFonts w:ascii="Arial" w:hAnsi="Arial" w:cs="Arial"/>
          <w:color w:val="34302D"/>
          <w:shd w:val="clear" w:color="auto" w:fill="FFFFFF"/>
        </w:rPr>
        <w:t>（包括顶级元素）必须是有效的</w:t>
      </w:r>
      <w:r>
        <w:rPr>
          <w:rFonts w:ascii="Arial" w:hAnsi="Arial" w:cs="Arial"/>
          <w:color w:val="34302D"/>
          <w:shd w:val="clear" w:color="auto" w:fill="FFFFFF"/>
        </w:rPr>
        <w:t>XML bean</w:t>
      </w:r>
      <w:r>
        <w:rPr>
          <w:rFonts w:ascii="Arial" w:hAnsi="Arial" w:cs="Arial"/>
          <w:color w:val="34302D"/>
          <w:shd w:val="clear" w:color="auto" w:fill="FFFFFF"/>
        </w:rPr>
        <w:t>定义。</w:t>
      </w:r>
    </w:p>
    <w:tbl>
      <w:tblPr>
        <w:tblStyle w:val="a7"/>
        <w:tblW w:w="0" w:type="auto"/>
        <w:tblLook w:val="04A0" w:firstRow="1" w:lastRow="0" w:firstColumn="1" w:lastColumn="0" w:noHBand="0" w:noVBand="1"/>
      </w:tblPr>
      <w:tblGrid>
        <w:gridCol w:w="10457"/>
      </w:tblGrid>
      <w:tr w:rsidR="00EC0C7D" w:rsidRPr="00BA0D5D" w:rsidTr="00EC0C7D">
        <w:tc>
          <w:tcPr>
            <w:tcW w:w="0" w:type="auto"/>
            <w:hideMark/>
          </w:tcPr>
          <w:p w:rsidR="00EC0C7D" w:rsidRDefault="00EC0C7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It is possible, but not recommended, to reference files in parent directories using a relative "../" path. Doing so creates a dependency on a file that is outside the current application. In particular, this reference is not recommended for </w:t>
            </w:r>
            <w:r w:rsidRPr="00BA0D5D">
              <w:rPr>
                <w:rFonts w:ascii="Consolas" w:eastAsia="宋体" w:hAnsi="Consolas" w:cs="宋体"/>
                <w:kern w:val="0"/>
                <w:sz w:val="23"/>
                <w:szCs w:val="23"/>
                <w:shd w:val="clear" w:color="auto" w:fill="F7F7F8"/>
              </w:rPr>
              <w:t>classpath:</w:t>
            </w:r>
            <w:r w:rsidRPr="00BA0D5D">
              <w:rPr>
                <w:rFonts w:ascii="inherit" w:eastAsia="宋体" w:hAnsi="inherit" w:cs="宋体"/>
                <w:kern w:val="0"/>
                <w:sz w:val="24"/>
                <w:szCs w:val="24"/>
              </w:rPr>
              <w:t> URLs (for example, </w:t>
            </w:r>
            <w:r w:rsidRPr="00BA0D5D">
              <w:rPr>
                <w:rFonts w:ascii="Consolas" w:eastAsia="宋体" w:hAnsi="Consolas" w:cs="宋体"/>
                <w:kern w:val="0"/>
                <w:sz w:val="23"/>
                <w:szCs w:val="23"/>
                <w:shd w:val="clear" w:color="auto" w:fill="F7F7F8"/>
              </w:rPr>
              <w:t>classpath:../services.xml</w:t>
            </w:r>
            <w:r w:rsidRPr="00BA0D5D">
              <w:rPr>
                <w:rFonts w:ascii="inherit" w:eastAsia="宋体" w:hAnsi="inherit" w:cs="宋体"/>
                <w:kern w:val="0"/>
                <w:sz w:val="24"/>
                <w:szCs w:val="24"/>
              </w:rPr>
              <w:t>), where the runtime resolution process chooses the “nearest” classpath root and then looks into its parent directory. Classpath configuration changes may lead to the choice of a different, incorrect directory.</w:t>
            </w:r>
          </w:p>
          <w:p w:rsidR="00EC0C7D" w:rsidRPr="00BA0D5D" w:rsidRDefault="00EC0C7D"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可以（但不建议）使用相对</w:t>
            </w:r>
            <w:r>
              <w:rPr>
                <w:rFonts w:ascii="Arial" w:hAnsi="Arial" w:cs="Arial"/>
                <w:shd w:val="clear" w:color="auto" w:fill="EBF1E7"/>
              </w:rPr>
              <w:t>“../”</w:t>
            </w:r>
            <w:r>
              <w:rPr>
                <w:rFonts w:ascii="Arial" w:hAnsi="Arial" w:cs="Arial"/>
                <w:shd w:val="clear" w:color="auto" w:fill="EBF1E7"/>
              </w:rPr>
              <w:t>路径引用父目录中的文件。这样做会对当前应用程序之外的文件创建依赖关系。特别是，不建议</w:t>
            </w:r>
            <w:ins w:id="746" w:author="zhang alex" w:date="2019-07-28T12:55:00Z">
              <w:r w:rsidR="00013442">
                <w:rPr>
                  <w:rFonts w:ascii="Arial" w:hAnsi="Arial" w:cs="Arial"/>
                  <w:shd w:val="clear" w:color="auto" w:fill="EBF1E7"/>
                </w:rPr>
                <w:t>使用此引用</w:t>
              </w:r>
            </w:ins>
            <w:del w:id="747" w:author="zhang alex" w:date="2019-07-28T12:55:00Z">
              <w:r w:rsidDel="00013442">
                <w:rPr>
                  <w:rFonts w:ascii="Arial" w:hAnsi="Arial" w:cs="Arial"/>
                  <w:shd w:val="clear" w:color="auto" w:fill="EBF1E7"/>
                </w:rPr>
                <w:delText>对</w:delText>
              </w:r>
            </w:del>
            <w:r>
              <w:rPr>
                <w:rStyle w:val="HTML"/>
                <w:rFonts w:ascii="Consolas" w:hAnsi="Consolas"/>
                <w:sz w:val="23"/>
                <w:szCs w:val="23"/>
                <w:shd w:val="clear" w:color="auto" w:fill="F7F7F8"/>
              </w:rPr>
              <w:t>classpath:</w:t>
            </w:r>
            <w:r>
              <w:rPr>
                <w:rFonts w:ascii="Arial" w:hAnsi="Arial" w:cs="Arial"/>
                <w:shd w:val="clear" w:color="auto" w:fill="EBF1E7"/>
              </w:rPr>
              <w:t>URL</w:t>
            </w:r>
            <w:r>
              <w:rPr>
                <w:rFonts w:ascii="Arial" w:hAnsi="Arial" w:cs="Arial"/>
                <w:shd w:val="clear" w:color="auto" w:fill="EBF1E7"/>
              </w:rPr>
              <w:t>（例如，</w:t>
            </w:r>
            <w:r>
              <w:rPr>
                <w:rStyle w:val="HTML"/>
                <w:rFonts w:ascii="Consolas" w:hAnsi="Consolas"/>
                <w:sz w:val="23"/>
                <w:szCs w:val="23"/>
                <w:shd w:val="clear" w:color="auto" w:fill="F7F7F8"/>
              </w:rPr>
              <w:t>classpath:../services.xml</w:t>
            </w:r>
            <w:r>
              <w:rPr>
                <w:rFonts w:ascii="Arial" w:hAnsi="Arial" w:cs="Arial"/>
                <w:shd w:val="clear" w:color="auto" w:fill="EBF1E7"/>
              </w:rPr>
              <w:t>）</w:t>
            </w:r>
            <w:del w:id="748" w:author="zhang alex" w:date="2019-07-28T12:55:00Z">
              <w:r w:rsidDel="00013442">
                <w:rPr>
                  <w:rFonts w:ascii="Arial" w:hAnsi="Arial" w:cs="Arial"/>
                  <w:shd w:val="clear" w:color="auto" w:fill="EBF1E7"/>
                </w:rPr>
                <w:delText>使用此引用</w:delText>
              </w:r>
            </w:del>
            <w:r>
              <w:rPr>
                <w:rFonts w:ascii="Arial" w:hAnsi="Arial" w:cs="Arial"/>
                <w:shd w:val="clear" w:color="auto" w:fill="EBF1E7"/>
              </w:rPr>
              <w:t>，其中运行时解析过程选择</w:t>
            </w:r>
            <w:r>
              <w:rPr>
                <w:rFonts w:ascii="Arial" w:hAnsi="Arial" w:cs="Arial"/>
                <w:shd w:val="clear" w:color="auto" w:fill="EBF1E7"/>
              </w:rPr>
              <w:t>“</w:t>
            </w:r>
            <w:r>
              <w:rPr>
                <w:rFonts w:ascii="Arial" w:hAnsi="Arial" w:cs="Arial"/>
                <w:shd w:val="clear" w:color="auto" w:fill="EBF1E7"/>
              </w:rPr>
              <w:t>最近的</w:t>
            </w:r>
            <w:r>
              <w:rPr>
                <w:rFonts w:ascii="Arial" w:hAnsi="Arial" w:cs="Arial"/>
                <w:shd w:val="clear" w:color="auto" w:fill="EBF1E7"/>
              </w:rPr>
              <w:t>”</w:t>
            </w:r>
            <w:r>
              <w:rPr>
                <w:rFonts w:ascii="Arial" w:hAnsi="Arial" w:cs="Arial"/>
                <w:shd w:val="clear" w:color="auto" w:fill="EBF1E7"/>
              </w:rPr>
              <w:t>类路径根，然后查看其父目录。类路径配置更改可能导致选择不同的，不正确的目录。</w:t>
            </w:r>
          </w:p>
          <w:p w:rsidR="00EC0C7D" w:rsidRDefault="00EC0C7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You can always use fully qualified resource locations instead of relative paths: for example, </w:t>
            </w:r>
            <w:r w:rsidRPr="00BA0D5D">
              <w:rPr>
                <w:rFonts w:ascii="Consolas" w:eastAsia="宋体" w:hAnsi="Consolas" w:cs="宋体"/>
                <w:kern w:val="0"/>
                <w:sz w:val="23"/>
                <w:szCs w:val="23"/>
                <w:shd w:val="clear" w:color="auto" w:fill="F7F7F8"/>
              </w:rPr>
              <w:t>file:C:/config/services.xml</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classpath:/config/services.xml</w:t>
            </w:r>
            <w:r w:rsidRPr="00BA0D5D">
              <w:rPr>
                <w:rFonts w:ascii="inherit" w:eastAsia="宋体" w:hAnsi="inherit" w:cs="宋体"/>
                <w:kern w:val="0"/>
                <w:sz w:val="24"/>
                <w:szCs w:val="24"/>
              </w:rPr>
              <w:t>. However, be aware that you are coupling your application’s configuration to specific absolute locations. It is generally preferable to keep an indirection for such absolute locations — for example, through "${…​}" placeholders that are resolved against JVM system properties at runtime.</w:t>
            </w:r>
          </w:p>
          <w:p w:rsidR="00EC0C7D" w:rsidRDefault="00EC0C7D" w:rsidP="00BA0D5D">
            <w:pPr>
              <w:widowControl/>
              <w:jc w:val="left"/>
              <w:rPr>
                <w:rFonts w:ascii="inherit" w:eastAsia="宋体" w:hAnsi="inherit" w:cs="宋体" w:hint="eastAsia"/>
                <w:kern w:val="0"/>
                <w:sz w:val="24"/>
                <w:szCs w:val="24"/>
              </w:rPr>
            </w:pPr>
          </w:p>
          <w:p w:rsidR="00EC0C7D" w:rsidRPr="00BA0D5D" w:rsidRDefault="00EC0C7D" w:rsidP="00BA0D5D">
            <w:pPr>
              <w:widowControl/>
              <w:jc w:val="left"/>
              <w:rPr>
                <w:rFonts w:ascii="inherit" w:eastAsia="宋体" w:hAnsi="inherit" w:cs="宋体" w:hint="eastAsia"/>
                <w:kern w:val="0"/>
                <w:sz w:val="24"/>
                <w:szCs w:val="24"/>
              </w:rPr>
            </w:pPr>
            <w:r>
              <w:rPr>
                <w:rFonts w:ascii="Arial" w:hAnsi="Arial" w:cs="Arial"/>
                <w:shd w:val="clear" w:color="auto" w:fill="EBF1E7"/>
              </w:rPr>
              <w:t>您始终可以使用完全限定的资源位置而不是相对路径：例如，</w:t>
            </w:r>
            <w:r>
              <w:rPr>
                <w:rStyle w:val="HTML"/>
                <w:rFonts w:ascii="Consolas" w:hAnsi="Consolas"/>
                <w:sz w:val="23"/>
                <w:szCs w:val="23"/>
                <w:shd w:val="clear" w:color="auto" w:fill="F7F7F8"/>
              </w:rPr>
              <w:t>file:C:/config/services.xml</w:t>
            </w:r>
            <w:r>
              <w:rPr>
                <w:rFonts w:ascii="Arial" w:hAnsi="Arial" w:cs="Arial"/>
                <w:shd w:val="clear" w:color="auto" w:fill="EBF1E7"/>
              </w:rPr>
              <w:t>或</w:t>
            </w:r>
            <w:r>
              <w:rPr>
                <w:rStyle w:val="HTML"/>
                <w:rFonts w:ascii="Consolas" w:hAnsi="Consolas"/>
                <w:sz w:val="23"/>
                <w:szCs w:val="23"/>
                <w:shd w:val="clear" w:color="auto" w:fill="F7F7F8"/>
              </w:rPr>
              <w:t>classpath:/config/services.xml</w:t>
            </w:r>
            <w:r>
              <w:rPr>
                <w:rFonts w:ascii="Arial" w:hAnsi="Arial" w:cs="Arial"/>
                <w:shd w:val="clear" w:color="auto" w:fill="EBF1E7"/>
              </w:rPr>
              <w:t>。但是，请注意您将应用程序的配置与特定的绝对位置耦合。通常最好为这些绝对位置保持间接</w:t>
            </w:r>
            <w:r>
              <w:rPr>
                <w:rFonts w:ascii="Arial" w:hAnsi="Arial" w:cs="Arial"/>
                <w:shd w:val="clear" w:color="auto" w:fill="EBF1E7"/>
              </w:rPr>
              <w:t xml:space="preserve"> - </w:t>
            </w:r>
            <w:r>
              <w:rPr>
                <w:rFonts w:ascii="Arial" w:hAnsi="Arial" w:cs="Arial"/>
                <w:shd w:val="clear" w:color="auto" w:fill="EBF1E7"/>
              </w:rPr>
              <w:t>例如，通过在运行时针对</w:t>
            </w:r>
            <w:r>
              <w:rPr>
                <w:rFonts w:ascii="Arial" w:hAnsi="Arial" w:cs="Arial"/>
                <w:shd w:val="clear" w:color="auto" w:fill="EBF1E7"/>
              </w:rPr>
              <w:t>JVM</w:t>
            </w:r>
            <w:r>
              <w:rPr>
                <w:rFonts w:ascii="Arial" w:hAnsi="Arial" w:cs="Arial"/>
                <w:shd w:val="clear" w:color="auto" w:fill="EBF1E7"/>
              </w:rPr>
              <w:t>系统属性解析的</w:t>
            </w:r>
            <w:r>
              <w:rPr>
                <w:rFonts w:ascii="Arial" w:hAnsi="Arial" w:cs="Arial"/>
                <w:shd w:val="clear" w:color="auto" w:fill="EBF1E7"/>
              </w:rPr>
              <w:t>“$ {...}”</w:t>
            </w:r>
            <w:r>
              <w:rPr>
                <w:rFonts w:ascii="Arial" w:hAnsi="Arial" w:cs="Arial"/>
                <w:shd w:val="clear" w:color="auto" w:fill="EBF1E7"/>
              </w:rPr>
              <w:t>占位符。</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namespace itself provices the import directive feature. Further configuration features beyond plain bean definitions are available in a selection of XML namespaces provided by Spring — for example,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util</w:t>
      </w:r>
      <w:r w:rsidRPr="00BA0D5D">
        <w:rPr>
          <w:rFonts w:ascii="inherit" w:eastAsia="宋体" w:hAnsi="inherit" w:cs="Arial"/>
          <w:color w:val="34302D"/>
          <w:kern w:val="0"/>
          <w:sz w:val="24"/>
          <w:szCs w:val="24"/>
        </w:rPr>
        <w:t> namespaces.</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命名空间本身提供了导入指令功能。</w:t>
      </w:r>
      <w:r>
        <w:rPr>
          <w:rFonts w:ascii="Arial" w:hAnsi="Arial" w:cs="Arial"/>
          <w:color w:val="34302D"/>
          <w:shd w:val="clear" w:color="auto" w:fill="FFFFFF"/>
        </w:rPr>
        <w:t>Spring</w:t>
      </w:r>
      <w:r>
        <w:rPr>
          <w:rFonts w:ascii="Arial" w:hAnsi="Arial" w:cs="Arial"/>
          <w:color w:val="34302D"/>
          <w:shd w:val="clear" w:color="auto" w:fill="FFFFFF"/>
        </w:rPr>
        <w:t>提供的一系列</w:t>
      </w:r>
      <w:r>
        <w:rPr>
          <w:rFonts w:ascii="Arial" w:hAnsi="Arial" w:cs="Arial"/>
          <w:color w:val="34302D"/>
          <w:shd w:val="clear" w:color="auto" w:fill="FFFFFF"/>
        </w:rPr>
        <w:t>XML</w:t>
      </w:r>
      <w:r>
        <w:rPr>
          <w:rFonts w:ascii="Arial" w:hAnsi="Arial" w:cs="Arial"/>
          <w:color w:val="34302D"/>
          <w:shd w:val="clear" w:color="auto" w:fill="FFFFFF"/>
        </w:rPr>
        <w:t>命名空间中提供了除普通</w:t>
      </w:r>
      <w:r>
        <w:rPr>
          <w:rFonts w:ascii="Arial" w:hAnsi="Arial" w:cs="Arial"/>
          <w:color w:val="34302D"/>
          <w:shd w:val="clear" w:color="auto" w:fill="FFFFFF"/>
        </w:rPr>
        <w:t>bean</w:t>
      </w:r>
      <w:r>
        <w:rPr>
          <w:rFonts w:ascii="Arial" w:hAnsi="Arial" w:cs="Arial"/>
          <w:color w:val="34302D"/>
          <w:shd w:val="clear" w:color="auto" w:fill="FFFFFF"/>
        </w:rPr>
        <w:t>定义之外的其他配置功能</w:t>
      </w:r>
      <w:r>
        <w:rPr>
          <w:rFonts w:ascii="Arial" w:hAnsi="Arial" w:cs="Arial"/>
          <w:color w:val="34302D"/>
          <w:shd w:val="clear" w:color="auto" w:fill="FFFFFF"/>
        </w:rPr>
        <w:t xml:space="preserve"> - </w:t>
      </w:r>
      <w:r>
        <w:rPr>
          <w:rFonts w:ascii="Arial" w:hAnsi="Arial" w:cs="Arial"/>
          <w:color w:val="34302D"/>
          <w:shd w:val="clear" w:color="auto" w:fill="FFFFFF"/>
        </w:rPr>
        <w:t>例如，</w:t>
      </w:r>
      <w:r>
        <w:rPr>
          <w:rStyle w:val="HTML"/>
          <w:rFonts w:ascii="Consolas" w:hAnsi="Consolas"/>
          <w:sz w:val="23"/>
          <w:szCs w:val="23"/>
          <w:shd w:val="clear" w:color="auto" w:fill="F7F7F8"/>
        </w:rPr>
        <w:t>context</w:t>
      </w:r>
      <w:r>
        <w:rPr>
          <w:rFonts w:ascii="Arial" w:hAnsi="Arial" w:cs="Arial"/>
          <w:color w:val="34302D"/>
          <w:shd w:val="clear" w:color="auto" w:fill="FFFFFF"/>
        </w:rPr>
        <w:t>和</w:t>
      </w:r>
      <w:r>
        <w:rPr>
          <w:rStyle w:val="HTML"/>
          <w:rFonts w:ascii="Consolas" w:hAnsi="Consolas"/>
          <w:sz w:val="23"/>
          <w:szCs w:val="23"/>
          <w:shd w:val="clear" w:color="auto" w:fill="F7F7F8"/>
        </w:rPr>
        <w:t>util</w:t>
      </w:r>
      <w:r>
        <w:rPr>
          <w:rFonts w:ascii="Arial" w:hAnsi="Arial" w:cs="Arial"/>
          <w:color w:val="34302D"/>
          <w:shd w:val="clear" w:color="auto" w:fill="FFFFFF"/>
        </w:rPr>
        <w:t>名称空间。</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The Groovy Bean Definition DSL</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a further example for externalized configuration metadata, bean definitions can also be expressed in Spring’s Groovy Bean Definition DSL, as known from the Grails framework. Typically, such configuration live in a ".groovy" file with the structure shown in the following example:</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作为外化配置元数据的另一个示例，</w:t>
      </w:r>
      <w:r>
        <w:rPr>
          <w:rFonts w:ascii="Arial" w:hAnsi="Arial" w:cs="Arial"/>
          <w:color w:val="34302D"/>
          <w:shd w:val="clear" w:color="auto" w:fill="FFFFFF"/>
        </w:rPr>
        <w:t>bean</w:t>
      </w:r>
      <w:r>
        <w:rPr>
          <w:rFonts w:ascii="Arial" w:hAnsi="Arial" w:cs="Arial"/>
          <w:color w:val="34302D"/>
          <w:shd w:val="clear" w:color="auto" w:fill="FFFFFF"/>
        </w:rPr>
        <w:t>定义也可以在</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Groovy Bean</w:t>
      </w:r>
      <w:r>
        <w:rPr>
          <w:rFonts w:ascii="Arial" w:hAnsi="Arial" w:cs="Arial"/>
          <w:color w:val="34302D"/>
          <w:shd w:val="clear" w:color="auto" w:fill="FFFFFF"/>
        </w:rPr>
        <w:t>定义</w:t>
      </w:r>
      <w:r>
        <w:rPr>
          <w:rFonts w:ascii="Arial" w:hAnsi="Arial" w:cs="Arial"/>
          <w:color w:val="34302D"/>
          <w:shd w:val="clear" w:color="auto" w:fill="FFFFFF"/>
        </w:rPr>
        <w:t>DSL</w:t>
      </w:r>
      <w:r>
        <w:rPr>
          <w:rFonts w:ascii="Arial" w:hAnsi="Arial" w:cs="Arial"/>
          <w:color w:val="34302D"/>
          <w:shd w:val="clear" w:color="auto" w:fill="FFFFFF"/>
        </w:rPr>
        <w:t>中表示，如</w:t>
      </w:r>
      <w:r>
        <w:rPr>
          <w:rFonts w:ascii="Arial" w:hAnsi="Arial" w:cs="Arial"/>
          <w:color w:val="34302D"/>
          <w:shd w:val="clear" w:color="auto" w:fill="FFFFFF"/>
        </w:rPr>
        <w:t>Grails</w:t>
      </w:r>
      <w:r>
        <w:rPr>
          <w:rFonts w:ascii="Arial" w:hAnsi="Arial" w:cs="Arial"/>
          <w:color w:val="34302D"/>
          <w:shd w:val="clear" w:color="auto" w:fill="FFFFFF"/>
        </w:rPr>
        <w:t>框架中所知。通常，此类配置位于</w:t>
      </w:r>
      <w:r>
        <w:rPr>
          <w:rFonts w:ascii="Arial" w:hAnsi="Arial" w:cs="Arial"/>
          <w:color w:val="34302D"/>
          <w:shd w:val="clear" w:color="auto" w:fill="FFFFFF"/>
        </w:rPr>
        <w:t>“.groovy”</w:t>
      </w:r>
      <w:r>
        <w:rPr>
          <w:rFonts w:ascii="Arial" w:hAnsi="Arial" w:cs="Arial"/>
          <w:color w:val="34302D"/>
          <w:shd w:val="clear" w:color="auto" w:fill="FFFFFF"/>
        </w:rPr>
        <w:t>文件中，其结构如下例所示：</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49"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50" w:author="zhang alex" w:date="2019-07-28T12:57:00Z">
            <w:rPr>
              <w:rFonts w:ascii="Consolas" w:eastAsia="宋体" w:hAnsi="Consolas" w:cs="宋体"/>
              <w:color w:val="34302D"/>
              <w:kern w:val="0"/>
              <w:sz w:val="24"/>
              <w:szCs w:val="24"/>
            </w:rPr>
          </w:rPrChange>
        </w:rPr>
        <w:lastRenderedPageBreak/>
        <w:t>beans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51"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52" w:author="zhang alex" w:date="2019-07-28T12:57:00Z">
            <w:rPr>
              <w:rFonts w:ascii="Consolas" w:eastAsia="宋体" w:hAnsi="Consolas" w:cs="宋体"/>
              <w:color w:val="34302D"/>
              <w:kern w:val="0"/>
              <w:sz w:val="24"/>
              <w:szCs w:val="24"/>
            </w:rPr>
          </w:rPrChange>
        </w:rPr>
        <w:t xml:space="preserve">    dataSource(BasicDataSource)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53"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54" w:author="zhang alex" w:date="2019-07-28T12:57:00Z">
            <w:rPr>
              <w:rFonts w:ascii="Consolas" w:eastAsia="宋体" w:hAnsi="Consolas" w:cs="宋体"/>
              <w:color w:val="34302D"/>
              <w:kern w:val="0"/>
              <w:sz w:val="24"/>
              <w:szCs w:val="24"/>
            </w:rPr>
          </w:rPrChange>
        </w:rPr>
        <w:t xml:space="preserve">        driverClassName = </w:t>
      </w:r>
      <w:r w:rsidRPr="00816105">
        <w:rPr>
          <w:rFonts w:ascii="Consolas" w:eastAsia="宋体" w:hAnsi="Consolas" w:cs="宋体"/>
          <w:color w:val="DD1144"/>
          <w:kern w:val="0"/>
          <w:sz w:val="18"/>
          <w:szCs w:val="18"/>
          <w:rPrChange w:id="755" w:author="zhang alex" w:date="2019-07-28T12:57:00Z">
            <w:rPr>
              <w:rFonts w:ascii="Consolas" w:eastAsia="宋体" w:hAnsi="Consolas" w:cs="宋体"/>
              <w:color w:val="DD1144"/>
              <w:kern w:val="0"/>
              <w:sz w:val="24"/>
              <w:szCs w:val="24"/>
            </w:rPr>
          </w:rPrChange>
        </w:rPr>
        <w:t>"org.hsqldb.jdbcDriver"</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56"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57" w:author="zhang alex" w:date="2019-07-28T12:57:00Z">
            <w:rPr>
              <w:rFonts w:ascii="Consolas" w:eastAsia="宋体" w:hAnsi="Consolas" w:cs="宋体"/>
              <w:color w:val="34302D"/>
              <w:kern w:val="0"/>
              <w:sz w:val="24"/>
              <w:szCs w:val="24"/>
            </w:rPr>
          </w:rPrChange>
        </w:rPr>
        <w:t xml:space="preserve">        url = </w:t>
      </w:r>
      <w:r w:rsidRPr="00816105">
        <w:rPr>
          <w:rFonts w:ascii="Consolas" w:eastAsia="宋体" w:hAnsi="Consolas" w:cs="宋体"/>
          <w:color w:val="DD1144"/>
          <w:kern w:val="0"/>
          <w:sz w:val="18"/>
          <w:szCs w:val="18"/>
          <w:rPrChange w:id="758" w:author="zhang alex" w:date="2019-07-28T12:57:00Z">
            <w:rPr>
              <w:rFonts w:ascii="Consolas" w:eastAsia="宋体" w:hAnsi="Consolas" w:cs="宋体"/>
              <w:color w:val="DD1144"/>
              <w:kern w:val="0"/>
              <w:sz w:val="24"/>
              <w:szCs w:val="24"/>
            </w:rPr>
          </w:rPrChange>
        </w:rPr>
        <w:t>"jdbc:hsqldb:mem:grailsDB"</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59"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60" w:author="zhang alex" w:date="2019-07-28T12:57:00Z">
            <w:rPr>
              <w:rFonts w:ascii="Consolas" w:eastAsia="宋体" w:hAnsi="Consolas" w:cs="宋体"/>
              <w:color w:val="34302D"/>
              <w:kern w:val="0"/>
              <w:sz w:val="24"/>
              <w:szCs w:val="24"/>
            </w:rPr>
          </w:rPrChange>
        </w:rPr>
        <w:t xml:space="preserve">        username = </w:t>
      </w:r>
      <w:r w:rsidRPr="00816105">
        <w:rPr>
          <w:rFonts w:ascii="Consolas" w:eastAsia="宋体" w:hAnsi="Consolas" w:cs="宋体"/>
          <w:color w:val="DD1144"/>
          <w:kern w:val="0"/>
          <w:sz w:val="18"/>
          <w:szCs w:val="18"/>
          <w:rPrChange w:id="761" w:author="zhang alex" w:date="2019-07-28T12:57:00Z">
            <w:rPr>
              <w:rFonts w:ascii="Consolas" w:eastAsia="宋体" w:hAnsi="Consolas" w:cs="宋体"/>
              <w:color w:val="DD1144"/>
              <w:kern w:val="0"/>
              <w:sz w:val="24"/>
              <w:szCs w:val="24"/>
            </w:rPr>
          </w:rPrChange>
        </w:rPr>
        <w:t>"sa"</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62"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63" w:author="zhang alex" w:date="2019-07-28T12:57:00Z">
            <w:rPr>
              <w:rFonts w:ascii="Consolas" w:eastAsia="宋体" w:hAnsi="Consolas" w:cs="宋体"/>
              <w:color w:val="34302D"/>
              <w:kern w:val="0"/>
              <w:sz w:val="24"/>
              <w:szCs w:val="24"/>
            </w:rPr>
          </w:rPrChange>
        </w:rPr>
        <w:t xml:space="preserve">        password = </w:t>
      </w:r>
      <w:r w:rsidRPr="00816105">
        <w:rPr>
          <w:rFonts w:ascii="Consolas" w:eastAsia="宋体" w:hAnsi="Consolas" w:cs="宋体"/>
          <w:color w:val="DD1144"/>
          <w:kern w:val="0"/>
          <w:sz w:val="18"/>
          <w:szCs w:val="18"/>
          <w:rPrChange w:id="764" w:author="zhang alex" w:date="2019-07-28T12:57:00Z">
            <w:rPr>
              <w:rFonts w:ascii="Consolas" w:eastAsia="宋体" w:hAnsi="Consolas" w:cs="宋体"/>
              <w:color w:val="DD1144"/>
              <w:kern w:val="0"/>
              <w:sz w:val="24"/>
              <w:szCs w:val="24"/>
            </w:rPr>
          </w:rPrChange>
        </w:rPr>
        <w:t>""</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65"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66" w:author="zhang alex" w:date="2019-07-28T12:57:00Z">
            <w:rPr>
              <w:rFonts w:ascii="Consolas" w:eastAsia="宋体" w:hAnsi="Consolas" w:cs="宋体"/>
              <w:color w:val="34302D"/>
              <w:kern w:val="0"/>
              <w:sz w:val="24"/>
              <w:szCs w:val="24"/>
            </w:rPr>
          </w:rPrChange>
        </w:rPr>
        <w:t xml:space="preserve">        settings = [mynew:</w:t>
      </w:r>
      <w:r w:rsidRPr="00816105">
        <w:rPr>
          <w:rFonts w:ascii="Consolas" w:eastAsia="宋体" w:hAnsi="Consolas" w:cs="宋体"/>
          <w:color w:val="DD1144"/>
          <w:kern w:val="0"/>
          <w:sz w:val="18"/>
          <w:szCs w:val="18"/>
          <w:rPrChange w:id="767" w:author="zhang alex" w:date="2019-07-28T12:57:00Z">
            <w:rPr>
              <w:rFonts w:ascii="Consolas" w:eastAsia="宋体" w:hAnsi="Consolas" w:cs="宋体"/>
              <w:color w:val="DD1144"/>
              <w:kern w:val="0"/>
              <w:sz w:val="24"/>
              <w:szCs w:val="24"/>
            </w:rPr>
          </w:rPrChange>
        </w:rPr>
        <w:t>"setting"</w:t>
      </w:r>
      <w:r w:rsidRPr="00816105">
        <w:rPr>
          <w:rFonts w:ascii="Consolas" w:eastAsia="宋体" w:hAnsi="Consolas" w:cs="宋体"/>
          <w:color w:val="34302D"/>
          <w:kern w:val="0"/>
          <w:sz w:val="18"/>
          <w:szCs w:val="18"/>
          <w:rPrChange w:id="768" w:author="zhang alex" w:date="2019-07-28T12:57:00Z">
            <w:rPr>
              <w:rFonts w:ascii="Consolas" w:eastAsia="宋体" w:hAnsi="Consolas" w:cs="宋体"/>
              <w:color w:val="34302D"/>
              <w:kern w:val="0"/>
              <w:sz w:val="24"/>
              <w:szCs w:val="24"/>
            </w:rPr>
          </w:rPrChange>
        </w:rPr>
        <w:t>]</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69"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70" w:author="zhang alex" w:date="2019-07-28T12:57:00Z">
            <w:rPr>
              <w:rFonts w:ascii="Consolas" w:eastAsia="宋体" w:hAnsi="Consolas" w:cs="宋体"/>
              <w:color w:val="34302D"/>
              <w:kern w:val="0"/>
              <w:sz w:val="24"/>
              <w:szCs w:val="24"/>
            </w:rPr>
          </w:rPrChange>
        </w:rPr>
        <w:t xml:space="preserv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71"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72" w:author="zhang alex" w:date="2019-07-28T12:57:00Z">
            <w:rPr>
              <w:rFonts w:ascii="Consolas" w:eastAsia="宋体" w:hAnsi="Consolas" w:cs="宋体"/>
              <w:color w:val="34302D"/>
              <w:kern w:val="0"/>
              <w:sz w:val="24"/>
              <w:szCs w:val="24"/>
            </w:rPr>
          </w:rPrChange>
        </w:rPr>
        <w:t xml:space="preserve">    sessionFactory(SessionFactory)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73"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74" w:author="zhang alex" w:date="2019-07-28T12:57:00Z">
            <w:rPr>
              <w:rFonts w:ascii="Consolas" w:eastAsia="宋体" w:hAnsi="Consolas" w:cs="宋体"/>
              <w:color w:val="34302D"/>
              <w:kern w:val="0"/>
              <w:sz w:val="24"/>
              <w:szCs w:val="24"/>
            </w:rPr>
          </w:rPrChange>
        </w:rPr>
        <w:t xml:space="preserve">        dataSource = dataSource</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75"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76" w:author="zhang alex" w:date="2019-07-28T12:57:00Z">
            <w:rPr>
              <w:rFonts w:ascii="Consolas" w:eastAsia="宋体" w:hAnsi="Consolas" w:cs="宋体"/>
              <w:color w:val="34302D"/>
              <w:kern w:val="0"/>
              <w:sz w:val="24"/>
              <w:szCs w:val="24"/>
            </w:rPr>
          </w:rPrChange>
        </w:rPr>
        <w:t xml:space="preserv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77"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78" w:author="zhang alex" w:date="2019-07-28T12:57:00Z">
            <w:rPr>
              <w:rFonts w:ascii="Consolas" w:eastAsia="宋体" w:hAnsi="Consolas" w:cs="宋体"/>
              <w:color w:val="34302D"/>
              <w:kern w:val="0"/>
              <w:sz w:val="24"/>
              <w:szCs w:val="24"/>
            </w:rPr>
          </w:rPrChange>
        </w:rPr>
        <w:t xml:space="preserve">    myService(MyService)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79"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80" w:author="zhang alex" w:date="2019-07-28T12:57:00Z">
            <w:rPr>
              <w:rFonts w:ascii="Consolas" w:eastAsia="宋体" w:hAnsi="Consolas" w:cs="宋体"/>
              <w:color w:val="34302D"/>
              <w:kern w:val="0"/>
              <w:sz w:val="24"/>
              <w:szCs w:val="24"/>
            </w:rPr>
          </w:rPrChange>
        </w:rPr>
        <w:t xml:space="preserve">        nestedBean = { AnotherBean bean -&gt;</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81"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82" w:author="zhang alex" w:date="2019-07-28T12:57:00Z">
            <w:rPr>
              <w:rFonts w:ascii="Consolas" w:eastAsia="宋体" w:hAnsi="Consolas" w:cs="宋体"/>
              <w:color w:val="34302D"/>
              <w:kern w:val="0"/>
              <w:sz w:val="24"/>
              <w:szCs w:val="24"/>
            </w:rPr>
          </w:rPrChange>
        </w:rPr>
        <w:t xml:space="preserve">            dataSource = dataSource</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83"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84" w:author="zhang alex" w:date="2019-07-28T12:57:00Z">
            <w:rPr>
              <w:rFonts w:ascii="Consolas" w:eastAsia="宋体" w:hAnsi="Consolas" w:cs="宋体"/>
              <w:color w:val="34302D"/>
              <w:kern w:val="0"/>
              <w:sz w:val="24"/>
              <w:szCs w:val="24"/>
            </w:rPr>
          </w:rPrChange>
        </w:rPr>
        <w:t xml:space="preserv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85"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86" w:author="zhang alex" w:date="2019-07-28T12:57:00Z">
            <w:rPr>
              <w:rFonts w:ascii="Consolas" w:eastAsia="宋体" w:hAnsi="Consolas" w:cs="宋体"/>
              <w:color w:val="34302D"/>
              <w:kern w:val="0"/>
              <w:sz w:val="24"/>
              <w:szCs w:val="24"/>
            </w:rPr>
          </w:rPrChange>
        </w:rPr>
        <w:t xml:space="preserv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87"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788" w:author="zhang alex" w:date="2019-07-28T12:57: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configuration style is largely equivalent to XML bean definitions and even supports Spring’s XML configuration namespaces. It also allows for importing XML bean definition files through an </w:t>
      </w:r>
      <w:r w:rsidRPr="00BA0D5D">
        <w:rPr>
          <w:rFonts w:ascii="Consolas" w:eastAsia="宋体" w:hAnsi="Consolas" w:cs="宋体"/>
          <w:color w:val="34302D"/>
          <w:kern w:val="0"/>
          <w:sz w:val="23"/>
          <w:szCs w:val="23"/>
          <w:shd w:val="clear" w:color="auto" w:fill="F7F7F8"/>
        </w:rPr>
        <w:t>importBeans</w:t>
      </w:r>
      <w:r w:rsidRPr="00BA0D5D">
        <w:rPr>
          <w:rFonts w:ascii="inherit" w:eastAsia="宋体" w:hAnsi="inherit" w:cs="Arial"/>
          <w:color w:val="34302D"/>
          <w:kern w:val="0"/>
          <w:sz w:val="24"/>
          <w:szCs w:val="24"/>
        </w:rPr>
        <w:t> directive.</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此配置样式在很大程度上等同于</w:t>
      </w:r>
      <w:r>
        <w:rPr>
          <w:rFonts w:ascii="Arial" w:hAnsi="Arial" w:cs="Arial"/>
          <w:color w:val="34302D"/>
          <w:shd w:val="clear" w:color="auto" w:fill="FFFFFF"/>
        </w:rPr>
        <w:t>XML bean</w:t>
      </w:r>
      <w:r>
        <w:rPr>
          <w:rFonts w:ascii="Arial" w:hAnsi="Arial" w:cs="Arial"/>
          <w:color w:val="34302D"/>
          <w:shd w:val="clear" w:color="auto" w:fill="FFFFFF"/>
        </w:rPr>
        <w:t>定义，甚至支持</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XML</w:t>
      </w:r>
      <w:r>
        <w:rPr>
          <w:rFonts w:ascii="Arial" w:hAnsi="Arial" w:cs="Arial"/>
          <w:color w:val="34302D"/>
          <w:shd w:val="clear" w:color="auto" w:fill="FFFFFF"/>
        </w:rPr>
        <w:t>配置命名空间。它还允许通过</w:t>
      </w:r>
      <w:r>
        <w:rPr>
          <w:rStyle w:val="HTML"/>
          <w:rFonts w:ascii="Consolas" w:hAnsi="Consolas"/>
          <w:sz w:val="23"/>
          <w:szCs w:val="23"/>
          <w:shd w:val="clear" w:color="auto" w:fill="F7F7F8"/>
        </w:rPr>
        <w:t>importBeans</w:t>
      </w:r>
      <w:r>
        <w:rPr>
          <w:rFonts w:ascii="Arial" w:hAnsi="Arial" w:cs="Arial"/>
          <w:color w:val="34302D"/>
          <w:shd w:val="clear" w:color="auto" w:fill="FFFFFF"/>
        </w:rPr>
        <w:t>指令导入</w:t>
      </w:r>
      <w:r>
        <w:rPr>
          <w:rFonts w:ascii="Arial" w:hAnsi="Arial" w:cs="Arial"/>
          <w:color w:val="34302D"/>
          <w:shd w:val="clear" w:color="auto" w:fill="FFFFFF"/>
        </w:rPr>
        <w:t>XML bean</w:t>
      </w:r>
      <w:r>
        <w:rPr>
          <w:rFonts w:ascii="Arial" w:hAnsi="Arial" w:cs="Arial"/>
          <w:color w:val="34302D"/>
          <w:shd w:val="clear" w:color="auto" w:fill="FFFFFF"/>
        </w:rPr>
        <w:t>定义文件。</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1.2.3. Using the Container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the interface for an advanced factory capable of maintaining a registry of different beans and their dependencies. By using the method </w:t>
      </w:r>
      <w:r w:rsidRPr="00BA0D5D">
        <w:rPr>
          <w:rFonts w:ascii="Consolas" w:eastAsia="宋体" w:hAnsi="Consolas" w:cs="宋体"/>
          <w:color w:val="34302D"/>
          <w:kern w:val="0"/>
          <w:sz w:val="23"/>
          <w:szCs w:val="23"/>
          <w:shd w:val="clear" w:color="auto" w:fill="F7F7F8"/>
        </w:rPr>
        <w:t>T getBean(String name, Class&lt;T&gt; requiredType)</w:t>
      </w:r>
      <w:r w:rsidRPr="00BA0D5D">
        <w:rPr>
          <w:rFonts w:ascii="inherit" w:eastAsia="宋体" w:hAnsi="inherit" w:cs="Arial"/>
          <w:color w:val="34302D"/>
          <w:kern w:val="0"/>
          <w:sz w:val="24"/>
          <w:szCs w:val="24"/>
        </w:rPr>
        <w:t>, you can retrieve instances of your beans.</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ApplicationContext</w:t>
      </w:r>
      <w:r>
        <w:rPr>
          <w:rFonts w:ascii="Arial" w:hAnsi="Arial" w:cs="Arial"/>
          <w:color w:val="34302D"/>
          <w:shd w:val="clear" w:color="auto" w:fill="FFFFFF"/>
        </w:rPr>
        <w:t>是高级工厂的接口，能够</w:t>
      </w:r>
      <w:del w:id="789" w:author="zhang alex" w:date="2019-07-28T13:08:00Z">
        <w:r w:rsidDel="00372735">
          <w:rPr>
            <w:rFonts w:ascii="Arial" w:hAnsi="Arial" w:cs="Arial" w:hint="eastAsia"/>
            <w:color w:val="34302D"/>
            <w:shd w:val="clear" w:color="auto" w:fill="FFFFFF"/>
          </w:rPr>
          <w:delText>维护</w:delText>
        </w:r>
      </w:del>
      <w:ins w:id="790" w:author="zhang alex" w:date="2019-07-28T13:08:00Z">
        <w:r w:rsidR="00372735">
          <w:rPr>
            <w:rFonts w:ascii="Arial" w:hAnsi="Arial" w:cs="Arial" w:hint="eastAsia"/>
            <w:color w:val="34302D"/>
            <w:shd w:val="clear" w:color="auto" w:fill="FFFFFF"/>
          </w:rPr>
          <w:t>对</w:t>
        </w:r>
      </w:ins>
      <w:r>
        <w:rPr>
          <w:rFonts w:ascii="Arial" w:hAnsi="Arial" w:cs="Arial"/>
          <w:color w:val="34302D"/>
          <w:shd w:val="clear" w:color="auto" w:fill="FFFFFF"/>
        </w:rPr>
        <w:t>不同</w:t>
      </w:r>
      <w:r>
        <w:rPr>
          <w:rFonts w:ascii="Arial" w:hAnsi="Arial" w:cs="Arial"/>
          <w:color w:val="34302D"/>
          <w:shd w:val="clear" w:color="auto" w:fill="FFFFFF"/>
        </w:rPr>
        <w:t>bean</w:t>
      </w:r>
      <w:ins w:id="791" w:author="zhang alex" w:date="2019-07-28T13:07:00Z">
        <w:r w:rsidR="00372735">
          <w:rPr>
            <w:rFonts w:ascii="Arial" w:hAnsi="Arial" w:cs="Arial" w:hint="eastAsia"/>
            <w:color w:val="34302D"/>
            <w:shd w:val="clear" w:color="auto" w:fill="FFFFFF"/>
          </w:rPr>
          <w:t>的注册</w:t>
        </w:r>
      </w:ins>
      <w:r>
        <w:rPr>
          <w:rFonts w:ascii="Arial" w:hAnsi="Arial" w:cs="Arial"/>
          <w:color w:val="34302D"/>
          <w:shd w:val="clear" w:color="auto" w:fill="FFFFFF"/>
        </w:rPr>
        <w:t>及其依赖项</w:t>
      </w:r>
      <w:del w:id="792" w:author="zhang alex" w:date="2019-07-28T13:07:00Z">
        <w:r w:rsidDel="00372735">
          <w:rPr>
            <w:rFonts w:ascii="Arial" w:hAnsi="Arial" w:cs="Arial"/>
            <w:color w:val="34302D"/>
            <w:shd w:val="clear" w:color="auto" w:fill="FFFFFF"/>
          </w:rPr>
          <w:delText>的注册</w:delText>
        </w:r>
      </w:del>
      <w:ins w:id="793" w:author="zhang alex" w:date="2019-07-28T13:08:00Z">
        <w:r w:rsidR="00372735">
          <w:rPr>
            <w:rFonts w:ascii="Arial" w:hAnsi="Arial" w:cs="Arial" w:hint="eastAsia"/>
            <w:color w:val="34302D"/>
            <w:shd w:val="clear" w:color="auto" w:fill="FFFFFF"/>
          </w:rPr>
          <w:t>进行维护</w:t>
        </w:r>
      </w:ins>
      <w:del w:id="794" w:author="zhang alex" w:date="2019-07-28T13:07:00Z">
        <w:r w:rsidDel="00372735">
          <w:rPr>
            <w:rFonts w:ascii="Arial" w:hAnsi="Arial" w:cs="Arial"/>
            <w:color w:val="34302D"/>
            <w:shd w:val="clear" w:color="auto" w:fill="FFFFFF"/>
          </w:rPr>
          <w:delText>表</w:delText>
        </w:r>
      </w:del>
      <w:r>
        <w:rPr>
          <w:rFonts w:ascii="Arial" w:hAnsi="Arial" w:cs="Arial"/>
          <w:color w:val="34302D"/>
          <w:shd w:val="clear" w:color="auto" w:fill="FFFFFF"/>
        </w:rPr>
        <w:t>。通过使用该方法</w:t>
      </w:r>
      <w:r>
        <w:rPr>
          <w:rStyle w:val="HTML"/>
          <w:rFonts w:ascii="Consolas" w:hAnsi="Consolas"/>
          <w:sz w:val="23"/>
          <w:szCs w:val="23"/>
          <w:shd w:val="clear" w:color="auto" w:fill="F7F7F8"/>
        </w:rPr>
        <w:t>T getBean(String name, Class&lt;T&gt; requiredType)</w:t>
      </w:r>
      <w:r>
        <w:rPr>
          <w:rFonts w:ascii="Arial" w:hAnsi="Arial" w:cs="Arial"/>
          <w:color w:val="34302D"/>
          <w:shd w:val="clear" w:color="auto" w:fill="FFFFFF"/>
        </w:rPr>
        <w:t>，您可以</w:t>
      </w:r>
      <w:del w:id="795" w:author="zhang alex" w:date="2019-07-28T13:11:00Z">
        <w:r w:rsidDel="006447D4">
          <w:rPr>
            <w:rFonts w:ascii="Arial" w:hAnsi="Arial" w:cs="Arial" w:hint="eastAsia"/>
            <w:color w:val="34302D"/>
            <w:shd w:val="clear" w:color="auto" w:fill="FFFFFF"/>
          </w:rPr>
          <w:delText>检索</w:delText>
        </w:r>
      </w:del>
      <w:ins w:id="796" w:author="zhang alex" w:date="2019-07-28T13:11:00Z">
        <w:r w:rsidR="006447D4">
          <w:rPr>
            <w:rFonts w:ascii="Arial" w:hAnsi="Arial" w:cs="Arial" w:hint="eastAsia"/>
            <w:color w:val="34302D"/>
            <w:shd w:val="clear" w:color="auto" w:fill="FFFFFF"/>
          </w:rPr>
          <w:t>取回</w:t>
        </w:r>
      </w:ins>
      <w:r>
        <w:rPr>
          <w:rFonts w:ascii="Arial" w:hAnsi="Arial" w:cs="Arial"/>
          <w:color w:val="34302D"/>
          <w:shd w:val="clear" w:color="auto" w:fill="FFFFFF"/>
        </w:rPr>
        <w:t>Bean</w:t>
      </w:r>
      <w:r>
        <w:rPr>
          <w:rFonts w:ascii="Arial" w:hAnsi="Arial" w:cs="Arial"/>
          <w:color w:val="34302D"/>
          <w:shd w:val="clear" w:color="auto" w:fill="FFFFFF"/>
        </w:rPr>
        <w:t>的实例。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lets you read bean definitions and access them, as the following example shows:</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ApplicationContext</w:t>
      </w:r>
      <w:r>
        <w:rPr>
          <w:rFonts w:ascii="Arial" w:hAnsi="Arial" w:cs="Arial"/>
          <w:color w:val="34302D"/>
          <w:shd w:val="clear" w:color="auto" w:fill="FFFFFF"/>
        </w:rPr>
        <w:t>让你</w:t>
      </w:r>
      <w:ins w:id="797" w:author="zhang alex" w:date="2019-07-28T13:12:00Z">
        <w:r w:rsidR="00196ABA">
          <w:rPr>
            <w:rFonts w:ascii="Arial" w:hAnsi="Arial" w:cs="Arial" w:hint="eastAsia"/>
            <w:color w:val="34302D"/>
            <w:shd w:val="clear" w:color="auto" w:fill="FFFFFF"/>
          </w:rPr>
          <w:t>可以</w:t>
        </w:r>
      </w:ins>
      <w:r>
        <w:rPr>
          <w:rFonts w:ascii="Arial" w:hAnsi="Arial" w:cs="Arial"/>
          <w:color w:val="34302D"/>
          <w:shd w:val="clear" w:color="auto" w:fill="FFFFFF"/>
        </w:rPr>
        <w:t>读</w:t>
      </w:r>
      <w:ins w:id="798" w:author="zhang alex" w:date="2019-07-28T13:12:00Z">
        <w:r w:rsidR="00196ABA">
          <w:rPr>
            <w:rFonts w:ascii="Arial" w:hAnsi="Arial" w:cs="Arial" w:hint="eastAsia"/>
            <w:color w:val="34302D"/>
            <w:shd w:val="clear" w:color="auto" w:fill="FFFFFF"/>
          </w:rPr>
          <w:t>取</w:t>
        </w:r>
      </w:ins>
      <w:r>
        <w:rPr>
          <w:rFonts w:ascii="Arial" w:hAnsi="Arial" w:cs="Arial"/>
          <w:color w:val="34302D"/>
          <w:shd w:val="clear" w:color="auto" w:fill="FFFFFF"/>
        </w:rPr>
        <w:t>bean</w:t>
      </w:r>
      <w:ins w:id="799" w:author="zhang alex" w:date="2019-07-28T13:12:00Z">
        <w:r w:rsidR="00196ABA">
          <w:rPr>
            <w:rFonts w:ascii="Arial" w:hAnsi="Arial" w:cs="Arial" w:hint="eastAsia"/>
            <w:color w:val="34302D"/>
            <w:shd w:val="clear" w:color="auto" w:fill="FFFFFF"/>
          </w:rPr>
          <w:t>的</w:t>
        </w:r>
      </w:ins>
      <w:r>
        <w:rPr>
          <w:rFonts w:ascii="Arial" w:hAnsi="Arial" w:cs="Arial"/>
          <w:color w:val="34302D"/>
          <w:shd w:val="clear" w:color="auto" w:fill="FFFFFF"/>
        </w:rPr>
        <w:t>定义和访问它们，如下例所示：</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00"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i/>
          <w:iCs/>
          <w:color w:val="999988"/>
          <w:kern w:val="0"/>
          <w:sz w:val="18"/>
          <w:szCs w:val="18"/>
          <w:rPrChange w:id="801" w:author="zhang alex" w:date="2019-07-28T13:12:00Z">
            <w:rPr>
              <w:rFonts w:ascii="Consolas" w:eastAsia="宋体" w:hAnsi="Consolas" w:cs="宋体"/>
              <w:i/>
              <w:iCs/>
              <w:color w:val="999988"/>
              <w:kern w:val="0"/>
              <w:sz w:val="24"/>
              <w:szCs w:val="24"/>
            </w:rPr>
          </w:rPrChange>
        </w:rPr>
        <w:t>// create and configure beans</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02"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color w:val="34302D"/>
          <w:kern w:val="0"/>
          <w:sz w:val="18"/>
          <w:szCs w:val="18"/>
          <w:rPrChange w:id="803" w:author="zhang alex" w:date="2019-07-28T13:12:00Z">
            <w:rPr>
              <w:rFonts w:ascii="Consolas" w:eastAsia="宋体" w:hAnsi="Consolas" w:cs="宋体"/>
              <w:color w:val="34302D"/>
              <w:kern w:val="0"/>
              <w:sz w:val="24"/>
              <w:szCs w:val="24"/>
            </w:rPr>
          </w:rPrChange>
        </w:rPr>
        <w:t xml:space="preserve">ApplicationContext context = </w:t>
      </w:r>
      <w:r w:rsidRPr="00195A1D">
        <w:rPr>
          <w:rFonts w:ascii="Consolas" w:eastAsia="宋体" w:hAnsi="Consolas" w:cs="宋体"/>
          <w:b/>
          <w:bCs/>
          <w:color w:val="000000"/>
          <w:kern w:val="0"/>
          <w:sz w:val="18"/>
          <w:szCs w:val="18"/>
          <w:rPrChange w:id="804" w:author="zhang alex" w:date="2019-07-28T13:12:00Z">
            <w:rPr>
              <w:rFonts w:ascii="Consolas" w:eastAsia="宋体" w:hAnsi="Consolas" w:cs="宋体"/>
              <w:b/>
              <w:bCs/>
              <w:color w:val="000000"/>
              <w:kern w:val="0"/>
              <w:sz w:val="24"/>
              <w:szCs w:val="24"/>
            </w:rPr>
          </w:rPrChange>
        </w:rPr>
        <w:t>new</w:t>
      </w:r>
      <w:r w:rsidRPr="00195A1D">
        <w:rPr>
          <w:rFonts w:ascii="Consolas" w:eastAsia="宋体" w:hAnsi="Consolas" w:cs="宋体"/>
          <w:color w:val="34302D"/>
          <w:kern w:val="0"/>
          <w:sz w:val="18"/>
          <w:szCs w:val="18"/>
          <w:rPrChange w:id="805" w:author="zhang alex" w:date="2019-07-28T13:12:00Z">
            <w:rPr>
              <w:rFonts w:ascii="Consolas" w:eastAsia="宋体" w:hAnsi="Consolas" w:cs="宋体"/>
              <w:color w:val="34302D"/>
              <w:kern w:val="0"/>
              <w:sz w:val="24"/>
              <w:szCs w:val="24"/>
            </w:rPr>
          </w:rPrChange>
        </w:rPr>
        <w:t xml:space="preserve"> ClassPathXmlApplicationContext(</w:t>
      </w:r>
      <w:r w:rsidRPr="00195A1D">
        <w:rPr>
          <w:rFonts w:ascii="Consolas" w:eastAsia="宋体" w:hAnsi="Consolas" w:cs="宋体"/>
          <w:color w:val="DD1144"/>
          <w:kern w:val="0"/>
          <w:sz w:val="18"/>
          <w:szCs w:val="18"/>
          <w:rPrChange w:id="806" w:author="zhang alex" w:date="2019-07-28T13:12:00Z">
            <w:rPr>
              <w:rFonts w:ascii="Consolas" w:eastAsia="宋体" w:hAnsi="Consolas" w:cs="宋体"/>
              <w:color w:val="DD1144"/>
              <w:kern w:val="0"/>
              <w:sz w:val="24"/>
              <w:szCs w:val="24"/>
            </w:rPr>
          </w:rPrChange>
        </w:rPr>
        <w:t>"services.xml"</w:t>
      </w:r>
      <w:r w:rsidRPr="00195A1D">
        <w:rPr>
          <w:rFonts w:ascii="Consolas" w:eastAsia="宋体" w:hAnsi="Consolas" w:cs="宋体"/>
          <w:color w:val="34302D"/>
          <w:kern w:val="0"/>
          <w:sz w:val="18"/>
          <w:szCs w:val="18"/>
          <w:rPrChange w:id="807" w:author="zhang alex" w:date="2019-07-28T13:12:00Z">
            <w:rPr>
              <w:rFonts w:ascii="Consolas" w:eastAsia="宋体" w:hAnsi="Consolas" w:cs="宋体"/>
              <w:color w:val="34302D"/>
              <w:kern w:val="0"/>
              <w:sz w:val="24"/>
              <w:szCs w:val="24"/>
            </w:rPr>
          </w:rPrChange>
        </w:rPr>
        <w:t xml:space="preserve">, </w:t>
      </w:r>
      <w:r w:rsidRPr="00195A1D">
        <w:rPr>
          <w:rFonts w:ascii="Consolas" w:eastAsia="宋体" w:hAnsi="Consolas" w:cs="宋体"/>
          <w:color w:val="DD1144"/>
          <w:kern w:val="0"/>
          <w:sz w:val="18"/>
          <w:szCs w:val="18"/>
          <w:rPrChange w:id="808" w:author="zhang alex" w:date="2019-07-28T13:12:00Z">
            <w:rPr>
              <w:rFonts w:ascii="Consolas" w:eastAsia="宋体" w:hAnsi="Consolas" w:cs="宋体"/>
              <w:color w:val="DD1144"/>
              <w:kern w:val="0"/>
              <w:sz w:val="24"/>
              <w:szCs w:val="24"/>
            </w:rPr>
          </w:rPrChange>
        </w:rPr>
        <w:t>"daos.xml"</w:t>
      </w:r>
      <w:r w:rsidRPr="00195A1D">
        <w:rPr>
          <w:rFonts w:ascii="Consolas" w:eastAsia="宋体" w:hAnsi="Consolas" w:cs="宋体"/>
          <w:color w:val="34302D"/>
          <w:kern w:val="0"/>
          <w:sz w:val="18"/>
          <w:szCs w:val="18"/>
          <w:rPrChange w:id="809" w:author="zhang alex" w:date="2019-07-28T13:12:00Z">
            <w:rPr>
              <w:rFonts w:ascii="Consolas" w:eastAsia="宋体" w:hAnsi="Consolas" w:cs="宋体"/>
              <w:color w:val="34302D"/>
              <w:kern w:val="0"/>
              <w:sz w:val="24"/>
              <w:szCs w:val="24"/>
            </w:rPr>
          </w:rPrChange>
        </w:rPr>
        <w:t>);</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10" w:author="zhang alex" w:date="2019-07-28T13:12:00Z">
            <w:rPr>
              <w:rFonts w:ascii="Consolas" w:eastAsia="宋体" w:hAnsi="Consolas" w:cs="宋体"/>
              <w:color w:val="34302D"/>
              <w:kern w:val="0"/>
              <w:sz w:val="24"/>
              <w:szCs w:val="24"/>
            </w:rPr>
          </w:rPrChange>
        </w:rPr>
      </w:pP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11"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i/>
          <w:iCs/>
          <w:color w:val="999988"/>
          <w:kern w:val="0"/>
          <w:sz w:val="18"/>
          <w:szCs w:val="18"/>
          <w:rPrChange w:id="812" w:author="zhang alex" w:date="2019-07-28T13:12:00Z">
            <w:rPr>
              <w:rFonts w:ascii="Consolas" w:eastAsia="宋体" w:hAnsi="Consolas" w:cs="宋体"/>
              <w:i/>
              <w:iCs/>
              <w:color w:val="999988"/>
              <w:kern w:val="0"/>
              <w:sz w:val="24"/>
              <w:szCs w:val="24"/>
            </w:rPr>
          </w:rPrChange>
        </w:rPr>
        <w:t>// retrieve configured instance</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13"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color w:val="34302D"/>
          <w:kern w:val="0"/>
          <w:sz w:val="18"/>
          <w:szCs w:val="18"/>
          <w:rPrChange w:id="814" w:author="zhang alex" w:date="2019-07-28T13:12:00Z">
            <w:rPr>
              <w:rFonts w:ascii="Consolas" w:eastAsia="宋体" w:hAnsi="Consolas" w:cs="宋体"/>
              <w:color w:val="34302D"/>
              <w:kern w:val="0"/>
              <w:sz w:val="24"/>
              <w:szCs w:val="24"/>
            </w:rPr>
          </w:rPrChange>
        </w:rPr>
        <w:t>PetStoreService service = context.getBean(</w:t>
      </w:r>
      <w:r w:rsidRPr="00195A1D">
        <w:rPr>
          <w:rFonts w:ascii="Consolas" w:eastAsia="宋体" w:hAnsi="Consolas" w:cs="宋体"/>
          <w:color w:val="DD1144"/>
          <w:kern w:val="0"/>
          <w:sz w:val="18"/>
          <w:szCs w:val="18"/>
          <w:rPrChange w:id="815" w:author="zhang alex" w:date="2019-07-28T13:12:00Z">
            <w:rPr>
              <w:rFonts w:ascii="Consolas" w:eastAsia="宋体" w:hAnsi="Consolas" w:cs="宋体"/>
              <w:color w:val="DD1144"/>
              <w:kern w:val="0"/>
              <w:sz w:val="24"/>
              <w:szCs w:val="24"/>
            </w:rPr>
          </w:rPrChange>
        </w:rPr>
        <w:t>"petStore"</w:t>
      </w:r>
      <w:r w:rsidRPr="00195A1D">
        <w:rPr>
          <w:rFonts w:ascii="Consolas" w:eastAsia="宋体" w:hAnsi="Consolas" w:cs="宋体"/>
          <w:color w:val="34302D"/>
          <w:kern w:val="0"/>
          <w:sz w:val="18"/>
          <w:szCs w:val="18"/>
          <w:rPrChange w:id="816" w:author="zhang alex" w:date="2019-07-28T13:12:00Z">
            <w:rPr>
              <w:rFonts w:ascii="Consolas" w:eastAsia="宋体" w:hAnsi="Consolas" w:cs="宋体"/>
              <w:color w:val="34302D"/>
              <w:kern w:val="0"/>
              <w:sz w:val="24"/>
              <w:szCs w:val="24"/>
            </w:rPr>
          </w:rPrChange>
        </w:rPr>
        <w:t>, PetStoreService.class);</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17" w:author="zhang alex" w:date="2019-07-28T13:12:00Z">
            <w:rPr>
              <w:rFonts w:ascii="Consolas" w:eastAsia="宋体" w:hAnsi="Consolas" w:cs="宋体"/>
              <w:color w:val="34302D"/>
              <w:kern w:val="0"/>
              <w:sz w:val="24"/>
              <w:szCs w:val="24"/>
            </w:rPr>
          </w:rPrChange>
        </w:rPr>
      </w:pP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18"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i/>
          <w:iCs/>
          <w:color w:val="999988"/>
          <w:kern w:val="0"/>
          <w:sz w:val="18"/>
          <w:szCs w:val="18"/>
          <w:rPrChange w:id="819" w:author="zhang alex" w:date="2019-07-28T13:12:00Z">
            <w:rPr>
              <w:rFonts w:ascii="Consolas" w:eastAsia="宋体" w:hAnsi="Consolas" w:cs="宋体"/>
              <w:i/>
              <w:iCs/>
              <w:color w:val="999988"/>
              <w:kern w:val="0"/>
              <w:sz w:val="24"/>
              <w:szCs w:val="24"/>
            </w:rPr>
          </w:rPrChange>
        </w:rPr>
        <w:t>// use configured instance</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20"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color w:val="34302D"/>
          <w:kern w:val="0"/>
          <w:sz w:val="18"/>
          <w:szCs w:val="18"/>
          <w:rPrChange w:id="821" w:author="zhang alex" w:date="2019-07-28T13:12:00Z">
            <w:rPr>
              <w:rFonts w:ascii="Consolas" w:eastAsia="宋体" w:hAnsi="Consolas" w:cs="宋体"/>
              <w:color w:val="34302D"/>
              <w:kern w:val="0"/>
              <w:sz w:val="24"/>
              <w:szCs w:val="24"/>
            </w:rPr>
          </w:rPrChange>
        </w:rPr>
        <w:t>List&lt;String&gt; userList = service.getUsernameList();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With Groovy configuration, bootstrapping looks very similar. It has a different context implementation class which is Groovy-aware (but also understands XML bean definitions). The following example shows Groovy configuration:</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Fonts w:ascii="Arial" w:hAnsi="Arial" w:cs="Arial"/>
          <w:color w:val="34302D"/>
          <w:shd w:val="clear" w:color="auto" w:fill="FFFFFF"/>
        </w:rPr>
        <w:t>Groovy</w:t>
      </w:r>
      <w:r>
        <w:rPr>
          <w:rFonts w:ascii="Arial" w:hAnsi="Arial" w:cs="Arial"/>
          <w:color w:val="34302D"/>
          <w:shd w:val="clear" w:color="auto" w:fill="FFFFFF"/>
        </w:rPr>
        <w:t>配置，</w:t>
      </w:r>
      <w:r>
        <w:rPr>
          <w:rFonts w:ascii="Arial" w:hAnsi="Arial" w:cs="Arial"/>
          <w:color w:val="34302D"/>
          <w:shd w:val="clear" w:color="auto" w:fill="FFFFFF"/>
        </w:rPr>
        <w:t>bootstrapping</w:t>
      </w:r>
      <w:r>
        <w:rPr>
          <w:rFonts w:ascii="Arial" w:hAnsi="Arial" w:cs="Arial"/>
          <w:color w:val="34302D"/>
          <w:shd w:val="clear" w:color="auto" w:fill="FFFFFF"/>
        </w:rPr>
        <w:t>看起来非常相似。它有一个不同的上下文实现类，它是</w:t>
      </w:r>
      <w:r>
        <w:rPr>
          <w:rFonts w:ascii="Arial" w:hAnsi="Arial" w:cs="Arial"/>
          <w:color w:val="34302D"/>
          <w:shd w:val="clear" w:color="auto" w:fill="FFFFFF"/>
        </w:rPr>
        <w:t>Groovy-aware</w:t>
      </w:r>
      <w:r>
        <w:rPr>
          <w:rFonts w:ascii="Arial" w:hAnsi="Arial" w:cs="Arial"/>
          <w:color w:val="34302D"/>
          <w:shd w:val="clear" w:color="auto" w:fill="FFFFFF"/>
        </w:rPr>
        <w:t>（但也理解</w:t>
      </w:r>
      <w:r>
        <w:rPr>
          <w:rFonts w:ascii="Arial" w:hAnsi="Arial" w:cs="Arial"/>
          <w:color w:val="34302D"/>
          <w:shd w:val="clear" w:color="auto" w:fill="FFFFFF"/>
        </w:rPr>
        <w:t>XML bean</w:t>
      </w:r>
      <w:r>
        <w:rPr>
          <w:rFonts w:ascii="Arial" w:hAnsi="Arial" w:cs="Arial"/>
          <w:color w:val="34302D"/>
          <w:shd w:val="clear" w:color="auto" w:fill="FFFFFF"/>
        </w:rPr>
        <w:t>定义）。以下示例显示了</w:t>
      </w:r>
      <w:r>
        <w:rPr>
          <w:rFonts w:ascii="Arial" w:hAnsi="Arial" w:cs="Arial"/>
          <w:color w:val="34302D"/>
          <w:shd w:val="clear" w:color="auto" w:fill="FFFFFF"/>
        </w:rPr>
        <w:t>Groovy</w:t>
      </w:r>
      <w:r>
        <w:rPr>
          <w:rFonts w:ascii="Arial" w:hAnsi="Arial" w:cs="Arial"/>
          <w:color w:val="34302D"/>
          <w:shd w:val="clear" w:color="auto" w:fill="FFFFFF"/>
        </w:rPr>
        <w:t>配置：</w:t>
      </w:r>
    </w:p>
    <w:p w:rsidR="00BA0D5D" w:rsidRPr="0059690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22" w:author="zhang alex" w:date="2019-07-28T13:14:00Z">
            <w:rPr>
              <w:rFonts w:ascii="Consolas" w:eastAsia="宋体" w:hAnsi="Consolas" w:cs="宋体"/>
              <w:color w:val="34302D"/>
              <w:kern w:val="0"/>
              <w:sz w:val="24"/>
              <w:szCs w:val="24"/>
            </w:rPr>
          </w:rPrChange>
        </w:rPr>
      </w:pPr>
      <w:r w:rsidRPr="00596903">
        <w:rPr>
          <w:rFonts w:ascii="Consolas" w:eastAsia="宋体" w:hAnsi="Consolas" w:cs="宋体"/>
          <w:color w:val="34302D"/>
          <w:kern w:val="0"/>
          <w:sz w:val="18"/>
          <w:szCs w:val="18"/>
          <w:rPrChange w:id="823" w:author="zhang alex" w:date="2019-07-28T13:14:00Z">
            <w:rPr>
              <w:rFonts w:ascii="Consolas" w:eastAsia="宋体" w:hAnsi="Consolas" w:cs="宋体"/>
              <w:color w:val="34302D"/>
              <w:kern w:val="0"/>
              <w:sz w:val="24"/>
              <w:szCs w:val="24"/>
            </w:rPr>
          </w:rPrChange>
        </w:rPr>
        <w:t xml:space="preserve">ApplicationContext context = </w:t>
      </w:r>
      <w:r w:rsidRPr="00596903">
        <w:rPr>
          <w:rFonts w:ascii="Consolas" w:eastAsia="宋体" w:hAnsi="Consolas" w:cs="宋体"/>
          <w:b/>
          <w:bCs/>
          <w:color w:val="000000"/>
          <w:kern w:val="0"/>
          <w:sz w:val="18"/>
          <w:szCs w:val="18"/>
          <w:rPrChange w:id="824" w:author="zhang alex" w:date="2019-07-28T13:14:00Z">
            <w:rPr>
              <w:rFonts w:ascii="Consolas" w:eastAsia="宋体" w:hAnsi="Consolas" w:cs="宋体"/>
              <w:b/>
              <w:bCs/>
              <w:color w:val="000000"/>
              <w:kern w:val="0"/>
              <w:sz w:val="24"/>
              <w:szCs w:val="24"/>
            </w:rPr>
          </w:rPrChange>
        </w:rPr>
        <w:t>new</w:t>
      </w:r>
      <w:r w:rsidRPr="00596903">
        <w:rPr>
          <w:rFonts w:ascii="Consolas" w:eastAsia="宋体" w:hAnsi="Consolas" w:cs="宋体"/>
          <w:color w:val="34302D"/>
          <w:kern w:val="0"/>
          <w:sz w:val="18"/>
          <w:szCs w:val="18"/>
          <w:rPrChange w:id="825" w:author="zhang alex" w:date="2019-07-28T13:14:00Z">
            <w:rPr>
              <w:rFonts w:ascii="Consolas" w:eastAsia="宋体" w:hAnsi="Consolas" w:cs="宋体"/>
              <w:color w:val="34302D"/>
              <w:kern w:val="0"/>
              <w:sz w:val="24"/>
              <w:szCs w:val="24"/>
            </w:rPr>
          </w:rPrChange>
        </w:rPr>
        <w:t xml:space="preserve"> GenericGroovyApplicationContext(</w:t>
      </w:r>
      <w:r w:rsidRPr="00596903">
        <w:rPr>
          <w:rFonts w:ascii="Consolas" w:eastAsia="宋体" w:hAnsi="Consolas" w:cs="宋体"/>
          <w:color w:val="DD1144"/>
          <w:kern w:val="0"/>
          <w:sz w:val="18"/>
          <w:szCs w:val="18"/>
          <w:rPrChange w:id="826" w:author="zhang alex" w:date="2019-07-28T13:14:00Z">
            <w:rPr>
              <w:rFonts w:ascii="Consolas" w:eastAsia="宋体" w:hAnsi="Consolas" w:cs="宋体"/>
              <w:color w:val="DD1144"/>
              <w:kern w:val="0"/>
              <w:sz w:val="24"/>
              <w:szCs w:val="24"/>
            </w:rPr>
          </w:rPrChange>
        </w:rPr>
        <w:t>"services.groovy"</w:t>
      </w:r>
      <w:r w:rsidRPr="00596903">
        <w:rPr>
          <w:rFonts w:ascii="Consolas" w:eastAsia="宋体" w:hAnsi="Consolas" w:cs="宋体"/>
          <w:color w:val="34302D"/>
          <w:kern w:val="0"/>
          <w:sz w:val="18"/>
          <w:szCs w:val="18"/>
          <w:rPrChange w:id="827" w:author="zhang alex" w:date="2019-07-28T13:14:00Z">
            <w:rPr>
              <w:rFonts w:ascii="Consolas" w:eastAsia="宋体" w:hAnsi="Consolas" w:cs="宋体"/>
              <w:color w:val="34302D"/>
              <w:kern w:val="0"/>
              <w:sz w:val="24"/>
              <w:szCs w:val="24"/>
            </w:rPr>
          </w:rPrChange>
        </w:rPr>
        <w:t xml:space="preserve">, </w:t>
      </w:r>
      <w:r w:rsidRPr="00596903">
        <w:rPr>
          <w:rFonts w:ascii="Consolas" w:eastAsia="宋体" w:hAnsi="Consolas" w:cs="宋体"/>
          <w:color w:val="DD1144"/>
          <w:kern w:val="0"/>
          <w:sz w:val="18"/>
          <w:szCs w:val="18"/>
          <w:rPrChange w:id="828" w:author="zhang alex" w:date="2019-07-28T13:14:00Z">
            <w:rPr>
              <w:rFonts w:ascii="Consolas" w:eastAsia="宋体" w:hAnsi="Consolas" w:cs="宋体"/>
              <w:color w:val="DD1144"/>
              <w:kern w:val="0"/>
              <w:sz w:val="24"/>
              <w:szCs w:val="24"/>
            </w:rPr>
          </w:rPrChange>
        </w:rPr>
        <w:t>"daos.groovy"</w:t>
      </w:r>
      <w:r w:rsidRPr="00596903">
        <w:rPr>
          <w:rFonts w:ascii="Consolas" w:eastAsia="宋体" w:hAnsi="Consolas" w:cs="宋体"/>
          <w:color w:val="34302D"/>
          <w:kern w:val="0"/>
          <w:sz w:val="18"/>
          <w:szCs w:val="18"/>
          <w:rPrChange w:id="829" w:author="zhang alex" w:date="2019-07-28T13:14: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most flexible variant is </w:t>
      </w:r>
      <w:r w:rsidRPr="00BA0D5D">
        <w:rPr>
          <w:rFonts w:ascii="Consolas" w:eastAsia="宋体" w:hAnsi="Consolas" w:cs="宋体"/>
          <w:color w:val="34302D"/>
          <w:kern w:val="0"/>
          <w:sz w:val="23"/>
          <w:szCs w:val="23"/>
          <w:shd w:val="clear" w:color="auto" w:fill="F7F7F8"/>
        </w:rPr>
        <w:t>GenericApplicationContext</w:t>
      </w:r>
      <w:r w:rsidRPr="00BA0D5D">
        <w:rPr>
          <w:rFonts w:ascii="inherit" w:eastAsia="宋体" w:hAnsi="inherit" w:cs="Arial"/>
          <w:color w:val="34302D"/>
          <w:kern w:val="0"/>
          <w:sz w:val="24"/>
          <w:szCs w:val="24"/>
        </w:rPr>
        <w:t> in combination with reader delegates — for example, with </w:t>
      </w:r>
      <w:r w:rsidRPr="00BA0D5D">
        <w:rPr>
          <w:rFonts w:ascii="Consolas" w:eastAsia="宋体" w:hAnsi="Consolas" w:cs="宋体"/>
          <w:color w:val="34302D"/>
          <w:kern w:val="0"/>
          <w:sz w:val="23"/>
          <w:szCs w:val="23"/>
          <w:shd w:val="clear" w:color="auto" w:fill="F7F7F8"/>
        </w:rPr>
        <w:t>XmlBeanDefinitionReader</w:t>
      </w:r>
      <w:r w:rsidRPr="00BA0D5D">
        <w:rPr>
          <w:rFonts w:ascii="inherit" w:eastAsia="宋体" w:hAnsi="inherit" w:cs="Arial"/>
          <w:color w:val="34302D"/>
          <w:kern w:val="0"/>
          <w:sz w:val="24"/>
          <w:szCs w:val="24"/>
        </w:rPr>
        <w:t> for XML files, as the following example shows:</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最灵活的变体</w:t>
      </w:r>
      <w:ins w:id="830" w:author="zhang alex" w:date="2019-07-28T13:14:00Z">
        <w:r w:rsidR="00596903">
          <w:rPr>
            <w:rFonts w:ascii="Arial" w:hAnsi="Arial" w:cs="Arial" w:hint="eastAsia"/>
            <w:color w:val="34302D"/>
            <w:shd w:val="clear" w:color="auto" w:fill="FFFFFF"/>
          </w:rPr>
          <w:t>是</w:t>
        </w:r>
      </w:ins>
      <w:r>
        <w:rPr>
          <w:rStyle w:val="HTML"/>
          <w:rFonts w:ascii="Consolas" w:hAnsi="Consolas"/>
          <w:sz w:val="23"/>
          <w:szCs w:val="23"/>
          <w:shd w:val="clear" w:color="auto" w:fill="F7F7F8"/>
        </w:rPr>
        <w:t>GenericApplicationContext</w:t>
      </w:r>
      <w:r>
        <w:rPr>
          <w:rFonts w:ascii="Arial" w:hAnsi="Arial" w:cs="Arial"/>
          <w:color w:val="34302D"/>
          <w:shd w:val="clear" w:color="auto" w:fill="FFFFFF"/>
        </w:rPr>
        <w:t>与</w:t>
      </w:r>
      <w:r w:rsidR="007B63AB">
        <w:rPr>
          <w:rFonts w:ascii="Arial" w:hAnsi="Arial" w:cs="Arial" w:hint="eastAsia"/>
          <w:color w:val="34302D"/>
          <w:shd w:val="clear" w:color="auto" w:fill="FFFFFF"/>
        </w:rPr>
        <w:t>r</w:t>
      </w:r>
      <w:r w:rsidR="007B63AB" w:rsidRPr="00BA0D5D">
        <w:rPr>
          <w:rFonts w:ascii="inherit" w:eastAsia="宋体" w:hAnsi="inherit" w:cs="Arial"/>
          <w:color w:val="34302D"/>
          <w:kern w:val="0"/>
          <w:sz w:val="24"/>
          <w:szCs w:val="24"/>
        </w:rPr>
        <w:t>eader delegates</w:t>
      </w:r>
      <w:r>
        <w:rPr>
          <w:rFonts w:ascii="Arial" w:hAnsi="Arial" w:cs="Arial"/>
          <w:color w:val="34302D"/>
          <w:shd w:val="clear" w:color="auto" w:fill="FFFFFF"/>
        </w:rPr>
        <w:t>相结合</w:t>
      </w:r>
      <w:r>
        <w:rPr>
          <w:rFonts w:ascii="Arial" w:hAnsi="Arial" w:cs="Arial"/>
          <w:color w:val="34302D"/>
          <w:shd w:val="clear" w:color="auto" w:fill="FFFFFF"/>
        </w:rPr>
        <w:t xml:space="preserve"> - </w:t>
      </w:r>
      <w:r>
        <w:rPr>
          <w:rFonts w:ascii="Arial" w:hAnsi="Arial" w:cs="Arial"/>
          <w:color w:val="34302D"/>
          <w:shd w:val="clear" w:color="auto" w:fill="FFFFFF"/>
        </w:rPr>
        <w:t>例如，</w:t>
      </w:r>
      <w:r>
        <w:rPr>
          <w:rStyle w:val="HTML"/>
          <w:rFonts w:ascii="Consolas" w:hAnsi="Consolas"/>
          <w:sz w:val="23"/>
          <w:szCs w:val="23"/>
          <w:shd w:val="clear" w:color="auto" w:fill="F7F7F8"/>
        </w:rPr>
        <w:t>XmlBeanDefinitionReader</w:t>
      </w:r>
      <w:del w:id="831" w:author="zhang alex" w:date="2019-07-28T14:36:00Z">
        <w:r w:rsidDel="00235F20">
          <w:rPr>
            <w:rFonts w:ascii="Arial" w:hAnsi="Arial" w:cs="Arial"/>
            <w:color w:val="34302D"/>
            <w:shd w:val="clear" w:color="auto" w:fill="FFFFFF"/>
          </w:rPr>
          <w:delText>对于</w:delText>
        </w:r>
        <w:r w:rsidDel="00235F20">
          <w:rPr>
            <w:rFonts w:ascii="Arial" w:hAnsi="Arial" w:cs="Arial"/>
            <w:color w:val="34302D"/>
            <w:shd w:val="clear" w:color="auto" w:fill="FFFFFF"/>
          </w:rPr>
          <w:delText>XML</w:delText>
        </w:r>
        <w:r w:rsidDel="00235F20">
          <w:rPr>
            <w:rFonts w:ascii="Arial" w:hAnsi="Arial" w:cs="Arial"/>
            <w:color w:val="34302D"/>
            <w:shd w:val="clear" w:color="auto" w:fill="FFFFFF"/>
          </w:rPr>
          <w:delText>文件</w:delText>
        </w:r>
      </w:del>
      <w:r>
        <w:rPr>
          <w:rFonts w:ascii="Arial" w:hAnsi="Arial" w:cs="Arial"/>
          <w:color w:val="34302D"/>
          <w:shd w:val="clear" w:color="auto" w:fill="FFFFFF"/>
        </w:rPr>
        <w:t>，如以下示例所示：</w:t>
      </w:r>
    </w:p>
    <w:p w:rsidR="00BA0D5D" w:rsidRPr="0059690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32" w:author="zhang alex" w:date="2019-07-28T13:15:00Z">
            <w:rPr>
              <w:rFonts w:ascii="Consolas" w:eastAsia="宋体" w:hAnsi="Consolas" w:cs="宋体"/>
              <w:color w:val="34302D"/>
              <w:kern w:val="0"/>
              <w:sz w:val="24"/>
              <w:szCs w:val="24"/>
            </w:rPr>
          </w:rPrChange>
        </w:rPr>
      </w:pPr>
      <w:r w:rsidRPr="00596903">
        <w:rPr>
          <w:rFonts w:ascii="Consolas" w:eastAsia="宋体" w:hAnsi="Consolas" w:cs="宋体"/>
          <w:color w:val="34302D"/>
          <w:kern w:val="0"/>
          <w:sz w:val="18"/>
          <w:szCs w:val="18"/>
          <w:rPrChange w:id="833" w:author="zhang alex" w:date="2019-07-28T13:15:00Z">
            <w:rPr>
              <w:rFonts w:ascii="Consolas" w:eastAsia="宋体" w:hAnsi="Consolas" w:cs="宋体"/>
              <w:color w:val="34302D"/>
              <w:kern w:val="0"/>
              <w:sz w:val="24"/>
              <w:szCs w:val="24"/>
            </w:rPr>
          </w:rPrChange>
        </w:rPr>
        <w:t xml:space="preserve">GenericApplicationContext context = </w:t>
      </w:r>
      <w:r w:rsidRPr="00596903">
        <w:rPr>
          <w:rFonts w:ascii="Consolas" w:eastAsia="宋体" w:hAnsi="Consolas" w:cs="宋体"/>
          <w:b/>
          <w:bCs/>
          <w:color w:val="000000"/>
          <w:kern w:val="0"/>
          <w:sz w:val="18"/>
          <w:szCs w:val="18"/>
          <w:rPrChange w:id="834" w:author="zhang alex" w:date="2019-07-28T13:15:00Z">
            <w:rPr>
              <w:rFonts w:ascii="Consolas" w:eastAsia="宋体" w:hAnsi="Consolas" w:cs="宋体"/>
              <w:b/>
              <w:bCs/>
              <w:color w:val="000000"/>
              <w:kern w:val="0"/>
              <w:sz w:val="24"/>
              <w:szCs w:val="24"/>
            </w:rPr>
          </w:rPrChange>
        </w:rPr>
        <w:t>new</w:t>
      </w:r>
      <w:r w:rsidRPr="00596903">
        <w:rPr>
          <w:rFonts w:ascii="Consolas" w:eastAsia="宋体" w:hAnsi="Consolas" w:cs="宋体"/>
          <w:color w:val="34302D"/>
          <w:kern w:val="0"/>
          <w:sz w:val="18"/>
          <w:szCs w:val="18"/>
          <w:rPrChange w:id="835" w:author="zhang alex" w:date="2019-07-28T13:15:00Z">
            <w:rPr>
              <w:rFonts w:ascii="Consolas" w:eastAsia="宋体" w:hAnsi="Consolas" w:cs="宋体"/>
              <w:color w:val="34302D"/>
              <w:kern w:val="0"/>
              <w:sz w:val="24"/>
              <w:szCs w:val="24"/>
            </w:rPr>
          </w:rPrChange>
        </w:rPr>
        <w:t xml:space="preserve"> GenericApplicationContext();</w:t>
      </w:r>
    </w:p>
    <w:p w:rsidR="00BA0D5D" w:rsidRPr="0059690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36" w:author="zhang alex" w:date="2019-07-28T13:15:00Z">
            <w:rPr>
              <w:rFonts w:ascii="Consolas" w:eastAsia="宋体" w:hAnsi="Consolas" w:cs="宋体"/>
              <w:color w:val="34302D"/>
              <w:kern w:val="0"/>
              <w:sz w:val="24"/>
              <w:szCs w:val="24"/>
            </w:rPr>
          </w:rPrChange>
        </w:rPr>
      </w:pPr>
      <w:r w:rsidRPr="00596903">
        <w:rPr>
          <w:rFonts w:ascii="Consolas" w:eastAsia="宋体" w:hAnsi="Consolas" w:cs="宋体"/>
          <w:b/>
          <w:bCs/>
          <w:color w:val="000000"/>
          <w:kern w:val="0"/>
          <w:sz w:val="18"/>
          <w:szCs w:val="18"/>
          <w:rPrChange w:id="837" w:author="zhang alex" w:date="2019-07-28T13:15:00Z">
            <w:rPr>
              <w:rFonts w:ascii="Consolas" w:eastAsia="宋体" w:hAnsi="Consolas" w:cs="宋体"/>
              <w:b/>
              <w:bCs/>
              <w:color w:val="000000"/>
              <w:kern w:val="0"/>
              <w:sz w:val="24"/>
              <w:szCs w:val="24"/>
            </w:rPr>
          </w:rPrChange>
        </w:rPr>
        <w:t>new</w:t>
      </w:r>
      <w:r w:rsidRPr="00596903">
        <w:rPr>
          <w:rFonts w:ascii="Consolas" w:eastAsia="宋体" w:hAnsi="Consolas" w:cs="宋体"/>
          <w:color w:val="34302D"/>
          <w:kern w:val="0"/>
          <w:sz w:val="18"/>
          <w:szCs w:val="18"/>
          <w:rPrChange w:id="838" w:author="zhang alex" w:date="2019-07-28T13:15:00Z">
            <w:rPr>
              <w:rFonts w:ascii="Consolas" w:eastAsia="宋体" w:hAnsi="Consolas" w:cs="宋体"/>
              <w:color w:val="34302D"/>
              <w:kern w:val="0"/>
              <w:sz w:val="24"/>
              <w:szCs w:val="24"/>
            </w:rPr>
          </w:rPrChange>
        </w:rPr>
        <w:t xml:space="preserve"> XmlBeanDefinitionReader(context).loadBeanDefinitions(</w:t>
      </w:r>
      <w:r w:rsidRPr="00596903">
        <w:rPr>
          <w:rFonts w:ascii="Consolas" w:eastAsia="宋体" w:hAnsi="Consolas" w:cs="宋体"/>
          <w:color w:val="DD1144"/>
          <w:kern w:val="0"/>
          <w:sz w:val="18"/>
          <w:szCs w:val="18"/>
          <w:rPrChange w:id="839" w:author="zhang alex" w:date="2019-07-28T13:15:00Z">
            <w:rPr>
              <w:rFonts w:ascii="Consolas" w:eastAsia="宋体" w:hAnsi="Consolas" w:cs="宋体"/>
              <w:color w:val="DD1144"/>
              <w:kern w:val="0"/>
              <w:sz w:val="24"/>
              <w:szCs w:val="24"/>
            </w:rPr>
          </w:rPrChange>
        </w:rPr>
        <w:t>"services.xml"</w:t>
      </w:r>
      <w:r w:rsidRPr="00596903">
        <w:rPr>
          <w:rFonts w:ascii="Consolas" w:eastAsia="宋体" w:hAnsi="Consolas" w:cs="宋体"/>
          <w:color w:val="34302D"/>
          <w:kern w:val="0"/>
          <w:sz w:val="18"/>
          <w:szCs w:val="18"/>
          <w:rPrChange w:id="840" w:author="zhang alex" w:date="2019-07-28T13:15:00Z">
            <w:rPr>
              <w:rFonts w:ascii="Consolas" w:eastAsia="宋体" w:hAnsi="Consolas" w:cs="宋体"/>
              <w:color w:val="34302D"/>
              <w:kern w:val="0"/>
              <w:sz w:val="24"/>
              <w:szCs w:val="24"/>
            </w:rPr>
          </w:rPrChange>
        </w:rPr>
        <w:t xml:space="preserve">, </w:t>
      </w:r>
      <w:r w:rsidRPr="00596903">
        <w:rPr>
          <w:rFonts w:ascii="Consolas" w:eastAsia="宋体" w:hAnsi="Consolas" w:cs="宋体"/>
          <w:color w:val="DD1144"/>
          <w:kern w:val="0"/>
          <w:sz w:val="18"/>
          <w:szCs w:val="18"/>
          <w:rPrChange w:id="841" w:author="zhang alex" w:date="2019-07-28T13:15:00Z">
            <w:rPr>
              <w:rFonts w:ascii="Consolas" w:eastAsia="宋体" w:hAnsi="Consolas" w:cs="宋体"/>
              <w:color w:val="DD1144"/>
              <w:kern w:val="0"/>
              <w:sz w:val="24"/>
              <w:szCs w:val="24"/>
            </w:rPr>
          </w:rPrChange>
        </w:rPr>
        <w:t>"daos.xml"</w:t>
      </w:r>
      <w:r w:rsidRPr="00596903">
        <w:rPr>
          <w:rFonts w:ascii="Consolas" w:eastAsia="宋体" w:hAnsi="Consolas" w:cs="宋体"/>
          <w:color w:val="34302D"/>
          <w:kern w:val="0"/>
          <w:sz w:val="18"/>
          <w:szCs w:val="18"/>
          <w:rPrChange w:id="842" w:author="zhang alex" w:date="2019-07-28T13:15:00Z">
            <w:rPr>
              <w:rFonts w:ascii="Consolas" w:eastAsia="宋体" w:hAnsi="Consolas" w:cs="宋体"/>
              <w:color w:val="34302D"/>
              <w:kern w:val="0"/>
              <w:sz w:val="24"/>
              <w:szCs w:val="24"/>
            </w:rPr>
          </w:rPrChange>
        </w:rPr>
        <w:t>);</w:t>
      </w:r>
    </w:p>
    <w:p w:rsidR="00BA0D5D" w:rsidRPr="0059690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43" w:author="zhang alex" w:date="2019-07-28T13:15:00Z">
            <w:rPr>
              <w:rFonts w:ascii="Consolas" w:eastAsia="宋体" w:hAnsi="Consolas" w:cs="宋体"/>
              <w:color w:val="34302D"/>
              <w:kern w:val="0"/>
              <w:sz w:val="24"/>
              <w:szCs w:val="24"/>
            </w:rPr>
          </w:rPrChange>
        </w:rPr>
      </w:pPr>
      <w:r w:rsidRPr="00596903">
        <w:rPr>
          <w:rFonts w:ascii="Consolas" w:eastAsia="宋体" w:hAnsi="Consolas" w:cs="宋体"/>
          <w:color w:val="34302D"/>
          <w:kern w:val="0"/>
          <w:sz w:val="18"/>
          <w:szCs w:val="18"/>
          <w:rPrChange w:id="844" w:author="zhang alex" w:date="2019-07-28T13:15:00Z">
            <w:rPr>
              <w:rFonts w:ascii="Consolas" w:eastAsia="宋体" w:hAnsi="Consolas" w:cs="宋体"/>
              <w:color w:val="34302D"/>
              <w:kern w:val="0"/>
              <w:sz w:val="24"/>
              <w:szCs w:val="24"/>
            </w:rPr>
          </w:rPrChange>
        </w:rPr>
        <w:t>context.refresh();</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the </w:t>
      </w:r>
      <w:r w:rsidRPr="00BA0D5D">
        <w:rPr>
          <w:rFonts w:ascii="Consolas" w:eastAsia="宋体" w:hAnsi="Consolas" w:cs="宋体"/>
          <w:color w:val="34302D"/>
          <w:kern w:val="0"/>
          <w:sz w:val="23"/>
          <w:szCs w:val="23"/>
          <w:shd w:val="clear" w:color="auto" w:fill="F7F7F8"/>
        </w:rPr>
        <w:t>GroovyBeanDefinitionReader</w:t>
      </w:r>
      <w:r w:rsidRPr="00BA0D5D">
        <w:rPr>
          <w:rFonts w:ascii="inherit" w:eastAsia="宋体" w:hAnsi="inherit" w:cs="Arial"/>
          <w:color w:val="34302D"/>
          <w:kern w:val="0"/>
          <w:sz w:val="24"/>
          <w:szCs w:val="24"/>
        </w:rPr>
        <w:t> for Groovy files, as the following example shows:</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您还可以使用</w:t>
      </w:r>
      <w:r>
        <w:rPr>
          <w:rStyle w:val="HTML"/>
          <w:rFonts w:ascii="Consolas" w:hAnsi="Consolas"/>
          <w:sz w:val="23"/>
          <w:szCs w:val="23"/>
          <w:shd w:val="clear" w:color="auto" w:fill="F7F7F8"/>
        </w:rPr>
        <w:t>GroovyBeanDefinitionReader</w:t>
      </w:r>
      <w:r>
        <w:rPr>
          <w:rFonts w:ascii="Arial" w:hAnsi="Arial" w:cs="Arial"/>
          <w:color w:val="34302D"/>
          <w:shd w:val="clear" w:color="auto" w:fill="FFFFFF"/>
        </w:rPr>
        <w:t>for Groovy</w:t>
      </w:r>
      <w:r>
        <w:rPr>
          <w:rFonts w:ascii="Arial" w:hAnsi="Arial" w:cs="Arial"/>
          <w:color w:val="34302D"/>
          <w:shd w:val="clear" w:color="auto" w:fill="FFFFFF"/>
        </w:rPr>
        <w:t>文件，如以下示例所示：</w:t>
      </w:r>
    </w:p>
    <w:p w:rsidR="00BA0D5D" w:rsidRPr="0020307F"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45" w:author="zhang alex" w:date="2019-07-28T13:16:00Z">
            <w:rPr>
              <w:rFonts w:ascii="Consolas" w:eastAsia="宋体" w:hAnsi="Consolas" w:cs="宋体"/>
              <w:color w:val="34302D"/>
              <w:kern w:val="0"/>
              <w:sz w:val="24"/>
              <w:szCs w:val="24"/>
            </w:rPr>
          </w:rPrChange>
        </w:rPr>
      </w:pPr>
      <w:r w:rsidRPr="0020307F">
        <w:rPr>
          <w:rFonts w:ascii="Consolas" w:eastAsia="宋体" w:hAnsi="Consolas" w:cs="宋体"/>
          <w:color w:val="34302D"/>
          <w:kern w:val="0"/>
          <w:sz w:val="18"/>
          <w:szCs w:val="18"/>
          <w:rPrChange w:id="846" w:author="zhang alex" w:date="2019-07-28T13:16:00Z">
            <w:rPr>
              <w:rFonts w:ascii="Consolas" w:eastAsia="宋体" w:hAnsi="Consolas" w:cs="宋体"/>
              <w:color w:val="34302D"/>
              <w:kern w:val="0"/>
              <w:sz w:val="24"/>
              <w:szCs w:val="24"/>
            </w:rPr>
          </w:rPrChange>
        </w:rPr>
        <w:t xml:space="preserve">GenericApplicationContext context = </w:t>
      </w:r>
      <w:r w:rsidRPr="0020307F">
        <w:rPr>
          <w:rFonts w:ascii="Consolas" w:eastAsia="宋体" w:hAnsi="Consolas" w:cs="宋体"/>
          <w:b/>
          <w:bCs/>
          <w:color w:val="000000"/>
          <w:kern w:val="0"/>
          <w:sz w:val="18"/>
          <w:szCs w:val="18"/>
          <w:rPrChange w:id="847" w:author="zhang alex" w:date="2019-07-28T13:16:00Z">
            <w:rPr>
              <w:rFonts w:ascii="Consolas" w:eastAsia="宋体" w:hAnsi="Consolas" w:cs="宋体"/>
              <w:b/>
              <w:bCs/>
              <w:color w:val="000000"/>
              <w:kern w:val="0"/>
              <w:sz w:val="24"/>
              <w:szCs w:val="24"/>
            </w:rPr>
          </w:rPrChange>
        </w:rPr>
        <w:t>new</w:t>
      </w:r>
      <w:r w:rsidRPr="0020307F">
        <w:rPr>
          <w:rFonts w:ascii="Consolas" w:eastAsia="宋体" w:hAnsi="Consolas" w:cs="宋体"/>
          <w:color w:val="34302D"/>
          <w:kern w:val="0"/>
          <w:sz w:val="18"/>
          <w:szCs w:val="18"/>
          <w:rPrChange w:id="848" w:author="zhang alex" w:date="2019-07-28T13:16:00Z">
            <w:rPr>
              <w:rFonts w:ascii="Consolas" w:eastAsia="宋体" w:hAnsi="Consolas" w:cs="宋体"/>
              <w:color w:val="34302D"/>
              <w:kern w:val="0"/>
              <w:sz w:val="24"/>
              <w:szCs w:val="24"/>
            </w:rPr>
          </w:rPrChange>
        </w:rPr>
        <w:t xml:space="preserve"> GenericApplicationContext();</w:t>
      </w:r>
    </w:p>
    <w:p w:rsidR="00BA0D5D" w:rsidRPr="0020307F"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49" w:author="zhang alex" w:date="2019-07-28T13:16:00Z">
            <w:rPr>
              <w:rFonts w:ascii="Consolas" w:eastAsia="宋体" w:hAnsi="Consolas" w:cs="宋体"/>
              <w:color w:val="34302D"/>
              <w:kern w:val="0"/>
              <w:sz w:val="24"/>
              <w:szCs w:val="24"/>
            </w:rPr>
          </w:rPrChange>
        </w:rPr>
      </w:pPr>
      <w:r w:rsidRPr="0020307F">
        <w:rPr>
          <w:rFonts w:ascii="Consolas" w:eastAsia="宋体" w:hAnsi="Consolas" w:cs="宋体"/>
          <w:b/>
          <w:bCs/>
          <w:color w:val="000000"/>
          <w:kern w:val="0"/>
          <w:sz w:val="18"/>
          <w:szCs w:val="18"/>
          <w:rPrChange w:id="850" w:author="zhang alex" w:date="2019-07-28T13:16:00Z">
            <w:rPr>
              <w:rFonts w:ascii="Consolas" w:eastAsia="宋体" w:hAnsi="Consolas" w:cs="宋体"/>
              <w:b/>
              <w:bCs/>
              <w:color w:val="000000"/>
              <w:kern w:val="0"/>
              <w:sz w:val="24"/>
              <w:szCs w:val="24"/>
            </w:rPr>
          </w:rPrChange>
        </w:rPr>
        <w:t>new</w:t>
      </w:r>
      <w:r w:rsidRPr="0020307F">
        <w:rPr>
          <w:rFonts w:ascii="Consolas" w:eastAsia="宋体" w:hAnsi="Consolas" w:cs="宋体"/>
          <w:color w:val="34302D"/>
          <w:kern w:val="0"/>
          <w:sz w:val="18"/>
          <w:szCs w:val="18"/>
          <w:rPrChange w:id="851" w:author="zhang alex" w:date="2019-07-28T13:16:00Z">
            <w:rPr>
              <w:rFonts w:ascii="Consolas" w:eastAsia="宋体" w:hAnsi="Consolas" w:cs="宋体"/>
              <w:color w:val="34302D"/>
              <w:kern w:val="0"/>
              <w:sz w:val="24"/>
              <w:szCs w:val="24"/>
            </w:rPr>
          </w:rPrChange>
        </w:rPr>
        <w:t xml:space="preserve"> GroovyBeanDefinitionReader(context).loadBeanDefinitions(</w:t>
      </w:r>
      <w:r w:rsidRPr="0020307F">
        <w:rPr>
          <w:rFonts w:ascii="Consolas" w:eastAsia="宋体" w:hAnsi="Consolas" w:cs="宋体"/>
          <w:color w:val="DD1144"/>
          <w:kern w:val="0"/>
          <w:sz w:val="18"/>
          <w:szCs w:val="18"/>
          <w:rPrChange w:id="852" w:author="zhang alex" w:date="2019-07-28T13:16:00Z">
            <w:rPr>
              <w:rFonts w:ascii="Consolas" w:eastAsia="宋体" w:hAnsi="Consolas" w:cs="宋体"/>
              <w:color w:val="DD1144"/>
              <w:kern w:val="0"/>
              <w:sz w:val="24"/>
              <w:szCs w:val="24"/>
            </w:rPr>
          </w:rPrChange>
        </w:rPr>
        <w:t>"services.groovy"</w:t>
      </w:r>
      <w:r w:rsidRPr="0020307F">
        <w:rPr>
          <w:rFonts w:ascii="Consolas" w:eastAsia="宋体" w:hAnsi="Consolas" w:cs="宋体"/>
          <w:color w:val="34302D"/>
          <w:kern w:val="0"/>
          <w:sz w:val="18"/>
          <w:szCs w:val="18"/>
          <w:rPrChange w:id="853" w:author="zhang alex" w:date="2019-07-28T13:16:00Z">
            <w:rPr>
              <w:rFonts w:ascii="Consolas" w:eastAsia="宋体" w:hAnsi="Consolas" w:cs="宋体"/>
              <w:color w:val="34302D"/>
              <w:kern w:val="0"/>
              <w:sz w:val="24"/>
              <w:szCs w:val="24"/>
            </w:rPr>
          </w:rPrChange>
        </w:rPr>
        <w:t xml:space="preserve">, </w:t>
      </w:r>
      <w:r w:rsidRPr="0020307F">
        <w:rPr>
          <w:rFonts w:ascii="Consolas" w:eastAsia="宋体" w:hAnsi="Consolas" w:cs="宋体"/>
          <w:color w:val="DD1144"/>
          <w:kern w:val="0"/>
          <w:sz w:val="18"/>
          <w:szCs w:val="18"/>
          <w:rPrChange w:id="854" w:author="zhang alex" w:date="2019-07-28T13:16:00Z">
            <w:rPr>
              <w:rFonts w:ascii="Consolas" w:eastAsia="宋体" w:hAnsi="Consolas" w:cs="宋体"/>
              <w:color w:val="DD1144"/>
              <w:kern w:val="0"/>
              <w:sz w:val="24"/>
              <w:szCs w:val="24"/>
            </w:rPr>
          </w:rPrChange>
        </w:rPr>
        <w:t>"daos.groovy"</w:t>
      </w:r>
      <w:r w:rsidRPr="0020307F">
        <w:rPr>
          <w:rFonts w:ascii="Consolas" w:eastAsia="宋体" w:hAnsi="Consolas" w:cs="宋体"/>
          <w:color w:val="34302D"/>
          <w:kern w:val="0"/>
          <w:sz w:val="18"/>
          <w:szCs w:val="18"/>
          <w:rPrChange w:id="855" w:author="zhang alex" w:date="2019-07-28T13:16:00Z">
            <w:rPr>
              <w:rFonts w:ascii="Consolas" w:eastAsia="宋体" w:hAnsi="Consolas" w:cs="宋体"/>
              <w:color w:val="34302D"/>
              <w:kern w:val="0"/>
              <w:sz w:val="24"/>
              <w:szCs w:val="24"/>
            </w:rPr>
          </w:rPrChange>
        </w:rPr>
        <w:t>);</w:t>
      </w:r>
    </w:p>
    <w:p w:rsidR="00BA0D5D" w:rsidRPr="0020307F"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56" w:author="zhang alex" w:date="2019-07-28T13:16:00Z">
            <w:rPr>
              <w:rFonts w:ascii="Consolas" w:eastAsia="宋体" w:hAnsi="Consolas" w:cs="宋体"/>
              <w:color w:val="34302D"/>
              <w:kern w:val="0"/>
              <w:sz w:val="24"/>
              <w:szCs w:val="24"/>
            </w:rPr>
          </w:rPrChange>
        </w:rPr>
      </w:pPr>
      <w:r w:rsidRPr="0020307F">
        <w:rPr>
          <w:rFonts w:ascii="Consolas" w:eastAsia="宋体" w:hAnsi="Consolas" w:cs="宋体"/>
          <w:color w:val="34302D"/>
          <w:kern w:val="0"/>
          <w:sz w:val="18"/>
          <w:szCs w:val="18"/>
          <w:rPrChange w:id="857" w:author="zhang alex" w:date="2019-07-28T13:16:00Z">
            <w:rPr>
              <w:rFonts w:ascii="Consolas" w:eastAsia="宋体" w:hAnsi="Consolas" w:cs="宋体"/>
              <w:color w:val="34302D"/>
              <w:kern w:val="0"/>
              <w:sz w:val="24"/>
              <w:szCs w:val="24"/>
            </w:rPr>
          </w:rPrChange>
        </w:rPr>
        <w:t>context.refresh();</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mix and match such reader delegates on the same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reading bean definitions from diverse configuration sources.</w:t>
      </w:r>
    </w:p>
    <w:p w:rsidR="00F27904" w:rsidRPr="0071232C" w:rsidRDefault="00F27904" w:rsidP="00BA0D5D">
      <w:pPr>
        <w:widowControl/>
        <w:shd w:val="clear" w:color="auto" w:fill="FFFFFF"/>
        <w:spacing w:after="300"/>
        <w:jc w:val="left"/>
        <w:rPr>
          <w:rFonts w:ascii="Arial" w:hAnsi="Arial" w:cs="Arial"/>
          <w:color w:val="34302D"/>
          <w:shd w:val="clear" w:color="auto" w:fill="FFFFFF"/>
        </w:rPr>
      </w:pPr>
      <w:r w:rsidRPr="0071232C">
        <w:rPr>
          <w:rFonts w:ascii="Arial" w:hAnsi="Arial" w:cs="Arial" w:hint="eastAsia"/>
          <w:color w:val="34302D"/>
          <w:shd w:val="clear" w:color="auto" w:fill="FFFFFF"/>
        </w:rPr>
        <w:t>您可以在同一</w:t>
      </w:r>
      <w:ins w:id="858" w:author="zhang alex" w:date="2019-07-28T14:37:00Z">
        <w:r w:rsidR="00C214E0" w:rsidRPr="00BA0D5D">
          <w:rPr>
            <w:rFonts w:ascii="Consolas" w:eastAsia="宋体" w:hAnsi="Consolas" w:cs="宋体"/>
            <w:color w:val="34302D"/>
            <w:kern w:val="0"/>
            <w:sz w:val="23"/>
            <w:szCs w:val="23"/>
            <w:shd w:val="clear" w:color="auto" w:fill="F7F7F8"/>
          </w:rPr>
          <w:t>ApplicationContext</w:t>
        </w:r>
      </w:ins>
      <w:del w:id="859" w:author="zhang alex" w:date="2019-07-28T14:37:00Z">
        <w:r w:rsidRPr="0071232C" w:rsidDel="00C214E0">
          <w:rPr>
            <w:rFonts w:ascii="Arial" w:hAnsi="Arial" w:cs="Arial" w:hint="eastAsia"/>
            <w:color w:val="34302D"/>
            <w:shd w:val="clear" w:color="auto" w:fill="FFFFFF"/>
          </w:rPr>
          <w:delText>应用程序上下文上</w:delText>
        </w:r>
      </w:del>
      <w:r w:rsidRPr="0071232C">
        <w:rPr>
          <w:rFonts w:ascii="Arial" w:hAnsi="Arial" w:cs="Arial" w:hint="eastAsia"/>
          <w:color w:val="34302D"/>
          <w:shd w:val="clear" w:color="auto" w:fill="FFFFFF"/>
        </w:rPr>
        <w:t>混合和匹配这样的</w:t>
      </w:r>
      <w:ins w:id="860" w:author="zhang alex" w:date="2019-07-28T14:37:00Z">
        <w:r w:rsidR="00C214E0" w:rsidRPr="00BA0D5D">
          <w:rPr>
            <w:rFonts w:ascii="inherit" w:eastAsia="宋体" w:hAnsi="inherit" w:cs="Arial"/>
            <w:color w:val="34302D"/>
            <w:kern w:val="0"/>
            <w:sz w:val="24"/>
            <w:szCs w:val="24"/>
          </w:rPr>
          <w:t>reader</w:t>
        </w:r>
      </w:ins>
      <w:del w:id="861" w:author="zhang alex" w:date="2019-07-28T14:37:00Z">
        <w:r w:rsidRPr="0071232C" w:rsidDel="00C214E0">
          <w:rPr>
            <w:rFonts w:ascii="Arial" w:hAnsi="Arial" w:cs="Arial" w:hint="eastAsia"/>
            <w:color w:val="34302D"/>
            <w:shd w:val="clear" w:color="auto" w:fill="FFFFFF"/>
          </w:rPr>
          <w:delText>读卡器</w:delText>
        </w:r>
      </w:del>
      <w:r w:rsidRPr="0071232C">
        <w:rPr>
          <w:rFonts w:ascii="Arial" w:hAnsi="Arial" w:cs="Arial" w:hint="eastAsia"/>
          <w:color w:val="34302D"/>
          <w:shd w:val="clear" w:color="auto" w:fill="FFFFFF"/>
        </w:rPr>
        <w:t>委托，从不同的配置源读取</w:t>
      </w:r>
      <w:r w:rsidRPr="0071232C">
        <w:rPr>
          <w:rFonts w:ascii="Arial" w:hAnsi="Arial" w:cs="Arial" w:hint="eastAsia"/>
          <w:color w:val="34302D"/>
          <w:shd w:val="clear" w:color="auto" w:fill="FFFFFF"/>
        </w:rPr>
        <w:t>bean</w:t>
      </w:r>
      <w:r w:rsidRPr="0071232C">
        <w:rPr>
          <w:rFonts w:ascii="Arial" w:hAnsi="Arial" w:cs="Arial" w:hint="eastAsia"/>
          <w:color w:val="34302D"/>
          <w:shd w:val="clear" w:color="auto" w:fill="FFFFFF"/>
        </w:rPr>
        <w:t>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then use </w:t>
      </w:r>
      <w:r w:rsidRPr="00BA0D5D">
        <w:rPr>
          <w:rFonts w:ascii="Consolas" w:eastAsia="宋体" w:hAnsi="Consolas" w:cs="宋体"/>
          <w:color w:val="34302D"/>
          <w:kern w:val="0"/>
          <w:sz w:val="23"/>
          <w:szCs w:val="23"/>
          <w:shd w:val="clear" w:color="auto" w:fill="F7F7F8"/>
        </w:rPr>
        <w:t>getBean</w:t>
      </w:r>
      <w:r w:rsidRPr="00BA0D5D">
        <w:rPr>
          <w:rFonts w:ascii="inherit" w:eastAsia="宋体" w:hAnsi="inherit" w:cs="Arial"/>
          <w:color w:val="34302D"/>
          <w:kern w:val="0"/>
          <w:sz w:val="24"/>
          <w:szCs w:val="24"/>
        </w:rPr>
        <w:t> to retrieve instances of your beans.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 has a few other methods for retrieving beans, but, ideally, your application code should never use them. Indeed, your application code should have no calls to the </w:t>
      </w:r>
      <w:r w:rsidRPr="00BA0D5D">
        <w:rPr>
          <w:rFonts w:ascii="Consolas" w:eastAsia="宋体" w:hAnsi="Consolas" w:cs="宋体"/>
          <w:color w:val="34302D"/>
          <w:kern w:val="0"/>
          <w:sz w:val="23"/>
          <w:szCs w:val="23"/>
          <w:shd w:val="clear" w:color="auto" w:fill="F7F7F8"/>
        </w:rPr>
        <w:t>getBean()</w:t>
      </w:r>
      <w:r w:rsidRPr="00BA0D5D">
        <w:rPr>
          <w:rFonts w:ascii="inherit" w:eastAsia="宋体" w:hAnsi="inherit" w:cs="Arial"/>
          <w:color w:val="34302D"/>
          <w:kern w:val="0"/>
          <w:sz w:val="24"/>
          <w:szCs w:val="24"/>
        </w:rPr>
        <w:t> method at all and thus have no dependency on Spring APIs at all. For example, Spring’s integration with web frameworks provides dependency injection for various web framework components such as controllers and JSF-managed beans, letting you declare a dependency on a specific bean through metadata (such as an autowiring annotation).</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然后，您可以使用</w:t>
      </w:r>
      <w:del w:id="862" w:author="zhang alex" w:date="2019-07-28T14:42:00Z">
        <w:r w:rsidDel="00513339">
          <w:rPr>
            <w:rFonts w:ascii="Arial" w:hAnsi="Arial" w:cs="Arial"/>
            <w:color w:val="34302D"/>
            <w:shd w:val="clear" w:color="auto" w:fill="FFFFFF"/>
          </w:rPr>
          <w:delText>它</w:delText>
        </w:r>
      </w:del>
      <w:r>
        <w:rPr>
          <w:rStyle w:val="HTML"/>
          <w:rFonts w:ascii="Consolas" w:hAnsi="Consolas"/>
          <w:sz w:val="23"/>
          <w:szCs w:val="23"/>
          <w:shd w:val="clear" w:color="auto" w:fill="F7F7F8"/>
        </w:rPr>
        <w:t>getBean</w:t>
      </w:r>
      <w:r>
        <w:rPr>
          <w:rFonts w:ascii="Arial" w:hAnsi="Arial" w:cs="Arial"/>
          <w:color w:val="34302D"/>
          <w:shd w:val="clear" w:color="auto" w:fill="FFFFFF"/>
        </w:rPr>
        <w:t>来</w:t>
      </w:r>
      <w:del w:id="863" w:author="zhang alex" w:date="2019-07-28T14:42:00Z">
        <w:r w:rsidDel="00513339">
          <w:rPr>
            <w:rFonts w:ascii="Arial" w:hAnsi="Arial" w:cs="Arial"/>
            <w:color w:val="34302D"/>
            <w:shd w:val="clear" w:color="auto" w:fill="FFFFFF"/>
          </w:rPr>
          <w:delText>检索</w:delText>
        </w:r>
      </w:del>
      <w:ins w:id="864" w:author="zhang alex" w:date="2019-07-28T14:43:00Z">
        <w:r w:rsidR="00513339">
          <w:rPr>
            <w:rFonts w:hint="eastAsia"/>
          </w:rPr>
          <w:t>获取</w:t>
        </w:r>
      </w:ins>
      <w:r>
        <w:rPr>
          <w:rFonts w:ascii="Arial" w:hAnsi="Arial" w:cs="Arial"/>
          <w:color w:val="34302D"/>
          <w:shd w:val="clear" w:color="auto" w:fill="FFFFFF"/>
        </w:rPr>
        <w:t>Bean</w:t>
      </w:r>
      <w:r>
        <w:rPr>
          <w:rFonts w:ascii="Arial" w:hAnsi="Arial" w:cs="Arial"/>
          <w:color w:val="34302D"/>
          <w:shd w:val="clear" w:color="auto" w:fill="FFFFFF"/>
        </w:rPr>
        <w:t>的实例。</w:t>
      </w:r>
      <w:del w:id="865" w:author="zhang alex" w:date="2019-07-28T14:43:00Z">
        <w:r w:rsidDel="007D4442">
          <w:rPr>
            <w:rFonts w:ascii="Arial" w:hAnsi="Arial" w:cs="Arial"/>
            <w:color w:val="34302D"/>
            <w:shd w:val="clear" w:color="auto" w:fill="FFFFFF"/>
          </w:rPr>
          <w:delText>该</w:delText>
        </w:r>
      </w:del>
      <w:r>
        <w:rPr>
          <w:rStyle w:val="HTML"/>
          <w:rFonts w:ascii="Consolas" w:hAnsi="Consolas"/>
          <w:sz w:val="23"/>
          <w:szCs w:val="23"/>
          <w:shd w:val="clear" w:color="auto" w:fill="F7F7F8"/>
        </w:rPr>
        <w:t>ApplicationContext</w:t>
      </w:r>
      <w:r>
        <w:rPr>
          <w:rFonts w:ascii="Arial" w:hAnsi="Arial" w:cs="Arial"/>
          <w:color w:val="34302D"/>
          <w:shd w:val="clear" w:color="auto" w:fill="FFFFFF"/>
        </w:rPr>
        <w:t> </w:t>
      </w:r>
      <w:r>
        <w:rPr>
          <w:rFonts w:ascii="Arial" w:hAnsi="Arial" w:cs="Arial"/>
          <w:color w:val="34302D"/>
          <w:shd w:val="clear" w:color="auto" w:fill="FFFFFF"/>
        </w:rPr>
        <w:t>接口还有一些其他方法可用于检索</w:t>
      </w:r>
      <w:r>
        <w:rPr>
          <w:rFonts w:ascii="Arial" w:hAnsi="Arial" w:cs="Arial"/>
          <w:color w:val="34302D"/>
          <w:shd w:val="clear" w:color="auto" w:fill="FFFFFF"/>
        </w:rPr>
        <w:t>bean</w:t>
      </w:r>
      <w:r>
        <w:rPr>
          <w:rFonts w:ascii="Arial" w:hAnsi="Arial" w:cs="Arial"/>
          <w:color w:val="34302D"/>
          <w:shd w:val="clear" w:color="auto" w:fill="FFFFFF"/>
        </w:rPr>
        <w:t>，但理想情况下，应用程序代码永远不应使用它们。实际上，您的应用程序代码根本不应该调用</w:t>
      </w:r>
      <w:del w:id="866" w:author="zhang alex" w:date="2019-07-28T14:43:00Z">
        <w:r w:rsidDel="007D4442">
          <w:rPr>
            <w:rFonts w:ascii="Arial" w:hAnsi="Arial" w:cs="Arial"/>
            <w:color w:val="34302D"/>
            <w:shd w:val="clear" w:color="auto" w:fill="FFFFFF"/>
          </w:rPr>
          <w:delText>该</w:delText>
        </w:r>
      </w:del>
      <w:r>
        <w:rPr>
          <w:rFonts w:ascii="Arial" w:hAnsi="Arial" w:cs="Arial"/>
          <w:color w:val="34302D"/>
          <w:shd w:val="clear" w:color="auto" w:fill="FFFFFF"/>
        </w:rPr>
        <w:t> </w:t>
      </w:r>
      <w:r>
        <w:rPr>
          <w:rStyle w:val="HTML"/>
          <w:rFonts w:ascii="Consolas" w:hAnsi="Consolas"/>
          <w:sz w:val="23"/>
          <w:szCs w:val="23"/>
          <w:shd w:val="clear" w:color="auto" w:fill="F7F7F8"/>
        </w:rPr>
        <w:t>getBean()</w:t>
      </w:r>
      <w:r>
        <w:rPr>
          <w:rFonts w:ascii="Arial" w:hAnsi="Arial" w:cs="Arial"/>
          <w:color w:val="34302D"/>
          <w:shd w:val="clear" w:color="auto" w:fill="FFFFFF"/>
        </w:rPr>
        <w:t>方法，因此根本不依赖于</w:t>
      </w:r>
      <w:r>
        <w:rPr>
          <w:rFonts w:ascii="Arial" w:hAnsi="Arial" w:cs="Arial"/>
          <w:color w:val="34302D"/>
          <w:shd w:val="clear" w:color="auto" w:fill="FFFFFF"/>
        </w:rPr>
        <w:t>Spring API</w:t>
      </w:r>
      <w:r>
        <w:rPr>
          <w:rFonts w:ascii="Arial" w:hAnsi="Arial" w:cs="Arial"/>
          <w:color w:val="34302D"/>
          <w:shd w:val="clear" w:color="auto" w:fill="FFFFFF"/>
        </w:rPr>
        <w:t>。例如，</w:t>
      </w:r>
      <w:r>
        <w:rPr>
          <w:rFonts w:ascii="Arial" w:hAnsi="Arial" w:cs="Arial"/>
          <w:color w:val="34302D"/>
          <w:shd w:val="clear" w:color="auto" w:fill="FFFFFF"/>
        </w:rPr>
        <w:t>Spring</w:t>
      </w:r>
      <w:r>
        <w:rPr>
          <w:rFonts w:ascii="Arial" w:hAnsi="Arial" w:cs="Arial"/>
          <w:color w:val="34302D"/>
          <w:shd w:val="clear" w:color="auto" w:fill="FFFFFF"/>
        </w:rPr>
        <w:t>与</w:t>
      </w:r>
      <w:r>
        <w:rPr>
          <w:rFonts w:ascii="Arial" w:hAnsi="Arial" w:cs="Arial"/>
          <w:color w:val="34302D"/>
          <w:shd w:val="clear" w:color="auto" w:fill="FFFFFF"/>
        </w:rPr>
        <w:t>Web</w:t>
      </w:r>
      <w:r>
        <w:rPr>
          <w:rFonts w:ascii="Arial" w:hAnsi="Arial" w:cs="Arial"/>
          <w:color w:val="34302D"/>
          <w:shd w:val="clear" w:color="auto" w:fill="FFFFFF"/>
        </w:rPr>
        <w:t>框架的集成为各种</w:t>
      </w:r>
      <w:r>
        <w:rPr>
          <w:rFonts w:ascii="Arial" w:hAnsi="Arial" w:cs="Arial"/>
          <w:color w:val="34302D"/>
          <w:shd w:val="clear" w:color="auto" w:fill="FFFFFF"/>
        </w:rPr>
        <w:t>Web</w:t>
      </w:r>
      <w:r>
        <w:rPr>
          <w:rFonts w:ascii="Arial" w:hAnsi="Arial" w:cs="Arial"/>
          <w:color w:val="34302D"/>
          <w:shd w:val="clear" w:color="auto" w:fill="FFFFFF"/>
        </w:rPr>
        <w:t>框架组件（如控制器和</w:t>
      </w:r>
      <w:r>
        <w:rPr>
          <w:rFonts w:ascii="Arial" w:hAnsi="Arial" w:cs="Arial"/>
          <w:color w:val="34302D"/>
          <w:shd w:val="clear" w:color="auto" w:fill="FFFFFF"/>
        </w:rPr>
        <w:t>JSF</w:t>
      </w:r>
      <w:r>
        <w:rPr>
          <w:rFonts w:ascii="Arial" w:hAnsi="Arial" w:cs="Arial"/>
          <w:color w:val="34302D"/>
          <w:shd w:val="clear" w:color="auto" w:fill="FFFFFF"/>
        </w:rPr>
        <w:t>托管</w:t>
      </w:r>
      <w:r>
        <w:rPr>
          <w:rFonts w:ascii="Arial" w:hAnsi="Arial" w:cs="Arial"/>
          <w:color w:val="34302D"/>
          <w:shd w:val="clear" w:color="auto" w:fill="FFFFFF"/>
        </w:rPr>
        <w:t>bean</w:t>
      </w:r>
      <w:r>
        <w:rPr>
          <w:rFonts w:ascii="Arial" w:hAnsi="Arial" w:cs="Arial"/>
          <w:color w:val="34302D"/>
          <w:shd w:val="clear" w:color="auto" w:fill="FFFFFF"/>
        </w:rPr>
        <w:t>）提供依赖注入，允许您通过元数据（例如自动装配注释）声明对特定</w:t>
      </w:r>
      <w:r>
        <w:rPr>
          <w:rFonts w:ascii="Arial" w:hAnsi="Arial" w:cs="Arial"/>
          <w:color w:val="34302D"/>
          <w:shd w:val="clear" w:color="auto" w:fill="FFFFFF"/>
        </w:rPr>
        <w:t>bean</w:t>
      </w:r>
      <w:r>
        <w:rPr>
          <w:rFonts w:ascii="Arial" w:hAnsi="Arial" w:cs="Arial"/>
          <w:color w:val="34302D"/>
          <w:shd w:val="clear" w:color="auto" w:fill="FFFFFF"/>
        </w:rPr>
        <w:t>的依赖性。</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867" w:name="_Toc15327089"/>
      <w:r w:rsidRPr="00BA0D5D">
        <w:rPr>
          <w:rFonts w:ascii="Arial" w:eastAsia="宋体" w:hAnsi="Arial" w:cs="Arial"/>
          <w:color w:val="34302D"/>
          <w:kern w:val="0"/>
          <w:sz w:val="41"/>
          <w:szCs w:val="41"/>
        </w:rPr>
        <w:t>1.3. Bean Overview</w:t>
      </w:r>
      <w:bookmarkEnd w:id="867"/>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 Spring IoC container manages one or more beans. These beans are created with the configuration metadata that you supply to the container (for example, in the form of XML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definitions).</w:t>
      </w:r>
    </w:p>
    <w:p w:rsidR="001E647C" w:rsidRDefault="001E647C" w:rsidP="00BA0D5D">
      <w:pPr>
        <w:widowControl/>
        <w:shd w:val="clear" w:color="auto" w:fill="FFFFFF"/>
        <w:spacing w:after="300"/>
        <w:jc w:val="left"/>
        <w:rPr>
          <w:ins w:id="868" w:author="zhang alex" w:date="2019-07-28T15:10:00Z"/>
          <w:rFonts w:ascii="inherit" w:eastAsia="宋体" w:hAnsi="inherit" w:cs="Arial" w:hint="eastAsia"/>
          <w:color w:val="34302D"/>
          <w:kern w:val="0"/>
          <w:sz w:val="24"/>
          <w:szCs w:val="24"/>
        </w:rPr>
      </w:pPr>
      <w:r w:rsidRPr="00733335">
        <w:rPr>
          <w:rFonts w:ascii="inherit" w:eastAsia="宋体" w:hAnsi="inherit" w:cs="Arial"/>
          <w:color w:val="34302D"/>
          <w:kern w:val="0"/>
          <w:sz w:val="24"/>
          <w:szCs w:val="24"/>
        </w:rPr>
        <w:t>Spring IoC</w:t>
      </w:r>
      <w:r w:rsidRPr="00733335">
        <w:rPr>
          <w:rFonts w:ascii="inherit" w:eastAsia="宋体" w:hAnsi="inherit" w:cs="Arial"/>
          <w:color w:val="34302D"/>
          <w:kern w:val="0"/>
          <w:sz w:val="24"/>
          <w:szCs w:val="24"/>
        </w:rPr>
        <w:t>容器管理一个或多个</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。这些</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是使用您提供给容器的配置元数据创建的（例如，以</w:t>
      </w:r>
      <w:r w:rsidRPr="00733335">
        <w:rPr>
          <w:rFonts w:ascii="inherit" w:eastAsia="宋体" w:hAnsi="inherit" w:cs="Arial"/>
          <w:color w:val="34302D"/>
          <w:kern w:val="0"/>
          <w:sz w:val="24"/>
          <w:szCs w:val="24"/>
        </w:rPr>
        <w:t>XML </w:t>
      </w:r>
      <w:r w:rsidRPr="00733335">
        <w:rPr>
          <w:rFonts w:ascii="Consolas" w:eastAsia="宋体" w:hAnsi="Consolas" w:cs="宋体"/>
          <w:color w:val="34302D"/>
          <w:kern w:val="0"/>
          <w:sz w:val="23"/>
          <w:szCs w:val="23"/>
          <w:shd w:val="clear" w:color="auto" w:fill="F7F7F8"/>
        </w:rPr>
        <w:t>&lt;bean/&gt;</w:t>
      </w:r>
      <w:r w:rsidRPr="00733335">
        <w:rPr>
          <w:rFonts w:ascii="inherit" w:eastAsia="宋体" w:hAnsi="inherit" w:cs="Arial"/>
          <w:color w:val="34302D"/>
          <w:kern w:val="0"/>
          <w:sz w:val="24"/>
          <w:szCs w:val="24"/>
        </w:rPr>
        <w:t>定义的形式</w:t>
      </w:r>
      <w:r w:rsidRPr="00733335">
        <w:rPr>
          <w:rFonts w:ascii="inherit" w:eastAsia="宋体" w:hAnsi="inherit" w:cs="Arial"/>
          <w:color w:val="34302D"/>
          <w:kern w:val="0"/>
          <w:sz w:val="24"/>
          <w:szCs w:val="24"/>
        </w:rPr>
        <w:t> </w:t>
      </w:r>
      <w:r w:rsidRPr="00733335">
        <w:rPr>
          <w:rFonts w:ascii="inherit" w:eastAsia="宋体" w:hAnsi="inherit" w:cs="Arial"/>
          <w:color w:val="34302D"/>
          <w:kern w:val="0"/>
          <w:sz w:val="24"/>
          <w:szCs w:val="24"/>
        </w:rPr>
        <w:t>）。</w:t>
      </w:r>
    </w:p>
    <w:p w:rsidR="00385AA9" w:rsidRPr="001E647C" w:rsidRDefault="00385AA9">
      <w:pPr>
        <w:widowControl/>
        <w:shd w:val="clear" w:color="auto" w:fill="FFFFFF"/>
        <w:spacing w:after="300"/>
        <w:jc w:val="center"/>
        <w:rPr>
          <w:rFonts w:ascii="inherit" w:eastAsia="宋体" w:hAnsi="inherit" w:cs="Arial" w:hint="eastAsia"/>
          <w:color w:val="34302D"/>
          <w:kern w:val="0"/>
          <w:sz w:val="24"/>
          <w:szCs w:val="24"/>
        </w:rPr>
        <w:pPrChange w:id="869" w:author="zhang alex" w:date="2019-07-28T15:10:00Z">
          <w:pPr>
            <w:widowControl/>
            <w:shd w:val="clear" w:color="auto" w:fill="FFFFFF"/>
            <w:spacing w:after="300"/>
            <w:jc w:val="left"/>
          </w:pPr>
        </w:pPrChange>
      </w:pPr>
      <w:ins w:id="870" w:author="zhang alex" w:date="2019-07-28T15:10:00Z">
        <w:r>
          <w:rPr>
            <w:rFonts w:ascii="inherit" w:eastAsia="宋体" w:hAnsi="inherit" w:cs="Arial" w:hint="eastAsia"/>
            <w:noProof/>
            <w:color w:val="34302D"/>
            <w:kern w:val="0"/>
            <w:sz w:val="24"/>
            <w:szCs w:val="24"/>
          </w:rPr>
          <w:drawing>
            <wp:inline distT="0" distB="0" distL="0" distR="0" wp14:anchorId="18ABA9B3" wp14:editId="0C99E92F">
              <wp:extent cx="3482807" cy="6297022"/>
              <wp:effectExtent l="0" t="0" r="381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anDefinition.png"/>
                      <pic:cNvPicPr/>
                    </pic:nvPicPr>
                    <pic:blipFill>
                      <a:blip r:embed="rId45">
                        <a:extLst>
                          <a:ext uri="{28A0092B-C50C-407E-A947-70E740481C1C}">
                            <a14:useLocalDpi xmlns:a14="http://schemas.microsoft.com/office/drawing/2010/main" val="0"/>
                          </a:ext>
                        </a:extLst>
                      </a:blip>
                      <a:stretch>
                        <a:fillRect/>
                      </a:stretch>
                    </pic:blipFill>
                    <pic:spPr>
                      <a:xfrm>
                        <a:off x="0" y="0"/>
                        <a:ext cx="3504241" cy="6335776"/>
                      </a:xfrm>
                      <a:prstGeom prst="rect">
                        <a:avLst/>
                      </a:prstGeom>
                    </pic:spPr>
                  </pic:pic>
                </a:graphicData>
              </a:graphic>
            </wp:inline>
          </w:drawing>
        </w:r>
      </w:ins>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Within the container itself, these bean definitions are represented as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objects, which contain (among other information) the following metadata:</w:t>
      </w:r>
    </w:p>
    <w:p w:rsidR="00D36160" w:rsidRPr="001E647C" w:rsidRDefault="001E647C" w:rsidP="00BA04F4">
      <w:pPr>
        <w:widowControl/>
        <w:shd w:val="clear" w:color="auto" w:fill="FFFFFF"/>
        <w:spacing w:after="300"/>
        <w:jc w:val="left"/>
        <w:rPr>
          <w:rFonts w:ascii="inherit" w:eastAsia="宋体" w:hAnsi="inherit" w:cs="Arial" w:hint="eastAsia"/>
          <w:color w:val="34302D"/>
          <w:kern w:val="0"/>
          <w:sz w:val="24"/>
          <w:szCs w:val="24"/>
        </w:rPr>
      </w:pPr>
      <w:r w:rsidRPr="00733335">
        <w:rPr>
          <w:rFonts w:ascii="inherit" w:eastAsia="宋体" w:hAnsi="inherit" w:cs="Arial"/>
          <w:color w:val="34302D"/>
          <w:kern w:val="0"/>
          <w:sz w:val="24"/>
          <w:szCs w:val="24"/>
        </w:rPr>
        <w:t>在容器本身内，这些</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定义表示为</w:t>
      </w:r>
      <w:r w:rsidRPr="00733335">
        <w:rPr>
          <w:rFonts w:ascii="Consolas" w:eastAsia="宋体" w:hAnsi="Consolas" w:cs="宋体"/>
          <w:color w:val="34302D"/>
          <w:kern w:val="0"/>
          <w:sz w:val="23"/>
          <w:szCs w:val="23"/>
          <w:shd w:val="clear" w:color="auto" w:fill="F7F7F8"/>
        </w:rPr>
        <w:t>BeanDefinition</w:t>
      </w:r>
      <w:r w:rsidRPr="00733335">
        <w:rPr>
          <w:rFonts w:ascii="inherit" w:eastAsia="宋体" w:hAnsi="inherit" w:cs="Arial"/>
          <w:color w:val="34302D"/>
          <w:kern w:val="0"/>
          <w:sz w:val="24"/>
          <w:szCs w:val="24"/>
        </w:rPr>
        <w:t> </w:t>
      </w:r>
      <w:r w:rsidRPr="00733335">
        <w:rPr>
          <w:rFonts w:ascii="inherit" w:eastAsia="宋体" w:hAnsi="inherit" w:cs="Arial"/>
          <w:color w:val="34302D"/>
          <w:kern w:val="0"/>
          <w:sz w:val="24"/>
          <w:szCs w:val="24"/>
        </w:rPr>
        <w:t>对象，其中包含（以及其他信息）以下元数据：</w:t>
      </w:r>
    </w:p>
    <w:p w:rsidR="00BA0D5D" w:rsidRDefault="00BA0D5D" w:rsidP="00BA0D5D">
      <w:pPr>
        <w:widowControl/>
        <w:numPr>
          <w:ilvl w:val="0"/>
          <w:numId w:val="3"/>
        </w:numPr>
        <w:shd w:val="clear" w:color="auto" w:fill="FFFFFF"/>
        <w:spacing w:after="150"/>
        <w:ind w:left="360"/>
        <w:jc w:val="left"/>
        <w:rPr>
          <w:ins w:id="871" w:author="zhang alex" w:date="2019-07-28T15:15: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package-qualified class name: typically, the actual implementation class of the bean being defined.</w:t>
      </w:r>
    </w:p>
    <w:p w:rsidR="00C76EAF" w:rsidRPr="00733335" w:rsidRDefault="00C76EAF">
      <w:pPr>
        <w:widowControl/>
        <w:numPr>
          <w:ilvl w:val="0"/>
          <w:numId w:val="68"/>
        </w:numPr>
        <w:shd w:val="clear" w:color="auto" w:fill="FFFFFF"/>
        <w:spacing w:after="150"/>
        <w:ind w:left="360"/>
        <w:jc w:val="left"/>
        <w:rPr>
          <w:ins w:id="872" w:author="zhang alex" w:date="2019-07-28T15:15:00Z"/>
          <w:rFonts w:ascii="inherit" w:eastAsia="宋体" w:hAnsi="inherit" w:cs="Arial" w:hint="eastAsia"/>
          <w:color w:val="34302D"/>
          <w:kern w:val="0"/>
          <w:sz w:val="24"/>
          <w:szCs w:val="24"/>
        </w:rPr>
        <w:pPrChange w:id="873" w:author="zhang alex" w:date="2019-07-28T15:16:00Z">
          <w:pPr>
            <w:widowControl/>
            <w:numPr>
              <w:numId w:val="3"/>
            </w:numPr>
            <w:shd w:val="clear" w:color="auto" w:fill="FFFFFF"/>
            <w:tabs>
              <w:tab w:val="num" w:pos="720"/>
            </w:tabs>
            <w:spacing w:after="150"/>
            <w:ind w:left="720" w:hanging="360"/>
            <w:jc w:val="left"/>
          </w:pPr>
        </w:pPrChange>
      </w:pPr>
      <w:ins w:id="874" w:author="zhang alex" w:date="2019-07-28T15:15:00Z">
        <w:r w:rsidRPr="00733335">
          <w:rPr>
            <w:rFonts w:ascii="inherit" w:eastAsia="宋体" w:hAnsi="inherit" w:cs="Arial"/>
            <w:color w:val="34302D"/>
            <w:kern w:val="0"/>
            <w:sz w:val="24"/>
            <w:szCs w:val="24"/>
          </w:rPr>
          <w:t>包限定的类名：通常是定义的</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的实际实现类。</w:t>
        </w:r>
      </w:ins>
    </w:p>
    <w:p w:rsidR="00C76EAF" w:rsidRPr="00BA0D5D" w:rsidDel="00C76EAF" w:rsidRDefault="00C76EAF" w:rsidP="00BA0D5D">
      <w:pPr>
        <w:widowControl/>
        <w:numPr>
          <w:ilvl w:val="0"/>
          <w:numId w:val="3"/>
        </w:numPr>
        <w:shd w:val="clear" w:color="auto" w:fill="FFFFFF"/>
        <w:spacing w:after="150"/>
        <w:ind w:left="360"/>
        <w:jc w:val="left"/>
        <w:rPr>
          <w:del w:id="875" w:author="zhang alex" w:date="2019-07-28T15:15:00Z"/>
          <w:rFonts w:ascii="inherit" w:eastAsia="宋体" w:hAnsi="inherit" w:cs="Arial" w:hint="eastAsia"/>
          <w:color w:val="34302D"/>
          <w:kern w:val="0"/>
          <w:sz w:val="24"/>
          <w:szCs w:val="24"/>
        </w:rPr>
      </w:pPr>
    </w:p>
    <w:p w:rsidR="00BA0D5D" w:rsidRDefault="00BA0D5D" w:rsidP="00BA0D5D">
      <w:pPr>
        <w:widowControl/>
        <w:numPr>
          <w:ilvl w:val="0"/>
          <w:numId w:val="3"/>
        </w:numPr>
        <w:shd w:val="clear" w:color="auto" w:fill="FFFFFF"/>
        <w:spacing w:after="150"/>
        <w:ind w:left="360"/>
        <w:jc w:val="left"/>
        <w:rPr>
          <w:ins w:id="876" w:author="zhang alex" w:date="2019-07-28T15:15: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Bean behavioral configuration elements, which state how the bean should behave in the container (scope, lifecycle callbacks, and so forth).</w:t>
      </w:r>
    </w:p>
    <w:p w:rsidR="00BA04F4" w:rsidRPr="00BA04F4" w:rsidRDefault="00BA04F4">
      <w:pPr>
        <w:widowControl/>
        <w:numPr>
          <w:ilvl w:val="0"/>
          <w:numId w:val="68"/>
        </w:numPr>
        <w:shd w:val="clear" w:color="auto" w:fill="FFFFFF"/>
        <w:spacing w:after="150"/>
        <w:ind w:left="360"/>
        <w:jc w:val="left"/>
        <w:rPr>
          <w:rFonts w:ascii="inherit" w:eastAsia="宋体" w:hAnsi="inherit" w:cs="Arial" w:hint="eastAsia"/>
          <w:color w:val="34302D"/>
          <w:kern w:val="0"/>
          <w:sz w:val="24"/>
          <w:szCs w:val="24"/>
        </w:rPr>
        <w:pPrChange w:id="877" w:author="zhang alex" w:date="2019-07-28T15:16:00Z">
          <w:pPr>
            <w:widowControl/>
            <w:numPr>
              <w:numId w:val="3"/>
            </w:numPr>
            <w:shd w:val="clear" w:color="auto" w:fill="FFFFFF"/>
            <w:tabs>
              <w:tab w:val="num" w:pos="720"/>
            </w:tabs>
            <w:spacing w:after="150"/>
            <w:ind w:left="360" w:hanging="360"/>
            <w:jc w:val="left"/>
          </w:pPr>
        </w:pPrChange>
      </w:pPr>
      <w:ins w:id="878" w:author="zhang alex" w:date="2019-07-28T15:15:00Z">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行为配置元素，说明</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在容器中的行为方式（范围，生命周期回调等）。</w:t>
        </w:r>
      </w:ins>
    </w:p>
    <w:p w:rsidR="00BA0D5D" w:rsidRDefault="00BA0D5D" w:rsidP="00BA0D5D">
      <w:pPr>
        <w:widowControl/>
        <w:numPr>
          <w:ilvl w:val="0"/>
          <w:numId w:val="3"/>
        </w:numPr>
        <w:shd w:val="clear" w:color="auto" w:fill="FFFFFF"/>
        <w:spacing w:after="150"/>
        <w:ind w:left="360"/>
        <w:jc w:val="left"/>
        <w:rPr>
          <w:ins w:id="879" w:author="zhang alex" w:date="2019-07-28T15:16: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References to other beans that are needed for the bean to do its work. These references are also called collaborators or dependencies.</w:t>
      </w:r>
    </w:p>
    <w:p w:rsidR="00BA04F4" w:rsidRPr="00733335" w:rsidDel="00BA04F4" w:rsidRDefault="00BA04F4">
      <w:pPr>
        <w:widowControl/>
        <w:numPr>
          <w:ilvl w:val="0"/>
          <w:numId w:val="68"/>
        </w:numPr>
        <w:shd w:val="clear" w:color="auto" w:fill="FFFFFF"/>
        <w:spacing w:after="150"/>
        <w:ind w:left="360"/>
        <w:jc w:val="left"/>
        <w:rPr>
          <w:del w:id="880" w:author="zhang alex" w:date="2019-07-28T15:16:00Z"/>
          <w:moveTo w:id="881" w:author="zhang alex" w:date="2019-07-28T15:16:00Z"/>
          <w:rFonts w:ascii="inherit" w:eastAsia="宋体" w:hAnsi="inherit" w:cs="Arial" w:hint="eastAsia"/>
          <w:color w:val="34302D"/>
          <w:kern w:val="0"/>
          <w:sz w:val="24"/>
          <w:szCs w:val="24"/>
        </w:rPr>
        <w:pPrChange w:id="882" w:author="zhang alex" w:date="2019-07-28T15:16:00Z">
          <w:pPr>
            <w:widowControl/>
            <w:numPr>
              <w:numId w:val="3"/>
            </w:numPr>
            <w:shd w:val="clear" w:color="auto" w:fill="FFFFFF"/>
            <w:tabs>
              <w:tab w:val="num" w:pos="720"/>
            </w:tabs>
            <w:spacing w:after="150"/>
            <w:ind w:left="720" w:hanging="360"/>
            <w:jc w:val="left"/>
          </w:pPr>
        </w:pPrChange>
      </w:pPr>
      <w:moveToRangeStart w:id="883" w:author="zhang alex" w:date="2019-07-28T15:16:00Z" w:name="move15219395"/>
      <w:moveTo w:id="884" w:author="zhang alex" w:date="2019-07-28T15:16:00Z">
        <w:r w:rsidRPr="00733335">
          <w:rPr>
            <w:rFonts w:ascii="inherit" w:eastAsia="宋体" w:hAnsi="inherit" w:cs="Arial"/>
            <w:color w:val="34302D"/>
            <w:kern w:val="0"/>
            <w:sz w:val="24"/>
            <w:szCs w:val="24"/>
          </w:rPr>
          <w:t>引用</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执行其工作所需的其他</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。这些引用也称为协作者或依赖项。</w:t>
        </w:r>
      </w:moveTo>
    </w:p>
    <w:moveToRangeEnd w:id="883"/>
    <w:p w:rsidR="00BA04F4" w:rsidRPr="00BA04F4" w:rsidRDefault="00BA04F4">
      <w:pPr>
        <w:widowControl/>
        <w:numPr>
          <w:ilvl w:val="0"/>
          <w:numId w:val="68"/>
        </w:numPr>
        <w:shd w:val="clear" w:color="auto" w:fill="FFFFFF"/>
        <w:spacing w:after="150"/>
        <w:ind w:left="360"/>
        <w:jc w:val="left"/>
        <w:rPr>
          <w:rFonts w:ascii="inherit" w:eastAsia="宋体" w:hAnsi="inherit" w:cs="Arial" w:hint="eastAsia"/>
          <w:color w:val="34302D"/>
          <w:kern w:val="0"/>
          <w:sz w:val="24"/>
          <w:szCs w:val="24"/>
        </w:rPr>
        <w:pPrChange w:id="885" w:author="zhang alex" w:date="2019-07-28T15:16:00Z">
          <w:pPr>
            <w:widowControl/>
            <w:numPr>
              <w:numId w:val="3"/>
            </w:numPr>
            <w:shd w:val="clear" w:color="auto" w:fill="FFFFFF"/>
            <w:tabs>
              <w:tab w:val="num" w:pos="720"/>
            </w:tabs>
            <w:spacing w:after="150"/>
            <w:ind w:left="360" w:hanging="360"/>
            <w:jc w:val="left"/>
          </w:pPr>
        </w:pPrChange>
      </w:pPr>
    </w:p>
    <w:p w:rsidR="00BA0D5D" w:rsidRPr="00BA0D5D" w:rsidRDefault="00BA0D5D" w:rsidP="00BA0D5D">
      <w:pPr>
        <w:widowControl/>
        <w:numPr>
          <w:ilvl w:val="0"/>
          <w:numId w:val="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Other configuration settings to set in the newly created object — for example, the size limit of the pool or the number of connections to use in a bean that manages a connection pool.</w:t>
      </w:r>
    </w:p>
    <w:p w:rsidR="00733335" w:rsidRPr="00733335" w:rsidDel="00C76EAF" w:rsidRDefault="00733335" w:rsidP="002401A5">
      <w:pPr>
        <w:widowControl/>
        <w:numPr>
          <w:ilvl w:val="0"/>
          <w:numId w:val="68"/>
        </w:numPr>
        <w:shd w:val="clear" w:color="auto" w:fill="FFFFFF"/>
        <w:spacing w:after="150"/>
        <w:ind w:left="360"/>
        <w:jc w:val="left"/>
        <w:rPr>
          <w:del w:id="886" w:author="zhang alex" w:date="2019-07-28T15:15:00Z"/>
          <w:rFonts w:ascii="inherit" w:eastAsia="宋体" w:hAnsi="inherit" w:cs="Arial" w:hint="eastAsia"/>
          <w:color w:val="34302D"/>
          <w:kern w:val="0"/>
          <w:sz w:val="24"/>
          <w:szCs w:val="24"/>
        </w:rPr>
      </w:pPr>
      <w:del w:id="887" w:author="zhang alex" w:date="2019-07-28T15:15:00Z">
        <w:r w:rsidRPr="00733335" w:rsidDel="00C76EAF">
          <w:rPr>
            <w:rFonts w:ascii="inherit" w:eastAsia="宋体" w:hAnsi="inherit" w:cs="Arial"/>
            <w:color w:val="34302D"/>
            <w:kern w:val="0"/>
            <w:sz w:val="24"/>
            <w:szCs w:val="24"/>
          </w:rPr>
          <w:delText>包限定的类名：通常是</w:delText>
        </w:r>
      </w:del>
      <w:del w:id="888" w:author="zhang alex" w:date="2019-07-28T15:14:00Z">
        <w:r w:rsidRPr="00733335" w:rsidDel="001934B5">
          <w:rPr>
            <w:rFonts w:ascii="inherit" w:eastAsia="宋体" w:hAnsi="inherit" w:cs="Arial"/>
            <w:color w:val="34302D"/>
            <w:kern w:val="0"/>
            <w:sz w:val="24"/>
            <w:szCs w:val="24"/>
          </w:rPr>
          <w:delText>正在</w:delText>
        </w:r>
      </w:del>
      <w:del w:id="889" w:author="zhang alex" w:date="2019-07-28T15:15:00Z">
        <w:r w:rsidRPr="00733335" w:rsidDel="00C76EAF">
          <w:rPr>
            <w:rFonts w:ascii="inherit" w:eastAsia="宋体" w:hAnsi="inherit" w:cs="Arial"/>
            <w:color w:val="34302D"/>
            <w:kern w:val="0"/>
            <w:sz w:val="24"/>
            <w:szCs w:val="24"/>
          </w:rPr>
          <w:delText>定义的</w:delText>
        </w:r>
        <w:r w:rsidRPr="00733335" w:rsidDel="00C76EAF">
          <w:rPr>
            <w:rFonts w:ascii="inherit" w:eastAsia="宋体" w:hAnsi="inherit" w:cs="Arial"/>
            <w:color w:val="34302D"/>
            <w:kern w:val="0"/>
            <w:sz w:val="24"/>
            <w:szCs w:val="24"/>
          </w:rPr>
          <w:delText>bean</w:delText>
        </w:r>
        <w:r w:rsidRPr="00733335" w:rsidDel="00C76EAF">
          <w:rPr>
            <w:rFonts w:ascii="inherit" w:eastAsia="宋体" w:hAnsi="inherit" w:cs="Arial"/>
            <w:color w:val="34302D"/>
            <w:kern w:val="0"/>
            <w:sz w:val="24"/>
            <w:szCs w:val="24"/>
          </w:rPr>
          <w:delText>的实际实现类。</w:delText>
        </w:r>
      </w:del>
    </w:p>
    <w:p w:rsidR="00733335" w:rsidRPr="00733335" w:rsidDel="00BA04F4" w:rsidRDefault="00733335" w:rsidP="002401A5">
      <w:pPr>
        <w:widowControl/>
        <w:numPr>
          <w:ilvl w:val="0"/>
          <w:numId w:val="68"/>
        </w:numPr>
        <w:shd w:val="clear" w:color="auto" w:fill="FFFFFF"/>
        <w:spacing w:after="150"/>
        <w:ind w:left="360"/>
        <w:jc w:val="left"/>
        <w:rPr>
          <w:del w:id="890" w:author="zhang alex" w:date="2019-07-28T15:15:00Z"/>
          <w:rFonts w:ascii="inherit" w:eastAsia="宋体" w:hAnsi="inherit" w:cs="Arial" w:hint="eastAsia"/>
          <w:color w:val="34302D"/>
          <w:kern w:val="0"/>
          <w:sz w:val="24"/>
          <w:szCs w:val="24"/>
        </w:rPr>
      </w:pPr>
      <w:del w:id="891" w:author="zhang alex" w:date="2019-07-28T15:15:00Z">
        <w:r w:rsidRPr="00733335" w:rsidDel="00BA04F4">
          <w:rPr>
            <w:rFonts w:ascii="inherit" w:eastAsia="宋体" w:hAnsi="inherit" w:cs="Arial"/>
            <w:color w:val="34302D"/>
            <w:kern w:val="0"/>
            <w:sz w:val="24"/>
            <w:szCs w:val="24"/>
          </w:rPr>
          <w:delText>Bean</w:delText>
        </w:r>
        <w:r w:rsidRPr="00733335" w:rsidDel="00BA04F4">
          <w:rPr>
            <w:rFonts w:ascii="inherit" w:eastAsia="宋体" w:hAnsi="inherit" w:cs="Arial"/>
            <w:color w:val="34302D"/>
            <w:kern w:val="0"/>
            <w:sz w:val="24"/>
            <w:szCs w:val="24"/>
          </w:rPr>
          <w:delText>行为配置元素，说明</w:delText>
        </w:r>
        <w:r w:rsidRPr="00733335" w:rsidDel="00BA04F4">
          <w:rPr>
            <w:rFonts w:ascii="inherit" w:eastAsia="宋体" w:hAnsi="inherit" w:cs="Arial"/>
            <w:color w:val="34302D"/>
            <w:kern w:val="0"/>
            <w:sz w:val="24"/>
            <w:szCs w:val="24"/>
          </w:rPr>
          <w:delText>bean</w:delText>
        </w:r>
        <w:r w:rsidRPr="00733335" w:rsidDel="00BA04F4">
          <w:rPr>
            <w:rFonts w:ascii="inherit" w:eastAsia="宋体" w:hAnsi="inherit" w:cs="Arial"/>
            <w:color w:val="34302D"/>
            <w:kern w:val="0"/>
            <w:sz w:val="24"/>
            <w:szCs w:val="24"/>
          </w:rPr>
          <w:delText>在容器中的行为方式（范围，生命周期回调等）。</w:delText>
        </w:r>
      </w:del>
    </w:p>
    <w:p w:rsidR="00733335" w:rsidRPr="00733335" w:rsidDel="00BA04F4" w:rsidRDefault="00733335" w:rsidP="002401A5">
      <w:pPr>
        <w:widowControl/>
        <w:numPr>
          <w:ilvl w:val="0"/>
          <w:numId w:val="68"/>
        </w:numPr>
        <w:shd w:val="clear" w:color="auto" w:fill="FFFFFF"/>
        <w:spacing w:after="150"/>
        <w:ind w:left="360"/>
        <w:jc w:val="left"/>
        <w:rPr>
          <w:moveFrom w:id="892" w:author="zhang alex" w:date="2019-07-28T15:16:00Z"/>
          <w:rFonts w:ascii="inherit" w:eastAsia="宋体" w:hAnsi="inherit" w:cs="Arial" w:hint="eastAsia"/>
          <w:color w:val="34302D"/>
          <w:kern w:val="0"/>
          <w:sz w:val="24"/>
          <w:szCs w:val="24"/>
        </w:rPr>
      </w:pPr>
      <w:moveFromRangeStart w:id="893" w:author="zhang alex" w:date="2019-07-28T15:16:00Z" w:name="move15219395"/>
      <w:moveFrom w:id="894" w:author="zhang alex" w:date="2019-07-28T15:16:00Z">
        <w:r w:rsidRPr="00733335" w:rsidDel="00BA04F4">
          <w:rPr>
            <w:rFonts w:ascii="inherit" w:eastAsia="宋体" w:hAnsi="inherit" w:cs="Arial"/>
            <w:color w:val="34302D"/>
            <w:kern w:val="0"/>
            <w:sz w:val="24"/>
            <w:szCs w:val="24"/>
          </w:rPr>
          <w:t>引用</w:t>
        </w:r>
        <w:r w:rsidRPr="00733335" w:rsidDel="00BA04F4">
          <w:rPr>
            <w:rFonts w:ascii="inherit" w:eastAsia="宋体" w:hAnsi="inherit" w:cs="Arial"/>
            <w:color w:val="34302D"/>
            <w:kern w:val="0"/>
            <w:sz w:val="24"/>
            <w:szCs w:val="24"/>
          </w:rPr>
          <w:t>bean</w:t>
        </w:r>
        <w:r w:rsidRPr="00733335" w:rsidDel="00BA04F4">
          <w:rPr>
            <w:rFonts w:ascii="inherit" w:eastAsia="宋体" w:hAnsi="inherit" w:cs="Arial"/>
            <w:color w:val="34302D"/>
            <w:kern w:val="0"/>
            <w:sz w:val="24"/>
            <w:szCs w:val="24"/>
          </w:rPr>
          <w:t>执行其工作所需的其他</w:t>
        </w:r>
        <w:r w:rsidRPr="00733335" w:rsidDel="00BA04F4">
          <w:rPr>
            <w:rFonts w:ascii="inherit" w:eastAsia="宋体" w:hAnsi="inherit" w:cs="Arial"/>
            <w:color w:val="34302D"/>
            <w:kern w:val="0"/>
            <w:sz w:val="24"/>
            <w:szCs w:val="24"/>
          </w:rPr>
          <w:t>bean</w:t>
        </w:r>
        <w:r w:rsidRPr="00733335" w:rsidDel="00BA04F4">
          <w:rPr>
            <w:rFonts w:ascii="inherit" w:eastAsia="宋体" w:hAnsi="inherit" w:cs="Arial"/>
            <w:color w:val="34302D"/>
            <w:kern w:val="0"/>
            <w:sz w:val="24"/>
            <w:szCs w:val="24"/>
          </w:rPr>
          <w:t>。这些引用也称为协作者或依赖项。</w:t>
        </w:r>
      </w:moveFrom>
    </w:p>
    <w:moveFromRangeEnd w:id="893"/>
    <w:p w:rsidR="00733335" w:rsidRPr="00733335" w:rsidRDefault="00733335" w:rsidP="002401A5">
      <w:pPr>
        <w:widowControl/>
        <w:numPr>
          <w:ilvl w:val="0"/>
          <w:numId w:val="68"/>
        </w:numPr>
        <w:shd w:val="clear" w:color="auto" w:fill="FFFFFF"/>
        <w:spacing w:after="150"/>
        <w:ind w:left="360"/>
        <w:jc w:val="left"/>
        <w:rPr>
          <w:rFonts w:ascii="inherit" w:eastAsia="宋体" w:hAnsi="inherit" w:cs="Arial" w:hint="eastAsia"/>
          <w:color w:val="34302D"/>
          <w:kern w:val="0"/>
          <w:sz w:val="24"/>
          <w:szCs w:val="24"/>
        </w:rPr>
      </w:pPr>
      <w:r w:rsidRPr="00733335">
        <w:rPr>
          <w:rFonts w:ascii="inherit" w:eastAsia="宋体" w:hAnsi="inherit" w:cs="Arial"/>
          <w:color w:val="34302D"/>
          <w:kern w:val="0"/>
          <w:sz w:val="24"/>
          <w:szCs w:val="24"/>
        </w:rPr>
        <w:t>要在新创建的对象中设置的其他配置设置</w:t>
      </w:r>
      <w:r w:rsidRPr="00733335">
        <w:rPr>
          <w:rFonts w:ascii="inherit" w:eastAsia="宋体" w:hAnsi="inherit" w:cs="Arial"/>
          <w:color w:val="34302D"/>
          <w:kern w:val="0"/>
          <w:sz w:val="24"/>
          <w:szCs w:val="24"/>
        </w:rPr>
        <w:t xml:space="preserve"> - </w:t>
      </w:r>
      <w:r w:rsidRPr="00733335">
        <w:rPr>
          <w:rFonts w:ascii="inherit" w:eastAsia="宋体" w:hAnsi="inherit" w:cs="Arial"/>
          <w:color w:val="34302D"/>
          <w:kern w:val="0"/>
          <w:sz w:val="24"/>
          <w:szCs w:val="24"/>
        </w:rPr>
        <w:t>例如，池的大小限制或在管理连接池的</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中使用的连接数。</w:t>
      </w:r>
    </w:p>
    <w:p w:rsidR="00F349A1" w:rsidRDefault="00F349A1" w:rsidP="00733335">
      <w:pPr>
        <w:widowControl/>
        <w:shd w:val="clear" w:color="auto" w:fill="FFFFFF"/>
        <w:spacing w:after="300"/>
        <w:jc w:val="left"/>
        <w:rPr>
          <w:rFonts w:ascii="inherit" w:eastAsia="宋体" w:hAnsi="inherit" w:cs="Arial" w:hint="eastAsia"/>
          <w:color w:val="34302D"/>
          <w:kern w:val="0"/>
          <w:sz w:val="24"/>
          <w:szCs w:val="24"/>
        </w:rPr>
      </w:pPr>
    </w:p>
    <w:p w:rsidR="00F349A1" w:rsidRDefault="00F349A1" w:rsidP="00F349A1">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metadata translates to a set of properties that make up each bean definition. The following table describes these properties:</w:t>
      </w:r>
    </w:p>
    <w:p w:rsidR="00733335" w:rsidRPr="00733335" w:rsidRDefault="00733335" w:rsidP="00733335">
      <w:pPr>
        <w:widowControl/>
        <w:shd w:val="clear" w:color="auto" w:fill="FFFFFF"/>
        <w:spacing w:after="300"/>
        <w:jc w:val="left"/>
        <w:rPr>
          <w:rFonts w:ascii="inherit" w:eastAsia="宋体" w:hAnsi="inherit" w:cs="Arial" w:hint="eastAsia"/>
          <w:color w:val="34302D"/>
          <w:kern w:val="0"/>
          <w:sz w:val="24"/>
          <w:szCs w:val="24"/>
        </w:rPr>
      </w:pPr>
      <w:r w:rsidRPr="00733335">
        <w:rPr>
          <w:rFonts w:ascii="inherit" w:eastAsia="宋体" w:hAnsi="inherit" w:cs="Arial"/>
          <w:color w:val="34302D"/>
          <w:kern w:val="0"/>
          <w:sz w:val="24"/>
          <w:szCs w:val="24"/>
        </w:rPr>
        <w:t>此元数据转换为构成每个</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定义的一组属性。下表描述了这些属性：</w:t>
      </w:r>
    </w:p>
    <w:tbl>
      <w:tblPr>
        <w:tblStyle w:val="a7"/>
        <w:tblW w:w="0" w:type="auto"/>
        <w:tblLook w:val="04A0" w:firstRow="1" w:lastRow="0" w:firstColumn="1" w:lastColumn="0" w:noHBand="0" w:noVBand="1"/>
        <w:tblPrChange w:id="895" w:author="zhang alex" w:date="2019-07-28T15:25:00Z">
          <w:tblPr>
            <w:tblStyle w:val="a7"/>
            <w:tblW w:w="5000" w:type="pct"/>
            <w:tblLook w:val="04A0" w:firstRow="1" w:lastRow="0" w:firstColumn="1" w:lastColumn="0" w:noHBand="0" w:noVBand="1"/>
          </w:tblPr>
        </w:tblPrChange>
      </w:tblPr>
      <w:tblGrid>
        <w:gridCol w:w="2562"/>
        <w:gridCol w:w="2690"/>
        <w:tblGridChange w:id="896">
          <w:tblGrid>
            <w:gridCol w:w="5086"/>
            <w:gridCol w:w="5371"/>
          </w:tblGrid>
        </w:tblGridChange>
      </w:tblGrid>
      <w:tr w:rsidR="00BA0D5D" w:rsidRPr="00BA0D5D" w:rsidTr="00352807">
        <w:tc>
          <w:tcPr>
            <w:tcW w:w="0" w:type="auto"/>
            <w:gridSpan w:val="2"/>
            <w:hideMark/>
            <w:tcPrChange w:id="897" w:author="zhang alex" w:date="2019-07-28T15:25:00Z">
              <w:tcPr>
                <w:tcW w:w="5000" w:type="pct"/>
                <w:gridSpan w:val="2"/>
                <w:hideMark/>
              </w:tcPr>
            </w:tcPrChange>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1. The bean definition</w:t>
            </w:r>
          </w:p>
        </w:tc>
      </w:tr>
      <w:tr w:rsidR="00BA0D5D" w:rsidRPr="00BA0D5D" w:rsidTr="00352807">
        <w:tc>
          <w:tcPr>
            <w:tcW w:w="0" w:type="auto"/>
            <w:hideMark/>
            <w:tcPrChange w:id="898" w:author="zhang alex" w:date="2019-07-28T15:25:00Z">
              <w:tcPr>
                <w:tcW w:w="2432" w:type="pct"/>
                <w:hideMark/>
              </w:tcPr>
            </w:tcPrChange>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Property</w:t>
            </w:r>
          </w:p>
        </w:tc>
        <w:tc>
          <w:tcPr>
            <w:tcW w:w="0" w:type="auto"/>
            <w:hideMark/>
            <w:tcPrChange w:id="899" w:author="zhang alex" w:date="2019-07-28T15:25:00Z">
              <w:tcPr>
                <w:tcW w:w="2568" w:type="pct"/>
                <w:hideMark/>
              </w:tcPr>
            </w:tcPrChange>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Explained in…</w:t>
            </w:r>
            <w:r w:rsidRPr="00BA0D5D">
              <w:rPr>
                <w:rFonts w:ascii="MS Gothic" w:eastAsia="宋体" w:hAnsi="MS Gothic" w:cs="MS Gothic"/>
                <w:b/>
                <w:bCs/>
                <w:color w:val="34302D"/>
                <w:kern w:val="0"/>
                <w:sz w:val="24"/>
                <w:szCs w:val="24"/>
              </w:rPr>
              <w:t>​</w:t>
            </w:r>
          </w:p>
        </w:tc>
      </w:tr>
      <w:tr w:rsidR="00BA0D5D" w:rsidRPr="00BA0D5D" w:rsidTr="00352807">
        <w:tc>
          <w:tcPr>
            <w:tcW w:w="0" w:type="auto"/>
            <w:hideMark/>
            <w:tcPrChange w:id="900"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Class</w:t>
            </w:r>
          </w:p>
        </w:tc>
        <w:tc>
          <w:tcPr>
            <w:tcW w:w="0" w:type="auto"/>
            <w:hideMark/>
            <w:tcPrChange w:id="901"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"beans-factory-class"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Instantiating Beans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902"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Name</w:t>
            </w:r>
          </w:p>
        </w:tc>
        <w:tc>
          <w:tcPr>
            <w:tcW w:w="0" w:type="auto"/>
            <w:hideMark/>
            <w:tcPrChange w:id="903"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"beans-beanname"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Naming Beans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904"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w:t>
            </w:r>
          </w:p>
        </w:tc>
        <w:tc>
          <w:tcPr>
            <w:tcW w:w="0" w:type="auto"/>
            <w:hideMark/>
            <w:tcPrChange w:id="905"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"beans-factory-scopes"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Bean Scopes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906"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Constructor arguments</w:t>
            </w:r>
          </w:p>
        </w:tc>
        <w:tc>
          <w:tcPr>
            <w:tcW w:w="0" w:type="auto"/>
            <w:hideMark/>
            <w:tcPrChange w:id="907"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"beans-factory-collaborators"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Dependency Injection</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908"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Properties</w:t>
            </w:r>
          </w:p>
        </w:tc>
        <w:tc>
          <w:tcPr>
            <w:tcW w:w="0" w:type="auto"/>
            <w:hideMark/>
            <w:tcPrChange w:id="909"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"beans-factory-collaborators"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Dependency Injection</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910"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Autowiring mode</w:t>
            </w:r>
          </w:p>
        </w:tc>
        <w:tc>
          <w:tcPr>
            <w:tcW w:w="0" w:type="auto"/>
            <w:hideMark/>
            <w:tcPrChange w:id="911"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"beans-factory-autowire"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Autowiring Collaborators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912"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Lazy initialization mode</w:t>
            </w:r>
          </w:p>
        </w:tc>
        <w:tc>
          <w:tcPr>
            <w:tcW w:w="0" w:type="auto"/>
            <w:hideMark/>
            <w:tcPrChange w:id="913"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"beans-factory-lazy-init"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Lazy-initialized Beans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914"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Initialization method</w:t>
            </w:r>
          </w:p>
        </w:tc>
        <w:tc>
          <w:tcPr>
            <w:tcW w:w="0" w:type="auto"/>
            <w:hideMark/>
            <w:tcPrChange w:id="915"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"beans-factory-lifecycle-initializingbean"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Initialization Callbacks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916"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Destruction method</w:t>
            </w:r>
          </w:p>
        </w:tc>
        <w:tc>
          <w:tcPr>
            <w:tcW w:w="0" w:type="auto"/>
            <w:hideMark/>
            <w:tcPrChange w:id="917"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"beans-factory-lifecycle-disposablebean"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Destruction Callbacks</w:t>
            </w:r>
            <w:r>
              <w:rPr>
                <w:rFonts w:ascii="inherit" w:eastAsia="宋体" w:hAnsi="inherit" w:cs="宋体"/>
                <w:color w:val="548E2E"/>
                <w:kern w:val="0"/>
                <w:sz w:val="24"/>
                <w:szCs w:val="24"/>
                <w:u w:val="single"/>
              </w:rPr>
              <w:fldChar w:fldCharType="end"/>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bean definitions that contain information on how to create a specific bean, the </w:t>
      </w:r>
      <w:r w:rsidRPr="00BA0D5D">
        <w:rPr>
          <w:rFonts w:ascii="Consolas" w:eastAsia="宋体" w:hAnsi="Consolas" w:cs="宋体"/>
          <w:color w:val="34302D"/>
          <w:kern w:val="0"/>
          <w:sz w:val="23"/>
          <w:szCs w:val="23"/>
          <w:shd w:val="clear" w:color="auto" w:fill="F7F7F8"/>
        </w:rPr>
        <w:t>ApplicationContext</w:t>
      </w:r>
      <w:ins w:id="918" w:author="zhang alex" w:date="2019-07-28T15:34:00Z">
        <w:r w:rsidR="00E91AFF">
          <w:rPr>
            <w:rFonts w:ascii="Consolas" w:eastAsia="宋体" w:hAnsi="Consolas" w:cs="宋体"/>
            <w:color w:val="34302D"/>
            <w:kern w:val="0"/>
            <w:sz w:val="23"/>
            <w:szCs w:val="23"/>
            <w:shd w:val="clear" w:color="auto" w:fill="F7F7F8"/>
          </w:rPr>
          <w:t xml:space="preserve"> </w:t>
        </w:r>
      </w:ins>
      <w:r w:rsidRPr="00BA0D5D">
        <w:rPr>
          <w:rFonts w:ascii="inherit" w:eastAsia="宋体" w:hAnsi="inherit" w:cs="Arial"/>
          <w:color w:val="34302D"/>
          <w:kern w:val="0"/>
          <w:sz w:val="24"/>
          <w:szCs w:val="24"/>
        </w:rPr>
        <w:t>implementations also permit the registration of existing objects that are created outside the container (by users). This is done by accessing the ApplicationContext’s BeanFactory through the </w:t>
      </w:r>
      <w:r w:rsidRPr="00BA0D5D">
        <w:rPr>
          <w:rFonts w:ascii="Consolas" w:eastAsia="宋体" w:hAnsi="Consolas" w:cs="宋体"/>
          <w:color w:val="34302D"/>
          <w:kern w:val="0"/>
          <w:sz w:val="23"/>
          <w:szCs w:val="23"/>
          <w:shd w:val="clear" w:color="auto" w:fill="F7F7F8"/>
        </w:rPr>
        <w:t>getBeanFactory()</w:t>
      </w:r>
      <w:r w:rsidRPr="00BA0D5D">
        <w:rPr>
          <w:rFonts w:ascii="inherit" w:eastAsia="宋体" w:hAnsi="inherit" w:cs="Arial"/>
          <w:color w:val="34302D"/>
          <w:kern w:val="0"/>
          <w:sz w:val="24"/>
          <w:szCs w:val="24"/>
        </w:rPr>
        <w:t> method, which returns the BeanFactory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implementation.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supports this registration through the </w:t>
      </w:r>
      <w:r w:rsidRPr="00BA0D5D">
        <w:rPr>
          <w:rFonts w:ascii="Consolas" w:eastAsia="宋体" w:hAnsi="Consolas" w:cs="宋体"/>
          <w:color w:val="34302D"/>
          <w:kern w:val="0"/>
          <w:sz w:val="23"/>
          <w:szCs w:val="23"/>
          <w:shd w:val="clear" w:color="auto" w:fill="F7F7F8"/>
        </w:rPr>
        <w:t>registerSingleton(..)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registerBeanDefinition(..)</w:t>
      </w:r>
      <w:r w:rsidRPr="00BA0D5D">
        <w:rPr>
          <w:rFonts w:ascii="inherit" w:eastAsia="宋体" w:hAnsi="inherit" w:cs="Arial"/>
          <w:color w:val="34302D"/>
          <w:kern w:val="0"/>
          <w:sz w:val="24"/>
          <w:szCs w:val="24"/>
        </w:rPr>
        <w:t> methods. However, typical applications work solely with beans defined through regular bean definition metadata.</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除了包含有关如何创建特定</w:t>
      </w:r>
      <w:del w:id="919" w:author="zhang alex" w:date="2019-07-28T15:35:00Z">
        <w:r w:rsidDel="00E91AFF">
          <w:rPr>
            <w:rFonts w:ascii="Arial" w:hAnsi="Arial" w:cs="Arial"/>
            <w:color w:val="34302D"/>
            <w:shd w:val="clear" w:color="auto" w:fill="FFFFFF"/>
          </w:rPr>
          <w:delText>bean</w:delText>
        </w:r>
        <w:r w:rsidDel="00E91AFF">
          <w:rPr>
            <w:rFonts w:ascii="Arial" w:hAnsi="Arial" w:cs="Arial"/>
            <w:color w:val="34302D"/>
            <w:shd w:val="clear" w:color="auto" w:fill="FFFFFF"/>
          </w:rPr>
          <w:delText>的</w:delText>
        </w:r>
      </w:del>
      <w:r>
        <w:rPr>
          <w:rFonts w:ascii="Arial" w:hAnsi="Arial" w:cs="Arial"/>
          <w:color w:val="34302D"/>
          <w:shd w:val="clear" w:color="auto" w:fill="FFFFFF"/>
        </w:rPr>
        <w:t>信息的</w:t>
      </w:r>
      <w:r>
        <w:rPr>
          <w:rFonts w:ascii="Arial" w:hAnsi="Arial" w:cs="Arial"/>
          <w:color w:val="34302D"/>
          <w:shd w:val="clear" w:color="auto" w:fill="FFFFFF"/>
        </w:rPr>
        <w:t>bean</w:t>
      </w:r>
      <w:r>
        <w:rPr>
          <w:rFonts w:ascii="Arial" w:hAnsi="Arial" w:cs="Arial"/>
          <w:color w:val="34302D"/>
          <w:shd w:val="clear" w:color="auto" w:fill="FFFFFF"/>
        </w:rPr>
        <w:t>定义之外，</w:t>
      </w:r>
      <w:ins w:id="920" w:author="zhang alex" w:date="2019-07-28T15:34:00Z">
        <w:r w:rsidR="00E91AFF" w:rsidDel="00E91AFF">
          <w:rPr>
            <w:rFonts w:ascii="Arial" w:hAnsi="Arial" w:cs="Arial"/>
            <w:color w:val="34302D"/>
            <w:shd w:val="clear" w:color="auto" w:fill="FFFFFF"/>
          </w:rPr>
          <w:t xml:space="preserve"> </w:t>
        </w:r>
      </w:ins>
      <w:del w:id="921" w:author="zhang alex" w:date="2019-07-28T15:34:00Z">
        <w:r w:rsidDel="00E91AFF">
          <w:rPr>
            <w:rFonts w:ascii="Arial" w:hAnsi="Arial" w:cs="Arial"/>
            <w:color w:val="34302D"/>
            <w:shd w:val="clear" w:color="auto" w:fill="FFFFFF"/>
          </w:rPr>
          <w:delText>这些</w:delText>
        </w:r>
      </w:del>
      <w:r>
        <w:rPr>
          <w:rStyle w:val="HTML"/>
          <w:rFonts w:ascii="Consolas" w:hAnsi="Consolas"/>
          <w:sz w:val="23"/>
          <w:szCs w:val="23"/>
          <w:shd w:val="clear" w:color="auto" w:fill="F7F7F8"/>
        </w:rPr>
        <w:t>ApplicationContext</w:t>
      </w:r>
      <w:ins w:id="922" w:author="zhang alex" w:date="2019-07-28T15:35:00Z">
        <w:r w:rsidR="00E91AFF">
          <w:rPr>
            <w:rStyle w:val="HTML"/>
            <w:rFonts w:ascii="Consolas" w:hAnsi="Consolas" w:hint="eastAsia"/>
            <w:sz w:val="23"/>
            <w:szCs w:val="23"/>
            <w:shd w:val="clear" w:color="auto" w:fill="F7F7F8"/>
          </w:rPr>
          <w:t>的</w:t>
        </w:r>
      </w:ins>
      <w:r>
        <w:rPr>
          <w:rFonts w:ascii="Arial" w:hAnsi="Arial" w:cs="Arial"/>
          <w:color w:val="34302D"/>
          <w:shd w:val="clear" w:color="auto" w:fill="FFFFFF"/>
        </w:rPr>
        <w:t>实现还允许注册在容器外部（由用户）</w:t>
      </w:r>
      <w:ins w:id="923" w:author="zhang alex" w:date="2019-07-28T15:36:00Z">
        <w:r w:rsidR="00E91AFF">
          <w:rPr>
            <w:rFonts w:ascii="Arial" w:hAnsi="Arial" w:cs="Arial" w:hint="eastAsia"/>
            <w:color w:val="34302D"/>
            <w:shd w:val="clear" w:color="auto" w:fill="FFFFFF"/>
          </w:rPr>
          <w:t>已经</w:t>
        </w:r>
      </w:ins>
      <w:r>
        <w:rPr>
          <w:rFonts w:ascii="Arial" w:hAnsi="Arial" w:cs="Arial"/>
          <w:color w:val="34302D"/>
          <w:shd w:val="clear" w:color="auto" w:fill="FFFFFF"/>
        </w:rPr>
        <w:t>创建的</w:t>
      </w:r>
      <w:del w:id="924" w:author="zhang alex" w:date="2019-07-28T15:36:00Z">
        <w:r w:rsidDel="00E91AFF">
          <w:rPr>
            <w:rFonts w:ascii="Arial" w:hAnsi="Arial" w:cs="Arial"/>
            <w:color w:val="34302D"/>
            <w:shd w:val="clear" w:color="auto" w:fill="FFFFFF"/>
          </w:rPr>
          <w:delText>现有</w:delText>
        </w:r>
      </w:del>
      <w:r>
        <w:rPr>
          <w:rFonts w:ascii="Arial" w:hAnsi="Arial" w:cs="Arial"/>
          <w:color w:val="34302D"/>
          <w:shd w:val="clear" w:color="auto" w:fill="FFFFFF"/>
        </w:rPr>
        <w:t>对象。这是通过</w:t>
      </w:r>
      <w:ins w:id="925" w:author="zhang alex" w:date="2019-07-28T15:37:00Z">
        <w:r w:rsidR="00E91AFF">
          <w:rPr>
            <w:rStyle w:val="HTML"/>
            <w:rFonts w:ascii="Consolas" w:hAnsi="Consolas"/>
            <w:sz w:val="23"/>
            <w:szCs w:val="23"/>
            <w:shd w:val="clear" w:color="auto" w:fill="F7F7F8"/>
          </w:rPr>
          <w:t>getBeanFactory()</w:t>
        </w:r>
      </w:ins>
      <w:r>
        <w:rPr>
          <w:rFonts w:ascii="Arial" w:hAnsi="Arial" w:cs="Arial"/>
          <w:color w:val="34302D"/>
          <w:shd w:val="clear" w:color="auto" w:fill="FFFFFF"/>
        </w:rPr>
        <w:t>方法访问</w:t>
      </w:r>
      <w:r>
        <w:rPr>
          <w:rFonts w:ascii="Arial" w:hAnsi="Arial" w:cs="Arial"/>
          <w:color w:val="34302D"/>
          <w:shd w:val="clear" w:color="auto" w:fill="FFFFFF"/>
        </w:rPr>
        <w:t>ApplicationContext</w:t>
      </w:r>
      <w:r>
        <w:rPr>
          <w:rFonts w:ascii="Arial" w:hAnsi="Arial" w:cs="Arial"/>
          <w:color w:val="34302D"/>
          <w:shd w:val="clear" w:color="auto" w:fill="FFFFFF"/>
        </w:rPr>
        <w:t>的</w:t>
      </w:r>
      <w:r>
        <w:rPr>
          <w:rFonts w:ascii="Arial" w:hAnsi="Arial" w:cs="Arial"/>
          <w:color w:val="34302D"/>
          <w:shd w:val="clear" w:color="auto" w:fill="FFFFFF"/>
        </w:rPr>
        <w:t>BeanFactory</w:t>
      </w:r>
      <w:r>
        <w:rPr>
          <w:rFonts w:ascii="Arial" w:hAnsi="Arial" w:cs="Arial"/>
          <w:color w:val="34302D"/>
          <w:shd w:val="clear" w:color="auto" w:fill="FFFFFF"/>
        </w:rPr>
        <w:t>来完成的</w:t>
      </w:r>
      <w:del w:id="926" w:author="zhang alex" w:date="2019-07-28T15:37:00Z">
        <w:r w:rsidDel="00E91AFF">
          <w:rPr>
            <w:rStyle w:val="HTML"/>
            <w:rFonts w:ascii="Consolas" w:hAnsi="Consolas"/>
            <w:sz w:val="23"/>
            <w:szCs w:val="23"/>
            <w:shd w:val="clear" w:color="auto" w:fill="F7F7F8"/>
          </w:rPr>
          <w:delText>getBeanFactory()</w:delText>
        </w:r>
      </w:del>
      <w:r>
        <w:rPr>
          <w:rFonts w:ascii="Arial" w:hAnsi="Arial" w:cs="Arial"/>
          <w:color w:val="34302D"/>
          <w:shd w:val="clear" w:color="auto" w:fill="FFFFFF"/>
        </w:rPr>
        <w:t>，该方法返回</w:t>
      </w:r>
      <w:r>
        <w:rPr>
          <w:rFonts w:ascii="Arial" w:hAnsi="Arial" w:cs="Arial"/>
          <w:color w:val="34302D"/>
          <w:shd w:val="clear" w:color="auto" w:fill="FFFFFF"/>
        </w:rPr>
        <w:t>BeanFactory </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实现。</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 </w:t>
      </w:r>
      <w:r>
        <w:rPr>
          <w:rFonts w:ascii="Arial" w:hAnsi="Arial" w:cs="Arial"/>
          <w:color w:val="34302D"/>
          <w:shd w:val="clear" w:color="auto" w:fill="FFFFFF"/>
        </w:rPr>
        <w:t>通过</w:t>
      </w:r>
      <w:r>
        <w:rPr>
          <w:rStyle w:val="HTML"/>
          <w:rFonts w:ascii="Consolas" w:hAnsi="Consolas"/>
          <w:sz w:val="23"/>
          <w:szCs w:val="23"/>
          <w:shd w:val="clear" w:color="auto" w:fill="F7F7F8"/>
        </w:rPr>
        <w:t>registerSingleton(..)</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registerBeanDefinition(..)</w:t>
      </w:r>
      <w:r>
        <w:rPr>
          <w:rFonts w:ascii="Arial" w:hAnsi="Arial" w:cs="Arial"/>
          <w:color w:val="34302D"/>
          <w:shd w:val="clear" w:color="auto" w:fill="FFFFFF"/>
        </w:rPr>
        <w:t>方法支持此注册。但是，典型的应用程序仅使用通过常规</w:t>
      </w:r>
      <w:r>
        <w:rPr>
          <w:rFonts w:ascii="Arial" w:hAnsi="Arial" w:cs="Arial"/>
          <w:color w:val="34302D"/>
          <w:shd w:val="clear" w:color="auto" w:fill="FFFFFF"/>
        </w:rPr>
        <w:t>bean</w:t>
      </w:r>
      <w:r>
        <w:rPr>
          <w:rFonts w:ascii="Arial" w:hAnsi="Arial" w:cs="Arial"/>
          <w:color w:val="34302D"/>
          <w:shd w:val="clear" w:color="auto" w:fill="FFFFFF"/>
        </w:rPr>
        <w:t>定义元数据定义的</w:t>
      </w:r>
      <w:r>
        <w:rPr>
          <w:rFonts w:ascii="Arial" w:hAnsi="Arial" w:cs="Arial"/>
          <w:color w:val="34302D"/>
          <w:shd w:val="clear" w:color="auto" w:fill="FFFFFF"/>
        </w:rPr>
        <w:t>bean</w:t>
      </w:r>
      <w:r>
        <w:rPr>
          <w:rFonts w:ascii="Arial" w:hAnsi="Arial" w:cs="Arial"/>
          <w:color w:val="34302D"/>
          <w:shd w:val="clear" w:color="auto" w:fill="FFFFFF"/>
        </w:rPr>
        <w:t>。</w:t>
      </w:r>
    </w:p>
    <w:tbl>
      <w:tblPr>
        <w:tblStyle w:val="a7"/>
        <w:tblW w:w="0" w:type="auto"/>
        <w:tblLook w:val="04A0" w:firstRow="1" w:lastRow="0" w:firstColumn="1" w:lastColumn="0" w:noHBand="0" w:noVBand="1"/>
        <w:tblPrChange w:id="927" w:author="zhang alex" w:date="2019-07-28T15:29:00Z">
          <w:tblPr>
            <w:tblStyle w:val="a7"/>
            <w:tblW w:w="5000" w:type="pct"/>
            <w:tblLook w:val="04A0" w:firstRow="1" w:lastRow="0" w:firstColumn="1" w:lastColumn="0" w:noHBand="0" w:noVBand="1"/>
          </w:tblPr>
        </w:tblPrChange>
      </w:tblPr>
      <w:tblGrid>
        <w:gridCol w:w="10457"/>
        <w:tblGridChange w:id="928">
          <w:tblGrid>
            <w:gridCol w:w="10150"/>
          </w:tblGrid>
        </w:tblGridChange>
      </w:tblGrid>
      <w:tr w:rsidR="00C2284E" w:rsidRPr="00BA0D5D" w:rsidTr="00C2284E">
        <w:tc>
          <w:tcPr>
            <w:tcW w:w="0" w:type="auto"/>
            <w:hideMark/>
            <w:tcPrChange w:id="929" w:author="zhang alex" w:date="2019-07-28T15:29:00Z">
              <w:tcPr>
                <w:tcW w:w="4811" w:type="pct"/>
                <w:hideMark/>
              </w:tcPr>
            </w:tcPrChange>
          </w:tcPr>
          <w:p w:rsidR="00C2284E" w:rsidRDefault="00C2284E"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 xml:space="preserve">Bean metadata and manually supplied singleton instances need to be registered as early as possible, in order for the container to properly reason about them during autowiring and other introspection steps. While overriding existing metadata and existing singleton instances is supported to some degree, the </w:t>
            </w:r>
            <w:r w:rsidRPr="00BA0D5D">
              <w:rPr>
                <w:rFonts w:ascii="inherit" w:eastAsia="宋体" w:hAnsi="inherit" w:cs="宋体"/>
                <w:kern w:val="0"/>
                <w:sz w:val="24"/>
                <w:szCs w:val="24"/>
              </w:rPr>
              <w:lastRenderedPageBreak/>
              <w:t>registration of new beans at runtime (concurrently with live access to the factory) is not officially supported and may lead to concurrent access exceptions, inconsistent state in the bean container, or both.</w:t>
            </w:r>
          </w:p>
          <w:p w:rsidR="00C2284E" w:rsidRPr="00BA0D5D" w:rsidRDefault="00C2284E">
            <w:pPr>
              <w:widowControl/>
              <w:jc w:val="left"/>
              <w:rPr>
                <w:rFonts w:ascii="inherit" w:eastAsia="宋体" w:hAnsi="inherit" w:cs="宋体" w:hint="eastAsia"/>
                <w:kern w:val="0"/>
                <w:sz w:val="24"/>
                <w:szCs w:val="24"/>
              </w:rPr>
            </w:pPr>
            <w:r>
              <w:rPr>
                <w:rFonts w:ascii="Arial" w:hAnsi="Arial" w:cs="Arial"/>
                <w:shd w:val="clear" w:color="auto" w:fill="EBF1E7"/>
              </w:rPr>
              <w:t>需要尽早注册</w:t>
            </w:r>
            <w:r>
              <w:rPr>
                <w:rFonts w:ascii="Arial" w:hAnsi="Arial" w:cs="Arial"/>
                <w:shd w:val="clear" w:color="auto" w:fill="EBF1E7"/>
              </w:rPr>
              <w:t>Bean</w:t>
            </w:r>
            <w:r>
              <w:rPr>
                <w:rFonts w:ascii="Arial" w:hAnsi="Arial" w:cs="Arial"/>
                <w:shd w:val="clear" w:color="auto" w:fill="EBF1E7"/>
              </w:rPr>
              <w:t>元数据和手动提供的单例实例，以便容器在自动装配和其他内省步骤期间正确推理它们。虽然在某种程度上支持覆盖现有元数据和现有单例实例，但是在运行时注册新</w:t>
            </w:r>
            <w:r>
              <w:rPr>
                <w:rFonts w:ascii="Arial" w:hAnsi="Arial" w:cs="Arial"/>
                <w:shd w:val="clear" w:color="auto" w:fill="EBF1E7"/>
              </w:rPr>
              <w:t>bean</w:t>
            </w:r>
            <w:r>
              <w:rPr>
                <w:rFonts w:ascii="Arial" w:hAnsi="Arial" w:cs="Arial"/>
                <w:shd w:val="clear" w:color="auto" w:fill="EBF1E7"/>
              </w:rPr>
              <w:t>（与对工厂的实时访问同时）并未得到官方支持，并且可能导致并发访问异常，</w:t>
            </w:r>
            <w:r>
              <w:rPr>
                <w:rFonts w:ascii="Arial" w:hAnsi="Arial" w:cs="Arial"/>
                <w:shd w:val="clear" w:color="auto" w:fill="EBF1E7"/>
              </w:rPr>
              <w:t>bean</w:t>
            </w:r>
            <w:r>
              <w:rPr>
                <w:rFonts w:ascii="Arial" w:hAnsi="Arial" w:cs="Arial"/>
                <w:shd w:val="clear" w:color="auto" w:fill="EBF1E7"/>
              </w:rPr>
              <w:t>容器中的状态不一致，或</w:t>
            </w:r>
            <w:del w:id="930" w:author="zhang alex" w:date="2019-07-28T15:57:00Z">
              <w:r w:rsidDel="002612E9">
                <w:rPr>
                  <w:rFonts w:ascii="Arial" w:hAnsi="Arial" w:cs="Arial"/>
                  <w:shd w:val="clear" w:color="auto" w:fill="EBF1E7"/>
                </w:rPr>
                <w:delText>者</w:delText>
              </w:r>
            </w:del>
            <w:del w:id="931" w:author="zhang alex" w:date="2019-07-28T15:55:00Z">
              <w:r w:rsidDel="00E8310F">
                <w:rPr>
                  <w:rFonts w:ascii="Arial" w:hAnsi="Arial" w:cs="Arial" w:hint="eastAsia"/>
                  <w:shd w:val="clear" w:color="auto" w:fill="EBF1E7"/>
                </w:rPr>
                <w:delText>都</w:delText>
              </w:r>
            </w:del>
            <w:ins w:id="932" w:author="zhang alex" w:date="2019-07-28T15:55:00Z">
              <w:r w:rsidR="00E8310F">
                <w:rPr>
                  <w:rFonts w:ascii="Arial" w:hAnsi="Arial" w:cs="Arial" w:hint="eastAsia"/>
                  <w:shd w:val="clear" w:color="auto" w:fill="EBF1E7"/>
                </w:rPr>
                <w:t>两者</w:t>
              </w:r>
            </w:ins>
            <w:ins w:id="933" w:author="zhang alex" w:date="2019-07-28T15:56:00Z">
              <w:r w:rsidR="00CE1AA7">
                <w:rPr>
                  <w:rFonts w:ascii="Arial" w:hAnsi="Arial" w:cs="Arial" w:hint="eastAsia"/>
                  <w:shd w:val="clear" w:color="auto" w:fill="EBF1E7"/>
                </w:rPr>
                <w:t>皆有</w:t>
              </w:r>
              <w:r w:rsidR="00C218F4">
                <w:rPr>
                  <w:rFonts w:ascii="Arial" w:hAnsi="Arial" w:cs="Arial" w:hint="eastAsia"/>
                  <w:shd w:val="clear" w:color="auto" w:fill="EBF1E7"/>
                </w:rPr>
                <w:t>可能发生</w:t>
              </w:r>
            </w:ins>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1.3.1. Naming Beans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Every bean has one or more identifiers. These identifiers must be unique within the container that hosts the bean. A bean usually has only one identifier. However, if it requires more than one, the extra ones can be considered aliases.</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每个</w:t>
      </w:r>
      <w:r>
        <w:rPr>
          <w:rFonts w:ascii="Arial" w:hAnsi="Arial" w:cs="Arial"/>
          <w:color w:val="34302D"/>
          <w:shd w:val="clear" w:color="auto" w:fill="FFFFFF"/>
        </w:rPr>
        <w:t>bean</w:t>
      </w:r>
      <w:r>
        <w:rPr>
          <w:rFonts w:ascii="Arial" w:hAnsi="Arial" w:cs="Arial"/>
          <w:color w:val="34302D"/>
          <w:shd w:val="clear" w:color="auto" w:fill="FFFFFF"/>
        </w:rPr>
        <w:t>都有一个或多个标识符。这些标识符在托管</w:t>
      </w:r>
      <w:r>
        <w:rPr>
          <w:rFonts w:ascii="Arial" w:hAnsi="Arial" w:cs="Arial"/>
          <w:color w:val="34302D"/>
          <w:shd w:val="clear" w:color="auto" w:fill="FFFFFF"/>
        </w:rPr>
        <w:t>bean</w:t>
      </w:r>
      <w:r>
        <w:rPr>
          <w:rFonts w:ascii="Arial" w:hAnsi="Arial" w:cs="Arial"/>
          <w:color w:val="34302D"/>
          <w:shd w:val="clear" w:color="auto" w:fill="FFFFFF"/>
        </w:rPr>
        <w:t>的容器中必须是唯一的。</w:t>
      </w:r>
      <w:r>
        <w:rPr>
          <w:rFonts w:ascii="Arial" w:hAnsi="Arial" w:cs="Arial"/>
          <w:color w:val="34302D"/>
          <w:shd w:val="clear" w:color="auto" w:fill="FFFFFF"/>
        </w:rPr>
        <w:t>bean</w:t>
      </w:r>
      <w:r>
        <w:rPr>
          <w:rFonts w:ascii="Arial" w:hAnsi="Arial" w:cs="Arial"/>
          <w:color w:val="34302D"/>
          <w:shd w:val="clear" w:color="auto" w:fill="FFFFFF"/>
        </w:rPr>
        <w:t>通常只有一个标识符。但是，如果</w:t>
      </w:r>
      <w:del w:id="934" w:author="zhang alex" w:date="2019-07-28T17:17:00Z">
        <w:r w:rsidDel="00237B47">
          <w:rPr>
            <w:rFonts w:ascii="Arial" w:hAnsi="Arial" w:cs="Arial"/>
            <w:color w:val="34302D"/>
            <w:shd w:val="clear" w:color="auto" w:fill="FFFFFF"/>
          </w:rPr>
          <w:delText>它</w:delText>
        </w:r>
      </w:del>
      <w:r>
        <w:rPr>
          <w:rFonts w:ascii="Arial" w:hAnsi="Arial" w:cs="Arial"/>
          <w:color w:val="34302D"/>
          <w:shd w:val="clear" w:color="auto" w:fill="FFFFFF"/>
        </w:rPr>
        <w:t>需要多个，则额外</w:t>
      </w:r>
      <w:ins w:id="935" w:author="zhang alex" w:date="2019-07-28T17:17:00Z">
        <w:r w:rsidR="00237B47">
          <w:rPr>
            <w:rFonts w:ascii="Arial" w:hAnsi="Arial" w:cs="Arial" w:hint="eastAsia"/>
            <w:color w:val="34302D"/>
            <w:shd w:val="clear" w:color="auto" w:fill="FFFFFF"/>
          </w:rPr>
          <w:t>的标识符</w:t>
        </w:r>
      </w:ins>
      <w:del w:id="936" w:author="zhang alex" w:date="2019-07-28T17:17:00Z">
        <w:r w:rsidDel="00237B47">
          <w:rPr>
            <w:rFonts w:ascii="Arial" w:hAnsi="Arial" w:cs="Arial"/>
            <w:color w:val="34302D"/>
            <w:shd w:val="clear" w:color="auto" w:fill="FFFFFF"/>
          </w:rPr>
          <w:delText>的</w:delText>
        </w:r>
      </w:del>
      <w:r>
        <w:rPr>
          <w:rFonts w:ascii="Arial" w:hAnsi="Arial" w:cs="Arial"/>
          <w:color w:val="34302D"/>
          <w:shd w:val="clear" w:color="auto" w:fill="FFFFFF"/>
        </w:rPr>
        <w:t>可以被视为别名。</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XML-based configuration metadata, you use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or both to specify the bean identifiers.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lets you specify exactly one id. Conventionally, these names are alphanumeric ('myBean', 'someService', etc.), but they can contain special characters as well. If you want to introduce other aliases for the bean, you can also specify them in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separated by a comma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semicolon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or white space. As a historical note, in versions prior to Spring 3.1,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was defined as an </w:t>
      </w:r>
      <w:r w:rsidRPr="00BA0D5D">
        <w:rPr>
          <w:rFonts w:ascii="Consolas" w:eastAsia="宋体" w:hAnsi="Consolas" w:cs="宋体"/>
          <w:color w:val="34302D"/>
          <w:kern w:val="0"/>
          <w:sz w:val="23"/>
          <w:szCs w:val="23"/>
          <w:shd w:val="clear" w:color="auto" w:fill="F7F7F8"/>
        </w:rPr>
        <w:t>xsd:ID</w:t>
      </w:r>
      <w:r w:rsidRPr="00BA0D5D">
        <w:rPr>
          <w:rFonts w:ascii="inherit" w:eastAsia="宋体" w:hAnsi="inherit" w:cs="Arial"/>
          <w:color w:val="34302D"/>
          <w:kern w:val="0"/>
          <w:sz w:val="24"/>
          <w:szCs w:val="24"/>
        </w:rPr>
        <w:t> type, which constrained possible characters. As of 3.1, it is defined as an </w:t>
      </w:r>
      <w:r w:rsidRPr="00BA0D5D">
        <w:rPr>
          <w:rFonts w:ascii="Consolas" w:eastAsia="宋体" w:hAnsi="Consolas" w:cs="宋体"/>
          <w:color w:val="34302D"/>
          <w:kern w:val="0"/>
          <w:sz w:val="23"/>
          <w:szCs w:val="23"/>
          <w:shd w:val="clear" w:color="auto" w:fill="F7F7F8"/>
        </w:rPr>
        <w:t>xsd:string</w:t>
      </w:r>
      <w:r w:rsidRPr="00BA0D5D">
        <w:rPr>
          <w:rFonts w:ascii="inherit" w:eastAsia="宋体" w:hAnsi="inherit" w:cs="Arial"/>
          <w:color w:val="34302D"/>
          <w:kern w:val="0"/>
          <w:sz w:val="24"/>
          <w:szCs w:val="24"/>
        </w:rPr>
        <w:t>type. Note that bean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uniqueness is still enforced by the container, though no longer by XML parsers.</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在基于</w:t>
      </w:r>
      <w:r>
        <w:rPr>
          <w:rFonts w:ascii="Arial" w:hAnsi="Arial" w:cs="Arial"/>
          <w:color w:val="34302D"/>
          <w:shd w:val="clear" w:color="auto" w:fill="FFFFFF"/>
        </w:rPr>
        <w:t>XML</w:t>
      </w:r>
      <w:r>
        <w:rPr>
          <w:rFonts w:ascii="Arial" w:hAnsi="Arial" w:cs="Arial"/>
          <w:color w:val="34302D"/>
          <w:shd w:val="clear" w:color="auto" w:fill="FFFFFF"/>
        </w:rPr>
        <w:t>的配置元数据中，您可以使用</w:t>
      </w:r>
      <w:r>
        <w:rPr>
          <w:rStyle w:val="HTML"/>
          <w:rFonts w:ascii="Consolas" w:hAnsi="Consolas"/>
          <w:sz w:val="23"/>
          <w:szCs w:val="23"/>
          <w:shd w:val="clear" w:color="auto" w:fill="F7F7F8"/>
        </w:rPr>
        <w:t>id</w:t>
      </w:r>
      <w:r>
        <w:rPr>
          <w:rFonts w:ascii="Arial" w:hAnsi="Arial" w:cs="Arial"/>
          <w:color w:val="34302D"/>
          <w:shd w:val="clear" w:color="auto" w:fill="FFFFFF"/>
        </w:rPr>
        <w:t>属性，</w:t>
      </w:r>
      <w:r>
        <w:rPr>
          <w:rStyle w:val="HTML"/>
          <w:rFonts w:ascii="Consolas" w:hAnsi="Consolas"/>
          <w:sz w:val="23"/>
          <w:szCs w:val="23"/>
          <w:shd w:val="clear" w:color="auto" w:fill="F7F7F8"/>
        </w:rPr>
        <w:t>name</w:t>
      </w:r>
      <w:r>
        <w:rPr>
          <w:rFonts w:ascii="Arial" w:hAnsi="Arial" w:cs="Arial"/>
          <w:color w:val="34302D"/>
          <w:shd w:val="clear" w:color="auto" w:fill="FFFFFF"/>
        </w:rPr>
        <w:t>属性或两者来指定</w:t>
      </w:r>
      <w:r>
        <w:rPr>
          <w:rFonts w:ascii="Arial" w:hAnsi="Arial" w:cs="Arial"/>
          <w:color w:val="34302D"/>
          <w:shd w:val="clear" w:color="auto" w:fill="FFFFFF"/>
        </w:rPr>
        <w:t>bean</w:t>
      </w:r>
      <w:r>
        <w:rPr>
          <w:rFonts w:ascii="Arial" w:hAnsi="Arial" w:cs="Arial"/>
          <w:color w:val="34302D"/>
          <w:shd w:val="clear" w:color="auto" w:fill="FFFFFF"/>
        </w:rPr>
        <w:t>标识符。</w:t>
      </w:r>
      <w:del w:id="937" w:author="zhang alex" w:date="2019-07-28T17:18:00Z">
        <w:r w:rsidDel="00325B18">
          <w:rPr>
            <w:rFonts w:ascii="Arial" w:hAnsi="Arial" w:cs="Arial"/>
            <w:color w:val="34302D"/>
            <w:shd w:val="clear" w:color="auto" w:fill="FFFFFF"/>
          </w:rPr>
          <w:delText>该</w:delText>
        </w:r>
      </w:del>
      <w:r>
        <w:rPr>
          <w:rStyle w:val="HTML"/>
          <w:rFonts w:ascii="Consolas" w:hAnsi="Consolas"/>
          <w:sz w:val="23"/>
          <w:szCs w:val="23"/>
          <w:shd w:val="clear" w:color="auto" w:fill="F7F7F8"/>
        </w:rPr>
        <w:t>id</w:t>
      </w:r>
      <w:r>
        <w:rPr>
          <w:rFonts w:ascii="Arial" w:hAnsi="Arial" w:cs="Arial"/>
          <w:color w:val="34302D"/>
          <w:shd w:val="clear" w:color="auto" w:fill="FFFFFF"/>
        </w:rPr>
        <w:t>属性允许您指定一个</w:t>
      </w:r>
      <w:r>
        <w:rPr>
          <w:rFonts w:ascii="Arial" w:hAnsi="Arial" w:cs="Arial"/>
          <w:color w:val="34302D"/>
          <w:shd w:val="clear" w:color="auto" w:fill="FFFFFF"/>
        </w:rPr>
        <w:t>id</w:t>
      </w:r>
      <w:r>
        <w:rPr>
          <w:rFonts w:ascii="Arial" w:hAnsi="Arial" w:cs="Arial"/>
          <w:color w:val="34302D"/>
          <w:shd w:val="clear" w:color="auto" w:fill="FFFFFF"/>
        </w:rPr>
        <w:t>。通常，这些名称是字母数字（</w:t>
      </w:r>
      <w:r>
        <w:rPr>
          <w:rFonts w:ascii="Arial" w:hAnsi="Arial" w:cs="Arial"/>
          <w:color w:val="34302D"/>
          <w:shd w:val="clear" w:color="auto" w:fill="FFFFFF"/>
        </w:rPr>
        <w:t>'myBean'</w:t>
      </w:r>
      <w:r>
        <w:rPr>
          <w:rFonts w:ascii="Arial" w:hAnsi="Arial" w:cs="Arial"/>
          <w:color w:val="34302D"/>
          <w:shd w:val="clear" w:color="auto" w:fill="FFFFFF"/>
        </w:rPr>
        <w:t>，</w:t>
      </w:r>
      <w:r>
        <w:rPr>
          <w:rFonts w:ascii="Arial" w:hAnsi="Arial" w:cs="Arial"/>
          <w:color w:val="34302D"/>
          <w:shd w:val="clear" w:color="auto" w:fill="FFFFFF"/>
        </w:rPr>
        <w:t>'someService'</w:t>
      </w:r>
      <w:r>
        <w:rPr>
          <w:rFonts w:ascii="Arial" w:hAnsi="Arial" w:cs="Arial"/>
          <w:color w:val="34302D"/>
          <w:shd w:val="clear" w:color="auto" w:fill="FFFFFF"/>
        </w:rPr>
        <w:t>等），但它们也可以包含特殊字符。如果要为</w:t>
      </w:r>
      <w:r>
        <w:rPr>
          <w:rFonts w:ascii="Arial" w:hAnsi="Arial" w:cs="Arial"/>
          <w:color w:val="34302D"/>
          <w:shd w:val="clear" w:color="auto" w:fill="FFFFFF"/>
        </w:rPr>
        <w:t>bean</w:t>
      </w:r>
      <w:r>
        <w:rPr>
          <w:rFonts w:ascii="Arial" w:hAnsi="Arial" w:cs="Arial"/>
          <w:color w:val="34302D"/>
          <w:shd w:val="clear" w:color="auto" w:fill="FFFFFF"/>
        </w:rPr>
        <w:t>引入其他别名，还可以在</w:t>
      </w:r>
      <w:r>
        <w:rPr>
          <w:rStyle w:val="HTML"/>
          <w:rFonts w:ascii="Consolas" w:hAnsi="Consolas"/>
          <w:sz w:val="23"/>
          <w:szCs w:val="23"/>
          <w:shd w:val="clear" w:color="auto" w:fill="F7F7F8"/>
        </w:rPr>
        <w:t>name</w:t>
      </w:r>
      <w:r>
        <w:rPr>
          <w:rFonts w:ascii="Arial" w:hAnsi="Arial" w:cs="Arial"/>
          <w:color w:val="34302D"/>
          <w:shd w:val="clear" w:color="auto" w:fill="FFFFFF"/>
        </w:rPr>
        <w:t> </w:t>
      </w:r>
      <w:r>
        <w:rPr>
          <w:rFonts w:ascii="Arial" w:hAnsi="Arial" w:cs="Arial"/>
          <w:color w:val="34302D"/>
          <w:shd w:val="clear" w:color="auto" w:fill="FFFFFF"/>
        </w:rPr>
        <w:t>属性中指定它们，用逗号（</w:t>
      </w:r>
      <w:r>
        <w:rPr>
          <w:rStyle w:val="HTML"/>
          <w:rFonts w:ascii="Consolas" w:hAnsi="Consolas"/>
          <w:sz w:val="23"/>
          <w:szCs w:val="23"/>
          <w:shd w:val="clear" w:color="auto" w:fill="F7F7F8"/>
        </w:rPr>
        <w:t>,</w:t>
      </w:r>
      <w:r>
        <w:rPr>
          <w:rFonts w:ascii="Arial" w:hAnsi="Arial" w:cs="Arial"/>
          <w:color w:val="34302D"/>
          <w:shd w:val="clear" w:color="auto" w:fill="FFFFFF"/>
        </w:rPr>
        <w:t>），分号（</w:t>
      </w:r>
      <w:r>
        <w:rPr>
          <w:rStyle w:val="HTML"/>
          <w:rFonts w:ascii="Consolas" w:hAnsi="Consolas"/>
          <w:sz w:val="23"/>
          <w:szCs w:val="23"/>
          <w:shd w:val="clear" w:color="auto" w:fill="F7F7F8"/>
        </w:rPr>
        <w:t>;</w:t>
      </w:r>
      <w:r>
        <w:rPr>
          <w:rFonts w:ascii="Arial" w:hAnsi="Arial" w:cs="Arial"/>
          <w:color w:val="34302D"/>
          <w:shd w:val="clear" w:color="auto" w:fill="FFFFFF"/>
        </w:rPr>
        <w:t>）或空格分隔。作为历史记录，在</w:t>
      </w:r>
      <w:r>
        <w:rPr>
          <w:rFonts w:ascii="Arial" w:hAnsi="Arial" w:cs="Arial"/>
          <w:color w:val="34302D"/>
          <w:shd w:val="clear" w:color="auto" w:fill="FFFFFF"/>
        </w:rPr>
        <w:t>Spring 3.1</w:t>
      </w:r>
      <w:r>
        <w:rPr>
          <w:rFonts w:ascii="Arial" w:hAnsi="Arial" w:cs="Arial"/>
          <w:color w:val="34302D"/>
          <w:shd w:val="clear" w:color="auto" w:fill="FFFFFF"/>
        </w:rPr>
        <w:t>之前的版本中，</w:t>
      </w:r>
      <w:ins w:id="938" w:author="zhang alex" w:date="2019-07-28T17:19:00Z">
        <w:r w:rsidR="00325B18" w:rsidDel="00325B18">
          <w:rPr>
            <w:rFonts w:ascii="Arial" w:hAnsi="Arial" w:cs="Arial"/>
            <w:color w:val="34302D"/>
            <w:shd w:val="clear" w:color="auto" w:fill="FFFFFF"/>
          </w:rPr>
          <w:t xml:space="preserve"> </w:t>
        </w:r>
      </w:ins>
      <w:del w:id="939" w:author="zhang alex" w:date="2019-07-28T17:19:00Z">
        <w:r w:rsidDel="00325B18">
          <w:rPr>
            <w:rFonts w:ascii="Arial" w:hAnsi="Arial" w:cs="Arial"/>
            <w:color w:val="34302D"/>
            <w:shd w:val="clear" w:color="auto" w:fill="FFFFFF"/>
          </w:rPr>
          <w:delText>该</w:delText>
        </w:r>
      </w:del>
      <w:r>
        <w:rPr>
          <w:rStyle w:val="HTML"/>
          <w:rFonts w:ascii="Consolas" w:hAnsi="Consolas"/>
          <w:sz w:val="23"/>
          <w:szCs w:val="23"/>
          <w:shd w:val="clear" w:color="auto" w:fill="F7F7F8"/>
        </w:rPr>
        <w:t>id</w:t>
      </w:r>
      <w:r>
        <w:rPr>
          <w:rFonts w:ascii="Arial" w:hAnsi="Arial" w:cs="Arial"/>
          <w:color w:val="34302D"/>
          <w:shd w:val="clear" w:color="auto" w:fill="FFFFFF"/>
        </w:rPr>
        <w:t>属性被定义为一种</w:t>
      </w:r>
      <w:r>
        <w:rPr>
          <w:rStyle w:val="HTML"/>
          <w:rFonts w:ascii="Consolas" w:hAnsi="Consolas"/>
          <w:sz w:val="23"/>
          <w:szCs w:val="23"/>
          <w:shd w:val="clear" w:color="auto" w:fill="F7F7F8"/>
        </w:rPr>
        <w:t>xsd:ID</w:t>
      </w:r>
      <w:r>
        <w:rPr>
          <w:rFonts w:ascii="Arial" w:hAnsi="Arial" w:cs="Arial"/>
          <w:color w:val="34302D"/>
          <w:shd w:val="clear" w:color="auto" w:fill="FFFFFF"/>
        </w:rPr>
        <w:t>类型，它约束了可能的字符。从</w:t>
      </w:r>
      <w:r>
        <w:rPr>
          <w:rFonts w:ascii="Arial" w:hAnsi="Arial" w:cs="Arial"/>
          <w:color w:val="34302D"/>
          <w:shd w:val="clear" w:color="auto" w:fill="FFFFFF"/>
        </w:rPr>
        <w:t>3.1</w:t>
      </w:r>
      <w:r>
        <w:rPr>
          <w:rFonts w:ascii="Arial" w:hAnsi="Arial" w:cs="Arial"/>
          <w:color w:val="34302D"/>
          <w:shd w:val="clear" w:color="auto" w:fill="FFFFFF"/>
        </w:rPr>
        <w:t>开始，它被定义为一种</w:t>
      </w:r>
      <w:r>
        <w:rPr>
          <w:rStyle w:val="HTML"/>
          <w:rFonts w:ascii="Consolas" w:hAnsi="Consolas"/>
          <w:sz w:val="23"/>
          <w:szCs w:val="23"/>
          <w:shd w:val="clear" w:color="auto" w:fill="F7F7F8"/>
        </w:rPr>
        <w:t>xsd:string</w:t>
      </w:r>
      <w:r>
        <w:rPr>
          <w:rFonts w:ascii="Arial" w:hAnsi="Arial" w:cs="Arial"/>
          <w:color w:val="34302D"/>
          <w:shd w:val="clear" w:color="auto" w:fill="FFFFFF"/>
        </w:rPr>
        <w:t>类型。请注意，</w:t>
      </w:r>
      <w:ins w:id="940" w:author="zhang alex" w:date="2019-07-28T17:20:00Z">
        <w:r w:rsidR="00325B18">
          <w:rPr>
            <w:rFonts w:ascii="Arial" w:hAnsi="Arial" w:cs="Arial"/>
            <w:color w:val="34302D"/>
            <w:shd w:val="clear" w:color="auto" w:fill="FFFFFF"/>
          </w:rPr>
          <w:t>bean </w:t>
        </w:r>
      </w:ins>
      <w:r>
        <w:rPr>
          <w:rStyle w:val="HTML"/>
          <w:rFonts w:ascii="Consolas" w:hAnsi="Consolas"/>
          <w:sz w:val="23"/>
          <w:szCs w:val="23"/>
          <w:shd w:val="clear" w:color="auto" w:fill="F7F7F8"/>
        </w:rPr>
        <w:t>id</w:t>
      </w:r>
      <w:ins w:id="941" w:author="zhang alex" w:date="2019-07-28T17:21:00Z">
        <w:r w:rsidR="00325B18">
          <w:rPr>
            <w:rFonts w:ascii="Arial" w:hAnsi="Arial" w:cs="Arial"/>
            <w:color w:val="34302D"/>
            <w:shd w:val="clear" w:color="auto" w:fill="FFFFFF"/>
          </w:rPr>
          <w:t>仍然</w:t>
        </w:r>
      </w:ins>
      <w:ins w:id="942" w:author="zhang alex" w:date="2019-07-28T17:20:00Z">
        <w:r w:rsidR="00325B18" w:rsidRPr="00325B18">
          <w:rPr>
            <w:rStyle w:val="HTML"/>
            <w:rFonts w:ascii="Consolas" w:hAnsi="Consolas" w:hint="eastAsia"/>
            <w:sz w:val="23"/>
            <w:szCs w:val="23"/>
            <w:rPrChange w:id="943" w:author="zhang alex" w:date="2019-07-28T17:21:00Z">
              <w:rPr>
                <w:rStyle w:val="HTML"/>
                <w:rFonts w:ascii="Consolas" w:hAnsi="Consolas" w:hint="eastAsia"/>
                <w:sz w:val="23"/>
                <w:szCs w:val="23"/>
                <w:shd w:val="clear" w:color="auto" w:fill="F7F7F8"/>
              </w:rPr>
            </w:rPrChange>
          </w:rPr>
          <w:t>被</w:t>
        </w:r>
      </w:ins>
      <w:r>
        <w:rPr>
          <w:rFonts w:ascii="Arial" w:hAnsi="Arial" w:cs="Arial"/>
          <w:color w:val="34302D"/>
          <w:shd w:val="clear" w:color="auto" w:fill="FFFFFF"/>
        </w:rPr>
        <w:t>容器</w:t>
      </w:r>
      <w:del w:id="944" w:author="zhang alex" w:date="2019-07-28T17:21:00Z">
        <w:r w:rsidDel="00325B18">
          <w:rPr>
            <w:rFonts w:ascii="Arial" w:hAnsi="Arial" w:cs="Arial"/>
            <w:color w:val="34302D"/>
            <w:shd w:val="clear" w:color="auto" w:fill="FFFFFF"/>
          </w:rPr>
          <w:delText>仍然</w:delText>
        </w:r>
      </w:del>
      <w:r>
        <w:rPr>
          <w:rFonts w:ascii="Arial" w:hAnsi="Arial" w:cs="Arial"/>
          <w:color w:val="34302D"/>
          <w:shd w:val="clear" w:color="auto" w:fill="FFFFFF"/>
        </w:rPr>
        <w:t>强制</w:t>
      </w:r>
      <w:del w:id="945" w:author="zhang alex" w:date="2019-07-28T17:20:00Z">
        <w:r w:rsidDel="00325B18">
          <w:rPr>
            <w:rFonts w:ascii="Arial" w:hAnsi="Arial" w:cs="Arial"/>
            <w:color w:val="34302D"/>
            <w:shd w:val="clear" w:color="auto" w:fill="FFFFFF"/>
          </w:rPr>
          <w:delText>实施</w:delText>
        </w:r>
        <w:r w:rsidDel="00325B18">
          <w:rPr>
            <w:rFonts w:ascii="Arial" w:hAnsi="Arial" w:cs="Arial"/>
            <w:color w:val="34302D"/>
            <w:shd w:val="clear" w:color="auto" w:fill="FFFFFF"/>
          </w:rPr>
          <w:delText>bean </w:delText>
        </w:r>
      </w:del>
      <w:r>
        <w:rPr>
          <w:rFonts w:ascii="Arial" w:hAnsi="Arial" w:cs="Arial"/>
          <w:color w:val="34302D"/>
          <w:shd w:val="clear" w:color="auto" w:fill="FFFFFF"/>
        </w:rPr>
        <w:t>唯一性，但不再是</w:t>
      </w:r>
      <w:r>
        <w:rPr>
          <w:rFonts w:ascii="Arial" w:hAnsi="Arial" w:cs="Arial"/>
          <w:color w:val="34302D"/>
          <w:shd w:val="clear" w:color="auto" w:fill="FFFFFF"/>
        </w:rPr>
        <w:t>XML</w:t>
      </w:r>
      <w:r>
        <w:rPr>
          <w:rFonts w:ascii="Arial" w:hAnsi="Arial" w:cs="Arial"/>
          <w:color w:val="34302D"/>
          <w:shd w:val="clear" w:color="auto" w:fill="FFFFFF"/>
        </w:rPr>
        <w:t>解析器。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are not required to supply a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or 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for a bean. If you do not supply a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explicitly, the container generates a unique name for that bean. However, if you want to refer to that bean by name, through the use of the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element or a</w:t>
      </w:r>
      <w:hyperlink r:id="rId46" w:anchor="beans-servicelocator" w:history="1">
        <w:r w:rsidRPr="00BA0D5D">
          <w:rPr>
            <w:rFonts w:ascii="inherit" w:eastAsia="宋体" w:hAnsi="inherit" w:cs="Arial"/>
            <w:color w:val="548E2E"/>
            <w:kern w:val="0"/>
            <w:sz w:val="24"/>
            <w:szCs w:val="24"/>
            <w:u w:val="single"/>
          </w:rPr>
          <w:t>Service Locator</w:t>
        </w:r>
      </w:hyperlink>
      <w:r w:rsidRPr="00BA0D5D">
        <w:rPr>
          <w:rFonts w:ascii="inherit" w:eastAsia="宋体" w:hAnsi="inherit" w:cs="Arial"/>
          <w:color w:val="34302D"/>
          <w:kern w:val="0"/>
          <w:sz w:val="24"/>
          <w:szCs w:val="24"/>
        </w:rPr>
        <w:t> style lookup, you must provide a name. Motivations for not supplying a name are related to using </w:t>
      </w:r>
      <w:hyperlink r:id="rId47" w:anchor="beans-inner-beans" w:history="1">
        <w:r w:rsidRPr="00BA0D5D">
          <w:rPr>
            <w:rFonts w:ascii="inherit" w:eastAsia="宋体" w:hAnsi="inherit" w:cs="Arial"/>
            <w:color w:val="548E2E"/>
            <w:kern w:val="0"/>
            <w:sz w:val="24"/>
            <w:szCs w:val="24"/>
            <w:u w:val="single"/>
          </w:rPr>
          <w:t>inner beans</w:t>
        </w:r>
      </w:hyperlink>
      <w:r w:rsidRPr="00BA0D5D">
        <w:rPr>
          <w:rFonts w:ascii="inherit" w:eastAsia="宋体" w:hAnsi="inherit" w:cs="Arial"/>
          <w:color w:val="34302D"/>
          <w:kern w:val="0"/>
          <w:sz w:val="24"/>
          <w:szCs w:val="24"/>
        </w:rPr>
        <w:t>and </w:t>
      </w:r>
      <w:hyperlink r:id="rId48" w:anchor="beans-factory-autowire" w:history="1">
        <w:r w:rsidRPr="00BA0D5D">
          <w:rPr>
            <w:rFonts w:ascii="inherit" w:eastAsia="宋体" w:hAnsi="inherit" w:cs="Arial"/>
            <w:color w:val="548E2E"/>
            <w:kern w:val="0"/>
            <w:sz w:val="24"/>
            <w:szCs w:val="24"/>
            <w:u w:val="single"/>
          </w:rPr>
          <w:t>autowiring collaborators</w:t>
        </w:r>
      </w:hyperlink>
      <w:r w:rsidRPr="00BA0D5D">
        <w:rPr>
          <w:rFonts w:ascii="inherit" w:eastAsia="宋体" w:hAnsi="inherit" w:cs="Arial"/>
          <w:color w:val="34302D"/>
          <w:kern w:val="0"/>
          <w:sz w:val="24"/>
          <w:szCs w:val="24"/>
        </w:rPr>
        <w:t>.</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您不需要</w:t>
      </w:r>
      <w:del w:id="946" w:author="zhang alex" w:date="2019-07-28T17:22:00Z">
        <w:r w:rsidDel="00325B18">
          <w:rPr>
            <w:rFonts w:ascii="Arial" w:hAnsi="Arial" w:cs="Arial" w:hint="eastAsia"/>
            <w:color w:val="34302D"/>
            <w:shd w:val="clear" w:color="auto" w:fill="FFFFFF"/>
          </w:rPr>
          <w:delText>提供</w:delText>
        </w:r>
      </w:del>
      <w:ins w:id="947" w:author="zhang alex" w:date="2019-07-28T17:22:00Z">
        <w:r w:rsidR="00325B18">
          <w:rPr>
            <w:rFonts w:ascii="Arial" w:hAnsi="Arial" w:cs="Arial" w:hint="eastAsia"/>
            <w:color w:val="34302D"/>
            <w:shd w:val="clear" w:color="auto" w:fill="FFFFFF"/>
          </w:rPr>
          <w:t>为</w:t>
        </w:r>
      </w:ins>
      <w:r>
        <w:rPr>
          <w:rFonts w:ascii="Arial" w:hAnsi="Arial" w:cs="Arial"/>
          <w:color w:val="34302D"/>
          <w:shd w:val="clear" w:color="auto" w:fill="FFFFFF"/>
        </w:rPr>
        <w:t>bean</w:t>
      </w:r>
      <w:ins w:id="948" w:author="zhang alex" w:date="2019-07-28T17:22:00Z">
        <w:r w:rsidR="00325B18">
          <w:rPr>
            <w:rFonts w:ascii="Arial" w:hAnsi="Arial" w:cs="Arial"/>
            <w:color w:val="34302D"/>
            <w:shd w:val="clear" w:color="auto" w:fill="FFFFFF"/>
          </w:rPr>
          <w:t xml:space="preserve"> </w:t>
        </w:r>
        <w:r w:rsidR="00325B18">
          <w:rPr>
            <w:rFonts w:ascii="Arial" w:hAnsi="Arial" w:cs="Arial" w:hint="eastAsia"/>
            <w:color w:val="34302D"/>
            <w:shd w:val="clear" w:color="auto" w:fill="FFFFFF"/>
          </w:rPr>
          <w:t>提供</w:t>
        </w:r>
      </w:ins>
      <w:r>
        <w:rPr>
          <w:rFonts w:ascii="Arial" w:hAnsi="Arial" w:cs="Arial"/>
          <w:color w:val="34302D"/>
          <w:shd w:val="clear" w:color="auto" w:fill="FFFFFF"/>
        </w:rPr>
        <w:t> </w:t>
      </w:r>
      <w:r>
        <w:rPr>
          <w:rStyle w:val="HTML"/>
          <w:rFonts w:ascii="Consolas" w:hAnsi="Consolas"/>
          <w:sz w:val="23"/>
          <w:szCs w:val="23"/>
          <w:shd w:val="clear" w:color="auto" w:fill="F7F7F8"/>
        </w:rPr>
        <w:t>name</w:t>
      </w:r>
      <w:r>
        <w:rPr>
          <w:rFonts w:ascii="Arial" w:hAnsi="Arial" w:cs="Arial"/>
          <w:color w:val="34302D"/>
          <w:shd w:val="clear" w:color="auto" w:fill="FFFFFF"/>
        </w:rPr>
        <w:t>或</w:t>
      </w:r>
      <w:r>
        <w:rPr>
          <w:rStyle w:val="HTML"/>
          <w:rFonts w:ascii="Consolas" w:hAnsi="Consolas"/>
          <w:sz w:val="23"/>
          <w:szCs w:val="23"/>
          <w:shd w:val="clear" w:color="auto" w:fill="F7F7F8"/>
        </w:rPr>
        <w:t>id</w:t>
      </w:r>
      <w:del w:id="949" w:author="zhang alex" w:date="2019-07-28T17:22:00Z">
        <w:r w:rsidDel="00325B18">
          <w:rPr>
            <w:rFonts w:ascii="Arial" w:hAnsi="Arial" w:cs="Arial"/>
            <w:color w:val="34302D"/>
            <w:shd w:val="clear" w:color="auto" w:fill="FFFFFF"/>
          </w:rPr>
          <w:delText>bean</w:delText>
        </w:r>
      </w:del>
      <w:ins w:id="950" w:author="zhang alex" w:date="2019-07-28T17:22:00Z">
        <w:r w:rsidR="00325B18">
          <w:rPr>
            <w:rFonts w:ascii="Arial" w:hAnsi="Arial" w:cs="Arial"/>
            <w:color w:val="34302D"/>
            <w:shd w:val="clear" w:color="auto" w:fill="FFFFFF"/>
          </w:rPr>
          <w:t xml:space="preserve"> </w:t>
        </w:r>
      </w:ins>
      <w:r>
        <w:rPr>
          <w:rFonts w:ascii="Arial" w:hAnsi="Arial" w:cs="Arial"/>
          <w:color w:val="34302D"/>
          <w:shd w:val="clear" w:color="auto" w:fill="FFFFFF"/>
        </w:rPr>
        <w:t>。如果您不</w:t>
      </w:r>
      <w:ins w:id="951" w:author="zhang alex" w:date="2019-07-28T17:23:00Z">
        <w:r w:rsidR="00325B18">
          <w:rPr>
            <w:rFonts w:ascii="Arial" w:hAnsi="Arial" w:cs="Arial" w:hint="eastAsia"/>
            <w:color w:val="34302D"/>
            <w:shd w:val="clear" w:color="auto" w:fill="FFFFFF"/>
          </w:rPr>
          <w:t>显示</w:t>
        </w:r>
      </w:ins>
      <w:r>
        <w:rPr>
          <w:rFonts w:ascii="Arial" w:hAnsi="Arial" w:cs="Arial"/>
          <w:color w:val="34302D"/>
          <w:shd w:val="clear" w:color="auto" w:fill="FFFFFF"/>
        </w:rPr>
        <w:t>提供</w:t>
      </w:r>
      <w:r>
        <w:rPr>
          <w:rFonts w:ascii="Arial" w:hAnsi="Arial" w:cs="Arial"/>
          <w:color w:val="34302D"/>
          <w:shd w:val="clear" w:color="auto" w:fill="FFFFFF"/>
        </w:rPr>
        <w:t> </w:t>
      </w:r>
      <w:r>
        <w:rPr>
          <w:rStyle w:val="HTML"/>
          <w:rFonts w:ascii="Consolas" w:hAnsi="Consolas"/>
          <w:sz w:val="23"/>
          <w:szCs w:val="23"/>
          <w:shd w:val="clear" w:color="auto" w:fill="F7F7F8"/>
        </w:rPr>
        <w:t>name</w:t>
      </w:r>
      <w:r>
        <w:rPr>
          <w:rFonts w:ascii="Arial" w:hAnsi="Arial" w:cs="Arial"/>
          <w:color w:val="34302D"/>
          <w:shd w:val="clear" w:color="auto" w:fill="FFFFFF"/>
        </w:rPr>
        <w:t>或</w:t>
      </w:r>
      <w:r>
        <w:rPr>
          <w:rStyle w:val="HTML"/>
          <w:rFonts w:ascii="Consolas" w:hAnsi="Consolas"/>
          <w:sz w:val="23"/>
          <w:szCs w:val="23"/>
          <w:shd w:val="clear" w:color="auto" w:fill="F7F7F8"/>
        </w:rPr>
        <w:t>id</w:t>
      </w:r>
      <w:del w:id="952" w:author="zhang alex" w:date="2019-07-28T17:23:00Z">
        <w:r w:rsidDel="00325B18">
          <w:rPr>
            <w:rFonts w:ascii="Arial" w:hAnsi="Arial" w:cs="Arial"/>
            <w:color w:val="34302D"/>
            <w:shd w:val="clear" w:color="auto" w:fill="FFFFFF"/>
          </w:rPr>
          <w:delText>显式提供</w:delText>
        </w:r>
      </w:del>
      <w:r>
        <w:rPr>
          <w:rFonts w:ascii="Arial" w:hAnsi="Arial" w:cs="Arial"/>
          <w:color w:val="34302D"/>
          <w:shd w:val="clear" w:color="auto" w:fill="FFFFFF"/>
        </w:rPr>
        <w:t>，则容器会为该</w:t>
      </w:r>
      <w:r>
        <w:rPr>
          <w:rFonts w:ascii="Arial" w:hAnsi="Arial" w:cs="Arial"/>
          <w:color w:val="34302D"/>
          <w:shd w:val="clear" w:color="auto" w:fill="FFFFFF"/>
        </w:rPr>
        <w:t>bean</w:t>
      </w:r>
      <w:r>
        <w:rPr>
          <w:rFonts w:ascii="Arial" w:hAnsi="Arial" w:cs="Arial"/>
          <w:color w:val="34302D"/>
          <w:shd w:val="clear" w:color="auto" w:fill="FFFFFF"/>
        </w:rPr>
        <w:t>生成唯一的名称。但是，如果要按名称引用该</w:t>
      </w:r>
      <w:r>
        <w:rPr>
          <w:rFonts w:ascii="Arial" w:hAnsi="Arial" w:cs="Arial"/>
          <w:color w:val="34302D"/>
          <w:shd w:val="clear" w:color="auto" w:fill="FFFFFF"/>
        </w:rPr>
        <w:t>bean</w:t>
      </w:r>
      <w:r>
        <w:rPr>
          <w:rFonts w:ascii="Arial" w:hAnsi="Arial" w:cs="Arial"/>
          <w:color w:val="34302D"/>
          <w:shd w:val="clear" w:color="auto" w:fill="FFFFFF"/>
        </w:rPr>
        <w:t>，</w:t>
      </w:r>
      <w:del w:id="953" w:author="zhang alex" w:date="2019-07-28T17:24:00Z">
        <w:r w:rsidDel="00F35BCA">
          <w:rPr>
            <w:rFonts w:ascii="Arial" w:hAnsi="Arial" w:cs="Arial" w:hint="eastAsia"/>
            <w:color w:val="34302D"/>
            <w:shd w:val="clear" w:color="auto" w:fill="FFFFFF"/>
          </w:rPr>
          <w:delText>则</w:delText>
        </w:r>
      </w:del>
      <w:r>
        <w:rPr>
          <w:rFonts w:ascii="Arial" w:hAnsi="Arial" w:cs="Arial"/>
          <w:color w:val="34302D"/>
          <w:shd w:val="clear" w:color="auto" w:fill="FFFFFF"/>
        </w:rPr>
        <w:t>通过使用</w:t>
      </w:r>
      <w:r>
        <w:rPr>
          <w:rStyle w:val="HTML"/>
          <w:rFonts w:ascii="Consolas" w:hAnsi="Consolas"/>
          <w:sz w:val="23"/>
          <w:szCs w:val="23"/>
          <w:shd w:val="clear" w:color="auto" w:fill="F7F7F8"/>
        </w:rPr>
        <w:t>ref</w:t>
      </w:r>
      <w:r>
        <w:rPr>
          <w:rFonts w:ascii="Arial" w:hAnsi="Arial" w:cs="Arial"/>
          <w:color w:val="34302D"/>
          <w:shd w:val="clear" w:color="auto" w:fill="FFFFFF"/>
        </w:rPr>
        <w:t>元素或</w:t>
      </w:r>
      <w:r>
        <w:rPr>
          <w:rFonts w:ascii="Arial" w:hAnsi="Arial" w:cs="Arial"/>
          <w:color w:val="34302D"/>
          <w:shd w:val="clear" w:color="auto" w:fill="FFFFFF"/>
        </w:rPr>
        <w:t> </w:t>
      </w:r>
      <w:hyperlink r:id="rId49" w:anchor="beans-servicelocator" w:history="1">
        <w:r>
          <w:rPr>
            <w:rStyle w:val="a4"/>
            <w:rFonts w:ascii="Arial" w:hAnsi="Arial" w:cs="Arial"/>
            <w:color w:val="548E2E"/>
            <w:shd w:val="clear" w:color="auto" w:fill="FFFFFF"/>
          </w:rPr>
          <w:t>Service Locator</w:t>
        </w:r>
      </w:hyperlink>
      <w:r>
        <w:rPr>
          <w:rFonts w:ascii="Arial" w:hAnsi="Arial" w:cs="Arial"/>
          <w:color w:val="34302D"/>
          <w:shd w:val="clear" w:color="auto" w:fill="FFFFFF"/>
        </w:rPr>
        <w:t>样式查找，</w:t>
      </w:r>
      <w:ins w:id="954" w:author="zhang alex" w:date="2019-07-28T17:24:00Z">
        <w:r w:rsidR="00F35BCA">
          <w:rPr>
            <w:rFonts w:ascii="Arial" w:hAnsi="Arial" w:cs="Arial" w:hint="eastAsia"/>
            <w:color w:val="34302D"/>
            <w:shd w:val="clear" w:color="auto" w:fill="FFFFFF"/>
          </w:rPr>
          <w:t>则</w:t>
        </w:r>
      </w:ins>
      <w:r>
        <w:rPr>
          <w:rFonts w:ascii="Arial" w:hAnsi="Arial" w:cs="Arial"/>
          <w:color w:val="34302D"/>
          <w:shd w:val="clear" w:color="auto" w:fill="FFFFFF"/>
        </w:rPr>
        <w:t>必须提供名称。不提供名称的动机与使用</w:t>
      </w:r>
      <w:hyperlink r:id="rId50" w:anchor="beans-inner-beans" w:history="1">
        <w:r>
          <w:rPr>
            <w:rStyle w:val="a4"/>
            <w:rFonts w:ascii="Arial" w:hAnsi="Arial" w:cs="Arial"/>
            <w:color w:val="548E2E"/>
            <w:shd w:val="clear" w:color="auto" w:fill="FFFFFF"/>
          </w:rPr>
          <w:t>内部</w:t>
        </w:r>
        <w:r>
          <w:rPr>
            <w:rStyle w:val="a4"/>
            <w:rFonts w:ascii="Arial" w:hAnsi="Arial" w:cs="Arial"/>
            <w:color w:val="548E2E"/>
            <w:shd w:val="clear" w:color="auto" w:fill="FFFFFF"/>
          </w:rPr>
          <w:t>bean</w:t>
        </w:r>
      </w:hyperlink>
      <w:r>
        <w:rPr>
          <w:rFonts w:ascii="Arial" w:hAnsi="Arial" w:cs="Arial"/>
          <w:color w:val="34302D"/>
          <w:shd w:val="clear" w:color="auto" w:fill="FFFFFF"/>
        </w:rPr>
        <w:t>和</w:t>
      </w:r>
      <w:hyperlink r:id="rId51" w:anchor="beans-factory-autowire" w:history="1">
        <w:r>
          <w:rPr>
            <w:rStyle w:val="a4"/>
            <w:rFonts w:ascii="Arial" w:hAnsi="Arial" w:cs="Arial"/>
            <w:color w:val="548E2E"/>
            <w:shd w:val="clear" w:color="auto" w:fill="FFFFFF"/>
          </w:rPr>
          <w:t>自动装配协作者有关</w:t>
        </w:r>
      </w:hyperlink>
      <w:r>
        <w:rPr>
          <w:rFonts w:ascii="Arial" w:hAnsi="Arial" w:cs="Arial"/>
          <w:color w:val="34302D"/>
          <w:shd w:val="clear" w:color="auto" w:fill="FFFFFF"/>
        </w:rPr>
        <w:t>。</w:t>
      </w:r>
    </w:p>
    <w:p w:rsidR="00BA0D5D" w:rsidRP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Bean Naming Conventions</w:t>
      </w:r>
    </w:p>
    <w:p w:rsidR="00BA0D5D" w:rsidRP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convention is to use the standard Java convention for instance field names when naming beans. That is, bean names start with a lowercase letter and are camel-cased from there. Examples of such names include </w:t>
      </w:r>
      <w:r w:rsidRPr="00BA0D5D">
        <w:rPr>
          <w:rFonts w:ascii="Consolas" w:eastAsia="宋体" w:hAnsi="Consolas" w:cs="宋体"/>
          <w:color w:val="34302D"/>
          <w:kern w:val="0"/>
          <w:sz w:val="23"/>
          <w:szCs w:val="23"/>
          <w:shd w:val="clear" w:color="auto" w:fill="F7F7F8"/>
        </w:rPr>
        <w:t>accountManager</w:t>
      </w:r>
      <w:r w:rsidRPr="00BA0D5D">
        <w:rPr>
          <w:rFonts w:ascii="inherit" w:eastAsia="宋体" w:hAnsi="inherit" w:cs="Arial"/>
          <w:color w:val="34302D"/>
          <w:kern w:val="0"/>
          <w:sz w:val="24"/>
          <w:szCs w:val="24"/>
        </w:rPr>
        <w:t>,</w:t>
      </w:r>
      <w:r w:rsidRPr="00BA0D5D">
        <w:rPr>
          <w:rFonts w:ascii="Consolas" w:eastAsia="宋体" w:hAnsi="Consolas" w:cs="宋体"/>
          <w:color w:val="34302D"/>
          <w:kern w:val="0"/>
          <w:sz w:val="23"/>
          <w:szCs w:val="23"/>
          <w:shd w:val="clear" w:color="auto" w:fill="F7F7F8"/>
        </w:rPr>
        <w:t>accountService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userDao</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loginController</w:t>
      </w:r>
      <w:r w:rsidRPr="00BA0D5D">
        <w:rPr>
          <w:rFonts w:ascii="inherit" w:eastAsia="宋体" w:hAnsi="inherit" w:cs="Arial"/>
          <w:color w:val="34302D"/>
          <w:kern w:val="0"/>
          <w:sz w:val="24"/>
          <w:szCs w:val="24"/>
        </w:rPr>
        <w:t>, and so forth.</w:t>
      </w:r>
    </w:p>
    <w:p w:rsid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Naming beans consistently makes your configuration easier to read and understand. Also, if you use Spring AOP, it helps a lot when applying advice to a set of beans related by name.</w:t>
      </w:r>
    </w:p>
    <w:p w:rsidR="00847F99" w:rsidRPr="00847F99" w:rsidRDefault="00847F99" w:rsidP="00847F99">
      <w:pPr>
        <w:widowControl/>
        <w:shd w:val="clear" w:color="auto" w:fill="F1F1F1"/>
        <w:jc w:val="center"/>
        <w:rPr>
          <w:rFonts w:ascii="Arial" w:eastAsia="宋体" w:hAnsi="Arial" w:cs="Arial"/>
          <w:color w:val="0B0A0A"/>
          <w:kern w:val="0"/>
          <w:sz w:val="41"/>
          <w:szCs w:val="41"/>
        </w:rPr>
      </w:pPr>
      <w:r w:rsidRPr="00847F99">
        <w:rPr>
          <w:rFonts w:ascii="Arial" w:eastAsia="宋体" w:hAnsi="Arial" w:cs="Arial"/>
          <w:color w:val="0B0A0A"/>
          <w:kern w:val="0"/>
          <w:sz w:val="41"/>
          <w:szCs w:val="41"/>
        </w:rPr>
        <w:t>Bean</w:t>
      </w:r>
      <w:r w:rsidRPr="00847F99">
        <w:rPr>
          <w:rFonts w:ascii="Arial" w:eastAsia="宋体" w:hAnsi="Arial" w:cs="Arial"/>
          <w:color w:val="0B0A0A"/>
          <w:kern w:val="0"/>
          <w:sz w:val="41"/>
          <w:szCs w:val="41"/>
        </w:rPr>
        <w:t>命名约定</w:t>
      </w:r>
    </w:p>
    <w:p w:rsidR="00847F99" w:rsidRPr="00847F99" w:rsidRDefault="00847F99" w:rsidP="00847F99">
      <w:pPr>
        <w:widowControl/>
        <w:shd w:val="clear" w:color="auto" w:fill="F1F1F1"/>
        <w:spacing w:after="300"/>
        <w:jc w:val="left"/>
        <w:rPr>
          <w:rFonts w:ascii="inherit" w:eastAsia="宋体" w:hAnsi="inherit" w:cs="Arial" w:hint="eastAsia"/>
          <w:color w:val="34302D"/>
          <w:kern w:val="0"/>
          <w:sz w:val="24"/>
          <w:szCs w:val="24"/>
        </w:rPr>
      </w:pPr>
      <w:r w:rsidRPr="00847F99">
        <w:rPr>
          <w:rFonts w:ascii="inherit" w:eastAsia="宋体" w:hAnsi="inherit" w:cs="Arial"/>
          <w:color w:val="34302D"/>
          <w:kern w:val="0"/>
          <w:sz w:val="24"/>
          <w:szCs w:val="24"/>
        </w:rPr>
        <w:lastRenderedPageBreak/>
        <w:t>惯例是在命名</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时使用标准</w:t>
      </w:r>
      <w:r w:rsidRPr="00847F99">
        <w:rPr>
          <w:rFonts w:ascii="inherit" w:eastAsia="宋体" w:hAnsi="inherit" w:cs="Arial"/>
          <w:color w:val="34302D"/>
          <w:kern w:val="0"/>
          <w:sz w:val="24"/>
          <w:szCs w:val="24"/>
        </w:rPr>
        <w:t>Java</w:t>
      </w:r>
      <w:r w:rsidRPr="00847F99">
        <w:rPr>
          <w:rFonts w:ascii="inherit" w:eastAsia="宋体" w:hAnsi="inherit" w:cs="Arial"/>
          <w:color w:val="34302D"/>
          <w:kern w:val="0"/>
          <w:sz w:val="24"/>
          <w:szCs w:val="24"/>
        </w:rPr>
        <w:t>约定作为实例字段名称。也就是说，</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名称以小写字母开头，并从那里开始驼峰。这样的名字的例子包括</w:t>
      </w:r>
      <w:r w:rsidRPr="00847F99">
        <w:rPr>
          <w:rFonts w:ascii="Consolas" w:eastAsia="宋体" w:hAnsi="Consolas" w:cs="宋体"/>
          <w:color w:val="34302D"/>
          <w:kern w:val="0"/>
          <w:sz w:val="23"/>
          <w:szCs w:val="23"/>
          <w:shd w:val="clear" w:color="auto" w:fill="F7F7F8"/>
        </w:rPr>
        <w:t>accountManager</w:t>
      </w:r>
      <w:r w:rsidRPr="00847F99">
        <w:rPr>
          <w:rFonts w:ascii="inherit" w:eastAsia="宋体" w:hAnsi="inherit" w:cs="Arial"/>
          <w:color w:val="34302D"/>
          <w:kern w:val="0"/>
          <w:sz w:val="24"/>
          <w:szCs w:val="24"/>
        </w:rPr>
        <w:t>，</w:t>
      </w:r>
      <w:r w:rsidRPr="00847F99">
        <w:rPr>
          <w:rFonts w:ascii="inherit" w:eastAsia="宋体" w:hAnsi="inherit" w:cs="Arial"/>
          <w:color w:val="34302D"/>
          <w:kern w:val="0"/>
          <w:sz w:val="24"/>
          <w:szCs w:val="24"/>
        </w:rPr>
        <w:t> </w:t>
      </w:r>
      <w:r w:rsidRPr="00847F99">
        <w:rPr>
          <w:rFonts w:ascii="Consolas" w:eastAsia="宋体" w:hAnsi="Consolas" w:cs="宋体"/>
          <w:color w:val="34302D"/>
          <w:kern w:val="0"/>
          <w:sz w:val="23"/>
          <w:szCs w:val="23"/>
          <w:shd w:val="clear" w:color="auto" w:fill="F7F7F8"/>
        </w:rPr>
        <w:t>accountService</w:t>
      </w:r>
      <w:r w:rsidRPr="00847F99">
        <w:rPr>
          <w:rFonts w:ascii="inherit" w:eastAsia="宋体" w:hAnsi="inherit" w:cs="Arial"/>
          <w:color w:val="34302D"/>
          <w:kern w:val="0"/>
          <w:sz w:val="24"/>
          <w:szCs w:val="24"/>
        </w:rPr>
        <w:t>，</w:t>
      </w:r>
      <w:r w:rsidRPr="00847F99">
        <w:rPr>
          <w:rFonts w:ascii="Consolas" w:eastAsia="宋体" w:hAnsi="Consolas" w:cs="宋体"/>
          <w:color w:val="34302D"/>
          <w:kern w:val="0"/>
          <w:sz w:val="23"/>
          <w:szCs w:val="23"/>
          <w:shd w:val="clear" w:color="auto" w:fill="F7F7F8"/>
        </w:rPr>
        <w:t>userDao</w:t>
      </w:r>
      <w:r w:rsidRPr="00847F99">
        <w:rPr>
          <w:rFonts w:ascii="inherit" w:eastAsia="宋体" w:hAnsi="inherit" w:cs="Arial"/>
          <w:color w:val="34302D"/>
          <w:kern w:val="0"/>
          <w:sz w:val="24"/>
          <w:szCs w:val="24"/>
        </w:rPr>
        <w:t>，</w:t>
      </w:r>
      <w:r w:rsidRPr="00847F99">
        <w:rPr>
          <w:rFonts w:ascii="Consolas" w:eastAsia="宋体" w:hAnsi="Consolas" w:cs="宋体"/>
          <w:color w:val="34302D"/>
          <w:kern w:val="0"/>
          <w:sz w:val="23"/>
          <w:szCs w:val="23"/>
          <w:shd w:val="clear" w:color="auto" w:fill="F7F7F8"/>
        </w:rPr>
        <w:t>loginController</w:t>
      </w:r>
      <w:del w:id="955" w:author="zhang alex" w:date="2019-07-28T17:27:00Z">
        <w:r w:rsidRPr="00847F99" w:rsidDel="009B2FE6">
          <w:rPr>
            <w:rFonts w:ascii="inherit" w:eastAsia="宋体" w:hAnsi="inherit" w:cs="Arial"/>
            <w:color w:val="34302D"/>
            <w:kern w:val="0"/>
            <w:sz w:val="24"/>
            <w:szCs w:val="24"/>
          </w:rPr>
          <w:delText>，</w:delText>
        </w:r>
      </w:del>
      <w:r w:rsidRPr="00847F99">
        <w:rPr>
          <w:rFonts w:ascii="inherit" w:eastAsia="宋体" w:hAnsi="inherit" w:cs="Arial"/>
          <w:color w:val="34302D"/>
          <w:kern w:val="0"/>
          <w:sz w:val="24"/>
          <w:szCs w:val="24"/>
        </w:rPr>
        <w:t>等等。</w:t>
      </w:r>
    </w:p>
    <w:p w:rsidR="00847F99" w:rsidRPr="00847F99" w:rsidRDefault="00847F99" w:rsidP="00847F99">
      <w:pPr>
        <w:widowControl/>
        <w:shd w:val="clear" w:color="auto" w:fill="F1F1F1"/>
        <w:jc w:val="left"/>
        <w:rPr>
          <w:rFonts w:ascii="inherit" w:eastAsia="宋体" w:hAnsi="inherit" w:cs="Arial" w:hint="eastAsia"/>
          <w:color w:val="34302D"/>
          <w:kern w:val="0"/>
          <w:sz w:val="24"/>
          <w:szCs w:val="24"/>
        </w:rPr>
      </w:pPr>
      <w:r w:rsidRPr="00847F99">
        <w:rPr>
          <w:rFonts w:ascii="inherit" w:eastAsia="宋体" w:hAnsi="inherit" w:cs="Arial"/>
          <w:color w:val="34302D"/>
          <w:kern w:val="0"/>
          <w:sz w:val="24"/>
          <w:szCs w:val="24"/>
        </w:rPr>
        <w:t>命名</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始终使您的配置更易于阅读和理解。此外，如果您使用</w:t>
      </w:r>
      <w:r w:rsidRPr="00847F99">
        <w:rPr>
          <w:rFonts w:ascii="inherit" w:eastAsia="宋体" w:hAnsi="inherit" w:cs="Arial"/>
          <w:color w:val="34302D"/>
          <w:kern w:val="0"/>
          <w:sz w:val="24"/>
          <w:szCs w:val="24"/>
        </w:rPr>
        <w:t>Spring AOP</w:t>
      </w:r>
      <w:r w:rsidRPr="00847F99">
        <w:rPr>
          <w:rFonts w:ascii="inherit" w:eastAsia="宋体" w:hAnsi="inherit" w:cs="Arial"/>
          <w:color w:val="34302D"/>
          <w:kern w:val="0"/>
          <w:sz w:val="24"/>
          <w:szCs w:val="24"/>
        </w:rPr>
        <w:t>，那么在将建议应用于与名称相关的一组</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时，它会有很大帮助。</w:t>
      </w:r>
    </w:p>
    <w:p w:rsidR="00847F99" w:rsidRPr="00847F99" w:rsidRDefault="00847F99" w:rsidP="00BA0D5D">
      <w:pPr>
        <w:widowControl/>
        <w:shd w:val="clear" w:color="auto" w:fill="F1F1F1"/>
        <w:jc w:val="left"/>
        <w:rPr>
          <w:rFonts w:ascii="inherit" w:eastAsia="宋体" w:hAnsi="inherit" w:cs="Arial" w:hint="eastAsia"/>
          <w:color w:val="34302D"/>
          <w:kern w:val="0"/>
          <w:sz w:val="24"/>
          <w:szCs w:val="24"/>
        </w:rPr>
      </w:pPr>
    </w:p>
    <w:tbl>
      <w:tblPr>
        <w:tblStyle w:val="a7"/>
        <w:tblW w:w="0" w:type="auto"/>
        <w:tblLook w:val="04A0" w:firstRow="1" w:lastRow="0" w:firstColumn="1" w:lastColumn="0" w:noHBand="0" w:noVBand="1"/>
      </w:tblPr>
      <w:tblGrid>
        <w:gridCol w:w="10457"/>
      </w:tblGrid>
      <w:tr w:rsidR="009B2FE6" w:rsidRPr="00BA0D5D" w:rsidTr="009B2FE6">
        <w:tc>
          <w:tcPr>
            <w:tcW w:w="0" w:type="auto"/>
            <w:hideMark/>
          </w:tcPr>
          <w:p w:rsidR="009B2FE6" w:rsidRDefault="009B2FE6"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With component scanning in the classpath, Spring generates bean names for unnamed components, following the rules described earlier: essentially, taking the simple class name and turning its initial character to lower-case. However, in the (unusual) special case when there is more than one character and both the first and second characters are upper case, the original casing gets preserved. These are the same rules as defined by </w:t>
            </w:r>
            <w:r w:rsidRPr="00BA0D5D">
              <w:rPr>
                <w:rFonts w:ascii="Consolas" w:eastAsia="宋体" w:hAnsi="Consolas" w:cs="宋体"/>
                <w:kern w:val="0"/>
                <w:sz w:val="23"/>
                <w:szCs w:val="23"/>
                <w:shd w:val="clear" w:color="auto" w:fill="F7F7F8"/>
              </w:rPr>
              <w:t>java.beans.Introspector.decapitalize</w:t>
            </w:r>
            <w:r w:rsidRPr="00BA0D5D">
              <w:rPr>
                <w:rFonts w:ascii="宋体" w:eastAsia="宋体" w:hAnsi="宋体" w:cs="宋体"/>
                <w:kern w:val="0"/>
                <w:sz w:val="24"/>
                <w:szCs w:val="24"/>
              </w:rPr>
              <w:t> (which Spring uses here).</w:t>
            </w:r>
          </w:p>
          <w:p w:rsidR="009B2FE6" w:rsidRPr="00BA0D5D" w:rsidRDefault="009B2FE6" w:rsidP="00BA0D5D">
            <w:pPr>
              <w:widowControl/>
              <w:jc w:val="left"/>
              <w:rPr>
                <w:rFonts w:ascii="宋体" w:eastAsia="宋体" w:hAnsi="宋体" w:cs="宋体"/>
                <w:kern w:val="0"/>
                <w:sz w:val="24"/>
                <w:szCs w:val="24"/>
              </w:rPr>
            </w:pPr>
            <w:r>
              <w:rPr>
                <w:rFonts w:ascii="Arial" w:hAnsi="Arial" w:cs="Arial"/>
                <w:shd w:val="clear" w:color="auto" w:fill="EBF1E7"/>
              </w:rPr>
              <w:t>通过类路径中的组件扫描，</w:t>
            </w:r>
            <w:r>
              <w:rPr>
                <w:rFonts w:ascii="Arial" w:hAnsi="Arial" w:cs="Arial"/>
                <w:shd w:val="clear" w:color="auto" w:fill="EBF1E7"/>
              </w:rPr>
              <w:t>Spring</w:t>
            </w:r>
            <w:r>
              <w:rPr>
                <w:rFonts w:ascii="Arial" w:hAnsi="Arial" w:cs="Arial"/>
                <w:shd w:val="clear" w:color="auto" w:fill="EBF1E7"/>
              </w:rPr>
              <w:t>按照前面描述的规则为未命名的组件生成</w:t>
            </w:r>
            <w:r>
              <w:rPr>
                <w:rFonts w:ascii="Arial" w:hAnsi="Arial" w:cs="Arial"/>
                <w:shd w:val="clear" w:color="auto" w:fill="EBF1E7"/>
              </w:rPr>
              <w:t>bean</w:t>
            </w:r>
            <w:r>
              <w:rPr>
                <w:rFonts w:ascii="Arial" w:hAnsi="Arial" w:cs="Arial"/>
                <w:shd w:val="clear" w:color="auto" w:fill="EBF1E7"/>
              </w:rPr>
              <w:t>名称：实质上，采用简单的类名并将其初始字符转换为小写。但是，在（不常见的）特殊情况下，当有多个字符且第一个和第二个字符都是大写字母时，原始外壳将被保留。这些规则与</w:t>
            </w:r>
            <w:r>
              <w:rPr>
                <w:rStyle w:val="HTML"/>
                <w:rFonts w:ascii="Consolas" w:hAnsi="Consolas"/>
                <w:sz w:val="23"/>
                <w:szCs w:val="23"/>
                <w:shd w:val="clear" w:color="auto" w:fill="F7F7F8"/>
              </w:rPr>
              <w:t>java.beans.Introspector.decapitalize</w:t>
            </w:r>
            <w:r>
              <w:rPr>
                <w:rFonts w:ascii="Arial" w:hAnsi="Arial" w:cs="Arial"/>
                <w:shd w:val="clear" w:color="auto" w:fill="EBF1E7"/>
              </w:rPr>
              <w:t>（</w:t>
            </w:r>
            <w:r>
              <w:rPr>
                <w:rFonts w:ascii="Arial" w:hAnsi="Arial" w:cs="Arial"/>
                <w:shd w:val="clear" w:color="auto" w:fill="EBF1E7"/>
              </w:rPr>
              <w:t>Spring</w:t>
            </w:r>
            <w:r>
              <w:rPr>
                <w:rFonts w:ascii="Arial" w:hAnsi="Arial" w:cs="Arial"/>
                <w:shd w:val="clear" w:color="auto" w:fill="EBF1E7"/>
              </w:rPr>
              <w:t>在此处使用）定义的规则相同。</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Aliasing a Bean outside the Bean Definition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 bean definition itself, you can supply more than one name for the bean, by using a combination of up to one name specified by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and any number of other names in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These names can be equivalent aliases to the same bean and are useful for some situations, such as letting each component in an application refer to a common dependency by using a bean name that is specific to that component itself.</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Fonts w:ascii="Arial" w:hAnsi="Arial" w:cs="Arial"/>
          <w:color w:val="34302D"/>
          <w:shd w:val="clear" w:color="auto" w:fill="FFFFFF"/>
        </w:rPr>
        <w:t>bean</w:t>
      </w:r>
      <w:r>
        <w:rPr>
          <w:rFonts w:ascii="Arial" w:hAnsi="Arial" w:cs="Arial"/>
          <w:color w:val="34302D"/>
          <w:shd w:val="clear" w:color="auto" w:fill="FFFFFF"/>
        </w:rPr>
        <w:t>定义本身中，您可以为</w:t>
      </w:r>
      <w:r>
        <w:rPr>
          <w:rFonts w:ascii="Arial" w:hAnsi="Arial" w:cs="Arial"/>
          <w:color w:val="34302D"/>
          <w:shd w:val="clear" w:color="auto" w:fill="FFFFFF"/>
        </w:rPr>
        <w:t>bean</w:t>
      </w:r>
      <w:r>
        <w:rPr>
          <w:rFonts w:ascii="Arial" w:hAnsi="Arial" w:cs="Arial"/>
          <w:color w:val="34302D"/>
          <w:shd w:val="clear" w:color="auto" w:fill="FFFFFF"/>
        </w:rPr>
        <w:t>提供多个名称，方法是使用</w:t>
      </w:r>
      <w:r>
        <w:rPr>
          <w:rStyle w:val="HTML"/>
          <w:rFonts w:ascii="Consolas" w:hAnsi="Consolas"/>
          <w:sz w:val="23"/>
          <w:szCs w:val="23"/>
          <w:shd w:val="clear" w:color="auto" w:fill="F7F7F8"/>
        </w:rPr>
        <w:t>id</w:t>
      </w:r>
      <w:r>
        <w:rPr>
          <w:rFonts w:ascii="Arial" w:hAnsi="Arial" w:cs="Arial"/>
          <w:color w:val="34302D"/>
          <w:shd w:val="clear" w:color="auto" w:fill="FFFFFF"/>
        </w:rPr>
        <w:t>属性指定</w:t>
      </w:r>
      <w:del w:id="956" w:author="zhang alex" w:date="2019-07-28T17:32:00Z">
        <w:r w:rsidDel="00D43227">
          <w:rPr>
            <w:rFonts w:ascii="Arial" w:hAnsi="Arial" w:cs="Arial"/>
            <w:color w:val="34302D"/>
            <w:shd w:val="clear" w:color="auto" w:fill="FFFFFF"/>
          </w:rPr>
          <w:delText>的</w:delText>
        </w:r>
      </w:del>
      <w:r>
        <w:rPr>
          <w:rFonts w:ascii="Arial" w:hAnsi="Arial" w:cs="Arial"/>
          <w:color w:val="34302D"/>
          <w:shd w:val="clear" w:color="auto" w:fill="FFFFFF"/>
        </w:rPr>
        <w:t>最多一个名称和</w:t>
      </w:r>
      <w:ins w:id="957" w:author="zhang alex" w:date="2019-07-28T17:33:00Z">
        <w:r w:rsidR="00D43227">
          <w:rPr>
            <w:rFonts w:ascii="Arial" w:hAnsi="Arial" w:cs="Arial" w:hint="eastAsia"/>
            <w:color w:val="34302D"/>
            <w:shd w:val="clear" w:color="auto" w:fill="FFFFFF"/>
          </w:rPr>
          <w:t>使用</w:t>
        </w:r>
        <w:r w:rsidR="00D43227">
          <w:rPr>
            <w:rStyle w:val="HTML"/>
            <w:rFonts w:ascii="Consolas" w:hAnsi="Consolas"/>
            <w:sz w:val="23"/>
            <w:szCs w:val="23"/>
            <w:shd w:val="clear" w:color="auto" w:fill="F7F7F8"/>
          </w:rPr>
          <w:t>name</w:t>
        </w:r>
      </w:ins>
      <w:r>
        <w:rPr>
          <w:rFonts w:ascii="Arial" w:hAnsi="Arial" w:cs="Arial"/>
          <w:color w:val="34302D"/>
          <w:shd w:val="clear" w:color="auto" w:fill="FFFFFF"/>
        </w:rPr>
        <w:t>属性</w:t>
      </w:r>
      <w:ins w:id="958" w:author="zhang alex" w:date="2019-07-28T17:33:00Z">
        <w:r w:rsidR="00D43227">
          <w:rPr>
            <w:rFonts w:ascii="Arial" w:hAnsi="Arial" w:cs="Arial" w:hint="eastAsia"/>
            <w:color w:val="34302D"/>
            <w:shd w:val="clear" w:color="auto" w:fill="FFFFFF"/>
          </w:rPr>
          <w:t>指定</w:t>
        </w:r>
      </w:ins>
      <w:del w:id="959" w:author="zhang alex" w:date="2019-07-28T17:33:00Z">
        <w:r w:rsidDel="00D43227">
          <w:rPr>
            <w:rFonts w:ascii="Arial" w:hAnsi="Arial" w:cs="Arial"/>
            <w:color w:val="34302D"/>
            <w:shd w:val="clear" w:color="auto" w:fill="FFFFFF"/>
          </w:rPr>
          <w:delText>中的</w:delText>
        </w:r>
      </w:del>
      <w:r>
        <w:rPr>
          <w:rFonts w:ascii="Arial" w:hAnsi="Arial" w:cs="Arial"/>
          <w:color w:val="34302D"/>
          <w:shd w:val="clear" w:color="auto" w:fill="FFFFFF"/>
        </w:rPr>
        <w:t>任意数量的其他名称</w:t>
      </w:r>
      <w:ins w:id="960" w:author="zhang alex" w:date="2019-07-28T17:34:00Z">
        <w:r w:rsidR="000A0D07">
          <w:rPr>
            <w:rFonts w:ascii="Arial" w:hAnsi="Arial" w:cs="Arial" w:hint="eastAsia"/>
            <w:color w:val="34302D"/>
            <w:shd w:val="clear" w:color="auto" w:fill="FFFFFF"/>
          </w:rPr>
          <w:t>的组合</w:t>
        </w:r>
      </w:ins>
      <w:del w:id="961" w:author="zhang alex" w:date="2019-07-28T17:33:00Z">
        <w:r w:rsidDel="00D43227">
          <w:rPr>
            <w:rStyle w:val="HTML"/>
            <w:rFonts w:ascii="Consolas" w:hAnsi="Consolas"/>
            <w:sz w:val="23"/>
            <w:szCs w:val="23"/>
            <w:shd w:val="clear" w:color="auto" w:fill="F7F7F8"/>
          </w:rPr>
          <w:delText>name</w:delText>
        </w:r>
      </w:del>
      <w:r>
        <w:rPr>
          <w:rFonts w:ascii="Arial" w:hAnsi="Arial" w:cs="Arial"/>
          <w:color w:val="34302D"/>
          <w:shd w:val="clear" w:color="auto" w:fill="FFFFFF"/>
        </w:rPr>
        <w:t>。这些名称可以是同一个</w:t>
      </w:r>
      <w:r>
        <w:rPr>
          <w:rFonts w:ascii="Arial" w:hAnsi="Arial" w:cs="Arial"/>
          <w:color w:val="34302D"/>
          <w:shd w:val="clear" w:color="auto" w:fill="FFFFFF"/>
        </w:rPr>
        <w:t>bean</w:t>
      </w:r>
      <w:r>
        <w:rPr>
          <w:rFonts w:ascii="Arial" w:hAnsi="Arial" w:cs="Arial"/>
          <w:color w:val="34302D"/>
          <w:shd w:val="clear" w:color="auto" w:fill="FFFFFF"/>
        </w:rPr>
        <w:t>的等效别名，对某些情况很有用，例如让应用程序中的每个组件通过使用特定于该组件本身的</w:t>
      </w:r>
      <w:r>
        <w:rPr>
          <w:rFonts w:ascii="Arial" w:hAnsi="Arial" w:cs="Arial"/>
          <w:color w:val="34302D"/>
          <w:shd w:val="clear" w:color="auto" w:fill="FFFFFF"/>
        </w:rPr>
        <w:t>bean</w:t>
      </w:r>
      <w:r>
        <w:rPr>
          <w:rFonts w:ascii="Arial" w:hAnsi="Arial" w:cs="Arial"/>
          <w:color w:val="34302D"/>
          <w:shd w:val="clear" w:color="auto" w:fill="FFFFFF"/>
        </w:rPr>
        <w:t>名称来引用公共依赖项。</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Specifying all aliases where the bean is actually defined is not always adequate, however. It is sometimes desirable to introduce an alias for a bean that is defined elsewhere. This is commonly the case in large systems where configuration is split amongst each subsystem, with each subsystem having its own set of object definitions. In XML-based configuration metadata, you can use the </w:t>
      </w:r>
      <w:r w:rsidRPr="00BA0D5D">
        <w:rPr>
          <w:rFonts w:ascii="Consolas" w:eastAsia="宋体" w:hAnsi="Consolas" w:cs="宋体"/>
          <w:color w:val="34302D"/>
          <w:kern w:val="0"/>
          <w:sz w:val="23"/>
          <w:szCs w:val="23"/>
          <w:shd w:val="clear" w:color="auto" w:fill="F7F7F8"/>
        </w:rPr>
        <w:t>&lt;alias/&gt;</w:t>
      </w:r>
      <w:r w:rsidRPr="00BA0D5D">
        <w:rPr>
          <w:rFonts w:ascii="inherit" w:eastAsia="宋体" w:hAnsi="inherit" w:cs="Arial"/>
          <w:color w:val="34302D"/>
          <w:kern w:val="0"/>
          <w:sz w:val="24"/>
          <w:szCs w:val="24"/>
        </w:rPr>
        <w:t> element to accomplish this. The following example shows how to do so:</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但是，指定实际定义</w:t>
      </w:r>
      <w:r>
        <w:rPr>
          <w:rFonts w:ascii="Arial" w:hAnsi="Arial" w:cs="Arial"/>
          <w:color w:val="34302D"/>
          <w:shd w:val="clear" w:color="auto" w:fill="FFFFFF"/>
        </w:rPr>
        <w:t>bean</w:t>
      </w:r>
      <w:r>
        <w:rPr>
          <w:rFonts w:ascii="Arial" w:hAnsi="Arial" w:cs="Arial"/>
          <w:color w:val="34302D"/>
          <w:shd w:val="clear" w:color="auto" w:fill="FFFFFF"/>
        </w:rPr>
        <w:t>的所有别名并不总是足够的。有时需要为其他地方定义的</w:t>
      </w:r>
      <w:r>
        <w:rPr>
          <w:rFonts w:ascii="Arial" w:hAnsi="Arial" w:cs="Arial"/>
          <w:color w:val="34302D"/>
          <w:shd w:val="clear" w:color="auto" w:fill="FFFFFF"/>
        </w:rPr>
        <w:t>bean</w:t>
      </w:r>
      <w:r>
        <w:rPr>
          <w:rFonts w:ascii="Arial" w:hAnsi="Arial" w:cs="Arial"/>
          <w:color w:val="34302D"/>
          <w:shd w:val="clear" w:color="auto" w:fill="FFFFFF"/>
        </w:rPr>
        <w:t>引入别名。在大型系统中通常就是这种情况，其中配置在每个子系统之间分配，每个子系统具有其自己的一组对象定义。在基于</w:t>
      </w:r>
      <w:r>
        <w:rPr>
          <w:rFonts w:ascii="Arial" w:hAnsi="Arial" w:cs="Arial"/>
          <w:color w:val="34302D"/>
          <w:shd w:val="clear" w:color="auto" w:fill="FFFFFF"/>
        </w:rPr>
        <w:t>XML</w:t>
      </w:r>
      <w:r>
        <w:rPr>
          <w:rFonts w:ascii="Arial" w:hAnsi="Arial" w:cs="Arial"/>
          <w:color w:val="34302D"/>
          <w:shd w:val="clear" w:color="auto" w:fill="FFFFFF"/>
        </w:rPr>
        <w:t>的配置元数据中，您可以使用该</w:t>
      </w:r>
      <w:r>
        <w:rPr>
          <w:rStyle w:val="HTML"/>
          <w:rFonts w:ascii="Consolas" w:hAnsi="Consolas"/>
          <w:sz w:val="23"/>
          <w:szCs w:val="23"/>
          <w:shd w:val="clear" w:color="auto" w:fill="F7F7F8"/>
        </w:rPr>
        <w:t>&lt;alias/&gt;</w:t>
      </w:r>
      <w:r>
        <w:rPr>
          <w:rFonts w:ascii="Arial" w:hAnsi="Arial" w:cs="Arial"/>
          <w:color w:val="34302D"/>
          <w:shd w:val="clear" w:color="auto" w:fill="FFFFFF"/>
        </w:rPr>
        <w:t>元素来完成此任务。以下示例显示了如何执行此操作：</w:t>
      </w:r>
    </w:p>
    <w:p w:rsidR="00BA0D5D" w:rsidRPr="00AA698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62" w:author="zhang alex" w:date="2019-07-28T17:35:00Z">
            <w:rPr>
              <w:rFonts w:ascii="Consolas" w:eastAsia="宋体" w:hAnsi="Consolas" w:cs="宋体"/>
              <w:color w:val="34302D"/>
              <w:kern w:val="0"/>
              <w:sz w:val="24"/>
              <w:szCs w:val="24"/>
            </w:rPr>
          </w:rPrChange>
        </w:rPr>
      </w:pPr>
      <w:r w:rsidRPr="00AA698E">
        <w:rPr>
          <w:rFonts w:ascii="Consolas" w:eastAsia="宋体" w:hAnsi="Consolas" w:cs="宋体"/>
          <w:color w:val="008080"/>
          <w:kern w:val="0"/>
          <w:sz w:val="18"/>
          <w:szCs w:val="18"/>
          <w:rPrChange w:id="963" w:author="zhang alex" w:date="2019-07-28T17:35:00Z">
            <w:rPr>
              <w:rFonts w:ascii="Consolas" w:eastAsia="宋体" w:hAnsi="Consolas" w:cs="宋体"/>
              <w:color w:val="008080"/>
              <w:kern w:val="0"/>
              <w:sz w:val="24"/>
              <w:szCs w:val="24"/>
            </w:rPr>
          </w:rPrChange>
        </w:rPr>
        <w:t>&lt;alias</w:t>
      </w:r>
      <w:r w:rsidRPr="00AA698E">
        <w:rPr>
          <w:rFonts w:ascii="Consolas" w:eastAsia="宋体" w:hAnsi="Consolas" w:cs="宋体"/>
          <w:color w:val="34302D"/>
          <w:kern w:val="0"/>
          <w:sz w:val="18"/>
          <w:szCs w:val="18"/>
          <w:rPrChange w:id="964" w:author="zhang alex" w:date="2019-07-28T17:35:00Z">
            <w:rPr>
              <w:rFonts w:ascii="Consolas" w:eastAsia="宋体" w:hAnsi="Consolas" w:cs="宋体"/>
              <w:color w:val="34302D"/>
              <w:kern w:val="0"/>
              <w:sz w:val="24"/>
              <w:szCs w:val="24"/>
            </w:rPr>
          </w:rPrChange>
        </w:rPr>
        <w:t xml:space="preserve"> </w:t>
      </w:r>
      <w:r w:rsidRPr="00AA698E">
        <w:rPr>
          <w:rFonts w:ascii="Consolas" w:eastAsia="宋体" w:hAnsi="Consolas" w:cs="宋体"/>
          <w:color w:val="000080"/>
          <w:kern w:val="0"/>
          <w:sz w:val="18"/>
          <w:szCs w:val="18"/>
          <w:rPrChange w:id="965" w:author="zhang alex" w:date="2019-07-28T17:35:00Z">
            <w:rPr>
              <w:rFonts w:ascii="Consolas" w:eastAsia="宋体" w:hAnsi="Consolas" w:cs="宋体"/>
              <w:color w:val="000080"/>
              <w:kern w:val="0"/>
              <w:sz w:val="24"/>
              <w:szCs w:val="24"/>
            </w:rPr>
          </w:rPrChange>
        </w:rPr>
        <w:t>name</w:t>
      </w:r>
      <w:r w:rsidRPr="00AA698E">
        <w:rPr>
          <w:rFonts w:ascii="Consolas" w:eastAsia="宋体" w:hAnsi="Consolas" w:cs="宋体"/>
          <w:color w:val="34302D"/>
          <w:kern w:val="0"/>
          <w:sz w:val="18"/>
          <w:szCs w:val="18"/>
          <w:rPrChange w:id="966" w:author="zhang alex" w:date="2019-07-28T17:35:00Z">
            <w:rPr>
              <w:rFonts w:ascii="Consolas" w:eastAsia="宋体" w:hAnsi="Consolas" w:cs="宋体"/>
              <w:color w:val="34302D"/>
              <w:kern w:val="0"/>
              <w:sz w:val="24"/>
              <w:szCs w:val="24"/>
            </w:rPr>
          </w:rPrChange>
        </w:rPr>
        <w:t>=</w:t>
      </w:r>
      <w:r w:rsidRPr="00AA698E">
        <w:rPr>
          <w:rFonts w:ascii="Consolas" w:eastAsia="宋体" w:hAnsi="Consolas" w:cs="宋体"/>
          <w:color w:val="DD1144"/>
          <w:kern w:val="0"/>
          <w:sz w:val="18"/>
          <w:szCs w:val="18"/>
          <w:rPrChange w:id="967" w:author="zhang alex" w:date="2019-07-28T17:35:00Z">
            <w:rPr>
              <w:rFonts w:ascii="Consolas" w:eastAsia="宋体" w:hAnsi="Consolas" w:cs="宋体"/>
              <w:color w:val="DD1144"/>
              <w:kern w:val="0"/>
              <w:sz w:val="24"/>
              <w:szCs w:val="24"/>
            </w:rPr>
          </w:rPrChange>
        </w:rPr>
        <w:t>"fromName"</w:t>
      </w:r>
      <w:r w:rsidRPr="00AA698E">
        <w:rPr>
          <w:rFonts w:ascii="Consolas" w:eastAsia="宋体" w:hAnsi="Consolas" w:cs="宋体"/>
          <w:color w:val="34302D"/>
          <w:kern w:val="0"/>
          <w:sz w:val="18"/>
          <w:szCs w:val="18"/>
          <w:rPrChange w:id="968" w:author="zhang alex" w:date="2019-07-28T17:35:00Z">
            <w:rPr>
              <w:rFonts w:ascii="Consolas" w:eastAsia="宋体" w:hAnsi="Consolas" w:cs="宋体"/>
              <w:color w:val="34302D"/>
              <w:kern w:val="0"/>
              <w:sz w:val="24"/>
              <w:szCs w:val="24"/>
            </w:rPr>
          </w:rPrChange>
        </w:rPr>
        <w:t xml:space="preserve"> </w:t>
      </w:r>
      <w:r w:rsidRPr="00AA698E">
        <w:rPr>
          <w:rFonts w:ascii="Consolas" w:eastAsia="宋体" w:hAnsi="Consolas" w:cs="宋体"/>
          <w:color w:val="000080"/>
          <w:kern w:val="0"/>
          <w:sz w:val="18"/>
          <w:szCs w:val="18"/>
          <w:rPrChange w:id="969" w:author="zhang alex" w:date="2019-07-28T17:35:00Z">
            <w:rPr>
              <w:rFonts w:ascii="Consolas" w:eastAsia="宋体" w:hAnsi="Consolas" w:cs="宋体"/>
              <w:color w:val="000080"/>
              <w:kern w:val="0"/>
              <w:sz w:val="24"/>
              <w:szCs w:val="24"/>
            </w:rPr>
          </w:rPrChange>
        </w:rPr>
        <w:t>alias</w:t>
      </w:r>
      <w:r w:rsidRPr="00AA698E">
        <w:rPr>
          <w:rFonts w:ascii="Consolas" w:eastAsia="宋体" w:hAnsi="Consolas" w:cs="宋体"/>
          <w:color w:val="34302D"/>
          <w:kern w:val="0"/>
          <w:sz w:val="18"/>
          <w:szCs w:val="18"/>
          <w:rPrChange w:id="970" w:author="zhang alex" w:date="2019-07-28T17:35:00Z">
            <w:rPr>
              <w:rFonts w:ascii="Consolas" w:eastAsia="宋体" w:hAnsi="Consolas" w:cs="宋体"/>
              <w:color w:val="34302D"/>
              <w:kern w:val="0"/>
              <w:sz w:val="24"/>
              <w:szCs w:val="24"/>
            </w:rPr>
          </w:rPrChange>
        </w:rPr>
        <w:t>=</w:t>
      </w:r>
      <w:r w:rsidRPr="00AA698E">
        <w:rPr>
          <w:rFonts w:ascii="Consolas" w:eastAsia="宋体" w:hAnsi="Consolas" w:cs="宋体"/>
          <w:color w:val="DD1144"/>
          <w:kern w:val="0"/>
          <w:sz w:val="18"/>
          <w:szCs w:val="18"/>
          <w:rPrChange w:id="971" w:author="zhang alex" w:date="2019-07-28T17:35:00Z">
            <w:rPr>
              <w:rFonts w:ascii="Consolas" w:eastAsia="宋体" w:hAnsi="Consolas" w:cs="宋体"/>
              <w:color w:val="DD1144"/>
              <w:kern w:val="0"/>
              <w:sz w:val="24"/>
              <w:szCs w:val="24"/>
            </w:rPr>
          </w:rPrChange>
        </w:rPr>
        <w:t>"toName"</w:t>
      </w:r>
      <w:r w:rsidRPr="00AA698E">
        <w:rPr>
          <w:rFonts w:ascii="Consolas" w:eastAsia="宋体" w:hAnsi="Consolas" w:cs="宋体"/>
          <w:color w:val="008080"/>
          <w:kern w:val="0"/>
          <w:sz w:val="18"/>
          <w:szCs w:val="18"/>
          <w:rPrChange w:id="972" w:author="zhang alex" w:date="2019-07-28T17:35: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this case, a bean (in the same container) named </w:t>
      </w:r>
      <w:r w:rsidRPr="00BA0D5D">
        <w:rPr>
          <w:rFonts w:ascii="Consolas" w:eastAsia="宋体" w:hAnsi="Consolas" w:cs="宋体"/>
          <w:color w:val="34302D"/>
          <w:kern w:val="0"/>
          <w:sz w:val="23"/>
          <w:szCs w:val="23"/>
          <w:shd w:val="clear" w:color="auto" w:fill="F7F7F8"/>
        </w:rPr>
        <w:t>fromName</w:t>
      </w:r>
      <w:r w:rsidRPr="00BA0D5D">
        <w:rPr>
          <w:rFonts w:ascii="inherit" w:eastAsia="宋体" w:hAnsi="inherit" w:cs="Arial"/>
          <w:color w:val="34302D"/>
          <w:kern w:val="0"/>
          <w:sz w:val="24"/>
          <w:szCs w:val="24"/>
        </w:rPr>
        <w:t> may also, after the use of this alias definition, be referred to as </w:t>
      </w:r>
      <w:r w:rsidRPr="00BA0D5D">
        <w:rPr>
          <w:rFonts w:ascii="Consolas" w:eastAsia="宋体" w:hAnsi="Consolas" w:cs="宋体"/>
          <w:color w:val="34302D"/>
          <w:kern w:val="0"/>
          <w:sz w:val="23"/>
          <w:szCs w:val="23"/>
          <w:shd w:val="clear" w:color="auto" w:fill="F7F7F8"/>
        </w:rPr>
        <w:t>toName</w:t>
      </w:r>
      <w:r w:rsidRPr="00BA0D5D">
        <w:rPr>
          <w:rFonts w:ascii="inherit" w:eastAsia="宋体" w:hAnsi="inherit" w:cs="Arial"/>
          <w:color w:val="34302D"/>
          <w:kern w:val="0"/>
          <w:sz w:val="24"/>
          <w:szCs w:val="24"/>
        </w:rPr>
        <w:t>.</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在这种情况下，</w:t>
      </w:r>
      <w:ins w:id="973" w:author="zhang alex" w:date="2019-07-28T17:37:00Z">
        <w:r w:rsidR="00AA698E">
          <w:rPr>
            <w:rFonts w:ascii="Arial" w:hAnsi="Arial" w:cs="Arial"/>
            <w:color w:val="34302D"/>
            <w:shd w:val="clear" w:color="auto" w:fill="FFFFFF"/>
          </w:rPr>
          <w:t>命名</w:t>
        </w:r>
        <w:r w:rsidR="00AA698E">
          <w:rPr>
            <w:rStyle w:val="HTML"/>
            <w:rFonts w:ascii="Consolas" w:hAnsi="Consolas"/>
            <w:sz w:val="23"/>
            <w:szCs w:val="23"/>
            <w:shd w:val="clear" w:color="auto" w:fill="F7F7F8"/>
          </w:rPr>
          <w:t>fromName</w:t>
        </w:r>
        <w:r w:rsidR="00AA698E">
          <w:rPr>
            <w:rFonts w:ascii="Arial" w:hAnsi="Arial" w:cs="Arial"/>
            <w:color w:val="34302D"/>
            <w:shd w:val="clear" w:color="auto" w:fill="FFFFFF"/>
          </w:rPr>
          <w:t>的</w:t>
        </w:r>
        <w:r w:rsidR="00AA698E">
          <w:rPr>
            <w:rFonts w:ascii="Arial" w:hAnsi="Arial" w:cs="Arial"/>
            <w:color w:val="34302D"/>
            <w:shd w:val="clear" w:color="auto" w:fill="FFFFFF"/>
          </w:rPr>
          <w:t>bean</w:t>
        </w:r>
        <w:r w:rsidR="00AA698E">
          <w:rPr>
            <w:rFonts w:ascii="Arial" w:hAnsi="Arial" w:cs="Arial"/>
            <w:color w:val="34302D"/>
            <w:shd w:val="clear" w:color="auto" w:fill="FFFFFF"/>
          </w:rPr>
          <w:t>（在同一容器中）</w:t>
        </w:r>
        <w:r w:rsidR="00AA698E">
          <w:rPr>
            <w:rFonts w:ascii="Arial" w:hAnsi="Arial" w:cs="Arial" w:hint="eastAsia"/>
            <w:color w:val="34302D"/>
            <w:shd w:val="clear" w:color="auto" w:fill="FFFFFF"/>
          </w:rPr>
          <w:t>，</w:t>
        </w:r>
      </w:ins>
      <w:del w:id="974" w:author="zhang alex" w:date="2019-07-28T17:37:00Z">
        <w:r w:rsidDel="00AA698E">
          <w:rPr>
            <w:rStyle w:val="HTML"/>
            <w:rFonts w:ascii="Consolas" w:hAnsi="Consolas"/>
            <w:sz w:val="23"/>
            <w:szCs w:val="23"/>
            <w:shd w:val="clear" w:color="auto" w:fill="F7F7F8"/>
          </w:rPr>
          <w:delText>fromName</w:delText>
        </w:r>
      </w:del>
      <w:r>
        <w:rPr>
          <w:rFonts w:ascii="Arial" w:hAnsi="Arial" w:cs="Arial"/>
          <w:color w:val="34302D"/>
          <w:shd w:val="clear" w:color="auto" w:fill="FFFFFF"/>
        </w:rPr>
        <w:t>在使用</w:t>
      </w:r>
      <w:del w:id="975" w:author="zhang alex" w:date="2019-07-28T17:38:00Z">
        <w:r w:rsidDel="00AA698E">
          <w:rPr>
            <w:rFonts w:ascii="Arial" w:hAnsi="Arial" w:cs="Arial"/>
            <w:color w:val="34302D"/>
            <w:shd w:val="clear" w:color="auto" w:fill="FFFFFF"/>
          </w:rPr>
          <w:delText>此</w:delText>
        </w:r>
      </w:del>
      <w:r>
        <w:rPr>
          <w:rFonts w:ascii="Arial" w:hAnsi="Arial" w:cs="Arial"/>
          <w:color w:val="34302D"/>
          <w:shd w:val="clear" w:color="auto" w:fill="FFFFFF"/>
        </w:rPr>
        <w:t>别名定义之后，</w:t>
      </w:r>
      <w:del w:id="976" w:author="zhang alex" w:date="2019-07-28T17:36:00Z">
        <w:r w:rsidDel="00AA698E">
          <w:rPr>
            <w:rFonts w:ascii="Arial" w:hAnsi="Arial" w:cs="Arial"/>
            <w:color w:val="34302D"/>
            <w:shd w:val="clear" w:color="auto" w:fill="FFFFFF"/>
          </w:rPr>
          <w:delText>命名的</w:delText>
        </w:r>
        <w:r w:rsidDel="00AA698E">
          <w:rPr>
            <w:rFonts w:ascii="Arial" w:hAnsi="Arial" w:cs="Arial"/>
            <w:color w:val="34302D"/>
            <w:shd w:val="clear" w:color="auto" w:fill="FFFFFF"/>
          </w:rPr>
          <w:delText>bean</w:delText>
        </w:r>
        <w:r w:rsidDel="00AA698E">
          <w:rPr>
            <w:rFonts w:ascii="Arial" w:hAnsi="Arial" w:cs="Arial"/>
            <w:color w:val="34302D"/>
            <w:shd w:val="clear" w:color="auto" w:fill="FFFFFF"/>
          </w:rPr>
          <w:delText>（在同一容器中）</w:delText>
        </w:r>
      </w:del>
      <w:r>
        <w:rPr>
          <w:rFonts w:ascii="Arial" w:hAnsi="Arial" w:cs="Arial"/>
          <w:color w:val="34302D"/>
          <w:shd w:val="clear" w:color="auto" w:fill="FFFFFF"/>
        </w:rPr>
        <w:t>也可以称为</w:t>
      </w:r>
      <w:r>
        <w:rPr>
          <w:rStyle w:val="HTML"/>
          <w:rFonts w:ascii="Consolas" w:hAnsi="Consolas"/>
          <w:sz w:val="23"/>
          <w:szCs w:val="23"/>
          <w:shd w:val="clear" w:color="auto" w:fill="F7F7F8"/>
        </w:rPr>
        <w:t>toName</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For example, the configuration metadata for subsystem A may refer to a DataSource by the name of </w:t>
      </w:r>
      <w:r w:rsidRPr="00BA0D5D">
        <w:rPr>
          <w:rFonts w:ascii="Consolas" w:eastAsia="宋体" w:hAnsi="Consolas" w:cs="宋体"/>
          <w:color w:val="34302D"/>
          <w:kern w:val="0"/>
          <w:sz w:val="23"/>
          <w:szCs w:val="23"/>
          <w:shd w:val="clear" w:color="auto" w:fill="F7F7F8"/>
        </w:rPr>
        <w:t>subsystemA-dataSource</w:t>
      </w:r>
      <w:r w:rsidRPr="00BA0D5D">
        <w:rPr>
          <w:rFonts w:ascii="inherit" w:eastAsia="宋体" w:hAnsi="inherit" w:cs="Arial"/>
          <w:color w:val="34302D"/>
          <w:kern w:val="0"/>
          <w:sz w:val="24"/>
          <w:szCs w:val="24"/>
        </w:rPr>
        <w:t>. The configuration metadata for subsystem B may refer to a DataSource by the name of </w:t>
      </w:r>
      <w:r w:rsidRPr="00BA0D5D">
        <w:rPr>
          <w:rFonts w:ascii="Consolas" w:eastAsia="宋体" w:hAnsi="Consolas" w:cs="宋体"/>
          <w:color w:val="34302D"/>
          <w:kern w:val="0"/>
          <w:sz w:val="23"/>
          <w:szCs w:val="23"/>
          <w:shd w:val="clear" w:color="auto" w:fill="F7F7F8"/>
        </w:rPr>
        <w:t>subsystemB-dataSource</w:t>
      </w:r>
      <w:r w:rsidRPr="00BA0D5D">
        <w:rPr>
          <w:rFonts w:ascii="inherit" w:eastAsia="宋体" w:hAnsi="inherit" w:cs="Arial"/>
          <w:color w:val="34302D"/>
          <w:kern w:val="0"/>
          <w:sz w:val="24"/>
          <w:szCs w:val="24"/>
        </w:rPr>
        <w:t>. When composing the main application that uses both these subsystems, the main application refers to the DataSource by the name of </w:t>
      </w:r>
      <w:r w:rsidRPr="00BA0D5D">
        <w:rPr>
          <w:rFonts w:ascii="Consolas" w:eastAsia="宋体" w:hAnsi="Consolas" w:cs="宋体"/>
          <w:color w:val="34302D"/>
          <w:kern w:val="0"/>
          <w:sz w:val="23"/>
          <w:szCs w:val="23"/>
          <w:shd w:val="clear" w:color="auto" w:fill="F7F7F8"/>
        </w:rPr>
        <w:t>myApp-dataSource</w:t>
      </w:r>
      <w:r w:rsidRPr="00BA0D5D">
        <w:rPr>
          <w:rFonts w:ascii="inherit" w:eastAsia="宋体" w:hAnsi="inherit" w:cs="Arial"/>
          <w:color w:val="34302D"/>
          <w:kern w:val="0"/>
          <w:sz w:val="24"/>
          <w:szCs w:val="24"/>
        </w:rPr>
        <w:t>. To have all three names refer to the same object, you can add the following alias definitions to the configuration metadata:</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例如，子系统</w:t>
      </w:r>
      <w:r>
        <w:rPr>
          <w:rFonts w:ascii="Arial" w:hAnsi="Arial" w:cs="Arial"/>
          <w:color w:val="34302D"/>
          <w:shd w:val="clear" w:color="auto" w:fill="FFFFFF"/>
        </w:rPr>
        <w:t>A</w:t>
      </w:r>
      <w:r>
        <w:rPr>
          <w:rFonts w:ascii="Arial" w:hAnsi="Arial" w:cs="Arial"/>
          <w:color w:val="34302D"/>
          <w:shd w:val="clear" w:color="auto" w:fill="FFFFFF"/>
        </w:rPr>
        <w:t>的配置元数据可以通过名称引用</w:t>
      </w:r>
      <w:r>
        <w:rPr>
          <w:rFonts w:ascii="Arial" w:hAnsi="Arial" w:cs="Arial"/>
          <w:color w:val="34302D"/>
          <w:shd w:val="clear" w:color="auto" w:fill="FFFFFF"/>
        </w:rPr>
        <w:t>DataSource </w:t>
      </w:r>
      <w:r>
        <w:rPr>
          <w:rStyle w:val="HTML"/>
          <w:rFonts w:ascii="Consolas" w:hAnsi="Consolas"/>
          <w:sz w:val="23"/>
          <w:szCs w:val="23"/>
          <w:shd w:val="clear" w:color="auto" w:fill="F7F7F8"/>
        </w:rPr>
        <w:t>subsystemA-dataSource</w:t>
      </w:r>
      <w:r>
        <w:rPr>
          <w:rFonts w:ascii="Arial" w:hAnsi="Arial" w:cs="Arial"/>
          <w:color w:val="34302D"/>
          <w:shd w:val="clear" w:color="auto" w:fill="FFFFFF"/>
        </w:rPr>
        <w:t>。子系统</w:t>
      </w:r>
      <w:r>
        <w:rPr>
          <w:rFonts w:ascii="Arial" w:hAnsi="Arial" w:cs="Arial"/>
          <w:color w:val="34302D"/>
          <w:shd w:val="clear" w:color="auto" w:fill="FFFFFF"/>
        </w:rPr>
        <w:t>B</w:t>
      </w:r>
      <w:r>
        <w:rPr>
          <w:rFonts w:ascii="Arial" w:hAnsi="Arial" w:cs="Arial"/>
          <w:color w:val="34302D"/>
          <w:shd w:val="clear" w:color="auto" w:fill="FFFFFF"/>
        </w:rPr>
        <w:t>的配置元数据可以通过名称引用</w:t>
      </w:r>
      <w:r>
        <w:rPr>
          <w:rFonts w:ascii="Arial" w:hAnsi="Arial" w:cs="Arial"/>
          <w:color w:val="34302D"/>
          <w:shd w:val="clear" w:color="auto" w:fill="FFFFFF"/>
        </w:rPr>
        <w:t>DataSource </w:t>
      </w:r>
      <w:r>
        <w:rPr>
          <w:rStyle w:val="HTML"/>
          <w:rFonts w:ascii="Consolas" w:hAnsi="Consolas"/>
          <w:sz w:val="23"/>
          <w:szCs w:val="23"/>
          <w:shd w:val="clear" w:color="auto" w:fill="F7F7F8"/>
        </w:rPr>
        <w:t>subsystemB-dataSource</w:t>
      </w:r>
      <w:r>
        <w:rPr>
          <w:rFonts w:ascii="Arial" w:hAnsi="Arial" w:cs="Arial"/>
          <w:color w:val="34302D"/>
          <w:shd w:val="clear" w:color="auto" w:fill="FFFFFF"/>
        </w:rPr>
        <w:t>。在编写使用这两个子系统的主应用程序时，主应用程序通过名称引用</w:t>
      </w:r>
      <w:r>
        <w:rPr>
          <w:rFonts w:ascii="Arial" w:hAnsi="Arial" w:cs="Arial"/>
          <w:color w:val="34302D"/>
          <w:shd w:val="clear" w:color="auto" w:fill="FFFFFF"/>
        </w:rPr>
        <w:t>DataSource </w:t>
      </w:r>
      <w:r>
        <w:rPr>
          <w:rStyle w:val="HTML"/>
          <w:rFonts w:ascii="Consolas" w:hAnsi="Consolas"/>
          <w:sz w:val="23"/>
          <w:szCs w:val="23"/>
          <w:shd w:val="clear" w:color="auto" w:fill="F7F7F8"/>
        </w:rPr>
        <w:t>myApp-dataSource</w:t>
      </w:r>
      <w:r>
        <w:rPr>
          <w:rFonts w:ascii="Arial" w:hAnsi="Arial" w:cs="Arial"/>
          <w:color w:val="34302D"/>
          <w:shd w:val="clear" w:color="auto" w:fill="FFFFFF"/>
        </w:rPr>
        <w:t>。要使所有三个名称引用同一对象，可以将以下别名定义添加到配置元数据中：</w:t>
      </w:r>
    </w:p>
    <w:p w:rsidR="00BA0D5D" w:rsidRPr="00BA2E6F"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77" w:author="zhang alex" w:date="2019-07-28T17:39:00Z">
            <w:rPr>
              <w:rFonts w:ascii="Consolas" w:eastAsia="宋体" w:hAnsi="Consolas" w:cs="宋体"/>
              <w:color w:val="34302D"/>
              <w:kern w:val="0"/>
              <w:sz w:val="24"/>
              <w:szCs w:val="24"/>
            </w:rPr>
          </w:rPrChange>
        </w:rPr>
      </w:pPr>
      <w:r w:rsidRPr="00BA2E6F">
        <w:rPr>
          <w:rFonts w:ascii="Consolas" w:eastAsia="宋体" w:hAnsi="Consolas" w:cs="宋体"/>
          <w:color w:val="008080"/>
          <w:kern w:val="0"/>
          <w:sz w:val="18"/>
          <w:szCs w:val="18"/>
          <w:rPrChange w:id="978" w:author="zhang alex" w:date="2019-07-28T17:39:00Z">
            <w:rPr>
              <w:rFonts w:ascii="Consolas" w:eastAsia="宋体" w:hAnsi="Consolas" w:cs="宋体"/>
              <w:color w:val="008080"/>
              <w:kern w:val="0"/>
              <w:sz w:val="24"/>
              <w:szCs w:val="24"/>
            </w:rPr>
          </w:rPrChange>
        </w:rPr>
        <w:t>&lt;alias</w:t>
      </w:r>
      <w:r w:rsidRPr="00BA2E6F">
        <w:rPr>
          <w:rFonts w:ascii="Consolas" w:eastAsia="宋体" w:hAnsi="Consolas" w:cs="宋体"/>
          <w:color w:val="34302D"/>
          <w:kern w:val="0"/>
          <w:sz w:val="18"/>
          <w:szCs w:val="18"/>
          <w:rPrChange w:id="979" w:author="zhang alex" w:date="2019-07-28T17:39:00Z">
            <w:rPr>
              <w:rFonts w:ascii="Consolas" w:eastAsia="宋体" w:hAnsi="Consolas" w:cs="宋体"/>
              <w:color w:val="34302D"/>
              <w:kern w:val="0"/>
              <w:sz w:val="24"/>
              <w:szCs w:val="24"/>
            </w:rPr>
          </w:rPrChange>
        </w:rPr>
        <w:t xml:space="preserve"> </w:t>
      </w:r>
      <w:r w:rsidRPr="00BA2E6F">
        <w:rPr>
          <w:rFonts w:ascii="Consolas" w:eastAsia="宋体" w:hAnsi="Consolas" w:cs="宋体"/>
          <w:color w:val="000080"/>
          <w:kern w:val="0"/>
          <w:sz w:val="18"/>
          <w:szCs w:val="18"/>
          <w:rPrChange w:id="980" w:author="zhang alex" w:date="2019-07-28T17:39:00Z">
            <w:rPr>
              <w:rFonts w:ascii="Consolas" w:eastAsia="宋体" w:hAnsi="Consolas" w:cs="宋体"/>
              <w:color w:val="000080"/>
              <w:kern w:val="0"/>
              <w:sz w:val="24"/>
              <w:szCs w:val="24"/>
            </w:rPr>
          </w:rPrChange>
        </w:rPr>
        <w:t>name</w:t>
      </w:r>
      <w:r w:rsidRPr="00BA2E6F">
        <w:rPr>
          <w:rFonts w:ascii="Consolas" w:eastAsia="宋体" w:hAnsi="Consolas" w:cs="宋体"/>
          <w:color w:val="34302D"/>
          <w:kern w:val="0"/>
          <w:sz w:val="18"/>
          <w:szCs w:val="18"/>
          <w:rPrChange w:id="981" w:author="zhang alex" w:date="2019-07-28T17:39:00Z">
            <w:rPr>
              <w:rFonts w:ascii="Consolas" w:eastAsia="宋体" w:hAnsi="Consolas" w:cs="宋体"/>
              <w:color w:val="34302D"/>
              <w:kern w:val="0"/>
              <w:sz w:val="24"/>
              <w:szCs w:val="24"/>
            </w:rPr>
          </w:rPrChange>
        </w:rPr>
        <w:t>=</w:t>
      </w:r>
      <w:r w:rsidRPr="00BA2E6F">
        <w:rPr>
          <w:rFonts w:ascii="Consolas" w:eastAsia="宋体" w:hAnsi="Consolas" w:cs="宋体"/>
          <w:color w:val="DD1144"/>
          <w:kern w:val="0"/>
          <w:sz w:val="18"/>
          <w:szCs w:val="18"/>
          <w:rPrChange w:id="982" w:author="zhang alex" w:date="2019-07-28T17:39:00Z">
            <w:rPr>
              <w:rFonts w:ascii="Consolas" w:eastAsia="宋体" w:hAnsi="Consolas" w:cs="宋体"/>
              <w:color w:val="DD1144"/>
              <w:kern w:val="0"/>
              <w:sz w:val="24"/>
              <w:szCs w:val="24"/>
            </w:rPr>
          </w:rPrChange>
        </w:rPr>
        <w:t>"myApp-dataSource"</w:t>
      </w:r>
      <w:r w:rsidRPr="00BA2E6F">
        <w:rPr>
          <w:rFonts w:ascii="Consolas" w:eastAsia="宋体" w:hAnsi="Consolas" w:cs="宋体"/>
          <w:color w:val="34302D"/>
          <w:kern w:val="0"/>
          <w:sz w:val="18"/>
          <w:szCs w:val="18"/>
          <w:rPrChange w:id="983" w:author="zhang alex" w:date="2019-07-28T17:39:00Z">
            <w:rPr>
              <w:rFonts w:ascii="Consolas" w:eastAsia="宋体" w:hAnsi="Consolas" w:cs="宋体"/>
              <w:color w:val="34302D"/>
              <w:kern w:val="0"/>
              <w:sz w:val="24"/>
              <w:szCs w:val="24"/>
            </w:rPr>
          </w:rPrChange>
        </w:rPr>
        <w:t xml:space="preserve"> </w:t>
      </w:r>
      <w:r w:rsidRPr="00BA2E6F">
        <w:rPr>
          <w:rFonts w:ascii="Consolas" w:eastAsia="宋体" w:hAnsi="Consolas" w:cs="宋体"/>
          <w:color w:val="000080"/>
          <w:kern w:val="0"/>
          <w:sz w:val="18"/>
          <w:szCs w:val="18"/>
          <w:rPrChange w:id="984" w:author="zhang alex" w:date="2019-07-28T17:39:00Z">
            <w:rPr>
              <w:rFonts w:ascii="Consolas" w:eastAsia="宋体" w:hAnsi="Consolas" w:cs="宋体"/>
              <w:color w:val="000080"/>
              <w:kern w:val="0"/>
              <w:sz w:val="24"/>
              <w:szCs w:val="24"/>
            </w:rPr>
          </w:rPrChange>
        </w:rPr>
        <w:t>alias</w:t>
      </w:r>
      <w:r w:rsidRPr="00BA2E6F">
        <w:rPr>
          <w:rFonts w:ascii="Consolas" w:eastAsia="宋体" w:hAnsi="Consolas" w:cs="宋体"/>
          <w:color w:val="34302D"/>
          <w:kern w:val="0"/>
          <w:sz w:val="18"/>
          <w:szCs w:val="18"/>
          <w:rPrChange w:id="985" w:author="zhang alex" w:date="2019-07-28T17:39:00Z">
            <w:rPr>
              <w:rFonts w:ascii="Consolas" w:eastAsia="宋体" w:hAnsi="Consolas" w:cs="宋体"/>
              <w:color w:val="34302D"/>
              <w:kern w:val="0"/>
              <w:sz w:val="24"/>
              <w:szCs w:val="24"/>
            </w:rPr>
          </w:rPrChange>
        </w:rPr>
        <w:t>=</w:t>
      </w:r>
      <w:r w:rsidRPr="00BA2E6F">
        <w:rPr>
          <w:rFonts w:ascii="Consolas" w:eastAsia="宋体" w:hAnsi="Consolas" w:cs="宋体"/>
          <w:color w:val="DD1144"/>
          <w:kern w:val="0"/>
          <w:sz w:val="18"/>
          <w:szCs w:val="18"/>
          <w:rPrChange w:id="986" w:author="zhang alex" w:date="2019-07-28T17:39:00Z">
            <w:rPr>
              <w:rFonts w:ascii="Consolas" w:eastAsia="宋体" w:hAnsi="Consolas" w:cs="宋体"/>
              <w:color w:val="DD1144"/>
              <w:kern w:val="0"/>
              <w:sz w:val="24"/>
              <w:szCs w:val="24"/>
            </w:rPr>
          </w:rPrChange>
        </w:rPr>
        <w:t>"subsystemA-dataSource"</w:t>
      </w:r>
      <w:r w:rsidRPr="00BA2E6F">
        <w:rPr>
          <w:rFonts w:ascii="Consolas" w:eastAsia="宋体" w:hAnsi="Consolas" w:cs="宋体"/>
          <w:color w:val="008080"/>
          <w:kern w:val="0"/>
          <w:sz w:val="18"/>
          <w:szCs w:val="18"/>
          <w:rPrChange w:id="987" w:author="zhang alex" w:date="2019-07-28T17:39:00Z">
            <w:rPr>
              <w:rFonts w:ascii="Consolas" w:eastAsia="宋体" w:hAnsi="Consolas" w:cs="宋体"/>
              <w:color w:val="008080"/>
              <w:kern w:val="0"/>
              <w:sz w:val="24"/>
              <w:szCs w:val="24"/>
            </w:rPr>
          </w:rPrChange>
        </w:rPr>
        <w:t>/&gt;</w:t>
      </w:r>
    </w:p>
    <w:p w:rsidR="00BA0D5D" w:rsidRPr="00BA2E6F"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88" w:author="zhang alex" w:date="2019-07-28T17:39:00Z">
            <w:rPr>
              <w:rFonts w:ascii="Consolas" w:eastAsia="宋体" w:hAnsi="Consolas" w:cs="宋体"/>
              <w:color w:val="34302D"/>
              <w:kern w:val="0"/>
              <w:sz w:val="24"/>
              <w:szCs w:val="24"/>
            </w:rPr>
          </w:rPrChange>
        </w:rPr>
      </w:pPr>
      <w:r w:rsidRPr="00BA2E6F">
        <w:rPr>
          <w:rFonts w:ascii="Consolas" w:eastAsia="宋体" w:hAnsi="Consolas" w:cs="宋体"/>
          <w:color w:val="008080"/>
          <w:kern w:val="0"/>
          <w:sz w:val="18"/>
          <w:szCs w:val="18"/>
          <w:rPrChange w:id="989" w:author="zhang alex" w:date="2019-07-28T17:39:00Z">
            <w:rPr>
              <w:rFonts w:ascii="Consolas" w:eastAsia="宋体" w:hAnsi="Consolas" w:cs="宋体"/>
              <w:color w:val="008080"/>
              <w:kern w:val="0"/>
              <w:sz w:val="24"/>
              <w:szCs w:val="24"/>
            </w:rPr>
          </w:rPrChange>
        </w:rPr>
        <w:t>&lt;alias</w:t>
      </w:r>
      <w:r w:rsidRPr="00BA2E6F">
        <w:rPr>
          <w:rFonts w:ascii="Consolas" w:eastAsia="宋体" w:hAnsi="Consolas" w:cs="宋体"/>
          <w:color w:val="34302D"/>
          <w:kern w:val="0"/>
          <w:sz w:val="18"/>
          <w:szCs w:val="18"/>
          <w:rPrChange w:id="990" w:author="zhang alex" w:date="2019-07-28T17:39:00Z">
            <w:rPr>
              <w:rFonts w:ascii="Consolas" w:eastAsia="宋体" w:hAnsi="Consolas" w:cs="宋体"/>
              <w:color w:val="34302D"/>
              <w:kern w:val="0"/>
              <w:sz w:val="24"/>
              <w:szCs w:val="24"/>
            </w:rPr>
          </w:rPrChange>
        </w:rPr>
        <w:t xml:space="preserve"> </w:t>
      </w:r>
      <w:r w:rsidRPr="00BA2E6F">
        <w:rPr>
          <w:rFonts w:ascii="Consolas" w:eastAsia="宋体" w:hAnsi="Consolas" w:cs="宋体"/>
          <w:color w:val="000080"/>
          <w:kern w:val="0"/>
          <w:sz w:val="18"/>
          <w:szCs w:val="18"/>
          <w:rPrChange w:id="991" w:author="zhang alex" w:date="2019-07-28T17:39:00Z">
            <w:rPr>
              <w:rFonts w:ascii="Consolas" w:eastAsia="宋体" w:hAnsi="Consolas" w:cs="宋体"/>
              <w:color w:val="000080"/>
              <w:kern w:val="0"/>
              <w:sz w:val="24"/>
              <w:szCs w:val="24"/>
            </w:rPr>
          </w:rPrChange>
        </w:rPr>
        <w:t>name</w:t>
      </w:r>
      <w:r w:rsidRPr="00BA2E6F">
        <w:rPr>
          <w:rFonts w:ascii="Consolas" w:eastAsia="宋体" w:hAnsi="Consolas" w:cs="宋体"/>
          <w:color w:val="34302D"/>
          <w:kern w:val="0"/>
          <w:sz w:val="18"/>
          <w:szCs w:val="18"/>
          <w:rPrChange w:id="992" w:author="zhang alex" w:date="2019-07-28T17:39:00Z">
            <w:rPr>
              <w:rFonts w:ascii="Consolas" w:eastAsia="宋体" w:hAnsi="Consolas" w:cs="宋体"/>
              <w:color w:val="34302D"/>
              <w:kern w:val="0"/>
              <w:sz w:val="24"/>
              <w:szCs w:val="24"/>
            </w:rPr>
          </w:rPrChange>
        </w:rPr>
        <w:t>=</w:t>
      </w:r>
      <w:r w:rsidRPr="00BA2E6F">
        <w:rPr>
          <w:rFonts w:ascii="Consolas" w:eastAsia="宋体" w:hAnsi="Consolas" w:cs="宋体"/>
          <w:color w:val="DD1144"/>
          <w:kern w:val="0"/>
          <w:sz w:val="18"/>
          <w:szCs w:val="18"/>
          <w:rPrChange w:id="993" w:author="zhang alex" w:date="2019-07-28T17:39:00Z">
            <w:rPr>
              <w:rFonts w:ascii="Consolas" w:eastAsia="宋体" w:hAnsi="Consolas" w:cs="宋体"/>
              <w:color w:val="DD1144"/>
              <w:kern w:val="0"/>
              <w:sz w:val="24"/>
              <w:szCs w:val="24"/>
            </w:rPr>
          </w:rPrChange>
        </w:rPr>
        <w:t>"myApp-dataSource"</w:t>
      </w:r>
      <w:r w:rsidRPr="00BA2E6F">
        <w:rPr>
          <w:rFonts w:ascii="Consolas" w:eastAsia="宋体" w:hAnsi="Consolas" w:cs="宋体"/>
          <w:color w:val="34302D"/>
          <w:kern w:val="0"/>
          <w:sz w:val="18"/>
          <w:szCs w:val="18"/>
          <w:rPrChange w:id="994" w:author="zhang alex" w:date="2019-07-28T17:39:00Z">
            <w:rPr>
              <w:rFonts w:ascii="Consolas" w:eastAsia="宋体" w:hAnsi="Consolas" w:cs="宋体"/>
              <w:color w:val="34302D"/>
              <w:kern w:val="0"/>
              <w:sz w:val="24"/>
              <w:szCs w:val="24"/>
            </w:rPr>
          </w:rPrChange>
        </w:rPr>
        <w:t xml:space="preserve"> </w:t>
      </w:r>
      <w:r w:rsidRPr="00BA2E6F">
        <w:rPr>
          <w:rFonts w:ascii="Consolas" w:eastAsia="宋体" w:hAnsi="Consolas" w:cs="宋体"/>
          <w:color w:val="000080"/>
          <w:kern w:val="0"/>
          <w:sz w:val="18"/>
          <w:szCs w:val="18"/>
          <w:rPrChange w:id="995" w:author="zhang alex" w:date="2019-07-28T17:39:00Z">
            <w:rPr>
              <w:rFonts w:ascii="Consolas" w:eastAsia="宋体" w:hAnsi="Consolas" w:cs="宋体"/>
              <w:color w:val="000080"/>
              <w:kern w:val="0"/>
              <w:sz w:val="24"/>
              <w:szCs w:val="24"/>
            </w:rPr>
          </w:rPrChange>
        </w:rPr>
        <w:t>alias</w:t>
      </w:r>
      <w:r w:rsidRPr="00BA2E6F">
        <w:rPr>
          <w:rFonts w:ascii="Consolas" w:eastAsia="宋体" w:hAnsi="Consolas" w:cs="宋体"/>
          <w:color w:val="34302D"/>
          <w:kern w:val="0"/>
          <w:sz w:val="18"/>
          <w:szCs w:val="18"/>
          <w:rPrChange w:id="996" w:author="zhang alex" w:date="2019-07-28T17:39:00Z">
            <w:rPr>
              <w:rFonts w:ascii="Consolas" w:eastAsia="宋体" w:hAnsi="Consolas" w:cs="宋体"/>
              <w:color w:val="34302D"/>
              <w:kern w:val="0"/>
              <w:sz w:val="24"/>
              <w:szCs w:val="24"/>
            </w:rPr>
          </w:rPrChange>
        </w:rPr>
        <w:t>=</w:t>
      </w:r>
      <w:r w:rsidRPr="00BA2E6F">
        <w:rPr>
          <w:rFonts w:ascii="Consolas" w:eastAsia="宋体" w:hAnsi="Consolas" w:cs="宋体"/>
          <w:color w:val="DD1144"/>
          <w:kern w:val="0"/>
          <w:sz w:val="18"/>
          <w:szCs w:val="18"/>
          <w:rPrChange w:id="997" w:author="zhang alex" w:date="2019-07-28T17:39:00Z">
            <w:rPr>
              <w:rFonts w:ascii="Consolas" w:eastAsia="宋体" w:hAnsi="Consolas" w:cs="宋体"/>
              <w:color w:val="DD1144"/>
              <w:kern w:val="0"/>
              <w:sz w:val="24"/>
              <w:szCs w:val="24"/>
            </w:rPr>
          </w:rPrChange>
        </w:rPr>
        <w:t>"subsystemB-dataSource"</w:t>
      </w:r>
      <w:r w:rsidRPr="00BA2E6F">
        <w:rPr>
          <w:rFonts w:ascii="Consolas" w:eastAsia="宋体" w:hAnsi="Consolas" w:cs="宋体"/>
          <w:color w:val="008080"/>
          <w:kern w:val="0"/>
          <w:sz w:val="18"/>
          <w:szCs w:val="18"/>
          <w:rPrChange w:id="998" w:author="zhang alex" w:date="2019-07-28T17:39: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each component and the main application can refer to the dataSource through a name that is unique and guaranteed not to clash with any other definition (effectively creating a namespace), yet they refer to the same bean.</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现在，每个组件和主应用程序都可以通过一个唯一的名称引用</w:t>
      </w:r>
      <w:r>
        <w:rPr>
          <w:rFonts w:ascii="Arial" w:hAnsi="Arial" w:cs="Arial"/>
          <w:color w:val="34302D"/>
          <w:shd w:val="clear" w:color="auto" w:fill="FFFFFF"/>
        </w:rPr>
        <w:t>dataSource</w:t>
      </w:r>
      <w:r>
        <w:rPr>
          <w:rFonts w:ascii="Arial" w:hAnsi="Arial" w:cs="Arial"/>
          <w:color w:val="34302D"/>
          <w:shd w:val="clear" w:color="auto" w:fill="FFFFFF"/>
        </w:rPr>
        <w:t>，并保证不与任何其他定义冲突（有效地创建命名空间），但它们引用相同的</w:t>
      </w:r>
      <w:r>
        <w:rPr>
          <w:rFonts w:ascii="Arial" w:hAnsi="Arial" w:cs="Arial"/>
          <w:color w:val="34302D"/>
          <w:shd w:val="clear" w:color="auto" w:fill="FFFFFF"/>
        </w:rPr>
        <w:t>bean</w:t>
      </w:r>
      <w:r>
        <w:rPr>
          <w:rFonts w:ascii="Arial" w:hAnsi="Arial" w:cs="Arial"/>
          <w:color w:val="34302D"/>
          <w:shd w:val="clear" w:color="auto" w:fill="FFFFFF"/>
        </w:rPr>
        <w:t>。</w:t>
      </w:r>
    </w:p>
    <w:p w:rsidR="00BA0D5D" w:rsidRP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Java-configuration</w:t>
      </w:r>
    </w:p>
    <w:p w:rsid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Javaconfiguration,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can be used to provide aliases. See </w:t>
      </w:r>
      <w:hyperlink r:id="rId52" w:anchor="beans-java-bean-annotation" w:history="1">
        <w:r w:rsidRPr="00BA0D5D">
          <w:rPr>
            <w:rFonts w:ascii="inherit" w:eastAsia="宋体" w:hAnsi="inherit" w:cs="Arial"/>
            <w:color w:val="548E2E"/>
            <w:kern w:val="0"/>
            <w:sz w:val="24"/>
            <w:szCs w:val="24"/>
            <w:u w:val="single"/>
          </w:rPr>
          <w:t>Using the </w:t>
        </w:r>
        <w:r w:rsidRPr="00BA0D5D">
          <w:rPr>
            <w:rFonts w:ascii="Consolas" w:eastAsia="宋体" w:hAnsi="Consolas" w:cs="宋体"/>
            <w:color w:val="548E2E"/>
            <w:kern w:val="0"/>
            <w:sz w:val="23"/>
            <w:szCs w:val="23"/>
            <w:u w:val="single"/>
            <w:shd w:val="clear" w:color="auto" w:fill="F7F7F8"/>
          </w:rPr>
          <w:t>@Bean</w:t>
        </w:r>
        <w:r w:rsidRPr="00BA0D5D">
          <w:rPr>
            <w:rFonts w:ascii="inherit" w:eastAsia="宋体" w:hAnsi="inherit" w:cs="Arial"/>
            <w:color w:val="548E2E"/>
            <w:kern w:val="0"/>
            <w:sz w:val="24"/>
            <w:szCs w:val="24"/>
            <w:u w:val="single"/>
          </w:rPr>
          <w:t> Annotation</w:t>
        </w:r>
      </w:hyperlink>
      <w:r w:rsidRPr="00BA0D5D">
        <w:rPr>
          <w:rFonts w:ascii="inherit" w:eastAsia="宋体" w:hAnsi="inherit" w:cs="Arial"/>
          <w:color w:val="34302D"/>
          <w:kern w:val="0"/>
          <w:sz w:val="24"/>
          <w:szCs w:val="24"/>
        </w:rPr>
        <w:t> for details.</w:t>
      </w:r>
    </w:p>
    <w:p w:rsidR="00847F99" w:rsidRPr="00847F99" w:rsidRDefault="00847F99" w:rsidP="00847F99">
      <w:pPr>
        <w:widowControl/>
        <w:shd w:val="clear" w:color="auto" w:fill="F1F1F1"/>
        <w:jc w:val="center"/>
        <w:rPr>
          <w:rFonts w:ascii="Arial" w:eastAsia="宋体" w:hAnsi="Arial" w:cs="Arial"/>
          <w:color w:val="0B0A0A"/>
          <w:kern w:val="0"/>
          <w:sz w:val="41"/>
          <w:szCs w:val="41"/>
        </w:rPr>
      </w:pPr>
      <w:r w:rsidRPr="00847F99">
        <w:rPr>
          <w:rFonts w:ascii="Arial" w:eastAsia="宋体" w:hAnsi="Arial" w:cs="Arial"/>
          <w:color w:val="0B0A0A"/>
          <w:kern w:val="0"/>
          <w:sz w:val="41"/>
          <w:szCs w:val="41"/>
        </w:rPr>
        <w:t>Java</w:t>
      </w:r>
      <w:r w:rsidRPr="00847F99">
        <w:rPr>
          <w:rFonts w:ascii="Arial" w:eastAsia="宋体" w:hAnsi="Arial" w:cs="Arial"/>
          <w:color w:val="0B0A0A"/>
          <w:kern w:val="0"/>
          <w:sz w:val="41"/>
          <w:szCs w:val="41"/>
        </w:rPr>
        <w:t>的配置</w:t>
      </w:r>
    </w:p>
    <w:p w:rsidR="00847F99" w:rsidRPr="00847F99" w:rsidRDefault="00847F99" w:rsidP="00847F99">
      <w:pPr>
        <w:widowControl/>
        <w:shd w:val="clear" w:color="auto" w:fill="F1F1F1"/>
        <w:jc w:val="left"/>
        <w:rPr>
          <w:rFonts w:ascii="inherit" w:eastAsia="宋体" w:hAnsi="inherit" w:cs="Arial" w:hint="eastAsia"/>
          <w:color w:val="34302D"/>
          <w:kern w:val="0"/>
          <w:sz w:val="24"/>
          <w:szCs w:val="24"/>
        </w:rPr>
      </w:pPr>
      <w:r w:rsidRPr="00847F99">
        <w:rPr>
          <w:rFonts w:ascii="inherit" w:eastAsia="宋体" w:hAnsi="inherit" w:cs="Arial"/>
          <w:color w:val="34302D"/>
          <w:kern w:val="0"/>
          <w:sz w:val="24"/>
          <w:szCs w:val="24"/>
        </w:rPr>
        <w:t>如果使用</w:t>
      </w:r>
      <w:r w:rsidRPr="00847F99">
        <w:rPr>
          <w:rFonts w:ascii="inherit" w:eastAsia="宋体" w:hAnsi="inherit" w:cs="Arial"/>
          <w:color w:val="34302D"/>
          <w:kern w:val="0"/>
          <w:sz w:val="24"/>
          <w:szCs w:val="24"/>
        </w:rPr>
        <w:t>Javaconfiguration</w:t>
      </w:r>
      <w:r w:rsidRPr="00847F99">
        <w:rPr>
          <w:rFonts w:ascii="inherit" w:eastAsia="宋体" w:hAnsi="inherit" w:cs="Arial"/>
          <w:color w:val="34302D"/>
          <w:kern w:val="0"/>
          <w:sz w:val="24"/>
          <w:szCs w:val="24"/>
        </w:rPr>
        <w:t>，</w:t>
      </w:r>
      <w:del w:id="999" w:author="zhang alex" w:date="2019-07-28T17:40:00Z">
        <w:r w:rsidRPr="00847F99" w:rsidDel="00BA2E6F">
          <w:rPr>
            <w:rFonts w:ascii="inherit" w:eastAsia="宋体" w:hAnsi="inherit" w:cs="Arial"/>
            <w:color w:val="34302D"/>
            <w:kern w:val="0"/>
            <w:sz w:val="24"/>
            <w:szCs w:val="24"/>
          </w:rPr>
          <w:delText>则</w:delText>
        </w:r>
      </w:del>
      <w:r w:rsidRPr="00847F99">
        <w:rPr>
          <w:rFonts w:ascii="Consolas" w:eastAsia="宋体" w:hAnsi="Consolas" w:cs="宋体"/>
          <w:color w:val="34302D"/>
          <w:kern w:val="0"/>
          <w:sz w:val="23"/>
          <w:szCs w:val="23"/>
          <w:shd w:val="clear" w:color="auto" w:fill="F7F7F8"/>
        </w:rPr>
        <w:t>@Bean</w:t>
      </w:r>
      <w:r w:rsidRPr="00847F99">
        <w:rPr>
          <w:rFonts w:ascii="inherit" w:eastAsia="宋体" w:hAnsi="inherit" w:cs="Arial"/>
          <w:color w:val="34302D"/>
          <w:kern w:val="0"/>
          <w:sz w:val="24"/>
          <w:szCs w:val="24"/>
        </w:rPr>
        <w:t>可以使用注释来提供别名。有关详细信息，请参阅</w:t>
      </w:r>
      <w:hyperlink r:id="rId53" w:anchor="beans-java-bean-annotation" w:history="1">
        <w:r w:rsidRPr="00847F99">
          <w:rPr>
            <w:rFonts w:ascii="inherit" w:eastAsia="宋体" w:hAnsi="inherit" w:cs="Arial"/>
            <w:color w:val="548E2E"/>
            <w:kern w:val="0"/>
            <w:sz w:val="24"/>
            <w:szCs w:val="24"/>
            <w:u w:val="single"/>
          </w:rPr>
          <w:t>使用</w:t>
        </w:r>
        <w:r w:rsidRPr="00847F99">
          <w:rPr>
            <w:rFonts w:ascii="Consolas" w:eastAsia="宋体" w:hAnsi="Consolas" w:cs="宋体"/>
            <w:color w:val="548E2E"/>
            <w:kern w:val="0"/>
            <w:sz w:val="23"/>
            <w:szCs w:val="23"/>
            <w:u w:val="single"/>
            <w:shd w:val="clear" w:color="auto" w:fill="F7F7F8"/>
          </w:rPr>
          <w:t>@Bean</w:t>
        </w:r>
        <w:r w:rsidRPr="00847F99">
          <w:rPr>
            <w:rFonts w:ascii="inherit" w:eastAsia="宋体" w:hAnsi="inherit" w:cs="Arial"/>
            <w:color w:val="548E2E"/>
            <w:kern w:val="0"/>
            <w:sz w:val="24"/>
            <w:szCs w:val="24"/>
            <w:u w:val="single"/>
          </w:rPr>
          <w:t>注释</w:t>
        </w:r>
      </w:hyperlink>
      <w:r w:rsidRPr="00847F99">
        <w:rPr>
          <w:rFonts w:ascii="inherit" w:eastAsia="宋体" w:hAnsi="inherit" w:cs="Arial"/>
          <w:color w:val="34302D"/>
          <w:kern w:val="0"/>
          <w:sz w:val="24"/>
          <w:szCs w:val="24"/>
        </w:rPr>
        <w:t>。</w:t>
      </w:r>
    </w:p>
    <w:p w:rsidR="00847F99" w:rsidRPr="00847F99" w:rsidRDefault="00847F99" w:rsidP="00BA0D5D">
      <w:pPr>
        <w:widowControl/>
        <w:shd w:val="clear" w:color="auto" w:fill="F1F1F1"/>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1.3.2. Instantiating Beans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bean definition is essentially a recipe for creating one or more objects. The container looks at the recipe for a named bean when asked and uses the configuration metadata encapsulated by that bean definition to create (or acquire) an actual object.</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bean</w:t>
      </w:r>
      <w:r>
        <w:rPr>
          <w:rFonts w:ascii="Arial" w:hAnsi="Arial" w:cs="Arial"/>
          <w:color w:val="34302D"/>
          <w:shd w:val="clear" w:color="auto" w:fill="FFFFFF"/>
        </w:rPr>
        <w:t>定义本质上是用于创建一个或多个对象的配方。容器在被询问时查看命名</w:t>
      </w:r>
      <w:r>
        <w:rPr>
          <w:rFonts w:ascii="Arial" w:hAnsi="Arial" w:cs="Arial"/>
          <w:color w:val="34302D"/>
          <w:shd w:val="clear" w:color="auto" w:fill="FFFFFF"/>
        </w:rPr>
        <w:t>bean</w:t>
      </w:r>
      <w:r>
        <w:rPr>
          <w:rFonts w:ascii="Arial" w:hAnsi="Arial" w:cs="Arial"/>
          <w:color w:val="34302D"/>
          <w:shd w:val="clear" w:color="auto" w:fill="FFFFFF"/>
        </w:rPr>
        <w:t>的配方，并使用由该</w:t>
      </w:r>
      <w:r>
        <w:rPr>
          <w:rFonts w:ascii="Arial" w:hAnsi="Arial" w:cs="Arial"/>
          <w:color w:val="34302D"/>
          <w:shd w:val="clear" w:color="auto" w:fill="FFFFFF"/>
        </w:rPr>
        <w:t>bean</w:t>
      </w:r>
      <w:r>
        <w:rPr>
          <w:rFonts w:ascii="Arial" w:hAnsi="Arial" w:cs="Arial"/>
          <w:color w:val="34302D"/>
          <w:shd w:val="clear" w:color="auto" w:fill="FFFFFF"/>
        </w:rPr>
        <w:t>定义封装的配置元数据来创建（或获取）实际对象。</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XML-based configuration metadata, you specify the type (or class) of object that is to be instantiated in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attribute of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This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attribute (which, internally, is a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property on a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instance) is usually mandatory. (For exceptions, see </w:t>
      </w:r>
      <w:hyperlink r:id="rId54" w:anchor="beans-factory-class-instance-factory-method" w:history="1">
        <w:r w:rsidRPr="00BA0D5D">
          <w:rPr>
            <w:rFonts w:ascii="inherit" w:eastAsia="宋体" w:hAnsi="inherit" w:cs="Arial"/>
            <w:color w:val="548E2E"/>
            <w:kern w:val="0"/>
            <w:sz w:val="24"/>
            <w:szCs w:val="24"/>
            <w:u w:val="single"/>
          </w:rPr>
          <w:t>Instantiation by Using an Instance Factory Method</w:t>
        </w:r>
      </w:hyperlink>
      <w:r w:rsidRPr="00BA0D5D">
        <w:rPr>
          <w:rFonts w:ascii="inherit" w:eastAsia="宋体" w:hAnsi="inherit" w:cs="Arial"/>
          <w:color w:val="34302D"/>
          <w:kern w:val="0"/>
          <w:sz w:val="24"/>
          <w:szCs w:val="24"/>
        </w:rPr>
        <w:t> and </w:t>
      </w:r>
      <w:hyperlink r:id="rId55" w:anchor="beans-child-bean-definitions" w:history="1">
        <w:r w:rsidRPr="00BA0D5D">
          <w:rPr>
            <w:rFonts w:ascii="inherit" w:eastAsia="宋体" w:hAnsi="inherit" w:cs="Arial"/>
            <w:color w:val="548E2E"/>
            <w:kern w:val="0"/>
            <w:sz w:val="24"/>
            <w:szCs w:val="24"/>
            <w:u w:val="single"/>
          </w:rPr>
          <w:t>Bean Definition Inheritance</w:t>
        </w:r>
      </w:hyperlink>
      <w:r w:rsidRPr="00BA0D5D">
        <w:rPr>
          <w:rFonts w:ascii="inherit" w:eastAsia="宋体" w:hAnsi="inherit" w:cs="Arial"/>
          <w:color w:val="34302D"/>
          <w:kern w:val="0"/>
          <w:sz w:val="24"/>
          <w:szCs w:val="24"/>
        </w:rPr>
        <w:t>.) You can use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property in one of two ways:</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如果使用基于</w:t>
      </w:r>
      <w:r>
        <w:rPr>
          <w:rFonts w:ascii="Arial" w:hAnsi="Arial" w:cs="Arial"/>
          <w:color w:val="34302D"/>
          <w:shd w:val="clear" w:color="auto" w:fill="FFFFFF"/>
        </w:rPr>
        <w:t>XML</w:t>
      </w:r>
      <w:r>
        <w:rPr>
          <w:rFonts w:ascii="Arial" w:hAnsi="Arial" w:cs="Arial"/>
          <w:color w:val="34302D"/>
          <w:shd w:val="clear" w:color="auto" w:fill="FFFFFF"/>
        </w:rPr>
        <w:t>的配置元数据，则</w:t>
      </w:r>
      <w:del w:id="1000" w:author="zhang alex" w:date="2019-07-28T17:50:00Z">
        <w:r w:rsidDel="00725894">
          <w:rPr>
            <w:rFonts w:ascii="Arial" w:hAnsi="Arial" w:cs="Arial"/>
            <w:color w:val="34302D"/>
            <w:shd w:val="clear" w:color="auto" w:fill="FFFFFF"/>
          </w:rPr>
          <w:delText>指定</w:delText>
        </w:r>
      </w:del>
      <w:r>
        <w:rPr>
          <w:rFonts w:ascii="Arial" w:hAnsi="Arial" w:cs="Arial"/>
          <w:color w:val="34302D"/>
          <w:shd w:val="clear" w:color="auto" w:fill="FFFFFF"/>
        </w:rPr>
        <w:t>要在</w:t>
      </w:r>
      <w:ins w:id="1001" w:author="zhang alex" w:date="2019-07-28T17:51:00Z">
        <w:r w:rsidR="00725894">
          <w:rPr>
            <w:rStyle w:val="HTML"/>
            <w:rFonts w:ascii="Consolas" w:hAnsi="Consolas"/>
            <w:sz w:val="23"/>
            <w:szCs w:val="23"/>
            <w:shd w:val="clear" w:color="auto" w:fill="F7F7F8"/>
          </w:rPr>
          <w:t>&lt;bean/&gt;</w:t>
        </w:r>
      </w:ins>
      <w:r>
        <w:rPr>
          <w:rFonts w:ascii="Arial" w:hAnsi="Arial" w:cs="Arial"/>
          <w:color w:val="34302D"/>
          <w:shd w:val="clear" w:color="auto" w:fill="FFFFFF"/>
        </w:rPr>
        <w:t>元素的</w:t>
      </w:r>
      <w:r>
        <w:rPr>
          <w:rStyle w:val="HTML"/>
          <w:rFonts w:ascii="Consolas" w:hAnsi="Consolas"/>
          <w:sz w:val="23"/>
          <w:szCs w:val="23"/>
          <w:shd w:val="clear" w:color="auto" w:fill="F7F7F8"/>
        </w:rPr>
        <w:t>class</w:t>
      </w:r>
      <w:r>
        <w:rPr>
          <w:rFonts w:ascii="Arial" w:hAnsi="Arial" w:cs="Arial"/>
          <w:color w:val="34302D"/>
          <w:shd w:val="clear" w:color="auto" w:fill="FFFFFF"/>
        </w:rPr>
        <w:t>属性中</w:t>
      </w:r>
      <w:ins w:id="1002" w:author="zhang alex" w:date="2019-07-28T17:50:00Z">
        <w:r w:rsidR="00725894">
          <w:rPr>
            <w:rFonts w:ascii="Arial" w:hAnsi="Arial" w:cs="Arial"/>
            <w:color w:val="34302D"/>
            <w:shd w:val="clear" w:color="auto" w:fill="FFFFFF"/>
          </w:rPr>
          <w:t>指定</w:t>
        </w:r>
      </w:ins>
      <w:r>
        <w:rPr>
          <w:rFonts w:ascii="Arial" w:hAnsi="Arial" w:cs="Arial"/>
          <w:color w:val="34302D"/>
          <w:shd w:val="clear" w:color="auto" w:fill="FFFFFF"/>
        </w:rPr>
        <w:t>实例化的对象的类型（或类）</w:t>
      </w:r>
      <w:del w:id="1003" w:author="zhang alex" w:date="2019-07-28T17:51:00Z">
        <w:r w:rsidDel="00725894">
          <w:rPr>
            <w:rStyle w:val="HTML"/>
            <w:rFonts w:ascii="Consolas" w:hAnsi="Consolas"/>
            <w:sz w:val="23"/>
            <w:szCs w:val="23"/>
            <w:shd w:val="clear" w:color="auto" w:fill="F7F7F8"/>
          </w:rPr>
          <w:delText>&lt;bean/&gt;</w:delText>
        </w:r>
      </w:del>
      <w:r>
        <w:rPr>
          <w:rFonts w:ascii="Arial" w:hAnsi="Arial" w:cs="Arial"/>
          <w:color w:val="34302D"/>
          <w:shd w:val="clear" w:color="auto" w:fill="FFFFFF"/>
        </w:rPr>
        <w:t>。</w:t>
      </w:r>
      <w:del w:id="1004" w:author="zhang alex" w:date="2019-07-28T17:51:00Z">
        <w:r w:rsidDel="00600CC9">
          <w:rPr>
            <w:rFonts w:ascii="Arial" w:hAnsi="Arial" w:cs="Arial"/>
            <w:color w:val="34302D"/>
            <w:shd w:val="clear" w:color="auto" w:fill="FFFFFF"/>
          </w:rPr>
          <w:delText>此</w:delText>
        </w:r>
      </w:del>
      <w:r>
        <w:rPr>
          <w:rFonts w:ascii="Arial" w:hAnsi="Arial" w:cs="Arial"/>
          <w:color w:val="34302D"/>
          <w:shd w:val="clear" w:color="auto" w:fill="FFFFFF"/>
        </w:rPr>
        <w:t> </w:t>
      </w:r>
      <w:r>
        <w:rPr>
          <w:rStyle w:val="HTML"/>
          <w:rFonts w:ascii="Consolas" w:hAnsi="Consolas"/>
          <w:sz w:val="23"/>
          <w:szCs w:val="23"/>
          <w:shd w:val="clear" w:color="auto" w:fill="F7F7F8"/>
        </w:rPr>
        <w:t>class</w:t>
      </w:r>
      <w:r>
        <w:rPr>
          <w:rFonts w:ascii="Arial" w:hAnsi="Arial" w:cs="Arial"/>
          <w:color w:val="34302D"/>
          <w:shd w:val="clear" w:color="auto" w:fill="FFFFFF"/>
        </w:rPr>
        <w:t>属性（在内部，是</w:t>
      </w:r>
      <w:del w:id="1005" w:author="zhang alex" w:date="2019-07-28T17:52:00Z">
        <w:r w:rsidDel="00600CC9">
          <w:rPr>
            <w:rFonts w:ascii="Arial" w:hAnsi="Arial" w:cs="Arial"/>
            <w:color w:val="34302D"/>
            <w:shd w:val="clear" w:color="auto" w:fill="FFFFFF"/>
          </w:rPr>
          <w:delText>实例</w:delText>
        </w:r>
        <w:r w:rsidDel="00600CC9">
          <w:rPr>
            <w:rStyle w:val="HTML"/>
            <w:rFonts w:ascii="Consolas" w:hAnsi="Consolas"/>
            <w:sz w:val="23"/>
            <w:szCs w:val="23"/>
            <w:shd w:val="clear" w:color="auto" w:fill="F7F7F8"/>
          </w:rPr>
          <w:delText>Class</w:delText>
        </w:r>
        <w:r w:rsidDel="00600CC9">
          <w:rPr>
            <w:rFonts w:ascii="Arial" w:hAnsi="Arial" w:cs="Arial"/>
            <w:color w:val="34302D"/>
            <w:shd w:val="clear" w:color="auto" w:fill="FFFFFF"/>
          </w:rPr>
          <w:delText>上的属性</w:delText>
        </w:r>
      </w:del>
      <w:r>
        <w:rPr>
          <w:rStyle w:val="HTML"/>
          <w:rFonts w:ascii="Consolas" w:hAnsi="Consolas"/>
          <w:sz w:val="23"/>
          <w:szCs w:val="23"/>
          <w:shd w:val="clear" w:color="auto" w:fill="F7F7F8"/>
        </w:rPr>
        <w:t>BeanDefinition</w:t>
      </w:r>
      <w:ins w:id="1006" w:author="zhang alex" w:date="2019-07-28T17:52:00Z">
        <w:r w:rsidR="00600CC9" w:rsidRPr="00600CC9">
          <w:rPr>
            <w:rStyle w:val="HTML"/>
            <w:rFonts w:ascii="Consolas" w:hAnsi="Consolas" w:hint="eastAsia"/>
            <w:sz w:val="21"/>
            <w:szCs w:val="21"/>
            <w:shd w:val="clear" w:color="auto" w:fill="F7F7F8"/>
            <w:rPrChange w:id="1007" w:author="zhang alex" w:date="2019-07-28T17:52:00Z">
              <w:rPr>
                <w:rStyle w:val="HTML"/>
                <w:rFonts w:ascii="Consolas" w:hAnsi="Consolas" w:hint="eastAsia"/>
                <w:sz w:val="23"/>
                <w:szCs w:val="23"/>
                <w:shd w:val="clear" w:color="auto" w:fill="F7F7F8"/>
              </w:rPr>
            </w:rPrChange>
          </w:rPr>
          <w:t>实例的</w:t>
        </w:r>
        <w:r w:rsidR="00600CC9">
          <w:rPr>
            <w:rStyle w:val="HTML"/>
            <w:rFonts w:ascii="Consolas" w:hAnsi="Consolas"/>
            <w:sz w:val="23"/>
            <w:szCs w:val="23"/>
            <w:shd w:val="clear" w:color="auto" w:fill="F7F7F8"/>
          </w:rPr>
          <w:t>Class</w:t>
        </w:r>
        <w:r w:rsidR="00600CC9">
          <w:rPr>
            <w:rFonts w:ascii="Arial" w:hAnsi="Arial" w:cs="Arial"/>
            <w:color w:val="34302D"/>
            <w:shd w:val="clear" w:color="auto" w:fill="FFFFFF"/>
          </w:rPr>
          <w:t>属性</w:t>
        </w:r>
      </w:ins>
      <w:r>
        <w:rPr>
          <w:rFonts w:ascii="Arial" w:hAnsi="Arial" w:cs="Arial"/>
          <w:color w:val="34302D"/>
          <w:shd w:val="clear" w:color="auto" w:fill="FFFFFF"/>
        </w:rPr>
        <w:t>）通常是必需的。（有关例外，请参阅</w:t>
      </w:r>
      <w:r>
        <w:rPr>
          <w:rFonts w:ascii="Arial" w:hAnsi="Arial" w:cs="Arial"/>
          <w:color w:val="34302D"/>
          <w:shd w:val="clear" w:color="auto" w:fill="FFFFFF"/>
        </w:rPr>
        <w:t> </w:t>
      </w:r>
      <w:hyperlink r:id="rId56" w:anchor="beans-factory-class-instance-factory-method" w:history="1">
        <w:r>
          <w:rPr>
            <w:rStyle w:val="a4"/>
            <w:rFonts w:ascii="Arial" w:hAnsi="Arial" w:cs="Arial"/>
            <w:color w:val="548E2E"/>
            <w:shd w:val="clear" w:color="auto" w:fill="FFFFFF"/>
          </w:rPr>
          <w:t>使用实例工厂方法</w:t>
        </w:r>
      </w:hyperlink>
      <w:r>
        <w:rPr>
          <w:rFonts w:ascii="Arial" w:hAnsi="Arial" w:cs="Arial"/>
          <w:color w:val="34302D"/>
          <w:shd w:val="clear" w:color="auto" w:fill="FFFFFF"/>
        </w:rPr>
        <w:t>和</w:t>
      </w:r>
      <w:hyperlink r:id="rId57" w:anchor="beans-child-bean-definitions" w:history="1">
        <w:r>
          <w:rPr>
            <w:rStyle w:val="a4"/>
            <w:rFonts w:ascii="Arial" w:hAnsi="Arial" w:cs="Arial"/>
            <w:color w:val="548E2E"/>
            <w:shd w:val="clear" w:color="auto" w:fill="FFFFFF"/>
          </w:rPr>
          <w:t>Bean</w:t>
        </w:r>
        <w:r>
          <w:rPr>
            <w:rStyle w:val="a4"/>
            <w:rFonts w:ascii="Arial" w:hAnsi="Arial" w:cs="Arial"/>
            <w:color w:val="548E2E"/>
            <w:shd w:val="clear" w:color="auto" w:fill="FFFFFF"/>
          </w:rPr>
          <w:t>定义继承</w:t>
        </w:r>
      </w:hyperlink>
      <w:hyperlink r:id="rId58" w:anchor="beans-factory-class-instance-factory-method" w:history="1">
        <w:r>
          <w:rPr>
            <w:rStyle w:val="a4"/>
            <w:rFonts w:ascii="Arial" w:hAnsi="Arial" w:cs="Arial"/>
            <w:color w:val="548E2E"/>
            <w:shd w:val="clear" w:color="auto" w:fill="FFFFFF"/>
          </w:rPr>
          <w:t>进行实例化</w:t>
        </w:r>
      </w:hyperlink>
      <w:r>
        <w:rPr>
          <w:rFonts w:ascii="Arial" w:hAnsi="Arial" w:cs="Arial"/>
          <w:color w:val="34302D"/>
          <w:shd w:val="clear" w:color="auto" w:fill="FFFFFF"/>
        </w:rPr>
        <w:t>。）您可以通过以下</w:t>
      </w:r>
      <w:del w:id="1008" w:author="zhang alex" w:date="2019-07-28T17:54:00Z">
        <w:r w:rsidDel="00600CC9">
          <w:rPr>
            <w:rStyle w:val="HTML"/>
            <w:rFonts w:ascii="Consolas" w:hAnsi="Consolas"/>
            <w:sz w:val="23"/>
            <w:szCs w:val="23"/>
            <w:shd w:val="clear" w:color="auto" w:fill="F7F7F8"/>
          </w:rPr>
          <w:delText>Class</w:delText>
        </w:r>
      </w:del>
      <w:r>
        <w:rPr>
          <w:rFonts w:ascii="Arial" w:hAnsi="Arial" w:cs="Arial"/>
          <w:color w:val="34302D"/>
          <w:shd w:val="clear" w:color="auto" w:fill="FFFFFF"/>
        </w:rPr>
        <w:t>两种方式之一使用</w:t>
      </w:r>
      <w:ins w:id="1009" w:author="zhang alex" w:date="2019-07-28T17:54:00Z">
        <w:r w:rsidR="00600CC9">
          <w:rPr>
            <w:rStyle w:val="HTML"/>
            <w:rFonts w:ascii="Consolas" w:hAnsi="Consolas"/>
            <w:sz w:val="23"/>
            <w:szCs w:val="23"/>
            <w:shd w:val="clear" w:color="auto" w:fill="F7F7F8"/>
          </w:rPr>
          <w:t>Class</w:t>
        </w:r>
      </w:ins>
      <w:del w:id="1010" w:author="zhang alex" w:date="2019-07-28T17:54:00Z">
        <w:r w:rsidDel="00600CC9">
          <w:rPr>
            <w:rFonts w:ascii="Arial" w:hAnsi="Arial" w:cs="Arial"/>
            <w:color w:val="34302D"/>
            <w:shd w:val="clear" w:color="auto" w:fill="FFFFFF"/>
          </w:rPr>
          <w:delText>该</w:delText>
        </w:r>
      </w:del>
      <w:r>
        <w:rPr>
          <w:rFonts w:ascii="Arial" w:hAnsi="Arial" w:cs="Arial"/>
          <w:color w:val="34302D"/>
          <w:shd w:val="clear" w:color="auto" w:fill="FFFFFF"/>
        </w:rPr>
        <w:t>属性：</w:t>
      </w:r>
    </w:p>
    <w:p w:rsidR="00BA0D5D" w:rsidRDefault="00BA0D5D" w:rsidP="00BA0D5D">
      <w:pPr>
        <w:widowControl/>
        <w:numPr>
          <w:ilvl w:val="0"/>
          <w:numId w:val="4"/>
        </w:numPr>
        <w:shd w:val="clear" w:color="auto" w:fill="FFFFFF"/>
        <w:spacing w:after="150"/>
        <w:ind w:left="360"/>
        <w:jc w:val="left"/>
        <w:rPr>
          <w:ins w:id="1011" w:author="zhang alex" w:date="2019-07-28T17:54: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Typically, to specify the bean class to be constructed in the case where the container itself directly creates the bean by calling its constructor reflectively, somewhat equivalent to Java code with the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operator.</w:t>
      </w:r>
    </w:p>
    <w:p w:rsidR="00946F44" w:rsidRPr="00847F99" w:rsidRDefault="00946F44">
      <w:pPr>
        <w:widowControl/>
        <w:numPr>
          <w:ilvl w:val="0"/>
          <w:numId w:val="4"/>
        </w:numPr>
        <w:shd w:val="clear" w:color="auto" w:fill="FFFFFF"/>
        <w:tabs>
          <w:tab w:val="clear" w:pos="720"/>
        </w:tabs>
        <w:spacing w:after="150"/>
        <w:ind w:left="426" w:hanging="426"/>
        <w:jc w:val="left"/>
        <w:rPr>
          <w:ins w:id="1012" w:author="zhang alex" w:date="2019-07-28T17:54:00Z"/>
          <w:rFonts w:ascii="inherit" w:eastAsia="宋体" w:hAnsi="inherit" w:cs="Arial" w:hint="eastAsia"/>
          <w:color w:val="34302D"/>
          <w:kern w:val="0"/>
          <w:sz w:val="24"/>
          <w:szCs w:val="24"/>
        </w:rPr>
        <w:pPrChange w:id="1013" w:author="zhang alex" w:date="2019-07-28T17:55:00Z">
          <w:pPr>
            <w:widowControl/>
            <w:numPr>
              <w:numId w:val="4"/>
            </w:numPr>
            <w:shd w:val="clear" w:color="auto" w:fill="FFFFFF"/>
            <w:tabs>
              <w:tab w:val="num" w:pos="720"/>
            </w:tabs>
            <w:spacing w:after="150"/>
            <w:ind w:left="720" w:hanging="360"/>
            <w:jc w:val="left"/>
          </w:pPr>
        </w:pPrChange>
      </w:pPr>
      <w:ins w:id="1014" w:author="zhang alex" w:date="2019-07-28T17:54:00Z">
        <w:r w:rsidRPr="00847F99">
          <w:rPr>
            <w:rFonts w:ascii="inherit" w:eastAsia="宋体" w:hAnsi="inherit" w:cs="Arial"/>
            <w:color w:val="34302D"/>
            <w:kern w:val="0"/>
            <w:sz w:val="24"/>
            <w:szCs w:val="24"/>
          </w:rPr>
          <w:t>通常，在容器本身通过反向调用其构造函数直接创建</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的情况下指定要构造的</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类，稍微等同于使用</w:t>
        </w:r>
        <w:r w:rsidRPr="00847F99">
          <w:rPr>
            <w:rFonts w:ascii="Consolas" w:eastAsia="宋体" w:hAnsi="Consolas" w:cs="宋体"/>
            <w:color w:val="34302D"/>
            <w:kern w:val="0"/>
            <w:sz w:val="23"/>
            <w:szCs w:val="23"/>
            <w:shd w:val="clear" w:color="auto" w:fill="F7F7F8"/>
          </w:rPr>
          <w:t>new</w:t>
        </w:r>
        <w:r w:rsidRPr="00847F99">
          <w:rPr>
            <w:rFonts w:ascii="inherit" w:eastAsia="宋体" w:hAnsi="inherit" w:cs="Arial"/>
            <w:color w:val="34302D"/>
            <w:kern w:val="0"/>
            <w:sz w:val="24"/>
            <w:szCs w:val="24"/>
          </w:rPr>
          <w:t>运算符的</w:t>
        </w:r>
        <w:r w:rsidRPr="00847F99">
          <w:rPr>
            <w:rFonts w:ascii="inherit" w:eastAsia="宋体" w:hAnsi="inherit" w:cs="Arial"/>
            <w:color w:val="34302D"/>
            <w:kern w:val="0"/>
            <w:sz w:val="24"/>
            <w:szCs w:val="24"/>
          </w:rPr>
          <w:t>Java</w:t>
        </w:r>
        <w:r w:rsidRPr="00847F99">
          <w:rPr>
            <w:rFonts w:ascii="inherit" w:eastAsia="宋体" w:hAnsi="inherit" w:cs="Arial"/>
            <w:color w:val="34302D"/>
            <w:kern w:val="0"/>
            <w:sz w:val="24"/>
            <w:szCs w:val="24"/>
          </w:rPr>
          <w:t>代码。</w:t>
        </w:r>
      </w:ins>
    </w:p>
    <w:p w:rsidR="00946F44" w:rsidRPr="00BA0D5D" w:rsidDel="00946F44" w:rsidRDefault="00946F44" w:rsidP="00BA0D5D">
      <w:pPr>
        <w:widowControl/>
        <w:numPr>
          <w:ilvl w:val="0"/>
          <w:numId w:val="4"/>
        </w:numPr>
        <w:shd w:val="clear" w:color="auto" w:fill="FFFFFF"/>
        <w:spacing w:after="150"/>
        <w:ind w:left="360"/>
        <w:jc w:val="left"/>
        <w:rPr>
          <w:del w:id="1015" w:author="zhang alex" w:date="2019-07-28T17:54:00Z"/>
          <w:rFonts w:ascii="inherit" w:eastAsia="宋体" w:hAnsi="inherit" w:cs="Arial" w:hint="eastAsia"/>
          <w:color w:val="34302D"/>
          <w:kern w:val="0"/>
          <w:sz w:val="24"/>
          <w:szCs w:val="24"/>
        </w:rPr>
      </w:pPr>
    </w:p>
    <w:p w:rsidR="00BA0D5D" w:rsidRDefault="00BA0D5D" w:rsidP="00BA0D5D">
      <w:pPr>
        <w:widowControl/>
        <w:numPr>
          <w:ilvl w:val="0"/>
          <w:numId w:val="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specify the actual class containing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that is invoked to create the object, in the less common case where the container invokes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on a class to create the bean. The object type returned from the invocation of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may be the same class or another class entirely.</w:t>
      </w:r>
    </w:p>
    <w:p w:rsidR="00847F99" w:rsidRPr="00847F99" w:rsidDel="00946F44" w:rsidRDefault="00847F99">
      <w:pPr>
        <w:widowControl/>
        <w:numPr>
          <w:ilvl w:val="0"/>
          <w:numId w:val="4"/>
        </w:numPr>
        <w:shd w:val="clear" w:color="auto" w:fill="FFFFFF"/>
        <w:tabs>
          <w:tab w:val="clear" w:pos="720"/>
        </w:tabs>
        <w:spacing w:after="150"/>
        <w:ind w:left="426" w:hanging="426"/>
        <w:jc w:val="left"/>
        <w:rPr>
          <w:del w:id="1016" w:author="zhang alex" w:date="2019-07-28T17:54:00Z"/>
          <w:rFonts w:ascii="inherit" w:eastAsia="宋体" w:hAnsi="inherit" w:cs="Arial" w:hint="eastAsia"/>
          <w:color w:val="34302D"/>
          <w:kern w:val="0"/>
          <w:sz w:val="24"/>
          <w:szCs w:val="24"/>
        </w:rPr>
        <w:pPrChange w:id="1017" w:author="zhang alex" w:date="2019-07-28T17:55:00Z">
          <w:pPr>
            <w:widowControl/>
            <w:numPr>
              <w:numId w:val="4"/>
            </w:numPr>
            <w:shd w:val="clear" w:color="auto" w:fill="FFFFFF"/>
            <w:tabs>
              <w:tab w:val="num" w:pos="720"/>
            </w:tabs>
            <w:spacing w:after="150"/>
            <w:ind w:left="720" w:hanging="360"/>
            <w:jc w:val="left"/>
          </w:pPr>
        </w:pPrChange>
      </w:pPr>
      <w:del w:id="1018" w:author="zhang alex" w:date="2019-07-28T17:54:00Z">
        <w:r w:rsidRPr="00847F99" w:rsidDel="00946F44">
          <w:rPr>
            <w:rFonts w:ascii="inherit" w:eastAsia="宋体" w:hAnsi="inherit" w:cs="Arial"/>
            <w:color w:val="34302D"/>
            <w:kern w:val="0"/>
            <w:sz w:val="24"/>
            <w:szCs w:val="24"/>
          </w:rPr>
          <w:delText>通常，在容器本身通过反向调用其构造函数直接创建</w:delText>
        </w:r>
        <w:r w:rsidRPr="00847F99" w:rsidDel="00946F44">
          <w:rPr>
            <w:rFonts w:ascii="inherit" w:eastAsia="宋体" w:hAnsi="inherit" w:cs="Arial"/>
            <w:color w:val="34302D"/>
            <w:kern w:val="0"/>
            <w:sz w:val="24"/>
            <w:szCs w:val="24"/>
          </w:rPr>
          <w:delText>bean</w:delText>
        </w:r>
        <w:r w:rsidRPr="00847F99" w:rsidDel="00946F44">
          <w:rPr>
            <w:rFonts w:ascii="inherit" w:eastAsia="宋体" w:hAnsi="inherit" w:cs="Arial"/>
            <w:color w:val="34302D"/>
            <w:kern w:val="0"/>
            <w:sz w:val="24"/>
            <w:szCs w:val="24"/>
          </w:rPr>
          <w:delText>的情况下指定要构造的</w:delText>
        </w:r>
        <w:r w:rsidRPr="00847F99" w:rsidDel="00946F44">
          <w:rPr>
            <w:rFonts w:ascii="inherit" w:eastAsia="宋体" w:hAnsi="inherit" w:cs="Arial"/>
            <w:color w:val="34302D"/>
            <w:kern w:val="0"/>
            <w:sz w:val="24"/>
            <w:szCs w:val="24"/>
          </w:rPr>
          <w:delText>bean</w:delText>
        </w:r>
        <w:r w:rsidRPr="00847F99" w:rsidDel="00946F44">
          <w:rPr>
            <w:rFonts w:ascii="inherit" w:eastAsia="宋体" w:hAnsi="inherit" w:cs="Arial"/>
            <w:color w:val="34302D"/>
            <w:kern w:val="0"/>
            <w:sz w:val="24"/>
            <w:szCs w:val="24"/>
          </w:rPr>
          <w:delText>类，稍微等同于使用</w:delText>
        </w:r>
        <w:r w:rsidRPr="00946F44" w:rsidDel="00946F44">
          <w:rPr>
            <w:rFonts w:ascii="inherit" w:eastAsia="宋体" w:hAnsi="inherit" w:cs="Arial"/>
            <w:color w:val="34302D"/>
            <w:kern w:val="0"/>
            <w:sz w:val="24"/>
            <w:szCs w:val="24"/>
            <w:rPrChange w:id="1019" w:author="zhang alex" w:date="2019-07-28T17:55:00Z">
              <w:rPr>
                <w:rFonts w:ascii="Consolas" w:eastAsia="宋体" w:hAnsi="Consolas" w:cs="宋体"/>
                <w:color w:val="34302D"/>
                <w:kern w:val="0"/>
                <w:sz w:val="23"/>
                <w:szCs w:val="23"/>
                <w:shd w:val="clear" w:color="auto" w:fill="F7F7F8"/>
              </w:rPr>
            </w:rPrChange>
          </w:rPr>
          <w:delText>new</w:delText>
        </w:r>
        <w:r w:rsidRPr="00847F99" w:rsidDel="00946F44">
          <w:rPr>
            <w:rFonts w:ascii="inherit" w:eastAsia="宋体" w:hAnsi="inherit" w:cs="Arial"/>
            <w:color w:val="34302D"/>
            <w:kern w:val="0"/>
            <w:sz w:val="24"/>
            <w:szCs w:val="24"/>
          </w:rPr>
          <w:delText>运算符的</w:delText>
        </w:r>
        <w:r w:rsidRPr="00847F99" w:rsidDel="00946F44">
          <w:rPr>
            <w:rFonts w:ascii="inherit" w:eastAsia="宋体" w:hAnsi="inherit" w:cs="Arial"/>
            <w:color w:val="34302D"/>
            <w:kern w:val="0"/>
            <w:sz w:val="24"/>
            <w:szCs w:val="24"/>
          </w:rPr>
          <w:delText>Java</w:delText>
        </w:r>
        <w:r w:rsidRPr="00847F99" w:rsidDel="00946F44">
          <w:rPr>
            <w:rFonts w:ascii="inherit" w:eastAsia="宋体" w:hAnsi="inherit" w:cs="Arial"/>
            <w:color w:val="34302D"/>
            <w:kern w:val="0"/>
            <w:sz w:val="24"/>
            <w:szCs w:val="24"/>
          </w:rPr>
          <w:delText>代码。</w:delText>
        </w:r>
      </w:del>
    </w:p>
    <w:p w:rsidR="00847F99" w:rsidRPr="00847F99" w:rsidRDefault="00847F99">
      <w:pPr>
        <w:widowControl/>
        <w:numPr>
          <w:ilvl w:val="0"/>
          <w:numId w:val="4"/>
        </w:numPr>
        <w:shd w:val="clear" w:color="auto" w:fill="FFFFFF"/>
        <w:tabs>
          <w:tab w:val="clear" w:pos="720"/>
        </w:tabs>
        <w:spacing w:after="150"/>
        <w:ind w:left="426" w:hanging="426"/>
        <w:jc w:val="left"/>
        <w:rPr>
          <w:rFonts w:ascii="inherit" w:eastAsia="宋体" w:hAnsi="inherit" w:cs="Arial" w:hint="eastAsia"/>
          <w:color w:val="34302D"/>
          <w:kern w:val="0"/>
          <w:sz w:val="24"/>
          <w:szCs w:val="24"/>
        </w:rPr>
        <w:pPrChange w:id="1020" w:author="zhang alex" w:date="2019-07-28T17:55:00Z">
          <w:pPr>
            <w:widowControl/>
            <w:numPr>
              <w:numId w:val="4"/>
            </w:numPr>
            <w:shd w:val="clear" w:color="auto" w:fill="FFFFFF"/>
            <w:tabs>
              <w:tab w:val="num" w:pos="720"/>
            </w:tabs>
            <w:spacing w:after="150"/>
            <w:ind w:left="720" w:hanging="360"/>
            <w:jc w:val="left"/>
          </w:pPr>
        </w:pPrChange>
      </w:pPr>
      <w:r w:rsidRPr="00847F99">
        <w:rPr>
          <w:rFonts w:ascii="inherit" w:eastAsia="宋体" w:hAnsi="inherit" w:cs="Arial"/>
          <w:color w:val="34302D"/>
          <w:kern w:val="0"/>
          <w:sz w:val="24"/>
          <w:szCs w:val="24"/>
        </w:rPr>
        <w:t>要指定</w:t>
      </w:r>
      <w:del w:id="1021" w:author="zhang alex" w:date="2019-07-28T18:01:00Z">
        <w:r w:rsidRPr="00847F99" w:rsidDel="00822227">
          <w:rPr>
            <w:rFonts w:ascii="inherit" w:eastAsia="宋体" w:hAnsi="inherit" w:cs="Arial"/>
            <w:color w:val="34302D"/>
            <w:kern w:val="0"/>
            <w:sz w:val="24"/>
            <w:szCs w:val="24"/>
          </w:rPr>
          <w:delText>包含</w:delText>
        </w:r>
        <w:r w:rsidRPr="00946F44" w:rsidDel="00822227">
          <w:rPr>
            <w:rFonts w:ascii="inherit" w:eastAsia="宋体" w:hAnsi="inherit" w:cs="Arial"/>
            <w:color w:val="34302D"/>
            <w:kern w:val="0"/>
            <w:sz w:val="24"/>
            <w:szCs w:val="24"/>
            <w:rPrChange w:id="1022" w:author="zhang alex" w:date="2019-07-28T17:55:00Z">
              <w:rPr>
                <w:rFonts w:ascii="Consolas" w:eastAsia="宋体" w:hAnsi="Consolas" w:cs="宋体"/>
                <w:color w:val="34302D"/>
                <w:kern w:val="0"/>
                <w:sz w:val="23"/>
                <w:szCs w:val="23"/>
                <w:shd w:val="clear" w:color="auto" w:fill="F7F7F8"/>
              </w:rPr>
            </w:rPrChange>
          </w:rPr>
          <w:delText>static</w:delText>
        </w:r>
      </w:del>
      <w:r w:rsidRPr="00847F99">
        <w:rPr>
          <w:rFonts w:ascii="inherit" w:eastAsia="宋体" w:hAnsi="inherit" w:cs="Arial"/>
          <w:color w:val="34302D"/>
          <w:kern w:val="0"/>
          <w:sz w:val="24"/>
          <w:szCs w:val="24"/>
        </w:rPr>
        <w:t>为创建对象而调用</w:t>
      </w:r>
      <w:del w:id="1023" w:author="zhang alex" w:date="2019-07-28T18:01:00Z">
        <w:r w:rsidRPr="00847F99" w:rsidDel="00822227">
          <w:rPr>
            <w:rFonts w:ascii="inherit" w:eastAsia="宋体" w:hAnsi="inherit" w:cs="Arial"/>
            <w:color w:val="34302D"/>
            <w:kern w:val="0"/>
            <w:sz w:val="24"/>
            <w:szCs w:val="24"/>
          </w:rPr>
          <w:delText>的</w:delText>
        </w:r>
      </w:del>
      <w:ins w:id="1024" w:author="zhang alex" w:date="2019-07-28T18:01:00Z">
        <w:r w:rsidR="00822227" w:rsidRPr="00847F99">
          <w:rPr>
            <w:rFonts w:ascii="inherit" w:eastAsia="宋体" w:hAnsi="inherit" w:cs="Arial"/>
            <w:color w:val="34302D"/>
            <w:kern w:val="0"/>
            <w:sz w:val="24"/>
            <w:szCs w:val="24"/>
          </w:rPr>
          <w:t>包含</w:t>
        </w:r>
        <w:r w:rsidR="00822227" w:rsidRPr="00D81D40">
          <w:rPr>
            <w:rFonts w:ascii="inherit" w:eastAsia="宋体" w:hAnsi="inherit" w:cs="Arial"/>
            <w:color w:val="34302D"/>
            <w:kern w:val="0"/>
            <w:sz w:val="24"/>
            <w:szCs w:val="24"/>
          </w:rPr>
          <w:t>static</w:t>
        </w:r>
      </w:ins>
      <w:r w:rsidRPr="00847F99">
        <w:rPr>
          <w:rFonts w:ascii="inherit" w:eastAsia="宋体" w:hAnsi="inherit" w:cs="Arial"/>
          <w:color w:val="34302D"/>
          <w:kern w:val="0"/>
          <w:sz w:val="24"/>
          <w:szCs w:val="24"/>
        </w:rPr>
        <w:t>工厂方法的实际类，在不太常见的情况下，容器</w:t>
      </w:r>
      <w:del w:id="1025" w:author="zhang alex" w:date="2019-07-28T18:02:00Z">
        <w:r w:rsidRPr="00946F44" w:rsidDel="00822227">
          <w:rPr>
            <w:rFonts w:ascii="inherit" w:eastAsia="宋体" w:hAnsi="inherit" w:cs="Arial"/>
            <w:color w:val="34302D"/>
            <w:kern w:val="0"/>
            <w:sz w:val="24"/>
            <w:szCs w:val="24"/>
            <w:rPrChange w:id="1026" w:author="zhang alex" w:date="2019-07-28T17:55:00Z">
              <w:rPr>
                <w:rFonts w:ascii="Consolas" w:eastAsia="宋体" w:hAnsi="Consolas" w:cs="宋体"/>
                <w:color w:val="34302D"/>
                <w:kern w:val="0"/>
                <w:sz w:val="23"/>
                <w:szCs w:val="23"/>
                <w:shd w:val="clear" w:color="auto" w:fill="F7F7F8"/>
              </w:rPr>
            </w:rPrChange>
          </w:rPr>
          <w:delText>static</w:delText>
        </w:r>
      </w:del>
      <w:r w:rsidRPr="00847F99">
        <w:rPr>
          <w:rFonts w:ascii="inherit" w:eastAsia="宋体" w:hAnsi="inherit" w:cs="Arial"/>
          <w:color w:val="34302D"/>
          <w:kern w:val="0"/>
          <w:sz w:val="24"/>
          <w:szCs w:val="24"/>
        </w:rPr>
        <w:t>在类上调用</w:t>
      </w:r>
      <w:ins w:id="1027" w:author="zhang alex" w:date="2019-07-28T18:02:00Z">
        <w:r w:rsidR="00822227" w:rsidRPr="00D81D40">
          <w:rPr>
            <w:rFonts w:ascii="inherit" w:eastAsia="宋体" w:hAnsi="inherit" w:cs="Arial"/>
            <w:color w:val="34302D"/>
            <w:kern w:val="0"/>
            <w:sz w:val="24"/>
            <w:szCs w:val="24"/>
          </w:rPr>
          <w:t>static</w:t>
        </w:r>
      </w:ins>
      <w:del w:id="1028" w:author="zhang alex" w:date="2019-07-28T18:02:00Z">
        <w:r w:rsidRPr="00847F99" w:rsidDel="00822227">
          <w:rPr>
            <w:rFonts w:ascii="inherit" w:eastAsia="宋体" w:hAnsi="inherit" w:cs="Arial"/>
            <w:color w:val="34302D"/>
            <w:kern w:val="0"/>
            <w:sz w:val="24"/>
            <w:szCs w:val="24"/>
          </w:rPr>
          <w:delText> </w:delText>
        </w:r>
      </w:del>
      <w:r w:rsidRPr="00847F99">
        <w:rPr>
          <w:rFonts w:ascii="inherit" w:eastAsia="宋体" w:hAnsi="inherit" w:cs="Arial"/>
          <w:color w:val="34302D"/>
          <w:kern w:val="0"/>
          <w:sz w:val="24"/>
          <w:szCs w:val="24"/>
        </w:rPr>
        <w:t>工厂方法来创建</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w:t>
      </w:r>
      <w:del w:id="1029" w:author="zhang alex" w:date="2019-07-28T18:04:00Z">
        <w:r w:rsidRPr="00847F99" w:rsidDel="00822227">
          <w:rPr>
            <w:rFonts w:ascii="inherit" w:eastAsia="宋体" w:hAnsi="inherit" w:cs="Arial"/>
            <w:color w:val="34302D"/>
            <w:kern w:val="0"/>
            <w:sz w:val="24"/>
            <w:szCs w:val="24"/>
          </w:rPr>
          <w:delText>从</w:delText>
        </w:r>
      </w:del>
      <w:r w:rsidRPr="00847F99">
        <w:rPr>
          <w:rFonts w:ascii="inherit" w:eastAsia="宋体" w:hAnsi="inherit" w:cs="Arial"/>
          <w:color w:val="34302D"/>
          <w:kern w:val="0"/>
          <w:sz w:val="24"/>
          <w:szCs w:val="24"/>
        </w:rPr>
        <w:t>调用</w:t>
      </w:r>
      <w:r w:rsidRPr="00946F44">
        <w:rPr>
          <w:rFonts w:ascii="inherit" w:eastAsia="宋体" w:hAnsi="inherit" w:cs="Arial"/>
          <w:color w:val="34302D"/>
          <w:kern w:val="0"/>
          <w:sz w:val="24"/>
          <w:szCs w:val="24"/>
          <w:rPrChange w:id="1030" w:author="zhang alex" w:date="2019-07-28T17:55:00Z">
            <w:rPr>
              <w:rFonts w:ascii="Consolas" w:eastAsia="宋体" w:hAnsi="Consolas" w:cs="宋体"/>
              <w:color w:val="34302D"/>
              <w:kern w:val="0"/>
              <w:sz w:val="23"/>
              <w:szCs w:val="23"/>
              <w:shd w:val="clear" w:color="auto" w:fill="F7F7F8"/>
            </w:rPr>
          </w:rPrChange>
        </w:rPr>
        <w:t>static</w:t>
      </w:r>
      <w:r w:rsidRPr="00847F99">
        <w:rPr>
          <w:rFonts w:ascii="inherit" w:eastAsia="宋体" w:hAnsi="inherit" w:cs="Arial"/>
          <w:color w:val="34302D"/>
          <w:kern w:val="0"/>
          <w:sz w:val="24"/>
          <w:szCs w:val="24"/>
        </w:rPr>
        <w:t>工厂方法返回的对象类型可以</w:t>
      </w:r>
      <w:del w:id="1031" w:author="zhang alex" w:date="2019-07-28T18:04:00Z">
        <w:r w:rsidRPr="00847F99" w:rsidDel="00822227">
          <w:rPr>
            <w:rFonts w:ascii="inherit" w:eastAsia="宋体" w:hAnsi="inherit" w:cs="Arial"/>
            <w:color w:val="34302D"/>
            <w:kern w:val="0"/>
            <w:sz w:val="24"/>
            <w:szCs w:val="24"/>
          </w:rPr>
          <w:delText>完全</w:delText>
        </w:r>
      </w:del>
      <w:r w:rsidRPr="00847F99">
        <w:rPr>
          <w:rFonts w:ascii="inherit" w:eastAsia="宋体" w:hAnsi="inherit" w:cs="Arial"/>
          <w:color w:val="34302D"/>
          <w:kern w:val="0"/>
          <w:sz w:val="24"/>
          <w:szCs w:val="24"/>
        </w:rPr>
        <w:t>是同一个类或</w:t>
      </w:r>
      <w:ins w:id="1032" w:author="zhang alex" w:date="2019-07-28T18:04:00Z">
        <w:r w:rsidR="00822227">
          <w:rPr>
            <w:rFonts w:ascii="inherit" w:eastAsia="宋体" w:hAnsi="inherit" w:cs="Arial" w:hint="eastAsia"/>
            <w:color w:val="34302D"/>
            <w:kern w:val="0"/>
            <w:sz w:val="24"/>
            <w:szCs w:val="24"/>
          </w:rPr>
          <w:t>完全是</w:t>
        </w:r>
      </w:ins>
      <w:r w:rsidRPr="00847F99">
        <w:rPr>
          <w:rFonts w:ascii="inherit" w:eastAsia="宋体" w:hAnsi="inherit" w:cs="Arial"/>
          <w:color w:val="34302D"/>
          <w:kern w:val="0"/>
          <w:sz w:val="24"/>
          <w:szCs w:val="24"/>
        </w:rPr>
        <w:t>另一个类。</w:t>
      </w:r>
    </w:p>
    <w:p w:rsidR="00847F99" w:rsidRPr="00847F99" w:rsidRDefault="00847F99" w:rsidP="00847F99">
      <w:pPr>
        <w:widowControl/>
        <w:shd w:val="clear" w:color="auto" w:fill="FFFFFF"/>
        <w:spacing w:after="150"/>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1F1F1"/>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Inner class names</w:t>
      </w:r>
    </w:p>
    <w:p w:rsidR="00BA0D5D" w:rsidRDefault="00BA0D5D" w:rsidP="00BA0D5D">
      <w:pPr>
        <w:widowControl/>
        <w:shd w:val="clear" w:color="auto" w:fill="F1F1F1"/>
        <w:spacing w:after="300"/>
        <w:jc w:val="left"/>
        <w:rPr>
          <w:ins w:id="1033" w:author="zhang alex" w:date="2019-07-28T18:06: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want to configure a bean definition for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nested class, you have to use the binary name of the nested class.</w:t>
      </w:r>
    </w:p>
    <w:p w:rsidR="0001561C" w:rsidRPr="00847F99" w:rsidRDefault="0001561C" w:rsidP="0001561C">
      <w:pPr>
        <w:widowControl/>
        <w:shd w:val="clear" w:color="auto" w:fill="F1F1F1"/>
        <w:jc w:val="left"/>
        <w:rPr>
          <w:moveTo w:id="1034" w:author="zhang alex" w:date="2019-07-28T18:06:00Z"/>
          <w:rFonts w:ascii="Arial" w:eastAsia="宋体" w:hAnsi="Arial" w:cs="Arial"/>
          <w:i/>
          <w:iCs/>
          <w:color w:val="0B0A0A"/>
          <w:kern w:val="0"/>
          <w:sz w:val="24"/>
          <w:szCs w:val="24"/>
        </w:rPr>
      </w:pPr>
      <w:moveToRangeStart w:id="1035" w:author="zhang alex" w:date="2019-07-28T18:06:00Z" w:name="move15229584"/>
      <w:moveTo w:id="1036" w:author="zhang alex" w:date="2019-07-28T18:06:00Z">
        <w:r w:rsidRPr="00847F99">
          <w:rPr>
            <w:rFonts w:ascii="Arial" w:eastAsia="宋体" w:hAnsi="Arial" w:cs="Arial"/>
            <w:i/>
            <w:iCs/>
            <w:color w:val="0B0A0A"/>
            <w:kern w:val="0"/>
            <w:sz w:val="24"/>
            <w:szCs w:val="24"/>
          </w:rPr>
          <w:t>内部类名</w:t>
        </w:r>
      </w:moveTo>
    </w:p>
    <w:p w:rsidR="0001561C" w:rsidRPr="00BA0D5D" w:rsidRDefault="0001561C" w:rsidP="0001561C">
      <w:pPr>
        <w:widowControl/>
        <w:shd w:val="clear" w:color="auto" w:fill="F1F1F1"/>
        <w:spacing w:after="300"/>
        <w:jc w:val="left"/>
        <w:rPr>
          <w:rFonts w:ascii="inherit" w:eastAsia="宋体" w:hAnsi="inherit" w:cs="Arial" w:hint="eastAsia"/>
          <w:color w:val="34302D"/>
          <w:kern w:val="0"/>
          <w:sz w:val="24"/>
          <w:szCs w:val="24"/>
        </w:rPr>
      </w:pPr>
      <w:moveTo w:id="1037" w:author="zhang alex" w:date="2019-07-28T18:06:00Z">
        <w:r w:rsidRPr="00847F99">
          <w:rPr>
            <w:rFonts w:ascii="inherit" w:eastAsia="宋体" w:hAnsi="inherit" w:cs="Arial"/>
            <w:color w:val="34302D"/>
            <w:kern w:val="0"/>
            <w:sz w:val="24"/>
            <w:szCs w:val="24"/>
          </w:rPr>
          <w:t>如果要为</w:t>
        </w:r>
        <w:r w:rsidRPr="00847F99">
          <w:rPr>
            <w:rFonts w:ascii="Consolas" w:eastAsia="宋体" w:hAnsi="Consolas" w:cs="宋体"/>
            <w:color w:val="34302D"/>
            <w:kern w:val="0"/>
            <w:sz w:val="23"/>
            <w:szCs w:val="23"/>
            <w:shd w:val="clear" w:color="auto" w:fill="F7F7F8"/>
          </w:rPr>
          <w:t>static</w:t>
        </w:r>
        <w:r w:rsidRPr="00847F99">
          <w:rPr>
            <w:rFonts w:ascii="inherit" w:eastAsia="宋体" w:hAnsi="inherit" w:cs="Arial"/>
            <w:color w:val="34302D"/>
            <w:kern w:val="0"/>
            <w:sz w:val="24"/>
            <w:szCs w:val="24"/>
          </w:rPr>
          <w:t>嵌套类配置</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定义，则必须使用嵌套类的</w:t>
        </w:r>
        <w:del w:id="1038" w:author="zhang alex" w:date="2019-07-28T18:18:00Z">
          <w:r w:rsidRPr="00847F99" w:rsidDel="00472A67">
            <w:rPr>
              <w:rFonts w:ascii="inherit" w:eastAsia="宋体" w:hAnsi="inherit" w:cs="Arial" w:hint="eastAsia"/>
              <w:color w:val="34302D"/>
              <w:kern w:val="0"/>
              <w:sz w:val="24"/>
              <w:szCs w:val="24"/>
            </w:rPr>
            <w:delText>二</w:delText>
          </w:r>
        </w:del>
        <w:del w:id="1039" w:author="zhang alex" w:date="2019-07-28T18:16:00Z">
          <w:r w:rsidRPr="00847F99" w:rsidDel="00472A67">
            <w:rPr>
              <w:rFonts w:ascii="inherit" w:eastAsia="宋体" w:hAnsi="inherit" w:cs="Arial" w:hint="eastAsia"/>
              <w:color w:val="34302D"/>
              <w:kern w:val="0"/>
              <w:sz w:val="24"/>
              <w:szCs w:val="24"/>
            </w:rPr>
            <w:delText>进制</w:delText>
          </w:r>
        </w:del>
      </w:moveTo>
      <w:ins w:id="1040" w:author="zhang alex" w:date="2019-07-28T18:18:00Z">
        <w:r w:rsidR="00472A67">
          <w:rPr>
            <w:rFonts w:ascii="inherit" w:eastAsia="宋体" w:hAnsi="inherit" w:cs="Arial" w:hint="eastAsia"/>
            <w:color w:val="34302D"/>
            <w:kern w:val="0"/>
            <w:sz w:val="24"/>
            <w:szCs w:val="24"/>
          </w:rPr>
          <w:t>双</w:t>
        </w:r>
      </w:ins>
      <w:moveTo w:id="1041" w:author="zhang alex" w:date="2019-07-28T18:06:00Z">
        <w:r w:rsidRPr="00847F99">
          <w:rPr>
            <w:rFonts w:ascii="inherit" w:eastAsia="宋体" w:hAnsi="inherit" w:cs="Arial"/>
            <w:color w:val="34302D"/>
            <w:kern w:val="0"/>
            <w:sz w:val="24"/>
            <w:szCs w:val="24"/>
          </w:rPr>
          <w:t>名称。</w:t>
        </w:r>
      </w:moveTo>
      <w:moveToRangeEnd w:id="1035"/>
    </w:p>
    <w:p w:rsidR="00BA0D5D" w:rsidRDefault="00BA0D5D" w:rsidP="00BA0D5D">
      <w:pPr>
        <w:widowControl/>
        <w:shd w:val="clear" w:color="auto" w:fill="F1F1F1"/>
        <w:spacing w:after="300"/>
        <w:jc w:val="left"/>
        <w:rPr>
          <w:ins w:id="1042" w:author="zhang alex" w:date="2019-07-28T18:06: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example, if you have a class called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in the </w:t>
      </w:r>
      <w:r w:rsidRPr="00BA0D5D">
        <w:rPr>
          <w:rFonts w:ascii="Consolas" w:eastAsia="宋体" w:hAnsi="Consolas" w:cs="宋体"/>
          <w:color w:val="34302D"/>
          <w:kern w:val="0"/>
          <w:sz w:val="23"/>
          <w:szCs w:val="23"/>
          <w:shd w:val="clear" w:color="auto" w:fill="F7F7F8"/>
        </w:rPr>
        <w:t>com.example</w:t>
      </w:r>
      <w:r w:rsidRPr="00BA0D5D">
        <w:rPr>
          <w:rFonts w:ascii="inherit" w:eastAsia="宋体" w:hAnsi="inherit" w:cs="Arial"/>
          <w:color w:val="34302D"/>
          <w:kern w:val="0"/>
          <w:sz w:val="24"/>
          <w:szCs w:val="24"/>
        </w:rPr>
        <w:t> package, and this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class has a </w:t>
      </w:r>
      <w:r w:rsidRPr="00BA0D5D">
        <w:rPr>
          <w:rFonts w:ascii="Consolas" w:eastAsia="宋体" w:hAnsi="Consolas" w:cs="宋体"/>
          <w:color w:val="34302D"/>
          <w:kern w:val="0"/>
          <w:sz w:val="23"/>
          <w:szCs w:val="23"/>
          <w:shd w:val="clear" w:color="auto" w:fill="F7F7F8"/>
        </w:rPr>
        <w:t>static</w:t>
      </w:r>
      <w:ins w:id="1043" w:author="zhang alex" w:date="2019-07-28T18:14:00Z">
        <w:r w:rsidR="00F23BE8" w:rsidRPr="00BA0D5D">
          <w:rPr>
            <w:rFonts w:ascii="inherit" w:eastAsia="宋体" w:hAnsi="inherit" w:cs="Arial"/>
            <w:color w:val="34302D"/>
            <w:kern w:val="0"/>
            <w:sz w:val="24"/>
            <w:szCs w:val="24"/>
          </w:rPr>
          <w:t xml:space="preserve"> </w:t>
        </w:r>
      </w:ins>
      <w:r w:rsidRPr="00BA0D5D">
        <w:rPr>
          <w:rFonts w:ascii="inherit" w:eastAsia="宋体" w:hAnsi="inherit" w:cs="Arial"/>
          <w:color w:val="34302D"/>
          <w:kern w:val="0"/>
          <w:sz w:val="24"/>
          <w:szCs w:val="24"/>
        </w:rPr>
        <w:t>nested class called </w:t>
      </w:r>
      <w:r w:rsidRPr="00BA0D5D">
        <w:rPr>
          <w:rFonts w:ascii="Consolas" w:eastAsia="宋体" w:hAnsi="Consolas" w:cs="宋体"/>
          <w:color w:val="34302D"/>
          <w:kern w:val="0"/>
          <w:sz w:val="23"/>
          <w:szCs w:val="23"/>
          <w:shd w:val="clear" w:color="auto" w:fill="F7F7F8"/>
        </w:rPr>
        <w:t>OtherThing</w:t>
      </w:r>
      <w:r w:rsidRPr="00BA0D5D">
        <w:rPr>
          <w:rFonts w:ascii="inherit" w:eastAsia="宋体" w:hAnsi="inherit" w:cs="Arial"/>
          <w:color w:val="34302D"/>
          <w:kern w:val="0"/>
          <w:sz w:val="24"/>
          <w:szCs w:val="24"/>
        </w:rPr>
        <w:t>, the value of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attribute on a bean definition would be </w:t>
      </w:r>
      <w:r w:rsidRPr="00BA0D5D">
        <w:rPr>
          <w:rFonts w:ascii="Consolas" w:eastAsia="宋体" w:hAnsi="Consolas" w:cs="宋体"/>
          <w:color w:val="34302D"/>
          <w:kern w:val="0"/>
          <w:sz w:val="23"/>
          <w:szCs w:val="23"/>
          <w:shd w:val="clear" w:color="auto" w:fill="F7F7F8"/>
        </w:rPr>
        <w:t>com.example.SomeThing$OtherThing</w:t>
      </w:r>
      <w:r w:rsidRPr="00BA0D5D">
        <w:rPr>
          <w:rFonts w:ascii="inherit" w:eastAsia="宋体" w:hAnsi="inherit" w:cs="Arial"/>
          <w:color w:val="34302D"/>
          <w:kern w:val="0"/>
          <w:sz w:val="24"/>
          <w:szCs w:val="24"/>
        </w:rPr>
        <w:t>.</w:t>
      </w:r>
    </w:p>
    <w:p w:rsidR="0001561C" w:rsidRPr="00847F99" w:rsidDel="0001561C" w:rsidRDefault="0001561C" w:rsidP="0001561C">
      <w:pPr>
        <w:widowControl/>
        <w:shd w:val="clear" w:color="auto" w:fill="F1F1F1"/>
        <w:spacing w:after="300"/>
        <w:jc w:val="left"/>
        <w:rPr>
          <w:del w:id="1044" w:author="zhang alex" w:date="2019-07-28T18:06:00Z"/>
          <w:moveTo w:id="1045" w:author="zhang alex" w:date="2019-07-28T18:06:00Z"/>
          <w:rFonts w:ascii="inherit" w:eastAsia="宋体" w:hAnsi="inherit" w:cs="Arial" w:hint="eastAsia"/>
          <w:color w:val="34302D"/>
          <w:kern w:val="0"/>
          <w:sz w:val="24"/>
          <w:szCs w:val="24"/>
        </w:rPr>
      </w:pPr>
      <w:moveToRangeStart w:id="1046" w:author="zhang alex" w:date="2019-07-28T18:06:00Z" w:name="move15229599"/>
      <w:moveTo w:id="1047" w:author="zhang alex" w:date="2019-07-28T18:06:00Z">
        <w:r w:rsidRPr="00847F99">
          <w:rPr>
            <w:rFonts w:ascii="inherit" w:eastAsia="宋体" w:hAnsi="inherit" w:cs="Arial"/>
            <w:color w:val="34302D"/>
            <w:kern w:val="0"/>
            <w:sz w:val="24"/>
            <w:szCs w:val="24"/>
          </w:rPr>
          <w:t>例如，如果</w:t>
        </w:r>
        <w:del w:id="1048" w:author="zhang alex" w:date="2019-07-28T18:11:00Z">
          <w:r w:rsidRPr="00847F99" w:rsidDel="00522D42">
            <w:rPr>
              <w:rFonts w:ascii="inherit" w:eastAsia="宋体" w:hAnsi="inherit" w:cs="Arial" w:hint="eastAsia"/>
              <w:color w:val="34302D"/>
              <w:kern w:val="0"/>
              <w:sz w:val="24"/>
              <w:szCs w:val="24"/>
            </w:rPr>
            <w:delText>您</w:delText>
          </w:r>
          <w:r w:rsidRPr="00847F99" w:rsidDel="00522D42">
            <w:rPr>
              <w:rFonts w:ascii="Consolas" w:eastAsia="宋体" w:hAnsi="Consolas" w:cs="宋体"/>
              <w:color w:val="34302D"/>
              <w:kern w:val="0"/>
              <w:sz w:val="23"/>
              <w:szCs w:val="23"/>
              <w:shd w:val="clear" w:color="auto" w:fill="F7F7F8"/>
            </w:rPr>
            <w:delText>SomeThing</w:delText>
          </w:r>
        </w:del>
        <w:r w:rsidRPr="00847F99">
          <w:rPr>
            <w:rFonts w:ascii="inherit" w:eastAsia="宋体" w:hAnsi="inherit" w:cs="Arial"/>
            <w:color w:val="34302D"/>
            <w:kern w:val="0"/>
            <w:sz w:val="24"/>
            <w:szCs w:val="24"/>
          </w:rPr>
          <w:t>在</w:t>
        </w:r>
        <w:r w:rsidRPr="00847F99">
          <w:rPr>
            <w:rFonts w:ascii="Consolas" w:eastAsia="宋体" w:hAnsi="Consolas" w:cs="宋体"/>
            <w:color w:val="34302D"/>
            <w:kern w:val="0"/>
            <w:sz w:val="23"/>
            <w:szCs w:val="23"/>
            <w:shd w:val="clear" w:color="auto" w:fill="F7F7F8"/>
          </w:rPr>
          <w:t>com.example</w:t>
        </w:r>
        <w:r w:rsidRPr="00847F99">
          <w:rPr>
            <w:rFonts w:ascii="inherit" w:eastAsia="宋体" w:hAnsi="inherit" w:cs="Arial"/>
            <w:color w:val="34302D"/>
            <w:kern w:val="0"/>
            <w:sz w:val="24"/>
            <w:szCs w:val="24"/>
          </w:rPr>
          <w:t>包中</w:t>
        </w:r>
      </w:moveTo>
      <w:ins w:id="1049" w:author="zhang alex" w:date="2019-07-28T18:12:00Z">
        <w:r w:rsidR="00522D42">
          <w:rPr>
            <w:rFonts w:ascii="inherit" w:eastAsia="宋体" w:hAnsi="inherit" w:cs="Arial" w:hint="eastAsia"/>
            <w:color w:val="34302D"/>
            <w:kern w:val="0"/>
            <w:sz w:val="24"/>
            <w:szCs w:val="24"/>
          </w:rPr>
          <w:t>有个</w:t>
        </w:r>
      </w:ins>
      <w:ins w:id="1050" w:author="zhang alex" w:date="2019-07-28T18:15:00Z">
        <w:r w:rsidR="00AD43E5">
          <w:rPr>
            <w:rFonts w:ascii="inherit" w:eastAsia="宋体" w:hAnsi="inherit" w:cs="Arial" w:hint="eastAsia"/>
            <w:color w:val="34302D"/>
            <w:kern w:val="0"/>
            <w:sz w:val="24"/>
            <w:szCs w:val="24"/>
          </w:rPr>
          <w:t>名</w:t>
        </w:r>
      </w:ins>
      <w:ins w:id="1051" w:author="zhang alex" w:date="2019-07-28T18:12:00Z">
        <w:r w:rsidR="00522D42">
          <w:rPr>
            <w:rFonts w:ascii="inherit" w:eastAsia="宋体" w:hAnsi="inherit" w:cs="Arial" w:hint="eastAsia"/>
            <w:color w:val="34302D"/>
            <w:kern w:val="0"/>
            <w:sz w:val="24"/>
            <w:szCs w:val="24"/>
          </w:rPr>
          <w:t>为</w:t>
        </w:r>
        <w:r w:rsidR="00522D42" w:rsidRPr="00847F99">
          <w:rPr>
            <w:rFonts w:ascii="Consolas" w:eastAsia="宋体" w:hAnsi="Consolas" w:cs="宋体"/>
            <w:color w:val="34302D"/>
            <w:kern w:val="0"/>
            <w:sz w:val="23"/>
            <w:szCs w:val="23"/>
            <w:shd w:val="clear" w:color="auto" w:fill="F7F7F8"/>
          </w:rPr>
          <w:t>SomeThing</w:t>
        </w:r>
        <w:r w:rsidR="00522D42">
          <w:rPr>
            <w:rFonts w:ascii="Consolas" w:eastAsia="宋体" w:hAnsi="Consolas" w:cs="宋体" w:hint="eastAsia"/>
            <w:color w:val="34302D"/>
            <w:kern w:val="0"/>
            <w:sz w:val="23"/>
            <w:szCs w:val="23"/>
            <w:shd w:val="clear" w:color="auto" w:fill="F7F7F8"/>
          </w:rPr>
          <w:t>的类</w:t>
        </w:r>
      </w:ins>
      <w:moveTo w:id="1052" w:author="zhang alex" w:date="2019-07-28T18:06:00Z">
        <w:del w:id="1053" w:author="zhang alex" w:date="2019-07-28T18:12:00Z">
          <w:r w:rsidRPr="00847F99" w:rsidDel="00522D42">
            <w:rPr>
              <w:rFonts w:ascii="inherit" w:eastAsia="宋体" w:hAnsi="inherit" w:cs="Arial"/>
              <w:color w:val="34302D"/>
              <w:kern w:val="0"/>
              <w:sz w:val="24"/>
              <w:szCs w:val="24"/>
            </w:rPr>
            <w:delText>调用了一个类</w:delText>
          </w:r>
        </w:del>
        <w:r w:rsidRPr="00847F99">
          <w:rPr>
            <w:rFonts w:ascii="inherit" w:eastAsia="宋体" w:hAnsi="inherit" w:cs="Arial"/>
            <w:color w:val="34302D"/>
            <w:kern w:val="0"/>
            <w:sz w:val="24"/>
            <w:szCs w:val="24"/>
          </w:rPr>
          <w:t>，并且</w:t>
        </w:r>
        <w:del w:id="1054" w:author="zhang alex" w:date="2019-07-28T18:12:00Z">
          <w:r w:rsidRPr="00847F99" w:rsidDel="00522D42">
            <w:rPr>
              <w:rFonts w:ascii="inherit" w:eastAsia="宋体" w:hAnsi="inherit" w:cs="Arial"/>
              <w:color w:val="34302D"/>
              <w:kern w:val="0"/>
              <w:sz w:val="24"/>
              <w:szCs w:val="24"/>
            </w:rPr>
            <w:delText>此</w:delText>
          </w:r>
        </w:del>
        <w:r w:rsidRPr="00847F99">
          <w:rPr>
            <w:rFonts w:ascii="inherit" w:eastAsia="宋体" w:hAnsi="inherit" w:cs="Arial"/>
            <w:color w:val="34302D"/>
            <w:kern w:val="0"/>
            <w:sz w:val="24"/>
            <w:szCs w:val="24"/>
          </w:rPr>
          <w:t>类</w:t>
        </w:r>
        <w:r w:rsidRPr="00847F99">
          <w:rPr>
            <w:rFonts w:ascii="inherit" w:eastAsia="宋体" w:hAnsi="inherit" w:cs="Arial"/>
            <w:color w:val="34302D"/>
            <w:kern w:val="0"/>
            <w:sz w:val="24"/>
            <w:szCs w:val="24"/>
          </w:rPr>
          <w:t> </w:t>
        </w:r>
        <w:r w:rsidRPr="00847F99">
          <w:rPr>
            <w:rFonts w:ascii="Consolas" w:eastAsia="宋体" w:hAnsi="Consolas" w:cs="宋体"/>
            <w:color w:val="34302D"/>
            <w:kern w:val="0"/>
            <w:sz w:val="23"/>
            <w:szCs w:val="23"/>
            <w:shd w:val="clear" w:color="auto" w:fill="F7F7F8"/>
          </w:rPr>
          <w:t>SomeThing</w:t>
        </w:r>
        <w:del w:id="1055" w:author="zhang alex" w:date="2019-07-28T18:13:00Z">
          <w:r w:rsidRPr="00847F99" w:rsidDel="00522D42">
            <w:rPr>
              <w:rFonts w:ascii="inherit" w:eastAsia="宋体" w:hAnsi="inherit" w:cs="Arial"/>
              <w:color w:val="34302D"/>
              <w:kern w:val="0"/>
              <w:sz w:val="24"/>
              <w:szCs w:val="24"/>
            </w:rPr>
            <w:delText>具</w:delText>
          </w:r>
        </w:del>
        <w:r w:rsidRPr="00847F99">
          <w:rPr>
            <w:rFonts w:ascii="inherit" w:eastAsia="宋体" w:hAnsi="inherit" w:cs="Arial"/>
            <w:color w:val="34302D"/>
            <w:kern w:val="0"/>
            <w:sz w:val="24"/>
            <w:szCs w:val="24"/>
          </w:rPr>
          <w:t>有一个</w:t>
        </w:r>
        <w:del w:id="1056" w:author="zhang alex" w:date="2019-07-28T18:13:00Z">
          <w:r w:rsidRPr="00847F99" w:rsidDel="00522D42">
            <w:rPr>
              <w:rFonts w:ascii="Consolas" w:eastAsia="宋体" w:hAnsi="Consolas" w:cs="宋体" w:hint="eastAsia"/>
              <w:color w:val="34302D"/>
              <w:kern w:val="0"/>
              <w:sz w:val="23"/>
              <w:szCs w:val="23"/>
              <w:shd w:val="clear" w:color="auto" w:fill="F7F7F8"/>
            </w:rPr>
            <w:delText>static</w:delText>
          </w:r>
        </w:del>
        <w:del w:id="1057" w:author="zhang alex" w:date="2019-07-28T18:15:00Z">
          <w:r w:rsidRPr="00847F99" w:rsidDel="00AD43E5">
            <w:rPr>
              <w:rFonts w:ascii="inherit" w:eastAsia="宋体" w:hAnsi="inherit" w:cs="Arial" w:hint="eastAsia"/>
              <w:color w:val="34302D"/>
              <w:kern w:val="0"/>
              <w:sz w:val="24"/>
              <w:szCs w:val="24"/>
            </w:rPr>
            <w:delText>被</w:delText>
          </w:r>
        </w:del>
      </w:moveTo>
      <w:ins w:id="1058" w:author="zhang alex" w:date="2019-07-28T18:15:00Z">
        <w:r w:rsidR="00AD43E5">
          <w:rPr>
            <w:rFonts w:ascii="inherit" w:eastAsia="宋体" w:hAnsi="inherit" w:cs="Arial" w:hint="eastAsia"/>
            <w:color w:val="34302D"/>
            <w:kern w:val="0"/>
            <w:sz w:val="24"/>
            <w:szCs w:val="24"/>
          </w:rPr>
          <w:t>名</w:t>
        </w:r>
      </w:ins>
      <w:ins w:id="1059" w:author="zhang alex" w:date="2019-07-28T18:13:00Z">
        <w:r w:rsidR="00522D42">
          <w:rPr>
            <w:rFonts w:ascii="inherit" w:eastAsia="宋体" w:hAnsi="inherit" w:cs="Arial" w:hint="eastAsia"/>
            <w:color w:val="34302D"/>
            <w:kern w:val="0"/>
            <w:sz w:val="24"/>
            <w:szCs w:val="24"/>
          </w:rPr>
          <w:t>为</w:t>
        </w:r>
      </w:ins>
      <w:moveTo w:id="1060" w:author="zhang alex" w:date="2019-07-28T18:06:00Z">
        <w:del w:id="1061" w:author="zhang alex" w:date="2019-07-28T18:13:00Z">
          <w:r w:rsidRPr="00847F99" w:rsidDel="00522D42">
            <w:rPr>
              <w:rFonts w:ascii="inherit" w:eastAsia="宋体" w:hAnsi="inherit" w:cs="Arial"/>
              <w:color w:val="34302D"/>
              <w:kern w:val="0"/>
              <w:sz w:val="24"/>
              <w:szCs w:val="24"/>
            </w:rPr>
            <w:delText>调用的嵌套</w:delText>
          </w:r>
        </w:del>
        <w:del w:id="1062" w:author="zhang alex" w:date="2019-07-28T18:15:00Z">
          <w:r w:rsidRPr="00847F99" w:rsidDel="00AD43E5">
            <w:rPr>
              <w:rFonts w:ascii="inherit" w:eastAsia="宋体" w:hAnsi="inherit" w:cs="Arial"/>
              <w:color w:val="34302D"/>
              <w:kern w:val="0"/>
              <w:sz w:val="24"/>
              <w:szCs w:val="24"/>
            </w:rPr>
            <w:delText>类</w:delText>
          </w:r>
        </w:del>
        <w:r w:rsidRPr="00847F99">
          <w:rPr>
            <w:rFonts w:ascii="Consolas" w:eastAsia="宋体" w:hAnsi="Consolas" w:cs="宋体"/>
            <w:color w:val="34302D"/>
            <w:kern w:val="0"/>
            <w:sz w:val="23"/>
            <w:szCs w:val="23"/>
            <w:shd w:val="clear" w:color="auto" w:fill="F7F7F8"/>
          </w:rPr>
          <w:t>OtherThing</w:t>
        </w:r>
      </w:moveTo>
      <w:ins w:id="1063" w:author="zhang alex" w:date="2019-07-28T18:13:00Z">
        <w:r w:rsidR="00522D42">
          <w:rPr>
            <w:rFonts w:ascii="Consolas" w:eastAsia="宋体" w:hAnsi="Consolas" w:cs="宋体" w:hint="eastAsia"/>
            <w:color w:val="34302D"/>
            <w:kern w:val="0"/>
            <w:sz w:val="23"/>
            <w:szCs w:val="23"/>
            <w:shd w:val="clear" w:color="auto" w:fill="F7F7F8"/>
          </w:rPr>
          <w:t>的</w:t>
        </w:r>
      </w:ins>
      <w:ins w:id="1064" w:author="zhang alex" w:date="2019-07-28T18:14:00Z">
        <w:r w:rsidR="00522D42" w:rsidRPr="00BA0D5D">
          <w:rPr>
            <w:rFonts w:ascii="Consolas" w:eastAsia="宋体" w:hAnsi="Consolas" w:cs="宋体"/>
            <w:color w:val="34302D"/>
            <w:kern w:val="0"/>
            <w:sz w:val="23"/>
            <w:szCs w:val="23"/>
            <w:shd w:val="clear" w:color="auto" w:fill="F7F7F8"/>
          </w:rPr>
          <w:t>static</w:t>
        </w:r>
      </w:ins>
      <w:ins w:id="1065" w:author="zhang alex" w:date="2019-07-28T18:13:00Z">
        <w:r w:rsidR="00522D42">
          <w:rPr>
            <w:rFonts w:ascii="Consolas" w:eastAsia="宋体" w:hAnsi="Consolas" w:cs="宋体" w:hint="eastAsia"/>
            <w:color w:val="34302D"/>
            <w:kern w:val="0"/>
            <w:sz w:val="23"/>
            <w:szCs w:val="23"/>
            <w:shd w:val="clear" w:color="auto" w:fill="F7F7F8"/>
          </w:rPr>
          <w:t>嵌套类</w:t>
        </w:r>
      </w:ins>
      <w:moveTo w:id="1066" w:author="zhang alex" w:date="2019-07-28T18:06:00Z">
        <w:r w:rsidRPr="00847F99">
          <w:rPr>
            <w:rFonts w:ascii="inherit" w:eastAsia="宋体" w:hAnsi="inherit" w:cs="Arial"/>
            <w:color w:val="34302D"/>
            <w:kern w:val="0"/>
            <w:sz w:val="24"/>
            <w:szCs w:val="24"/>
          </w:rPr>
          <w:t>，则</w:t>
        </w:r>
        <w:r w:rsidRPr="00847F99">
          <w:rPr>
            <w:rFonts w:ascii="Consolas" w:eastAsia="宋体" w:hAnsi="Consolas" w:cs="宋体"/>
            <w:color w:val="34302D"/>
            <w:kern w:val="0"/>
            <w:sz w:val="23"/>
            <w:szCs w:val="23"/>
            <w:shd w:val="clear" w:color="auto" w:fill="F7F7F8"/>
          </w:rPr>
          <w:t>class</w:t>
        </w:r>
        <w:r w:rsidRPr="00847F99">
          <w:rPr>
            <w:rFonts w:ascii="inherit" w:eastAsia="宋体" w:hAnsi="inherit" w:cs="Arial"/>
            <w:color w:val="34302D"/>
            <w:kern w:val="0"/>
            <w:sz w:val="24"/>
            <w:szCs w:val="24"/>
          </w:rPr>
          <w:t> bean</w:t>
        </w:r>
        <w:r w:rsidRPr="00847F99">
          <w:rPr>
            <w:rFonts w:ascii="inherit" w:eastAsia="宋体" w:hAnsi="inherit" w:cs="Arial"/>
            <w:color w:val="34302D"/>
            <w:kern w:val="0"/>
            <w:sz w:val="24"/>
            <w:szCs w:val="24"/>
          </w:rPr>
          <w:t>定义中的属性值将为</w:t>
        </w:r>
        <w:r w:rsidRPr="00847F99">
          <w:rPr>
            <w:rFonts w:ascii="Consolas" w:eastAsia="宋体" w:hAnsi="Consolas" w:cs="宋体"/>
            <w:color w:val="34302D"/>
            <w:kern w:val="0"/>
            <w:sz w:val="23"/>
            <w:szCs w:val="23"/>
            <w:shd w:val="clear" w:color="auto" w:fill="F7F7F8"/>
          </w:rPr>
          <w:t>com.example.SomeThing$OtherThing</w:t>
        </w:r>
        <w:r w:rsidRPr="00847F99">
          <w:rPr>
            <w:rFonts w:ascii="inherit" w:eastAsia="宋体" w:hAnsi="inherit" w:cs="Arial"/>
            <w:color w:val="34302D"/>
            <w:kern w:val="0"/>
            <w:sz w:val="24"/>
            <w:szCs w:val="24"/>
          </w:rPr>
          <w:t>。</w:t>
        </w:r>
      </w:moveTo>
    </w:p>
    <w:moveToRangeEnd w:id="1046"/>
    <w:p w:rsidR="0001561C" w:rsidRPr="0001561C" w:rsidRDefault="0001561C" w:rsidP="00BA0D5D">
      <w:pPr>
        <w:widowControl/>
        <w:shd w:val="clear" w:color="auto" w:fill="F1F1F1"/>
        <w:spacing w:after="300"/>
        <w:jc w:val="left"/>
        <w:rPr>
          <w:rFonts w:ascii="inherit" w:eastAsia="宋体" w:hAnsi="inherit" w:cs="Arial" w:hint="eastAsia"/>
          <w:color w:val="34302D"/>
          <w:kern w:val="0"/>
          <w:sz w:val="24"/>
          <w:szCs w:val="24"/>
        </w:rPr>
      </w:pPr>
    </w:p>
    <w:p w:rsidR="00BA0D5D" w:rsidDel="0001561C" w:rsidRDefault="00BA0D5D">
      <w:pPr>
        <w:widowControl/>
        <w:shd w:val="clear" w:color="auto" w:fill="F1F1F1"/>
        <w:jc w:val="left"/>
        <w:rPr>
          <w:del w:id="1067" w:author="zhang alex" w:date="2019-07-28T18:06:00Z"/>
          <w:rFonts w:ascii="Arial" w:eastAsia="宋体" w:hAnsi="Arial" w:cs="Arial"/>
          <w:i/>
          <w:iCs/>
          <w:color w:val="0B0A0A"/>
          <w:kern w:val="0"/>
          <w:sz w:val="24"/>
          <w:szCs w:val="24"/>
        </w:rPr>
        <w:pPrChange w:id="1068" w:author="zhang alex" w:date="2019-07-28T18:06:00Z">
          <w:pPr>
            <w:widowControl/>
            <w:shd w:val="clear" w:color="auto" w:fill="F1F1F1"/>
            <w:spacing w:after="300"/>
            <w:jc w:val="left"/>
          </w:pPr>
        </w:pPrChange>
      </w:pPr>
      <w:r w:rsidRPr="00BA0D5D">
        <w:rPr>
          <w:rFonts w:ascii="inherit" w:eastAsia="宋体" w:hAnsi="inherit" w:cs="Arial"/>
          <w:color w:val="34302D"/>
          <w:kern w:val="0"/>
          <w:sz w:val="24"/>
          <w:szCs w:val="24"/>
        </w:rPr>
        <w:t>Notice the use of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character in the name to separate the nested class name from the outer class name.</w:t>
      </w:r>
    </w:p>
    <w:p w:rsidR="0001561C" w:rsidRDefault="0001561C" w:rsidP="00BA0D5D">
      <w:pPr>
        <w:widowControl/>
        <w:shd w:val="clear" w:color="auto" w:fill="F1F1F1"/>
        <w:jc w:val="left"/>
        <w:rPr>
          <w:ins w:id="1069" w:author="zhang alex" w:date="2019-07-28T18:06:00Z"/>
          <w:rFonts w:ascii="inherit" w:eastAsia="宋体" w:hAnsi="inherit" w:cs="Arial" w:hint="eastAsia"/>
          <w:color w:val="34302D"/>
          <w:kern w:val="0"/>
          <w:sz w:val="24"/>
          <w:szCs w:val="24"/>
        </w:rPr>
      </w:pPr>
    </w:p>
    <w:p w:rsidR="00847F99" w:rsidDel="0001561C" w:rsidRDefault="00847F99" w:rsidP="00BA0D5D">
      <w:pPr>
        <w:widowControl/>
        <w:shd w:val="clear" w:color="auto" w:fill="F1F1F1"/>
        <w:jc w:val="left"/>
        <w:rPr>
          <w:del w:id="1070" w:author="zhang alex" w:date="2019-07-28T18:06:00Z"/>
          <w:rFonts w:ascii="inherit" w:eastAsia="宋体" w:hAnsi="inherit" w:cs="Arial" w:hint="eastAsia"/>
          <w:color w:val="34302D"/>
          <w:kern w:val="0"/>
          <w:sz w:val="24"/>
          <w:szCs w:val="24"/>
        </w:rPr>
      </w:pPr>
    </w:p>
    <w:p w:rsidR="00847F99" w:rsidRPr="00847F99" w:rsidDel="0001561C" w:rsidRDefault="00847F99" w:rsidP="00847F99">
      <w:pPr>
        <w:widowControl/>
        <w:shd w:val="clear" w:color="auto" w:fill="F1F1F1"/>
        <w:jc w:val="left"/>
        <w:rPr>
          <w:moveFrom w:id="1071" w:author="zhang alex" w:date="2019-07-28T18:06:00Z"/>
          <w:rFonts w:ascii="Arial" w:eastAsia="宋体" w:hAnsi="Arial" w:cs="Arial"/>
          <w:i/>
          <w:iCs/>
          <w:color w:val="0B0A0A"/>
          <w:kern w:val="0"/>
          <w:sz w:val="24"/>
          <w:szCs w:val="24"/>
        </w:rPr>
      </w:pPr>
      <w:moveFromRangeStart w:id="1072" w:author="zhang alex" w:date="2019-07-28T18:06:00Z" w:name="move15229584"/>
      <w:moveFrom w:id="1073" w:author="zhang alex" w:date="2019-07-28T18:06:00Z">
        <w:r w:rsidRPr="00847F99" w:rsidDel="0001561C">
          <w:rPr>
            <w:rFonts w:ascii="Arial" w:eastAsia="宋体" w:hAnsi="Arial" w:cs="Arial"/>
            <w:i/>
            <w:iCs/>
            <w:color w:val="0B0A0A"/>
            <w:kern w:val="0"/>
            <w:sz w:val="24"/>
            <w:szCs w:val="24"/>
          </w:rPr>
          <w:t>内部类名</w:t>
        </w:r>
      </w:moveFrom>
    </w:p>
    <w:p w:rsidR="00847F99" w:rsidRPr="00847F99" w:rsidRDefault="00847F99">
      <w:pPr>
        <w:widowControl/>
        <w:shd w:val="clear" w:color="auto" w:fill="F1F1F1"/>
        <w:jc w:val="left"/>
        <w:rPr>
          <w:rFonts w:ascii="inherit" w:eastAsia="宋体" w:hAnsi="inherit" w:cs="Arial" w:hint="eastAsia"/>
          <w:color w:val="34302D"/>
          <w:kern w:val="0"/>
          <w:sz w:val="24"/>
          <w:szCs w:val="24"/>
        </w:rPr>
        <w:pPrChange w:id="1074" w:author="zhang alex" w:date="2019-07-28T18:06:00Z">
          <w:pPr>
            <w:widowControl/>
            <w:shd w:val="clear" w:color="auto" w:fill="F1F1F1"/>
            <w:spacing w:after="300"/>
            <w:jc w:val="left"/>
          </w:pPr>
        </w:pPrChange>
      </w:pPr>
      <w:moveFrom w:id="1075" w:author="zhang alex" w:date="2019-07-28T18:06:00Z">
        <w:r w:rsidRPr="00847F99" w:rsidDel="0001561C">
          <w:rPr>
            <w:rFonts w:ascii="inherit" w:eastAsia="宋体" w:hAnsi="inherit" w:cs="Arial"/>
            <w:color w:val="34302D"/>
            <w:kern w:val="0"/>
            <w:sz w:val="24"/>
            <w:szCs w:val="24"/>
          </w:rPr>
          <w:t>如果要为</w:t>
        </w:r>
        <w:r w:rsidRPr="00847F99" w:rsidDel="0001561C">
          <w:rPr>
            <w:rFonts w:ascii="Consolas" w:eastAsia="宋体" w:hAnsi="Consolas" w:cs="宋体"/>
            <w:color w:val="34302D"/>
            <w:kern w:val="0"/>
            <w:sz w:val="23"/>
            <w:szCs w:val="23"/>
            <w:shd w:val="clear" w:color="auto" w:fill="F7F7F8"/>
          </w:rPr>
          <w:t>static</w:t>
        </w:r>
        <w:r w:rsidRPr="00847F99" w:rsidDel="0001561C">
          <w:rPr>
            <w:rFonts w:ascii="inherit" w:eastAsia="宋体" w:hAnsi="inherit" w:cs="Arial"/>
            <w:color w:val="34302D"/>
            <w:kern w:val="0"/>
            <w:sz w:val="24"/>
            <w:szCs w:val="24"/>
          </w:rPr>
          <w:t>嵌套类配置</w:t>
        </w:r>
        <w:r w:rsidRPr="00847F99" w:rsidDel="0001561C">
          <w:rPr>
            <w:rFonts w:ascii="inherit" w:eastAsia="宋体" w:hAnsi="inherit" w:cs="Arial"/>
            <w:color w:val="34302D"/>
            <w:kern w:val="0"/>
            <w:sz w:val="24"/>
            <w:szCs w:val="24"/>
          </w:rPr>
          <w:t>bean</w:t>
        </w:r>
        <w:r w:rsidRPr="00847F99" w:rsidDel="0001561C">
          <w:rPr>
            <w:rFonts w:ascii="inherit" w:eastAsia="宋体" w:hAnsi="inherit" w:cs="Arial"/>
            <w:color w:val="34302D"/>
            <w:kern w:val="0"/>
            <w:sz w:val="24"/>
            <w:szCs w:val="24"/>
          </w:rPr>
          <w:t>定义，则必须使用嵌套类的二进制名称。</w:t>
        </w:r>
      </w:moveFrom>
      <w:moveFromRangeEnd w:id="1072"/>
    </w:p>
    <w:p w:rsidR="00847F99" w:rsidRPr="00847F99" w:rsidDel="0001561C" w:rsidRDefault="00847F99" w:rsidP="00847F99">
      <w:pPr>
        <w:widowControl/>
        <w:shd w:val="clear" w:color="auto" w:fill="F1F1F1"/>
        <w:spacing w:after="300"/>
        <w:jc w:val="left"/>
        <w:rPr>
          <w:moveFrom w:id="1076" w:author="zhang alex" w:date="2019-07-28T18:06:00Z"/>
          <w:rFonts w:ascii="inherit" w:eastAsia="宋体" w:hAnsi="inherit" w:cs="Arial" w:hint="eastAsia"/>
          <w:color w:val="34302D"/>
          <w:kern w:val="0"/>
          <w:sz w:val="24"/>
          <w:szCs w:val="24"/>
        </w:rPr>
      </w:pPr>
      <w:moveFromRangeStart w:id="1077" w:author="zhang alex" w:date="2019-07-28T18:06:00Z" w:name="move15229599"/>
      <w:moveFrom w:id="1078" w:author="zhang alex" w:date="2019-07-28T18:06:00Z">
        <w:r w:rsidRPr="00847F99" w:rsidDel="0001561C">
          <w:rPr>
            <w:rFonts w:ascii="inherit" w:eastAsia="宋体" w:hAnsi="inherit" w:cs="Arial"/>
            <w:color w:val="34302D"/>
            <w:kern w:val="0"/>
            <w:sz w:val="24"/>
            <w:szCs w:val="24"/>
          </w:rPr>
          <w:t>例如，如果您</w:t>
        </w:r>
        <w:r w:rsidRPr="00847F99" w:rsidDel="0001561C">
          <w:rPr>
            <w:rFonts w:ascii="Consolas" w:eastAsia="宋体" w:hAnsi="Consolas" w:cs="宋体"/>
            <w:color w:val="34302D"/>
            <w:kern w:val="0"/>
            <w:sz w:val="23"/>
            <w:szCs w:val="23"/>
            <w:shd w:val="clear" w:color="auto" w:fill="F7F7F8"/>
          </w:rPr>
          <w:t>SomeThing</w:t>
        </w:r>
        <w:r w:rsidRPr="00847F99" w:rsidDel="0001561C">
          <w:rPr>
            <w:rFonts w:ascii="inherit" w:eastAsia="宋体" w:hAnsi="inherit" w:cs="Arial"/>
            <w:color w:val="34302D"/>
            <w:kern w:val="0"/>
            <w:sz w:val="24"/>
            <w:szCs w:val="24"/>
          </w:rPr>
          <w:t>在</w:t>
        </w:r>
        <w:r w:rsidRPr="00847F99" w:rsidDel="0001561C">
          <w:rPr>
            <w:rFonts w:ascii="Consolas" w:eastAsia="宋体" w:hAnsi="Consolas" w:cs="宋体"/>
            <w:color w:val="34302D"/>
            <w:kern w:val="0"/>
            <w:sz w:val="23"/>
            <w:szCs w:val="23"/>
            <w:shd w:val="clear" w:color="auto" w:fill="F7F7F8"/>
          </w:rPr>
          <w:t>com.example</w:t>
        </w:r>
        <w:r w:rsidRPr="00847F99" w:rsidDel="0001561C">
          <w:rPr>
            <w:rFonts w:ascii="inherit" w:eastAsia="宋体" w:hAnsi="inherit" w:cs="Arial"/>
            <w:color w:val="34302D"/>
            <w:kern w:val="0"/>
            <w:sz w:val="24"/>
            <w:szCs w:val="24"/>
          </w:rPr>
          <w:t>包中调用了一个类，并且此类</w:t>
        </w:r>
        <w:r w:rsidRPr="00847F99" w:rsidDel="0001561C">
          <w:rPr>
            <w:rFonts w:ascii="inherit" w:eastAsia="宋体" w:hAnsi="inherit" w:cs="Arial"/>
            <w:color w:val="34302D"/>
            <w:kern w:val="0"/>
            <w:sz w:val="24"/>
            <w:szCs w:val="24"/>
          </w:rPr>
          <w:t> </w:t>
        </w:r>
        <w:r w:rsidRPr="00847F99" w:rsidDel="0001561C">
          <w:rPr>
            <w:rFonts w:ascii="Consolas" w:eastAsia="宋体" w:hAnsi="Consolas" w:cs="宋体"/>
            <w:color w:val="34302D"/>
            <w:kern w:val="0"/>
            <w:sz w:val="23"/>
            <w:szCs w:val="23"/>
            <w:shd w:val="clear" w:color="auto" w:fill="F7F7F8"/>
          </w:rPr>
          <w:t>SomeThing</w:t>
        </w:r>
        <w:r w:rsidRPr="00847F99" w:rsidDel="0001561C">
          <w:rPr>
            <w:rFonts w:ascii="inherit" w:eastAsia="宋体" w:hAnsi="inherit" w:cs="Arial"/>
            <w:color w:val="34302D"/>
            <w:kern w:val="0"/>
            <w:sz w:val="24"/>
            <w:szCs w:val="24"/>
          </w:rPr>
          <w:t>具有一个</w:t>
        </w:r>
        <w:r w:rsidRPr="00847F99" w:rsidDel="0001561C">
          <w:rPr>
            <w:rFonts w:ascii="Consolas" w:eastAsia="宋体" w:hAnsi="Consolas" w:cs="宋体"/>
            <w:color w:val="34302D"/>
            <w:kern w:val="0"/>
            <w:sz w:val="23"/>
            <w:szCs w:val="23"/>
            <w:shd w:val="clear" w:color="auto" w:fill="F7F7F8"/>
          </w:rPr>
          <w:t>static</w:t>
        </w:r>
        <w:r w:rsidRPr="00847F99" w:rsidDel="0001561C">
          <w:rPr>
            <w:rFonts w:ascii="inherit" w:eastAsia="宋体" w:hAnsi="inherit" w:cs="Arial"/>
            <w:color w:val="34302D"/>
            <w:kern w:val="0"/>
            <w:sz w:val="24"/>
            <w:szCs w:val="24"/>
          </w:rPr>
          <w:t>被调用的嵌套类</w:t>
        </w:r>
        <w:r w:rsidRPr="00847F99" w:rsidDel="0001561C">
          <w:rPr>
            <w:rFonts w:ascii="Consolas" w:eastAsia="宋体" w:hAnsi="Consolas" w:cs="宋体"/>
            <w:color w:val="34302D"/>
            <w:kern w:val="0"/>
            <w:sz w:val="23"/>
            <w:szCs w:val="23"/>
            <w:shd w:val="clear" w:color="auto" w:fill="F7F7F8"/>
          </w:rPr>
          <w:t>OtherThing</w:t>
        </w:r>
        <w:r w:rsidRPr="00847F99" w:rsidDel="0001561C">
          <w:rPr>
            <w:rFonts w:ascii="inherit" w:eastAsia="宋体" w:hAnsi="inherit" w:cs="Arial"/>
            <w:color w:val="34302D"/>
            <w:kern w:val="0"/>
            <w:sz w:val="24"/>
            <w:szCs w:val="24"/>
          </w:rPr>
          <w:t>，则</w:t>
        </w:r>
        <w:r w:rsidRPr="00847F99" w:rsidDel="0001561C">
          <w:rPr>
            <w:rFonts w:ascii="Consolas" w:eastAsia="宋体" w:hAnsi="Consolas" w:cs="宋体"/>
            <w:color w:val="34302D"/>
            <w:kern w:val="0"/>
            <w:sz w:val="23"/>
            <w:szCs w:val="23"/>
            <w:shd w:val="clear" w:color="auto" w:fill="F7F7F8"/>
          </w:rPr>
          <w:t>class</w:t>
        </w:r>
        <w:r w:rsidRPr="00847F99" w:rsidDel="0001561C">
          <w:rPr>
            <w:rFonts w:ascii="inherit" w:eastAsia="宋体" w:hAnsi="inherit" w:cs="Arial"/>
            <w:color w:val="34302D"/>
            <w:kern w:val="0"/>
            <w:sz w:val="24"/>
            <w:szCs w:val="24"/>
          </w:rPr>
          <w:t> bean</w:t>
        </w:r>
        <w:r w:rsidRPr="00847F99" w:rsidDel="0001561C">
          <w:rPr>
            <w:rFonts w:ascii="inherit" w:eastAsia="宋体" w:hAnsi="inherit" w:cs="Arial"/>
            <w:color w:val="34302D"/>
            <w:kern w:val="0"/>
            <w:sz w:val="24"/>
            <w:szCs w:val="24"/>
          </w:rPr>
          <w:t>定义中的属性值将为</w:t>
        </w:r>
        <w:r w:rsidRPr="00847F99" w:rsidDel="0001561C">
          <w:rPr>
            <w:rFonts w:ascii="Consolas" w:eastAsia="宋体" w:hAnsi="Consolas" w:cs="宋体"/>
            <w:color w:val="34302D"/>
            <w:kern w:val="0"/>
            <w:sz w:val="23"/>
            <w:szCs w:val="23"/>
            <w:shd w:val="clear" w:color="auto" w:fill="F7F7F8"/>
          </w:rPr>
          <w:t>com.example.SomeThing$OtherThing</w:t>
        </w:r>
        <w:r w:rsidRPr="00847F99" w:rsidDel="0001561C">
          <w:rPr>
            <w:rFonts w:ascii="inherit" w:eastAsia="宋体" w:hAnsi="inherit" w:cs="Arial"/>
            <w:color w:val="34302D"/>
            <w:kern w:val="0"/>
            <w:sz w:val="24"/>
            <w:szCs w:val="24"/>
          </w:rPr>
          <w:t>。</w:t>
        </w:r>
      </w:moveFrom>
    </w:p>
    <w:moveFromRangeEnd w:id="1077"/>
    <w:p w:rsidR="00847F99" w:rsidRPr="00847F99" w:rsidDel="006D7BB6" w:rsidRDefault="00847F99" w:rsidP="00847F99">
      <w:pPr>
        <w:widowControl/>
        <w:shd w:val="clear" w:color="auto" w:fill="F1F1F1"/>
        <w:jc w:val="left"/>
        <w:rPr>
          <w:del w:id="1079" w:author="zhang alex" w:date="2019-07-28T18:06:00Z"/>
          <w:rFonts w:ascii="inherit" w:eastAsia="宋体" w:hAnsi="inherit" w:cs="Arial" w:hint="eastAsia"/>
          <w:color w:val="34302D"/>
          <w:kern w:val="0"/>
          <w:sz w:val="24"/>
          <w:szCs w:val="24"/>
        </w:rPr>
      </w:pPr>
      <w:r w:rsidRPr="00847F99">
        <w:rPr>
          <w:rFonts w:ascii="inherit" w:eastAsia="宋体" w:hAnsi="inherit" w:cs="Arial"/>
          <w:color w:val="34302D"/>
          <w:kern w:val="0"/>
          <w:sz w:val="24"/>
          <w:szCs w:val="24"/>
        </w:rPr>
        <w:t>请注意，使用</w:t>
      </w:r>
      <w:r w:rsidRPr="00847F99">
        <w:rPr>
          <w:rFonts w:ascii="Consolas" w:eastAsia="宋体" w:hAnsi="Consolas" w:cs="宋体"/>
          <w:color w:val="34302D"/>
          <w:kern w:val="0"/>
          <w:sz w:val="23"/>
          <w:szCs w:val="23"/>
          <w:shd w:val="clear" w:color="auto" w:fill="F7F7F8"/>
        </w:rPr>
        <w:t>$</w:t>
      </w:r>
      <w:r w:rsidRPr="00847F99">
        <w:rPr>
          <w:rFonts w:ascii="inherit" w:eastAsia="宋体" w:hAnsi="inherit" w:cs="Arial"/>
          <w:color w:val="34302D"/>
          <w:kern w:val="0"/>
          <w:sz w:val="24"/>
          <w:szCs w:val="24"/>
        </w:rPr>
        <w:t>名称中的字符将嵌套类名与外部类名分开。</w:t>
      </w:r>
    </w:p>
    <w:p w:rsidR="00847F99" w:rsidRPr="00847F99" w:rsidRDefault="00847F99" w:rsidP="00BA0D5D">
      <w:pPr>
        <w:widowControl/>
        <w:shd w:val="clear" w:color="auto" w:fill="F1F1F1"/>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Instantiation with a Constructor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create a bean by the constructor approach, all normal classes are usable by and compatible with Spring. That is, the class being developed does not need to implement any specific interfaces or to be coded in a specific fashion. Simply specifying the bean class should suffice. However, depending on what type of IoC you use for that specific bean, you may need a default (empty) constructor.</w:t>
      </w:r>
    </w:p>
    <w:p w:rsidR="000E0EC9" w:rsidRPr="00E12B39" w:rsidRDefault="000E0EC9" w:rsidP="00E12B39">
      <w:pPr>
        <w:pStyle w:val="a3"/>
        <w:shd w:val="clear" w:color="auto" w:fill="FFFFFF"/>
        <w:spacing w:before="0" w:beforeAutospacing="0" w:after="300" w:afterAutospacing="0"/>
        <w:rPr>
          <w:rFonts w:ascii="inherit" w:hAnsi="inherit" w:cs="Arial" w:hint="eastAsia"/>
          <w:color w:val="34302D"/>
        </w:rPr>
      </w:pPr>
      <w:r w:rsidRPr="00E12B39">
        <w:rPr>
          <w:rFonts w:ascii="inherit" w:hAnsi="inherit" w:cs="Arial"/>
          <w:color w:val="34302D"/>
        </w:rPr>
        <w:t>使用构造函数实例化</w:t>
      </w:r>
    </w:p>
    <w:p w:rsidR="000E0EC9" w:rsidRDefault="000E0EC9" w:rsidP="000E0EC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当您通过构造</w:t>
      </w:r>
      <w:ins w:id="1080" w:author="zhang alex" w:date="2019-07-28T18:23:00Z">
        <w:r w:rsidR="0074066D">
          <w:rPr>
            <w:rFonts w:ascii="inherit" w:hAnsi="inherit" w:cs="Arial" w:hint="eastAsia"/>
            <w:color w:val="34302D"/>
          </w:rPr>
          <w:t>函数</w:t>
        </w:r>
      </w:ins>
      <w:del w:id="1081" w:author="zhang alex" w:date="2019-07-28T18:23:00Z">
        <w:r w:rsidDel="0074066D">
          <w:rPr>
            <w:rFonts w:ascii="inherit" w:hAnsi="inherit" w:cs="Arial"/>
            <w:color w:val="34302D"/>
          </w:rPr>
          <w:delText>方法</w:delText>
        </w:r>
      </w:del>
      <w:ins w:id="1082" w:author="zhang alex" w:date="2019-07-28T18:23:00Z">
        <w:r w:rsidR="0074066D">
          <w:rPr>
            <w:rFonts w:ascii="inherit" w:hAnsi="inherit" w:cs="Arial" w:hint="eastAsia"/>
            <w:color w:val="34302D"/>
          </w:rPr>
          <w:t>方式</w:t>
        </w:r>
      </w:ins>
      <w:r>
        <w:rPr>
          <w:rFonts w:ascii="inherit" w:hAnsi="inherit" w:cs="Arial"/>
          <w:color w:val="34302D"/>
        </w:rPr>
        <w:t>创建</w:t>
      </w:r>
      <w:r>
        <w:rPr>
          <w:rFonts w:ascii="inherit" w:hAnsi="inherit" w:cs="Arial"/>
          <w:color w:val="34302D"/>
        </w:rPr>
        <w:t>bean</w:t>
      </w:r>
      <w:r>
        <w:rPr>
          <w:rFonts w:ascii="inherit" w:hAnsi="inherit" w:cs="Arial"/>
          <w:color w:val="34302D"/>
        </w:rPr>
        <w:t>时，所有普通类都可以使用并与</w:t>
      </w:r>
      <w:r>
        <w:rPr>
          <w:rFonts w:ascii="inherit" w:hAnsi="inherit" w:cs="Arial"/>
          <w:color w:val="34302D"/>
        </w:rPr>
        <w:t>Spring</w:t>
      </w:r>
      <w:r>
        <w:rPr>
          <w:rFonts w:ascii="inherit" w:hAnsi="inherit" w:cs="Arial"/>
          <w:color w:val="34302D"/>
        </w:rPr>
        <w:t>兼容。也就是说，正在开发的类不需要实现任何特定接口或以特定方式编码。简单地指定</w:t>
      </w:r>
      <w:r>
        <w:rPr>
          <w:rFonts w:ascii="inherit" w:hAnsi="inherit" w:cs="Arial"/>
          <w:color w:val="34302D"/>
        </w:rPr>
        <w:t>bean</w:t>
      </w:r>
      <w:r>
        <w:rPr>
          <w:rFonts w:ascii="inherit" w:hAnsi="inherit" w:cs="Arial"/>
          <w:color w:val="34302D"/>
        </w:rPr>
        <w:t>类就足够了。但是，根据您</w:t>
      </w:r>
      <w:del w:id="1083" w:author="zhang alex" w:date="2019-07-28T18:25:00Z">
        <w:r w:rsidDel="0074066D">
          <w:rPr>
            <w:rFonts w:ascii="inherit" w:hAnsi="inherit" w:cs="Arial"/>
            <w:color w:val="34302D"/>
          </w:rPr>
          <w:delText>为该</w:delText>
        </w:r>
      </w:del>
      <w:r>
        <w:rPr>
          <w:rFonts w:ascii="inherit" w:hAnsi="inherit" w:cs="Arial"/>
          <w:color w:val="34302D"/>
        </w:rPr>
        <w:t>特定</w:t>
      </w:r>
      <w:r>
        <w:rPr>
          <w:rFonts w:ascii="inherit" w:hAnsi="inherit" w:cs="Arial"/>
          <w:color w:val="34302D"/>
        </w:rPr>
        <w:t>bean</w:t>
      </w:r>
      <w:r>
        <w:rPr>
          <w:rFonts w:ascii="inherit" w:hAnsi="inherit" w:cs="Arial"/>
          <w:color w:val="34302D"/>
        </w:rPr>
        <w:t>使用的</w:t>
      </w:r>
      <w:r>
        <w:rPr>
          <w:rFonts w:ascii="inherit" w:hAnsi="inherit" w:cs="Arial"/>
          <w:color w:val="34302D"/>
        </w:rPr>
        <w:t>IoC</w:t>
      </w:r>
      <w:r>
        <w:rPr>
          <w:rFonts w:ascii="inherit" w:hAnsi="inherit" w:cs="Arial"/>
          <w:color w:val="34302D"/>
        </w:rPr>
        <w:t>类型，您可能需要一个默认（空）构造函数。</w:t>
      </w:r>
    </w:p>
    <w:p w:rsidR="000E0EC9" w:rsidRPr="000E0EC9" w:rsidRDefault="000E0EC9" w:rsidP="00BA0D5D">
      <w:pPr>
        <w:widowControl/>
        <w:shd w:val="clear" w:color="auto" w:fill="FFFFFF"/>
        <w:spacing w:after="30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ins w:id="1084" w:author="zhang alex" w:date="2019-07-28T18:26: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IoC container can manage virtually any class you want it to manage. It is not limited to managing true JavaBeans. Most Spring users prefer actual JavaBeans with only a default (no-argument) constructor and appropriate setters and getters modeled after the properties in the container. You can also have more exotic non-bean-style classes in your container. If, for example, you need to use a legacy connection pool that absolutely does not adhere to the JavaBean specification, Spring can manage it as well.</w:t>
      </w:r>
    </w:p>
    <w:p w:rsidR="0074066D" w:rsidRPr="00BA0D5D" w:rsidRDefault="0074066D" w:rsidP="00BA0D5D">
      <w:pPr>
        <w:widowControl/>
        <w:shd w:val="clear" w:color="auto" w:fill="FFFFFF"/>
        <w:spacing w:after="300"/>
        <w:jc w:val="left"/>
        <w:rPr>
          <w:rFonts w:ascii="inherit" w:eastAsia="宋体" w:hAnsi="inherit" w:cs="Arial" w:hint="eastAsia"/>
          <w:color w:val="34302D"/>
          <w:kern w:val="0"/>
          <w:sz w:val="24"/>
          <w:szCs w:val="24"/>
        </w:rPr>
      </w:pPr>
      <w:moveToRangeStart w:id="1085" w:author="zhang alex" w:date="2019-07-28T18:26:00Z" w:name="move15230806"/>
      <w:moveTo w:id="1086" w:author="zhang alex" w:date="2019-07-28T18:26:00Z">
        <w:r>
          <w:rPr>
            <w:rFonts w:ascii="inherit" w:hAnsi="inherit" w:cs="Arial"/>
            <w:color w:val="34302D"/>
          </w:rPr>
          <w:t>Spring IoC</w:t>
        </w:r>
        <w:r>
          <w:rPr>
            <w:rFonts w:ascii="inherit" w:hAnsi="inherit" w:cs="Arial"/>
            <w:color w:val="34302D"/>
          </w:rPr>
          <w:t>容器几乎可以管理您希望它管理的任何类。它不仅限于管理真正的</w:t>
        </w:r>
        <w:r>
          <w:rPr>
            <w:rFonts w:ascii="inherit" w:hAnsi="inherit" w:cs="Arial"/>
            <w:color w:val="34302D"/>
          </w:rPr>
          <w:t>JavaBeans</w:t>
        </w:r>
        <w:r>
          <w:rPr>
            <w:rFonts w:ascii="inherit" w:hAnsi="inherit" w:cs="Arial"/>
            <w:color w:val="34302D"/>
          </w:rPr>
          <w:t>。大多数</w:t>
        </w:r>
        <w:r>
          <w:rPr>
            <w:rFonts w:ascii="inherit" w:hAnsi="inherit" w:cs="Arial"/>
            <w:color w:val="34302D"/>
          </w:rPr>
          <w:t>Spring</w:t>
        </w:r>
        <w:r>
          <w:rPr>
            <w:rFonts w:ascii="inherit" w:hAnsi="inherit" w:cs="Arial"/>
            <w:color w:val="34302D"/>
          </w:rPr>
          <w:t>用户更喜欢实际的</w:t>
        </w:r>
        <w:r>
          <w:rPr>
            <w:rFonts w:ascii="inherit" w:hAnsi="inherit" w:cs="Arial"/>
            <w:color w:val="34302D"/>
          </w:rPr>
          <w:t>JavaBeans</w:t>
        </w:r>
        <w:r>
          <w:rPr>
            <w:rFonts w:ascii="inherit" w:hAnsi="inherit" w:cs="Arial"/>
            <w:color w:val="34302D"/>
          </w:rPr>
          <w:t>，</w:t>
        </w:r>
      </w:moveTo>
      <w:ins w:id="1087" w:author="zhang alex" w:date="2019-07-28T18:29:00Z">
        <w:r w:rsidR="00DA5199">
          <w:rPr>
            <w:rFonts w:ascii="inherit" w:hAnsi="inherit" w:cs="Arial" w:hint="eastAsia"/>
            <w:color w:val="34302D"/>
          </w:rPr>
          <w:t>它</w:t>
        </w:r>
      </w:ins>
      <w:moveTo w:id="1088" w:author="zhang alex" w:date="2019-07-28T18:26:00Z">
        <w:r>
          <w:rPr>
            <w:rFonts w:ascii="inherit" w:hAnsi="inherit" w:cs="Arial"/>
            <w:color w:val="34302D"/>
          </w:rPr>
          <w:t>只有一个默认（无参数）构造函数，并且</w:t>
        </w:r>
        <w:del w:id="1089" w:author="zhang alex" w:date="2019-07-28T18:29:00Z">
          <w:r w:rsidDel="00DA5199">
            <w:rPr>
              <w:rFonts w:ascii="inherit" w:hAnsi="inherit" w:cs="Arial" w:hint="eastAsia"/>
              <w:color w:val="34302D"/>
            </w:rPr>
            <w:delText>在</w:delText>
          </w:r>
        </w:del>
      </w:moveTo>
      <w:ins w:id="1090" w:author="zhang alex" w:date="2019-07-28T18:29:00Z">
        <w:r w:rsidR="00DA5199">
          <w:rPr>
            <w:rFonts w:ascii="inherit" w:hAnsi="inherit" w:cs="Arial" w:hint="eastAsia"/>
            <w:color w:val="34302D"/>
          </w:rPr>
          <w:t>根据</w:t>
        </w:r>
      </w:ins>
      <w:moveTo w:id="1091" w:author="zhang alex" w:date="2019-07-28T18:26:00Z">
        <w:r>
          <w:rPr>
            <w:rFonts w:ascii="inherit" w:hAnsi="inherit" w:cs="Arial"/>
            <w:color w:val="34302D"/>
          </w:rPr>
          <w:t>容器中的属性</w:t>
        </w:r>
        <w:del w:id="1092" w:author="zhang alex" w:date="2019-07-28T18:30:00Z">
          <w:r w:rsidDel="00DA5199">
            <w:rPr>
              <w:rFonts w:ascii="inherit" w:hAnsi="inherit" w:cs="Arial" w:hint="eastAsia"/>
              <w:color w:val="34302D"/>
            </w:rPr>
            <w:delText>之后建模了适当的</w:delText>
          </w:r>
        </w:del>
      </w:moveTo>
      <w:ins w:id="1093" w:author="zhang alex" w:date="2019-07-28T18:30:00Z">
        <w:r w:rsidR="00DA5199">
          <w:rPr>
            <w:rFonts w:ascii="inherit" w:hAnsi="inherit" w:cs="Arial" w:hint="eastAsia"/>
            <w:color w:val="34302D"/>
          </w:rPr>
          <w:t>建模了适当的</w:t>
        </w:r>
      </w:ins>
      <w:moveTo w:id="1094" w:author="zhang alex" w:date="2019-07-28T18:26:00Z">
        <w:r>
          <w:rPr>
            <w:rFonts w:ascii="inherit" w:hAnsi="inherit" w:cs="Arial"/>
            <w:color w:val="34302D"/>
          </w:rPr>
          <w:t>setter</w:t>
        </w:r>
        <w:r>
          <w:rPr>
            <w:rFonts w:ascii="inherit" w:hAnsi="inherit" w:cs="Arial"/>
            <w:color w:val="34302D"/>
          </w:rPr>
          <w:t>和</w:t>
        </w:r>
        <w:r>
          <w:rPr>
            <w:rFonts w:ascii="inherit" w:hAnsi="inherit" w:cs="Arial"/>
            <w:color w:val="34302D"/>
          </w:rPr>
          <w:t>getter</w:t>
        </w:r>
        <w:r>
          <w:rPr>
            <w:rFonts w:ascii="inherit" w:hAnsi="inherit" w:cs="Arial"/>
            <w:color w:val="34302D"/>
          </w:rPr>
          <w:t>。您还可以在容器中拥有更多</w:t>
        </w:r>
        <w:del w:id="1095" w:author="zhang alex" w:date="2019-07-28T18:32:00Z">
          <w:r w:rsidDel="004020D3">
            <w:rPr>
              <w:rFonts w:ascii="inherit" w:hAnsi="inherit" w:cs="Arial" w:hint="eastAsia"/>
              <w:color w:val="34302D"/>
            </w:rPr>
            <w:delText>异国情调</w:delText>
          </w:r>
        </w:del>
      </w:moveTo>
      <w:ins w:id="1096" w:author="zhang alex" w:date="2019-07-28T18:32:00Z">
        <w:r w:rsidR="004020D3">
          <w:rPr>
            <w:rFonts w:ascii="inherit" w:hAnsi="inherit" w:cs="Arial" w:hint="eastAsia"/>
            <w:color w:val="34302D"/>
          </w:rPr>
          <w:t>奇异</w:t>
        </w:r>
      </w:ins>
      <w:moveTo w:id="1097" w:author="zhang alex" w:date="2019-07-28T18:26:00Z">
        <w:r>
          <w:rPr>
            <w:rFonts w:ascii="inherit" w:hAnsi="inherit" w:cs="Arial"/>
            <w:color w:val="34302D"/>
          </w:rPr>
          <w:t>的非</w:t>
        </w:r>
        <w:r>
          <w:rPr>
            <w:rFonts w:ascii="inherit" w:hAnsi="inherit" w:cs="Arial"/>
            <w:color w:val="34302D"/>
          </w:rPr>
          <w:t>bean</w:t>
        </w:r>
        <w:r>
          <w:rPr>
            <w:rFonts w:ascii="inherit" w:hAnsi="inherit" w:cs="Arial"/>
            <w:color w:val="34302D"/>
          </w:rPr>
          <w:t>样式类。例如，如果您需要使用绝对不符合</w:t>
        </w:r>
        <w:r>
          <w:rPr>
            <w:rFonts w:ascii="inherit" w:hAnsi="inherit" w:cs="Arial"/>
            <w:color w:val="34302D"/>
          </w:rPr>
          <w:t>JavaBean</w:t>
        </w:r>
        <w:r>
          <w:rPr>
            <w:rFonts w:ascii="inherit" w:hAnsi="inherit" w:cs="Arial"/>
            <w:color w:val="34302D"/>
          </w:rPr>
          <w:t>规范的旧连接池，那么</w:t>
        </w:r>
        <w:r>
          <w:rPr>
            <w:rFonts w:ascii="inherit" w:hAnsi="inherit" w:cs="Arial"/>
            <w:color w:val="34302D"/>
          </w:rPr>
          <w:t>Spring</w:t>
        </w:r>
        <w:r>
          <w:rPr>
            <w:rFonts w:ascii="inherit" w:hAnsi="inherit" w:cs="Arial"/>
            <w:color w:val="34302D"/>
          </w:rPr>
          <w:t>也可以对其进行管理。</w:t>
        </w:r>
      </w:moveTo>
      <w:moveToRangeEnd w:id="1085"/>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XML-based configuration metadata you can specify your bean class as follows:</w:t>
      </w:r>
    </w:p>
    <w:p w:rsidR="000E0EC9" w:rsidDel="0074066D" w:rsidRDefault="000E0EC9" w:rsidP="000E0EC9">
      <w:pPr>
        <w:pStyle w:val="a3"/>
        <w:shd w:val="clear" w:color="auto" w:fill="FFFFFF"/>
        <w:spacing w:before="0" w:beforeAutospacing="0" w:after="300" w:afterAutospacing="0"/>
        <w:rPr>
          <w:del w:id="1098" w:author="zhang alex" w:date="2019-07-28T18:26:00Z"/>
          <w:rFonts w:ascii="inherit" w:hAnsi="inherit" w:cs="Arial" w:hint="eastAsia"/>
          <w:color w:val="34302D"/>
        </w:rPr>
      </w:pPr>
      <w:moveFromRangeStart w:id="1099" w:author="zhang alex" w:date="2019-07-28T18:26:00Z" w:name="move15230806"/>
      <w:moveFrom w:id="1100" w:author="zhang alex" w:date="2019-07-28T18:26:00Z">
        <w:r w:rsidDel="0074066D">
          <w:rPr>
            <w:rFonts w:ascii="inherit" w:hAnsi="inherit" w:cs="Arial"/>
            <w:color w:val="34302D"/>
          </w:rPr>
          <w:t>Spring IoC</w:t>
        </w:r>
        <w:r w:rsidDel="0074066D">
          <w:rPr>
            <w:rFonts w:ascii="inherit" w:hAnsi="inherit" w:cs="Arial"/>
            <w:color w:val="34302D"/>
          </w:rPr>
          <w:t>容器几乎可以管理您希望它管理的任何类。它不仅限于管理真正的</w:t>
        </w:r>
        <w:r w:rsidDel="0074066D">
          <w:rPr>
            <w:rFonts w:ascii="inherit" w:hAnsi="inherit" w:cs="Arial"/>
            <w:color w:val="34302D"/>
          </w:rPr>
          <w:t>JavaBeans</w:t>
        </w:r>
        <w:r w:rsidDel="0074066D">
          <w:rPr>
            <w:rFonts w:ascii="inherit" w:hAnsi="inherit" w:cs="Arial"/>
            <w:color w:val="34302D"/>
          </w:rPr>
          <w:t>。大多数</w:t>
        </w:r>
        <w:r w:rsidDel="0074066D">
          <w:rPr>
            <w:rFonts w:ascii="inherit" w:hAnsi="inherit" w:cs="Arial"/>
            <w:color w:val="34302D"/>
          </w:rPr>
          <w:t>Spring</w:t>
        </w:r>
        <w:r w:rsidDel="0074066D">
          <w:rPr>
            <w:rFonts w:ascii="inherit" w:hAnsi="inherit" w:cs="Arial"/>
            <w:color w:val="34302D"/>
          </w:rPr>
          <w:t>用户更喜欢实际的</w:t>
        </w:r>
        <w:r w:rsidDel="0074066D">
          <w:rPr>
            <w:rFonts w:ascii="inherit" w:hAnsi="inherit" w:cs="Arial"/>
            <w:color w:val="34302D"/>
          </w:rPr>
          <w:t>JavaBeans</w:t>
        </w:r>
        <w:r w:rsidDel="0074066D">
          <w:rPr>
            <w:rFonts w:ascii="inherit" w:hAnsi="inherit" w:cs="Arial"/>
            <w:color w:val="34302D"/>
          </w:rPr>
          <w:t>，只有一个默认（无参数）构造函数，并且在容器中的属性之后建模了适当的</w:t>
        </w:r>
        <w:r w:rsidDel="0074066D">
          <w:rPr>
            <w:rFonts w:ascii="inherit" w:hAnsi="inherit" w:cs="Arial"/>
            <w:color w:val="34302D"/>
          </w:rPr>
          <w:t>setter</w:t>
        </w:r>
        <w:r w:rsidDel="0074066D">
          <w:rPr>
            <w:rFonts w:ascii="inherit" w:hAnsi="inherit" w:cs="Arial"/>
            <w:color w:val="34302D"/>
          </w:rPr>
          <w:t>和</w:t>
        </w:r>
        <w:r w:rsidDel="0074066D">
          <w:rPr>
            <w:rFonts w:ascii="inherit" w:hAnsi="inherit" w:cs="Arial"/>
            <w:color w:val="34302D"/>
          </w:rPr>
          <w:t>getter</w:t>
        </w:r>
        <w:r w:rsidDel="0074066D">
          <w:rPr>
            <w:rFonts w:ascii="inherit" w:hAnsi="inherit" w:cs="Arial"/>
            <w:color w:val="34302D"/>
          </w:rPr>
          <w:t>。您还可以在容器中拥有更多异国情调的非</w:t>
        </w:r>
        <w:r w:rsidDel="0074066D">
          <w:rPr>
            <w:rFonts w:ascii="inherit" w:hAnsi="inherit" w:cs="Arial"/>
            <w:color w:val="34302D"/>
          </w:rPr>
          <w:t>bean</w:t>
        </w:r>
        <w:r w:rsidDel="0074066D">
          <w:rPr>
            <w:rFonts w:ascii="inherit" w:hAnsi="inherit" w:cs="Arial"/>
            <w:color w:val="34302D"/>
          </w:rPr>
          <w:t>样式类。例如，如果您需要使用绝对不符合</w:t>
        </w:r>
        <w:r w:rsidDel="0074066D">
          <w:rPr>
            <w:rFonts w:ascii="inherit" w:hAnsi="inherit" w:cs="Arial"/>
            <w:color w:val="34302D"/>
          </w:rPr>
          <w:t>JavaBean</w:t>
        </w:r>
        <w:r w:rsidDel="0074066D">
          <w:rPr>
            <w:rFonts w:ascii="inherit" w:hAnsi="inherit" w:cs="Arial"/>
            <w:color w:val="34302D"/>
          </w:rPr>
          <w:t>规范的旧连接池，那么</w:t>
        </w:r>
        <w:r w:rsidDel="0074066D">
          <w:rPr>
            <w:rFonts w:ascii="inherit" w:hAnsi="inherit" w:cs="Arial"/>
            <w:color w:val="34302D"/>
          </w:rPr>
          <w:t>Spring</w:t>
        </w:r>
        <w:r w:rsidDel="0074066D">
          <w:rPr>
            <w:rFonts w:ascii="inherit" w:hAnsi="inherit" w:cs="Arial"/>
            <w:color w:val="34302D"/>
          </w:rPr>
          <w:t>也可以对其进行管理。</w:t>
        </w:r>
      </w:moveFrom>
      <w:moveFromRangeEnd w:id="1099"/>
    </w:p>
    <w:p w:rsidR="000E0EC9" w:rsidRDefault="000E0EC9" w:rsidP="000E0EC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使用基于</w:t>
      </w:r>
      <w:r>
        <w:rPr>
          <w:rFonts w:ascii="inherit" w:hAnsi="inherit" w:cs="Arial"/>
          <w:color w:val="34302D"/>
        </w:rPr>
        <w:t>XML</w:t>
      </w:r>
      <w:r>
        <w:rPr>
          <w:rFonts w:ascii="inherit" w:hAnsi="inherit" w:cs="Arial"/>
          <w:color w:val="34302D"/>
        </w:rPr>
        <w:t>的配置元数据，您可以按如下方式指定</w:t>
      </w:r>
      <w:r>
        <w:rPr>
          <w:rFonts w:ascii="inherit" w:hAnsi="inherit" w:cs="Arial"/>
          <w:color w:val="34302D"/>
        </w:rPr>
        <w:t>bean</w:t>
      </w:r>
      <w:r>
        <w:rPr>
          <w:rFonts w:ascii="inherit" w:hAnsi="inherit" w:cs="Arial"/>
          <w:color w:val="34302D"/>
        </w:rPr>
        <w:t>类：</w:t>
      </w:r>
    </w:p>
    <w:p w:rsidR="000E0EC9" w:rsidRPr="000E0EC9" w:rsidDel="004020D3" w:rsidRDefault="000E0EC9" w:rsidP="00BA0D5D">
      <w:pPr>
        <w:widowControl/>
        <w:shd w:val="clear" w:color="auto" w:fill="FFFFFF"/>
        <w:spacing w:after="300"/>
        <w:jc w:val="left"/>
        <w:rPr>
          <w:del w:id="1101" w:author="zhang alex" w:date="2019-07-28T18:33:00Z"/>
          <w:rFonts w:ascii="inherit" w:eastAsia="宋体" w:hAnsi="inherit" w:cs="Arial" w:hint="eastAsia"/>
          <w:color w:val="34302D"/>
          <w:kern w:val="0"/>
          <w:sz w:val="24"/>
          <w:szCs w:val="24"/>
        </w:rPr>
      </w:pPr>
    </w:p>
    <w:p w:rsidR="00BA0D5D" w:rsidRPr="004020D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02" w:author="zhang alex" w:date="2019-07-28T18:33:00Z">
            <w:rPr>
              <w:rFonts w:ascii="Consolas" w:eastAsia="宋体" w:hAnsi="Consolas" w:cs="宋体"/>
              <w:color w:val="34302D"/>
              <w:kern w:val="0"/>
              <w:sz w:val="24"/>
              <w:szCs w:val="24"/>
            </w:rPr>
          </w:rPrChange>
        </w:rPr>
      </w:pPr>
      <w:r w:rsidRPr="004020D3">
        <w:rPr>
          <w:rFonts w:ascii="Consolas" w:eastAsia="宋体" w:hAnsi="Consolas" w:cs="宋体"/>
          <w:color w:val="008080"/>
          <w:kern w:val="0"/>
          <w:sz w:val="18"/>
          <w:szCs w:val="18"/>
          <w:rPrChange w:id="1103" w:author="zhang alex" w:date="2019-07-28T18:33:00Z">
            <w:rPr>
              <w:rFonts w:ascii="Consolas" w:eastAsia="宋体" w:hAnsi="Consolas" w:cs="宋体"/>
              <w:color w:val="008080"/>
              <w:kern w:val="0"/>
              <w:sz w:val="24"/>
              <w:szCs w:val="24"/>
            </w:rPr>
          </w:rPrChange>
        </w:rPr>
        <w:t>&lt;bean</w:t>
      </w:r>
      <w:r w:rsidRPr="004020D3">
        <w:rPr>
          <w:rFonts w:ascii="Consolas" w:eastAsia="宋体" w:hAnsi="Consolas" w:cs="宋体"/>
          <w:color w:val="34302D"/>
          <w:kern w:val="0"/>
          <w:sz w:val="18"/>
          <w:szCs w:val="18"/>
          <w:rPrChange w:id="1104" w:author="zhang alex" w:date="2019-07-28T18:33:00Z">
            <w:rPr>
              <w:rFonts w:ascii="Consolas" w:eastAsia="宋体" w:hAnsi="Consolas" w:cs="宋体"/>
              <w:color w:val="34302D"/>
              <w:kern w:val="0"/>
              <w:sz w:val="24"/>
              <w:szCs w:val="24"/>
            </w:rPr>
          </w:rPrChange>
        </w:rPr>
        <w:t xml:space="preserve"> </w:t>
      </w:r>
      <w:r w:rsidRPr="004020D3">
        <w:rPr>
          <w:rFonts w:ascii="Consolas" w:eastAsia="宋体" w:hAnsi="Consolas" w:cs="宋体"/>
          <w:color w:val="000080"/>
          <w:kern w:val="0"/>
          <w:sz w:val="18"/>
          <w:szCs w:val="18"/>
          <w:rPrChange w:id="1105" w:author="zhang alex" w:date="2019-07-28T18:33:00Z">
            <w:rPr>
              <w:rFonts w:ascii="Consolas" w:eastAsia="宋体" w:hAnsi="Consolas" w:cs="宋体"/>
              <w:color w:val="000080"/>
              <w:kern w:val="0"/>
              <w:sz w:val="24"/>
              <w:szCs w:val="24"/>
            </w:rPr>
          </w:rPrChange>
        </w:rPr>
        <w:t>id</w:t>
      </w:r>
      <w:r w:rsidRPr="004020D3">
        <w:rPr>
          <w:rFonts w:ascii="Consolas" w:eastAsia="宋体" w:hAnsi="Consolas" w:cs="宋体"/>
          <w:color w:val="34302D"/>
          <w:kern w:val="0"/>
          <w:sz w:val="18"/>
          <w:szCs w:val="18"/>
          <w:rPrChange w:id="1106" w:author="zhang alex" w:date="2019-07-28T18:33:00Z">
            <w:rPr>
              <w:rFonts w:ascii="Consolas" w:eastAsia="宋体" w:hAnsi="Consolas" w:cs="宋体"/>
              <w:color w:val="34302D"/>
              <w:kern w:val="0"/>
              <w:sz w:val="24"/>
              <w:szCs w:val="24"/>
            </w:rPr>
          </w:rPrChange>
        </w:rPr>
        <w:t>=</w:t>
      </w:r>
      <w:r w:rsidRPr="004020D3">
        <w:rPr>
          <w:rFonts w:ascii="Consolas" w:eastAsia="宋体" w:hAnsi="Consolas" w:cs="宋体"/>
          <w:color w:val="DD1144"/>
          <w:kern w:val="0"/>
          <w:sz w:val="18"/>
          <w:szCs w:val="18"/>
          <w:rPrChange w:id="1107" w:author="zhang alex" w:date="2019-07-28T18:33:00Z">
            <w:rPr>
              <w:rFonts w:ascii="Consolas" w:eastAsia="宋体" w:hAnsi="Consolas" w:cs="宋体"/>
              <w:color w:val="DD1144"/>
              <w:kern w:val="0"/>
              <w:sz w:val="24"/>
              <w:szCs w:val="24"/>
            </w:rPr>
          </w:rPrChange>
        </w:rPr>
        <w:t>"exampleBean"</w:t>
      </w:r>
      <w:r w:rsidRPr="004020D3">
        <w:rPr>
          <w:rFonts w:ascii="Consolas" w:eastAsia="宋体" w:hAnsi="Consolas" w:cs="宋体"/>
          <w:color w:val="34302D"/>
          <w:kern w:val="0"/>
          <w:sz w:val="18"/>
          <w:szCs w:val="18"/>
          <w:rPrChange w:id="1108" w:author="zhang alex" w:date="2019-07-28T18:33:00Z">
            <w:rPr>
              <w:rFonts w:ascii="Consolas" w:eastAsia="宋体" w:hAnsi="Consolas" w:cs="宋体"/>
              <w:color w:val="34302D"/>
              <w:kern w:val="0"/>
              <w:sz w:val="24"/>
              <w:szCs w:val="24"/>
            </w:rPr>
          </w:rPrChange>
        </w:rPr>
        <w:t xml:space="preserve"> </w:t>
      </w:r>
      <w:r w:rsidRPr="004020D3">
        <w:rPr>
          <w:rFonts w:ascii="Consolas" w:eastAsia="宋体" w:hAnsi="Consolas" w:cs="宋体"/>
          <w:color w:val="000080"/>
          <w:kern w:val="0"/>
          <w:sz w:val="18"/>
          <w:szCs w:val="18"/>
          <w:rPrChange w:id="1109" w:author="zhang alex" w:date="2019-07-28T18:33:00Z">
            <w:rPr>
              <w:rFonts w:ascii="Consolas" w:eastAsia="宋体" w:hAnsi="Consolas" w:cs="宋体"/>
              <w:color w:val="000080"/>
              <w:kern w:val="0"/>
              <w:sz w:val="24"/>
              <w:szCs w:val="24"/>
            </w:rPr>
          </w:rPrChange>
        </w:rPr>
        <w:t>class</w:t>
      </w:r>
      <w:r w:rsidRPr="004020D3">
        <w:rPr>
          <w:rFonts w:ascii="Consolas" w:eastAsia="宋体" w:hAnsi="Consolas" w:cs="宋体"/>
          <w:color w:val="34302D"/>
          <w:kern w:val="0"/>
          <w:sz w:val="18"/>
          <w:szCs w:val="18"/>
          <w:rPrChange w:id="1110" w:author="zhang alex" w:date="2019-07-28T18:33:00Z">
            <w:rPr>
              <w:rFonts w:ascii="Consolas" w:eastAsia="宋体" w:hAnsi="Consolas" w:cs="宋体"/>
              <w:color w:val="34302D"/>
              <w:kern w:val="0"/>
              <w:sz w:val="24"/>
              <w:szCs w:val="24"/>
            </w:rPr>
          </w:rPrChange>
        </w:rPr>
        <w:t>=</w:t>
      </w:r>
      <w:r w:rsidRPr="004020D3">
        <w:rPr>
          <w:rFonts w:ascii="Consolas" w:eastAsia="宋体" w:hAnsi="Consolas" w:cs="宋体"/>
          <w:color w:val="DD1144"/>
          <w:kern w:val="0"/>
          <w:sz w:val="18"/>
          <w:szCs w:val="18"/>
          <w:rPrChange w:id="1111" w:author="zhang alex" w:date="2019-07-28T18:33:00Z">
            <w:rPr>
              <w:rFonts w:ascii="Consolas" w:eastAsia="宋体" w:hAnsi="Consolas" w:cs="宋体"/>
              <w:color w:val="DD1144"/>
              <w:kern w:val="0"/>
              <w:sz w:val="24"/>
              <w:szCs w:val="24"/>
            </w:rPr>
          </w:rPrChange>
        </w:rPr>
        <w:t>"examples.ExampleBean"</w:t>
      </w:r>
      <w:r w:rsidRPr="004020D3">
        <w:rPr>
          <w:rFonts w:ascii="Consolas" w:eastAsia="宋体" w:hAnsi="Consolas" w:cs="宋体"/>
          <w:color w:val="008080"/>
          <w:kern w:val="0"/>
          <w:sz w:val="18"/>
          <w:szCs w:val="18"/>
          <w:rPrChange w:id="1112" w:author="zhang alex" w:date="2019-07-28T18:33:00Z">
            <w:rPr>
              <w:rFonts w:ascii="Consolas" w:eastAsia="宋体" w:hAnsi="Consolas" w:cs="宋体"/>
              <w:color w:val="008080"/>
              <w:kern w:val="0"/>
              <w:sz w:val="24"/>
              <w:szCs w:val="24"/>
            </w:rPr>
          </w:rPrChange>
        </w:rPr>
        <w:t>/&gt;</w:t>
      </w:r>
    </w:p>
    <w:p w:rsidR="00BA0D5D" w:rsidRPr="004020D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13" w:author="zhang alex" w:date="2019-07-28T18:33:00Z">
            <w:rPr>
              <w:rFonts w:ascii="Consolas" w:eastAsia="宋体" w:hAnsi="Consolas" w:cs="宋体"/>
              <w:color w:val="34302D"/>
              <w:kern w:val="0"/>
              <w:sz w:val="24"/>
              <w:szCs w:val="24"/>
            </w:rPr>
          </w:rPrChange>
        </w:rPr>
      </w:pPr>
    </w:p>
    <w:p w:rsidR="00BA0D5D" w:rsidRPr="004020D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14" w:author="zhang alex" w:date="2019-07-28T18:33:00Z">
            <w:rPr>
              <w:rFonts w:ascii="Consolas" w:eastAsia="宋体" w:hAnsi="Consolas" w:cs="宋体"/>
              <w:color w:val="34302D"/>
              <w:kern w:val="0"/>
              <w:sz w:val="24"/>
              <w:szCs w:val="24"/>
            </w:rPr>
          </w:rPrChange>
        </w:rPr>
      </w:pPr>
      <w:r w:rsidRPr="004020D3">
        <w:rPr>
          <w:rFonts w:ascii="Consolas" w:eastAsia="宋体" w:hAnsi="Consolas" w:cs="宋体"/>
          <w:color w:val="008080"/>
          <w:kern w:val="0"/>
          <w:sz w:val="18"/>
          <w:szCs w:val="18"/>
          <w:rPrChange w:id="1115" w:author="zhang alex" w:date="2019-07-28T18:33:00Z">
            <w:rPr>
              <w:rFonts w:ascii="Consolas" w:eastAsia="宋体" w:hAnsi="Consolas" w:cs="宋体"/>
              <w:color w:val="008080"/>
              <w:kern w:val="0"/>
              <w:sz w:val="24"/>
              <w:szCs w:val="24"/>
            </w:rPr>
          </w:rPrChange>
        </w:rPr>
        <w:t>&lt;bean</w:t>
      </w:r>
      <w:r w:rsidRPr="004020D3">
        <w:rPr>
          <w:rFonts w:ascii="Consolas" w:eastAsia="宋体" w:hAnsi="Consolas" w:cs="宋体"/>
          <w:color w:val="34302D"/>
          <w:kern w:val="0"/>
          <w:sz w:val="18"/>
          <w:szCs w:val="18"/>
          <w:rPrChange w:id="1116" w:author="zhang alex" w:date="2019-07-28T18:33:00Z">
            <w:rPr>
              <w:rFonts w:ascii="Consolas" w:eastAsia="宋体" w:hAnsi="Consolas" w:cs="宋体"/>
              <w:color w:val="34302D"/>
              <w:kern w:val="0"/>
              <w:sz w:val="24"/>
              <w:szCs w:val="24"/>
            </w:rPr>
          </w:rPrChange>
        </w:rPr>
        <w:t xml:space="preserve"> </w:t>
      </w:r>
      <w:r w:rsidRPr="004020D3">
        <w:rPr>
          <w:rFonts w:ascii="Consolas" w:eastAsia="宋体" w:hAnsi="Consolas" w:cs="宋体"/>
          <w:color w:val="000080"/>
          <w:kern w:val="0"/>
          <w:sz w:val="18"/>
          <w:szCs w:val="18"/>
          <w:rPrChange w:id="1117" w:author="zhang alex" w:date="2019-07-28T18:33:00Z">
            <w:rPr>
              <w:rFonts w:ascii="Consolas" w:eastAsia="宋体" w:hAnsi="Consolas" w:cs="宋体"/>
              <w:color w:val="000080"/>
              <w:kern w:val="0"/>
              <w:sz w:val="24"/>
              <w:szCs w:val="24"/>
            </w:rPr>
          </w:rPrChange>
        </w:rPr>
        <w:t>name</w:t>
      </w:r>
      <w:r w:rsidRPr="004020D3">
        <w:rPr>
          <w:rFonts w:ascii="Consolas" w:eastAsia="宋体" w:hAnsi="Consolas" w:cs="宋体"/>
          <w:color w:val="34302D"/>
          <w:kern w:val="0"/>
          <w:sz w:val="18"/>
          <w:szCs w:val="18"/>
          <w:rPrChange w:id="1118" w:author="zhang alex" w:date="2019-07-28T18:33:00Z">
            <w:rPr>
              <w:rFonts w:ascii="Consolas" w:eastAsia="宋体" w:hAnsi="Consolas" w:cs="宋体"/>
              <w:color w:val="34302D"/>
              <w:kern w:val="0"/>
              <w:sz w:val="24"/>
              <w:szCs w:val="24"/>
            </w:rPr>
          </w:rPrChange>
        </w:rPr>
        <w:t>=</w:t>
      </w:r>
      <w:r w:rsidRPr="004020D3">
        <w:rPr>
          <w:rFonts w:ascii="Consolas" w:eastAsia="宋体" w:hAnsi="Consolas" w:cs="宋体"/>
          <w:color w:val="DD1144"/>
          <w:kern w:val="0"/>
          <w:sz w:val="18"/>
          <w:szCs w:val="18"/>
          <w:rPrChange w:id="1119" w:author="zhang alex" w:date="2019-07-28T18:33:00Z">
            <w:rPr>
              <w:rFonts w:ascii="Consolas" w:eastAsia="宋体" w:hAnsi="Consolas" w:cs="宋体"/>
              <w:color w:val="DD1144"/>
              <w:kern w:val="0"/>
              <w:sz w:val="24"/>
              <w:szCs w:val="24"/>
            </w:rPr>
          </w:rPrChange>
        </w:rPr>
        <w:t>"anotherExample"</w:t>
      </w:r>
      <w:r w:rsidRPr="004020D3">
        <w:rPr>
          <w:rFonts w:ascii="Consolas" w:eastAsia="宋体" w:hAnsi="Consolas" w:cs="宋体"/>
          <w:color w:val="34302D"/>
          <w:kern w:val="0"/>
          <w:sz w:val="18"/>
          <w:szCs w:val="18"/>
          <w:rPrChange w:id="1120" w:author="zhang alex" w:date="2019-07-28T18:33:00Z">
            <w:rPr>
              <w:rFonts w:ascii="Consolas" w:eastAsia="宋体" w:hAnsi="Consolas" w:cs="宋体"/>
              <w:color w:val="34302D"/>
              <w:kern w:val="0"/>
              <w:sz w:val="24"/>
              <w:szCs w:val="24"/>
            </w:rPr>
          </w:rPrChange>
        </w:rPr>
        <w:t xml:space="preserve"> </w:t>
      </w:r>
      <w:r w:rsidRPr="004020D3">
        <w:rPr>
          <w:rFonts w:ascii="Consolas" w:eastAsia="宋体" w:hAnsi="Consolas" w:cs="宋体"/>
          <w:color w:val="000080"/>
          <w:kern w:val="0"/>
          <w:sz w:val="18"/>
          <w:szCs w:val="18"/>
          <w:rPrChange w:id="1121" w:author="zhang alex" w:date="2019-07-28T18:33:00Z">
            <w:rPr>
              <w:rFonts w:ascii="Consolas" w:eastAsia="宋体" w:hAnsi="Consolas" w:cs="宋体"/>
              <w:color w:val="000080"/>
              <w:kern w:val="0"/>
              <w:sz w:val="24"/>
              <w:szCs w:val="24"/>
            </w:rPr>
          </w:rPrChange>
        </w:rPr>
        <w:t>class</w:t>
      </w:r>
      <w:r w:rsidRPr="004020D3">
        <w:rPr>
          <w:rFonts w:ascii="Consolas" w:eastAsia="宋体" w:hAnsi="Consolas" w:cs="宋体"/>
          <w:color w:val="34302D"/>
          <w:kern w:val="0"/>
          <w:sz w:val="18"/>
          <w:szCs w:val="18"/>
          <w:rPrChange w:id="1122" w:author="zhang alex" w:date="2019-07-28T18:33:00Z">
            <w:rPr>
              <w:rFonts w:ascii="Consolas" w:eastAsia="宋体" w:hAnsi="Consolas" w:cs="宋体"/>
              <w:color w:val="34302D"/>
              <w:kern w:val="0"/>
              <w:sz w:val="24"/>
              <w:szCs w:val="24"/>
            </w:rPr>
          </w:rPrChange>
        </w:rPr>
        <w:t>=</w:t>
      </w:r>
      <w:r w:rsidRPr="004020D3">
        <w:rPr>
          <w:rFonts w:ascii="Consolas" w:eastAsia="宋体" w:hAnsi="Consolas" w:cs="宋体"/>
          <w:color w:val="DD1144"/>
          <w:kern w:val="0"/>
          <w:sz w:val="18"/>
          <w:szCs w:val="18"/>
          <w:rPrChange w:id="1123" w:author="zhang alex" w:date="2019-07-28T18:33:00Z">
            <w:rPr>
              <w:rFonts w:ascii="Consolas" w:eastAsia="宋体" w:hAnsi="Consolas" w:cs="宋体"/>
              <w:color w:val="DD1144"/>
              <w:kern w:val="0"/>
              <w:sz w:val="24"/>
              <w:szCs w:val="24"/>
            </w:rPr>
          </w:rPrChange>
        </w:rPr>
        <w:t>"examples.ExampleBeanTwo"</w:t>
      </w:r>
      <w:r w:rsidRPr="004020D3">
        <w:rPr>
          <w:rFonts w:ascii="Consolas" w:eastAsia="宋体" w:hAnsi="Consolas" w:cs="宋体"/>
          <w:color w:val="008080"/>
          <w:kern w:val="0"/>
          <w:sz w:val="18"/>
          <w:szCs w:val="18"/>
          <w:rPrChange w:id="1124" w:author="zhang alex" w:date="2019-07-28T18:33: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details about the mechanism for supplying arguments to the constructor (if required) and setting object instance properties after the object is constructed, see </w:t>
      </w:r>
      <w:hyperlink r:id="rId59" w:anchor="beans-factory-collaborators" w:history="1">
        <w:r w:rsidRPr="00BA0D5D">
          <w:rPr>
            <w:rFonts w:ascii="inherit" w:eastAsia="宋体" w:hAnsi="inherit" w:cs="Arial"/>
            <w:color w:val="548E2E"/>
            <w:kern w:val="0"/>
            <w:sz w:val="24"/>
            <w:szCs w:val="24"/>
            <w:u w:val="single"/>
          </w:rPr>
          <w:t>Injecting Dependencies</w:t>
        </w:r>
      </w:hyperlink>
      <w:r w:rsidRPr="00BA0D5D">
        <w:rPr>
          <w:rFonts w:ascii="inherit" w:eastAsia="宋体" w:hAnsi="inherit" w:cs="Arial"/>
          <w:color w:val="34302D"/>
          <w:kern w:val="0"/>
          <w:sz w:val="24"/>
          <w:szCs w:val="24"/>
        </w:rPr>
        <w:t>.</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有关为构造函数提供参数的机制（如果需要）以及在构造对象后设置对象实例属性的详细信息，请参阅</w:t>
      </w:r>
      <w:r>
        <w:rPr>
          <w:rFonts w:ascii="Arial" w:hAnsi="Arial" w:cs="Arial"/>
          <w:color w:val="34302D"/>
          <w:shd w:val="clear" w:color="auto" w:fill="FFFFFF"/>
        </w:rPr>
        <w:t> </w:t>
      </w:r>
      <w:hyperlink r:id="rId60" w:anchor="beans-factory-collaborators" w:history="1">
        <w:r>
          <w:rPr>
            <w:rStyle w:val="a4"/>
            <w:rFonts w:ascii="Arial" w:hAnsi="Arial" w:cs="Arial"/>
            <w:color w:val="548E2E"/>
            <w:shd w:val="clear" w:color="auto" w:fill="FFFFFF"/>
          </w:rPr>
          <w:t>注入依赖项</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Instantiation with a Static Factory Method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defining a bean that you create with a static factory method, use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attribute to specify the class that contains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and an attribute named </w:t>
      </w:r>
      <w:r w:rsidRPr="00BA0D5D">
        <w:rPr>
          <w:rFonts w:ascii="Consolas" w:eastAsia="宋体" w:hAnsi="Consolas" w:cs="宋体"/>
          <w:color w:val="34302D"/>
          <w:kern w:val="0"/>
          <w:sz w:val="23"/>
          <w:szCs w:val="23"/>
          <w:shd w:val="clear" w:color="auto" w:fill="F7F7F8"/>
        </w:rPr>
        <w:t>factory-method</w:t>
      </w:r>
      <w:r w:rsidRPr="00BA0D5D">
        <w:rPr>
          <w:rFonts w:ascii="inherit" w:eastAsia="宋体" w:hAnsi="inherit" w:cs="Arial"/>
          <w:color w:val="34302D"/>
          <w:kern w:val="0"/>
          <w:sz w:val="24"/>
          <w:szCs w:val="24"/>
        </w:rPr>
        <w:t> to specify the name of the factory method itself. You should be able to call this method (with optional arguments, as described later) and return a live object, which subsequently is treated as if it had been created through a constructor. One use for such a bean definition is to call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factories in legacy code.</w:t>
      </w:r>
    </w:p>
    <w:p w:rsidR="00EE2218" w:rsidRPr="00E12B39" w:rsidRDefault="00EE2218" w:rsidP="00E12B39">
      <w:pPr>
        <w:pStyle w:val="a3"/>
        <w:shd w:val="clear" w:color="auto" w:fill="FFFFFF"/>
        <w:spacing w:before="0" w:beforeAutospacing="0" w:after="300" w:afterAutospacing="0"/>
        <w:rPr>
          <w:rFonts w:ascii="inherit" w:hAnsi="inherit" w:cs="Arial" w:hint="eastAsia"/>
          <w:color w:val="34302D"/>
        </w:rPr>
      </w:pPr>
      <w:r w:rsidRPr="00E12B39">
        <w:rPr>
          <w:rFonts w:ascii="inherit" w:hAnsi="inherit" w:cs="Arial"/>
          <w:color w:val="34302D"/>
        </w:rPr>
        <w:t>使用静态工厂方法实例化</w:t>
      </w:r>
    </w:p>
    <w:p w:rsidR="00EE2218" w:rsidRDefault="00EE2218" w:rsidP="00EE2218">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定义使用静态工厂方法创建</w:t>
      </w:r>
      <w:del w:id="1125" w:author="zhang alex" w:date="2019-07-28T18:35:00Z">
        <w:r w:rsidDel="000A773B">
          <w:rPr>
            <w:rFonts w:ascii="inherit" w:hAnsi="inherit" w:cs="Arial"/>
            <w:color w:val="34302D"/>
          </w:rPr>
          <w:delText>的</w:delText>
        </w:r>
      </w:del>
      <w:r>
        <w:rPr>
          <w:rFonts w:ascii="inherit" w:hAnsi="inherit" w:cs="Arial"/>
          <w:color w:val="34302D"/>
        </w:rPr>
        <w:t>bean</w:t>
      </w:r>
      <w:r>
        <w:rPr>
          <w:rFonts w:ascii="inherit" w:hAnsi="inherit" w:cs="Arial"/>
          <w:color w:val="34302D"/>
        </w:rPr>
        <w:t>时，请使用</w:t>
      </w:r>
      <w:del w:id="1126" w:author="zhang alex" w:date="2019-07-28T18:35:00Z">
        <w:r w:rsidDel="000A773B">
          <w:rPr>
            <w:rFonts w:ascii="inherit" w:hAnsi="inherit" w:cs="Arial"/>
            <w:color w:val="34302D"/>
          </w:rPr>
          <w:delText>该</w:delText>
        </w:r>
      </w:del>
      <w:r>
        <w:rPr>
          <w:rStyle w:val="HTML"/>
          <w:rFonts w:ascii="Consolas" w:hAnsi="Consolas"/>
          <w:color w:val="34302D"/>
          <w:sz w:val="23"/>
          <w:szCs w:val="23"/>
          <w:shd w:val="clear" w:color="auto" w:fill="F7F7F8"/>
        </w:rPr>
        <w:t>class</w:t>
      </w:r>
      <w:r>
        <w:rPr>
          <w:rFonts w:ascii="inherit" w:hAnsi="inherit" w:cs="Arial"/>
          <w:color w:val="34302D"/>
        </w:rPr>
        <w:t> </w:t>
      </w:r>
      <w:r>
        <w:rPr>
          <w:rFonts w:ascii="inherit" w:hAnsi="inherit" w:cs="Arial"/>
          <w:color w:val="34302D"/>
        </w:rPr>
        <w:t>属性指定包含</w:t>
      </w:r>
      <w:r>
        <w:rPr>
          <w:rStyle w:val="HTML"/>
          <w:rFonts w:ascii="Consolas" w:hAnsi="Consolas"/>
          <w:color w:val="34302D"/>
          <w:sz w:val="23"/>
          <w:szCs w:val="23"/>
          <w:shd w:val="clear" w:color="auto" w:fill="F7F7F8"/>
        </w:rPr>
        <w:t>static</w:t>
      </w:r>
      <w:r>
        <w:rPr>
          <w:rFonts w:ascii="inherit" w:hAnsi="inherit" w:cs="Arial"/>
          <w:color w:val="34302D"/>
        </w:rPr>
        <w:t>工厂方法的类，并使用</w:t>
      </w:r>
      <w:r>
        <w:rPr>
          <w:rStyle w:val="HTML"/>
          <w:rFonts w:ascii="Consolas" w:hAnsi="Consolas"/>
          <w:color w:val="34302D"/>
          <w:sz w:val="23"/>
          <w:szCs w:val="23"/>
          <w:shd w:val="clear" w:color="auto" w:fill="F7F7F8"/>
        </w:rPr>
        <w:t>factory-method</w:t>
      </w:r>
      <w:r>
        <w:rPr>
          <w:rFonts w:ascii="inherit" w:hAnsi="inherit" w:cs="Arial"/>
          <w:color w:val="34302D"/>
        </w:rPr>
        <w:t>名称的属性指定工厂方法本身的名称。您应该能够调用此方法（使用可选参数，如稍后所述）并返回一个活动对象，随后将其视为通过构造函数创建的对象。这种</w:t>
      </w:r>
      <w:r>
        <w:rPr>
          <w:rFonts w:ascii="inherit" w:hAnsi="inherit" w:cs="Arial"/>
          <w:color w:val="34302D"/>
        </w:rPr>
        <w:t>bean</w:t>
      </w:r>
      <w:r>
        <w:rPr>
          <w:rFonts w:ascii="inherit" w:hAnsi="inherit" w:cs="Arial"/>
          <w:color w:val="34302D"/>
        </w:rPr>
        <w:t>定义的一个用途是</w:t>
      </w:r>
      <w:del w:id="1127" w:author="zhang alex" w:date="2019-07-28T18:37:00Z">
        <w:r w:rsidDel="000A773B">
          <w:rPr>
            <w:rStyle w:val="HTML"/>
            <w:rFonts w:ascii="Consolas" w:hAnsi="Consolas"/>
            <w:color w:val="34302D"/>
            <w:sz w:val="23"/>
            <w:szCs w:val="23"/>
            <w:shd w:val="clear" w:color="auto" w:fill="F7F7F8"/>
          </w:rPr>
          <w:delText>static</w:delText>
        </w:r>
      </w:del>
      <w:r>
        <w:rPr>
          <w:rFonts w:ascii="inherit" w:hAnsi="inherit" w:cs="Arial"/>
          <w:color w:val="34302D"/>
        </w:rPr>
        <w:t>在遗留代码中调用</w:t>
      </w:r>
      <w:ins w:id="1128" w:author="zhang alex" w:date="2019-07-28T18:37:00Z">
        <w:r w:rsidR="000A773B">
          <w:rPr>
            <w:rStyle w:val="HTML"/>
            <w:rFonts w:ascii="Consolas" w:hAnsi="Consolas"/>
            <w:color w:val="34302D"/>
            <w:sz w:val="23"/>
            <w:szCs w:val="23"/>
            <w:shd w:val="clear" w:color="auto" w:fill="F7F7F8"/>
          </w:rPr>
          <w:t>static</w:t>
        </w:r>
      </w:ins>
      <w:r>
        <w:rPr>
          <w:rFonts w:ascii="inherit" w:hAnsi="inherit" w:cs="Arial"/>
          <w:color w:val="34302D"/>
        </w:rPr>
        <w:t>工厂。</w:t>
      </w:r>
    </w:p>
    <w:p w:rsidR="00EE2218" w:rsidRPr="00EE2218" w:rsidDel="004B46CA" w:rsidRDefault="00EE2218" w:rsidP="00BA0D5D">
      <w:pPr>
        <w:widowControl/>
        <w:shd w:val="clear" w:color="auto" w:fill="FFFFFF"/>
        <w:spacing w:after="300"/>
        <w:jc w:val="left"/>
        <w:rPr>
          <w:del w:id="1129" w:author="zhang alex" w:date="2019-07-28T18:37:00Z"/>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bean definition specifies that the bean be created by calling a factory method. The definition does not specify the type (class) of the returned object, only the class containing the factory method. In this example, the </w:t>
      </w:r>
      <w:r w:rsidRPr="00BA0D5D">
        <w:rPr>
          <w:rFonts w:ascii="Consolas" w:eastAsia="宋体" w:hAnsi="Consolas" w:cs="宋体"/>
          <w:color w:val="34302D"/>
          <w:kern w:val="0"/>
          <w:sz w:val="23"/>
          <w:szCs w:val="23"/>
          <w:shd w:val="clear" w:color="auto" w:fill="F7F7F8"/>
        </w:rPr>
        <w:t>createInstance()</w:t>
      </w:r>
      <w:r w:rsidRPr="00BA0D5D">
        <w:rPr>
          <w:rFonts w:ascii="inherit" w:eastAsia="宋体" w:hAnsi="inherit" w:cs="Arial"/>
          <w:color w:val="34302D"/>
          <w:kern w:val="0"/>
          <w:sz w:val="24"/>
          <w:szCs w:val="24"/>
        </w:rPr>
        <w:t> method must be a static method. The following example shows how to specify a factory method:</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w:t>
      </w:r>
      <w:r>
        <w:rPr>
          <w:rFonts w:ascii="Arial" w:hAnsi="Arial" w:cs="Arial"/>
          <w:color w:val="34302D"/>
          <w:shd w:val="clear" w:color="auto" w:fill="FFFFFF"/>
        </w:rPr>
        <w:t>bean</w:t>
      </w:r>
      <w:r>
        <w:rPr>
          <w:rFonts w:ascii="Arial" w:hAnsi="Arial" w:cs="Arial"/>
          <w:color w:val="34302D"/>
          <w:shd w:val="clear" w:color="auto" w:fill="FFFFFF"/>
        </w:rPr>
        <w:t>定义指定通过调用工厂方法来创建</w:t>
      </w:r>
      <w:r>
        <w:rPr>
          <w:rFonts w:ascii="Arial" w:hAnsi="Arial" w:cs="Arial"/>
          <w:color w:val="34302D"/>
          <w:shd w:val="clear" w:color="auto" w:fill="FFFFFF"/>
        </w:rPr>
        <w:t>bean</w:t>
      </w:r>
      <w:r>
        <w:rPr>
          <w:rFonts w:ascii="Arial" w:hAnsi="Arial" w:cs="Arial"/>
          <w:color w:val="34302D"/>
          <w:shd w:val="clear" w:color="auto" w:fill="FFFFFF"/>
        </w:rPr>
        <w:t>。该定义未指定返回对象的类型（类），仅指定包含工厂方法的类。在此示例中，</w:t>
      </w:r>
      <w:del w:id="1130" w:author="zhang alex" w:date="2019-07-28T18:38:00Z">
        <w:r w:rsidDel="004B46CA">
          <w:rPr>
            <w:rFonts w:ascii="Arial" w:hAnsi="Arial" w:cs="Arial"/>
            <w:color w:val="34302D"/>
            <w:shd w:val="clear" w:color="auto" w:fill="FFFFFF"/>
          </w:rPr>
          <w:delText>该</w:delText>
        </w:r>
      </w:del>
      <w:r>
        <w:rPr>
          <w:rStyle w:val="HTML"/>
          <w:rFonts w:ascii="Consolas" w:hAnsi="Consolas"/>
          <w:sz w:val="23"/>
          <w:szCs w:val="23"/>
          <w:shd w:val="clear" w:color="auto" w:fill="F7F7F8"/>
        </w:rPr>
        <w:t>createInstance()</w:t>
      </w:r>
      <w:r>
        <w:rPr>
          <w:rFonts w:ascii="Arial" w:hAnsi="Arial" w:cs="Arial"/>
          <w:color w:val="34302D"/>
          <w:shd w:val="clear" w:color="auto" w:fill="FFFFFF"/>
        </w:rPr>
        <w:t> </w:t>
      </w:r>
      <w:r>
        <w:rPr>
          <w:rFonts w:ascii="Arial" w:hAnsi="Arial" w:cs="Arial"/>
          <w:color w:val="34302D"/>
          <w:shd w:val="clear" w:color="auto" w:fill="FFFFFF"/>
        </w:rPr>
        <w:t>方法必须是静态方法。以下示例显示如何指定工厂方法：</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31"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008080"/>
          <w:kern w:val="0"/>
          <w:sz w:val="18"/>
          <w:szCs w:val="18"/>
          <w:rPrChange w:id="1132" w:author="zhang alex" w:date="2019-07-28T18:38:00Z">
            <w:rPr>
              <w:rFonts w:ascii="Consolas" w:eastAsia="宋体" w:hAnsi="Consolas" w:cs="宋体"/>
              <w:color w:val="008080"/>
              <w:kern w:val="0"/>
              <w:sz w:val="24"/>
              <w:szCs w:val="24"/>
            </w:rPr>
          </w:rPrChange>
        </w:rPr>
        <w:lastRenderedPageBreak/>
        <w:t>&lt;bean</w:t>
      </w:r>
      <w:r w:rsidRPr="004B46CA">
        <w:rPr>
          <w:rFonts w:ascii="Consolas" w:eastAsia="宋体" w:hAnsi="Consolas" w:cs="宋体"/>
          <w:color w:val="34302D"/>
          <w:kern w:val="0"/>
          <w:sz w:val="18"/>
          <w:szCs w:val="18"/>
          <w:rPrChange w:id="1133"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color w:val="000080"/>
          <w:kern w:val="0"/>
          <w:sz w:val="18"/>
          <w:szCs w:val="18"/>
          <w:rPrChange w:id="1134" w:author="zhang alex" w:date="2019-07-28T18:38:00Z">
            <w:rPr>
              <w:rFonts w:ascii="Consolas" w:eastAsia="宋体" w:hAnsi="Consolas" w:cs="宋体"/>
              <w:color w:val="000080"/>
              <w:kern w:val="0"/>
              <w:sz w:val="24"/>
              <w:szCs w:val="24"/>
            </w:rPr>
          </w:rPrChange>
        </w:rPr>
        <w:t>id</w:t>
      </w:r>
      <w:r w:rsidRPr="004B46CA">
        <w:rPr>
          <w:rFonts w:ascii="Consolas" w:eastAsia="宋体" w:hAnsi="Consolas" w:cs="宋体"/>
          <w:color w:val="34302D"/>
          <w:kern w:val="0"/>
          <w:sz w:val="18"/>
          <w:szCs w:val="18"/>
          <w:rPrChange w:id="1135" w:author="zhang alex" w:date="2019-07-28T18:38:00Z">
            <w:rPr>
              <w:rFonts w:ascii="Consolas" w:eastAsia="宋体" w:hAnsi="Consolas" w:cs="宋体"/>
              <w:color w:val="34302D"/>
              <w:kern w:val="0"/>
              <w:sz w:val="24"/>
              <w:szCs w:val="24"/>
            </w:rPr>
          </w:rPrChange>
        </w:rPr>
        <w:t>=</w:t>
      </w:r>
      <w:r w:rsidRPr="004B46CA">
        <w:rPr>
          <w:rFonts w:ascii="Consolas" w:eastAsia="宋体" w:hAnsi="Consolas" w:cs="宋体"/>
          <w:color w:val="DD1144"/>
          <w:kern w:val="0"/>
          <w:sz w:val="18"/>
          <w:szCs w:val="18"/>
          <w:rPrChange w:id="1136" w:author="zhang alex" w:date="2019-07-28T18:38:00Z">
            <w:rPr>
              <w:rFonts w:ascii="Consolas" w:eastAsia="宋体" w:hAnsi="Consolas" w:cs="宋体"/>
              <w:color w:val="DD1144"/>
              <w:kern w:val="0"/>
              <w:sz w:val="24"/>
              <w:szCs w:val="24"/>
            </w:rPr>
          </w:rPrChange>
        </w:rPr>
        <w:t>"clientService"</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37"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138"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color w:val="000080"/>
          <w:kern w:val="0"/>
          <w:sz w:val="18"/>
          <w:szCs w:val="18"/>
          <w:rPrChange w:id="1139" w:author="zhang alex" w:date="2019-07-28T18:38:00Z">
            <w:rPr>
              <w:rFonts w:ascii="Consolas" w:eastAsia="宋体" w:hAnsi="Consolas" w:cs="宋体"/>
              <w:color w:val="000080"/>
              <w:kern w:val="0"/>
              <w:sz w:val="24"/>
              <w:szCs w:val="24"/>
            </w:rPr>
          </w:rPrChange>
        </w:rPr>
        <w:t>class</w:t>
      </w:r>
      <w:r w:rsidRPr="004B46CA">
        <w:rPr>
          <w:rFonts w:ascii="Consolas" w:eastAsia="宋体" w:hAnsi="Consolas" w:cs="宋体"/>
          <w:color w:val="34302D"/>
          <w:kern w:val="0"/>
          <w:sz w:val="18"/>
          <w:szCs w:val="18"/>
          <w:rPrChange w:id="1140" w:author="zhang alex" w:date="2019-07-28T18:38:00Z">
            <w:rPr>
              <w:rFonts w:ascii="Consolas" w:eastAsia="宋体" w:hAnsi="Consolas" w:cs="宋体"/>
              <w:color w:val="34302D"/>
              <w:kern w:val="0"/>
              <w:sz w:val="24"/>
              <w:szCs w:val="24"/>
            </w:rPr>
          </w:rPrChange>
        </w:rPr>
        <w:t>=</w:t>
      </w:r>
      <w:r w:rsidRPr="004B46CA">
        <w:rPr>
          <w:rFonts w:ascii="Consolas" w:eastAsia="宋体" w:hAnsi="Consolas" w:cs="宋体"/>
          <w:color w:val="DD1144"/>
          <w:kern w:val="0"/>
          <w:sz w:val="18"/>
          <w:szCs w:val="18"/>
          <w:rPrChange w:id="1141" w:author="zhang alex" w:date="2019-07-28T18:38:00Z">
            <w:rPr>
              <w:rFonts w:ascii="Consolas" w:eastAsia="宋体" w:hAnsi="Consolas" w:cs="宋体"/>
              <w:color w:val="DD1144"/>
              <w:kern w:val="0"/>
              <w:sz w:val="24"/>
              <w:szCs w:val="24"/>
            </w:rPr>
          </w:rPrChange>
        </w:rPr>
        <w:t>"examples.ClientService"</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42"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143"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color w:val="000080"/>
          <w:kern w:val="0"/>
          <w:sz w:val="18"/>
          <w:szCs w:val="18"/>
          <w:rPrChange w:id="1144" w:author="zhang alex" w:date="2019-07-28T18:38:00Z">
            <w:rPr>
              <w:rFonts w:ascii="Consolas" w:eastAsia="宋体" w:hAnsi="Consolas" w:cs="宋体"/>
              <w:color w:val="000080"/>
              <w:kern w:val="0"/>
              <w:sz w:val="24"/>
              <w:szCs w:val="24"/>
            </w:rPr>
          </w:rPrChange>
        </w:rPr>
        <w:t>factory-method</w:t>
      </w:r>
      <w:r w:rsidRPr="004B46CA">
        <w:rPr>
          <w:rFonts w:ascii="Consolas" w:eastAsia="宋体" w:hAnsi="Consolas" w:cs="宋体"/>
          <w:color w:val="34302D"/>
          <w:kern w:val="0"/>
          <w:sz w:val="18"/>
          <w:szCs w:val="18"/>
          <w:rPrChange w:id="1145" w:author="zhang alex" w:date="2019-07-28T18:38:00Z">
            <w:rPr>
              <w:rFonts w:ascii="Consolas" w:eastAsia="宋体" w:hAnsi="Consolas" w:cs="宋体"/>
              <w:color w:val="34302D"/>
              <w:kern w:val="0"/>
              <w:sz w:val="24"/>
              <w:szCs w:val="24"/>
            </w:rPr>
          </w:rPrChange>
        </w:rPr>
        <w:t>=</w:t>
      </w:r>
      <w:r w:rsidRPr="004B46CA">
        <w:rPr>
          <w:rFonts w:ascii="Consolas" w:eastAsia="宋体" w:hAnsi="Consolas" w:cs="宋体"/>
          <w:color w:val="DD1144"/>
          <w:kern w:val="0"/>
          <w:sz w:val="18"/>
          <w:szCs w:val="18"/>
          <w:rPrChange w:id="1146" w:author="zhang alex" w:date="2019-07-28T18:38:00Z">
            <w:rPr>
              <w:rFonts w:ascii="Consolas" w:eastAsia="宋体" w:hAnsi="Consolas" w:cs="宋体"/>
              <w:color w:val="DD1144"/>
              <w:kern w:val="0"/>
              <w:sz w:val="24"/>
              <w:szCs w:val="24"/>
            </w:rPr>
          </w:rPrChange>
        </w:rPr>
        <w:t>"createInstance"</w:t>
      </w:r>
      <w:r w:rsidRPr="004B46CA">
        <w:rPr>
          <w:rFonts w:ascii="Consolas" w:eastAsia="宋体" w:hAnsi="Consolas" w:cs="宋体"/>
          <w:color w:val="008080"/>
          <w:kern w:val="0"/>
          <w:sz w:val="18"/>
          <w:szCs w:val="18"/>
          <w:rPrChange w:id="1147" w:author="zhang alex" w:date="2019-07-28T18:38: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class that would work with the preceding bean definition:</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以下示例显示了一个可以使用前面的</w:t>
      </w:r>
      <w:r>
        <w:rPr>
          <w:rFonts w:ascii="Arial" w:hAnsi="Arial" w:cs="Arial"/>
          <w:color w:val="34302D"/>
          <w:shd w:val="clear" w:color="auto" w:fill="FFFFFF"/>
        </w:rPr>
        <w:t>bean</w:t>
      </w:r>
      <w:r>
        <w:rPr>
          <w:rFonts w:ascii="Arial" w:hAnsi="Arial" w:cs="Arial"/>
          <w:color w:val="34302D"/>
          <w:shd w:val="clear" w:color="auto" w:fill="FFFFFF"/>
        </w:rPr>
        <w:t>定义的类：</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48"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b/>
          <w:bCs/>
          <w:color w:val="34302D"/>
          <w:kern w:val="0"/>
          <w:sz w:val="18"/>
          <w:szCs w:val="18"/>
          <w:rPrChange w:id="1149" w:author="zhang alex" w:date="2019-07-28T18:38:00Z">
            <w:rPr>
              <w:rFonts w:ascii="Consolas" w:eastAsia="宋体" w:hAnsi="Consolas" w:cs="宋体"/>
              <w:b/>
              <w:bCs/>
              <w:color w:val="34302D"/>
              <w:kern w:val="0"/>
              <w:sz w:val="24"/>
              <w:szCs w:val="24"/>
            </w:rPr>
          </w:rPrChange>
        </w:rPr>
        <w:t>public</w:t>
      </w:r>
      <w:r w:rsidRPr="004B46CA">
        <w:rPr>
          <w:rFonts w:ascii="Consolas" w:eastAsia="宋体" w:hAnsi="Consolas" w:cs="宋体"/>
          <w:color w:val="34302D"/>
          <w:kern w:val="0"/>
          <w:sz w:val="18"/>
          <w:szCs w:val="18"/>
          <w:rPrChange w:id="1150"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151" w:author="zhang alex" w:date="2019-07-28T18:38:00Z">
            <w:rPr>
              <w:rFonts w:ascii="Consolas" w:eastAsia="宋体" w:hAnsi="Consolas" w:cs="宋体"/>
              <w:b/>
              <w:bCs/>
              <w:color w:val="34302D"/>
              <w:kern w:val="0"/>
              <w:sz w:val="24"/>
              <w:szCs w:val="24"/>
            </w:rPr>
          </w:rPrChange>
        </w:rPr>
        <w:t>class</w:t>
      </w:r>
      <w:r w:rsidRPr="004B46CA">
        <w:rPr>
          <w:rFonts w:ascii="Consolas" w:eastAsia="宋体" w:hAnsi="Consolas" w:cs="宋体"/>
          <w:color w:val="34302D"/>
          <w:kern w:val="0"/>
          <w:sz w:val="18"/>
          <w:szCs w:val="18"/>
          <w:rPrChange w:id="1152"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445588"/>
          <w:kern w:val="0"/>
          <w:sz w:val="18"/>
          <w:szCs w:val="18"/>
          <w:rPrChange w:id="1153" w:author="zhang alex" w:date="2019-07-28T18:38:00Z">
            <w:rPr>
              <w:rFonts w:ascii="Consolas" w:eastAsia="宋体" w:hAnsi="Consolas" w:cs="宋体"/>
              <w:b/>
              <w:bCs/>
              <w:color w:val="445588"/>
              <w:kern w:val="0"/>
              <w:sz w:val="24"/>
              <w:szCs w:val="24"/>
            </w:rPr>
          </w:rPrChange>
        </w:rPr>
        <w:t>ClientService</w:t>
      </w:r>
      <w:r w:rsidRPr="004B46CA">
        <w:rPr>
          <w:rFonts w:ascii="Consolas" w:eastAsia="宋体" w:hAnsi="Consolas" w:cs="宋体"/>
          <w:color w:val="34302D"/>
          <w:kern w:val="0"/>
          <w:sz w:val="18"/>
          <w:szCs w:val="18"/>
          <w:rPrChange w:id="1154" w:author="zhang alex" w:date="2019-07-28T18:38:00Z">
            <w:rPr>
              <w:rFonts w:ascii="Consolas" w:eastAsia="宋体" w:hAnsi="Consolas" w:cs="宋体"/>
              <w:color w:val="34302D"/>
              <w:kern w:val="0"/>
              <w:sz w:val="24"/>
              <w:szCs w:val="24"/>
            </w:rPr>
          </w:rPrChange>
        </w:rPr>
        <w:t xml:space="preserve"> {</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55"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156"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157" w:author="zhang alex" w:date="2019-07-28T18:38:00Z">
            <w:rPr>
              <w:rFonts w:ascii="Consolas" w:eastAsia="宋体" w:hAnsi="Consolas" w:cs="宋体"/>
              <w:b/>
              <w:bCs/>
              <w:color w:val="34302D"/>
              <w:kern w:val="0"/>
              <w:sz w:val="24"/>
              <w:szCs w:val="24"/>
            </w:rPr>
          </w:rPrChange>
        </w:rPr>
        <w:t>private</w:t>
      </w:r>
      <w:r w:rsidRPr="004B46CA">
        <w:rPr>
          <w:rFonts w:ascii="Consolas" w:eastAsia="宋体" w:hAnsi="Consolas" w:cs="宋体"/>
          <w:color w:val="34302D"/>
          <w:kern w:val="0"/>
          <w:sz w:val="18"/>
          <w:szCs w:val="18"/>
          <w:rPrChange w:id="1158"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159" w:author="zhang alex" w:date="2019-07-28T18:38:00Z">
            <w:rPr>
              <w:rFonts w:ascii="Consolas" w:eastAsia="宋体" w:hAnsi="Consolas" w:cs="宋体"/>
              <w:b/>
              <w:bCs/>
              <w:color w:val="34302D"/>
              <w:kern w:val="0"/>
              <w:sz w:val="24"/>
              <w:szCs w:val="24"/>
            </w:rPr>
          </w:rPrChange>
        </w:rPr>
        <w:t>static</w:t>
      </w:r>
      <w:r w:rsidRPr="004B46CA">
        <w:rPr>
          <w:rFonts w:ascii="Consolas" w:eastAsia="宋体" w:hAnsi="Consolas" w:cs="宋体"/>
          <w:color w:val="34302D"/>
          <w:kern w:val="0"/>
          <w:sz w:val="18"/>
          <w:szCs w:val="18"/>
          <w:rPrChange w:id="1160" w:author="zhang alex" w:date="2019-07-28T18:38:00Z">
            <w:rPr>
              <w:rFonts w:ascii="Consolas" w:eastAsia="宋体" w:hAnsi="Consolas" w:cs="宋体"/>
              <w:color w:val="34302D"/>
              <w:kern w:val="0"/>
              <w:sz w:val="24"/>
              <w:szCs w:val="24"/>
            </w:rPr>
          </w:rPrChange>
        </w:rPr>
        <w:t xml:space="preserve"> ClientService clientService = </w:t>
      </w:r>
      <w:r w:rsidRPr="004B46CA">
        <w:rPr>
          <w:rFonts w:ascii="Consolas" w:eastAsia="宋体" w:hAnsi="Consolas" w:cs="宋体"/>
          <w:b/>
          <w:bCs/>
          <w:color w:val="000000"/>
          <w:kern w:val="0"/>
          <w:sz w:val="18"/>
          <w:szCs w:val="18"/>
          <w:rPrChange w:id="1161" w:author="zhang alex" w:date="2019-07-28T18:38:00Z">
            <w:rPr>
              <w:rFonts w:ascii="Consolas" w:eastAsia="宋体" w:hAnsi="Consolas" w:cs="宋体"/>
              <w:b/>
              <w:bCs/>
              <w:color w:val="000000"/>
              <w:kern w:val="0"/>
              <w:sz w:val="24"/>
              <w:szCs w:val="24"/>
            </w:rPr>
          </w:rPrChange>
        </w:rPr>
        <w:t>new</w:t>
      </w:r>
      <w:r w:rsidRPr="004B46CA">
        <w:rPr>
          <w:rFonts w:ascii="Consolas" w:eastAsia="宋体" w:hAnsi="Consolas" w:cs="宋体"/>
          <w:color w:val="34302D"/>
          <w:kern w:val="0"/>
          <w:sz w:val="18"/>
          <w:szCs w:val="18"/>
          <w:rPrChange w:id="1162" w:author="zhang alex" w:date="2019-07-28T18:38:00Z">
            <w:rPr>
              <w:rFonts w:ascii="Consolas" w:eastAsia="宋体" w:hAnsi="Consolas" w:cs="宋体"/>
              <w:color w:val="34302D"/>
              <w:kern w:val="0"/>
              <w:sz w:val="24"/>
              <w:szCs w:val="24"/>
            </w:rPr>
          </w:rPrChange>
        </w:rPr>
        <w:t xml:space="preserve"> ClientService();</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63"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164"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165" w:author="zhang alex" w:date="2019-07-28T18:38:00Z">
            <w:rPr>
              <w:rFonts w:ascii="Consolas" w:eastAsia="宋体" w:hAnsi="Consolas" w:cs="宋体"/>
              <w:b/>
              <w:bCs/>
              <w:color w:val="34302D"/>
              <w:kern w:val="0"/>
              <w:sz w:val="24"/>
              <w:szCs w:val="24"/>
            </w:rPr>
          </w:rPrChange>
        </w:rPr>
        <w:t>private</w:t>
      </w:r>
      <w:r w:rsidRPr="004B46CA">
        <w:rPr>
          <w:rFonts w:ascii="Consolas" w:eastAsia="宋体" w:hAnsi="Consolas" w:cs="宋体"/>
          <w:color w:val="34302D"/>
          <w:kern w:val="0"/>
          <w:sz w:val="18"/>
          <w:szCs w:val="18"/>
          <w:rPrChange w:id="1166" w:author="zhang alex" w:date="2019-07-28T18:38:00Z">
            <w:rPr>
              <w:rFonts w:ascii="Consolas" w:eastAsia="宋体" w:hAnsi="Consolas" w:cs="宋体"/>
              <w:color w:val="34302D"/>
              <w:kern w:val="0"/>
              <w:sz w:val="24"/>
              <w:szCs w:val="24"/>
            </w:rPr>
          </w:rPrChange>
        </w:rPr>
        <w:t xml:space="preserve"> ClientService() {}</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67" w:author="zhang alex" w:date="2019-07-28T18:38:00Z">
            <w:rPr>
              <w:rFonts w:ascii="Consolas" w:eastAsia="宋体" w:hAnsi="Consolas" w:cs="宋体"/>
              <w:color w:val="34302D"/>
              <w:kern w:val="0"/>
              <w:sz w:val="24"/>
              <w:szCs w:val="24"/>
            </w:rPr>
          </w:rPrChange>
        </w:rPr>
      </w:pP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68"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169"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170" w:author="zhang alex" w:date="2019-07-28T18:38:00Z">
            <w:rPr>
              <w:rFonts w:ascii="Consolas" w:eastAsia="宋体" w:hAnsi="Consolas" w:cs="宋体"/>
              <w:b/>
              <w:bCs/>
              <w:color w:val="34302D"/>
              <w:kern w:val="0"/>
              <w:sz w:val="24"/>
              <w:szCs w:val="24"/>
            </w:rPr>
          </w:rPrChange>
        </w:rPr>
        <w:t>public</w:t>
      </w:r>
      <w:r w:rsidRPr="004B46CA">
        <w:rPr>
          <w:rFonts w:ascii="Consolas" w:eastAsia="宋体" w:hAnsi="Consolas" w:cs="宋体"/>
          <w:color w:val="34302D"/>
          <w:kern w:val="0"/>
          <w:sz w:val="18"/>
          <w:szCs w:val="18"/>
          <w:rPrChange w:id="1171"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172" w:author="zhang alex" w:date="2019-07-28T18:38:00Z">
            <w:rPr>
              <w:rFonts w:ascii="Consolas" w:eastAsia="宋体" w:hAnsi="Consolas" w:cs="宋体"/>
              <w:b/>
              <w:bCs/>
              <w:color w:val="34302D"/>
              <w:kern w:val="0"/>
              <w:sz w:val="24"/>
              <w:szCs w:val="24"/>
            </w:rPr>
          </w:rPrChange>
        </w:rPr>
        <w:t>static</w:t>
      </w:r>
      <w:r w:rsidRPr="004B46CA">
        <w:rPr>
          <w:rFonts w:ascii="Consolas" w:eastAsia="宋体" w:hAnsi="Consolas" w:cs="宋体"/>
          <w:color w:val="34302D"/>
          <w:kern w:val="0"/>
          <w:sz w:val="18"/>
          <w:szCs w:val="18"/>
          <w:rPrChange w:id="1173" w:author="zhang alex" w:date="2019-07-28T18:38:00Z">
            <w:rPr>
              <w:rFonts w:ascii="Consolas" w:eastAsia="宋体" w:hAnsi="Consolas" w:cs="宋体"/>
              <w:color w:val="34302D"/>
              <w:kern w:val="0"/>
              <w:sz w:val="24"/>
              <w:szCs w:val="24"/>
            </w:rPr>
          </w:rPrChange>
        </w:rPr>
        <w:t xml:space="preserve"> ClientService createInstance() {</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74"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175"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000000"/>
          <w:kern w:val="0"/>
          <w:sz w:val="18"/>
          <w:szCs w:val="18"/>
          <w:rPrChange w:id="1176" w:author="zhang alex" w:date="2019-07-28T18:38:00Z">
            <w:rPr>
              <w:rFonts w:ascii="Consolas" w:eastAsia="宋体" w:hAnsi="Consolas" w:cs="宋体"/>
              <w:b/>
              <w:bCs/>
              <w:color w:val="000000"/>
              <w:kern w:val="0"/>
              <w:sz w:val="24"/>
              <w:szCs w:val="24"/>
            </w:rPr>
          </w:rPrChange>
        </w:rPr>
        <w:t>return</w:t>
      </w:r>
      <w:r w:rsidRPr="004B46CA">
        <w:rPr>
          <w:rFonts w:ascii="Consolas" w:eastAsia="宋体" w:hAnsi="Consolas" w:cs="宋体"/>
          <w:color w:val="34302D"/>
          <w:kern w:val="0"/>
          <w:sz w:val="18"/>
          <w:szCs w:val="18"/>
          <w:rPrChange w:id="1177" w:author="zhang alex" w:date="2019-07-28T18:38:00Z">
            <w:rPr>
              <w:rFonts w:ascii="Consolas" w:eastAsia="宋体" w:hAnsi="Consolas" w:cs="宋体"/>
              <w:color w:val="34302D"/>
              <w:kern w:val="0"/>
              <w:sz w:val="24"/>
              <w:szCs w:val="24"/>
            </w:rPr>
          </w:rPrChange>
        </w:rPr>
        <w:t xml:space="preserve"> clientService;</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78"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179" w:author="zhang alex" w:date="2019-07-28T18:38:00Z">
            <w:rPr>
              <w:rFonts w:ascii="Consolas" w:eastAsia="宋体" w:hAnsi="Consolas" w:cs="宋体"/>
              <w:color w:val="34302D"/>
              <w:kern w:val="0"/>
              <w:sz w:val="24"/>
              <w:szCs w:val="24"/>
            </w:rPr>
          </w:rPrChange>
        </w:rPr>
        <w:t xml:space="preserve">    }</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80"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181" w:author="zhang alex" w:date="2019-07-28T18:38: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details about the mechanism for supplying (optional) arguments to the factory method and setting object instance properties after the object is returned from the factory, see </w:t>
      </w:r>
      <w:hyperlink r:id="rId61" w:anchor="beans-factory-properties-detailed" w:history="1">
        <w:r w:rsidRPr="00BA0D5D">
          <w:rPr>
            <w:rFonts w:ascii="inherit" w:eastAsia="宋体" w:hAnsi="inherit" w:cs="Arial"/>
            <w:color w:val="548E2E"/>
            <w:kern w:val="0"/>
            <w:sz w:val="24"/>
            <w:szCs w:val="24"/>
            <w:u w:val="single"/>
          </w:rPr>
          <w:t>Dependencies and Configuration in Detail</w:t>
        </w:r>
      </w:hyperlink>
      <w:r w:rsidRPr="00BA0D5D">
        <w:rPr>
          <w:rFonts w:ascii="inherit" w:eastAsia="宋体" w:hAnsi="inherit" w:cs="Arial"/>
          <w:color w:val="34302D"/>
          <w:kern w:val="0"/>
          <w:sz w:val="24"/>
          <w:szCs w:val="24"/>
        </w:rPr>
        <w:t>.</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有关在从工厂返回对象后为工厂方法提供（可选）参数和设置对象实例属性的机制的详细信息，请参阅</w:t>
      </w:r>
      <w:hyperlink r:id="rId62" w:anchor="beans-factory-properties-detailed" w:history="1">
        <w:r>
          <w:rPr>
            <w:rStyle w:val="a4"/>
            <w:rFonts w:ascii="Arial" w:hAnsi="Arial" w:cs="Arial"/>
            <w:color w:val="548E2E"/>
            <w:shd w:val="clear" w:color="auto" w:fill="FFFFFF"/>
          </w:rPr>
          <w:t>依赖关系和详细配置</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Instantiation by Using an Instance Factory Method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Similar to instantiation through a </w:t>
      </w:r>
      <w:hyperlink r:id="rId63" w:anchor="beans-factory-class-static-factory-method" w:history="1">
        <w:r w:rsidRPr="00BA0D5D">
          <w:rPr>
            <w:rFonts w:ascii="inherit" w:eastAsia="宋体" w:hAnsi="inherit" w:cs="Arial"/>
            <w:color w:val="548E2E"/>
            <w:kern w:val="0"/>
            <w:sz w:val="24"/>
            <w:szCs w:val="24"/>
            <w:u w:val="single"/>
          </w:rPr>
          <w:t>static factory method</w:t>
        </w:r>
      </w:hyperlink>
      <w:r w:rsidRPr="00BA0D5D">
        <w:rPr>
          <w:rFonts w:ascii="inherit" w:eastAsia="宋体" w:hAnsi="inherit" w:cs="Arial"/>
          <w:color w:val="34302D"/>
          <w:kern w:val="0"/>
          <w:sz w:val="24"/>
          <w:szCs w:val="24"/>
        </w:rPr>
        <w:t>, instantiation with an instance factory method invokes a non-static method of an existing bean from the container to create a new bean. To use this mechanism, leave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attribute empty and, in 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attribute, specify the name of a bean in the current (or parent or ancestor) container that contains the instance method that is to be invoked to create the object. Set the name of the factory method itself with the </w:t>
      </w:r>
      <w:r w:rsidRPr="00BA0D5D">
        <w:rPr>
          <w:rFonts w:ascii="Consolas" w:eastAsia="宋体" w:hAnsi="Consolas" w:cs="宋体"/>
          <w:color w:val="34302D"/>
          <w:kern w:val="0"/>
          <w:sz w:val="23"/>
          <w:szCs w:val="23"/>
          <w:shd w:val="clear" w:color="auto" w:fill="F7F7F8"/>
        </w:rPr>
        <w:t>factory-method</w:t>
      </w:r>
      <w:ins w:id="1182" w:author="zhang alex" w:date="2019-07-28T18:46:00Z">
        <w:r w:rsidR="006E4494" w:rsidRPr="00BA0D5D">
          <w:rPr>
            <w:rFonts w:ascii="inherit" w:eastAsia="宋体" w:hAnsi="inherit" w:cs="Arial"/>
            <w:color w:val="34302D"/>
            <w:kern w:val="0"/>
            <w:sz w:val="24"/>
            <w:szCs w:val="24"/>
          </w:rPr>
          <w:t xml:space="preserve"> </w:t>
        </w:r>
      </w:ins>
      <w:r w:rsidRPr="00BA0D5D">
        <w:rPr>
          <w:rFonts w:ascii="inherit" w:eastAsia="宋体" w:hAnsi="inherit" w:cs="Arial"/>
          <w:color w:val="34302D"/>
          <w:kern w:val="0"/>
          <w:sz w:val="24"/>
          <w:szCs w:val="24"/>
        </w:rPr>
        <w:t>attribute. The following example shows how to configure such a bean:</w:t>
      </w:r>
    </w:p>
    <w:p w:rsidR="00EE2218" w:rsidRPr="00E12B39" w:rsidRDefault="00EE2218" w:rsidP="00E12B39">
      <w:pPr>
        <w:pStyle w:val="a3"/>
        <w:shd w:val="clear" w:color="auto" w:fill="FFFFFF"/>
        <w:spacing w:before="0" w:beforeAutospacing="0" w:after="300" w:afterAutospacing="0"/>
        <w:rPr>
          <w:rFonts w:ascii="inherit" w:hAnsi="inherit" w:cs="Arial" w:hint="eastAsia"/>
          <w:color w:val="34302D"/>
        </w:rPr>
      </w:pPr>
      <w:r w:rsidRPr="00E12B39">
        <w:rPr>
          <w:rFonts w:ascii="inherit" w:hAnsi="inherit" w:cs="Arial"/>
          <w:color w:val="34302D"/>
        </w:rPr>
        <w:t>使用实例工厂方法实例化</w:t>
      </w:r>
    </w:p>
    <w:p w:rsidR="00EE2218" w:rsidRDefault="00EE2218" w:rsidP="00EE2218">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与通过</w:t>
      </w:r>
      <w:hyperlink r:id="rId64" w:anchor="beans-factory-class-static-factory-method" w:history="1">
        <w:r>
          <w:rPr>
            <w:rStyle w:val="a4"/>
            <w:rFonts w:ascii="inherit" w:hAnsi="inherit" w:cs="Arial"/>
            <w:color w:val="548E2E"/>
          </w:rPr>
          <w:t>静态工厂方法</w:t>
        </w:r>
      </w:hyperlink>
      <w:r>
        <w:rPr>
          <w:rFonts w:ascii="inherit" w:hAnsi="inherit" w:cs="Arial"/>
          <w:color w:val="34302D"/>
        </w:rPr>
        <w:t>实例化类似，使用实例</w:t>
      </w:r>
      <w:del w:id="1183" w:author="zhang alex" w:date="2019-07-28T18:46:00Z">
        <w:r w:rsidR="00E91AFF" w:rsidRPr="006E4494" w:rsidDel="006E4494">
          <w:rPr>
            <w:color w:val="34302D"/>
            <w:rPrChange w:id="1184" w:author="zhang alex" w:date="2019-07-28T18:46:00Z">
              <w:rPr>
                <w:rStyle w:val="a4"/>
                <w:rFonts w:ascii="inherit" w:hAnsi="inherit" w:cs="Arial"/>
                <w:color w:val="548E2E"/>
              </w:rPr>
            </w:rPrChange>
          </w:rPr>
          <w:fldChar w:fldCharType="begin"/>
        </w:r>
        <w:r w:rsidR="00E91AFF" w:rsidRPr="006E4494" w:rsidDel="006E4494">
          <w:rPr>
            <w:rFonts w:hint="eastAsia"/>
            <w:color w:val="34302D"/>
            <w:rPrChange w:id="1185" w:author="zhang alex" w:date="2019-07-28T18:46:00Z">
              <w:rPr>
                <w:rStyle w:val="a4"/>
                <w:rFonts w:ascii="inherit" w:hAnsi="inherit" w:cs="Arial" w:hint="eastAsia"/>
                <w:color w:val="548E2E"/>
              </w:rPr>
            </w:rPrChange>
          </w:rPr>
          <w:delInstrText xml:space="preserve"> HYPERLINK "https://docs.spring.io/spring/docs/5.1.8.RELEASE/spring-framework-reference/core.html" \l "beans-factory-class-static-factory-method" </w:delInstrText>
        </w:r>
        <w:r w:rsidR="00E91AFF" w:rsidRPr="006E4494" w:rsidDel="006E4494">
          <w:rPr>
            <w:color w:val="34302D"/>
            <w:rPrChange w:id="1186" w:author="zhang alex" w:date="2019-07-28T18:46:00Z">
              <w:rPr>
                <w:rStyle w:val="a4"/>
                <w:rFonts w:ascii="inherit" w:hAnsi="inherit" w:cs="Arial"/>
                <w:color w:val="548E2E"/>
              </w:rPr>
            </w:rPrChange>
          </w:rPr>
          <w:fldChar w:fldCharType="separate"/>
        </w:r>
        <w:r w:rsidRPr="006E4494" w:rsidDel="006E4494">
          <w:rPr>
            <w:rFonts w:hint="eastAsia"/>
            <w:color w:val="34302D"/>
            <w:rPrChange w:id="1187" w:author="zhang alex" w:date="2019-07-28T18:46:00Z">
              <w:rPr>
                <w:rStyle w:val="a4"/>
                <w:rFonts w:ascii="inherit" w:hAnsi="inherit" w:cs="Arial" w:hint="eastAsia"/>
                <w:color w:val="548E2E"/>
              </w:rPr>
            </w:rPrChange>
          </w:rPr>
          <w:delText>工厂方法进行</w:delText>
        </w:r>
        <w:r w:rsidR="00E91AFF" w:rsidRPr="006E4494" w:rsidDel="006E4494">
          <w:rPr>
            <w:color w:val="34302D"/>
            <w:rPrChange w:id="1188" w:author="zhang alex" w:date="2019-07-28T18:46:00Z">
              <w:rPr>
                <w:rStyle w:val="a4"/>
                <w:rFonts w:ascii="inherit" w:hAnsi="inherit" w:cs="Arial"/>
                <w:color w:val="548E2E"/>
              </w:rPr>
            </w:rPrChange>
          </w:rPr>
          <w:fldChar w:fldCharType="end"/>
        </w:r>
      </w:del>
      <w:r w:rsidR="006E4494" w:rsidRPr="006E4494">
        <w:rPr>
          <w:rFonts w:hint="eastAsia"/>
          <w:color w:val="34302D"/>
          <w:rPrChange w:id="1189" w:author="zhang alex" w:date="2019-07-28T18:46:00Z">
            <w:rPr>
              <w:rStyle w:val="a4"/>
              <w:rFonts w:ascii="inherit" w:hAnsi="inherit" w:cs="Arial" w:hint="eastAsia"/>
              <w:color w:val="548E2E"/>
            </w:rPr>
          </w:rPrChange>
        </w:rPr>
        <w:t>工厂方法进行</w:t>
      </w:r>
      <w:r>
        <w:rPr>
          <w:rFonts w:ascii="inherit" w:hAnsi="inherit" w:cs="Arial"/>
          <w:color w:val="34302D"/>
        </w:rPr>
        <w:t>实例化会从容器调用现有</w:t>
      </w:r>
      <w:r>
        <w:rPr>
          <w:rFonts w:ascii="inherit" w:hAnsi="inherit" w:cs="Arial"/>
          <w:color w:val="34302D"/>
        </w:rPr>
        <w:t>bean</w:t>
      </w:r>
      <w:r>
        <w:rPr>
          <w:rFonts w:ascii="inherit" w:hAnsi="inherit" w:cs="Arial"/>
          <w:color w:val="34302D"/>
        </w:rPr>
        <w:t>的非静态方法来创建新</w:t>
      </w:r>
      <w:r>
        <w:rPr>
          <w:rFonts w:ascii="inherit" w:hAnsi="inherit" w:cs="Arial"/>
          <w:color w:val="34302D"/>
        </w:rPr>
        <w:t>bean</w:t>
      </w:r>
      <w:r>
        <w:rPr>
          <w:rFonts w:ascii="inherit" w:hAnsi="inherit" w:cs="Arial"/>
          <w:color w:val="34302D"/>
        </w:rPr>
        <w:t>。要使用此机制，请将该</w:t>
      </w:r>
      <w:r>
        <w:rPr>
          <w:rStyle w:val="HTML"/>
          <w:rFonts w:ascii="Consolas" w:hAnsi="Consolas"/>
          <w:color w:val="34302D"/>
          <w:sz w:val="23"/>
          <w:szCs w:val="23"/>
          <w:shd w:val="clear" w:color="auto" w:fill="F7F7F8"/>
        </w:rPr>
        <w:t>class</w:t>
      </w:r>
      <w:r>
        <w:rPr>
          <w:rFonts w:ascii="inherit" w:hAnsi="inherit" w:cs="Arial"/>
          <w:color w:val="34302D"/>
        </w:rPr>
        <w:t>属性保留为空，并在</w:t>
      </w:r>
      <w:r>
        <w:rPr>
          <w:rStyle w:val="HTML"/>
          <w:rFonts w:ascii="Consolas" w:hAnsi="Consolas"/>
          <w:color w:val="34302D"/>
          <w:sz w:val="23"/>
          <w:szCs w:val="23"/>
          <w:shd w:val="clear" w:color="auto" w:fill="F7F7F8"/>
        </w:rPr>
        <w:t>factory-bean</w:t>
      </w:r>
      <w:r>
        <w:rPr>
          <w:rFonts w:ascii="inherit" w:hAnsi="inherit" w:cs="Arial"/>
          <w:color w:val="34302D"/>
        </w:rPr>
        <w:t>属性中指定当前（或父或祖先）容器中</w:t>
      </w:r>
      <w:r>
        <w:rPr>
          <w:rFonts w:ascii="inherit" w:hAnsi="inherit" w:cs="Arial"/>
          <w:color w:val="34302D"/>
        </w:rPr>
        <w:t>bean</w:t>
      </w:r>
      <w:r>
        <w:rPr>
          <w:rFonts w:ascii="inherit" w:hAnsi="inherit" w:cs="Arial"/>
          <w:color w:val="34302D"/>
        </w:rPr>
        <w:t>的名称，该容器包含要调用以创建对象的实例方法。使用</w:t>
      </w:r>
      <w:r>
        <w:rPr>
          <w:rStyle w:val="HTML"/>
          <w:rFonts w:ascii="Consolas" w:hAnsi="Consolas"/>
          <w:color w:val="34302D"/>
          <w:sz w:val="23"/>
          <w:szCs w:val="23"/>
          <w:shd w:val="clear" w:color="auto" w:fill="F7F7F8"/>
        </w:rPr>
        <w:t>factory-method</w:t>
      </w:r>
      <w:r>
        <w:rPr>
          <w:rFonts w:ascii="inherit" w:hAnsi="inherit" w:cs="Arial"/>
          <w:color w:val="34302D"/>
        </w:rPr>
        <w:t>属性设置工厂方法本身的名称。以下示例显示如何配置此类</w:t>
      </w:r>
      <w:r>
        <w:rPr>
          <w:rFonts w:ascii="inherit" w:hAnsi="inherit" w:cs="Arial"/>
          <w:color w:val="34302D"/>
        </w:rPr>
        <w:t>bean</w:t>
      </w:r>
      <w:r>
        <w:rPr>
          <w:rFonts w:ascii="inherit" w:hAnsi="inherit" w:cs="Arial"/>
          <w:color w:val="34302D"/>
        </w:rPr>
        <w:t>：</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90"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i/>
          <w:iCs/>
          <w:color w:val="999988"/>
          <w:kern w:val="0"/>
          <w:sz w:val="18"/>
          <w:szCs w:val="18"/>
          <w:rPrChange w:id="1191" w:author="zhang alex" w:date="2019-07-28T18:45:00Z">
            <w:rPr>
              <w:rFonts w:ascii="Consolas" w:eastAsia="宋体" w:hAnsi="Consolas" w:cs="宋体"/>
              <w:i/>
              <w:iCs/>
              <w:color w:val="999988"/>
              <w:kern w:val="0"/>
              <w:sz w:val="24"/>
              <w:szCs w:val="24"/>
            </w:rPr>
          </w:rPrChange>
        </w:rPr>
        <w:t>&lt;!-- the factory bean, which contains a method called createInstance() --&gt;</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92"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008080"/>
          <w:kern w:val="0"/>
          <w:sz w:val="18"/>
          <w:szCs w:val="18"/>
          <w:rPrChange w:id="1193" w:author="zhang alex" w:date="2019-07-28T18:45:00Z">
            <w:rPr>
              <w:rFonts w:ascii="Consolas" w:eastAsia="宋体" w:hAnsi="Consolas" w:cs="宋体"/>
              <w:color w:val="008080"/>
              <w:kern w:val="0"/>
              <w:sz w:val="24"/>
              <w:szCs w:val="24"/>
            </w:rPr>
          </w:rPrChange>
        </w:rPr>
        <w:t>&lt;bean</w:t>
      </w:r>
      <w:r w:rsidRPr="006E4494">
        <w:rPr>
          <w:rFonts w:ascii="Consolas" w:eastAsia="宋体" w:hAnsi="Consolas" w:cs="宋体"/>
          <w:color w:val="34302D"/>
          <w:kern w:val="0"/>
          <w:sz w:val="18"/>
          <w:szCs w:val="18"/>
          <w:rPrChange w:id="1194"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color w:val="000080"/>
          <w:kern w:val="0"/>
          <w:sz w:val="18"/>
          <w:szCs w:val="18"/>
          <w:rPrChange w:id="1195" w:author="zhang alex" w:date="2019-07-28T18:45:00Z">
            <w:rPr>
              <w:rFonts w:ascii="Consolas" w:eastAsia="宋体" w:hAnsi="Consolas" w:cs="宋体"/>
              <w:color w:val="000080"/>
              <w:kern w:val="0"/>
              <w:sz w:val="24"/>
              <w:szCs w:val="24"/>
            </w:rPr>
          </w:rPrChange>
        </w:rPr>
        <w:t>id</w:t>
      </w:r>
      <w:r w:rsidRPr="006E4494">
        <w:rPr>
          <w:rFonts w:ascii="Consolas" w:eastAsia="宋体" w:hAnsi="Consolas" w:cs="宋体"/>
          <w:color w:val="34302D"/>
          <w:kern w:val="0"/>
          <w:sz w:val="18"/>
          <w:szCs w:val="18"/>
          <w:rPrChange w:id="1196" w:author="zhang alex" w:date="2019-07-28T18:45:00Z">
            <w:rPr>
              <w:rFonts w:ascii="Consolas" w:eastAsia="宋体" w:hAnsi="Consolas" w:cs="宋体"/>
              <w:color w:val="34302D"/>
              <w:kern w:val="0"/>
              <w:sz w:val="24"/>
              <w:szCs w:val="24"/>
            </w:rPr>
          </w:rPrChange>
        </w:rPr>
        <w:t>=</w:t>
      </w:r>
      <w:r w:rsidRPr="006E4494">
        <w:rPr>
          <w:rFonts w:ascii="Consolas" w:eastAsia="宋体" w:hAnsi="Consolas" w:cs="宋体"/>
          <w:color w:val="DD1144"/>
          <w:kern w:val="0"/>
          <w:sz w:val="18"/>
          <w:szCs w:val="18"/>
          <w:rPrChange w:id="1197" w:author="zhang alex" w:date="2019-07-28T18:45:00Z">
            <w:rPr>
              <w:rFonts w:ascii="Consolas" w:eastAsia="宋体" w:hAnsi="Consolas" w:cs="宋体"/>
              <w:color w:val="DD1144"/>
              <w:kern w:val="0"/>
              <w:sz w:val="24"/>
              <w:szCs w:val="24"/>
            </w:rPr>
          </w:rPrChange>
        </w:rPr>
        <w:t>"serviceLocator"</w:t>
      </w:r>
      <w:r w:rsidRPr="006E4494">
        <w:rPr>
          <w:rFonts w:ascii="Consolas" w:eastAsia="宋体" w:hAnsi="Consolas" w:cs="宋体"/>
          <w:color w:val="34302D"/>
          <w:kern w:val="0"/>
          <w:sz w:val="18"/>
          <w:szCs w:val="18"/>
          <w:rPrChange w:id="1198"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color w:val="000080"/>
          <w:kern w:val="0"/>
          <w:sz w:val="18"/>
          <w:szCs w:val="18"/>
          <w:rPrChange w:id="1199" w:author="zhang alex" w:date="2019-07-28T18:45:00Z">
            <w:rPr>
              <w:rFonts w:ascii="Consolas" w:eastAsia="宋体" w:hAnsi="Consolas" w:cs="宋体"/>
              <w:color w:val="000080"/>
              <w:kern w:val="0"/>
              <w:sz w:val="24"/>
              <w:szCs w:val="24"/>
            </w:rPr>
          </w:rPrChange>
        </w:rPr>
        <w:t>class</w:t>
      </w:r>
      <w:r w:rsidRPr="006E4494">
        <w:rPr>
          <w:rFonts w:ascii="Consolas" w:eastAsia="宋体" w:hAnsi="Consolas" w:cs="宋体"/>
          <w:color w:val="34302D"/>
          <w:kern w:val="0"/>
          <w:sz w:val="18"/>
          <w:szCs w:val="18"/>
          <w:rPrChange w:id="1200" w:author="zhang alex" w:date="2019-07-28T18:45:00Z">
            <w:rPr>
              <w:rFonts w:ascii="Consolas" w:eastAsia="宋体" w:hAnsi="Consolas" w:cs="宋体"/>
              <w:color w:val="34302D"/>
              <w:kern w:val="0"/>
              <w:sz w:val="24"/>
              <w:szCs w:val="24"/>
            </w:rPr>
          </w:rPrChange>
        </w:rPr>
        <w:t>=</w:t>
      </w:r>
      <w:r w:rsidRPr="006E4494">
        <w:rPr>
          <w:rFonts w:ascii="Consolas" w:eastAsia="宋体" w:hAnsi="Consolas" w:cs="宋体"/>
          <w:color w:val="DD1144"/>
          <w:kern w:val="0"/>
          <w:sz w:val="18"/>
          <w:szCs w:val="18"/>
          <w:rPrChange w:id="1201" w:author="zhang alex" w:date="2019-07-28T18:45:00Z">
            <w:rPr>
              <w:rFonts w:ascii="Consolas" w:eastAsia="宋体" w:hAnsi="Consolas" w:cs="宋体"/>
              <w:color w:val="DD1144"/>
              <w:kern w:val="0"/>
              <w:sz w:val="24"/>
              <w:szCs w:val="24"/>
            </w:rPr>
          </w:rPrChange>
        </w:rPr>
        <w:t>"examples.DefaultServiceLocator"</w:t>
      </w:r>
      <w:r w:rsidRPr="006E4494">
        <w:rPr>
          <w:rFonts w:ascii="Consolas" w:eastAsia="宋体" w:hAnsi="Consolas" w:cs="宋体"/>
          <w:color w:val="008080"/>
          <w:kern w:val="0"/>
          <w:sz w:val="18"/>
          <w:szCs w:val="18"/>
          <w:rPrChange w:id="1202" w:author="zhang alex" w:date="2019-07-28T18:45:00Z">
            <w:rPr>
              <w:rFonts w:ascii="Consolas" w:eastAsia="宋体" w:hAnsi="Consolas" w:cs="宋体"/>
              <w:color w:val="008080"/>
              <w:kern w:val="0"/>
              <w:sz w:val="24"/>
              <w:szCs w:val="24"/>
            </w:rPr>
          </w:rPrChange>
        </w:rPr>
        <w:t>&gt;</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03"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34302D"/>
          <w:kern w:val="0"/>
          <w:sz w:val="18"/>
          <w:szCs w:val="18"/>
          <w:rPrChange w:id="1204"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i/>
          <w:iCs/>
          <w:color w:val="999988"/>
          <w:kern w:val="0"/>
          <w:sz w:val="18"/>
          <w:szCs w:val="18"/>
          <w:rPrChange w:id="1205" w:author="zhang alex" w:date="2019-07-28T18:45:00Z">
            <w:rPr>
              <w:rFonts w:ascii="Consolas" w:eastAsia="宋体" w:hAnsi="Consolas" w:cs="宋体"/>
              <w:i/>
              <w:iCs/>
              <w:color w:val="999988"/>
              <w:kern w:val="0"/>
              <w:sz w:val="24"/>
              <w:szCs w:val="24"/>
            </w:rPr>
          </w:rPrChange>
        </w:rPr>
        <w:t>&lt;!-- inject any dependencies required by this locator bean --&gt;</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06"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008080"/>
          <w:kern w:val="0"/>
          <w:sz w:val="18"/>
          <w:szCs w:val="18"/>
          <w:rPrChange w:id="1207" w:author="zhang alex" w:date="2019-07-28T18:45:00Z">
            <w:rPr>
              <w:rFonts w:ascii="Consolas" w:eastAsia="宋体" w:hAnsi="Consolas" w:cs="宋体"/>
              <w:color w:val="008080"/>
              <w:kern w:val="0"/>
              <w:sz w:val="24"/>
              <w:szCs w:val="24"/>
            </w:rPr>
          </w:rPrChange>
        </w:rPr>
        <w:t>&lt;/bean&gt;</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08" w:author="zhang alex" w:date="2019-07-28T18:45:00Z">
            <w:rPr>
              <w:rFonts w:ascii="Consolas" w:eastAsia="宋体" w:hAnsi="Consolas" w:cs="宋体"/>
              <w:color w:val="34302D"/>
              <w:kern w:val="0"/>
              <w:sz w:val="24"/>
              <w:szCs w:val="24"/>
            </w:rPr>
          </w:rPrChange>
        </w:rPr>
      </w:pP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09"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i/>
          <w:iCs/>
          <w:color w:val="999988"/>
          <w:kern w:val="0"/>
          <w:sz w:val="18"/>
          <w:szCs w:val="18"/>
          <w:rPrChange w:id="1210" w:author="zhang alex" w:date="2019-07-28T18:45:00Z">
            <w:rPr>
              <w:rFonts w:ascii="Consolas" w:eastAsia="宋体" w:hAnsi="Consolas" w:cs="宋体"/>
              <w:i/>
              <w:iCs/>
              <w:color w:val="999988"/>
              <w:kern w:val="0"/>
              <w:sz w:val="24"/>
              <w:szCs w:val="24"/>
            </w:rPr>
          </w:rPrChange>
        </w:rPr>
        <w:lastRenderedPageBreak/>
        <w:t>&lt;!-- the bean to be created via the factory bean --&gt;</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11"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008080"/>
          <w:kern w:val="0"/>
          <w:sz w:val="18"/>
          <w:szCs w:val="18"/>
          <w:rPrChange w:id="1212" w:author="zhang alex" w:date="2019-07-28T18:45:00Z">
            <w:rPr>
              <w:rFonts w:ascii="Consolas" w:eastAsia="宋体" w:hAnsi="Consolas" w:cs="宋体"/>
              <w:color w:val="008080"/>
              <w:kern w:val="0"/>
              <w:sz w:val="24"/>
              <w:szCs w:val="24"/>
            </w:rPr>
          </w:rPrChange>
        </w:rPr>
        <w:t>&lt;bean</w:t>
      </w:r>
      <w:r w:rsidRPr="006E4494">
        <w:rPr>
          <w:rFonts w:ascii="Consolas" w:eastAsia="宋体" w:hAnsi="Consolas" w:cs="宋体"/>
          <w:color w:val="34302D"/>
          <w:kern w:val="0"/>
          <w:sz w:val="18"/>
          <w:szCs w:val="18"/>
          <w:rPrChange w:id="1213"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color w:val="000080"/>
          <w:kern w:val="0"/>
          <w:sz w:val="18"/>
          <w:szCs w:val="18"/>
          <w:rPrChange w:id="1214" w:author="zhang alex" w:date="2019-07-28T18:45:00Z">
            <w:rPr>
              <w:rFonts w:ascii="Consolas" w:eastAsia="宋体" w:hAnsi="Consolas" w:cs="宋体"/>
              <w:color w:val="000080"/>
              <w:kern w:val="0"/>
              <w:sz w:val="24"/>
              <w:szCs w:val="24"/>
            </w:rPr>
          </w:rPrChange>
        </w:rPr>
        <w:t>id</w:t>
      </w:r>
      <w:r w:rsidRPr="006E4494">
        <w:rPr>
          <w:rFonts w:ascii="Consolas" w:eastAsia="宋体" w:hAnsi="Consolas" w:cs="宋体"/>
          <w:color w:val="34302D"/>
          <w:kern w:val="0"/>
          <w:sz w:val="18"/>
          <w:szCs w:val="18"/>
          <w:rPrChange w:id="1215" w:author="zhang alex" w:date="2019-07-28T18:45:00Z">
            <w:rPr>
              <w:rFonts w:ascii="Consolas" w:eastAsia="宋体" w:hAnsi="Consolas" w:cs="宋体"/>
              <w:color w:val="34302D"/>
              <w:kern w:val="0"/>
              <w:sz w:val="24"/>
              <w:szCs w:val="24"/>
            </w:rPr>
          </w:rPrChange>
        </w:rPr>
        <w:t>=</w:t>
      </w:r>
      <w:r w:rsidRPr="006E4494">
        <w:rPr>
          <w:rFonts w:ascii="Consolas" w:eastAsia="宋体" w:hAnsi="Consolas" w:cs="宋体"/>
          <w:color w:val="DD1144"/>
          <w:kern w:val="0"/>
          <w:sz w:val="18"/>
          <w:szCs w:val="18"/>
          <w:rPrChange w:id="1216" w:author="zhang alex" w:date="2019-07-28T18:45:00Z">
            <w:rPr>
              <w:rFonts w:ascii="Consolas" w:eastAsia="宋体" w:hAnsi="Consolas" w:cs="宋体"/>
              <w:color w:val="DD1144"/>
              <w:kern w:val="0"/>
              <w:sz w:val="24"/>
              <w:szCs w:val="24"/>
            </w:rPr>
          </w:rPrChange>
        </w:rPr>
        <w:t>"clientService"</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17"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34302D"/>
          <w:kern w:val="0"/>
          <w:sz w:val="18"/>
          <w:szCs w:val="18"/>
          <w:rPrChange w:id="1218"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color w:val="000080"/>
          <w:kern w:val="0"/>
          <w:sz w:val="18"/>
          <w:szCs w:val="18"/>
          <w:rPrChange w:id="1219" w:author="zhang alex" w:date="2019-07-28T18:45:00Z">
            <w:rPr>
              <w:rFonts w:ascii="Consolas" w:eastAsia="宋体" w:hAnsi="Consolas" w:cs="宋体"/>
              <w:color w:val="000080"/>
              <w:kern w:val="0"/>
              <w:sz w:val="24"/>
              <w:szCs w:val="24"/>
            </w:rPr>
          </w:rPrChange>
        </w:rPr>
        <w:t>factory-bean</w:t>
      </w:r>
      <w:r w:rsidRPr="006E4494">
        <w:rPr>
          <w:rFonts w:ascii="Consolas" w:eastAsia="宋体" w:hAnsi="Consolas" w:cs="宋体"/>
          <w:color w:val="34302D"/>
          <w:kern w:val="0"/>
          <w:sz w:val="18"/>
          <w:szCs w:val="18"/>
          <w:rPrChange w:id="1220" w:author="zhang alex" w:date="2019-07-28T18:45:00Z">
            <w:rPr>
              <w:rFonts w:ascii="Consolas" w:eastAsia="宋体" w:hAnsi="Consolas" w:cs="宋体"/>
              <w:color w:val="34302D"/>
              <w:kern w:val="0"/>
              <w:sz w:val="24"/>
              <w:szCs w:val="24"/>
            </w:rPr>
          </w:rPrChange>
        </w:rPr>
        <w:t>=</w:t>
      </w:r>
      <w:r w:rsidRPr="006E4494">
        <w:rPr>
          <w:rFonts w:ascii="Consolas" w:eastAsia="宋体" w:hAnsi="Consolas" w:cs="宋体"/>
          <w:color w:val="DD1144"/>
          <w:kern w:val="0"/>
          <w:sz w:val="18"/>
          <w:szCs w:val="18"/>
          <w:rPrChange w:id="1221" w:author="zhang alex" w:date="2019-07-28T18:45:00Z">
            <w:rPr>
              <w:rFonts w:ascii="Consolas" w:eastAsia="宋体" w:hAnsi="Consolas" w:cs="宋体"/>
              <w:color w:val="DD1144"/>
              <w:kern w:val="0"/>
              <w:sz w:val="24"/>
              <w:szCs w:val="24"/>
            </w:rPr>
          </w:rPrChange>
        </w:rPr>
        <w:t>"serviceLocator"</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22"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34302D"/>
          <w:kern w:val="0"/>
          <w:sz w:val="18"/>
          <w:szCs w:val="18"/>
          <w:rPrChange w:id="1223"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color w:val="000080"/>
          <w:kern w:val="0"/>
          <w:sz w:val="18"/>
          <w:szCs w:val="18"/>
          <w:rPrChange w:id="1224" w:author="zhang alex" w:date="2019-07-28T18:45:00Z">
            <w:rPr>
              <w:rFonts w:ascii="Consolas" w:eastAsia="宋体" w:hAnsi="Consolas" w:cs="宋体"/>
              <w:color w:val="000080"/>
              <w:kern w:val="0"/>
              <w:sz w:val="24"/>
              <w:szCs w:val="24"/>
            </w:rPr>
          </w:rPrChange>
        </w:rPr>
        <w:t>factory-method</w:t>
      </w:r>
      <w:r w:rsidRPr="006E4494">
        <w:rPr>
          <w:rFonts w:ascii="Consolas" w:eastAsia="宋体" w:hAnsi="Consolas" w:cs="宋体"/>
          <w:color w:val="34302D"/>
          <w:kern w:val="0"/>
          <w:sz w:val="18"/>
          <w:szCs w:val="18"/>
          <w:rPrChange w:id="1225" w:author="zhang alex" w:date="2019-07-28T18:45:00Z">
            <w:rPr>
              <w:rFonts w:ascii="Consolas" w:eastAsia="宋体" w:hAnsi="Consolas" w:cs="宋体"/>
              <w:color w:val="34302D"/>
              <w:kern w:val="0"/>
              <w:sz w:val="24"/>
              <w:szCs w:val="24"/>
            </w:rPr>
          </w:rPrChange>
        </w:rPr>
        <w:t>=</w:t>
      </w:r>
      <w:r w:rsidRPr="006E4494">
        <w:rPr>
          <w:rFonts w:ascii="Consolas" w:eastAsia="宋体" w:hAnsi="Consolas" w:cs="宋体"/>
          <w:color w:val="DD1144"/>
          <w:kern w:val="0"/>
          <w:sz w:val="18"/>
          <w:szCs w:val="18"/>
          <w:rPrChange w:id="1226" w:author="zhang alex" w:date="2019-07-28T18:45:00Z">
            <w:rPr>
              <w:rFonts w:ascii="Consolas" w:eastAsia="宋体" w:hAnsi="Consolas" w:cs="宋体"/>
              <w:color w:val="DD1144"/>
              <w:kern w:val="0"/>
              <w:sz w:val="24"/>
              <w:szCs w:val="24"/>
            </w:rPr>
          </w:rPrChange>
        </w:rPr>
        <w:t>"createClientServiceInstance"</w:t>
      </w:r>
      <w:r w:rsidRPr="006E4494">
        <w:rPr>
          <w:rFonts w:ascii="Consolas" w:eastAsia="宋体" w:hAnsi="Consolas" w:cs="宋体"/>
          <w:color w:val="008080"/>
          <w:kern w:val="0"/>
          <w:sz w:val="18"/>
          <w:szCs w:val="18"/>
          <w:rPrChange w:id="1227" w:author="zhang alex" w:date="2019-07-28T18:45: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corresponding Java class:</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Fonts w:ascii="Arial" w:hAnsi="Arial" w:cs="Arial"/>
          <w:color w:val="34302D"/>
          <w:shd w:val="clear" w:color="auto" w:fill="FFFFFF"/>
        </w:rPr>
        <w:t>Java</w:t>
      </w:r>
      <w:r>
        <w:rPr>
          <w:rFonts w:ascii="Arial" w:hAnsi="Arial" w:cs="Arial"/>
          <w:color w:val="34302D"/>
          <w:shd w:val="clear" w:color="auto" w:fill="FFFFFF"/>
        </w:rPr>
        <w:t>类：</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28"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b/>
          <w:bCs/>
          <w:color w:val="34302D"/>
          <w:kern w:val="0"/>
          <w:sz w:val="18"/>
          <w:szCs w:val="18"/>
          <w:rPrChange w:id="1229" w:author="zhang alex" w:date="2019-07-28T18:47:00Z">
            <w:rPr>
              <w:rFonts w:ascii="Consolas" w:eastAsia="宋体" w:hAnsi="Consolas" w:cs="宋体"/>
              <w:b/>
              <w:bCs/>
              <w:color w:val="34302D"/>
              <w:kern w:val="0"/>
              <w:sz w:val="24"/>
              <w:szCs w:val="24"/>
            </w:rPr>
          </w:rPrChange>
        </w:rPr>
        <w:t>public</w:t>
      </w:r>
      <w:r w:rsidRPr="00C125D7">
        <w:rPr>
          <w:rFonts w:ascii="Consolas" w:eastAsia="宋体" w:hAnsi="Consolas" w:cs="宋体"/>
          <w:color w:val="34302D"/>
          <w:kern w:val="0"/>
          <w:sz w:val="18"/>
          <w:szCs w:val="18"/>
          <w:rPrChange w:id="1230"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34302D"/>
          <w:kern w:val="0"/>
          <w:sz w:val="18"/>
          <w:szCs w:val="18"/>
          <w:rPrChange w:id="1231" w:author="zhang alex" w:date="2019-07-28T18:47:00Z">
            <w:rPr>
              <w:rFonts w:ascii="Consolas" w:eastAsia="宋体" w:hAnsi="Consolas" w:cs="宋体"/>
              <w:b/>
              <w:bCs/>
              <w:color w:val="34302D"/>
              <w:kern w:val="0"/>
              <w:sz w:val="24"/>
              <w:szCs w:val="24"/>
            </w:rPr>
          </w:rPrChange>
        </w:rPr>
        <w:t>class</w:t>
      </w:r>
      <w:r w:rsidRPr="00C125D7">
        <w:rPr>
          <w:rFonts w:ascii="Consolas" w:eastAsia="宋体" w:hAnsi="Consolas" w:cs="宋体"/>
          <w:color w:val="34302D"/>
          <w:kern w:val="0"/>
          <w:sz w:val="18"/>
          <w:szCs w:val="18"/>
          <w:rPrChange w:id="1232"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445588"/>
          <w:kern w:val="0"/>
          <w:sz w:val="18"/>
          <w:szCs w:val="18"/>
          <w:rPrChange w:id="1233" w:author="zhang alex" w:date="2019-07-28T18:47:00Z">
            <w:rPr>
              <w:rFonts w:ascii="Consolas" w:eastAsia="宋体" w:hAnsi="Consolas" w:cs="宋体"/>
              <w:b/>
              <w:bCs/>
              <w:color w:val="445588"/>
              <w:kern w:val="0"/>
              <w:sz w:val="24"/>
              <w:szCs w:val="24"/>
            </w:rPr>
          </w:rPrChange>
        </w:rPr>
        <w:t>DefaultServiceLocator</w:t>
      </w:r>
      <w:r w:rsidRPr="00C125D7">
        <w:rPr>
          <w:rFonts w:ascii="Consolas" w:eastAsia="宋体" w:hAnsi="Consolas" w:cs="宋体"/>
          <w:color w:val="34302D"/>
          <w:kern w:val="0"/>
          <w:sz w:val="18"/>
          <w:szCs w:val="18"/>
          <w:rPrChange w:id="1234" w:author="zhang alex" w:date="2019-07-28T18:47:00Z">
            <w:rPr>
              <w:rFonts w:ascii="Consolas" w:eastAsia="宋体" w:hAnsi="Consolas" w:cs="宋体"/>
              <w:color w:val="34302D"/>
              <w:kern w:val="0"/>
              <w:sz w:val="24"/>
              <w:szCs w:val="24"/>
            </w:rPr>
          </w:rPrChange>
        </w:rPr>
        <w:t xml:space="preserve"> {</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35" w:author="zhang alex" w:date="2019-07-28T18:47:00Z">
            <w:rPr>
              <w:rFonts w:ascii="Consolas" w:eastAsia="宋体" w:hAnsi="Consolas" w:cs="宋体"/>
              <w:color w:val="34302D"/>
              <w:kern w:val="0"/>
              <w:sz w:val="24"/>
              <w:szCs w:val="24"/>
            </w:rPr>
          </w:rPrChange>
        </w:rPr>
      </w:pP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36"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color w:val="34302D"/>
          <w:kern w:val="0"/>
          <w:sz w:val="18"/>
          <w:szCs w:val="18"/>
          <w:rPrChange w:id="1237"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34302D"/>
          <w:kern w:val="0"/>
          <w:sz w:val="18"/>
          <w:szCs w:val="18"/>
          <w:rPrChange w:id="1238" w:author="zhang alex" w:date="2019-07-28T18:47:00Z">
            <w:rPr>
              <w:rFonts w:ascii="Consolas" w:eastAsia="宋体" w:hAnsi="Consolas" w:cs="宋体"/>
              <w:b/>
              <w:bCs/>
              <w:color w:val="34302D"/>
              <w:kern w:val="0"/>
              <w:sz w:val="24"/>
              <w:szCs w:val="24"/>
            </w:rPr>
          </w:rPrChange>
        </w:rPr>
        <w:t>private</w:t>
      </w:r>
      <w:r w:rsidRPr="00C125D7">
        <w:rPr>
          <w:rFonts w:ascii="Consolas" w:eastAsia="宋体" w:hAnsi="Consolas" w:cs="宋体"/>
          <w:color w:val="34302D"/>
          <w:kern w:val="0"/>
          <w:sz w:val="18"/>
          <w:szCs w:val="18"/>
          <w:rPrChange w:id="1239"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34302D"/>
          <w:kern w:val="0"/>
          <w:sz w:val="18"/>
          <w:szCs w:val="18"/>
          <w:rPrChange w:id="1240" w:author="zhang alex" w:date="2019-07-28T18:47:00Z">
            <w:rPr>
              <w:rFonts w:ascii="Consolas" w:eastAsia="宋体" w:hAnsi="Consolas" w:cs="宋体"/>
              <w:b/>
              <w:bCs/>
              <w:color w:val="34302D"/>
              <w:kern w:val="0"/>
              <w:sz w:val="24"/>
              <w:szCs w:val="24"/>
            </w:rPr>
          </w:rPrChange>
        </w:rPr>
        <w:t>static</w:t>
      </w:r>
      <w:r w:rsidRPr="00C125D7">
        <w:rPr>
          <w:rFonts w:ascii="Consolas" w:eastAsia="宋体" w:hAnsi="Consolas" w:cs="宋体"/>
          <w:color w:val="34302D"/>
          <w:kern w:val="0"/>
          <w:sz w:val="18"/>
          <w:szCs w:val="18"/>
          <w:rPrChange w:id="1241" w:author="zhang alex" w:date="2019-07-28T18:47:00Z">
            <w:rPr>
              <w:rFonts w:ascii="Consolas" w:eastAsia="宋体" w:hAnsi="Consolas" w:cs="宋体"/>
              <w:color w:val="34302D"/>
              <w:kern w:val="0"/>
              <w:sz w:val="24"/>
              <w:szCs w:val="24"/>
            </w:rPr>
          </w:rPrChange>
        </w:rPr>
        <w:t xml:space="preserve"> ClientService clientService = </w:t>
      </w:r>
      <w:r w:rsidRPr="00C125D7">
        <w:rPr>
          <w:rFonts w:ascii="Consolas" w:eastAsia="宋体" w:hAnsi="Consolas" w:cs="宋体"/>
          <w:b/>
          <w:bCs/>
          <w:color w:val="000000"/>
          <w:kern w:val="0"/>
          <w:sz w:val="18"/>
          <w:szCs w:val="18"/>
          <w:rPrChange w:id="1242" w:author="zhang alex" w:date="2019-07-28T18:47:00Z">
            <w:rPr>
              <w:rFonts w:ascii="Consolas" w:eastAsia="宋体" w:hAnsi="Consolas" w:cs="宋体"/>
              <w:b/>
              <w:bCs/>
              <w:color w:val="000000"/>
              <w:kern w:val="0"/>
              <w:sz w:val="24"/>
              <w:szCs w:val="24"/>
            </w:rPr>
          </w:rPrChange>
        </w:rPr>
        <w:t>new</w:t>
      </w:r>
      <w:r w:rsidRPr="00C125D7">
        <w:rPr>
          <w:rFonts w:ascii="Consolas" w:eastAsia="宋体" w:hAnsi="Consolas" w:cs="宋体"/>
          <w:color w:val="34302D"/>
          <w:kern w:val="0"/>
          <w:sz w:val="18"/>
          <w:szCs w:val="18"/>
          <w:rPrChange w:id="1243" w:author="zhang alex" w:date="2019-07-28T18:47:00Z">
            <w:rPr>
              <w:rFonts w:ascii="Consolas" w:eastAsia="宋体" w:hAnsi="Consolas" w:cs="宋体"/>
              <w:color w:val="34302D"/>
              <w:kern w:val="0"/>
              <w:sz w:val="24"/>
              <w:szCs w:val="24"/>
            </w:rPr>
          </w:rPrChange>
        </w:rPr>
        <w:t xml:space="preserve"> ClientServiceImpl();</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44" w:author="zhang alex" w:date="2019-07-28T18:47:00Z">
            <w:rPr>
              <w:rFonts w:ascii="Consolas" w:eastAsia="宋体" w:hAnsi="Consolas" w:cs="宋体"/>
              <w:color w:val="34302D"/>
              <w:kern w:val="0"/>
              <w:sz w:val="24"/>
              <w:szCs w:val="24"/>
            </w:rPr>
          </w:rPrChange>
        </w:rPr>
      </w:pP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45"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color w:val="34302D"/>
          <w:kern w:val="0"/>
          <w:sz w:val="18"/>
          <w:szCs w:val="18"/>
          <w:rPrChange w:id="1246"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34302D"/>
          <w:kern w:val="0"/>
          <w:sz w:val="18"/>
          <w:szCs w:val="18"/>
          <w:rPrChange w:id="1247" w:author="zhang alex" w:date="2019-07-28T18:47:00Z">
            <w:rPr>
              <w:rFonts w:ascii="Consolas" w:eastAsia="宋体" w:hAnsi="Consolas" w:cs="宋体"/>
              <w:b/>
              <w:bCs/>
              <w:color w:val="34302D"/>
              <w:kern w:val="0"/>
              <w:sz w:val="24"/>
              <w:szCs w:val="24"/>
            </w:rPr>
          </w:rPrChange>
        </w:rPr>
        <w:t>public</w:t>
      </w:r>
      <w:r w:rsidRPr="00C125D7">
        <w:rPr>
          <w:rFonts w:ascii="Consolas" w:eastAsia="宋体" w:hAnsi="Consolas" w:cs="宋体"/>
          <w:color w:val="34302D"/>
          <w:kern w:val="0"/>
          <w:sz w:val="18"/>
          <w:szCs w:val="18"/>
          <w:rPrChange w:id="1248" w:author="zhang alex" w:date="2019-07-28T18:47:00Z">
            <w:rPr>
              <w:rFonts w:ascii="Consolas" w:eastAsia="宋体" w:hAnsi="Consolas" w:cs="宋体"/>
              <w:color w:val="34302D"/>
              <w:kern w:val="0"/>
              <w:sz w:val="24"/>
              <w:szCs w:val="24"/>
            </w:rPr>
          </w:rPrChange>
        </w:rPr>
        <w:t xml:space="preserve"> ClientService createClientServiceInstance() {</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49"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color w:val="34302D"/>
          <w:kern w:val="0"/>
          <w:sz w:val="18"/>
          <w:szCs w:val="18"/>
          <w:rPrChange w:id="1250"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000000"/>
          <w:kern w:val="0"/>
          <w:sz w:val="18"/>
          <w:szCs w:val="18"/>
          <w:rPrChange w:id="1251" w:author="zhang alex" w:date="2019-07-28T18:47:00Z">
            <w:rPr>
              <w:rFonts w:ascii="Consolas" w:eastAsia="宋体" w:hAnsi="Consolas" w:cs="宋体"/>
              <w:b/>
              <w:bCs/>
              <w:color w:val="000000"/>
              <w:kern w:val="0"/>
              <w:sz w:val="24"/>
              <w:szCs w:val="24"/>
            </w:rPr>
          </w:rPrChange>
        </w:rPr>
        <w:t>return</w:t>
      </w:r>
      <w:r w:rsidRPr="00C125D7">
        <w:rPr>
          <w:rFonts w:ascii="Consolas" w:eastAsia="宋体" w:hAnsi="Consolas" w:cs="宋体"/>
          <w:color w:val="34302D"/>
          <w:kern w:val="0"/>
          <w:sz w:val="18"/>
          <w:szCs w:val="18"/>
          <w:rPrChange w:id="1252" w:author="zhang alex" w:date="2019-07-28T18:47:00Z">
            <w:rPr>
              <w:rFonts w:ascii="Consolas" w:eastAsia="宋体" w:hAnsi="Consolas" w:cs="宋体"/>
              <w:color w:val="34302D"/>
              <w:kern w:val="0"/>
              <w:sz w:val="24"/>
              <w:szCs w:val="24"/>
            </w:rPr>
          </w:rPrChange>
        </w:rPr>
        <w:t xml:space="preserve"> clientService;</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53"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color w:val="34302D"/>
          <w:kern w:val="0"/>
          <w:sz w:val="18"/>
          <w:szCs w:val="18"/>
          <w:rPrChange w:id="1254" w:author="zhang alex" w:date="2019-07-28T18:47:00Z">
            <w:rPr>
              <w:rFonts w:ascii="Consolas" w:eastAsia="宋体" w:hAnsi="Consolas" w:cs="宋体"/>
              <w:color w:val="34302D"/>
              <w:kern w:val="0"/>
              <w:sz w:val="24"/>
              <w:szCs w:val="24"/>
            </w:rPr>
          </w:rPrChange>
        </w:rPr>
        <w:t xml:space="preserve">    }</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55"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color w:val="34302D"/>
          <w:kern w:val="0"/>
          <w:sz w:val="18"/>
          <w:szCs w:val="18"/>
          <w:rPrChange w:id="1256" w:author="zhang alex" w:date="2019-07-28T18:47: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factory class can also hold more than one factory method, as the following example shows:</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一个工厂类也可以包含多个工厂方法，如以下示例所示：</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57"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008080"/>
          <w:kern w:val="0"/>
          <w:sz w:val="18"/>
          <w:szCs w:val="18"/>
          <w:rPrChange w:id="1258" w:author="zhang alex" w:date="2019-07-28T18:49:00Z">
            <w:rPr>
              <w:rFonts w:ascii="Consolas" w:eastAsia="宋体" w:hAnsi="Consolas" w:cs="宋体"/>
              <w:color w:val="008080"/>
              <w:kern w:val="0"/>
              <w:sz w:val="24"/>
              <w:szCs w:val="24"/>
            </w:rPr>
          </w:rPrChange>
        </w:rPr>
        <w:t>&lt;bean</w:t>
      </w:r>
      <w:r w:rsidRPr="00E96963">
        <w:rPr>
          <w:rFonts w:ascii="Consolas" w:eastAsia="宋体" w:hAnsi="Consolas" w:cs="宋体"/>
          <w:color w:val="34302D"/>
          <w:kern w:val="0"/>
          <w:sz w:val="18"/>
          <w:szCs w:val="18"/>
          <w:rPrChange w:id="1259"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260" w:author="zhang alex" w:date="2019-07-28T18:49:00Z">
            <w:rPr>
              <w:rFonts w:ascii="Consolas" w:eastAsia="宋体" w:hAnsi="Consolas" w:cs="宋体"/>
              <w:color w:val="000080"/>
              <w:kern w:val="0"/>
              <w:sz w:val="24"/>
              <w:szCs w:val="24"/>
            </w:rPr>
          </w:rPrChange>
        </w:rPr>
        <w:t>id</w:t>
      </w:r>
      <w:r w:rsidRPr="00E96963">
        <w:rPr>
          <w:rFonts w:ascii="Consolas" w:eastAsia="宋体" w:hAnsi="Consolas" w:cs="宋体"/>
          <w:color w:val="34302D"/>
          <w:kern w:val="0"/>
          <w:sz w:val="18"/>
          <w:szCs w:val="18"/>
          <w:rPrChange w:id="1261"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262" w:author="zhang alex" w:date="2019-07-28T18:49:00Z">
            <w:rPr>
              <w:rFonts w:ascii="Consolas" w:eastAsia="宋体" w:hAnsi="Consolas" w:cs="宋体"/>
              <w:color w:val="DD1144"/>
              <w:kern w:val="0"/>
              <w:sz w:val="24"/>
              <w:szCs w:val="24"/>
            </w:rPr>
          </w:rPrChange>
        </w:rPr>
        <w:t>"serviceLocator"</w:t>
      </w:r>
      <w:r w:rsidRPr="00E96963">
        <w:rPr>
          <w:rFonts w:ascii="Consolas" w:eastAsia="宋体" w:hAnsi="Consolas" w:cs="宋体"/>
          <w:color w:val="34302D"/>
          <w:kern w:val="0"/>
          <w:sz w:val="18"/>
          <w:szCs w:val="18"/>
          <w:rPrChange w:id="1263"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264" w:author="zhang alex" w:date="2019-07-28T18:49:00Z">
            <w:rPr>
              <w:rFonts w:ascii="Consolas" w:eastAsia="宋体" w:hAnsi="Consolas" w:cs="宋体"/>
              <w:color w:val="000080"/>
              <w:kern w:val="0"/>
              <w:sz w:val="24"/>
              <w:szCs w:val="24"/>
            </w:rPr>
          </w:rPrChange>
        </w:rPr>
        <w:t>class</w:t>
      </w:r>
      <w:r w:rsidRPr="00E96963">
        <w:rPr>
          <w:rFonts w:ascii="Consolas" w:eastAsia="宋体" w:hAnsi="Consolas" w:cs="宋体"/>
          <w:color w:val="34302D"/>
          <w:kern w:val="0"/>
          <w:sz w:val="18"/>
          <w:szCs w:val="18"/>
          <w:rPrChange w:id="1265"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266" w:author="zhang alex" w:date="2019-07-28T18:49:00Z">
            <w:rPr>
              <w:rFonts w:ascii="Consolas" w:eastAsia="宋体" w:hAnsi="Consolas" w:cs="宋体"/>
              <w:color w:val="DD1144"/>
              <w:kern w:val="0"/>
              <w:sz w:val="24"/>
              <w:szCs w:val="24"/>
            </w:rPr>
          </w:rPrChange>
        </w:rPr>
        <w:t>"examples.DefaultServiceLocator"</w:t>
      </w:r>
      <w:r w:rsidRPr="00E96963">
        <w:rPr>
          <w:rFonts w:ascii="Consolas" w:eastAsia="宋体" w:hAnsi="Consolas" w:cs="宋体"/>
          <w:color w:val="008080"/>
          <w:kern w:val="0"/>
          <w:sz w:val="18"/>
          <w:szCs w:val="18"/>
          <w:rPrChange w:id="1267" w:author="zhang alex" w:date="2019-07-28T18:49:00Z">
            <w:rPr>
              <w:rFonts w:ascii="Consolas" w:eastAsia="宋体" w:hAnsi="Consolas" w:cs="宋体"/>
              <w:color w:val="008080"/>
              <w:kern w:val="0"/>
              <w:sz w:val="24"/>
              <w:szCs w:val="24"/>
            </w:rPr>
          </w:rPrChange>
        </w:rPr>
        <w:t>&gt;</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68"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269"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i/>
          <w:iCs/>
          <w:color w:val="999988"/>
          <w:kern w:val="0"/>
          <w:sz w:val="18"/>
          <w:szCs w:val="18"/>
          <w:rPrChange w:id="1270" w:author="zhang alex" w:date="2019-07-28T18:49:00Z">
            <w:rPr>
              <w:rFonts w:ascii="Consolas" w:eastAsia="宋体" w:hAnsi="Consolas" w:cs="宋体"/>
              <w:i/>
              <w:iCs/>
              <w:color w:val="999988"/>
              <w:kern w:val="0"/>
              <w:sz w:val="24"/>
              <w:szCs w:val="24"/>
            </w:rPr>
          </w:rPrChange>
        </w:rPr>
        <w:t>&lt;!-- inject any dependencies required by this locator bean --&gt;</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71"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008080"/>
          <w:kern w:val="0"/>
          <w:sz w:val="18"/>
          <w:szCs w:val="18"/>
          <w:rPrChange w:id="1272" w:author="zhang alex" w:date="2019-07-28T18:49:00Z">
            <w:rPr>
              <w:rFonts w:ascii="Consolas" w:eastAsia="宋体" w:hAnsi="Consolas" w:cs="宋体"/>
              <w:color w:val="008080"/>
              <w:kern w:val="0"/>
              <w:sz w:val="24"/>
              <w:szCs w:val="24"/>
            </w:rPr>
          </w:rPrChange>
        </w:rPr>
        <w:t>&lt;/bean&gt;</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73" w:author="zhang alex" w:date="2019-07-28T18:49: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74"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008080"/>
          <w:kern w:val="0"/>
          <w:sz w:val="18"/>
          <w:szCs w:val="18"/>
          <w:rPrChange w:id="1275" w:author="zhang alex" w:date="2019-07-28T18:49:00Z">
            <w:rPr>
              <w:rFonts w:ascii="Consolas" w:eastAsia="宋体" w:hAnsi="Consolas" w:cs="宋体"/>
              <w:color w:val="008080"/>
              <w:kern w:val="0"/>
              <w:sz w:val="24"/>
              <w:szCs w:val="24"/>
            </w:rPr>
          </w:rPrChange>
        </w:rPr>
        <w:t>&lt;bean</w:t>
      </w:r>
      <w:r w:rsidRPr="00E96963">
        <w:rPr>
          <w:rFonts w:ascii="Consolas" w:eastAsia="宋体" w:hAnsi="Consolas" w:cs="宋体"/>
          <w:color w:val="34302D"/>
          <w:kern w:val="0"/>
          <w:sz w:val="18"/>
          <w:szCs w:val="18"/>
          <w:rPrChange w:id="1276"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277" w:author="zhang alex" w:date="2019-07-28T18:49:00Z">
            <w:rPr>
              <w:rFonts w:ascii="Consolas" w:eastAsia="宋体" w:hAnsi="Consolas" w:cs="宋体"/>
              <w:color w:val="000080"/>
              <w:kern w:val="0"/>
              <w:sz w:val="24"/>
              <w:szCs w:val="24"/>
            </w:rPr>
          </w:rPrChange>
        </w:rPr>
        <w:t>id</w:t>
      </w:r>
      <w:r w:rsidRPr="00E96963">
        <w:rPr>
          <w:rFonts w:ascii="Consolas" w:eastAsia="宋体" w:hAnsi="Consolas" w:cs="宋体"/>
          <w:color w:val="34302D"/>
          <w:kern w:val="0"/>
          <w:sz w:val="18"/>
          <w:szCs w:val="18"/>
          <w:rPrChange w:id="1278"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279" w:author="zhang alex" w:date="2019-07-28T18:49:00Z">
            <w:rPr>
              <w:rFonts w:ascii="Consolas" w:eastAsia="宋体" w:hAnsi="Consolas" w:cs="宋体"/>
              <w:color w:val="DD1144"/>
              <w:kern w:val="0"/>
              <w:sz w:val="24"/>
              <w:szCs w:val="24"/>
            </w:rPr>
          </w:rPrChange>
        </w:rPr>
        <w:t>"clientService"</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80"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281"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282" w:author="zhang alex" w:date="2019-07-28T18:49:00Z">
            <w:rPr>
              <w:rFonts w:ascii="Consolas" w:eastAsia="宋体" w:hAnsi="Consolas" w:cs="宋体"/>
              <w:color w:val="000080"/>
              <w:kern w:val="0"/>
              <w:sz w:val="24"/>
              <w:szCs w:val="24"/>
            </w:rPr>
          </w:rPrChange>
        </w:rPr>
        <w:t>factory-bean</w:t>
      </w:r>
      <w:r w:rsidRPr="00E96963">
        <w:rPr>
          <w:rFonts w:ascii="Consolas" w:eastAsia="宋体" w:hAnsi="Consolas" w:cs="宋体"/>
          <w:color w:val="34302D"/>
          <w:kern w:val="0"/>
          <w:sz w:val="18"/>
          <w:szCs w:val="18"/>
          <w:rPrChange w:id="1283"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284" w:author="zhang alex" w:date="2019-07-28T18:49:00Z">
            <w:rPr>
              <w:rFonts w:ascii="Consolas" w:eastAsia="宋体" w:hAnsi="Consolas" w:cs="宋体"/>
              <w:color w:val="DD1144"/>
              <w:kern w:val="0"/>
              <w:sz w:val="24"/>
              <w:szCs w:val="24"/>
            </w:rPr>
          </w:rPrChange>
        </w:rPr>
        <w:t>"serviceLocator"</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85"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286"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287" w:author="zhang alex" w:date="2019-07-28T18:49:00Z">
            <w:rPr>
              <w:rFonts w:ascii="Consolas" w:eastAsia="宋体" w:hAnsi="Consolas" w:cs="宋体"/>
              <w:color w:val="000080"/>
              <w:kern w:val="0"/>
              <w:sz w:val="24"/>
              <w:szCs w:val="24"/>
            </w:rPr>
          </w:rPrChange>
        </w:rPr>
        <w:t>factory-method</w:t>
      </w:r>
      <w:r w:rsidRPr="00E96963">
        <w:rPr>
          <w:rFonts w:ascii="Consolas" w:eastAsia="宋体" w:hAnsi="Consolas" w:cs="宋体"/>
          <w:color w:val="34302D"/>
          <w:kern w:val="0"/>
          <w:sz w:val="18"/>
          <w:szCs w:val="18"/>
          <w:rPrChange w:id="1288"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289" w:author="zhang alex" w:date="2019-07-28T18:49:00Z">
            <w:rPr>
              <w:rFonts w:ascii="Consolas" w:eastAsia="宋体" w:hAnsi="Consolas" w:cs="宋体"/>
              <w:color w:val="DD1144"/>
              <w:kern w:val="0"/>
              <w:sz w:val="24"/>
              <w:szCs w:val="24"/>
            </w:rPr>
          </w:rPrChange>
        </w:rPr>
        <w:t>"createClientServiceInstance"</w:t>
      </w:r>
      <w:r w:rsidRPr="00E96963">
        <w:rPr>
          <w:rFonts w:ascii="Consolas" w:eastAsia="宋体" w:hAnsi="Consolas" w:cs="宋体"/>
          <w:color w:val="008080"/>
          <w:kern w:val="0"/>
          <w:sz w:val="18"/>
          <w:szCs w:val="18"/>
          <w:rPrChange w:id="1290" w:author="zhang alex" w:date="2019-07-28T18:49:00Z">
            <w:rPr>
              <w:rFonts w:ascii="Consolas" w:eastAsia="宋体" w:hAnsi="Consolas" w:cs="宋体"/>
              <w:color w:val="008080"/>
              <w:kern w:val="0"/>
              <w:sz w:val="24"/>
              <w:szCs w:val="24"/>
            </w:rPr>
          </w:rPrChange>
        </w:rPr>
        <w:t>/&gt;</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91" w:author="zhang alex" w:date="2019-07-28T18:49: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92"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008080"/>
          <w:kern w:val="0"/>
          <w:sz w:val="18"/>
          <w:szCs w:val="18"/>
          <w:rPrChange w:id="1293" w:author="zhang alex" w:date="2019-07-28T18:49:00Z">
            <w:rPr>
              <w:rFonts w:ascii="Consolas" w:eastAsia="宋体" w:hAnsi="Consolas" w:cs="宋体"/>
              <w:color w:val="008080"/>
              <w:kern w:val="0"/>
              <w:sz w:val="24"/>
              <w:szCs w:val="24"/>
            </w:rPr>
          </w:rPrChange>
        </w:rPr>
        <w:t>&lt;bean</w:t>
      </w:r>
      <w:r w:rsidRPr="00E96963">
        <w:rPr>
          <w:rFonts w:ascii="Consolas" w:eastAsia="宋体" w:hAnsi="Consolas" w:cs="宋体"/>
          <w:color w:val="34302D"/>
          <w:kern w:val="0"/>
          <w:sz w:val="18"/>
          <w:szCs w:val="18"/>
          <w:rPrChange w:id="1294"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295" w:author="zhang alex" w:date="2019-07-28T18:49:00Z">
            <w:rPr>
              <w:rFonts w:ascii="Consolas" w:eastAsia="宋体" w:hAnsi="Consolas" w:cs="宋体"/>
              <w:color w:val="000080"/>
              <w:kern w:val="0"/>
              <w:sz w:val="24"/>
              <w:szCs w:val="24"/>
            </w:rPr>
          </w:rPrChange>
        </w:rPr>
        <w:t>id</w:t>
      </w:r>
      <w:r w:rsidRPr="00E96963">
        <w:rPr>
          <w:rFonts w:ascii="Consolas" w:eastAsia="宋体" w:hAnsi="Consolas" w:cs="宋体"/>
          <w:color w:val="34302D"/>
          <w:kern w:val="0"/>
          <w:sz w:val="18"/>
          <w:szCs w:val="18"/>
          <w:rPrChange w:id="1296"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297" w:author="zhang alex" w:date="2019-07-28T18:49:00Z">
            <w:rPr>
              <w:rFonts w:ascii="Consolas" w:eastAsia="宋体" w:hAnsi="Consolas" w:cs="宋体"/>
              <w:color w:val="DD1144"/>
              <w:kern w:val="0"/>
              <w:sz w:val="24"/>
              <w:szCs w:val="24"/>
            </w:rPr>
          </w:rPrChange>
        </w:rPr>
        <w:t>"accountService"</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98"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299"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300" w:author="zhang alex" w:date="2019-07-28T18:49:00Z">
            <w:rPr>
              <w:rFonts w:ascii="Consolas" w:eastAsia="宋体" w:hAnsi="Consolas" w:cs="宋体"/>
              <w:color w:val="000080"/>
              <w:kern w:val="0"/>
              <w:sz w:val="24"/>
              <w:szCs w:val="24"/>
            </w:rPr>
          </w:rPrChange>
        </w:rPr>
        <w:t>factory-bean</w:t>
      </w:r>
      <w:r w:rsidRPr="00E96963">
        <w:rPr>
          <w:rFonts w:ascii="Consolas" w:eastAsia="宋体" w:hAnsi="Consolas" w:cs="宋体"/>
          <w:color w:val="34302D"/>
          <w:kern w:val="0"/>
          <w:sz w:val="18"/>
          <w:szCs w:val="18"/>
          <w:rPrChange w:id="1301"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302" w:author="zhang alex" w:date="2019-07-28T18:49:00Z">
            <w:rPr>
              <w:rFonts w:ascii="Consolas" w:eastAsia="宋体" w:hAnsi="Consolas" w:cs="宋体"/>
              <w:color w:val="DD1144"/>
              <w:kern w:val="0"/>
              <w:sz w:val="24"/>
              <w:szCs w:val="24"/>
            </w:rPr>
          </w:rPrChange>
        </w:rPr>
        <w:t>"serviceLocator"</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03"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04"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305" w:author="zhang alex" w:date="2019-07-28T18:49:00Z">
            <w:rPr>
              <w:rFonts w:ascii="Consolas" w:eastAsia="宋体" w:hAnsi="Consolas" w:cs="宋体"/>
              <w:color w:val="000080"/>
              <w:kern w:val="0"/>
              <w:sz w:val="24"/>
              <w:szCs w:val="24"/>
            </w:rPr>
          </w:rPrChange>
        </w:rPr>
        <w:t>factory-method</w:t>
      </w:r>
      <w:r w:rsidRPr="00E96963">
        <w:rPr>
          <w:rFonts w:ascii="Consolas" w:eastAsia="宋体" w:hAnsi="Consolas" w:cs="宋体"/>
          <w:color w:val="34302D"/>
          <w:kern w:val="0"/>
          <w:sz w:val="18"/>
          <w:szCs w:val="18"/>
          <w:rPrChange w:id="1306"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307" w:author="zhang alex" w:date="2019-07-28T18:49:00Z">
            <w:rPr>
              <w:rFonts w:ascii="Consolas" w:eastAsia="宋体" w:hAnsi="Consolas" w:cs="宋体"/>
              <w:color w:val="DD1144"/>
              <w:kern w:val="0"/>
              <w:sz w:val="24"/>
              <w:szCs w:val="24"/>
            </w:rPr>
          </w:rPrChange>
        </w:rPr>
        <w:t>"createAccountServiceInstance"</w:t>
      </w:r>
      <w:r w:rsidRPr="00E96963">
        <w:rPr>
          <w:rFonts w:ascii="Consolas" w:eastAsia="宋体" w:hAnsi="Consolas" w:cs="宋体"/>
          <w:color w:val="008080"/>
          <w:kern w:val="0"/>
          <w:sz w:val="18"/>
          <w:szCs w:val="18"/>
          <w:rPrChange w:id="1308" w:author="zhang alex" w:date="2019-07-28T18:49: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corresponding Java class:</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Fonts w:ascii="Arial" w:hAnsi="Arial" w:cs="Arial"/>
          <w:color w:val="34302D"/>
          <w:shd w:val="clear" w:color="auto" w:fill="FFFFFF"/>
        </w:rPr>
        <w:t>Java</w:t>
      </w:r>
      <w:r>
        <w:rPr>
          <w:rFonts w:ascii="Arial" w:hAnsi="Arial" w:cs="Arial"/>
          <w:color w:val="34302D"/>
          <w:shd w:val="clear" w:color="auto" w:fill="FFFFFF"/>
        </w:rPr>
        <w:t>类：</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09"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b/>
          <w:bCs/>
          <w:color w:val="34302D"/>
          <w:kern w:val="0"/>
          <w:sz w:val="18"/>
          <w:szCs w:val="18"/>
          <w:rPrChange w:id="1310" w:author="zhang alex" w:date="2019-07-28T18:50:00Z">
            <w:rPr>
              <w:rFonts w:ascii="Consolas" w:eastAsia="宋体" w:hAnsi="Consolas" w:cs="宋体"/>
              <w:b/>
              <w:bCs/>
              <w:color w:val="34302D"/>
              <w:kern w:val="0"/>
              <w:sz w:val="24"/>
              <w:szCs w:val="24"/>
            </w:rPr>
          </w:rPrChange>
        </w:rPr>
        <w:t>public</w:t>
      </w:r>
      <w:r w:rsidRPr="00E96963">
        <w:rPr>
          <w:rFonts w:ascii="Consolas" w:eastAsia="宋体" w:hAnsi="Consolas" w:cs="宋体"/>
          <w:color w:val="34302D"/>
          <w:kern w:val="0"/>
          <w:sz w:val="18"/>
          <w:szCs w:val="18"/>
          <w:rPrChange w:id="1311"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312" w:author="zhang alex" w:date="2019-07-28T18:50:00Z">
            <w:rPr>
              <w:rFonts w:ascii="Consolas" w:eastAsia="宋体" w:hAnsi="Consolas" w:cs="宋体"/>
              <w:b/>
              <w:bCs/>
              <w:color w:val="34302D"/>
              <w:kern w:val="0"/>
              <w:sz w:val="24"/>
              <w:szCs w:val="24"/>
            </w:rPr>
          </w:rPrChange>
        </w:rPr>
        <w:t>class</w:t>
      </w:r>
      <w:r w:rsidRPr="00E96963">
        <w:rPr>
          <w:rFonts w:ascii="Consolas" w:eastAsia="宋体" w:hAnsi="Consolas" w:cs="宋体"/>
          <w:color w:val="34302D"/>
          <w:kern w:val="0"/>
          <w:sz w:val="18"/>
          <w:szCs w:val="18"/>
          <w:rPrChange w:id="1313"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445588"/>
          <w:kern w:val="0"/>
          <w:sz w:val="18"/>
          <w:szCs w:val="18"/>
          <w:rPrChange w:id="1314" w:author="zhang alex" w:date="2019-07-28T18:50:00Z">
            <w:rPr>
              <w:rFonts w:ascii="Consolas" w:eastAsia="宋体" w:hAnsi="Consolas" w:cs="宋体"/>
              <w:b/>
              <w:bCs/>
              <w:color w:val="445588"/>
              <w:kern w:val="0"/>
              <w:sz w:val="24"/>
              <w:szCs w:val="24"/>
            </w:rPr>
          </w:rPrChange>
        </w:rPr>
        <w:t>DefaultServiceLocator</w:t>
      </w:r>
      <w:r w:rsidRPr="00E96963">
        <w:rPr>
          <w:rFonts w:ascii="Consolas" w:eastAsia="宋体" w:hAnsi="Consolas" w:cs="宋体"/>
          <w:color w:val="34302D"/>
          <w:kern w:val="0"/>
          <w:sz w:val="18"/>
          <w:szCs w:val="18"/>
          <w:rPrChange w:id="1315" w:author="zhang alex" w:date="2019-07-28T18:50:00Z">
            <w:rPr>
              <w:rFonts w:ascii="Consolas" w:eastAsia="宋体" w:hAnsi="Consolas" w:cs="宋体"/>
              <w:color w:val="34302D"/>
              <w:kern w:val="0"/>
              <w:sz w:val="24"/>
              <w:szCs w:val="24"/>
            </w:rPr>
          </w:rPrChange>
        </w:rPr>
        <w:t xml:space="preserve"> {</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16" w:author="zhang alex" w:date="2019-07-28T18:50: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17"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18"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319" w:author="zhang alex" w:date="2019-07-28T18:50:00Z">
            <w:rPr>
              <w:rFonts w:ascii="Consolas" w:eastAsia="宋体" w:hAnsi="Consolas" w:cs="宋体"/>
              <w:b/>
              <w:bCs/>
              <w:color w:val="34302D"/>
              <w:kern w:val="0"/>
              <w:sz w:val="24"/>
              <w:szCs w:val="24"/>
            </w:rPr>
          </w:rPrChange>
        </w:rPr>
        <w:t>private</w:t>
      </w:r>
      <w:r w:rsidRPr="00E96963">
        <w:rPr>
          <w:rFonts w:ascii="Consolas" w:eastAsia="宋体" w:hAnsi="Consolas" w:cs="宋体"/>
          <w:color w:val="34302D"/>
          <w:kern w:val="0"/>
          <w:sz w:val="18"/>
          <w:szCs w:val="18"/>
          <w:rPrChange w:id="1320"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321" w:author="zhang alex" w:date="2019-07-28T18:50:00Z">
            <w:rPr>
              <w:rFonts w:ascii="Consolas" w:eastAsia="宋体" w:hAnsi="Consolas" w:cs="宋体"/>
              <w:b/>
              <w:bCs/>
              <w:color w:val="34302D"/>
              <w:kern w:val="0"/>
              <w:sz w:val="24"/>
              <w:szCs w:val="24"/>
            </w:rPr>
          </w:rPrChange>
        </w:rPr>
        <w:t>static</w:t>
      </w:r>
      <w:r w:rsidRPr="00E96963">
        <w:rPr>
          <w:rFonts w:ascii="Consolas" w:eastAsia="宋体" w:hAnsi="Consolas" w:cs="宋体"/>
          <w:color w:val="34302D"/>
          <w:kern w:val="0"/>
          <w:sz w:val="18"/>
          <w:szCs w:val="18"/>
          <w:rPrChange w:id="1322" w:author="zhang alex" w:date="2019-07-28T18:50:00Z">
            <w:rPr>
              <w:rFonts w:ascii="Consolas" w:eastAsia="宋体" w:hAnsi="Consolas" w:cs="宋体"/>
              <w:color w:val="34302D"/>
              <w:kern w:val="0"/>
              <w:sz w:val="24"/>
              <w:szCs w:val="24"/>
            </w:rPr>
          </w:rPrChange>
        </w:rPr>
        <w:t xml:space="preserve"> ClientService clientService = </w:t>
      </w:r>
      <w:r w:rsidRPr="00E96963">
        <w:rPr>
          <w:rFonts w:ascii="Consolas" w:eastAsia="宋体" w:hAnsi="Consolas" w:cs="宋体"/>
          <w:b/>
          <w:bCs/>
          <w:color w:val="000000"/>
          <w:kern w:val="0"/>
          <w:sz w:val="18"/>
          <w:szCs w:val="18"/>
          <w:rPrChange w:id="1323" w:author="zhang alex" w:date="2019-07-28T18:50:00Z">
            <w:rPr>
              <w:rFonts w:ascii="Consolas" w:eastAsia="宋体" w:hAnsi="Consolas" w:cs="宋体"/>
              <w:b/>
              <w:bCs/>
              <w:color w:val="000000"/>
              <w:kern w:val="0"/>
              <w:sz w:val="24"/>
              <w:szCs w:val="24"/>
            </w:rPr>
          </w:rPrChange>
        </w:rPr>
        <w:t>new</w:t>
      </w:r>
      <w:r w:rsidRPr="00E96963">
        <w:rPr>
          <w:rFonts w:ascii="Consolas" w:eastAsia="宋体" w:hAnsi="Consolas" w:cs="宋体"/>
          <w:color w:val="34302D"/>
          <w:kern w:val="0"/>
          <w:sz w:val="18"/>
          <w:szCs w:val="18"/>
          <w:rPrChange w:id="1324" w:author="zhang alex" w:date="2019-07-28T18:50:00Z">
            <w:rPr>
              <w:rFonts w:ascii="Consolas" w:eastAsia="宋体" w:hAnsi="Consolas" w:cs="宋体"/>
              <w:color w:val="34302D"/>
              <w:kern w:val="0"/>
              <w:sz w:val="24"/>
              <w:szCs w:val="24"/>
            </w:rPr>
          </w:rPrChange>
        </w:rPr>
        <w:t xml:space="preserve"> ClientServiceImpl();</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25" w:author="zhang alex" w:date="2019-07-28T18:50: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26"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27"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328" w:author="zhang alex" w:date="2019-07-28T18:50:00Z">
            <w:rPr>
              <w:rFonts w:ascii="Consolas" w:eastAsia="宋体" w:hAnsi="Consolas" w:cs="宋体"/>
              <w:b/>
              <w:bCs/>
              <w:color w:val="34302D"/>
              <w:kern w:val="0"/>
              <w:sz w:val="24"/>
              <w:szCs w:val="24"/>
            </w:rPr>
          </w:rPrChange>
        </w:rPr>
        <w:t>private</w:t>
      </w:r>
      <w:r w:rsidRPr="00E96963">
        <w:rPr>
          <w:rFonts w:ascii="Consolas" w:eastAsia="宋体" w:hAnsi="Consolas" w:cs="宋体"/>
          <w:color w:val="34302D"/>
          <w:kern w:val="0"/>
          <w:sz w:val="18"/>
          <w:szCs w:val="18"/>
          <w:rPrChange w:id="1329"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330" w:author="zhang alex" w:date="2019-07-28T18:50:00Z">
            <w:rPr>
              <w:rFonts w:ascii="Consolas" w:eastAsia="宋体" w:hAnsi="Consolas" w:cs="宋体"/>
              <w:b/>
              <w:bCs/>
              <w:color w:val="34302D"/>
              <w:kern w:val="0"/>
              <w:sz w:val="24"/>
              <w:szCs w:val="24"/>
            </w:rPr>
          </w:rPrChange>
        </w:rPr>
        <w:t>static</w:t>
      </w:r>
      <w:r w:rsidRPr="00E96963">
        <w:rPr>
          <w:rFonts w:ascii="Consolas" w:eastAsia="宋体" w:hAnsi="Consolas" w:cs="宋体"/>
          <w:color w:val="34302D"/>
          <w:kern w:val="0"/>
          <w:sz w:val="18"/>
          <w:szCs w:val="18"/>
          <w:rPrChange w:id="1331" w:author="zhang alex" w:date="2019-07-28T18:50:00Z">
            <w:rPr>
              <w:rFonts w:ascii="Consolas" w:eastAsia="宋体" w:hAnsi="Consolas" w:cs="宋体"/>
              <w:color w:val="34302D"/>
              <w:kern w:val="0"/>
              <w:sz w:val="24"/>
              <w:szCs w:val="24"/>
            </w:rPr>
          </w:rPrChange>
        </w:rPr>
        <w:t xml:space="preserve"> AccountService accountService = </w:t>
      </w:r>
      <w:r w:rsidRPr="00E96963">
        <w:rPr>
          <w:rFonts w:ascii="Consolas" w:eastAsia="宋体" w:hAnsi="Consolas" w:cs="宋体"/>
          <w:b/>
          <w:bCs/>
          <w:color w:val="000000"/>
          <w:kern w:val="0"/>
          <w:sz w:val="18"/>
          <w:szCs w:val="18"/>
          <w:rPrChange w:id="1332" w:author="zhang alex" w:date="2019-07-28T18:50:00Z">
            <w:rPr>
              <w:rFonts w:ascii="Consolas" w:eastAsia="宋体" w:hAnsi="Consolas" w:cs="宋体"/>
              <w:b/>
              <w:bCs/>
              <w:color w:val="000000"/>
              <w:kern w:val="0"/>
              <w:sz w:val="24"/>
              <w:szCs w:val="24"/>
            </w:rPr>
          </w:rPrChange>
        </w:rPr>
        <w:t>new</w:t>
      </w:r>
      <w:r w:rsidRPr="00E96963">
        <w:rPr>
          <w:rFonts w:ascii="Consolas" w:eastAsia="宋体" w:hAnsi="Consolas" w:cs="宋体"/>
          <w:color w:val="34302D"/>
          <w:kern w:val="0"/>
          <w:sz w:val="18"/>
          <w:szCs w:val="18"/>
          <w:rPrChange w:id="1333" w:author="zhang alex" w:date="2019-07-28T18:50:00Z">
            <w:rPr>
              <w:rFonts w:ascii="Consolas" w:eastAsia="宋体" w:hAnsi="Consolas" w:cs="宋体"/>
              <w:color w:val="34302D"/>
              <w:kern w:val="0"/>
              <w:sz w:val="24"/>
              <w:szCs w:val="24"/>
            </w:rPr>
          </w:rPrChange>
        </w:rPr>
        <w:t xml:space="preserve"> AccountServiceImpl();</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34" w:author="zhang alex" w:date="2019-07-28T18:50: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35"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36"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337" w:author="zhang alex" w:date="2019-07-28T18:50:00Z">
            <w:rPr>
              <w:rFonts w:ascii="Consolas" w:eastAsia="宋体" w:hAnsi="Consolas" w:cs="宋体"/>
              <w:b/>
              <w:bCs/>
              <w:color w:val="34302D"/>
              <w:kern w:val="0"/>
              <w:sz w:val="24"/>
              <w:szCs w:val="24"/>
            </w:rPr>
          </w:rPrChange>
        </w:rPr>
        <w:t>public</w:t>
      </w:r>
      <w:r w:rsidRPr="00E96963">
        <w:rPr>
          <w:rFonts w:ascii="Consolas" w:eastAsia="宋体" w:hAnsi="Consolas" w:cs="宋体"/>
          <w:color w:val="34302D"/>
          <w:kern w:val="0"/>
          <w:sz w:val="18"/>
          <w:szCs w:val="18"/>
          <w:rPrChange w:id="1338" w:author="zhang alex" w:date="2019-07-28T18:50:00Z">
            <w:rPr>
              <w:rFonts w:ascii="Consolas" w:eastAsia="宋体" w:hAnsi="Consolas" w:cs="宋体"/>
              <w:color w:val="34302D"/>
              <w:kern w:val="0"/>
              <w:sz w:val="24"/>
              <w:szCs w:val="24"/>
            </w:rPr>
          </w:rPrChange>
        </w:rPr>
        <w:t xml:space="preserve"> ClientService createClientServiceInstance() {</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39"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40"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000000"/>
          <w:kern w:val="0"/>
          <w:sz w:val="18"/>
          <w:szCs w:val="18"/>
          <w:rPrChange w:id="1341" w:author="zhang alex" w:date="2019-07-28T18:50:00Z">
            <w:rPr>
              <w:rFonts w:ascii="Consolas" w:eastAsia="宋体" w:hAnsi="Consolas" w:cs="宋体"/>
              <w:b/>
              <w:bCs/>
              <w:color w:val="000000"/>
              <w:kern w:val="0"/>
              <w:sz w:val="24"/>
              <w:szCs w:val="24"/>
            </w:rPr>
          </w:rPrChange>
        </w:rPr>
        <w:t>return</w:t>
      </w:r>
      <w:r w:rsidRPr="00E96963">
        <w:rPr>
          <w:rFonts w:ascii="Consolas" w:eastAsia="宋体" w:hAnsi="Consolas" w:cs="宋体"/>
          <w:color w:val="34302D"/>
          <w:kern w:val="0"/>
          <w:sz w:val="18"/>
          <w:szCs w:val="18"/>
          <w:rPrChange w:id="1342" w:author="zhang alex" w:date="2019-07-28T18:50:00Z">
            <w:rPr>
              <w:rFonts w:ascii="Consolas" w:eastAsia="宋体" w:hAnsi="Consolas" w:cs="宋体"/>
              <w:color w:val="34302D"/>
              <w:kern w:val="0"/>
              <w:sz w:val="24"/>
              <w:szCs w:val="24"/>
            </w:rPr>
          </w:rPrChange>
        </w:rPr>
        <w:t xml:space="preserve"> clientService;</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43"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44" w:author="zhang alex" w:date="2019-07-28T18:50:00Z">
            <w:rPr>
              <w:rFonts w:ascii="Consolas" w:eastAsia="宋体" w:hAnsi="Consolas" w:cs="宋体"/>
              <w:color w:val="34302D"/>
              <w:kern w:val="0"/>
              <w:sz w:val="24"/>
              <w:szCs w:val="24"/>
            </w:rPr>
          </w:rPrChange>
        </w:rPr>
        <w:lastRenderedPageBreak/>
        <w:t xml:space="preserve">    }</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45" w:author="zhang alex" w:date="2019-07-28T18:50: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46"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47"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348" w:author="zhang alex" w:date="2019-07-28T18:50:00Z">
            <w:rPr>
              <w:rFonts w:ascii="Consolas" w:eastAsia="宋体" w:hAnsi="Consolas" w:cs="宋体"/>
              <w:b/>
              <w:bCs/>
              <w:color w:val="34302D"/>
              <w:kern w:val="0"/>
              <w:sz w:val="24"/>
              <w:szCs w:val="24"/>
            </w:rPr>
          </w:rPrChange>
        </w:rPr>
        <w:t>public</w:t>
      </w:r>
      <w:r w:rsidRPr="00E96963">
        <w:rPr>
          <w:rFonts w:ascii="Consolas" w:eastAsia="宋体" w:hAnsi="Consolas" w:cs="宋体"/>
          <w:color w:val="34302D"/>
          <w:kern w:val="0"/>
          <w:sz w:val="18"/>
          <w:szCs w:val="18"/>
          <w:rPrChange w:id="1349" w:author="zhang alex" w:date="2019-07-28T18:50:00Z">
            <w:rPr>
              <w:rFonts w:ascii="Consolas" w:eastAsia="宋体" w:hAnsi="Consolas" w:cs="宋体"/>
              <w:color w:val="34302D"/>
              <w:kern w:val="0"/>
              <w:sz w:val="24"/>
              <w:szCs w:val="24"/>
            </w:rPr>
          </w:rPrChange>
        </w:rPr>
        <w:t xml:space="preserve"> AccountService createAccountServiceInstance() {</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50"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51"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000000"/>
          <w:kern w:val="0"/>
          <w:sz w:val="18"/>
          <w:szCs w:val="18"/>
          <w:rPrChange w:id="1352" w:author="zhang alex" w:date="2019-07-28T18:50:00Z">
            <w:rPr>
              <w:rFonts w:ascii="Consolas" w:eastAsia="宋体" w:hAnsi="Consolas" w:cs="宋体"/>
              <w:b/>
              <w:bCs/>
              <w:color w:val="000000"/>
              <w:kern w:val="0"/>
              <w:sz w:val="24"/>
              <w:szCs w:val="24"/>
            </w:rPr>
          </w:rPrChange>
        </w:rPr>
        <w:t>return</w:t>
      </w:r>
      <w:r w:rsidRPr="00E96963">
        <w:rPr>
          <w:rFonts w:ascii="Consolas" w:eastAsia="宋体" w:hAnsi="Consolas" w:cs="宋体"/>
          <w:color w:val="34302D"/>
          <w:kern w:val="0"/>
          <w:sz w:val="18"/>
          <w:szCs w:val="18"/>
          <w:rPrChange w:id="1353" w:author="zhang alex" w:date="2019-07-28T18:50:00Z">
            <w:rPr>
              <w:rFonts w:ascii="Consolas" w:eastAsia="宋体" w:hAnsi="Consolas" w:cs="宋体"/>
              <w:color w:val="34302D"/>
              <w:kern w:val="0"/>
              <w:sz w:val="24"/>
              <w:szCs w:val="24"/>
            </w:rPr>
          </w:rPrChange>
        </w:rPr>
        <w:t xml:space="preserve"> accountService;</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54"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55" w:author="zhang alex" w:date="2019-07-28T18:50:00Z">
            <w:rPr>
              <w:rFonts w:ascii="Consolas" w:eastAsia="宋体" w:hAnsi="Consolas" w:cs="宋体"/>
              <w:color w:val="34302D"/>
              <w:kern w:val="0"/>
              <w:sz w:val="24"/>
              <w:szCs w:val="24"/>
            </w:rPr>
          </w:rPrChange>
        </w:rPr>
        <w:t xml:space="preserve">    }</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56"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57" w:author="zhang alex" w:date="2019-07-28T18:50: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approach shows that the factory bean itself can be managed and configured through dependency injection (DI). See </w:t>
      </w:r>
      <w:hyperlink r:id="rId65" w:anchor="beans-factory-properties-detailed" w:history="1">
        <w:r w:rsidRPr="00BA0D5D">
          <w:rPr>
            <w:rFonts w:ascii="inherit" w:eastAsia="宋体" w:hAnsi="inherit" w:cs="Arial"/>
            <w:color w:val="548E2E"/>
            <w:kern w:val="0"/>
            <w:sz w:val="24"/>
            <w:szCs w:val="24"/>
            <w:u w:val="single"/>
          </w:rPr>
          <w:t>Dependencies and Configuration in Detail</w:t>
        </w:r>
      </w:hyperlink>
      <w:r w:rsidRPr="00BA0D5D">
        <w:rPr>
          <w:rFonts w:ascii="inherit" w:eastAsia="宋体" w:hAnsi="inherit" w:cs="Arial"/>
          <w:color w:val="34302D"/>
          <w:kern w:val="0"/>
          <w:sz w:val="24"/>
          <w:szCs w:val="24"/>
        </w:rPr>
        <w:t>.</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这种</w:t>
      </w:r>
      <w:del w:id="1358" w:author="zhang alex" w:date="2019-07-28T19:06:00Z">
        <w:r w:rsidDel="00380867">
          <w:rPr>
            <w:rFonts w:ascii="Arial" w:hAnsi="Arial" w:cs="Arial" w:hint="eastAsia"/>
            <w:color w:val="34302D"/>
            <w:shd w:val="clear" w:color="auto" w:fill="FFFFFF"/>
          </w:rPr>
          <w:delText>方法</w:delText>
        </w:r>
      </w:del>
      <w:ins w:id="1359" w:author="zhang alex" w:date="2019-07-28T19:06:00Z">
        <w:r w:rsidR="00380867">
          <w:rPr>
            <w:rFonts w:ascii="Arial" w:hAnsi="Arial" w:cs="Arial" w:hint="eastAsia"/>
            <w:color w:val="34302D"/>
            <w:shd w:val="clear" w:color="auto" w:fill="FFFFFF"/>
          </w:rPr>
          <w:t>方式</w:t>
        </w:r>
      </w:ins>
      <w:r>
        <w:rPr>
          <w:rFonts w:ascii="Arial" w:hAnsi="Arial" w:cs="Arial"/>
          <w:color w:val="34302D"/>
          <w:shd w:val="clear" w:color="auto" w:fill="FFFFFF"/>
        </w:rPr>
        <w:t>表明工厂</w:t>
      </w:r>
      <w:r>
        <w:rPr>
          <w:rFonts w:ascii="Arial" w:hAnsi="Arial" w:cs="Arial"/>
          <w:color w:val="34302D"/>
          <w:shd w:val="clear" w:color="auto" w:fill="FFFFFF"/>
        </w:rPr>
        <w:t>bean</w:t>
      </w:r>
      <w:r>
        <w:rPr>
          <w:rFonts w:ascii="Arial" w:hAnsi="Arial" w:cs="Arial"/>
          <w:color w:val="34302D"/>
          <w:shd w:val="clear" w:color="auto" w:fill="FFFFFF"/>
        </w:rPr>
        <w:t>本身可以通过依赖注入（</w:t>
      </w:r>
      <w:r>
        <w:rPr>
          <w:rFonts w:ascii="Arial" w:hAnsi="Arial" w:cs="Arial"/>
          <w:color w:val="34302D"/>
          <w:shd w:val="clear" w:color="auto" w:fill="FFFFFF"/>
        </w:rPr>
        <w:t>DI</w:t>
      </w:r>
      <w:r>
        <w:rPr>
          <w:rFonts w:ascii="Arial" w:hAnsi="Arial" w:cs="Arial"/>
          <w:color w:val="34302D"/>
          <w:shd w:val="clear" w:color="auto" w:fill="FFFFFF"/>
        </w:rPr>
        <w:t>）进行管理和配置。请参阅</w:t>
      </w:r>
      <w:hyperlink r:id="rId66" w:anchor="beans-factory-properties-detailed" w:history="1">
        <w:r>
          <w:rPr>
            <w:rStyle w:val="a4"/>
            <w:rFonts w:ascii="Arial" w:hAnsi="Arial" w:cs="Arial"/>
            <w:color w:val="548E2E"/>
            <w:shd w:val="clear" w:color="auto" w:fill="FFFFFF"/>
          </w:rPr>
          <w:t>详细信息中的依赖关系和配置</w:t>
        </w:r>
      </w:hyperlink>
      <w:r>
        <w:rPr>
          <w:rFonts w:ascii="Arial" w:hAnsi="Arial" w:cs="Arial"/>
          <w:color w:val="34302D"/>
          <w:shd w:val="clear" w:color="auto" w:fill="FFFFFF"/>
        </w:rPr>
        <w:t>。</w:t>
      </w:r>
    </w:p>
    <w:tbl>
      <w:tblPr>
        <w:tblStyle w:val="a7"/>
        <w:tblW w:w="0" w:type="auto"/>
        <w:tblLook w:val="04A0" w:firstRow="1" w:lastRow="0" w:firstColumn="1" w:lastColumn="0" w:noHBand="0" w:noVBand="1"/>
      </w:tblPr>
      <w:tblGrid>
        <w:gridCol w:w="10457"/>
      </w:tblGrid>
      <w:tr w:rsidR="00707C29" w:rsidRPr="00BA0D5D" w:rsidTr="00CF36E0">
        <w:tc>
          <w:tcPr>
            <w:tcW w:w="0" w:type="auto"/>
            <w:hideMark/>
          </w:tcPr>
          <w:p w:rsidR="00707C29" w:rsidRDefault="00707C29"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 Spring documentation, “factory bean” refers to a bean that is configured in the Spring container and that creates objects through an </w:t>
            </w:r>
            <w:hyperlink r:id="rId67" w:anchor="beans-factory-class-instance-factory-method" w:history="1">
              <w:r w:rsidRPr="00BA0D5D">
                <w:rPr>
                  <w:rFonts w:ascii="宋体" w:eastAsia="宋体" w:hAnsi="宋体" w:cs="宋体"/>
                  <w:color w:val="548E2E"/>
                  <w:kern w:val="0"/>
                  <w:sz w:val="24"/>
                  <w:szCs w:val="24"/>
                  <w:u w:val="single"/>
                </w:rPr>
                <w:t>instance</w:t>
              </w:r>
            </w:hyperlink>
            <w:r w:rsidRPr="00BA0D5D">
              <w:rPr>
                <w:rFonts w:ascii="宋体" w:eastAsia="宋体" w:hAnsi="宋体" w:cs="宋体"/>
                <w:kern w:val="0"/>
                <w:sz w:val="24"/>
                <w:szCs w:val="24"/>
              </w:rPr>
              <w:t> or </w:t>
            </w:r>
            <w:hyperlink r:id="rId68" w:anchor="beans-factory-class-static-factory-method" w:history="1">
              <w:r w:rsidRPr="00BA0D5D">
                <w:rPr>
                  <w:rFonts w:ascii="宋体" w:eastAsia="宋体" w:hAnsi="宋体" w:cs="宋体"/>
                  <w:color w:val="548E2E"/>
                  <w:kern w:val="0"/>
                  <w:sz w:val="24"/>
                  <w:szCs w:val="24"/>
                  <w:u w:val="single"/>
                </w:rPr>
                <w:t>static</w:t>
              </w:r>
            </w:hyperlink>
            <w:r w:rsidRPr="00BA0D5D">
              <w:rPr>
                <w:rFonts w:ascii="宋体" w:eastAsia="宋体" w:hAnsi="宋体" w:cs="宋体"/>
                <w:kern w:val="0"/>
                <w:sz w:val="24"/>
                <w:szCs w:val="24"/>
              </w:rPr>
              <w:t> factory method. By contrast, </w:t>
            </w:r>
            <w:r w:rsidRPr="00BA0D5D">
              <w:rPr>
                <w:rFonts w:ascii="Consolas" w:eastAsia="宋体" w:hAnsi="Consolas" w:cs="宋体"/>
                <w:kern w:val="0"/>
                <w:sz w:val="23"/>
                <w:szCs w:val="23"/>
                <w:shd w:val="clear" w:color="auto" w:fill="F7F7F8"/>
              </w:rPr>
              <w:t>FactoryBean</w:t>
            </w:r>
            <w:r w:rsidRPr="00BA0D5D">
              <w:rPr>
                <w:rFonts w:ascii="宋体" w:eastAsia="宋体" w:hAnsi="宋体" w:cs="宋体"/>
                <w:kern w:val="0"/>
                <w:sz w:val="24"/>
                <w:szCs w:val="24"/>
              </w:rPr>
              <w:t> (notice the capitalization) refers to a Spring-specific </w:t>
            </w:r>
            <w:hyperlink r:id="rId69" w:anchor="beans-factory-extension-factorybean" w:history="1">
              <w:r w:rsidRPr="00BA0D5D">
                <w:rPr>
                  <w:rFonts w:ascii="Consolas" w:eastAsia="宋体" w:hAnsi="Consolas" w:cs="宋体"/>
                  <w:color w:val="548E2E"/>
                  <w:kern w:val="0"/>
                  <w:sz w:val="23"/>
                  <w:szCs w:val="23"/>
                  <w:u w:val="single"/>
                  <w:shd w:val="clear" w:color="auto" w:fill="F7F7F8"/>
                </w:rPr>
                <w:t>FactoryBean</w:t>
              </w:r>
            </w:hyperlink>
            <w:r w:rsidRPr="00BA0D5D">
              <w:rPr>
                <w:rFonts w:ascii="宋体" w:eastAsia="宋体" w:hAnsi="宋体" w:cs="宋体"/>
                <w:kern w:val="0"/>
                <w:sz w:val="24"/>
                <w:szCs w:val="24"/>
              </w:rPr>
              <w:t>.</w:t>
            </w:r>
          </w:p>
          <w:p w:rsidR="00707C29" w:rsidRDefault="00707C29" w:rsidP="00BA0D5D">
            <w:pPr>
              <w:widowControl/>
              <w:jc w:val="left"/>
              <w:rPr>
                <w:rFonts w:ascii="宋体" w:eastAsia="宋体" w:hAnsi="宋体" w:cs="宋体"/>
                <w:kern w:val="0"/>
                <w:sz w:val="24"/>
                <w:szCs w:val="24"/>
              </w:rPr>
            </w:pPr>
          </w:p>
          <w:p w:rsidR="00707C29" w:rsidRPr="00BA0D5D" w:rsidRDefault="00707C29" w:rsidP="00BA0D5D">
            <w:pPr>
              <w:widowControl/>
              <w:jc w:val="left"/>
              <w:rPr>
                <w:rFonts w:ascii="宋体" w:eastAsia="宋体" w:hAnsi="宋体" w:cs="宋体"/>
                <w:kern w:val="0"/>
                <w:sz w:val="24"/>
                <w:szCs w:val="24"/>
              </w:rPr>
            </w:pPr>
            <w:r>
              <w:rPr>
                <w:rFonts w:ascii="Arial" w:hAnsi="Arial" w:cs="Arial"/>
                <w:shd w:val="clear" w:color="auto" w:fill="EBF1E7"/>
              </w:rPr>
              <w:t>在</w:t>
            </w:r>
            <w:r>
              <w:rPr>
                <w:rFonts w:ascii="Arial" w:hAnsi="Arial" w:cs="Arial"/>
                <w:shd w:val="clear" w:color="auto" w:fill="EBF1E7"/>
              </w:rPr>
              <w:t>Spring</w:t>
            </w:r>
            <w:r>
              <w:rPr>
                <w:rFonts w:ascii="Arial" w:hAnsi="Arial" w:cs="Arial"/>
                <w:shd w:val="clear" w:color="auto" w:fill="EBF1E7"/>
              </w:rPr>
              <w:t>文档中，</w:t>
            </w:r>
            <w:r>
              <w:rPr>
                <w:rFonts w:ascii="Arial" w:hAnsi="Arial" w:cs="Arial"/>
                <w:shd w:val="clear" w:color="auto" w:fill="EBF1E7"/>
              </w:rPr>
              <w:t>“</w:t>
            </w:r>
            <w:r w:rsidRPr="00EB40A0">
              <w:rPr>
                <w:rFonts w:ascii="Arial" w:hAnsi="Arial" w:cs="Arial"/>
                <w:shd w:val="clear" w:color="auto" w:fill="EBF1E7"/>
              </w:rPr>
              <w:t>factory</w:t>
            </w:r>
            <w:r>
              <w:rPr>
                <w:rFonts w:ascii="Arial" w:hAnsi="Arial" w:cs="Arial"/>
                <w:shd w:val="clear" w:color="auto" w:fill="EBF1E7"/>
              </w:rPr>
              <w:t xml:space="preserve"> bean”</w:t>
            </w:r>
            <w:r>
              <w:rPr>
                <w:rFonts w:ascii="Arial" w:hAnsi="Arial" w:cs="Arial"/>
                <w:shd w:val="clear" w:color="auto" w:fill="EBF1E7"/>
              </w:rPr>
              <w:t>是指在</w:t>
            </w:r>
            <w:r>
              <w:rPr>
                <w:rFonts w:ascii="Arial" w:hAnsi="Arial" w:cs="Arial"/>
                <w:shd w:val="clear" w:color="auto" w:fill="EBF1E7"/>
              </w:rPr>
              <w:t>Spring</w:t>
            </w:r>
            <w:r>
              <w:rPr>
                <w:rFonts w:ascii="Arial" w:hAnsi="Arial" w:cs="Arial"/>
                <w:shd w:val="clear" w:color="auto" w:fill="EBF1E7"/>
              </w:rPr>
              <w:t>容器中配置并通过</w:t>
            </w:r>
            <w:hyperlink r:id="rId70" w:anchor="beans-factory-class-instance-factory-method" w:history="1">
              <w:r>
                <w:rPr>
                  <w:rStyle w:val="a4"/>
                  <w:rFonts w:ascii="Arial" w:hAnsi="Arial" w:cs="Arial"/>
                  <w:color w:val="548E2E"/>
                  <w:shd w:val="clear" w:color="auto" w:fill="EBF1E7"/>
                </w:rPr>
                <w:t>实例</w:t>
              </w:r>
            </w:hyperlink>
            <w:r>
              <w:rPr>
                <w:rFonts w:ascii="Arial" w:hAnsi="Arial" w:cs="Arial"/>
                <w:shd w:val="clear" w:color="auto" w:fill="EBF1E7"/>
              </w:rPr>
              <w:t>或</w:t>
            </w:r>
            <w:r>
              <w:rPr>
                <w:rFonts w:ascii="Arial" w:hAnsi="Arial" w:cs="Arial"/>
                <w:shd w:val="clear" w:color="auto" w:fill="EBF1E7"/>
              </w:rPr>
              <w:t> </w:t>
            </w:r>
            <w:hyperlink r:id="rId71" w:anchor="beans-factory-class-static-factory-method" w:history="1">
              <w:r>
                <w:rPr>
                  <w:rStyle w:val="a4"/>
                  <w:rFonts w:ascii="Arial" w:hAnsi="Arial" w:cs="Arial"/>
                  <w:color w:val="548E2E"/>
                  <w:shd w:val="clear" w:color="auto" w:fill="EBF1E7"/>
                </w:rPr>
                <w:t>静态</w:t>
              </w:r>
            </w:hyperlink>
            <w:r>
              <w:rPr>
                <w:rFonts w:ascii="Arial" w:hAnsi="Arial" w:cs="Arial"/>
                <w:shd w:val="clear" w:color="auto" w:fill="EBF1E7"/>
              </w:rPr>
              <w:t>工厂方法创建对象的</w:t>
            </w:r>
            <w:r>
              <w:rPr>
                <w:rFonts w:ascii="Arial" w:hAnsi="Arial" w:cs="Arial"/>
                <w:shd w:val="clear" w:color="auto" w:fill="EBF1E7"/>
              </w:rPr>
              <w:t>bean </w:t>
            </w:r>
            <w:r>
              <w:rPr>
                <w:rFonts w:ascii="Arial" w:hAnsi="Arial" w:cs="Arial"/>
                <w:shd w:val="clear" w:color="auto" w:fill="EBF1E7"/>
              </w:rPr>
              <w:t>。相比之下，</w:t>
            </w:r>
            <w:r>
              <w:rPr>
                <w:rStyle w:val="HTML"/>
                <w:rFonts w:ascii="Consolas" w:hAnsi="Consolas"/>
                <w:sz w:val="23"/>
                <w:szCs w:val="23"/>
                <w:shd w:val="clear" w:color="auto" w:fill="F7F7F8"/>
              </w:rPr>
              <w:t>FactoryBean</w:t>
            </w:r>
            <w:r>
              <w:rPr>
                <w:rFonts w:ascii="Arial" w:hAnsi="Arial" w:cs="Arial"/>
                <w:shd w:val="clear" w:color="auto" w:fill="EBF1E7"/>
              </w:rPr>
              <w:t>（注意大写）指的是特定于</w:t>
            </w:r>
            <w:r>
              <w:rPr>
                <w:rFonts w:ascii="Arial" w:hAnsi="Arial" w:cs="Arial"/>
                <w:shd w:val="clear" w:color="auto" w:fill="EBF1E7"/>
              </w:rPr>
              <w:t>Spring</w:t>
            </w:r>
            <w:r>
              <w:rPr>
                <w:rFonts w:ascii="Arial" w:hAnsi="Arial" w:cs="Arial"/>
                <w:shd w:val="clear" w:color="auto" w:fill="EBF1E7"/>
              </w:rPr>
              <w:t>的</w:t>
            </w:r>
            <w:r>
              <w:rPr>
                <w:rFonts w:ascii="Arial" w:hAnsi="Arial" w:cs="Arial"/>
                <w:shd w:val="clear" w:color="auto" w:fill="EBF1E7"/>
              </w:rPr>
              <w:t> </w:t>
            </w:r>
            <w:hyperlink r:id="rId72" w:anchor="beans-factory-extension-factorybean" w:history="1">
              <w:r>
                <w:rPr>
                  <w:rStyle w:val="HTML"/>
                  <w:rFonts w:ascii="Consolas" w:hAnsi="Consolas"/>
                  <w:color w:val="548E2E"/>
                  <w:sz w:val="23"/>
                  <w:szCs w:val="23"/>
                  <w:u w:val="single"/>
                  <w:shd w:val="clear" w:color="auto" w:fill="F7F7F8"/>
                </w:rPr>
                <w:t>FactoryBean</w:t>
              </w:r>
            </w:hyperlink>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1360" w:name="_Toc15327090"/>
      <w:r w:rsidRPr="00BA0D5D">
        <w:rPr>
          <w:rFonts w:ascii="Arial" w:eastAsia="宋体" w:hAnsi="Arial" w:cs="Arial"/>
          <w:color w:val="34302D"/>
          <w:kern w:val="0"/>
          <w:sz w:val="41"/>
          <w:szCs w:val="41"/>
        </w:rPr>
        <w:t>1.4. Dependencies</w:t>
      </w:r>
      <w:bookmarkEnd w:id="1360"/>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typical enterprise application does not consist of a single object (or bean in the Spring parlance). Even the simplest application has a few objects that work together to present what the end-user sees as a coherent application. This next section explains how you go from defining a number of bean definitions that stand alone to a fully realized application where objects collaborate to achieve a goal.</w:t>
      </w:r>
    </w:p>
    <w:p w:rsidR="008C7515" w:rsidRPr="00BA0D5D" w:rsidRDefault="008C751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典型的企业应用程序不包含单个对象（或</w:t>
      </w:r>
      <w:r>
        <w:rPr>
          <w:rFonts w:ascii="Arial" w:hAnsi="Arial" w:cs="Arial"/>
          <w:color w:val="34302D"/>
          <w:shd w:val="clear" w:color="auto" w:fill="FFFFFF"/>
        </w:rPr>
        <w:t>Spring</w:t>
      </w:r>
      <w:r>
        <w:rPr>
          <w:rFonts w:ascii="Arial" w:hAnsi="Arial" w:cs="Arial"/>
          <w:color w:val="34302D"/>
          <w:shd w:val="clear" w:color="auto" w:fill="FFFFFF"/>
        </w:rPr>
        <w:t>用法中的</w:t>
      </w:r>
      <w:r>
        <w:rPr>
          <w:rFonts w:ascii="Arial" w:hAnsi="Arial" w:cs="Arial"/>
          <w:color w:val="34302D"/>
          <w:shd w:val="clear" w:color="auto" w:fill="FFFFFF"/>
        </w:rPr>
        <w:t>bean</w:t>
      </w:r>
      <w:r>
        <w:rPr>
          <w:rFonts w:ascii="Arial" w:hAnsi="Arial" w:cs="Arial"/>
          <w:color w:val="34302D"/>
          <w:shd w:val="clear" w:color="auto" w:fill="FFFFFF"/>
        </w:rPr>
        <w:t>）。即使是最简单的应用程序也有一些对象可以协同工作，以呈现最终用户所看到</w:t>
      </w:r>
      <w:del w:id="1361" w:author="zhang alex" w:date="2019-07-28T19:14:00Z">
        <w:r w:rsidDel="00875CF5">
          <w:rPr>
            <w:rFonts w:ascii="Arial" w:hAnsi="Arial" w:cs="Arial"/>
            <w:color w:val="34302D"/>
            <w:shd w:val="clear" w:color="auto" w:fill="FFFFFF"/>
          </w:rPr>
          <w:delText>的</w:delText>
        </w:r>
      </w:del>
      <w:r>
        <w:rPr>
          <w:rFonts w:ascii="Arial" w:hAnsi="Arial" w:cs="Arial"/>
          <w:color w:val="34302D"/>
          <w:shd w:val="clear" w:color="auto" w:fill="FFFFFF"/>
        </w:rPr>
        <w:t>连贯</w:t>
      </w:r>
      <w:ins w:id="1362" w:author="zhang alex" w:date="2019-07-28T19:14:00Z">
        <w:r w:rsidR="00875CF5">
          <w:rPr>
            <w:rFonts w:ascii="Arial" w:hAnsi="Arial" w:cs="Arial" w:hint="eastAsia"/>
            <w:color w:val="34302D"/>
            <w:shd w:val="clear" w:color="auto" w:fill="FFFFFF"/>
          </w:rPr>
          <w:t>的</w:t>
        </w:r>
      </w:ins>
      <w:r>
        <w:rPr>
          <w:rFonts w:ascii="Arial" w:hAnsi="Arial" w:cs="Arial"/>
          <w:color w:val="34302D"/>
          <w:shd w:val="clear" w:color="auto" w:fill="FFFFFF"/>
        </w:rPr>
        <w:t>应用程序。下一节将介绍如何定义多个独立的</w:t>
      </w:r>
      <w:r>
        <w:rPr>
          <w:rFonts w:ascii="Arial" w:hAnsi="Arial" w:cs="Arial"/>
          <w:color w:val="34302D"/>
          <w:shd w:val="clear" w:color="auto" w:fill="FFFFFF"/>
        </w:rPr>
        <w:t>bean</w:t>
      </w:r>
      <w:r>
        <w:rPr>
          <w:rFonts w:ascii="Arial" w:hAnsi="Arial" w:cs="Arial"/>
          <w:color w:val="34302D"/>
          <w:shd w:val="clear" w:color="auto" w:fill="FFFFFF"/>
        </w:rPr>
        <w:t>定义，以及对象协作实现目标的</w:t>
      </w:r>
      <w:del w:id="1363" w:author="zhang alex" w:date="2019-07-28T19:17:00Z">
        <w:r w:rsidDel="00875CF5">
          <w:rPr>
            <w:rFonts w:ascii="Arial" w:hAnsi="Arial" w:cs="Arial"/>
            <w:color w:val="34302D"/>
            <w:shd w:val="clear" w:color="auto" w:fill="FFFFFF"/>
          </w:rPr>
          <w:delText>完全实现的</w:delText>
        </w:r>
      </w:del>
      <w:r>
        <w:rPr>
          <w:rFonts w:ascii="Arial" w:hAnsi="Arial" w:cs="Arial"/>
          <w:color w:val="34302D"/>
          <w:shd w:val="clear" w:color="auto" w:fill="FFFFFF"/>
        </w:rPr>
        <w:t>应用程序。</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1.4.1. Dependency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Dependency injection (DI) is a process whereby objects define their dependencies (that is, the other objects with which they work) only through constructor arguments, arguments to a factory method, or properties that are set on the object instance after it is constructed or returned from a factory method. The container then injects those dependencies when it creates the bean. This process is fundamentally the inverse (hence the name, Inversion of Control) of the bean itself controlling the instantiation or location of its dependencies on its own by using direct construction of classes or the Service Locator pattern.</w:t>
      </w:r>
    </w:p>
    <w:p w:rsidR="00B054FA" w:rsidRPr="00BA0D5D" w:rsidRDefault="00B054F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依赖注入（</w:t>
      </w:r>
      <w:r>
        <w:rPr>
          <w:rFonts w:ascii="Arial" w:hAnsi="Arial" w:cs="Arial"/>
          <w:color w:val="34302D"/>
          <w:shd w:val="clear" w:color="auto" w:fill="FFFFFF"/>
        </w:rPr>
        <w:t>DI</w:t>
      </w:r>
      <w:r>
        <w:rPr>
          <w:rFonts w:ascii="Arial" w:hAnsi="Arial" w:cs="Arial"/>
          <w:color w:val="34302D"/>
          <w:shd w:val="clear" w:color="auto" w:fill="FFFFFF"/>
        </w:rPr>
        <w:t>）</w:t>
      </w:r>
      <w:ins w:id="1364" w:author="zhang alex" w:date="2019-07-28T19:20:00Z">
        <w:r w:rsidR="00875CF5" w:rsidRPr="00875CF5">
          <w:rPr>
            <w:rFonts w:ascii="Arial" w:hAnsi="Arial" w:cs="Arial" w:hint="eastAsia"/>
            <w:color w:val="34302D"/>
            <w:shd w:val="clear" w:color="auto" w:fill="FFFFFF"/>
          </w:rPr>
          <w:t>是一个过程，通过这个过程，对象只能通过构造函数参数、工厂方法的参数来定义</w:t>
        </w:r>
        <w:r w:rsidR="002B28DF">
          <w:rPr>
            <w:rFonts w:ascii="Arial" w:hAnsi="Arial" w:cs="Arial" w:hint="eastAsia"/>
            <w:color w:val="34302D"/>
            <w:shd w:val="clear" w:color="auto" w:fill="FFFFFF"/>
          </w:rPr>
          <w:t>他们的依赖关系，或在从构造函数、工厂方法返回后的对象实例上设置</w:t>
        </w:r>
      </w:ins>
      <w:ins w:id="1365" w:author="zhang alex" w:date="2019-07-28T19:21:00Z">
        <w:r w:rsidR="002B28DF">
          <w:rPr>
            <w:rFonts w:ascii="Arial" w:hAnsi="Arial" w:cs="Arial" w:hint="eastAsia"/>
            <w:color w:val="34302D"/>
            <w:shd w:val="clear" w:color="auto" w:fill="FFFFFF"/>
          </w:rPr>
          <w:t>的</w:t>
        </w:r>
      </w:ins>
      <w:ins w:id="1366" w:author="zhang alex" w:date="2019-07-28T19:20:00Z">
        <w:r w:rsidR="00875CF5" w:rsidRPr="00875CF5">
          <w:rPr>
            <w:rFonts w:ascii="Arial" w:hAnsi="Arial" w:cs="Arial" w:hint="eastAsia"/>
            <w:color w:val="34302D"/>
            <w:shd w:val="clear" w:color="auto" w:fill="FFFFFF"/>
          </w:rPr>
          <w:t>属性来定义它们的依赖关系（即，它们使用的其他对象）。</w:t>
        </w:r>
      </w:ins>
      <w:del w:id="1367" w:author="zhang alex" w:date="2019-07-28T19:20:00Z">
        <w:r w:rsidDel="00875CF5">
          <w:rPr>
            <w:rFonts w:ascii="Arial" w:hAnsi="Arial" w:cs="Arial"/>
            <w:color w:val="34302D"/>
            <w:shd w:val="clear" w:color="auto" w:fill="FFFFFF"/>
          </w:rPr>
          <w:delText>是一个过程，通过这个过程，对象只能通过构造函数参数，工厂方法的参数或在构造对象实例后在对象实例上设置的属性来定义它们的依赖关系（即，它们使用的其他对象）。</w:delText>
        </w:r>
      </w:del>
      <w:r>
        <w:rPr>
          <w:rFonts w:ascii="Arial" w:hAnsi="Arial" w:cs="Arial"/>
          <w:color w:val="34302D"/>
          <w:shd w:val="clear" w:color="auto" w:fill="FFFFFF"/>
        </w:rPr>
        <w:t>从工厂方法返回。</w:t>
      </w:r>
      <w:ins w:id="1368" w:author="zhang alex" w:date="2019-07-28T19:22:00Z">
        <w:r w:rsidR="00797C30">
          <w:rPr>
            <w:rFonts w:ascii="Arial" w:hAnsi="Arial" w:cs="Arial"/>
            <w:color w:val="34302D"/>
            <w:shd w:val="clear" w:color="auto" w:fill="FFFFFF"/>
          </w:rPr>
          <w:t>然后容器在创建</w:t>
        </w:r>
        <w:r w:rsidR="00797C30">
          <w:rPr>
            <w:rFonts w:ascii="Arial" w:hAnsi="Arial" w:cs="Arial"/>
            <w:color w:val="34302D"/>
            <w:shd w:val="clear" w:color="auto" w:fill="FFFFFF"/>
          </w:rPr>
          <w:t>bean</w:t>
        </w:r>
        <w:r w:rsidR="00797C30">
          <w:rPr>
            <w:rFonts w:ascii="Arial" w:hAnsi="Arial" w:cs="Arial"/>
            <w:color w:val="34302D"/>
            <w:shd w:val="clear" w:color="auto" w:fill="FFFFFF"/>
          </w:rPr>
          <w:t>时注入这些依赖项。此过程基本上是</w:t>
        </w:r>
        <w:r w:rsidR="00797C30">
          <w:rPr>
            <w:rFonts w:ascii="Arial" w:hAnsi="Arial" w:cs="Arial"/>
            <w:color w:val="34302D"/>
            <w:shd w:val="clear" w:color="auto" w:fill="FFFFFF"/>
          </w:rPr>
          <w:t>bean</w:t>
        </w:r>
        <w:r w:rsidR="00797C30">
          <w:rPr>
            <w:rFonts w:ascii="Arial" w:hAnsi="Arial" w:cs="Arial" w:hint="eastAsia"/>
            <w:color w:val="34302D"/>
            <w:shd w:val="clear" w:color="auto" w:fill="FFFFFF"/>
          </w:rPr>
          <w:t>自身</w:t>
        </w:r>
        <w:r w:rsidR="00797C30">
          <w:rPr>
            <w:rFonts w:ascii="Arial" w:hAnsi="Arial" w:cs="Arial"/>
            <w:color w:val="34302D"/>
            <w:shd w:val="clear" w:color="auto" w:fill="FFFFFF"/>
          </w:rPr>
          <w:t>通过使用类的直接构造</w:t>
        </w:r>
        <w:r w:rsidR="00797C30">
          <w:rPr>
            <w:rFonts w:ascii="Arial" w:hAnsi="Arial" w:cs="Arial" w:hint="eastAsia"/>
            <w:color w:val="34302D"/>
            <w:shd w:val="clear" w:color="auto" w:fill="FFFFFF"/>
          </w:rPr>
          <w:t>函数</w:t>
        </w:r>
        <w:r w:rsidR="00797C30">
          <w:rPr>
            <w:rFonts w:ascii="Arial" w:hAnsi="Arial" w:cs="Arial"/>
            <w:color w:val="34302D"/>
            <w:shd w:val="clear" w:color="auto" w:fill="FFFFFF"/>
          </w:rPr>
          <w:t>或诸如服务定位器模式的机制来控制其依赖关系的实例化或位置的逆</w:t>
        </w:r>
        <w:r w:rsidR="00797C30">
          <w:rPr>
            <w:rFonts w:ascii="Arial" w:hAnsi="Arial" w:cs="Arial" w:hint="eastAsia"/>
            <w:color w:val="34302D"/>
            <w:shd w:val="clear" w:color="auto" w:fill="FFFFFF"/>
          </w:rPr>
          <w:t>过程</w:t>
        </w:r>
        <w:r w:rsidR="00797C30">
          <w:rPr>
            <w:rFonts w:ascii="Arial" w:hAnsi="Arial" w:cs="Arial"/>
            <w:color w:val="34302D"/>
            <w:shd w:val="clear" w:color="auto" w:fill="FFFFFF"/>
          </w:rPr>
          <w:t>（因此</w:t>
        </w:r>
        <w:r w:rsidR="00797C30">
          <w:rPr>
            <w:rFonts w:ascii="Arial" w:hAnsi="Arial" w:cs="Arial" w:hint="eastAsia"/>
            <w:color w:val="34302D"/>
            <w:shd w:val="clear" w:color="auto" w:fill="FFFFFF"/>
          </w:rPr>
          <w:t>命名</w:t>
        </w:r>
        <w:r w:rsidR="00797C30">
          <w:rPr>
            <w:rFonts w:ascii="Arial" w:hAnsi="Arial" w:cs="Arial"/>
            <w:color w:val="34302D"/>
            <w:shd w:val="clear" w:color="auto" w:fill="FFFFFF"/>
          </w:rPr>
          <w:t>控制反转）。</w:t>
        </w:r>
      </w:ins>
      <w:del w:id="1369" w:author="zhang alex" w:date="2019-07-28T19:22:00Z">
        <w:r w:rsidDel="00797C30">
          <w:rPr>
            <w:rFonts w:ascii="Arial" w:hAnsi="Arial" w:cs="Arial"/>
            <w:color w:val="34302D"/>
            <w:shd w:val="clear" w:color="auto" w:fill="FFFFFF"/>
          </w:rPr>
          <w:delText>然后容器在创建</w:delText>
        </w:r>
        <w:r w:rsidDel="00797C30">
          <w:rPr>
            <w:rFonts w:ascii="Arial" w:hAnsi="Arial" w:cs="Arial"/>
            <w:color w:val="34302D"/>
            <w:shd w:val="clear" w:color="auto" w:fill="FFFFFF"/>
          </w:rPr>
          <w:delText>bean</w:delText>
        </w:r>
        <w:r w:rsidDel="00797C30">
          <w:rPr>
            <w:rFonts w:ascii="Arial" w:hAnsi="Arial" w:cs="Arial"/>
            <w:color w:val="34302D"/>
            <w:shd w:val="clear" w:color="auto" w:fill="FFFFFF"/>
          </w:rPr>
          <w:delText>时注入这些依赖项。这个过程基本上是</w:delText>
        </w:r>
        <w:r w:rsidDel="00797C30">
          <w:rPr>
            <w:rFonts w:ascii="Arial" w:hAnsi="Arial" w:cs="Arial"/>
            <w:color w:val="34302D"/>
            <w:shd w:val="clear" w:color="auto" w:fill="FFFFFF"/>
          </w:rPr>
          <w:delText>bean</w:delText>
        </w:r>
        <w:r w:rsidDel="00797C30">
          <w:rPr>
            <w:rFonts w:ascii="Arial" w:hAnsi="Arial" w:cs="Arial"/>
            <w:color w:val="34302D"/>
            <w:shd w:val="clear" w:color="auto" w:fill="FFFFFF"/>
          </w:rPr>
          <w:delText>本身的反向（因此</w:delText>
        </w:r>
        <w:r w:rsidR="00C557C4" w:rsidDel="00797C30">
          <w:rPr>
            <w:rFonts w:ascii="Arial" w:hAnsi="Arial" w:cs="Arial" w:hint="eastAsia"/>
            <w:color w:val="34302D"/>
            <w:shd w:val="clear" w:color="auto" w:fill="FFFFFF"/>
          </w:rPr>
          <w:delText>叫</w:delText>
        </w:r>
        <w:r w:rsidDel="00797C30">
          <w:rPr>
            <w:rFonts w:ascii="Arial" w:hAnsi="Arial" w:cs="Arial"/>
            <w:color w:val="34302D"/>
            <w:shd w:val="clear" w:color="auto" w:fill="FFFFFF"/>
          </w:rPr>
          <w:delText>控制反转），它通过使用类的直接构造或服务定位器模式来控制其依赖项的实例化或位置。</w:delText>
        </w:r>
      </w:del>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 xml:space="preserve">Code is cleaner with the DI principle, and decoupling is more effective when objects are provided with their dependencies. The object does not look up its dependencies and does not know the location or class of the </w:t>
      </w:r>
      <w:r w:rsidRPr="00BA0D5D">
        <w:rPr>
          <w:rFonts w:ascii="inherit" w:eastAsia="宋体" w:hAnsi="inherit" w:cs="Arial"/>
          <w:color w:val="34302D"/>
          <w:kern w:val="0"/>
          <w:sz w:val="24"/>
          <w:szCs w:val="24"/>
        </w:rPr>
        <w:lastRenderedPageBreak/>
        <w:t>dependencies. As a result, your classes become easier to test, particularly when the dependencies are on interfaces or abstract base classes, which allow for stub or mock implementations to be used in unit tests.</w:t>
      </w:r>
    </w:p>
    <w:p w:rsidR="005E4E7A" w:rsidRPr="00BA0D5D" w:rsidRDefault="005E4E7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Fonts w:ascii="Arial" w:hAnsi="Arial" w:cs="Arial"/>
          <w:color w:val="34302D"/>
          <w:shd w:val="clear" w:color="auto" w:fill="FFFFFF"/>
        </w:rPr>
        <w:t>DI</w:t>
      </w:r>
      <w:r>
        <w:rPr>
          <w:rFonts w:ascii="Arial" w:hAnsi="Arial" w:cs="Arial"/>
          <w:color w:val="34302D"/>
          <w:shd w:val="clear" w:color="auto" w:fill="FFFFFF"/>
        </w:rPr>
        <w:t>原则的代码更清晰，当</w:t>
      </w:r>
      <w:ins w:id="1370" w:author="zhang alex" w:date="2019-07-28T19:24:00Z">
        <w:r w:rsidR="00613994">
          <w:rPr>
            <w:rFonts w:ascii="Arial" w:hAnsi="Arial" w:cs="Arial" w:hint="eastAsia"/>
            <w:color w:val="34302D"/>
            <w:shd w:val="clear" w:color="auto" w:fill="FFFFFF"/>
          </w:rPr>
          <w:t>需要</w:t>
        </w:r>
      </w:ins>
      <w:r>
        <w:rPr>
          <w:rFonts w:ascii="Arial" w:hAnsi="Arial" w:cs="Arial"/>
          <w:color w:val="34302D"/>
          <w:shd w:val="clear" w:color="auto" w:fill="FFFFFF"/>
        </w:rPr>
        <w:t>对象提供其依赖项时，解耦更有效。</w:t>
      </w:r>
      <w:del w:id="1371" w:author="zhang alex" w:date="2019-07-28T19:24:00Z">
        <w:r w:rsidDel="001807EF">
          <w:rPr>
            <w:rFonts w:ascii="Arial" w:hAnsi="Arial" w:cs="Arial"/>
            <w:color w:val="34302D"/>
            <w:shd w:val="clear" w:color="auto" w:fill="FFFFFF"/>
          </w:rPr>
          <w:delText>该</w:delText>
        </w:r>
      </w:del>
      <w:r>
        <w:rPr>
          <w:rFonts w:ascii="Arial" w:hAnsi="Arial" w:cs="Arial"/>
          <w:color w:val="34302D"/>
          <w:shd w:val="clear" w:color="auto" w:fill="FFFFFF"/>
        </w:rPr>
        <w:t>对象不查找其依赖项，也不知道依赖项的位置或</w:t>
      </w:r>
      <w:ins w:id="1372" w:author="zhang alex" w:date="2019-07-28T19:25:00Z">
        <w:r w:rsidR="001807EF">
          <w:rPr>
            <w:rFonts w:ascii="Arial" w:hAnsi="Arial" w:cs="Arial" w:hint="eastAsia"/>
            <w:color w:val="34302D"/>
            <w:shd w:val="clear" w:color="auto" w:fill="FFFFFF"/>
          </w:rPr>
          <w:t>依赖项的</w:t>
        </w:r>
      </w:ins>
      <w:r>
        <w:rPr>
          <w:rFonts w:ascii="Arial" w:hAnsi="Arial" w:cs="Arial"/>
          <w:color w:val="34302D"/>
          <w:shd w:val="clear" w:color="auto" w:fill="FFFFFF"/>
        </w:rPr>
        <w:t>类。因此，您的类变得更容易测试，特别是当依赖关系在接口或抽象基类上时，这允许在单元测试中使用存根或模拟实现。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DI exists in two major variants: </w:t>
      </w:r>
      <w:hyperlink r:id="rId73" w:anchor="beans-constructor-injection" w:history="1">
        <w:r w:rsidRPr="00BA0D5D">
          <w:rPr>
            <w:rFonts w:ascii="inherit" w:eastAsia="宋体" w:hAnsi="inherit" w:cs="Arial"/>
            <w:color w:val="548E2E"/>
            <w:kern w:val="0"/>
            <w:sz w:val="24"/>
            <w:szCs w:val="24"/>
            <w:u w:val="single"/>
          </w:rPr>
          <w:t>Constructor-based dependency injection</w:t>
        </w:r>
      </w:hyperlink>
      <w:r w:rsidRPr="00BA0D5D">
        <w:rPr>
          <w:rFonts w:ascii="inherit" w:eastAsia="宋体" w:hAnsi="inherit" w:cs="Arial"/>
          <w:color w:val="34302D"/>
          <w:kern w:val="0"/>
          <w:sz w:val="24"/>
          <w:szCs w:val="24"/>
        </w:rPr>
        <w:t> and </w:t>
      </w:r>
      <w:hyperlink r:id="rId74" w:anchor="beans-setter-injection" w:history="1">
        <w:r w:rsidRPr="00BA0D5D">
          <w:rPr>
            <w:rFonts w:ascii="inherit" w:eastAsia="宋体" w:hAnsi="inherit" w:cs="Arial"/>
            <w:color w:val="548E2E"/>
            <w:kern w:val="0"/>
            <w:sz w:val="24"/>
            <w:szCs w:val="24"/>
            <w:u w:val="single"/>
          </w:rPr>
          <w:t>Setter-based dependency injection</w:t>
        </w:r>
      </w:hyperlink>
      <w:r w:rsidRPr="00BA0D5D">
        <w:rPr>
          <w:rFonts w:ascii="inherit" w:eastAsia="宋体" w:hAnsi="inherit" w:cs="Arial"/>
          <w:color w:val="34302D"/>
          <w:kern w:val="0"/>
          <w:sz w:val="24"/>
          <w:szCs w:val="24"/>
        </w:rPr>
        <w:t>.</w:t>
      </w:r>
    </w:p>
    <w:p w:rsidR="005E4E7A" w:rsidRPr="00BA0D5D" w:rsidRDefault="005E4E7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DI</w:t>
      </w:r>
      <w:ins w:id="1373" w:author="zhang alex" w:date="2019-07-28T20:05:00Z">
        <w:r w:rsidR="009D5BA2">
          <w:rPr>
            <w:rFonts w:ascii="Arial" w:hAnsi="Arial" w:cs="Arial" w:hint="eastAsia"/>
            <w:color w:val="34302D"/>
            <w:shd w:val="clear" w:color="auto" w:fill="FFFFFF"/>
          </w:rPr>
          <w:t>主要</w:t>
        </w:r>
      </w:ins>
      <w:del w:id="1374" w:author="zhang alex" w:date="2019-07-28T20:05:00Z">
        <w:r w:rsidDel="006005B6">
          <w:rPr>
            <w:rFonts w:ascii="Arial" w:hAnsi="Arial" w:cs="Arial" w:hint="eastAsia"/>
            <w:color w:val="34302D"/>
            <w:shd w:val="clear" w:color="auto" w:fill="FFFFFF"/>
          </w:rPr>
          <w:delText>存在</w:delText>
        </w:r>
      </w:del>
      <w:ins w:id="1375" w:author="zhang alex" w:date="2019-07-28T20:05:00Z">
        <w:r w:rsidR="006005B6">
          <w:rPr>
            <w:rFonts w:ascii="Arial" w:hAnsi="Arial" w:cs="Arial" w:hint="eastAsia"/>
            <w:color w:val="34302D"/>
            <w:shd w:val="clear" w:color="auto" w:fill="FFFFFF"/>
          </w:rPr>
          <w:t>有</w:t>
        </w:r>
      </w:ins>
      <w:r>
        <w:rPr>
          <w:rFonts w:ascii="Arial" w:hAnsi="Arial" w:cs="Arial"/>
          <w:color w:val="34302D"/>
          <w:shd w:val="clear" w:color="auto" w:fill="FFFFFF"/>
        </w:rPr>
        <w:t>两个</w:t>
      </w:r>
      <w:del w:id="1376" w:author="zhang alex" w:date="2019-07-28T20:05:00Z">
        <w:r w:rsidDel="009D5BA2">
          <w:rPr>
            <w:rFonts w:ascii="Arial" w:hAnsi="Arial" w:cs="Arial"/>
            <w:color w:val="34302D"/>
            <w:shd w:val="clear" w:color="auto" w:fill="FFFFFF"/>
          </w:rPr>
          <w:delText>主要</w:delText>
        </w:r>
      </w:del>
      <w:r>
        <w:rPr>
          <w:rFonts w:ascii="Arial" w:hAnsi="Arial" w:cs="Arial"/>
          <w:color w:val="34302D"/>
          <w:shd w:val="clear" w:color="auto" w:fill="FFFFFF"/>
        </w:rPr>
        <w:t>变体：</w:t>
      </w:r>
      <w:hyperlink r:id="rId75" w:anchor="beans-constructor-injection" w:history="1">
        <w:r>
          <w:rPr>
            <w:rStyle w:val="a4"/>
            <w:rFonts w:ascii="Arial" w:hAnsi="Arial" w:cs="Arial"/>
            <w:color w:val="548E2E"/>
            <w:shd w:val="clear" w:color="auto" w:fill="FFFFFF"/>
          </w:rPr>
          <w:t>基于构造函数的依赖注入</w:t>
        </w:r>
      </w:hyperlink>
      <w:r>
        <w:rPr>
          <w:rFonts w:ascii="Arial" w:hAnsi="Arial" w:cs="Arial"/>
          <w:color w:val="34302D"/>
          <w:shd w:val="clear" w:color="auto" w:fill="FFFFFF"/>
        </w:rPr>
        <w:t>和</w:t>
      </w:r>
      <w:hyperlink r:id="rId76" w:anchor="beans-setter-injection" w:history="1">
        <w:r>
          <w:rPr>
            <w:rStyle w:val="a4"/>
            <w:rFonts w:ascii="Arial" w:hAnsi="Arial" w:cs="Arial"/>
            <w:color w:val="548E2E"/>
            <w:shd w:val="clear" w:color="auto" w:fill="FFFFFF"/>
          </w:rPr>
          <w:t>基于</w:t>
        </w:r>
        <w:r>
          <w:rPr>
            <w:rStyle w:val="a4"/>
            <w:rFonts w:ascii="Arial" w:hAnsi="Arial" w:cs="Arial"/>
            <w:color w:val="548E2E"/>
            <w:shd w:val="clear" w:color="auto" w:fill="FFFFFF"/>
          </w:rPr>
          <w:t>Setter</w:t>
        </w:r>
        <w:r>
          <w:rPr>
            <w:rStyle w:val="a4"/>
            <w:rFonts w:ascii="Arial" w:hAnsi="Arial" w:cs="Arial"/>
            <w:color w:val="548E2E"/>
            <w:shd w:val="clear" w:color="auto" w:fill="FFFFFF"/>
          </w:rPr>
          <w:t>的依赖注入</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Constructor-based Dependency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Constructor-based DI is accomplished by the container invoking a constructor with a number of arguments, each representing a dependency. Calling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with specific arguments to construct the bean is nearly equivalent, and this discussion treats arguments to a constructor and to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similarly. The following example shows a class that can only be dependency-injected with constructor injection:</w:t>
      </w:r>
    </w:p>
    <w:p w:rsidR="004F6759" w:rsidRPr="00BA0D5D" w:rsidRDefault="004F675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基于构造函数的</w:t>
      </w:r>
      <w:r>
        <w:rPr>
          <w:rFonts w:ascii="Arial" w:hAnsi="Arial" w:cs="Arial"/>
          <w:color w:val="34302D"/>
          <w:shd w:val="clear" w:color="auto" w:fill="FFFFFF"/>
        </w:rPr>
        <w:t>DI</w:t>
      </w:r>
      <w:r>
        <w:rPr>
          <w:rFonts w:ascii="Arial" w:hAnsi="Arial" w:cs="Arial"/>
          <w:color w:val="34302D"/>
          <w:shd w:val="clear" w:color="auto" w:fill="FFFFFF"/>
        </w:rPr>
        <w:t>由容器调用具有多个参数的构造函数来完成，每个参数表示一个依赖项。调用</w:t>
      </w:r>
      <w:del w:id="1377" w:author="zhang alex" w:date="2019-07-28T20:07:00Z">
        <w:r w:rsidDel="00DF6EC4">
          <w:rPr>
            <w:rStyle w:val="HTML"/>
            <w:rFonts w:ascii="Consolas" w:hAnsi="Consolas"/>
            <w:sz w:val="23"/>
            <w:szCs w:val="23"/>
            <w:shd w:val="clear" w:color="auto" w:fill="F7F7F8"/>
          </w:rPr>
          <w:delText>static</w:delText>
        </w:r>
      </w:del>
      <w:r>
        <w:rPr>
          <w:rFonts w:ascii="Arial" w:hAnsi="Arial" w:cs="Arial"/>
          <w:color w:val="34302D"/>
          <w:shd w:val="clear" w:color="auto" w:fill="FFFFFF"/>
        </w:rPr>
        <w:t>具有特定参数的</w:t>
      </w:r>
      <w:ins w:id="1378" w:author="zhang alex" w:date="2019-07-28T20:07:00Z">
        <w:r w:rsidR="00DF6EC4">
          <w:rPr>
            <w:rStyle w:val="HTML"/>
            <w:rFonts w:ascii="Consolas" w:hAnsi="Consolas"/>
            <w:sz w:val="23"/>
            <w:szCs w:val="23"/>
            <w:shd w:val="clear" w:color="auto" w:fill="F7F7F8"/>
          </w:rPr>
          <w:t>static</w:t>
        </w:r>
      </w:ins>
      <w:r>
        <w:rPr>
          <w:rFonts w:ascii="Arial" w:hAnsi="Arial" w:cs="Arial"/>
          <w:color w:val="34302D"/>
          <w:shd w:val="clear" w:color="auto" w:fill="FFFFFF"/>
        </w:rPr>
        <w:t>工厂方法来构造</w:t>
      </w:r>
      <w:r>
        <w:rPr>
          <w:rFonts w:ascii="Arial" w:hAnsi="Arial" w:cs="Arial"/>
          <w:color w:val="34302D"/>
          <w:shd w:val="clear" w:color="auto" w:fill="FFFFFF"/>
        </w:rPr>
        <w:t>bean</w:t>
      </w:r>
      <w:r>
        <w:rPr>
          <w:rFonts w:ascii="Arial" w:hAnsi="Arial" w:cs="Arial"/>
          <w:color w:val="34302D"/>
          <w:shd w:val="clear" w:color="auto" w:fill="FFFFFF"/>
        </w:rPr>
        <w:t>几乎是等效的，本讨论同样处理构造函数和</w:t>
      </w:r>
      <w:r>
        <w:rPr>
          <w:rStyle w:val="HTML"/>
          <w:rFonts w:ascii="Consolas" w:hAnsi="Consolas"/>
          <w:sz w:val="23"/>
          <w:szCs w:val="23"/>
          <w:shd w:val="clear" w:color="auto" w:fill="F7F7F8"/>
        </w:rPr>
        <w:t>static</w:t>
      </w:r>
      <w:r>
        <w:rPr>
          <w:rFonts w:ascii="Arial" w:hAnsi="Arial" w:cs="Arial"/>
          <w:color w:val="34302D"/>
          <w:shd w:val="clear" w:color="auto" w:fill="FFFFFF"/>
        </w:rPr>
        <w:t>工厂方法的参数。以下示例显示了一个只能通过构造函数</w:t>
      </w:r>
      <w:del w:id="1379" w:author="zhang alex" w:date="2019-07-28T20:08:00Z">
        <w:r w:rsidDel="00101FAC">
          <w:rPr>
            <w:rFonts w:ascii="Arial" w:hAnsi="Arial" w:cs="Arial"/>
            <w:color w:val="34302D"/>
            <w:shd w:val="clear" w:color="auto" w:fill="FFFFFF"/>
          </w:rPr>
          <w:delText>注入</w:delText>
        </w:r>
      </w:del>
      <w:r>
        <w:rPr>
          <w:rFonts w:ascii="Arial" w:hAnsi="Arial" w:cs="Arial"/>
          <w:color w:val="34302D"/>
          <w:shd w:val="clear" w:color="auto" w:fill="FFFFFF"/>
        </w:rPr>
        <w:t>进行依赖注入的类：</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80"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b/>
          <w:bCs/>
          <w:color w:val="34302D"/>
          <w:kern w:val="0"/>
          <w:sz w:val="18"/>
          <w:szCs w:val="18"/>
          <w:rPrChange w:id="1381" w:author="zhang alex" w:date="2019-07-28T20:08: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382"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383" w:author="zhang alex" w:date="2019-07-28T20:08:00Z">
            <w:rPr>
              <w:rFonts w:ascii="Consolas" w:eastAsia="宋体" w:hAnsi="Consolas" w:cs="宋体"/>
              <w:b/>
              <w:bCs/>
              <w:color w:val="34302D"/>
              <w:kern w:val="0"/>
              <w:sz w:val="24"/>
              <w:szCs w:val="24"/>
            </w:rPr>
          </w:rPrChange>
        </w:rPr>
        <w:t>class</w:t>
      </w:r>
      <w:r w:rsidRPr="00101FAC">
        <w:rPr>
          <w:rFonts w:ascii="Consolas" w:eastAsia="宋体" w:hAnsi="Consolas" w:cs="宋体"/>
          <w:color w:val="34302D"/>
          <w:kern w:val="0"/>
          <w:sz w:val="18"/>
          <w:szCs w:val="18"/>
          <w:rPrChange w:id="1384"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445588"/>
          <w:kern w:val="0"/>
          <w:sz w:val="18"/>
          <w:szCs w:val="18"/>
          <w:rPrChange w:id="1385" w:author="zhang alex" w:date="2019-07-28T20:08:00Z">
            <w:rPr>
              <w:rFonts w:ascii="Consolas" w:eastAsia="宋体" w:hAnsi="Consolas" w:cs="宋体"/>
              <w:b/>
              <w:bCs/>
              <w:color w:val="445588"/>
              <w:kern w:val="0"/>
              <w:sz w:val="24"/>
              <w:szCs w:val="24"/>
            </w:rPr>
          </w:rPrChange>
        </w:rPr>
        <w:t>SimpleMovieLister</w:t>
      </w:r>
      <w:r w:rsidRPr="00101FAC">
        <w:rPr>
          <w:rFonts w:ascii="Consolas" w:eastAsia="宋体" w:hAnsi="Consolas" w:cs="宋体"/>
          <w:color w:val="34302D"/>
          <w:kern w:val="0"/>
          <w:sz w:val="18"/>
          <w:szCs w:val="18"/>
          <w:rPrChange w:id="1386" w:author="zhang alex" w:date="2019-07-28T20:08: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87" w:author="zhang alex" w:date="2019-07-28T20:08: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88"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389"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i/>
          <w:iCs/>
          <w:color w:val="999988"/>
          <w:kern w:val="0"/>
          <w:sz w:val="18"/>
          <w:szCs w:val="18"/>
          <w:rPrChange w:id="1390" w:author="zhang alex" w:date="2019-07-28T20:08:00Z">
            <w:rPr>
              <w:rFonts w:ascii="Consolas" w:eastAsia="宋体" w:hAnsi="Consolas" w:cs="宋体"/>
              <w:i/>
              <w:iCs/>
              <w:color w:val="999988"/>
              <w:kern w:val="0"/>
              <w:sz w:val="24"/>
              <w:szCs w:val="24"/>
            </w:rPr>
          </w:rPrChange>
        </w:rPr>
        <w:t>// the SimpleMovieLister has a dependency on a MovieFinder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91"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392"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393" w:author="zhang alex" w:date="2019-07-28T20:08:00Z">
            <w:rPr>
              <w:rFonts w:ascii="Consolas" w:eastAsia="宋体" w:hAnsi="Consolas" w:cs="宋体"/>
              <w:b/>
              <w:bCs/>
              <w:color w:val="34302D"/>
              <w:kern w:val="0"/>
              <w:sz w:val="24"/>
              <w:szCs w:val="24"/>
            </w:rPr>
          </w:rPrChange>
        </w:rPr>
        <w:t>private</w:t>
      </w:r>
      <w:r w:rsidRPr="00101FAC">
        <w:rPr>
          <w:rFonts w:ascii="Consolas" w:eastAsia="宋体" w:hAnsi="Consolas" w:cs="宋体"/>
          <w:color w:val="34302D"/>
          <w:kern w:val="0"/>
          <w:sz w:val="18"/>
          <w:szCs w:val="18"/>
          <w:rPrChange w:id="1394" w:author="zhang alex" w:date="2019-07-28T20:08:00Z">
            <w:rPr>
              <w:rFonts w:ascii="Consolas" w:eastAsia="宋体" w:hAnsi="Consolas" w:cs="宋体"/>
              <w:color w:val="34302D"/>
              <w:kern w:val="0"/>
              <w:sz w:val="24"/>
              <w:szCs w:val="24"/>
            </w:rPr>
          </w:rPrChange>
        </w:rPr>
        <w:t xml:space="preserve"> MovieFinder movieFinder;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95" w:author="zhang alex" w:date="2019-07-28T20:08: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96"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397"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i/>
          <w:iCs/>
          <w:color w:val="999988"/>
          <w:kern w:val="0"/>
          <w:sz w:val="18"/>
          <w:szCs w:val="18"/>
          <w:rPrChange w:id="1398" w:author="zhang alex" w:date="2019-07-28T20:08:00Z">
            <w:rPr>
              <w:rFonts w:ascii="Consolas" w:eastAsia="宋体" w:hAnsi="Consolas" w:cs="宋体"/>
              <w:i/>
              <w:iCs/>
              <w:color w:val="999988"/>
              <w:kern w:val="0"/>
              <w:sz w:val="24"/>
              <w:szCs w:val="24"/>
            </w:rPr>
          </w:rPrChange>
        </w:rPr>
        <w:t>// a constructor so that the Spring container can inject a MovieFinder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99"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00"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401" w:author="zhang alex" w:date="2019-07-28T20:08: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402" w:author="zhang alex" w:date="2019-07-28T20:08:00Z">
            <w:rPr>
              <w:rFonts w:ascii="Consolas" w:eastAsia="宋体" w:hAnsi="Consolas" w:cs="宋体"/>
              <w:color w:val="34302D"/>
              <w:kern w:val="0"/>
              <w:sz w:val="24"/>
              <w:szCs w:val="24"/>
            </w:rPr>
          </w:rPrChange>
        </w:rPr>
        <w:t xml:space="preserve"> SimpleMovieLister(MovieFinder movieFinder)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03"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04"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color w:val="996633"/>
          <w:kern w:val="0"/>
          <w:sz w:val="18"/>
          <w:szCs w:val="18"/>
          <w:rPrChange w:id="1405" w:author="zhang alex" w:date="2019-07-28T20:08:00Z">
            <w:rPr>
              <w:rFonts w:ascii="Consolas" w:eastAsia="宋体" w:hAnsi="Consolas" w:cs="宋体"/>
              <w:color w:val="996633"/>
              <w:kern w:val="0"/>
              <w:sz w:val="24"/>
              <w:szCs w:val="24"/>
            </w:rPr>
          </w:rPrChange>
        </w:rPr>
        <w:t>this</w:t>
      </w:r>
      <w:r w:rsidRPr="00101FAC">
        <w:rPr>
          <w:rFonts w:ascii="Consolas" w:eastAsia="宋体" w:hAnsi="Consolas" w:cs="宋体"/>
          <w:color w:val="34302D"/>
          <w:kern w:val="0"/>
          <w:sz w:val="18"/>
          <w:szCs w:val="18"/>
          <w:rPrChange w:id="1406" w:author="zhang alex" w:date="2019-07-28T20:08:00Z">
            <w:rPr>
              <w:rFonts w:ascii="Consolas" w:eastAsia="宋体" w:hAnsi="Consolas" w:cs="宋体"/>
              <w:color w:val="34302D"/>
              <w:kern w:val="0"/>
              <w:sz w:val="24"/>
              <w:szCs w:val="24"/>
            </w:rPr>
          </w:rPrChange>
        </w:rPr>
        <w:t>.movieFinder = movieFinder;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07"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08" w:author="zhang alex" w:date="2019-07-28T20:08: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09" w:author="zhang alex" w:date="2019-07-28T20:08: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10"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11"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i/>
          <w:iCs/>
          <w:color w:val="999988"/>
          <w:kern w:val="0"/>
          <w:sz w:val="18"/>
          <w:szCs w:val="18"/>
          <w:rPrChange w:id="1412" w:author="zhang alex" w:date="2019-07-28T20:08:00Z">
            <w:rPr>
              <w:rFonts w:ascii="Consolas" w:eastAsia="宋体" w:hAnsi="Consolas" w:cs="宋体"/>
              <w:i/>
              <w:iCs/>
              <w:color w:val="999988"/>
              <w:kern w:val="0"/>
              <w:sz w:val="24"/>
              <w:szCs w:val="24"/>
            </w:rPr>
          </w:rPrChange>
        </w:rPr>
        <w:t>// business logic that actually uses the injected MovieFinder is omitted...</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13"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14" w:author="zhang alex" w:date="2019-07-28T20:08: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that there is nothing special about this class. It is a POJO that has no dependencies on container specific interfaces, base classes or annotations.</w:t>
      </w:r>
    </w:p>
    <w:p w:rsidR="003243C1" w:rsidRPr="00BA0D5D" w:rsidRDefault="003243C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请注意，这个类没有什么特别之处。它是一个</w:t>
      </w:r>
      <w:r>
        <w:rPr>
          <w:rFonts w:ascii="Arial" w:hAnsi="Arial" w:cs="Arial"/>
          <w:color w:val="34302D"/>
          <w:shd w:val="clear" w:color="auto" w:fill="FFFFFF"/>
        </w:rPr>
        <w:t>POJO</w:t>
      </w:r>
      <w:r>
        <w:rPr>
          <w:rFonts w:ascii="Arial" w:hAnsi="Arial" w:cs="Arial"/>
          <w:color w:val="34302D"/>
          <w:shd w:val="clear" w:color="auto" w:fill="FFFFFF"/>
        </w:rPr>
        <w:t>，它不依赖于容器特定的接口，基类或注释。</w:t>
      </w:r>
    </w:p>
    <w:p w:rsidR="00BA0D5D" w:rsidRPr="00652300" w:rsidRDefault="00BA0D5D">
      <w:pPr>
        <w:widowControl/>
        <w:shd w:val="clear" w:color="auto" w:fill="FFFFFF"/>
        <w:jc w:val="left"/>
        <w:rPr>
          <w:rFonts w:ascii="Arial" w:eastAsia="宋体" w:hAnsi="Arial" w:cs="Arial"/>
          <w:i/>
          <w:iCs/>
          <w:color w:val="0B0A0A"/>
          <w:kern w:val="0"/>
          <w:sz w:val="24"/>
          <w:szCs w:val="24"/>
          <w:rPrChange w:id="1415" w:author="zhang alex" w:date="2019-07-28T20:19:00Z">
            <w:rPr>
              <w:rFonts w:ascii="Arial" w:eastAsia="宋体" w:hAnsi="Arial" w:cs="Arial"/>
              <w:color w:val="34302D"/>
              <w:kern w:val="0"/>
              <w:sz w:val="24"/>
              <w:szCs w:val="24"/>
            </w:rPr>
          </w:rPrChange>
        </w:rPr>
        <w:pPrChange w:id="1416" w:author="zhang alex" w:date="2019-07-28T20:19:00Z">
          <w:pPr>
            <w:widowControl/>
            <w:shd w:val="clear" w:color="auto" w:fill="FFFFFF"/>
            <w:spacing w:before="240" w:after="120"/>
            <w:jc w:val="left"/>
            <w:outlineLvl w:val="5"/>
          </w:pPr>
        </w:pPrChange>
      </w:pPr>
      <w:r w:rsidRPr="00652300">
        <w:rPr>
          <w:rFonts w:ascii="Arial" w:eastAsia="宋体" w:hAnsi="Arial" w:cs="Arial"/>
          <w:i/>
          <w:iCs/>
          <w:color w:val="0B0A0A"/>
          <w:kern w:val="0"/>
          <w:sz w:val="24"/>
          <w:szCs w:val="24"/>
          <w:rPrChange w:id="1417" w:author="zhang alex" w:date="2019-07-28T20:19:00Z">
            <w:rPr>
              <w:rFonts w:ascii="Arial" w:eastAsia="宋体" w:hAnsi="Arial" w:cs="Arial"/>
              <w:color w:val="34302D"/>
              <w:kern w:val="0"/>
              <w:sz w:val="24"/>
              <w:szCs w:val="24"/>
            </w:rPr>
          </w:rPrChange>
        </w:rPr>
        <w:t>Constructor Argument Resolution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Constructor argument resolution matching occurs by using the argument’s type. If no potential ambiguity exists in the constructor arguments of a bean definition, the order in which the constructor arguments are defined in a bean definition is the order in which those arguments are supplied to the appropriate constructor when the bean is being instantiated. Consider the following class:</w:t>
      </w:r>
    </w:p>
    <w:p w:rsidR="00BA21D4" w:rsidRPr="00BA21D4" w:rsidRDefault="00BA21D4" w:rsidP="00BA21D4">
      <w:pPr>
        <w:pStyle w:val="a3"/>
        <w:shd w:val="clear" w:color="auto" w:fill="FFFFFF"/>
        <w:spacing w:before="0" w:beforeAutospacing="0" w:after="300" w:afterAutospacing="0"/>
        <w:rPr>
          <w:rFonts w:ascii="inherit" w:hAnsi="inherit" w:cs="Arial" w:hint="eastAsia"/>
          <w:color w:val="34302D"/>
        </w:rPr>
      </w:pPr>
      <w:r w:rsidRPr="00BA21D4">
        <w:rPr>
          <w:rFonts w:ascii="inherit" w:hAnsi="inherit" w:cs="Arial"/>
          <w:color w:val="34302D"/>
        </w:rPr>
        <w:t>构造函数参数解析</w:t>
      </w:r>
    </w:p>
    <w:p w:rsidR="00BA21D4" w:rsidRDefault="00BA21D4" w:rsidP="00BA21D4">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lastRenderedPageBreak/>
        <w:t>通过使用参数的类型进行构造函数参数解析匹配。如果</w:t>
      </w:r>
      <w:r>
        <w:rPr>
          <w:rFonts w:ascii="inherit" w:hAnsi="inherit" w:cs="Arial"/>
          <w:color w:val="34302D"/>
        </w:rPr>
        <w:t>bean</w:t>
      </w:r>
      <w:r>
        <w:rPr>
          <w:rFonts w:ascii="inherit" w:hAnsi="inherit" w:cs="Arial"/>
          <w:color w:val="34302D"/>
        </w:rPr>
        <w:t>定义的构造函数参数中不存在潜在的歧义，那么在</w:t>
      </w:r>
      <w:r>
        <w:rPr>
          <w:rFonts w:ascii="inherit" w:hAnsi="inherit" w:cs="Arial"/>
          <w:color w:val="34302D"/>
        </w:rPr>
        <w:t>bean</w:t>
      </w:r>
      <w:r>
        <w:rPr>
          <w:rFonts w:ascii="inherit" w:hAnsi="inherit" w:cs="Arial"/>
          <w:color w:val="34302D"/>
        </w:rPr>
        <w:t>定义中定义构造函数参数的顺序是在实例化</w:t>
      </w:r>
      <w:r>
        <w:rPr>
          <w:rFonts w:ascii="inherit" w:hAnsi="inherit" w:cs="Arial"/>
          <w:color w:val="34302D"/>
        </w:rPr>
        <w:t>bean</w:t>
      </w:r>
      <w:r>
        <w:rPr>
          <w:rFonts w:ascii="inherit" w:hAnsi="inherit" w:cs="Arial"/>
          <w:color w:val="34302D"/>
        </w:rPr>
        <w:t>时将这些参数提供给适当的构造函数的顺序。考虑以下课程：</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18"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b/>
          <w:bCs/>
          <w:color w:val="000000"/>
          <w:kern w:val="0"/>
          <w:sz w:val="18"/>
          <w:szCs w:val="18"/>
          <w:rPrChange w:id="1419" w:author="zhang alex" w:date="2019-07-28T20:16:00Z">
            <w:rPr>
              <w:rFonts w:ascii="Consolas" w:eastAsia="宋体" w:hAnsi="Consolas" w:cs="宋体"/>
              <w:b/>
              <w:bCs/>
              <w:color w:val="000000"/>
              <w:kern w:val="0"/>
              <w:sz w:val="24"/>
              <w:szCs w:val="24"/>
            </w:rPr>
          </w:rPrChange>
        </w:rPr>
        <w:t>package</w:t>
      </w:r>
      <w:r w:rsidRPr="00101FAC">
        <w:rPr>
          <w:rFonts w:ascii="Consolas" w:eastAsia="宋体" w:hAnsi="Consolas" w:cs="宋体"/>
          <w:color w:val="34302D"/>
          <w:kern w:val="0"/>
          <w:sz w:val="18"/>
          <w:szCs w:val="18"/>
          <w:rPrChange w:id="1420" w:author="zhang alex" w:date="2019-07-28T20:16:00Z">
            <w:rPr>
              <w:rFonts w:ascii="Consolas" w:eastAsia="宋体" w:hAnsi="Consolas" w:cs="宋体"/>
              <w:color w:val="34302D"/>
              <w:kern w:val="0"/>
              <w:sz w:val="24"/>
              <w:szCs w:val="24"/>
            </w:rPr>
          </w:rPrChange>
        </w:rPr>
        <w:t xml:space="preserve"> x.y;</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21"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22"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b/>
          <w:bCs/>
          <w:color w:val="34302D"/>
          <w:kern w:val="0"/>
          <w:sz w:val="18"/>
          <w:szCs w:val="18"/>
          <w:rPrChange w:id="1423" w:author="zhang alex" w:date="2019-07-28T20:16: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424"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425" w:author="zhang alex" w:date="2019-07-28T20:16:00Z">
            <w:rPr>
              <w:rFonts w:ascii="Consolas" w:eastAsia="宋体" w:hAnsi="Consolas" w:cs="宋体"/>
              <w:b/>
              <w:bCs/>
              <w:color w:val="34302D"/>
              <w:kern w:val="0"/>
              <w:sz w:val="24"/>
              <w:szCs w:val="24"/>
            </w:rPr>
          </w:rPrChange>
        </w:rPr>
        <w:t>class</w:t>
      </w:r>
      <w:r w:rsidRPr="00101FAC">
        <w:rPr>
          <w:rFonts w:ascii="Consolas" w:eastAsia="宋体" w:hAnsi="Consolas" w:cs="宋体"/>
          <w:color w:val="34302D"/>
          <w:kern w:val="0"/>
          <w:sz w:val="18"/>
          <w:szCs w:val="18"/>
          <w:rPrChange w:id="1426"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445588"/>
          <w:kern w:val="0"/>
          <w:sz w:val="18"/>
          <w:szCs w:val="18"/>
          <w:rPrChange w:id="1427" w:author="zhang alex" w:date="2019-07-28T20:16:00Z">
            <w:rPr>
              <w:rFonts w:ascii="Consolas" w:eastAsia="宋体" w:hAnsi="Consolas" w:cs="宋体"/>
              <w:b/>
              <w:bCs/>
              <w:color w:val="445588"/>
              <w:kern w:val="0"/>
              <w:sz w:val="24"/>
              <w:szCs w:val="24"/>
            </w:rPr>
          </w:rPrChange>
        </w:rPr>
        <w:t>ThingOne</w:t>
      </w:r>
      <w:r w:rsidRPr="00101FAC">
        <w:rPr>
          <w:rFonts w:ascii="Consolas" w:eastAsia="宋体" w:hAnsi="Consolas" w:cs="宋体"/>
          <w:color w:val="34302D"/>
          <w:kern w:val="0"/>
          <w:sz w:val="18"/>
          <w:szCs w:val="18"/>
          <w:rPrChange w:id="1428" w:author="zhang alex" w:date="2019-07-28T20:16: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29"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30"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31"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432" w:author="zhang alex" w:date="2019-07-28T20:16: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433" w:author="zhang alex" w:date="2019-07-28T20:16:00Z">
            <w:rPr>
              <w:rFonts w:ascii="Consolas" w:eastAsia="宋体" w:hAnsi="Consolas" w:cs="宋体"/>
              <w:color w:val="34302D"/>
              <w:kern w:val="0"/>
              <w:sz w:val="24"/>
              <w:szCs w:val="24"/>
            </w:rPr>
          </w:rPrChange>
        </w:rPr>
        <w:t xml:space="preserve"> ThingOne(ThingTwo thingTwo, ThingThree thingThree)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34"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35"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i/>
          <w:iCs/>
          <w:color w:val="999988"/>
          <w:kern w:val="0"/>
          <w:sz w:val="18"/>
          <w:szCs w:val="18"/>
          <w:rPrChange w:id="1436" w:author="zhang alex" w:date="2019-07-28T20:16:00Z">
            <w:rPr>
              <w:rFonts w:ascii="Consolas" w:eastAsia="宋体" w:hAnsi="Consolas" w:cs="宋体"/>
              <w:i/>
              <w:iCs/>
              <w:color w:val="999988"/>
              <w:kern w:val="0"/>
              <w:sz w:val="24"/>
              <w:szCs w:val="24"/>
            </w:rPr>
          </w:rPrChange>
        </w:rPr>
        <w:t>//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37"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38" w:author="zhang alex" w:date="2019-07-28T20:16: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39"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40" w:author="zhang alex" w:date="2019-07-28T20:16: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Assuming that </w:t>
      </w:r>
      <w:r w:rsidRPr="00BA0D5D">
        <w:rPr>
          <w:rFonts w:ascii="Consolas" w:eastAsia="宋体" w:hAnsi="Consolas" w:cs="宋体"/>
          <w:color w:val="34302D"/>
          <w:kern w:val="0"/>
          <w:sz w:val="23"/>
          <w:szCs w:val="23"/>
          <w:shd w:val="clear" w:color="auto" w:fill="F7F7F8"/>
        </w:rPr>
        <w:t>ThingTwo</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ThingThree</w:t>
      </w:r>
      <w:r w:rsidRPr="00BA0D5D">
        <w:rPr>
          <w:rFonts w:ascii="inherit" w:eastAsia="宋体" w:hAnsi="inherit" w:cs="Arial"/>
          <w:color w:val="34302D"/>
          <w:kern w:val="0"/>
          <w:sz w:val="24"/>
          <w:szCs w:val="24"/>
        </w:rPr>
        <w:t> classes are not related by inheritance, no potential ambiguity exists. Thus, the following configuration works fine, and you do not need to specify the constructor argument indexes or types explicitly in the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element.</w:t>
      </w:r>
    </w:p>
    <w:p w:rsidR="009426D9" w:rsidRPr="00BA0D5D" w:rsidRDefault="009426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假设</w:t>
      </w:r>
      <w:r>
        <w:rPr>
          <w:rStyle w:val="HTML"/>
          <w:rFonts w:ascii="Consolas" w:hAnsi="Consolas"/>
          <w:sz w:val="23"/>
          <w:szCs w:val="23"/>
          <w:shd w:val="clear" w:color="auto" w:fill="F7F7F8"/>
        </w:rPr>
        <w:t>ThingTwo</w:t>
      </w:r>
      <w:r>
        <w:rPr>
          <w:rFonts w:ascii="Arial" w:hAnsi="Arial" w:cs="Arial" w:hint="eastAsia"/>
          <w:color w:val="34302D"/>
          <w:shd w:val="clear" w:color="auto" w:fill="FFFFFF"/>
        </w:rPr>
        <w:t>和</w:t>
      </w:r>
      <w:r>
        <w:rPr>
          <w:rStyle w:val="HTML"/>
          <w:rFonts w:ascii="Consolas" w:hAnsi="Consolas"/>
          <w:sz w:val="23"/>
          <w:szCs w:val="23"/>
          <w:shd w:val="clear" w:color="auto" w:fill="F7F7F8"/>
        </w:rPr>
        <w:t>ThingThree</w:t>
      </w:r>
      <w:r>
        <w:rPr>
          <w:rFonts w:ascii="Arial" w:hAnsi="Arial" w:cs="Arial"/>
          <w:color w:val="34302D"/>
          <w:shd w:val="clear" w:color="auto" w:fill="FFFFFF"/>
        </w:rPr>
        <w:t>类与继承无关，则不存在潜在的歧义。因此，以下配置工作正常，您不需要在</w:t>
      </w:r>
      <w:r>
        <w:rPr>
          <w:rStyle w:val="HTML"/>
          <w:rFonts w:ascii="Consolas" w:hAnsi="Consolas"/>
          <w:sz w:val="23"/>
          <w:szCs w:val="23"/>
          <w:shd w:val="clear" w:color="auto" w:fill="F7F7F8"/>
        </w:rPr>
        <w:t>&lt;constructor-arg/&gt;</w:t>
      </w:r>
      <w:r>
        <w:rPr>
          <w:rFonts w:ascii="Arial" w:hAnsi="Arial" w:cs="Arial"/>
          <w:color w:val="34302D"/>
          <w:shd w:val="clear" w:color="auto" w:fill="FFFFFF"/>
        </w:rPr>
        <w:t> </w:t>
      </w:r>
      <w:r>
        <w:rPr>
          <w:rFonts w:ascii="Arial" w:hAnsi="Arial" w:cs="Arial"/>
          <w:color w:val="34302D"/>
          <w:shd w:val="clear" w:color="auto" w:fill="FFFFFF"/>
        </w:rPr>
        <w:t>元素中显式指定构造函数参数索引或类型。</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41"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008080"/>
          <w:kern w:val="0"/>
          <w:sz w:val="18"/>
          <w:szCs w:val="18"/>
          <w:rPrChange w:id="1442" w:author="zhang alex" w:date="2019-07-28T20:16:00Z">
            <w:rPr>
              <w:rFonts w:ascii="Consolas" w:eastAsia="宋体" w:hAnsi="Consolas" w:cs="宋体"/>
              <w:color w:val="008080"/>
              <w:kern w:val="0"/>
              <w:sz w:val="24"/>
              <w:szCs w:val="24"/>
            </w:rPr>
          </w:rPrChange>
        </w:rPr>
        <w:t>&lt;beans&gt;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43"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44"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445" w:author="zhang alex" w:date="2019-07-28T20:16:00Z">
            <w:rPr>
              <w:rFonts w:ascii="Consolas" w:eastAsia="宋体" w:hAnsi="Consolas" w:cs="宋体"/>
              <w:color w:val="008080"/>
              <w:kern w:val="0"/>
              <w:sz w:val="24"/>
              <w:szCs w:val="24"/>
            </w:rPr>
          </w:rPrChange>
        </w:rPr>
        <w:t>&lt;bean</w:t>
      </w:r>
      <w:r w:rsidRPr="00101FAC">
        <w:rPr>
          <w:rFonts w:ascii="Consolas" w:eastAsia="宋体" w:hAnsi="Consolas" w:cs="宋体"/>
          <w:color w:val="34302D"/>
          <w:kern w:val="0"/>
          <w:sz w:val="18"/>
          <w:szCs w:val="18"/>
          <w:rPrChange w:id="1446"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447" w:author="zhang alex" w:date="2019-07-28T20:16:00Z">
            <w:rPr>
              <w:rFonts w:ascii="Consolas" w:eastAsia="宋体" w:hAnsi="Consolas" w:cs="宋体"/>
              <w:color w:val="000080"/>
              <w:kern w:val="0"/>
              <w:sz w:val="24"/>
              <w:szCs w:val="24"/>
            </w:rPr>
          </w:rPrChange>
        </w:rPr>
        <w:t>id</w:t>
      </w:r>
      <w:r w:rsidRPr="00101FAC">
        <w:rPr>
          <w:rFonts w:ascii="Consolas" w:eastAsia="宋体" w:hAnsi="Consolas" w:cs="宋体"/>
          <w:color w:val="34302D"/>
          <w:kern w:val="0"/>
          <w:sz w:val="18"/>
          <w:szCs w:val="18"/>
          <w:rPrChange w:id="1448"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449" w:author="zhang alex" w:date="2019-07-28T20:16:00Z">
            <w:rPr>
              <w:rFonts w:ascii="Consolas" w:eastAsia="宋体" w:hAnsi="Consolas" w:cs="宋体"/>
              <w:color w:val="DD1144"/>
              <w:kern w:val="0"/>
              <w:sz w:val="24"/>
              <w:szCs w:val="24"/>
            </w:rPr>
          </w:rPrChange>
        </w:rPr>
        <w:t>"beanOne"</w:t>
      </w:r>
      <w:r w:rsidRPr="00101FAC">
        <w:rPr>
          <w:rFonts w:ascii="Consolas" w:eastAsia="宋体" w:hAnsi="Consolas" w:cs="宋体"/>
          <w:color w:val="34302D"/>
          <w:kern w:val="0"/>
          <w:sz w:val="18"/>
          <w:szCs w:val="18"/>
          <w:rPrChange w:id="1450"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451" w:author="zhang alex" w:date="2019-07-28T20:16:00Z">
            <w:rPr>
              <w:rFonts w:ascii="Consolas" w:eastAsia="宋体" w:hAnsi="Consolas" w:cs="宋体"/>
              <w:color w:val="000080"/>
              <w:kern w:val="0"/>
              <w:sz w:val="24"/>
              <w:szCs w:val="24"/>
            </w:rPr>
          </w:rPrChange>
        </w:rPr>
        <w:t>class</w:t>
      </w:r>
      <w:r w:rsidRPr="00101FAC">
        <w:rPr>
          <w:rFonts w:ascii="Consolas" w:eastAsia="宋体" w:hAnsi="Consolas" w:cs="宋体"/>
          <w:color w:val="34302D"/>
          <w:kern w:val="0"/>
          <w:sz w:val="18"/>
          <w:szCs w:val="18"/>
          <w:rPrChange w:id="1452"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453" w:author="zhang alex" w:date="2019-07-28T20:16:00Z">
            <w:rPr>
              <w:rFonts w:ascii="Consolas" w:eastAsia="宋体" w:hAnsi="Consolas" w:cs="宋体"/>
              <w:color w:val="DD1144"/>
              <w:kern w:val="0"/>
              <w:sz w:val="24"/>
              <w:szCs w:val="24"/>
            </w:rPr>
          </w:rPrChange>
        </w:rPr>
        <w:t>"x.y.ThingOne"</w:t>
      </w:r>
      <w:r w:rsidRPr="00101FAC">
        <w:rPr>
          <w:rFonts w:ascii="Consolas" w:eastAsia="宋体" w:hAnsi="Consolas" w:cs="宋体"/>
          <w:color w:val="008080"/>
          <w:kern w:val="0"/>
          <w:sz w:val="18"/>
          <w:szCs w:val="18"/>
          <w:rPrChange w:id="1454" w:author="zhang alex" w:date="2019-07-28T20:16:00Z">
            <w:rPr>
              <w:rFonts w:ascii="Consolas" w:eastAsia="宋体" w:hAnsi="Consolas" w:cs="宋体"/>
              <w:color w:val="008080"/>
              <w:kern w:val="0"/>
              <w:sz w:val="24"/>
              <w:szCs w:val="24"/>
            </w:rPr>
          </w:rPrChange>
        </w:rPr>
        <w:t>&gt;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55"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56"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457" w:author="zhang alex" w:date="2019-07-28T20:16:00Z">
            <w:rPr>
              <w:rFonts w:ascii="Consolas" w:eastAsia="宋体" w:hAnsi="Consolas" w:cs="宋体"/>
              <w:color w:val="008080"/>
              <w:kern w:val="0"/>
              <w:sz w:val="24"/>
              <w:szCs w:val="24"/>
            </w:rPr>
          </w:rPrChange>
        </w:rPr>
        <w:t>&lt;constructor-arg</w:t>
      </w:r>
      <w:r w:rsidRPr="00101FAC">
        <w:rPr>
          <w:rFonts w:ascii="Consolas" w:eastAsia="宋体" w:hAnsi="Consolas" w:cs="宋体"/>
          <w:color w:val="34302D"/>
          <w:kern w:val="0"/>
          <w:sz w:val="18"/>
          <w:szCs w:val="18"/>
          <w:rPrChange w:id="1458"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459" w:author="zhang alex" w:date="2019-07-28T20:16:00Z">
            <w:rPr>
              <w:rFonts w:ascii="Consolas" w:eastAsia="宋体" w:hAnsi="Consolas" w:cs="宋体"/>
              <w:color w:val="000080"/>
              <w:kern w:val="0"/>
              <w:sz w:val="24"/>
              <w:szCs w:val="24"/>
            </w:rPr>
          </w:rPrChange>
        </w:rPr>
        <w:t>ref</w:t>
      </w:r>
      <w:r w:rsidRPr="00101FAC">
        <w:rPr>
          <w:rFonts w:ascii="Consolas" w:eastAsia="宋体" w:hAnsi="Consolas" w:cs="宋体"/>
          <w:color w:val="34302D"/>
          <w:kern w:val="0"/>
          <w:sz w:val="18"/>
          <w:szCs w:val="18"/>
          <w:rPrChange w:id="1460"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461" w:author="zhang alex" w:date="2019-07-28T20:16:00Z">
            <w:rPr>
              <w:rFonts w:ascii="Consolas" w:eastAsia="宋体" w:hAnsi="Consolas" w:cs="宋体"/>
              <w:color w:val="DD1144"/>
              <w:kern w:val="0"/>
              <w:sz w:val="24"/>
              <w:szCs w:val="24"/>
            </w:rPr>
          </w:rPrChange>
        </w:rPr>
        <w:t>"beanTwo"</w:t>
      </w:r>
      <w:r w:rsidRPr="00101FAC">
        <w:rPr>
          <w:rFonts w:ascii="Consolas" w:eastAsia="宋体" w:hAnsi="Consolas" w:cs="宋体"/>
          <w:color w:val="008080"/>
          <w:kern w:val="0"/>
          <w:sz w:val="18"/>
          <w:szCs w:val="18"/>
          <w:rPrChange w:id="1462" w:author="zhang alex" w:date="2019-07-28T20:16:00Z">
            <w:rPr>
              <w:rFonts w:ascii="Consolas" w:eastAsia="宋体" w:hAnsi="Consolas" w:cs="宋体"/>
              <w:color w:val="008080"/>
              <w:kern w:val="0"/>
              <w:sz w:val="24"/>
              <w:szCs w:val="24"/>
            </w:rPr>
          </w:rPrChange>
        </w:rPr>
        <w:t>/&gt;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63"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64"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465" w:author="zhang alex" w:date="2019-07-28T20:16:00Z">
            <w:rPr>
              <w:rFonts w:ascii="Consolas" w:eastAsia="宋体" w:hAnsi="Consolas" w:cs="宋体"/>
              <w:color w:val="008080"/>
              <w:kern w:val="0"/>
              <w:sz w:val="24"/>
              <w:szCs w:val="24"/>
            </w:rPr>
          </w:rPrChange>
        </w:rPr>
        <w:t>&lt;constructor-arg</w:t>
      </w:r>
      <w:r w:rsidRPr="00101FAC">
        <w:rPr>
          <w:rFonts w:ascii="Consolas" w:eastAsia="宋体" w:hAnsi="Consolas" w:cs="宋体"/>
          <w:color w:val="34302D"/>
          <w:kern w:val="0"/>
          <w:sz w:val="18"/>
          <w:szCs w:val="18"/>
          <w:rPrChange w:id="1466"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467" w:author="zhang alex" w:date="2019-07-28T20:16:00Z">
            <w:rPr>
              <w:rFonts w:ascii="Consolas" w:eastAsia="宋体" w:hAnsi="Consolas" w:cs="宋体"/>
              <w:color w:val="000080"/>
              <w:kern w:val="0"/>
              <w:sz w:val="24"/>
              <w:szCs w:val="24"/>
            </w:rPr>
          </w:rPrChange>
        </w:rPr>
        <w:t>ref</w:t>
      </w:r>
      <w:r w:rsidRPr="00101FAC">
        <w:rPr>
          <w:rFonts w:ascii="Consolas" w:eastAsia="宋体" w:hAnsi="Consolas" w:cs="宋体"/>
          <w:color w:val="34302D"/>
          <w:kern w:val="0"/>
          <w:sz w:val="18"/>
          <w:szCs w:val="18"/>
          <w:rPrChange w:id="1468"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469" w:author="zhang alex" w:date="2019-07-28T20:16:00Z">
            <w:rPr>
              <w:rFonts w:ascii="Consolas" w:eastAsia="宋体" w:hAnsi="Consolas" w:cs="宋体"/>
              <w:color w:val="DD1144"/>
              <w:kern w:val="0"/>
              <w:sz w:val="24"/>
              <w:szCs w:val="24"/>
            </w:rPr>
          </w:rPrChange>
        </w:rPr>
        <w:t>"beanThree"</w:t>
      </w:r>
      <w:r w:rsidRPr="00101FAC">
        <w:rPr>
          <w:rFonts w:ascii="Consolas" w:eastAsia="宋体" w:hAnsi="Consolas" w:cs="宋体"/>
          <w:color w:val="008080"/>
          <w:kern w:val="0"/>
          <w:sz w:val="18"/>
          <w:szCs w:val="18"/>
          <w:rPrChange w:id="1470" w:author="zhang alex" w:date="2019-07-28T20:16:00Z">
            <w:rPr>
              <w:rFonts w:ascii="Consolas" w:eastAsia="宋体" w:hAnsi="Consolas" w:cs="宋体"/>
              <w:color w:val="008080"/>
              <w:kern w:val="0"/>
              <w:sz w:val="24"/>
              <w:szCs w:val="24"/>
            </w:rPr>
          </w:rPrChange>
        </w:rPr>
        <w:t>/&gt;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71"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72"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473" w:author="zhang alex" w:date="2019-07-28T20:16:00Z">
            <w:rPr>
              <w:rFonts w:ascii="Consolas" w:eastAsia="宋体" w:hAnsi="Consolas" w:cs="宋体"/>
              <w:color w:val="008080"/>
              <w:kern w:val="0"/>
              <w:sz w:val="24"/>
              <w:szCs w:val="24"/>
            </w:rPr>
          </w:rPrChange>
        </w:rPr>
        <w:t>&lt;/bean&gt;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74"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75"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76"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477" w:author="zhang alex" w:date="2019-07-28T20:16:00Z">
            <w:rPr>
              <w:rFonts w:ascii="Consolas" w:eastAsia="宋体" w:hAnsi="Consolas" w:cs="宋体"/>
              <w:color w:val="008080"/>
              <w:kern w:val="0"/>
              <w:sz w:val="24"/>
              <w:szCs w:val="24"/>
            </w:rPr>
          </w:rPrChange>
        </w:rPr>
        <w:t>&lt;bean</w:t>
      </w:r>
      <w:r w:rsidRPr="00101FAC">
        <w:rPr>
          <w:rFonts w:ascii="Consolas" w:eastAsia="宋体" w:hAnsi="Consolas" w:cs="宋体"/>
          <w:color w:val="34302D"/>
          <w:kern w:val="0"/>
          <w:sz w:val="18"/>
          <w:szCs w:val="18"/>
          <w:rPrChange w:id="1478"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479" w:author="zhang alex" w:date="2019-07-28T20:16:00Z">
            <w:rPr>
              <w:rFonts w:ascii="Consolas" w:eastAsia="宋体" w:hAnsi="Consolas" w:cs="宋体"/>
              <w:color w:val="000080"/>
              <w:kern w:val="0"/>
              <w:sz w:val="24"/>
              <w:szCs w:val="24"/>
            </w:rPr>
          </w:rPrChange>
        </w:rPr>
        <w:t>id</w:t>
      </w:r>
      <w:r w:rsidRPr="00101FAC">
        <w:rPr>
          <w:rFonts w:ascii="Consolas" w:eastAsia="宋体" w:hAnsi="Consolas" w:cs="宋体"/>
          <w:color w:val="34302D"/>
          <w:kern w:val="0"/>
          <w:sz w:val="18"/>
          <w:szCs w:val="18"/>
          <w:rPrChange w:id="1480"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481" w:author="zhang alex" w:date="2019-07-28T20:16:00Z">
            <w:rPr>
              <w:rFonts w:ascii="Consolas" w:eastAsia="宋体" w:hAnsi="Consolas" w:cs="宋体"/>
              <w:color w:val="DD1144"/>
              <w:kern w:val="0"/>
              <w:sz w:val="24"/>
              <w:szCs w:val="24"/>
            </w:rPr>
          </w:rPrChange>
        </w:rPr>
        <w:t>"beanTwo"</w:t>
      </w:r>
      <w:r w:rsidRPr="00101FAC">
        <w:rPr>
          <w:rFonts w:ascii="Consolas" w:eastAsia="宋体" w:hAnsi="Consolas" w:cs="宋体"/>
          <w:color w:val="34302D"/>
          <w:kern w:val="0"/>
          <w:sz w:val="18"/>
          <w:szCs w:val="18"/>
          <w:rPrChange w:id="1482"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483" w:author="zhang alex" w:date="2019-07-28T20:16:00Z">
            <w:rPr>
              <w:rFonts w:ascii="Consolas" w:eastAsia="宋体" w:hAnsi="Consolas" w:cs="宋体"/>
              <w:color w:val="000080"/>
              <w:kern w:val="0"/>
              <w:sz w:val="24"/>
              <w:szCs w:val="24"/>
            </w:rPr>
          </w:rPrChange>
        </w:rPr>
        <w:t>class</w:t>
      </w:r>
      <w:r w:rsidRPr="00101FAC">
        <w:rPr>
          <w:rFonts w:ascii="Consolas" w:eastAsia="宋体" w:hAnsi="Consolas" w:cs="宋体"/>
          <w:color w:val="34302D"/>
          <w:kern w:val="0"/>
          <w:sz w:val="18"/>
          <w:szCs w:val="18"/>
          <w:rPrChange w:id="1484"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485" w:author="zhang alex" w:date="2019-07-28T20:16:00Z">
            <w:rPr>
              <w:rFonts w:ascii="Consolas" w:eastAsia="宋体" w:hAnsi="Consolas" w:cs="宋体"/>
              <w:color w:val="DD1144"/>
              <w:kern w:val="0"/>
              <w:sz w:val="24"/>
              <w:szCs w:val="24"/>
            </w:rPr>
          </w:rPrChange>
        </w:rPr>
        <w:t>"x.y.ThingTwo"</w:t>
      </w:r>
      <w:r w:rsidRPr="00101FAC">
        <w:rPr>
          <w:rFonts w:ascii="Consolas" w:eastAsia="宋体" w:hAnsi="Consolas" w:cs="宋体"/>
          <w:color w:val="008080"/>
          <w:kern w:val="0"/>
          <w:sz w:val="18"/>
          <w:szCs w:val="18"/>
          <w:rPrChange w:id="1486" w:author="zhang alex" w:date="2019-07-28T20:16:00Z">
            <w:rPr>
              <w:rFonts w:ascii="Consolas" w:eastAsia="宋体" w:hAnsi="Consolas" w:cs="宋体"/>
              <w:color w:val="008080"/>
              <w:kern w:val="0"/>
              <w:sz w:val="24"/>
              <w:szCs w:val="24"/>
            </w:rPr>
          </w:rPrChange>
        </w:rPr>
        <w:t>/&gt;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87"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88"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89"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490" w:author="zhang alex" w:date="2019-07-28T20:16:00Z">
            <w:rPr>
              <w:rFonts w:ascii="Consolas" w:eastAsia="宋体" w:hAnsi="Consolas" w:cs="宋体"/>
              <w:color w:val="008080"/>
              <w:kern w:val="0"/>
              <w:sz w:val="24"/>
              <w:szCs w:val="24"/>
            </w:rPr>
          </w:rPrChange>
        </w:rPr>
        <w:t>&lt;bean</w:t>
      </w:r>
      <w:r w:rsidRPr="00101FAC">
        <w:rPr>
          <w:rFonts w:ascii="Consolas" w:eastAsia="宋体" w:hAnsi="Consolas" w:cs="宋体"/>
          <w:color w:val="34302D"/>
          <w:kern w:val="0"/>
          <w:sz w:val="18"/>
          <w:szCs w:val="18"/>
          <w:rPrChange w:id="1491"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492" w:author="zhang alex" w:date="2019-07-28T20:16:00Z">
            <w:rPr>
              <w:rFonts w:ascii="Consolas" w:eastAsia="宋体" w:hAnsi="Consolas" w:cs="宋体"/>
              <w:color w:val="000080"/>
              <w:kern w:val="0"/>
              <w:sz w:val="24"/>
              <w:szCs w:val="24"/>
            </w:rPr>
          </w:rPrChange>
        </w:rPr>
        <w:t>id</w:t>
      </w:r>
      <w:r w:rsidRPr="00101FAC">
        <w:rPr>
          <w:rFonts w:ascii="Consolas" w:eastAsia="宋体" w:hAnsi="Consolas" w:cs="宋体"/>
          <w:color w:val="34302D"/>
          <w:kern w:val="0"/>
          <w:sz w:val="18"/>
          <w:szCs w:val="18"/>
          <w:rPrChange w:id="1493"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494" w:author="zhang alex" w:date="2019-07-28T20:16:00Z">
            <w:rPr>
              <w:rFonts w:ascii="Consolas" w:eastAsia="宋体" w:hAnsi="Consolas" w:cs="宋体"/>
              <w:color w:val="DD1144"/>
              <w:kern w:val="0"/>
              <w:sz w:val="24"/>
              <w:szCs w:val="24"/>
            </w:rPr>
          </w:rPrChange>
        </w:rPr>
        <w:t>"beanThree"</w:t>
      </w:r>
      <w:r w:rsidRPr="00101FAC">
        <w:rPr>
          <w:rFonts w:ascii="Consolas" w:eastAsia="宋体" w:hAnsi="Consolas" w:cs="宋体"/>
          <w:color w:val="34302D"/>
          <w:kern w:val="0"/>
          <w:sz w:val="18"/>
          <w:szCs w:val="18"/>
          <w:rPrChange w:id="1495"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496" w:author="zhang alex" w:date="2019-07-28T20:16:00Z">
            <w:rPr>
              <w:rFonts w:ascii="Consolas" w:eastAsia="宋体" w:hAnsi="Consolas" w:cs="宋体"/>
              <w:color w:val="000080"/>
              <w:kern w:val="0"/>
              <w:sz w:val="24"/>
              <w:szCs w:val="24"/>
            </w:rPr>
          </w:rPrChange>
        </w:rPr>
        <w:t>class</w:t>
      </w:r>
      <w:r w:rsidRPr="00101FAC">
        <w:rPr>
          <w:rFonts w:ascii="Consolas" w:eastAsia="宋体" w:hAnsi="Consolas" w:cs="宋体"/>
          <w:color w:val="34302D"/>
          <w:kern w:val="0"/>
          <w:sz w:val="18"/>
          <w:szCs w:val="18"/>
          <w:rPrChange w:id="1497"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498" w:author="zhang alex" w:date="2019-07-28T20:16:00Z">
            <w:rPr>
              <w:rFonts w:ascii="Consolas" w:eastAsia="宋体" w:hAnsi="Consolas" w:cs="宋体"/>
              <w:color w:val="DD1144"/>
              <w:kern w:val="0"/>
              <w:sz w:val="24"/>
              <w:szCs w:val="24"/>
            </w:rPr>
          </w:rPrChange>
        </w:rPr>
        <w:t>"x.y.ThingThree"</w:t>
      </w:r>
      <w:r w:rsidRPr="00101FAC">
        <w:rPr>
          <w:rFonts w:ascii="Consolas" w:eastAsia="宋体" w:hAnsi="Consolas" w:cs="宋体"/>
          <w:color w:val="008080"/>
          <w:kern w:val="0"/>
          <w:sz w:val="18"/>
          <w:szCs w:val="18"/>
          <w:rPrChange w:id="1499" w:author="zhang alex" w:date="2019-07-28T20:16:00Z">
            <w:rPr>
              <w:rFonts w:ascii="Consolas" w:eastAsia="宋体" w:hAnsi="Consolas" w:cs="宋体"/>
              <w:color w:val="008080"/>
              <w:kern w:val="0"/>
              <w:sz w:val="24"/>
              <w:szCs w:val="24"/>
            </w:rPr>
          </w:rPrChange>
        </w:rPr>
        <w:t>/&gt;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00"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008080"/>
          <w:kern w:val="0"/>
          <w:sz w:val="18"/>
          <w:szCs w:val="18"/>
          <w:rPrChange w:id="1501" w:author="zhang alex" w:date="2019-07-28T20:16:00Z">
            <w:rPr>
              <w:rFonts w:ascii="Consolas" w:eastAsia="宋体" w:hAnsi="Consolas" w:cs="宋体"/>
              <w:color w:val="008080"/>
              <w:kern w:val="0"/>
              <w:sz w:val="24"/>
              <w:szCs w:val="24"/>
            </w:rPr>
          </w:rPrChange>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another bean is referenced, the type is known, and matching can occur (as was the case with the preceding example). When a simple type is used, such as </w:t>
      </w:r>
      <w:r w:rsidRPr="00BA0D5D">
        <w:rPr>
          <w:rFonts w:ascii="Consolas" w:eastAsia="宋体" w:hAnsi="Consolas" w:cs="宋体"/>
          <w:color w:val="34302D"/>
          <w:kern w:val="0"/>
          <w:sz w:val="23"/>
          <w:szCs w:val="23"/>
          <w:shd w:val="clear" w:color="auto" w:fill="F7F7F8"/>
        </w:rPr>
        <w:t>&lt;value&gt;true&lt;/value&gt;</w:t>
      </w:r>
      <w:r w:rsidRPr="00BA0D5D">
        <w:rPr>
          <w:rFonts w:ascii="inherit" w:eastAsia="宋体" w:hAnsi="inherit" w:cs="Arial"/>
          <w:color w:val="34302D"/>
          <w:kern w:val="0"/>
          <w:sz w:val="24"/>
          <w:szCs w:val="24"/>
        </w:rPr>
        <w:t>, Spring cannot determine the type of the value, and so cannot match by type without help. Consider the following class:</w:t>
      </w:r>
    </w:p>
    <w:p w:rsidR="00B0720F" w:rsidRPr="00BA0D5D" w:rsidRDefault="00B0720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当引用另一个</w:t>
      </w:r>
      <w:r>
        <w:rPr>
          <w:rFonts w:ascii="Arial" w:hAnsi="Arial" w:cs="Arial"/>
          <w:color w:val="34302D"/>
          <w:shd w:val="clear" w:color="auto" w:fill="FFFFFF"/>
        </w:rPr>
        <w:t>bean</w:t>
      </w:r>
      <w:r>
        <w:rPr>
          <w:rFonts w:ascii="Arial" w:hAnsi="Arial" w:cs="Arial"/>
          <w:color w:val="34302D"/>
          <w:shd w:val="clear" w:color="auto" w:fill="FFFFFF"/>
        </w:rPr>
        <w:t>时，类型是已知的，并且可以发生匹配（与前面的示例一样）。当使用简单类型时，例如</w:t>
      </w:r>
      <w:r>
        <w:rPr>
          <w:rFonts w:ascii="Arial" w:hAnsi="Arial" w:cs="Arial"/>
          <w:color w:val="34302D"/>
          <w:shd w:val="clear" w:color="auto" w:fill="FFFFFF"/>
        </w:rPr>
        <w:t> </w:t>
      </w:r>
      <w:r>
        <w:rPr>
          <w:rStyle w:val="HTML"/>
          <w:rFonts w:ascii="Consolas" w:hAnsi="Consolas"/>
          <w:sz w:val="23"/>
          <w:szCs w:val="23"/>
          <w:shd w:val="clear" w:color="auto" w:fill="F7F7F8"/>
        </w:rPr>
        <w:t>&lt;value&gt;true&lt;/value&gt;</w:t>
      </w:r>
      <w:r>
        <w:rPr>
          <w:rFonts w:ascii="Arial" w:hAnsi="Arial" w:cs="Arial"/>
          <w:color w:val="34302D"/>
          <w:shd w:val="clear" w:color="auto" w:fill="FFFFFF"/>
        </w:rPr>
        <w:t>，</w:t>
      </w:r>
      <w:r>
        <w:rPr>
          <w:rFonts w:ascii="Arial" w:hAnsi="Arial" w:cs="Arial"/>
          <w:color w:val="34302D"/>
          <w:shd w:val="clear" w:color="auto" w:fill="FFFFFF"/>
        </w:rPr>
        <w:t>Spring</w:t>
      </w:r>
      <w:r>
        <w:rPr>
          <w:rFonts w:ascii="Arial" w:hAnsi="Arial" w:cs="Arial"/>
          <w:color w:val="34302D"/>
          <w:shd w:val="clear" w:color="auto" w:fill="FFFFFF"/>
        </w:rPr>
        <w:t>无法确定值的类型，因此无法在没有帮助的情况下按类型进行匹配。考虑以下课程：</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02"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b/>
          <w:bCs/>
          <w:color w:val="000000"/>
          <w:kern w:val="0"/>
          <w:sz w:val="18"/>
          <w:szCs w:val="18"/>
          <w:rPrChange w:id="1503" w:author="zhang alex" w:date="2019-07-28T20:16:00Z">
            <w:rPr>
              <w:rFonts w:ascii="Consolas" w:eastAsia="宋体" w:hAnsi="Consolas" w:cs="宋体"/>
              <w:b/>
              <w:bCs/>
              <w:color w:val="000000"/>
              <w:kern w:val="0"/>
              <w:sz w:val="24"/>
              <w:szCs w:val="24"/>
            </w:rPr>
          </w:rPrChange>
        </w:rPr>
        <w:t>package</w:t>
      </w:r>
      <w:r w:rsidRPr="00101FAC">
        <w:rPr>
          <w:rFonts w:ascii="Consolas" w:eastAsia="宋体" w:hAnsi="Consolas" w:cs="宋体"/>
          <w:color w:val="34302D"/>
          <w:kern w:val="0"/>
          <w:sz w:val="18"/>
          <w:szCs w:val="18"/>
          <w:rPrChange w:id="1504" w:author="zhang alex" w:date="2019-07-28T20:16:00Z">
            <w:rPr>
              <w:rFonts w:ascii="Consolas" w:eastAsia="宋体" w:hAnsi="Consolas" w:cs="宋体"/>
              <w:color w:val="34302D"/>
              <w:kern w:val="0"/>
              <w:sz w:val="24"/>
              <w:szCs w:val="24"/>
            </w:rPr>
          </w:rPrChange>
        </w:rPr>
        <w:t xml:space="preserve"> examples;</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05"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06"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b/>
          <w:bCs/>
          <w:color w:val="34302D"/>
          <w:kern w:val="0"/>
          <w:sz w:val="18"/>
          <w:szCs w:val="18"/>
          <w:rPrChange w:id="1507" w:author="zhang alex" w:date="2019-07-28T20:16: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508"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509" w:author="zhang alex" w:date="2019-07-28T20:16:00Z">
            <w:rPr>
              <w:rFonts w:ascii="Consolas" w:eastAsia="宋体" w:hAnsi="Consolas" w:cs="宋体"/>
              <w:b/>
              <w:bCs/>
              <w:color w:val="34302D"/>
              <w:kern w:val="0"/>
              <w:sz w:val="24"/>
              <w:szCs w:val="24"/>
            </w:rPr>
          </w:rPrChange>
        </w:rPr>
        <w:t>class</w:t>
      </w:r>
      <w:r w:rsidRPr="00101FAC">
        <w:rPr>
          <w:rFonts w:ascii="Consolas" w:eastAsia="宋体" w:hAnsi="Consolas" w:cs="宋体"/>
          <w:color w:val="34302D"/>
          <w:kern w:val="0"/>
          <w:sz w:val="18"/>
          <w:szCs w:val="18"/>
          <w:rPrChange w:id="1510"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445588"/>
          <w:kern w:val="0"/>
          <w:sz w:val="18"/>
          <w:szCs w:val="18"/>
          <w:rPrChange w:id="1511" w:author="zhang alex" w:date="2019-07-28T20:16:00Z">
            <w:rPr>
              <w:rFonts w:ascii="Consolas" w:eastAsia="宋体" w:hAnsi="Consolas" w:cs="宋体"/>
              <w:b/>
              <w:bCs/>
              <w:color w:val="445588"/>
              <w:kern w:val="0"/>
              <w:sz w:val="24"/>
              <w:szCs w:val="24"/>
            </w:rPr>
          </w:rPrChange>
        </w:rPr>
        <w:t>ExampleBean</w:t>
      </w:r>
      <w:r w:rsidRPr="00101FAC">
        <w:rPr>
          <w:rFonts w:ascii="Consolas" w:eastAsia="宋体" w:hAnsi="Consolas" w:cs="宋体"/>
          <w:color w:val="34302D"/>
          <w:kern w:val="0"/>
          <w:sz w:val="18"/>
          <w:szCs w:val="18"/>
          <w:rPrChange w:id="1512" w:author="zhang alex" w:date="2019-07-28T20:16: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13"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14"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15"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i/>
          <w:iCs/>
          <w:color w:val="999988"/>
          <w:kern w:val="0"/>
          <w:sz w:val="18"/>
          <w:szCs w:val="18"/>
          <w:rPrChange w:id="1516" w:author="zhang alex" w:date="2019-07-28T20:16:00Z">
            <w:rPr>
              <w:rFonts w:ascii="Consolas" w:eastAsia="宋体" w:hAnsi="Consolas" w:cs="宋体"/>
              <w:i/>
              <w:iCs/>
              <w:color w:val="999988"/>
              <w:kern w:val="0"/>
              <w:sz w:val="24"/>
              <w:szCs w:val="24"/>
            </w:rPr>
          </w:rPrChange>
        </w:rPr>
        <w:t>// Number of years to calculate the Ultimate Answer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17"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18"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519" w:author="zhang alex" w:date="2019-07-28T20:16:00Z">
            <w:rPr>
              <w:rFonts w:ascii="Consolas" w:eastAsia="宋体" w:hAnsi="Consolas" w:cs="宋体"/>
              <w:b/>
              <w:bCs/>
              <w:color w:val="34302D"/>
              <w:kern w:val="0"/>
              <w:sz w:val="24"/>
              <w:szCs w:val="24"/>
            </w:rPr>
          </w:rPrChange>
        </w:rPr>
        <w:t>private</w:t>
      </w:r>
      <w:r w:rsidRPr="00101FAC">
        <w:rPr>
          <w:rFonts w:ascii="Consolas" w:eastAsia="宋体" w:hAnsi="Consolas" w:cs="宋体"/>
          <w:color w:val="34302D"/>
          <w:kern w:val="0"/>
          <w:sz w:val="18"/>
          <w:szCs w:val="18"/>
          <w:rPrChange w:id="1520"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521" w:author="zhang alex" w:date="2019-07-28T20:16:00Z">
            <w:rPr>
              <w:rFonts w:ascii="Consolas" w:eastAsia="宋体" w:hAnsi="Consolas" w:cs="宋体"/>
              <w:b/>
              <w:bCs/>
              <w:color w:val="34302D"/>
              <w:kern w:val="0"/>
              <w:sz w:val="24"/>
              <w:szCs w:val="24"/>
            </w:rPr>
          </w:rPrChange>
        </w:rPr>
        <w:t>int</w:t>
      </w:r>
      <w:r w:rsidRPr="00101FAC">
        <w:rPr>
          <w:rFonts w:ascii="Consolas" w:eastAsia="宋体" w:hAnsi="Consolas" w:cs="宋体"/>
          <w:color w:val="34302D"/>
          <w:kern w:val="0"/>
          <w:sz w:val="18"/>
          <w:szCs w:val="18"/>
          <w:rPrChange w:id="1522" w:author="zhang alex" w:date="2019-07-28T20:16:00Z">
            <w:rPr>
              <w:rFonts w:ascii="Consolas" w:eastAsia="宋体" w:hAnsi="Consolas" w:cs="宋体"/>
              <w:color w:val="34302D"/>
              <w:kern w:val="0"/>
              <w:sz w:val="24"/>
              <w:szCs w:val="24"/>
            </w:rPr>
          </w:rPrChange>
        </w:rPr>
        <w:t xml:space="preserve"> years;</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23"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24"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25" w:author="zhang alex" w:date="2019-07-28T20:16:00Z">
            <w:rPr>
              <w:rFonts w:ascii="Consolas" w:eastAsia="宋体" w:hAnsi="Consolas" w:cs="宋体"/>
              <w:color w:val="34302D"/>
              <w:kern w:val="0"/>
              <w:sz w:val="24"/>
              <w:szCs w:val="24"/>
            </w:rPr>
          </w:rPrChange>
        </w:rPr>
        <w:lastRenderedPageBreak/>
        <w:t xml:space="preserve">    </w:t>
      </w:r>
      <w:r w:rsidRPr="00101FAC">
        <w:rPr>
          <w:rFonts w:ascii="Consolas" w:eastAsia="宋体" w:hAnsi="Consolas" w:cs="宋体"/>
          <w:i/>
          <w:iCs/>
          <w:color w:val="999988"/>
          <w:kern w:val="0"/>
          <w:sz w:val="18"/>
          <w:szCs w:val="18"/>
          <w:rPrChange w:id="1526" w:author="zhang alex" w:date="2019-07-28T20:16:00Z">
            <w:rPr>
              <w:rFonts w:ascii="Consolas" w:eastAsia="宋体" w:hAnsi="Consolas" w:cs="宋体"/>
              <w:i/>
              <w:iCs/>
              <w:color w:val="999988"/>
              <w:kern w:val="0"/>
              <w:sz w:val="24"/>
              <w:szCs w:val="24"/>
            </w:rPr>
          </w:rPrChange>
        </w:rPr>
        <w:t>// The Answer to Life, the Universe, and Everything</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27"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28"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529" w:author="zhang alex" w:date="2019-07-28T20:16:00Z">
            <w:rPr>
              <w:rFonts w:ascii="Consolas" w:eastAsia="宋体" w:hAnsi="Consolas" w:cs="宋体"/>
              <w:b/>
              <w:bCs/>
              <w:color w:val="34302D"/>
              <w:kern w:val="0"/>
              <w:sz w:val="24"/>
              <w:szCs w:val="24"/>
            </w:rPr>
          </w:rPrChange>
        </w:rPr>
        <w:t>private</w:t>
      </w:r>
      <w:r w:rsidRPr="00101FAC">
        <w:rPr>
          <w:rFonts w:ascii="Consolas" w:eastAsia="宋体" w:hAnsi="Consolas" w:cs="宋体"/>
          <w:color w:val="34302D"/>
          <w:kern w:val="0"/>
          <w:sz w:val="18"/>
          <w:szCs w:val="18"/>
          <w:rPrChange w:id="1530" w:author="zhang alex" w:date="2019-07-28T20:16:00Z">
            <w:rPr>
              <w:rFonts w:ascii="Consolas" w:eastAsia="宋体" w:hAnsi="Consolas" w:cs="宋体"/>
              <w:color w:val="34302D"/>
              <w:kern w:val="0"/>
              <w:sz w:val="24"/>
              <w:szCs w:val="24"/>
            </w:rPr>
          </w:rPrChange>
        </w:rPr>
        <w:t xml:space="preserve"> String ultimateAnswer;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31"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32"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33"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534" w:author="zhang alex" w:date="2019-07-28T20:16: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535" w:author="zhang alex" w:date="2019-07-28T20:16:00Z">
            <w:rPr>
              <w:rFonts w:ascii="Consolas" w:eastAsia="宋体" w:hAnsi="Consolas" w:cs="宋体"/>
              <w:color w:val="34302D"/>
              <w:kern w:val="0"/>
              <w:sz w:val="24"/>
              <w:szCs w:val="24"/>
            </w:rPr>
          </w:rPrChange>
        </w:rPr>
        <w:t xml:space="preserve"> ExampleBean(</w:t>
      </w:r>
      <w:r w:rsidRPr="00101FAC">
        <w:rPr>
          <w:rFonts w:ascii="Consolas" w:eastAsia="宋体" w:hAnsi="Consolas" w:cs="宋体"/>
          <w:b/>
          <w:bCs/>
          <w:color w:val="34302D"/>
          <w:kern w:val="0"/>
          <w:sz w:val="18"/>
          <w:szCs w:val="18"/>
          <w:rPrChange w:id="1536" w:author="zhang alex" w:date="2019-07-28T20:16:00Z">
            <w:rPr>
              <w:rFonts w:ascii="Consolas" w:eastAsia="宋体" w:hAnsi="Consolas" w:cs="宋体"/>
              <w:b/>
              <w:bCs/>
              <w:color w:val="34302D"/>
              <w:kern w:val="0"/>
              <w:sz w:val="24"/>
              <w:szCs w:val="24"/>
            </w:rPr>
          </w:rPrChange>
        </w:rPr>
        <w:t>int</w:t>
      </w:r>
      <w:r w:rsidRPr="00101FAC">
        <w:rPr>
          <w:rFonts w:ascii="Consolas" w:eastAsia="宋体" w:hAnsi="Consolas" w:cs="宋体"/>
          <w:color w:val="34302D"/>
          <w:kern w:val="0"/>
          <w:sz w:val="18"/>
          <w:szCs w:val="18"/>
          <w:rPrChange w:id="1537" w:author="zhang alex" w:date="2019-07-28T20:16:00Z">
            <w:rPr>
              <w:rFonts w:ascii="Consolas" w:eastAsia="宋体" w:hAnsi="Consolas" w:cs="宋体"/>
              <w:color w:val="34302D"/>
              <w:kern w:val="0"/>
              <w:sz w:val="24"/>
              <w:szCs w:val="24"/>
            </w:rPr>
          </w:rPrChange>
        </w:rPr>
        <w:t xml:space="preserve"> years, String ultimateAnswer)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38"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39"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996633"/>
          <w:kern w:val="0"/>
          <w:sz w:val="18"/>
          <w:szCs w:val="18"/>
          <w:rPrChange w:id="1540" w:author="zhang alex" w:date="2019-07-28T20:16:00Z">
            <w:rPr>
              <w:rFonts w:ascii="Consolas" w:eastAsia="宋体" w:hAnsi="Consolas" w:cs="宋体"/>
              <w:color w:val="996633"/>
              <w:kern w:val="0"/>
              <w:sz w:val="24"/>
              <w:szCs w:val="24"/>
            </w:rPr>
          </w:rPrChange>
        </w:rPr>
        <w:t>this</w:t>
      </w:r>
      <w:r w:rsidRPr="00101FAC">
        <w:rPr>
          <w:rFonts w:ascii="Consolas" w:eastAsia="宋体" w:hAnsi="Consolas" w:cs="宋体"/>
          <w:color w:val="34302D"/>
          <w:kern w:val="0"/>
          <w:sz w:val="18"/>
          <w:szCs w:val="18"/>
          <w:rPrChange w:id="1541" w:author="zhang alex" w:date="2019-07-28T20:16:00Z">
            <w:rPr>
              <w:rFonts w:ascii="Consolas" w:eastAsia="宋体" w:hAnsi="Consolas" w:cs="宋体"/>
              <w:color w:val="34302D"/>
              <w:kern w:val="0"/>
              <w:sz w:val="24"/>
              <w:szCs w:val="24"/>
            </w:rPr>
          </w:rPrChange>
        </w:rPr>
        <w:t>.years = years;</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42"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43"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996633"/>
          <w:kern w:val="0"/>
          <w:sz w:val="18"/>
          <w:szCs w:val="18"/>
          <w:rPrChange w:id="1544" w:author="zhang alex" w:date="2019-07-28T20:16:00Z">
            <w:rPr>
              <w:rFonts w:ascii="Consolas" w:eastAsia="宋体" w:hAnsi="Consolas" w:cs="宋体"/>
              <w:color w:val="996633"/>
              <w:kern w:val="0"/>
              <w:sz w:val="24"/>
              <w:szCs w:val="24"/>
            </w:rPr>
          </w:rPrChange>
        </w:rPr>
        <w:t>this</w:t>
      </w:r>
      <w:r w:rsidRPr="00101FAC">
        <w:rPr>
          <w:rFonts w:ascii="Consolas" w:eastAsia="宋体" w:hAnsi="Consolas" w:cs="宋体"/>
          <w:color w:val="34302D"/>
          <w:kern w:val="0"/>
          <w:sz w:val="18"/>
          <w:szCs w:val="18"/>
          <w:rPrChange w:id="1545" w:author="zhang alex" w:date="2019-07-28T20:16:00Z">
            <w:rPr>
              <w:rFonts w:ascii="Consolas" w:eastAsia="宋体" w:hAnsi="Consolas" w:cs="宋体"/>
              <w:color w:val="34302D"/>
              <w:kern w:val="0"/>
              <w:sz w:val="24"/>
              <w:szCs w:val="24"/>
            </w:rPr>
          </w:rPrChange>
        </w:rPr>
        <w:t>.ultimateAnswer = ultimateAnswer;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46"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47" w:author="zhang alex" w:date="2019-07-28T20:16: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48"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49" w:author="zhang alex" w:date="2019-07-28T20:16:00Z">
            <w:rPr>
              <w:rFonts w:ascii="Consolas" w:eastAsia="宋体" w:hAnsi="Consolas" w:cs="宋体"/>
              <w:color w:val="34302D"/>
              <w:kern w:val="0"/>
              <w:sz w:val="24"/>
              <w:szCs w:val="24"/>
            </w:rPr>
          </w:rPrChange>
        </w:rPr>
        <w:t>}</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Constructor argument type matching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scenario, the container can use type matching with simple types if you explicitly specify the type of the constructor argument by using the </w:t>
      </w:r>
      <w:r w:rsidRPr="00BA0D5D">
        <w:rPr>
          <w:rFonts w:ascii="Consolas" w:eastAsia="宋体" w:hAnsi="Consolas" w:cs="宋体"/>
          <w:color w:val="34302D"/>
          <w:kern w:val="0"/>
          <w:sz w:val="23"/>
          <w:szCs w:val="23"/>
          <w:shd w:val="clear" w:color="auto" w:fill="F7F7F8"/>
        </w:rPr>
        <w:t>type</w:t>
      </w:r>
      <w:r w:rsidRPr="00BA0D5D">
        <w:rPr>
          <w:rFonts w:ascii="inherit" w:eastAsia="宋体" w:hAnsi="inherit" w:cs="Arial"/>
          <w:color w:val="34302D"/>
          <w:kern w:val="0"/>
          <w:sz w:val="24"/>
          <w:szCs w:val="24"/>
        </w:rPr>
        <w:t> attribute. as the following example shows:</w:t>
      </w:r>
    </w:p>
    <w:p w:rsidR="00266C63" w:rsidRPr="00266C63" w:rsidRDefault="00266C63" w:rsidP="00266C63">
      <w:pPr>
        <w:widowControl/>
        <w:shd w:val="clear" w:color="auto" w:fill="FFFFFF"/>
        <w:jc w:val="left"/>
        <w:rPr>
          <w:rFonts w:ascii="Arial" w:eastAsia="宋体" w:hAnsi="Arial" w:cs="Arial"/>
          <w:i/>
          <w:iCs/>
          <w:color w:val="0B0A0A"/>
          <w:kern w:val="0"/>
          <w:sz w:val="24"/>
          <w:szCs w:val="24"/>
        </w:rPr>
      </w:pPr>
      <w:r w:rsidRPr="00266C63">
        <w:rPr>
          <w:rFonts w:ascii="Arial" w:eastAsia="宋体" w:hAnsi="Arial" w:cs="Arial"/>
          <w:i/>
          <w:iCs/>
          <w:color w:val="0B0A0A"/>
          <w:kern w:val="0"/>
          <w:sz w:val="24"/>
          <w:szCs w:val="24"/>
        </w:rPr>
        <w:t>构造函数参数类型匹配</w:t>
      </w:r>
    </w:p>
    <w:p w:rsidR="00266C63" w:rsidRPr="00266C63" w:rsidRDefault="00266C63" w:rsidP="00266C63">
      <w:pPr>
        <w:widowControl/>
        <w:shd w:val="clear" w:color="auto" w:fill="FFFFFF"/>
        <w:spacing w:after="300"/>
        <w:jc w:val="left"/>
        <w:rPr>
          <w:rFonts w:ascii="inherit" w:eastAsia="宋体" w:hAnsi="inherit" w:cs="Arial" w:hint="eastAsia"/>
          <w:color w:val="34302D"/>
          <w:kern w:val="0"/>
          <w:sz w:val="24"/>
          <w:szCs w:val="24"/>
        </w:rPr>
      </w:pPr>
      <w:r w:rsidRPr="00266C63">
        <w:rPr>
          <w:rFonts w:ascii="inherit" w:eastAsia="宋体" w:hAnsi="inherit" w:cs="Arial"/>
          <w:color w:val="34302D"/>
          <w:kern w:val="0"/>
          <w:sz w:val="24"/>
          <w:szCs w:val="24"/>
        </w:rPr>
        <w:t>在前面的场景中，如果使用</w:t>
      </w:r>
      <w:r w:rsidRPr="00266C63">
        <w:rPr>
          <w:rFonts w:ascii="Consolas" w:eastAsia="宋体" w:hAnsi="Consolas" w:cs="宋体"/>
          <w:color w:val="34302D"/>
          <w:kern w:val="0"/>
          <w:sz w:val="23"/>
          <w:szCs w:val="23"/>
          <w:shd w:val="clear" w:color="auto" w:fill="F7F7F8"/>
        </w:rPr>
        <w:t>type</w:t>
      </w:r>
      <w:r w:rsidRPr="00266C63">
        <w:rPr>
          <w:rFonts w:ascii="inherit" w:eastAsia="宋体" w:hAnsi="inherit" w:cs="Arial"/>
          <w:color w:val="34302D"/>
          <w:kern w:val="0"/>
          <w:sz w:val="24"/>
          <w:szCs w:val="24"/>
        </w:rPr>
        <w:t>属性显式指定构造函数参数的类型，则容器可以使用与简单类型的类型匹配。如下例所示：</w:t>
      </w:r>
    </w:p>
    <w:p w:rsidR="00266C63" w:rsidRPr="00BA0D5D" w:rsidDel="00F26CEB" w:rsidRDefault="00266C63" w:rsidP="00BA0D5D">
      <w:pPr>
        <w:widowControl/>
        <w:shd w:val="clear" w:color="auto" w:fill="FFFFFF"/>
        <w:spacing w:after="300"/>
        <w:jc w:val="left"/>
        <w:rPr>
          <w:del w:id="1550" w:author="zhang alex" w:date="2019-07-28T20:21:00Z"/>
          <w:rFonts w:ascii="inherit" w:eastAsia="宋体" w:hAnsi="inherit" w:cs="Arial" w:hint="eastAsia"/>
          <w:color w:val="34302D"/>
          <w:kern w:val="0"/>
          <w:sz w:val="24"/>
          <w:szCs w:val="24"/>
        </w:rPr>
      </w:pPr>
    </w:p>
    <w:p w:rsidR="00BA0D5D" w:rsidRPr="00F26CEB"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51" w:author="zhang alex" w:date="2019-07-28T20:21:00Z">
            <w:rPr>
              <w:rFonts w:ascii="Consolas" w:eastAsia="宋体" w:hAnsi="Consolas" w:cs="宋体"/>
              <w:color w:val="34302D"/>
              <w:kern w:val="0"/>
              <w:sz w:val="24"/>
              <w:szCs w:val="24"/>
            </w:rPr>
          </w:rPrChange>
        </w:rPr>
      </w:pPr>
      <w:r w:rsidRPr="00F26CEB">
        <w:rPr>
          <w:rFonts w:ascii="Consolas" w:eastAsia="宋体" w:hAnsi="Consolas" w:cs="宋体"/>
          <w:color w:val="008080"/>
          <w:kern w:val="0"/>
          <w:sz w:val="18"/>
          <w:szCs w:val="18"/>
          <w:rPrChange w:id="1552" w:author="zhang alex" w:date="2019-07-28T20:21:00Z">
            <w:rPr>
              <w:rFonts w:ascii="Consolas" w:eastAsia="宋体" w:hAnsi="Consolas" w:cs="宋体"/>
              <w:color w:val="008080"/>
              <w:kern w:val="0"/>
              <w:sz w:val="24"/>
              <w:szCs w:val="24"/>
            </w:rPr>
          </w:rPrChange>
        </w:rPr>
        <w:t>&lt;bean</w:t>
      </w:r>
      <w:r w:rsidRPr="00F26CEB">
        <w:rPr>
          <w:rFonts w:ascii="Consolas" w:eastAsia="宋体" w:hAnsi="Consolas" w:cs="宋体"/>
          <w:color w:val="34302D"/>
          <w:kern w:val="0"/>
          <w:sz w:val="18"/>
          <w:szCs w:val="18"/>
          <w:rPrChange w:id="1553"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554" w:author="zhang alex" w:date="2019-07-28T20:21:00Z">
            <w:rPr>
              <w:rFonts w:ascii="Consolas" w:eastAsia="宋体" w:hAnsi="Consolas" w:cs="宋体"/>
              <w:color w:val="000080"/>
              <w:kern w:val="0"/>
              <w:sz w:val="24"/>
              <w:szCs w:val="24"/>
            </w:rPr>
          </w:rPrChange>
        </w:rPr>
        <w:t>id</w:t>
      </w:r>
      <w:r w:rsidRPr="00F26CEB">
        <w:rPr>
          <w:rFonts w:ascii="Consolas" w:eastAsia="宋体" w:hAnsi="Consolas" w:cs="宋体"/>
          <w:color w:val="34302D"/>
          <w:kern w:val="0"/>
          <w:sz w:val="18"/>
          <w:szCs w:val="18"/>
          <w:rPrChange w:id="1555"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556" w:author="zhang alex" w:date="2019-07-28T20:21:00Z">
            <w:rPr>
              <w:rFonts w:ascii="Consolas" w:eastAsia="宋体" w:hAnsi="Consolas" w:cs="宋体"/>
              <w:color w:val="DD1144"/>
              <w:kern w:val="0"/>
              <w:sz w:val="24"/>
              <w:szCs w:val="24"/>
            </w:rPr>
          </w:rPrChange>
        </w:rPr>
        <w:t>"exampleBean"</w:t>
      </w:r>
      <w:r w:rsidRPr="00F26CEB">
        <w:rPr>
          <w:rFonts w:ascii="Consolas" w:eastAsia="宋体" w:hAnsi="Consolas" w:cs="宋体"/>
          <w:color w:val="34302D"/>
          <w:kern w:val="0"/>
          <w:sz w:val="18"/>
          <w:szCs w:val="18"/>
          <w:rPrChange w:id="1557"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558" w:author="zhang alex" w:date="2019-07-28T20:21:00Z">
            <w:rPr>
              <w:rFonts w:ascii="Consolas" w:eastAsia="宋体" w:hAnsi="Consolas" w:cs="宋体"/>
              <w:color w:val="000080"/>
              <w:kern w:val="0"/>
              <w:sz w:val="24"/>
              <w:szCs w:val="24"/>
            </w:rPr>
          </w:rPrChange>
        </w:rPr>
        <w:t>class</w:t>
      </w:r>
      <w:r w:rsidRPr="00F26CEB">
        <w:rPr>
          <w:rFonts w:ascii="Consolas" w:eastAsia="宋体" w:hAnsi="Consolas" w:cs="宋体"/>
          <w:color w:val="34302D"/>
          <w:kern w:val="0"/>
          <w:sz w:val="18"/>
          <w:szCs w:val="18"/>
          <w:rPrChange w:id="1559"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560" w:author="zhang alex" w:date="2019-07-28T20:21:00Z">
            <w:rPr>
              <w:rFonts w:ascii="Consolas" w:eastAsia="宋体" w:hAnsi="Consolas" w:cs="宋体"/>
              <w:color w:val="DD1144"/>
              <w:kern w:val="0"/>
              <w:sz w:val="24"/>
              <w:szCs w:val="24"/>
            </w:rPr>
          </w:rPrChange>
        </w:rPr>
        <w:t>"examples.ExampleBean"</w:t>
      </w:r>
      <w:r w:rsidRPr="00F26CEB">
        <w:rPr>
          <w:rFonts w:ascii="Consolas" w:eastAsia="宋体" w:hAnsi="Consolas" w:cs="宋体"/>
          <w:color w:val="008080"/>
          <w:kern w:val="0"/>
          <w:sz w:val="18"/>
          <w:szCs w:val="18"/>
          <w:rPrChange w:id="1561" w:author="zhang alex" w:date="2019-07-28T20:21:00Z">
            <w:rPr>
              <w:rFonts w:ascii="Consolas" w:eastAsia="宋体" w:hAnsi="Consolas" w:cs="宋体"/>
              <w:color w:val="008080"/>
              <w:kern w:val="0"/>
              <w:sz w:val="24"/>
              <w:szCs w:val="24"/>
            </w:rPr>
          </w:rPrChange>
        </w:rPr>
        <w:t>&gt;</w:t>
      </w:r>
    </w:p>
    <w:p w:rsidR="00BA0D5D" w:rsidRPr="00F26CEB"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62" w:author="zhang alex" w:date="2019-07-28T20:21:00Z">
            <w:rPr>
              <w:rFonts w:ascii="Consolas" w:eastAsia="宋体" w:hAnsi="Consolas" w:cs="宋体"/>
              <w:color w:val="34302D"/>
              <w:kern w:val="0"/>
              <w:sz w:val="24"/>
              <w:szCs w:val="24"/>
            </w:rPr>
          </w:rPrChange>
        </w:rPr>
      </w:pPr>
      <w:r w:rsidRPr="00F26CEB">
        <w:rPr>
          <w:rFonts w:ascii="Consolas" w:eastAsia="宋体" w:hAnsi="Consolas" w:cs="宋体"/>
          <w:color w:val="34302D"/>
          <w:kern w:val="0"/>
          <w:sz w:val="18"/>
          <w:szCs w:val="18"/>
          <w:rPrChange w:id="1563"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8080"/>
          <w:kern w:val="0"/>
          <w:sz w:val="18"/>
          <w:szCs w:val="18"/>
          <w:rPrChange w:id="1564" w:author="zhang alex" w:date="2019-07-28T20:21:00Z">
            <w:rPr>
              <w:rFonts w:ascii="Consolas" w:eastAsia="宋体" w:hAnsi="Consolas" w:cs="宋体"/>
              <w:color w:val="008080"/>
              <w:kern w:val="0"/>
              <w:sz w:val="24"/>
              <w:szCs w:val="24"/>
            </w:rPr>
          </w:rPrChange>
        </w:rPr>
        <w:t>&lt;constructor-arg</w:t>
      </w:r>
      <w:r w:rsidRPr="00F26CEB">
        <w:rPr>
          <w:rFonts w:ascii="Consolas" w:eastAsia="宋体" w:hAnsi="Consolas" w:cs="宋体"/>
          <w:color w:val="34302D"/>
          <w:kern w:val="0"/>
          <w:sz w:val="18"/>
          <w:szCs w:val="18"/>
          <w:rPrChange w:id="1565"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566" w:author="zhang alex" w:date="2019-07-28T20:21:00Z">
            <w:rPr>
              <w:rFonts w:ascii="Consolas" w:eastAsia="宋体" w:hAnsi="Consolas" w:cs="宋体"/>
              <w:color w:val="000080"/>
              <w:kern w:val="0"/>
              <w:sz w:val="24"/>
              <w:szCs w:val="24"/>
            </w:rPr>
          </w:rPrChange>
        </w:rPr>
        <w:t>type</w:t>
      </w:r>
      <w:r w:rsidRPr="00F26CEB">
        <w:rPr>
          <w:rFonts w:ascii="Consolas" w:eastAsia="宋体" w:hAnsi="Consolas" w:cs="宋体"/>
          <w:color w:val="34302D"/>
          <w:kern w:val="0"/>
          <w:sz w:val="18"/>
          <w:szCs w:val="18"/>
          <w:rPrChange w:id="1567"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568" w:author="zhang alex" w:date="2019-07-28T20:21:00Z">
            <w:rPr>
              <w:rFonts w:ascii="Consolas" w:eastAsia="宋体" w:hAnsi="Consolas" w:cs="宋体"/>
              <w:color w:val="DD1144"/>
              <w:kern w:val="0"/>
              <w:sz w:val="24"/>
              <w:szCs w:val="24"/>
            </w:rPr>
          </w:rPrChange>
        </w:rPr>
        <w:t>"int"</w:t>
      </w:r>
      <w:r w:rsidRPr="00F26CEB">
        <w:rPr>
          <w:rFonts w:ascii="Consolas" w:eastAsia="宋体" w:hAnsi="Consolas" w:cs="宋体"/>
          <w:color w:val="34302D"/>
          <w:kern w:val="0"/>
          <w:sz w:val="18"/>
          <w:szCs w:val="18"/>
          <w:rPrChange w:id="1569"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570" w:author="zhang alex" w:date="2019-07-28T20:21:00Z">
            <w:rPr>
              <w:rFonts w:ascii="Consolas" w:eastAsia="宋体" w:hAnsi="Consolas" w:cs="宋体"/>
              <w:color w:val="000080"/>
              <w:kern w:val="0"/>
              <w:sz w:val="24"/>
              <w:szCs w:val="24"/>
            </w:rPr>
          </w:rPrChange>
        </w:rPr>
        <w:t>value</w:t>
      </w:r>
      <w:r w:rsidRPr="00F26CEB">
        <w:rPr>
          <w:rFonts w:ascii="Consolas" w:eastAsia="宋体" w:hAnsi="Consolas" w:cs="宋体"/>
          <w:color w:val="34302D"/>
          <w:kern w:val="0"/>
          <w:sz w:val="18"/>
          <w:szCs w:val="18"/>
          <w:rPrChange w:id="1571"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572" w:author="zhang alex" w:date="2019-07-28T20:21:00Z">
            <w:rPr>
              <w:rFonts w:ascii="Consolas" w:eastAsia="宋体" w:hAnsi="Consolas" w:cs="宋体"/>
              <w:color w:val="DD1144"/>
              <w:kern w:val="0"/>
              <w:sz w:val="24"/>
              <w:szCs w:val="24"/>
            </w:rPr>
          </w:rPrChange>
        </w:rPr>
        <w:t>"7500000"</w:t>
      </w:r>
      <w:r w:rsidRPr="00F26CEB">
        <w:rPr>
          <w:rFonts w:ascii="Consolas" w:eastAsia="宋体" w:hAnsi="Consolas" w:cs="宋体"/>
          <w:color w:val="008080"/>
          <w:kern w:val="0"/>
          <w:sz w:val="18"/>
          <w:szCs w:val="18"/>
          <w:rPrChange w:id="1573" w:author="zhang alex" w:date="2019-07-28T20:21:00Z">
            <w:rPr>
              <w:rFonts w:ascii="Consolas" w:eastAsia="宋体" w:hAnsi="Consolas" w:cs="宋体"/>
              <w:color w:val="008080"/>
              <w:kern w:val="0"/>
              <w:sz w:val="24"/>
              <w:szCs w:val="24"/>
            </w:rPr>
          </w:rPrChange>
        </w:rPr>
        <w:t>/&gt;</w:t>
      </w:r>
    </w:p>
    <w:p w:rsidR="00BA0D5D" w:rsidRPr="00F26CEB"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74" w:author="zhang alex" w:date="2019-07-28T20:21:00Z">
            <w:rPr>
              <w:rFonts w:ascii="Consolas" w:eastAsia="宋体" w:hAnsi="Consolas" w:cs="宋体"/>
              <w:color w:val="34302D"/>
              <w:kern w:val="0"/>
              <w:sz w:val="24"/>
              <w:szCs w:val="24"/>
            </w:rPr>
          </w:rPrChange>
        </w:rPr>
      </w:pPr>
      <w:r w:rsidRPr="00F26CEB">
        <w:rPr>
          <w:rFonts w:ascii="Consolas" w:eastAsia="宋体" w:hAnsi="Consolas" w:cs="宋体"/>
          <w:color w:val="34302D"/>
          <w:kern w:val="0"/>
          <w:sz w:val="18"/>
          <w:szCs w:val="18"/>
          <w:rPrChange w:id="1575"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8080"/>
          <w:kern w:val="0"/>
          <w:sz w:val="18"/>
          <w:szCs w:val="18"/>
          <w:rPrChange w:id="1576" w:author="zhang alex" w:date="2019-07-28T20:21:00Z">
            <w:rPr>
              <w:rFonts w:ascii="Consolas" w:eastAsia="宋体" w:hAnsi="Consolas" w:cs="宋体"/>
              <w:color w:val="008080"/>
              <w:kern w:val="0"/>
              <w:sz w:val="24"/>
              <w:szCs w:val="24"/>
            </w:rPr>
          </w:rPrChange>
        </w:rPr>
        <w:t>&lt;constructor-arg</w:t>
      </w:r>
      <w:r w:rsidRPr="00F26CEB">
        <w:rPr>
          <w:rFonts w:ascii="Consolas" w:eastAsia="宋体" w:hAnsi="Consolas" w:cs="宋体"/>
          <w:color w:val="34302D"/>
          <w:kern w:val="0"/>
          <w:sz w:val="18"/>
          <w:szCs w:val="18"/>
          <w:rPrChange w:id="1577"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578" w:author="zhang alex" w:date="2019-07-28T20:21:00Z">
            <w:rPr>
              <w:rFonts w:ascii="Consolas" w:eastAsia="宋体" w:hAnsi="Consolas" w:cs="宋体"/>
              <w:color w:val="000080"/>
              <w:kern w:val="0"/>
              <w:sz w:val="24"/>
              <w:szCs w:val="24"/>
            </w:rPr>
          </w:rPrChange>
        </w:rPr>
        <w:t>type</w:t>
      </w:r>
      <w:r w:rsidRPr="00F26CEB">
        <w:rPr>
          <w:rFonts w:ascii="Consolas" w:eastAsia="宋体" w:hAnsi="Consolas" w:cs="宋体"/>
          <w:color w:val="34302D"/>
          <w:kern w:val="0"/>
          <w:sz w:val="18"/>
          <w:szCs w:val="18"/>
          <w:rPrChange w:id="1579"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580" w:author="zhang alex" w:date="2019-07-28T20:21:00Z">
            <w:rPr>
              <w:rFonts w:ascii="Consolas" w:eastAsia="宋体" w:hAnsi="Consolas" w:cs="宋体"/>
              <w:color w:val="DD1144"/>
              <w:kern w:val="0"/>
              <w:sz w:val="24"/>
              <w:szCs w:val="24"/>
            </w:rPr>
          </w:rPrChange>
        </w:rPr>
        <w:t>"java.lang.String"</w:t>
      </w:r>
      <w:r w:rsidRPr="00F26CEB">
        <w:rPr>
          <w:rFonts w:ascii="Consolas" w:eastAsia="宋体" w:hAnsi="Consolas" w:cs="宋体"/>
          <w:color w:val="34302D"/>
          <w:kern w:val="0"/>
          <w:sz w:val="18"/>
          <w:szCs w:val="18"/>
          <w:rPrChange w:id="1581"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582" w:author="zhang alex" w:date="2019-07-28T20:21:00Z">
            <w:rPr>
              <w:rFonts w:ascii="Consolas" w:eastAsia="宋体" w:hAnsi="Consolas" w:cs="宋体"/>
              <w:color w:val="000080"/>
              <w:kern w:val="0"/>
              <w:sz w:val="24"/>
              <w:szCs w:val="24"/>
            </w:rPr>
          </w:rPrChange>
        </w:rPr>
        <w:t>value</w:t>
      </w:r>
      <w:r w:rsidRPr="00F26CEB">
        <w:rPr>
          <w:rFonts w:ascii="Consolas" w:eastAsia="宋体" w:hAnsi="Consolas" w:cs="宋体"/>
          <w:color w:val="34302D"/>
          <w:kern w:val="0"/>
          <w:sz w:val="18"/>
          <w:szCs w:val="18"/>
          <w:rPrChange w:id="1583"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584" w:author="zhang alex" w:date="2019-07-28T20:21:00Z">
            <w:rPr>
              <w:rFonts w:ascii="Consolas" w:eastAsia="宋体" w:hAnsi="Consolas" w:cs="宋体"/>
              <w:color w:val="DD1144"/>
              <w:kern w:val="0"/>
              <w:sz w:val="24"/>
              <w:szCs w:val="24"/>
            </w:rPr>
          </w:rPrChange>
        </w:rPr>
        <w:t>"42"</w:t>
      </w:r>
      <w:r w:rsidRPr="00F26CEB">
        <w:rPr>
          <w:rFonts w:ascii="Consolas" w:eastAsia="宋体" w:hAnsi="Consolas" w:cs="宋体"/>
          <w:color w:val="008080"/>
          <w:kern w:val="0"/>
          <w:sz w:val="18"/>
          <w:szCs w:val="18"/>
          <w:rPrChange w:id="1585" w:author="zhang alex" w:date="2019-07-28T20:21:00Z">
            <w:rPr>
              <w:rFonts w:ascii="Consolas" w:eastAsia="宋体" w:hAnsi="Consolas" w:cs="宋体"/>
              <w:color w:val="008080"/>
              <w:kern w:val="0"/>
              <w:sz w:val="24"/>
              <w:szCs w:val="24"/>
            </w:rPr>
          </w:rPrChange>
        </w:rPr>
        <w:t>/&gt;</w:t>
      </w:r>
    </w:p>
    <w:p w:rsidR="00BA0D5D" w:rsidRPr="00F26CEB"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86" w:author="zhang alex" w:date="2019-07-28T20:21:00Z">
            <w:rPr>
              <w:rFonts w:ascii="Consolas" w:eastAsia="宋体" w:hAnsi="Consolas" w:cs="宋体"/>
              <w:color w:val="34302D"/>
              <w:kern w:val="0"/>
              <w:sz w:val="24"/>
              <w:szCs w:val="24"/>
            </w:rPr>
          </w:rPrChange>
        </w:rPr>
      </w:pPr>
      <w:r w:rsidRPr="00F26CEB">
        <w:rPr>
          <w:rFonts w:ascii="Consolas" w:eastAsia="宋体" w:hAnsi="Consolas" w:cs="宋体"/>
          <w:color w:val="008080"/>
          <w:kern w:val="0"/>
          <w:sz w:val="18"/>
          <w:szCs w:val="18"/>
          <w:rPrChange w:id="1587" w:author="zhang alex" w:date="2019-07-28T20:21:00Z">
            <w:rPr>
              <w:rFonts w:ascii="Consolas" w:eastAsia="宋体" w:hAnsi="Consolas" w:cs="宋体"/>
              <w:color w:val="008080"/>
              <w:kern w:val="0"/>
              <w:sz w:val="24"/>
              <w:szCs w:val="24"/>
            </w:rPr>
          </w:rPrChange>
        </w:rPr>
        <w:t>&lt;/bean&gt;</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Constructor argument index</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w:t>
      </w:r>
      <w:r w:rsidRPr="00BA0D5D">
        <w:rPr>
          <w:rFonts w:ascii="Consolas" w:eastAsia="宋体" w:hAnsi="Consolas" w:cs="宋体"/>
          <w:color w:val="34302D"/>
          <w:kern w:val="0"/>
          <w:sz w:val="23"/>
          <w:szCs w:val="23"/>
          <w:shd w:val="clear" w:color="auto" w:fill="F7F7F8"/>
        </w:rPr>
        <w:t>index</w:t>
      </w:r>
      <w:r w:rsidRPr="00BA0D5D">
        <w:rPr>
          <w:rFonts w:ascii="inherit" w:eastAsia="宋体" w:hAnsi="inherit" w:cs="Arial"/>
          <w:color w:val="34302D"/>
          <w:kern w:val="0"/>
          <w:sz w:val="24"/>
          <w:szCs w:val="24"/>
        </w:rPr>
        <w:t> attribute to specify explicitly the index of constructor arguments, as the following example shows:</w:t>
      </w:r>
    </w:p>
    <w:p w:rsidR="004066A5" w:rsidRPr="004066A5" w:rsidRDefault="004066A5" w:rsidP="004066A5">
      <w:pPr>
        <w:widowControl/>
        <w:shd w:val="clear" w:color="auto" w:fill="FFFFFF"/>
        <w:jc w:val="left"/>
        <w:rPr>
          <w:rFonts w:ascii="Arial" w:eastAsia="宋体" w:hAnsi="Arial" w:cs="Arial"/>
          <w:i/>
          <w:iCs/>
          <w:color w:val="0B0A0A"/>
          <w:kern w:val="0"/>
          <w:sz w:val="24"/>
          <w:szCs w:val="24"/>
        </w:rPr>
      </w:pPr>
      <w:r w:rsidRPr="004066A5">
        <w:rPr>
          <w:rFonts w:ascii="Arial" w:eastAsia="宋体" w:hAnsi="Arial" w:cs="Arial"/>
          <w:i/>
          <w:iCs/>
          <w:color w:val="0B0A0A"/>
          <w:kern w:val="0"/>
          <w:sz w:val="24"/>
          <w:szCs w:val="24"/>
        </w:rPr>
        <w:t>构造函数参数索引</w:t>
      </w:r>
    </w:p>
    <w:p w:rsidR="004066A5" w:rsidRPr="004066A5" w:rsidRDefault="004066A5" w:rsidP="004066A5">
      <w:pPr>
        <w:widowControl/>
        <w:shd w:val="clear" w:color="auto" w:fill="FFFFFF"/>
        <w:spacing w:after="300"/>
        <w:jc w:val="left"/>
        <w:rPr>
          <w:rFonts w:ascii="inherit" w:eastAsia="宋体" w:hAnsi="inherit" w:cs="Arial" w:hint="eastAsia"/>
          <w:color w:val="34302D"/>
          <w:kern w:val="0"/>
          <w:sz w:val="24"/>
          <w:szCs w:val="24"/>
        </w:rPr>
      </w:pPr>
      <w:r w:rsidRPr="004066A5">
        <w:rPr>
          <w:rFonts w:ascii="inherit" w:eastAsia="宋体" w:hAnsi="inherit" w:cs="Arial"/>
          <w:color w:val="34302D"/>
          <w:kern w:val="0"/>
          <w:sz w:val="24"/>
          <w:szCs w:val="24"/>
        </w:rPr>
        <w:t>您可以使用该</w:t>
      </w:r>
      <w:r w:rsidRPr="004066A5">
        <w:rPr>
          <w:rFonts w:ascii="Consolas" w:eastAsia="宋体" w:hAnsi="Consolas" w:cs="宋体"/>
          <w:color w:val="34302D"/>
          <w:kern w:val="0"/>
          <w:sz w:val="23"/>
          <w:szCs w:val="23"/>
          <w:shd w:val="clear" w:color="auto" w:fill="F7F7F8"/>
        </w:rPr>
        <w:t>index</w:t>
      </w:r>
      <w:r w:rsidRPr="004066A5">
        <w:rPr>
          <w:rFonts w:ascii="inherit" w:eastAsia="宋体" w:hAnsi="inherit" w:cs="Arial"/>
          <w:color w:val="34302D"/>
          <w:kern w:val="0"/>
          <w:sz w:val="24"/>
          <w:szCs w:val="24"/>
        </w:rPr>
        <w:t>属性显式指定构造函数参数的索引，如以下示例所示：</w:t>
      </w:r>
    </w:p>
    <w:p w:rsidR="004066A5" w:rsidRPr="004066A5" w:rsidDel="00DC0C1E" w:rsidRDefault="004066A5" w:rsidP="00BA0D5D">
      <w:pPr>
        <w:widowControl/>
        <w:shd w:val="clear" w:color="auto" w:fill="FFFFFF"/>
        <w:spacing w:after="300"/>
        <w:jc w:val="left"/>
        <w:rPr>
          <w:del w:id="1588" w:author="zhang alex" w:date="2019-07-28T20:22:00Z"/>
          <w:rFonts w:ascii="inherit" w:eastAsia="宋体" w:hAnsi="inherit" w:cs="Arial" w:hint="eastAsia"/>
          <w:color w:val="34302D"/>
          <w:kern w:val="0"/>
          <w:sz w:val="24"/>
          <w:szCs w:val="24"/>
        </w:rPr>
      </w:pPr>
    </w:p>
    <w:p w:rsidR="00BA0D5D" w:rsidRPr="00DC0C1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89" w:author="zhang alex" w:date="2019-07-28T20:22:00Z">
            <w:rPr>
              <w:rFonts w:ascii="Consolas" w:eastAsia="宋体" w:hAnsi="Consolas" w:cs="宋体"/>
              <w:color w:val="34302D"/>
              <w:kern w:val="0"/>
              <w:sz w:val="24"/>
              <w:szCs w:val="24"/>
            </w:rPr>
          </w:rPrChange>
        </w:rPr>
      </w:pPr>
      <w:r w:rsidRPr="00DC0C1E">
        <w:rPr>
          <w:rFonts w:ascii="Consolas" w:eastAsia="宋体" w:hAnsi="Consolas" w:cs="宋体"/>
          <w:color w:val="008080"/>
          <w:kern w:val="0"/>
          <w:sz w:val="18"/>
          <w:szCs w:val="18"/>
          <w:rPrChange w:id="1590" w:author="zhang alex" w:date="2019-07-28T20:22:00Z">
            <w:rPr>
              <w:rFonts w:ascii="Consolas" w:eastAsia="宋体" w:hAnsi="Consolas" w:cs="宋体"/>
              <w:color w:val="008080"/>
              <w:kern w:val="0"/>
              <w:sz w:val="24"/>
              <w:szCs w:val="24"/>
            </w:rPr>
          </w:rPrChange>
        </w:rPr>
        <w:t>&lt;bean</w:t>
      </w:r>
      <w:r w:rsidRPr="00DC0C1E">
        <w:rPr>
          <w:rFonts w:ascii="Consolas" w:eastAsia="宋体" w:hAnsi="Consolas" w:cs="宋体"/>
          <w:color w:val="34302D"/>
          <w:kern w:val="0"/>
          <w:sz w:val="18"/>
          <w:szCs w:val="18"/>
          <w:rPrChange w:id="1591"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592" w:author="zhang alex" w:date="2019-07-28T20:22:00Z">
            <w:rPr>
              <w:rFonts w:ascii="Consolas" w:eastAsia="宋体" w:hAnsi="Consolas" w:cs="宋体"/>
              <w:color w:val="000080"/>
              <w:kern w:val="0"/>
              <w:sz w:val="24"/>
              <w:szCs w:val="24"/>
            </w:rPr>
          </w:rPrChange>
        </w:rPr>
        <w:t>id</w:t>
      </w:r>
      <w:r w:rsidRPr="00DC0C1E">
        <w:rPr>
          <w:rFonts w:ascii="Consolas" w:eastAsia="宋体" w:hAnsi="Consolas" w:cs="宋体"/>
          <w:color w:val="34302D"/>
          <w:kern w:val="0"/>
          <w:sz w:val="18"/>
          <w:szCs w:val="18"/>
          <w:rPrChange w:id="1593"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594" w:author="zhang alex" w:date="2019-07-28T20:22:00Z">
            <w:rPr>
              <w:rFonts w:ascii="Consolas" w:eastAsia="宋体" w:hAnsi="Consolas" w:cs="宋体"/>
              <w:color w:val="DD1144"/>
              <w:kern w:val="0"/>
              <w:sz w:val="24"/>
              <w:szCs w:val="24"/>
            </w:rPr>
          </w:rPrChange>
        </w:rPr>
        <w:t>"exampleBean"</w:t>
      </w:r>
      <w:r w:rsidRPr="00DC0C1E">
        <w:rPr>
          <w:rFonts w:ascii="Consolas" w:eastAsia="宋体" w:hAnsi="Consolas" w:cs="宋体"/>
          <w:color w:val="34302D"/>
          <w:kern w:val="0"/>
          <w:sz w:val="18"/>
          <w:szCs w:val="18"/>
          <w:rPrChange w:id="1595"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596" w:author="zhang alex" w:date="2019-07-28T20:22:00Z">
            <w:rPr>
              <w:rFonts w:ascii="Consolas" w:eastAsia="宋体" w:hAnsi="Consolas" w:cs="宋体"/>
              <w:color w:val="000080"/>
              <w:kern w:val="0"/>
              <w:sz w:val="24"/>
              <w:szCs w:val="24"/>
            </w:rPr>
          </w:rPrChange>
        </w:rPr>
        <w:t>class</w:t>
      </w:r>
      <w:r w:rsidRPr="00DC0C1E">
        <w:rPr>
          <w:rFonts w:ascii="Consolas" w:eastAsia="宋体" w:hAnsi="Consolas" w:cs="宋体"/>
          <w:color w:val="34302D"/>
          <w:kern w:val="0"/>
          <w:sz w:val="18"/>
          <w:szCs w:val="18"/>
          <w:rPrChange w:id="1597"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598" w:author="zhang alex" w:date="2019-07-28T20:22:00Z">
            <w:rPr>
              <w:rFonts w:ascii="Consolas" w:eastAsia="宋体" w:hAnsi="Consolas" w:cs="宋体"/>
              <w:color w:val="DD1144"/>
              <w:kern w:val="0"/>
              <w:sz w:val="24"/>
              <w:szCs w:val="24"/>
            </w:rPr>
          </w:rPrChange>
        </w:rPr>
        <w:t>"examples.ExampleBean"</w:t>
      </w:r>
      <w:r w:rsidRPr="00DC0C1E">
        <w:rPr>
          <w:rFonts w:ascii="Consolas" w:eastAsia="宋体" w:hAnsi="Consolas" w:cs="宋体"/>
          <w:color w:val="008080"/>
          <w:kern w:val="0"/>
          <w:sz w:val="18"/>
          <w:szCs w:val="18"/>
          <w:rPrChange w:id="1599" w:author="zhang alex" w:date="2019-07-28T20:22:00Z">
            <w:rPr>
              <w:rFonts w:ascii="Consolas" w:eastAsia="宋体" w:hAnsi="Consolas" w:cs="宋体"/>
              <w:color w:val="008080"/>
              <w:kern w:val="0"/>
              <w:sz w:val="24"/>
              <w:szCs w:val="24"/>
            </w:rPr>
          </w:rPrChange>
        </w:rPr>
        <w:t>&gt;</w:t>
      </w:r>
    </w:p>
    <w:p w:rsidR="00BA0D5D" w:rsidRPr="00DC0C1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00" w:author="zhang alex" w:date="2019-07-28T20:22:00Z">
            <w:rPr>
              <w:rFonts w:ascii="Consolas" w:eastAsia="宋体" w:hAnsi="Consolas" w:cs="宋体"/>
              <w:color w:val="34302D"/>
              <w:kern w:val="0"/>
              <w:sz w:val="24"/>
              <w:szCs w:val="24"/>
            </w:rPr>
          </w:rPrChange>
        </w:rPr>
      </w:pPr>
      <w:r w:rsidRPr="00DC0C1E">
        <w:rPr>
          <w:rFonts w:ascii="Consolas" w:eastAsia="宋体" w:hAnsi="Consolas" w:cs="宋体"/>
          <w:color w:val="34302D"/>
          <w:kern w:val="0"/>
          <w:sz w:val="18"/>
          <w:szCs w:val="18"/>
          <w:rPrChange w:id="1601"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8080"/>
          <w:kern w:val="0"/>
          <w:sz w:val="18"/>
          <w:szCs w:val="18"/>
          <w:rPrChange w:id="1602" w:author="zhang alex" w:date="2019-07-28T20:22:00Z">
            <w:rPr>
              <w:rFonts w:ascii="Consolas" w:eastAsia="宋体" w:hAnsi="Consolas" w:cs="宋体"/>
              <w:color w:val="008080"/>
              <w:kern w:val="0"/>
              <w:sz w:val="24"/>
              <w:szCs w:val="24"/>
            </w:rPr>
          </w:rPrChange>
        </w:rPr>
        <w:t>&lt;constructor-arg</w:t>
      </w:r>
      <w:r w:rsidRPr="00DC0C1E">
        <w:rPr>
          <w:rFonts w:ascii="Consolas" w:eastAsia="宋体" w:hAnsi="Consolas" w:cs="宋体"/>
          <w:color w:val="34302D"/>
          <w:kern w:val="0"/>
          <w:sz w:val="18"/>
          <w:szCs w:val="18"/>
          <w:rPrChange w:id="1603"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604" w:author="zhang alex" w:date="2019-07-28T20:22:00Z">
            <w:rPr>
              <w:rFonts w:ascii="Consolas" w:eastAsia="宋体" w:hAnsi="Consolas" w:cs="宋体"/>
              <w:color w:val="000080"/>
              <w:kern w:val="0"/>
              <w:sz w:val="24"/>
              <w:szCs w:val="24"/>
            </w:rPr>
          </w:rPrChange>
        </w:rPr>
        <w:t>index</w:t>
      </w:r>
      <w:r w:rsidRPr="00DC0C1E">
        <w:rPr>
          <w:rFonts w:ascii="Consolas" w:eastAsia="宋体" w:hAnsi="Consolas" w:cs="宋体"/>
          <w:color w:val="34302D"/>
          <w:kern w:val="0"/>
          <w:sz w:val="18"/>
          <w:szCs w:val="18"/>
          <w:rPrChange w:id="1605"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606" w:author="zhang alex" w:date="2019-07-28T20:22:00Z">
            <w:rPr>
              <w:rFonts w:ascii="Consolas" w:eastAsia="宋体" w:hAnsi="Consolas" w:cs="宋体"/>
              <w:color w:val="DD1144"/>
              <w:kern w:val="0"/>
              <w:sz w:val="24"/>
              <w:szCs w:val="24"/>
            </w:rPr>
          </w:rPrChange>
        </w:rPr>
        <w:t>"0"</w:t>
      </w:r>
      <w:r w:rsidRPr="00DC0C1E">
        <w:rPr>
          <w:rFonts w:ascii="Consolas" w:eastAsia="宋体" w:hAnsi="Consolas" w:cs="宋体"/>
          <w:color w:val="34302D"/>
          <w:kern w:val="0"/>
          <w:sz w:val="18"/>
          <w:szCs w:val="18"/>
          <w:rPrChange w:id="1607"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608" w:author="zhang alex" w:date="2019-07-28T20:22:00Z">
            <w:rPr>
              <w:rFonts w:ascii="Consolas" w:eastAsia="宋体" w:hAnsi="Consolas" w:cs="宋体"/>
              <w:color w:val="000080"/>
              <w:kern w:val="0"/>
              <w:sz w:val="24"/>
              <w:szCs w:val="24"/>
            </w:rPr>
          </w:rPrChange>
        </w:rPr>
        <w:t>value</w:t>
      </w:r>
      <w:r w:rsidRPr="00DC0C1E">
        <w:rPr>
          <w:rFonts w:ascii="Consolas" w:eastAsia="宋体" w:hAnsi="Consolas" w:cs="宋体"/>
          <w:color w:val="34302D"/>
          <w:kern w:val="0"/>
          <w:sz w:val="18"/>
          <w:szCs w:val="18"/>
          <w:rPrChange w:id="1609"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610" w:author="zhang alex" w:date="2019-07-28T20:22:00Z">
            <w:rPr>
              <w:rFonts w:ascii="Consolas" w:eastAsia="宋体" w:hAnsi="Consolas" w:cs="宋体"/>
              <w:color w:val="DD1144"/>
              <w:kern w:val="0"/>
              <w:sz w:val="24"/>
              <w:szCs w:val="24"/>
            </w:rPr>
          </w:rPrChange>
        </w:rPr>
        <w:t>"7500000"</w:t>
      </w:r>
      <w:r w:rsidRPr="00DC0C1E">
        <w:rPr>
          <w:rFonts w:ascii="Consolas" w:eastAsia="宋体" w:hAnsi="Consolas" w:cs="宋体"/>
          <w:color w:val="008080"/>
          <w:kern w:val="0"/>
          <w:sz w:val="18"/>
          <w:szCs w:val="18"/>
          <w:rPrChange w:id="1611" w:author="zhang alex" w:date="2019-07-28T20:22:00Z">
            <w:rPr>
              <w:rFonts w:ascii="Consolas" w:eastAsia="宋体" w:hAnsi="Consolas" w:cs="宋体"/>
              <w:color w:val="008080"/>
              <w:kern w:val="0"/>
              <w:sz w:val="24"/>
              <w:szCs w:val="24"/>
            </w:rPr>
          </w:rPrChange>
        </w:rPr>
        <w:t>/&gt;</w:t>
      </w:r>
    </w:p>
    <w:p w:rsidR="00BA0D5D" w:rsidRPr="00DC0C1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12" w:author="zhang alex" w:date="2019-07-28T20:22:00Z">
            <w:rPr>
              <w:rFonts w:ascii="Consolas" w:eastAsia="宋体" w:hAnsi="Consolas" w:cs="宋体"/>
              <w:color w:val="34302D"/>
              <w:kern w:val="0"/>
              <w:sz w:val="24"/>
              <w:szCs w:val="24"/>
            </w:rPr>
          </w:rPrChange>
        </w:rPr>
      </w:pPr>
      <w:r w:rsidRPr="00DC0C1E">
        <w:rPr>
          <w:rFonts w:ascii="Consolas" w:eastAsia="宋体" w:hAnsi="Consolas" w:cs="宋体"/>
          <w:color w:val="34302D"/>
          <w:kern w:val="0"/>
          <w:sz w:val="18"/>
          <w:szCs w:val="18"/>
          <w:rPrChange w:id="1613"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8080"/>
          <w:kern w:val="0"/>
          <w:sz w:val="18"/>
          <w:szCs w:val="18"/>
          <w:rPrChange w:id="1614" w:author="zhang alex" w:date="2019-07-28T20:22:00Z">
            <w:rPr>
              <w:rFonts w:ascii="Consolas" w:eastAsia="宋体" w:hAnsi="Consolas" w:cs="宋体"/>
              <w:color w:val="008080"/>
              <w:kern w:val="0"/>
              <w:sz w:val="24"/>
              <w:szCs w:val="24"/>
            </w:rPr>
          </w:rPrChange>
        </w:rPr>
        <w:t>&lt;constructor-arg</w:t>
      </w:r>
      <w:r w:rsidRPr="00DC0C1E">
        <w:rPr>
          <w:rFonts w:ascii="Consolas" w:eastAsia="宋体" w:hAnsi="Consolas" w:cs="宋体"/>
          <w:color w:val="34302D"/>
          <w:kern w:val="0"/>
          <w:sz w:val="18"/>
          <w:szCs w:val="18"/>
          <w:rPrChange w:id="1615"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616" w:author="zhang alex" w:date="2019-07-28T20:22:00Z">
            <w:rPr>
              <w:rFonts w:ascii="Consolas" w:eastAsia="宋体" w:hAnsi="Consolas" w:cs="宋体"/>
              <w:color w:val="000080"/>
              <w:kern w:val="0"/>
              <w:sz w:val="24"/>
              <w:szCs w:val="24"/>
            </w:rPr>
          </w:rPrChange>
        </w:rPr>
        <w:t>index</w:t>
      </w:r>
      <w:r w:rsidRPr="00DC0C1E">
        <w:rPr>
          <w:rFonts w:ascii="Consolas" w:eastAsia="宋体" w:hAnsi="Consolas" w:cs="宋体"/>
          <w:color w:val="34302D"/>
          <w:kern w:val="0"/>
          <w:sz w:val="18"/>
          <w:szCs w:val="18"/>
          <w:rPrChange w:id="1617"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618" w:author="zhang alex" w:date="2019-07-28T20:22:00Z">
            <w:rPr>
              <w:rFonts w:ascii="Consolas" w:eastAsia="宋体" w:hAnsi="Consolas" w:cs="宋体"/>
              <w:color w:val="DD1144"/>
              <w:kern w:val="0"/>
              <w:sz w:val="24"/>
              <w:szCs w:val="24"/>
            </w:rPr>
          </w:rPrChange>
        </w:rPr>
        <w:t>"1"</w:t>
      </w:r>
      <w:r w:rsidRPr="00DC0C1E">
        <w:rPr>
          <w:rFonts w:ascii="Consolas" w:eastAsia="宋体" w:hAnsi="Consolas" w:cs="宋体"/>
          <w:color w:val="34302D"/>
          <w:kern w:val="0"/>
          <w:sz w:val="18"/>
          <w:szCs w:val="18"/>
          <w:rPrChange w:id="1619"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620" w:author="zhang alex" w:date="2019-07-28T20:22:00Z">
            <w:rPr>
              <w:rFonts w:ascii="Consolas" w:eastAsia="宋体" w:hAnsi="Consolas" w:cs="宋体"/>
              <w:color w:val="000080"/>
              <w:kern w:val="0"/>
              <w:sz w:val="24"/>
              <w:szCs w:val="24"/>
            </w:rPr>
          </w:rPrChange>
        </w:rPr>
        <w:t>value</w:t>
      </w:r>
      <w:r w:rsidRPr="00DC0C1E">
        <w:rPr>
          <w:rFonts w:ascii="Consolas" w:eastAsia="宋体" w:hAnsi="Consolas" w:cs="宋体"/>
          <w:color w:val="34302D"/>
          <w:kern w:val="0"/>
          <w:sz w:val="18"/>
          <w:szCs w:val="18"/>
          <w:rPrChange w:id="1621"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622" w:author="zhang alex" w:date="2019-07-28T20:22:00Z">
            <w:rPr>
              <w:rFonts w:ascii="Consolas" w:eastAsia="宋体" w:hAnsi="Consolas" w:cs="宋体"/>
              <w:color w:val="DD1144"/>
              <w:kern w:val="0"/>
              <w:sz w:val="24"/>
              <w:szCs w:val="24"/>
            </w:rPr>
          </w:rPrChange>
        </w:rPr>
        <w:t>"42"</w:t>
      </w:r>
      <w:r w:rsidRPr="00DC0C1E">
        <w:rPr>
          <w:rFonts w:ascii="Consolas" w:eastAsia="宋体" w:hAnsi="Consolas" w:cs="宋体"/>
          <w:color w:val="008080"/>
          <w:kern w:val="0"/>
          <w:sz w:val="18"/>
          <w:szCs w:val="18"/>
          <w:rPrChange w:id="1623" w:author="zhang alex" w:date="2019-07-28T20:22:00Z">
            <w:rPr>
              <w:rFonts w:ascii="Consolas" w:eastAsia="宋体" w:hAnsi="Consolas" w:cs="宋体"/>
              <w:color w:val="008080"/>
              <w:kern w:val="0"/>
              <w:sz w:val="24"/>
              <w:szCs w:val="24"/>
            </w:rPr>
          </w:rPrChange>
        </w:rPr>
        <w:t>/&gt;</w:t>
      </w:r>
    </w:p>
    <w:p w:rsidR="00BA0D5D" w:rsidRPr="00DC0C1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24" w:author="zhang alex" w:date="2019-07-28T20:22:00Z">
            <w:rPr>
              <w:rFonts w:ascii="Consolas" w:eastAsia="宋体" w:hAnsi="Consolas" w:cs="宋体"/>
              <w:color w:val="34302D"/>
              <w:kern w:val="0"/>
              <w:sz w:val="24"/>
              <w:szCs w:val="24"/>
            </w:rPr>
          </w:rPrChange>
        </w:rPr>
      </w:pPr>
      <w:r w:rsidRPr="00DC0C1E">
        <w:rPr>
          <w:rFonts w:ascii="Consolas" w:eastAsia="宋体" w:hAnsi="Consolas" w:cs="宋体"/>
          <w:color w:val="008080"/>
          <w:kern w:val="0"/>
          <w:sz w:val="18"/>
          <w:szCs w:val="18"/>
          <w:rPrChange w:id="1625" w:author="zhang alex" w:date="2019-07-28T20:22:00Z">
            <w:rPr>
              <w:rFonts w:ascii="Consolas" w:eastAsia="宋体" w:hAnsi="Consolas" w:cs="宋体"/>
              <w:color w:val="008080"/>
              <w:kern w:val="0"/>
              <w:sz w:val="24"/>
              <w:szCs w:val="24"/>
            </w:rPr>
          </w:rPrChange>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resolving the ambiguity of multiple simple values, specifying an index resolves ambiguity where a constructor has two arguments of the same type.</w:t>
      </w:r>
    </w:p>
    <w:p w:rsidR="009A3E7F" w:rsidRPr="00BA0D5D" w:rsidRDefault="009A3E7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除了解决多个简单值的歧义之外，指定索引还可以解决构造函数具有相同类型的两个参数的歧义。</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3135"/>
      </w:tblGrid>
      <w:tr w:rsidR="00BA0D5D" w:rsidRPr="00BA0D5D" w:rsidTr="009A3E7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index is 0-based.</w:t>
            </w:r>
          </w:p>
          <w:p w:rsidR="005C0455" w:rsidRPr="00BA0D5D" w:rsidRDefault="00092925" w:rsidP="00BA0D5D">
            <w:pPr>
              <w:widowControl/>
              <w:jc w:val="left"/>
              <w:rPr>
                <w:rFonts w:ascii="宋体" w:eastAsia="宋体" w:hAnsi="宋体" w:cs="宋体"/>
                <w:kern w:val="0"/>
                <w:sz w:val="24"/>
                <w:szCs w:val="24"/>
              </w:rPr>
            </w:pPr>
            <w:r>
              <w:rPr>
                <w:rFonts w:ascii="Arial" w:hAnsi="Arial" w:cs="Arial" w:hint="eastAsia"/>
                <w:shd w:val="clear" w:color="auto" w:fill="EBF1E7"/>
              </w:rPr>
              <w:t>index</w:t>
            </w:r>
            <w:r w:rsidR="005C0455">
              <w:rPr>
                <w:rFonts w:ascii="Arial" w:hAnsi="Arial" w:cs="Arial"/>
                <w:shd w:val="clear" w:color="auto" w:fill="EBF1E7"/>
              </w:rPr>
              <w:t>从</w:t>
            </w:r>
            <w:r w:rsidR="005C0455">
              <w:rPr>
                <w:rFonts w:ascii="Arial" w:hAnsi="Arial" w:cs="Arial"/>
                <w:shd w:val="clear" w:color="auto" w:fill="EBF1E7"/>
              </w:rPr>
              <w:t>0</w:t>
            </w:r>
            <w:r w:rsidR="005C0455">
              <w:rPr>
                <w:rFonts w:ascii="Arial" w:hAnsi="Arial" w:cs="Arial"/>
                <w:shd w:val="clear" w:color="auto" w:fill="EBF1E7"/>
              </w:rPr>
              <w:t>开始。</w:t>
            </w:r>
          </w:p>
        </w:tc>
      </w:tr>
    </w:tbl>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Constructor argument name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the constructor parameter name for value disambiguation, as the following example shows:</w:t>
      </w:r>
    </w:p>
    <w:p w:rsidR="004776CF" w:rsidRPr="004776CF" w:rsidRDefault="004776CF" w:rsidP="004776CF">
      <w:pPr>
        <w:widowControl/>
        <w:shd w:val="clear" w:color="auto" w:fill="FFFFFF"/>
        <w:jc w:val="left"/>
        <w:rPr>
          <w:rFonts w:ascii="Arial" w:eastAsia="宋体" w:hAnsi="Arial" w:cs="Arial"/>
          <w:i/>
          <w:iCs/>
          <w:color w:val="0B0A0A"/>
          <w:kern w:val="0"/>
          <w:sz w:val="24"/>
          <w:szCs w:val="24"/>
        </w:rPr>
      </w:pPr>
      <w:r w:rsidRPr="004776CF">
        <w:rPr>
          <w:rFonts w:ascii="Arial" w:eastAsia="宋体" w:hAnsi="Arial" w:cs="Arial"/>
          <w:i/>
          <w:iCs/>
          <w:color w:val="0B0A0A"/>
          <w:kern w:val="0"/>
          <w:sz w:val="24"/>
          <w:szCs w:val="24"/>
        </w:rPr>
        <w:t>构造函数参数名称</w:t>
      </w:r>
    </w:p>
    <w:p w:rsidR="004776CF" w:rsidRPr="004776CF" w:rsidRDefault="004776CF" w:rsidP="00BA0D5D">
      <w:pPr>
        <w:widowControl/>
        <w:shd w:val="clear" w:color="auto" w:fill="FFFFFF"/>
        <w:spacing w:after="300"/>
        <w:jc w:val="left"/>
        <w:rPr>
          <w:rFonts w:ascii="inherit" w:eastAsia="宋体" w:hAnsi="inherit" w:cs="Arial" w:hint="eastAsia"/>
          <w:color w:val="34302D"/>
          <w:kern w:val="0"/>
          <w:sz w:val="24"/>
          <w:szCs w:val="24"/>
        </w:rPr>
      </w:pPr>
      <w:r w:rsidRPr="004776CF">
        <w:rPr>
          <w:rFonts w:ascii="inherit" w:eastAsia="宋体" w:hAnsi="inherit" w:cs="Arial"/>
          <w:color w:val="34302D"/>
          <w:kern w:val="0"/>
          <w:sz w:val="24"/>
          <w:szCs w:val="24"/>
        </w:rPr>
        <w:t>您还可以使用构造函数参数名称进行值消歧，如以下示例所示：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"years"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"7500000"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"ultimateAnswer"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"42"</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Keep in mind that, to make this work out of the box, your code must be compiled with the debug flag enabled so that Spring can look up the parameter name from the constructor. If you cannot or do not want to compile your code with the debug flag, you can use the </w:t>
      </w:r>
      <w:hyperlink r:id="rId77" w:history="1">
        <w:r w:rsidRPr="00BA0D5D">
          <w:rPr>
            <w:rFonts w:ascii="inherit" w:eastAsia="宋体" w:hAnsi="inherit" w:cs="Arial"/>
            <w:color w:val="548E2E"/>
            <w:kern w:val="0"/>
            <w:sz w:val="24"/>
            <w:szCs w:val="24"/>
            <w:u w:val="single"/>
          </w:rPr>
          <w:t>@ConstructorProperties</w:t>
        </w:r>
      </w:hyperlink>
      <w:r w:rsidRPr="00BA0D5D">
        <w:rPr>
          <w:rFonts w:ascii="inherit" w:eastAsia="宋体" w:hAnsi="inherit" w:cs="Arial"/>
          <w:color w:val="34302D"/>
          <w:kern w:val="0"/>
          <w:sz w:val="24"/>
          <w:szCs w:val="24"/>
        </w:rPr>
        <w:t> JDK annotation to explicitly name your constructor arguments. The sample class would then have to look as follows:</w:t>
      </w:r>
    </w:p>
    <w:p w:rsidR="004776CF" w:rsidRPr="00BA0D5D" w:rsidRDefault="004776C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请记住，为了使这项工作开箱即用，必须在启用调试标志的情况下编译代码，以便</w:t>
      </w:r>
      <w:r>
        <w:rPr>
          <w:rFonts w:ascii="Arial" w:hAnsi="Arial" w:cs="Arial"/>
          <w:color w:val="34302D"/>
          <w:shd w:val="clear" w:color="auto" w:fill="FFFFFF"/>
        </w:rPr>
        <w:t>Spring</w:t>
      </w:r>
      <w:r>
        <w:rPr>
          <w:rFonts w:ascii="Arial" w:hAnsi="Arial" w:cs="Arial"/>
          <w:color w:val="34302D"/>
          <w:shd w:val="clear" w:color="auto" w:fill="FFFFFF"/>
        </w:rPr>
        <w:t>可以从构造函数中查找参数名称。如果您不能或不想使用</w:t>
      </w:r>
      <w:r>
        <w:rPr>
          <w:rFonts w:ascii="Arial" w:hAnsi="Arial" w:cs="Arial"/>
          <w:color w:val="34302D"/>
          <w:shd w:val="clear" w:color="auto" w:fill="FFFFFF"/>
        </w:rPr>
        <w:t>debug</w:t>
      </w:r>
      <w:r>
        <w:rPr>
          <w:rFonts w:ascii="Arial" w:hAnsi="Arial" w:cs="Arial"/>
          <w:color w:val="34302D"/>
          <w:shd w:val="clear" w:color="auto" w:fill="FFFFFF"/>
        </w:rPr>
        <w:t>标志编译代码，则可以使用</w:t>
      </w:r>
      <w:r>
        <w:rPr>
          <w:rFonts w:ascii="Arial" w:hAnsi="Arial" w:cs="Arial"/>
          <w:color w:val="34302D"/>
          <w:shd w:val="clear" w:color="auto" w:fill="FFFFFF"/>
        </w:rPr>
        <w:t> </w:t>
      </w:r>
      <w:hyperlink r:id="rId78" w:history="1">
        <w:r>
          <w:rPr>
            <w:rStyle w:val="a4"/>
            <w:rFonts w:ascii="Arial" w:hAnsi="Arial" w:cs="Arial"/>
            <w:color w:val="548E2E"/>
            <w:shd w:val="clear" w:color="auto" w:fill="FFFFFF"/>
          </w:rPr>
          <w:t>@ConstructorProperties</w:t>
        </w:r>
      </w:hyperlink>
      <w:r>
        <w:rPr>
          <w:rFonts w:ascii="Arial" w:hAnsi="Arial" w:cs="Arial"/>
          <w:color w:val="34302D"/>
          <w:shd w:val="clear" w:color="auto" w:fill="FFFFFF"/>
        </w:rPr>
        <w:t> JDK</w:t>
      </w:r>
      <w:r>
        <w:rPr>
          <w:rFonts w:ascii="Arial" w:hAnsi="Arial" w:cs="Arial"/>
          <w:color w:val="34302D"/>
          <w:shd w:val="clear" w:color="auto" w:fill="FFFFFF"/>
        </w:rPr>
        <w:t>批注显式命名构造函数参数。然后，示例类必须如下所示：</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26"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b/>
          <w:bCs/>
          <w:color w:val="000000"/>
          <w:kern w:val="0"/>
          <w:sz w:val="18"/>
          <w:szCs w:val="18"/>
          <w:rPrChange w:id="1627" w:author="zhang alex" w:date="2019-07-28T21:16:00Z">
            <w:rPr>
              <w:rFonts w:ascii="Consolas" w:eastAsia="宋体" w:hAnsi="Consolas" w:cs="宋体"/>
              <w:b/>
              <w:bCs/>
              <w:color w:val="000000"/>
              <w:kern w:val="0"/>
              <w:sz w:val="24"/>
              <w:szCs w:val="24"/>
            </w:rPr>
          </w:rPrChange>
        </w:rPr>
        <w:t>package</w:t>
      </w:r>
      <w:r w:rsidRPr="00BF21C4">
        <w:rPr>
          <w:rFonts w:ascii="Consolas" w:eastAsia="宋体" w:hAnsi="Consolas" w:cs="宋体"/>
          <w:color w:val="34302D"/>
          <w:kern w:val="0"/>
          <w:sz w:val="18"/>
          <w:szCs w:val="18"/>
          <w:rPrChange w:id="1628" w:author="zhang alex" w:date="2019-07-28T21:16:00Z">
            <w:rPr>
              <w:rFonts w:ascii="Consolas" w:eastAsia="宋体" w:hAnsi="Consolas" w:cs="宋体"/>
              <w:color w:val="34302D"/>
              <w:kern w:val="0"/>
              <w:sz w:val="24"/>
              <w:szCs w:val="24"/>
            </w:rPr>
          </w:rPrChange>
        </w:rPr>
        <w:t xml:space="preserve"> examples;</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29" w:author="zhang alex" w:date="2019-07-28T21:16:00Z">
            <w:rPr>
              <w:rFonts w:ascii="Consolas" w:eastAsia="宋体" w:hAnsi="Consolas" w:cs="宋体"/>
              <w:color w:val="34302D"/>
              <w:kern w:val="0"/>
              <w:sz w:val="24"/>
              <w:szCs w:val="24"/>
            </w:rPr>
          </w:rPrChange>
        </w:rPr>
      </w:pP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30"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b/>
          <w:bCs/>
          <w:color w:val="34302D"/>
          <w:kern w:val="0"/>
          <w:sz w:val="18"/>
          <w:szCs w:val="18"/>
          <w:rPrChange w:id="1631" w:author="zhang alex" w:date="2019-07-28T21:16:00Z">
            <w:rPr>
              <w:rFonts w:ascii="Consolas" w:eastAsia="宋体" w:hAnsi="Consolas" w:cs="宋体"/>
              <w:b/>
              <w:bCs/>
              <w:color w:val="34302D"/>
              <w:kern w:val="0"/>
              <w:sz w:val="24"/>
              <w:szCs w:val="24"/>
            </w:rPr>
          </w:rPrChange>
        </w:rPr>
        <w:t>public</w:t>
      </w:r>
      <w:r w:rsidRPr="00BF21C4">
        <w:rPr>
          <w:rFonts w:ascii="Consolas" w:eastAsia="宋体" w:hAnsi="Consolas" w:cs="宋体"/>
          <w:color w:val="34302D"/>
          <w:kern w:val="0"/>
          <w:sz w:val="18"/>
          <w:szCs w:val="18"/>
          <w:rPrChange w:id="1632"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b/>
          <w:bCs/>
          <w:color w:val="34302D"/>
          <w:kern w:val="0"/>
          <w:sz w:val="18"/>
          <w:szCs w:val="18"/>
          <w:rPrChange w:id="1633" w:author="zhang alex" w:date="2019-07-28T21:16:00Z">
            <w:rPr>
              <w:rFonts w:ascii="Consolas" w:eastAsia="宋体" w:hAnsi="Consolas" w:cs="宋体"/>
              <w:b/>
              <w:bCs/>
              <w:color w:val="34302D"/>
              <w:kern w:val="0"/>
              <w:sz w:val="24"/>
              <w:szCs w:val="24"/>
            </w:rPr>
          </w:rPrChange>
        </w:rPr>
        <w:t>class</w:t>
      </w:r>
      <w:r w:rsidRPr="00BF21C4">
        <w:rPr>
          <w:rFonts w:ascii="Consolas" w:eastAsia="宋体" w:hAnsi="Consolas" w:cs="宋体"/>
          <w:color w:val="34302D"/>
          <w:kern w:val="0"/>
          <w:sz w:val="18"/>
          <w:szCs w:val="18"/>
          <w:rPrChange w:id="1634"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b/>
          <w:bCs/>
          <w:color w:val="445588"/>
          <w:kern w:val="0"/>
          <w:sz w:val="18"/>
          <w:szCs w:val="18"/>
          <w:rPrChange w:id="1635" w:author="zhang alex" w:date="2019-07-28T21:16:00Z">
            <w:rPr>
              <w:rFonts w:ascii="Consolas" w:eastAsia="宋体" w:hAnsi="Consolas" w:cs="宋体"/>
              <w:b/>
              <w:bCs/>
              <w:color w:val="445588"/>
              <w:kern w:val="0"/>
              <w:sz w:val="24"/>
              <w:szCs w:val="24"/>
            </w:rPr>
          </w:rPrChange>
        </w:rPr>
        <w:t>ExampleBean</w:t>
      </w:r>
      <w:r w:rsidRPr="00BF21C4">
        <w:rPr>
          <w:rFonts w:ascii="Consolas" w:eastAsia="宋体" w:hAnsi="Consolas" w:cs="宋体"/>
          <w:color w:val="34302D"/>
          <w:kern w:val="0"/>
          <w:sz w:val="18"/>
          <w:szCs w:val="18"/>
          <w:rPrChange w:id="1636" w:author="zhang alex" w:date="2019-07-28T21:16:00Z">
            <w:rPr>
              <w:rFonts w:ascii="Consolas" w:eastAsia="宋体" w:hAnsi="Consolas" w:cs="宋体"/>
              <w:color w:val="34302D"/>
              <w:kern w:val="0"/>
              <w:sz w:val="24"/>
              <w:szCs w:val="24"/>
            </w:rPr>
          </w:rPrChange>
        </w:rPr>
        <w:t xml:space="preserve"> {</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37" w:author="zhang alex" w:date="2019-07-28T21:16:00Z">
            <w:rPr>
              <w:rFonts w:ascii="Consolas" w:eastAsia="宋体" w:hAnsi="Consolas" w:cs="宋体"/>
              <w:color w:val="34302D"/>
              <w:kern w:val="0"/>
              <w:sz w:val="24"/>
              <w:szCs w:val="24"/>
            </w:rPr>
          </w:rPrChange>
        </w:rPr>
      </w:pP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38"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639"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i/>
          <w:iCs/>
          <w:color w:val="999988"/>
          <w:kern w:val="0"/>
          <w:sz w:val="18"/>
          <w:szCs w:val="18"/>
          <w:rPrChange w:id="1640" w:author="zhang alex" w:date="2019-07-28T21:16:00Z">
            <w:rPr>
              <w:rFonts w:ascii="Consolas" w:eastAsia="宋体" w:hAnsi="Consolas" w:cs="宋体"/>
              <w:i/>
              <w:iCs/>
              <w:color w:val="999988"/>
              <w:kern w:val="0"/>
              <w:sz w:val="24"/>
              <w:szCs w:val="24"/>
            </w:rPr>
          </w:rPrChange>
        </w:rPr>
        <w:t>// Fields omitted</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41" w:author="zhang alex" w:date="2019-07-28T21:16:00Z">
            <w:rPr>
              <w:rFonts w:ascii="Consolas" w:eastAsia="宋体" w:hAnsi="Consolas" w:cs="宋体"/>
              <w:color w:val="34302D"/>
              <w:kern w:val="0"/>
              <w:sz w:val="24"/>
              <w:szCs w:val="24"/>
            </w:rPr>
          </w:rPrChange>
        </w:rPr>
      </w:pP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42"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643"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color w:val="000077"/>
          <w:kern w:val="0"/>
          <w:sz w:val="18"/>
          <w:szCs w:val="18"/>
          <w:rPrChange w:id="1644" w:author="zhang alex" w:date="2019-07-28T21:16:00Z">
            <w:rPr>
              <w:rFonts w:ascii="Consolas" w:eastAsia="宋体" w:hAnsi="Consolas" w:cs="宋体"/>
              <w:color w:val="000077"/>
              <w:kern w:val="0"/>
              <w:sz w:val="24"/>
              <w:szCs w:val="24"/>
            </w:rPr>
          </w:rPrChange>
        </w:rPr>
        <w:t>@ConstructorProperties</w:t>
      </w:r>
      <w:r w:rsidRPr="00BF21C4">
        <w:rPr>
          <w:rFonts w:ascii="Consolas" w:eastAsia="宋体" w:hAnsi="Consolas" w:cs="宋体"/>
          <w:color w:val="34302D"/>
          <w:kern w:val="0"/>
          <w:sz w:val="18"/>
          <w:szCs w:val="18"/>
          <w:rPrChange w:id="1645" w:author="zhang alex" w:date="2019-07-28T21:16:00Z">
            <w:rPr>
              <w:rFonts w:ascii="Consolas" w:eastAsia="宋体" w:hAnsi="Consolas" w:cs="宋体"/>
              <w:color w:val="34302D"/>
              <w:kern w:val="0"/>
              <w:sz w:val="24"/>
              <w:szCs w:val="24"/>
            </w:rPr>
          </w:rPrChange>
        </w:rPr>
        <w:t>({</w:t>
      </w:r>
      <w:r w:rsidRPr="00BF21C4">
        <w:rPr>
          <w:rFonts w:ascii="Consolas" w:eastAsia="宋体" w:hAnsi="Consolas" w:cs="宋体"/>
          <w:color w:val="DD1144"/>
          <w:kern w:val="0"/>
          <w:sz w:val="18"/>
          <w:szCs w:val="18"/>
          <w:rPrChange w:id="1646" w:author="zhang alex" w:date="2019-07-28T21:16:00Z">
            <w:rPr>
              <w:rFonts w:ascii="Consolas" w:eastAsia="宋体" w:hAnsi="Consolas" w:cs="宋体"/>
              <w:color w:val="DD1144"/>
              <w:kern w:val="0"/>
              <w:sz w:val="24"/>
              <w:szCs w:val="24"/>
            </w:rPr>
          </w:rPrChange>
        </w:rPr>
        <w:t>"years"</w:t>
      </w:r>
      <w:r w:rsidRPr="00BF21C4">
        <w:rPr>
          <w:rFonts w:ascii="Consolas" w:eastAsia="宋体" w:hAnsi="Consolas" w:cs="宋体"/>
          <w:color w:val="34302D"/>
          <w:kern w:val="0"/>
          <w:sz w:val="18"/>
          <w:szCs w:val="18"/>
          <w:rPrChange w:id="1647"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color w:val="DD1144"/>
          <w:kern w:val="0"/>
          <w:sz w:val="18"/>
          <w:szCs w:val="18"/>
          <w:rPrChange w:id="1648" w:author="zhang alex" w:date="2019-07-28T21:16:00Z">
            <w:rPr>
              <w:rFonts w:ascii="Consolas" w:eastAsia="宋体" w:hAnsi="Consolas" w:cs="宋体"/>
              <w:color w:val="DD1144"/>
              <w:kern w:val="0"/>
              <w:sz w:val="24"/>
              <w:szCs w:val="24"/>
            </w:rPr>
          </w:rPrChange>
        </w:rPr>
        <w:t>"ultimateAnswer"</w:t>
      </w:r>
      <w:r w:rsidRPr="00BF21C4">
        <w:rPr>
          <w:rFonts w:ascii="Consolas" w:eastAsia="宋体" w:hAnsi="Consolas" w:cs="宋体"/>
          <w:color w:val="34302D"/>
          <w:kern w:val="0"/>
          <w:sz w:val="18"/>
          <w:szCs w:val="18"/>
          <w:rPrChange w:id="1649" w:author="zhang alex" w:date="2019-07-28T21:16:00Z">
            <w:rPr>
              <w:rFonts w:ascii="Consolas" w:eastAsia="宋体" w:hAnsi="Consolas" w:cs="宋体"/>
              <w:color w:val="34302D"/>
              <w:kern w:val="0"/>
              <w:sz w:val="24"/>
              <w:szCs w:val="24"/>
            </w:rPr>
          </w:rPrChange>
        </w:rPr>
        <w:t>})</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50"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651"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b/>
          <w:bCs/>
          <w:color w:val="34302D"/>
          <w:kern w:val="0"/>
          <w:sz w:val="18"/>
          <w:szCs w:val="18"/>
          <w:rPrChange w:id="1652" w:author="zhang alex" w:date="2019-07-28T21:16:00Z">
            <w:rPr>
              <w:rFonts w:ascii="Consolas" w:eastAsia="宋体" w:hAnsi="Consolas" w:cs="宋体"/>
              <w:b/>
              <w:bCs/>
              <w:color w:val="34302D"/>
              <w:kern w:val="0"/>
              <w:sz w:val="24"/>
              <w:szCs w:val="24"/>
            </w:rPr>
          </w:rPrChange>
        </w:rPr>
        <w:t>public</w:t>
      </w:r>
      <w:r w:rsidRPr="00BF21C4">
        <w:rPr>
          <w:rFonts w:ascii="Consolas" w:eastAsia="宋体" w:hAnsi="Consolas" w:cs="宋体"/>
          <w:color w:val="34302D"/>
          <w:kern w:val="0"/>
          <w:sz w:val="18"/>
          <w:szCs w:val="18"/>
          <w:rPrChange w:id="1653" w:author="zhang alex" w:date="2019-07-28T21:16:00Z">
            <w:rPr>
              <w:rFonts w:ascii="Consolas" w:eastAsia="宋体" w:hAnsi="Consolas" w:cs="宋体"/>
              <w:color w:val="34302D"/>
              <w:kern w:val="0"/>
              <w:sz w:val="24"/>
              <w:szCs w:val="24"/>
            </w:rPr>
          </w:rPrChange>
        </w:rPr>
        <w:t xml:space="preserve"> ExampleBean(</w:t>
      </w:r>
      <w:r w:rsidRPr="00BF21C4">
        <w:rPr>
          <w:rFonts w:ascii="Consolas" w:eastAsia="宋体" w:hAnsi="Consolas" w:cs="宋体"/>
          <w:b/>
          <w:bCs/>
          <w:color w:val="34302D"/>
          <w:kern w:val="0"/>
          <w:sz w:val="18"/>
          <w:szCs w:val="18"/>
          <w:rPrChange w:id="1654" w:author="zhang alex" w:date="2019-07-28T21:16:00Z">
            <w:rPr>
              <w:rFonts w:ascii="Consolas" w:eastAsia="宋体" w:hAnsi="Consolas" w:cs="宋体"/>
              <w:b/>
              <w:bCs/>
              <w:color w:val="34302D"/>
              <w:kern w:val="0"/>
              <w:sz w:val="24"/>
              <w:szCs w:val="24"/>
            </w:rPr>
          </w:rPrChange>
        </w:rPr>
        <w:t>int</w:t>
      </w:r>
      <w:r w:rsidRPr="00BF21C4">
        <w:rPr>
          <w:rFonts w:ascii="Consolas" w:eastAsia="宋体" w:hAnsi="Consolas" w:cs="宋体"/>
          <w:color w:val="34302D"/>
          <w:kern w:val="0"/>
          <w:sz w:val="18"/>
          <w:szCs w:val="18"/>
          <w:rPrChange w:id="1655" w:author="zhang alex" w:date="2019-07-28T21:16:00Z">
            <w:rPr>
              <w:rFonts w:ascii="Consolas" w:eastAsia="宋体" w:hAnsi="Consolas" w:cs="宋体"/>
              <w:color w:val="34302D"/>
              <w:kern w:val="0"/>
              <w:sz w:val="24"/>
              <w:szCs w:val="24"/>
            </w:rPr>
          </w:rPrChange>
        </w:rPr>
        <w:t xml:space="preserve"> years, String ultimateAnswer) {</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56"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657"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color w:val="996633"/>
          <w:kern w:val="0"/>
          <w:sz w:val="18"/>
          <w:szCs w:val="18"/>
          <w:rPrChange w:id="1658" w:author="zhang alex" w:date="2019-07-28T21:16:00Z">
            <w:rPr>
              <w:rFonts w:ascii="Consolas" w:eastAsia="宋体" w:hAnsi="Consolas" w:cs="宋体"/>
              <w:color w:val="996633"/>
              <w:kern w:val="0"/>
              <w:sz w:val="24"/>
              <w:szCs w:val="24"/>
            </w:rPr>
          </w:rPrChange>
        </w:rPr>
        <w:t>this</w:t>
      </w:r>
      <w:r w:rsidRPr="00BF21C4">
        <w:rPr>
          <w:rFonts w:ascii="Consolas" w:eastAsia="宋体" w:hAnsi="Consolas" w:cs="宋体"/>
          <w:color w:val="34302D"/>
          <w:kern w:val="0"/>
          <w:sz w:val="18"/>
          <w:szCs w:val="18"/>
          <w:rPrChange w:id="1659" w:author="zhang alex" w:date="2019-07-28T21:16:00Z">
            <w:rPr>
              <w:rFonts w:ascii="Consolas" w:eastAsia="宋体" w:hAnsi="Consolas" w:cs="宋体"/>
              <w:color w:val="34302D"/>
              <w:kern w:val="0"/>
              <w:sz w:val="24"/>
              <w:szCs w:val="24"/>
            </w:rPr>
          </w:rPrChange>
        </w:rPr>
        <w:t>.years = years;</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60"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661"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color w:val="996633"/>
          <w:kern w:val="0"/>
          <w:sz w:val="18"/>
          <w:szCs w:val="18"/>
          <w:rPrChange w:id="1662" w:author="zhang alex" w:date="2019-07-28T21:16:00Z">
            <w:rPr>
              <w:rFonts w:ascii="Consolas" w:eastAsia="宋体" w:hAnsi="Consolas" w:cs="宋体"/>
              <w:color w:val="996633"/>
              <w:kern w:val="0"/>
              <w:sz w:val="24"/>
              <w:szCs w:val="24"/>
            </w:rPr>
          </w:rPrChange>
        </w:rPr>
        <w:t>this</w:t>
      </w:r>
      <w:r w:rsidRPr="00BF21C4">
        <w:rPr>
          <w:rFonts w:ascii="Consolas" w:eastAsia="宋体" w:hAnsi="Consolas" w:cs="宋体"/>
          <w:color w:val="34302D"/>
          <w:kern w:val="0"/>
          <w:sz w:val="18"/>
          <w:szCs w:val="18"/>
          <w:rPrChange w:id="1663" w:author="zhang alex" w:date="2019-07-28T21:16:00Z">
            <w:rPr>
              <w:rFonts w:ascii="Consolas" w:eastAsia="宋体" w:hAnsi="Consolas" w:cs="宋体"/>
              <w:color w:val="34302D"/>
              <w:kern w:val="0"/>
              <w:sz w:val="24"/>
              <w:szCs w:val="24"/>
            </w:rPr>
          </w:rPrChange>
        </w:rPr>
        <w:t>.ultimateAnswer = ultimateAnswer;</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64"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665" w:author="zhang alex" w:date="2019-07-28T21:16:00Z">
            <w:rPr>
              <w:rFonts w:ascii="Consolas" w:eastAsia="宋体" w:hAnsi="Consolas" w:cs="宋体"/>
              <w:color w:val="34302D"/>
              <w:kern w:val="0"/>
              <w:sz w:val="24"/>
              <w:szCs w:val="24"/>
            </w:rPr>
          </w:rPrChange>
        </w:rPr>
        <w:t xml:space="preserve">    }</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66"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667" w:author="zhang alex" w:date="2019-07-28T21:16:00Z">
            <w:rPr>
              <w:rFonts w:ascii="Consolas" w:eastAsia="宋体" w:hAnsi="Consolas" w:cs="宋体"/>
              <w:color w:val="34302D"/>
              <w:kern w:val="0"/>
              <w:sz w:val="24"/>
              <w:szCs w:val="24"/>
            </w:rPr>
          </w:rPrChange>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Setter-based Dependency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Setter-based DI is accomplished by the container calling setter methods on your beans after invoking a no-argument constructor or a no-argument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to instantiate your bean.</w:t>
      </w:r>
    </w:p>
    <w:p w:rsidR="00D563C8" w:rsidRPr="00BC3457" w:rsidRDefault="00D563C8" w:rsidP="00D563C8">
      <w:pPr>
        <w:pStyle w:val="a3"/>
        <w:shd w:val="clear" w:color="auto" w:fill="FFFFFF"/>
        <w:spacing w:before="0" w:beforeAutospacing="0" w:after="300" w:afterAutospacing="0"/>
        <w:rPr>
          <w:rFonts w:ascii="inherit" w:hAnsi="inherit" w:cs="Arial" w:hint="eastAsia"/>
          <w:color w:val="34302D"/>
        </w:rPr>
      </w:pPr>
      <w:r w:rsidRPr="00BC3457">
        <w:rPr>
          <w:rFonts w:ascii="inherit" w:hAnsi="inherit" w:cs="Arial"/>
          <w:color w:val="34302D"/>
        </w:rPr>
        <w:t>基于</w:t>
      </w:r>
      <w:r w:rsidRPr="00BC3457">
        <w:rPr>
          <w:rFonts w:ascii="inherit" w:hAnsi="inherit" w:cs="Arial"/>
          <w:color w:val="34302D"/>
        </w:rPr>
        <w:t>Setter</w:t>
      </w:r>
      <w:r w:rsidRPr="00BC3457">
        <w:rPr>
          <w:rFonts w:ascii="inherit" w:hAnsi="inherit" w:cs="Arial"/>
          <w:color w:val="34302D"/>
        </w:rPr>
        <w:t>的依赖注入</w:t>
      </w:r>
    </w:p>
    <w:p w:rsidR="00D563C8" w:rsidRPr="00BA0D5D" w:rsidRDefault="00D563C8" w:rsidP="00D563C8">
      <w:pPr>
        <w:widowControl/>
        <w:shd w:val="clear" w:color="auto" w:fill="FFFFFF"/>
        <w:spacing w:after="300"/>
        <w:jc w:val="left"/>
        <w:rPr>
          <w:rFonts w:ascii="inherit" w:eastAsia="宋体" w:hAnsi="inherit" w:cs="Arial" w:hint="eastAsia"/>
          <w:color w:val="34302D"/>
          <w:kern w:val="0"/>
          <w:sz w:val="24"/>
          <w:szCs w:val="24"/>
        </w:rPr>
      </w:pPr>
      <w:r>
        <w:rPr>
          <w:rFonts w:ascii="inherit" w:hAnsi="inherit" w:cs="Arial"/>
          <w:color w:val="34302D"/>
        </w:rPr>
        <w:t>在调用无参数构造函数或无参数</w:t>
      </w:r>
      <w:r>
        <w:rPr>
          <w:rStyle w:val="HTML"/>
          <w:rFonts w:ascii="Consolas" w:hAnsi="Consolas"/>
          <w:color w:val="34302D"/>
          <w:sz w:val="23"/>
          <w:szCs w:val="23"/>
          <w:shd w:val="clear" w:color="auto" w:fill="F7F7F8"/>
        </w:rPr>
        <w:t>static</w:t>
      </w:r>
      <w:r>
        <w:rPr>
          <w:rFonts w:ascii="inherit" w:hAnsi="inherit" w:cs="Arial"/>
          <w:color w:val="34302D"/>
        </w:rPr>
        <w:t>工厂方法来实例化</w:t>
      </w:r>
      <w:r>
        <w:rPr>
          <w:rFonts w:ascii="inherit" w:hAnsi="inherit" w:cs="Arial"/>
          <w:color w:val="34302D"/>
        </w:rPr>
        <w:t>bean</w:t>
      </w:r>
      <w:r>
        <w:rPr>
          <w:rFonts w:ascii="inherit" w:hAnsi="inherit" w:cs="Arial"/>
          <w:color w:val="34302D"/>
        </w:rPr>
        <w:t>之后，基于</w:t>
      </w:r>
      <w:r>
        <w:rPr>
          <w:rFonts w:ascii="inherit" w:hAnsi="inherit" w:cs="Arial"/>
          <w:color w:val="34302D"/>
        </w:rPr>
        <w:t>setter</w:t>
      </w:r>
      <w:r>
        <w:rPr>
          <w:rFonts w:ascii="inherit" w:hAnsi="inherit" w:cs="Arial"/>
          <w:color w:val="34302D"/>
        </w:rPr>
        <w:t>的</w:t>
      </w:r>
      <w:r>
        <w:rPr>
          <w:rFonts w:ascii="inherit" w:hAnsi="inherit" w:cs="Arial"/>
          <w:color w:val="34302D"/>
        </w:rPr>
        <w:t>DI</w:t>
      </w:r>
      <w:r>
        <w:rPr>
          <w:rFonts w:ascii="inherit" w:hAnsi="inherit" w:cs="Arial"/>
          <w:color w:val="34302D"/>
        </w:rPr>
        <w:t>由</w:t>
      </w:r>
      <w:r>
        <w:rPr>
          <w:rFonts w:ascii="inherit" w:hAnsi="inherit" w:cs="Arial"/>
          <w:color w:val="34302D"/>
        </w:rPr>
        <w:t>bean</w:t>
      </w:r>
      <w:r>
        <w:rPr>
          <w:rFonts w:ascii="inherit" w:hAnsi="inherit" w:cs="Arial"/>
          <w:color w:val="34302D"/>
        </w:rPr>
        <w:t>上的容器调用</w:t>
      </w:r>
      <w:r>
        <w:rPr>
          <w:rFonts w:ascii="inherit" w:hAnsi="inherit" w:cs="Arial"/>
          <w:color w:val="34302D"/>
        </w:rPr>
        <w:t>setter</w:t>
      </w:r>
      <w:r>
        <w:rPr>
          <w:rFonts w:ascii="inherit" w:hAnsi="inherit" w:cs="Arial"/>
          <w:color w:val="34302D"/>
        </w:rPr>
        <w:t>方法完成。</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class that can only be dependency-injected by using pure setter injection. This class is conventional Java. It is a POJO that has no dependencies on container specific interfaces, base classes, or annotations.</w:t>
      </w:r>
    </w:p>
    <w:p w:rsidR="00BC3457" w:rsidDel="0089444E" w:rsidRDefault="00BC3457">
      <w:pPr>
        <w:widowControl/>
        <w:shd w:val="clear" w:color="auto" w:fill="FFFFFF"/>
        <w:spacing w:after="300"/>
        <w:jc w:val="left"/>
        <w:rPr>
          <w:del w:id="1668" w:author="zhang alex" w:date="2019-07-28T21:26:00Z"/>
          <w:rFonts w:ascii="inherit" w:hAnsi="inherit" w:cs="Arial" w:hint="eastAsia"/>
          <w:color w:val="34302D"/>
        </w:rPr>
        <w:pPrChange w:id="1669" w:author="zhang alex" w:date="2019-07-28T21:26:00Z">
          <w:pPr>
            <w:pStyle w:val="a3"/>
            <w:shd w:val="clear" w:color="auto" w:fill="FFFFFF"/>
            <w:spacing w:before="0" w:beforeAutospacing="0" w:after="300" w:afterAutospacing="0"/>
          </w:pPr>
        </w:pPrChange>
      </w:pPr>
      <w:r>
        <w:rPr>
          <w:rFonts w:ascii="inherit" w:hAnsi="inherit" w:cs="Arial"/>
          <w:color w:val="34302D"/>
        </w:rPr>
        <w:t>以下示例显示了一个只能通过使用纯</w:t>
      </w:r>
      <w:r>
        <w:rPr>
          <w:rFonts w:ascii="inherit" w:hAnsi="inherit" w:cs="Arial"/>
          <w:color w:val="34302D"/>
        </w:rPr>
        <w:t>setter</w:t>
      </w:r>
      <w:r>
        <w:rPr>
          <w:rFonts w:ascii="inherit" w:hAnsi="inherit" w:cs="Arial"/>
          <w:color w:val="34302D"/>
        </w:rPr>
        <w:t>注入进行依赖注入的类。这个类是传统的</w:t>
      </w:r>
      <w:r>
        <w:rPr>
          <w:rFonts w:ascii="inherit" w:hAnsi="inherit" w:cs="Arial"/>
          <w:color w:val="34302D"/>
        </w:rPr>
        <w:t>Java</w:t>
      </w:r>
      <w:r>
        <w:rPr>
          <w:rFonts w:ascii="inherit" w:hAnsi="inherit" w:cs="Arial"/>
          <w:color w:val="34302D"/>
        </w:rPr>
        <w:t>。它是一个</w:t>
      </w:r>
      <w:r>
        <w:rPr>
          <w:rFonts w:ascii="inherit" w:hAnsi="inherit" w:cs="Arial"/>
          <w:color w:val="34302D"/>
        </w:rPr>
        <w:t>POJO</w:t>
      </w:r>
      <w:r>
        <w:rPr>
          <w:rFonts w:ascii="inherit" w:hAnsi="inherit" w:cs="Arial"/>
          <w:color w:val="34302D"/>
        </w:rPr>
        <w:t>，它不依赖于容器特定的接口，基类或注释。</w:t>
      </w:r>
    </w:p>
    <w:p w:rsidR="00BC3457" w:rsidRPr="00BC3457" w:rsidRDefault="00BC3457"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70"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b/>
          <w:bCs/>
          <w:color w:val="34302D"/>
          <w:kern w:val="0"/>
          <w:sz w:val="18"/>
          <w:szCs w:val="18"/>
          <w:rPrChange w:id="1671" w:author="zhang alex" w:date="2019-07-28T21:26:00Z">
            <w:rPr>
              <w:rFonts w:ascii="Consolas" w:eastAsia="宋体" w:hAnsi="Consolas" w:cs="宋体"/>
              <w:b/>
              <w:bCs/>
              <w:color w:val="34302D"/>
              <w:kern w:val="0"/>
              <w:sz w:val="24"/>
              <w:szCs w:val="24"/>
            </w:rPr>
          </w:rPrChange>
        </w:rPr>
        <w:t>public</w:t>
      </w:r>
      <w:r w:rsidRPr="0089444E">
        <w:rPr>
          <w:rFonts w:ascii="Consolas" w:eastAsia="宋体" w:hAnsi="Consolas" w:cs="宋体"/>
          <w:color w:val="34302D"/>
          <w:kern w:val="0"/>
          <w:sz w:val="18"/>
          <w:szCs w:val="18"/>
          <w:rPrChange w:id="1672"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b/>
          <w:bCs/>
          <w:color w:val="34302D"/>
          <w:kern w:val="0"/>
          <w:sz w:val="18"/>
          <w:szCs w:val="18"/>
          <w:rPrChange w:id="1673" w:author="zhang alex" w:date="2019-07-28T21:26:00Z">
            <w:rPr>
              <w:rFonts w:ascii="Consolas" w:eastAsia="宋体" w:hAnsi="Consolas" w:cs="宋体"/>
              <w:b/>
              <w:bCs/>
              <w:color w:val="34302D"/>
              <w:kern w:val="0"/>
              <w:sz w:val="24"/>
              <w:szCs w:val="24"/>
            </w:rPr>
          </w:rPrChange>
        </w:rPr>
        <w:t>class</w:t>
      </w:r>
      <w:r w:rsidRPr="0089444E">
        <w:rPr>
          <w:rFonts w:ascii="Consolas" w:eastAsia="宋体" w:hAnsi="Consolas" w:cs="宋体"/>
          <w:color w:val="34302D"/>
          <w:kern w:val="0"/>
          <w:sz w:val="18"/>
          <w:szCs w:val="18"/>
          <w:rPrChange w:id="1674"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b/>
          <w:bCs/>
          <w:color w:val="445588"/>
          <w:kern w:val="0"/>
          <w:sz w:val="18"/>
          <w:szCs w:val="18"/>
          <w:rPrChange w:id="1675" w:author="zhang alex" w:date="2019-07-28T21:26:00Z">
            <w:rPr>
              <w:rFonts w:ascii="Consolas" w:eastAsia="宋体" w:hAnsi="Consolas" w:cs="宋体"/>
              <w:b/>
              <w:bCs/>
              <w:color w:val="445588"/>
              <w:kern w:val="0"/>
              <w:sz w:val="24"/>
              <w:szCs w:val="24"/>
            </w:rPr>
          </w:rPrChange>
        </w:rPr>
        <w:t>SimpleMovieLister</w:t>
      </w:r>
      <w:r w:rsidRPr="0089444E">
        <w:rPr>
          <w:rFonts w:ascii="Consolas" w:eastAsia="宋体" w:hAnsi="Consolas" w:cs="宋体"/>
          <w:color w:val="34302D"/>
          <w:kern w:val="0"/>
          <w:sz w:val="18"/>
          <w:szCs w:val="18"/>
          <w:rPrChange w:id="1676" w:author="zhang alex" w:date="2019-07-28T21:26:00Z">
            <w:rPr>
              <w:rFonts w:ascii="Consolas" w:eastAsia="宋体" w:hAnsi="Consolas" w:cs="宋体"/>
              <w:color w:val="34302D"/>
              <w:kern w:val="0"/>
              <w:sz w:val="24"/>
              <w:szCs w:val="24"/>
            </w:rPr>
          </w:rPrChange>
        </w:rPr>
        <w:t xml:space="preserve"> {</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77" w:author="zhang alex" w:date="2019-07-28T21:26:00Z">
            <w:rPr>
              <w:rFonts w:ascii="Consolas" w:eastAsia="宋体" w:hAnsi="Consolas" w:cs="宋体"/>
              <w:color w:val="34302D"/>
              <w:kern w:val="0"/>
              <w:sz w:val="24"/>
              <w:szCs w:val="24"/>
            </w:rPr>
          </w:rPrChange>
        </w:rPr>
      </w:pP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78"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679" w:author="zhang alex" w:date="2019-07-28T21:26:00Z">
            <w:rPr>
              <w:rFonts w:ascii="Consolas" w:eastAsia="宋体" w:hAnsi="Consolas" w:cs="宋体"/>
              <w:color w:val="34302D"/>
              <w:kern w:val="0"/>
              <w:sz w:val="24"/>
              <w:szCs w:val="24"/>
            </w:rPr>
          </w:rPrChange>
        </w:rPr>
        <w:lastRenderedPageBreak/>
        <w:t xml:space="preserve">    </w:t>
      </w:r>
      <w:r w:rsidRPr="0089444E">
        <w:rPr>
          <w:rFonts w:ascii="Consolas" w:eastAsia="宋体" w:hAnsi="Consolas" w:cs="宋体"/>
          <w:i/>
          <w:iCs/>
          <w:color w:val="999988"/>
          <w:kern w:val="0"/>
          <w:sz w:val="18"/>
          <w:szCs w:val="18"/>
          <w:rPrChange w:id="1680" w:author="zhang alex" w:date="2019-07-28T21:26:00Z">
            <w:rPr>
              <w:rFonts w:ascii="Consolas" w:eastAsia="宋体" w:hAnsi="Consolas" w:cs="宋体"/>
              <w:i/>
              <w:iCs/>
              <w:color w:val="999988"/>
              <w:kern w:val="0"/>
              <w:sz w:val="24"/>
              <w:szCs w:val="24"/>
            </w:rPr>
          </w:rPrChange>
        </w:rPr>
        <w:t>// the SimpleMovieLister has a dependency on the MovieFinder</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81"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682"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b/>
          <w:bCs/>
          <w:color w:val="34302D"/>
          <w:kern w:val="0"/>
          <w:sz w:val="18"/>
          <w:szCs w:val="18"/>
          <w:rPrChange w:id="1683" w:author="zhang alex" w:date="2019-07-28T21:26:00Z">
            <w:rPr>
              <w:rFonts w:ascii="Consolas" w:eastAsia="宋体" w:hAnsi="Consolas" w:cs="宋体"/>
              <w:b/>
              <w:bCs/>
              <w:color w:val="34302D"/>
              <w:kern w:val="0"/>
              <w:sz w:val="24"/>
              <w:szCs w:val="24"/>
            </w:rPr>
          </w:rPrChange>
        </w:rPr>
        <w:t>private</w:t>
      </w:r>
      <w:r w:rsidRPr="0089444E">
        <w:rPr>
          <w:rFonts w:ascii="Consolas" w:eastAsia="宋体" w:hAnsi="Consolas" w:cs="宋体"/>
          <w:color w:val="34302D"/>
          <w:kern w:val="0"/>
          <w:sz w:val="18"/>
          <w:szCs w:val="18"/>
          <w:rPrChange w:id="1684" w:author="zhang alex" w:date="2019-07-28T21:26:00Z">
            <w:rPr>
              <w:rFonts w:ascii="Consolas" w:eastAsia="宋体" w:hAnsi="Consolas" w:cs="宋体"/>
              <w:color w:val="34302D"/>
              <w:kern w:val="0"/>
              <w:sz w:val="24"/>
              <w:szCs w:val="24"/>
            </w:rPr>
          </w:rPrChange>
        </w:rPr>
        <w:t xml:space="preserve"> MovieFinder movieFinder;</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85" w:author="zhang alex" w:date="2019-07-28T21:26:00Z">
            <w:rPr>
              <w:rFonts w:ascii="Consolas" w:eastAsia="宋体" w:hAnsi="Consolas" w:cs="宋体"/>
              <w:color w:val="34302D"/>
              <w:kern w:val="0"/>
              <w:sz w:val="24"/>
              <w:szCs w:val="24"/>
            </w:rPr>
          </w:rPrChange>
        </w:rPr>
      </w:pP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86"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687"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i/>
          <w:iCs/>
          <w:color w:val="999988"/>
          <w:kern w:val="0"/>
          <w:sz w:val="18"/>
          <w:szCs w:val="18"/>
          <w:rPrChange w:id="1688" w:author="zhang alex" w:date="2019-07-28T21:26:00Z">
            <w:rPr>
              <w:rFonts w:ascii="Consolas" w:eastAsia="宋体" w:hAnsi="Consolas" w:cs="宋体"/>
              <w:i/>
              <w:iCs/>
              <w:color w:val="999988"/>
              <w:kern w:val="0"/>
              <w:sz w:val="24"/>
              <w:szCs w:val="24"/>
            </w:rPr>
          </w:rPrChange>
        </w:rPr>
        <w:t>// a setter method so that the Spring container can inject a MovieFinder</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89"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690"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b/>
          <w:bCs/>
          <w:color w:val="34302D"/>
          <w:kern w:val="0"/>
          <w:sz w:val="18"/>
          <w:szCs w:val="18"/>
          <w:rPrChange w:id="1691" w:author="zhang alex" w:date="2019-07-28T21:26:00Z">
            <w:rPr>
              <w:rFonts w:ascii="Consolas" w:eastAsia="宋体" w:hAnsi="Consolas" w:cs="宋体"/>
              <w:b/>
              <w:bCs/>
              <w:color w:val="34302D"/>
              <w:kern w:val="0"/>
              <w:sz w:val="24"/>
              <w:szCs w:val="24"/>
            </w:rPr>
          </w:rPrChange>
        </w:rPr>
        <w:t>public</w:t>
      </w:r>
      <w:r w:rsidRPr="0089444E">
        <w:rPr>
          <w:rFonts w:ascii="Consolas" w:eastAsia="宋体" w:hAnsi="Consolas" w:cs="宋体"/>
          <w:color w:val="34302D"/>
          <w:kern w:val="0"/>
          <w:sz w:val="18"/>
          <w:szCs w:val="18"/>
          <w:rPrChange w:id="1692"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b/>
          <w:bCs/>
          <w:color w:val="34302D"/>
          <w:kern w:val="0"/>
          <w:sz w:val="18"/>
          <w:szCs w:val="18"/>
          <w:rPrChange w:id="1693" w:author="zhang alex" w:date="2019-07-28T21:26:00Z">
            <w:rPr>
              <w:rFonts w:ascii="Consolas" w:eastAsia="宋体" w:hAnsi="Consolas" w:cs="宋体"/>
              <w:b/>
              <w:bCs/>
              <w:color w:val="34302D"/>
              <w:kern w:val="0"/>
              <w:sz w:val="24"/>
              <w:szCs w:val="24"/>
            </w:rPr>
          </w:rPrChange>
        </w:rPr>
        <w:t>void</w:t>
      </w:r>
      <w:r w:rsidRPr="0089444E">
        <w:rPr>
          <w:rFonts w:ascii="Consolas" w:eastAsia="宋体" w:hAnsi="Consolas" w:cs="宋体"/>
          <w:color w:val="34302D"/>
          <w:kern w:val="0"/>
          <w:sz w:val="18"/>
          <w:szCs w:val="18"/>
          <w:rPrChange w:id="1694" w:author="zhang alex" w:date="2019-07-28T21:26:00Z">
            <w:rPr>
              <w:rFonts w:ascii="Consolas" w:eastAsia="宋体" w:hAnsi="Consolas" w:cs="宋体"/>
              <w:color w:val="34302D"/>
              <w:kern w:val="0"/>
              <w:sz w:val="24"/>
              <w:szCs w:val="24"/>
            </w:rPr>
          </w:rPrChange>
        </w:rPr>
        <w:t xml:space="preserve"> setMovieFinder(MovieFinder movieFinder) {</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95"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696"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color w:val="996633"/>
          <w:kern w:val="0"/>
          <w:sz w:val="18"/>
          <w:szCs w:val="18"/>
          <w:rPrChange w:id="1697" w:author="zhang alex" w:date="2019-07-28T21:26:00Z">
            <w:rPr>
              <w:rFonts w:ascii="Consolas" w:eastAsia="宋体" w:hAnsi="Consolas" w:cs="宋体"/>
              <w:color w:val="996633"/>
              <w:kern w:val="0"/>
              <w:sz w:val="24"/>
              <w:szCs w:val="24"/>
            </w:rPr>
          </w:rPrChange>
        </w:rPr>
        <w:t>this</w:t>
      </w:r>
      <w:r w:rsidRPr="0089444E">
        <w:rPr>
          <w:rFonts w:ascii="Consolas" w:eastAsia="宋体" w:hAnsi="Consolas" w:cs="宋体"/>
          <w:color w:val="34302D"/>
          <w:kern w:val="0"/>
          <w:sz w:val="18"/>
          <w:szCs w:val="18"/>
          <w:rPrChange w:id="1698" w:author="zhang alex" w:date="2019-07-28T21:26:00Z">
            <w:rPr>
              <w:rFonts w:ascii="Consolas" w:eastAsia="宋体" w:hAnsi="Consolas" w:cs="宋体"/>
              <w:color w:val="34302D"/>
              <w:kern w:val="0"/>
              <w:sz w:val="24"/>
              <w:szCs w:val="24"/>
            </w:rPr>
          </w:rPrChange>
        </w:rPr>
        <w:t>.movieFinder = movieFinder;</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99"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700" w:author="zhang alex" w:date="2019-07-28T21:26:00Z">
            <w:rPr>
              <w:rFonts w:ascii="Consolas" w:eastAsia="宋体" w:hAnsi="Consolas" w:cs="宋体"/>
              <w:color w:val="34302D"/>
              <w:kern w:val="0"/>
              <w:sz w:val="24"/>
              <w:szCs w:val="24"/>
            </w:rPr>
          </w:rPrChange>
        </w:rPr>
        <w:t xml:space="preserve">    }</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01" w:author="zhang alex" w:date="2019-07-28T21:26:00Z">
            <w:rPr>
              <w:rFonts w:ascii="Consolas" w:eastAsia="宋体" w:hAnsi="Consolas" w:cs="宋体"/>
              <w:color w:val="34302D"/>
              <w:kern w:val="0"/>
              <w:sz w:val="24"/>
              <w:szCs w:val="24"/>
            </w:rPr>
          </w:rPrChange>
        </w:rPr>
      </w:pP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02"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703"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i/>
          <w:iCs/>
          <w:color w:val="999988"/>
          <w:kern w:val="0"/>
          <w:sz w:val="18"/>
          <w:szCs w:val="18"/>
          <w:rPrChange w:id="1704" w:author="zhang alex" w:date="2019-07-28T21:26:00Z">
            <w:rPr>
              <w:rFonts w:ascii="Consolas" w:eastAsia="宋体" w:hAnsi="Consolas" w:cs="宋体"/>
              <w:i/>
              <w:iCs/>
              <w:color w:val="999988"/>
              <w:kern w:val="0"/>
              <w:sz w:val="24"/>
              <w:szCs w:val="24"/>
            </w:rPr>
          </w:rPrChange>
        </w:rPr>
        <w:t>// business logic that actually uses the injected MovieFinder is omitted...</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05"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706" w:author="zhang alex" w:date="2019-07-28T21:26: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supports constructor-based and setter-based DI for the beans it manages. It also supports setter-based DI after some dependencies have already been injected through the constructor approach. You configure the dependencies in the form of a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which you use in conjunction with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instances to convert properties from one format to another. However, most Spring users do not work with these classes directly (that is, programmatically) but rather with XML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definitions, annotated components (that is, classes annotated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and so forth), or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in Java-based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These sources are then converted internally into instances of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and used to load an entire Spring IoC container instance.</w:t>
      </w:r>
    </w:p>
    <w:p w:rsidR="00075C37" w:rsidRPr="00BA0D5D" w:rsidRDefault="00075C37">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1707" w:author="zhang alex" w:date="2019-07-28T21:32:00Z">
          <w:pPr>
            <w:widowControl/>
            <w:shd w:val="clear" w:color="auto" w:fill="FFFFFF"/>
            <w:spacing w:after="300"/>
            <w:jc w:val="left"/>
          </w:pPr>
        </w:pPrChange>
      </w:pPr>
      <w:del w:id="1708" w:author="zhang alex" w:date="2019-07-28T21:28:00Z">
        <w:r w:rsidDel="0089444E">
          <w:rPr>
            <w:rFonts w:ascii="Arial" w:hAnsi="Arial" w:cs="Arial"/>
            <w:color w:val="34302D"/>
            <w:shd w:val="clear" w:color="auto" w:fill="FFFFFF"/>
          </w:rPr>
          <w:delText>它</w:delText>
        </w:r>
      </w:del>
      <w:r>
        <w:rPr>
          <w:rStyle w:val="HTML"/>
          <w:rFonts w:ascii="Consolas" w:hAnsi="Consolas"/>
          <w:sz w:val="23"/>
          <w:szCs w:val="23"/>
          <w:shd w:val="clear" w:color="auto" w:fill="F7F7F8"/>
        </w:rPr>
        <w:t>ApplicationContext</w:t>
      </w:r>
      <w:del w:id="1709" w:author="zhang alex" w:date="2019-07-28T21:29:00Z">
        <w:r w:rsidDel="0089444E">
          <w:rPr>
            <w:rFonts w:ascii="Arial" w:hAnsi="Arial" w:cs="Arial"/>
            <w:color w:val="34302D"/>
            <w:shd w:val="clear" w:color="auto" w:fill="FFFFFF"/>
          </w:rPr>
          <w:delText>支持它</w:delText>
        </w:r>
      </w:del>
      <w:r>
        <w:rPr>
          <w:rFonts w:ascii="Arial" w:hAnsi="Arial" w:cs="Arial"/>
          <w:color w:val="34302D"/>
          <w:shd w:val="clear" w:color="auto" w:fill="FFFFFF"/>
        </w:rPr>
        <w:t>管理的</w:t>
      </w:r>
      <w:r>
        <w:rPr>
          <w:rFonts w:ascii="Arial" w:hAnsi="Arial" w:cs="Arial"/>
          <w:color w:val="34302D"/>
          <w:shd w:val="clear" w:color="auto" w:fill="FFFFFF"/>
        </w:rPr>
        <w:t>bean</w:t>
      </w:r>
      <w:ins w:id="1710" w:author="zhang alex" w:date="2019-07-28T21:29:00Z">
        <w:r w:rsidR="0089444E">
          <w:rPr>
            <w:rFonts w:ascii="Arial" w:hAnsi="Arial" w:cs="Arial" w:hint="eastAsia"/>
            <w:color w:val="34302D"/>
            <w:shd w:val="clear" w:color="auto" w:fill="FFFFFF"/>
          </w:rPr>
          <w:t>支持</w:t>
        </w:r>
      </w:ins>
      <w:del w:id="1711" w:author="zhang alex" w:date="2019-07-28T21:29:00Z">
        <w:r w:rsidDel="0089444E">
          <w:rPr>
            <w:rFonts w:ascii="Arial" w:hAnsi="Arial" w:cs="Arial"/>
            <w:color w:val="34302D"/>
            <w:shd w:val="clear" w:color="auto" w:fill="FFFFFF"/>
          </w:rPr>
          <w:delText>的</w:delText>
        </w:r>
      </w:del>
      <w:r>
        <w:rPr>
          <w:rFonts w:ascii="Arial" w:hAnsi="Arial" w:cs="Arial"/>
          <w:color w:val="34302D"/>
          <w:shd w:val="clear" w:color="auto" w:fill="FFFFFF"/>
        </w:rPr>
        <w:t>基于构造函数和基于</w:t>
      </w:r>
      <w:r>
        <w:rPr>
          <w:rFonts w:ascii="Arial" w:hAnsi="Arial" w:cs="Arial"/>
          <w:color w:val="34302D"/>
          <w:shd w:val="clear" w:color="auto" w:fill="FFFFFF"/>
        </w:rPr>
        <w:t>setter</w:t>
      </w:r>
      <w:r>
        <w:rPr>
          <w:rFonts w:ascii="Arial" w:hAnsi="Arial" w:cs="Arial"/>
          <w:color w:val="34302D"/>
          <w:shd w:val="clear" w:color="auto" w:fill="FFFFFF"/>
        </w:rPr>
        <w:t>的</w:t>
      </w:r>
      <w:r>
        <w:rPr>
          <w:rFonts w:ascii="Arial" w:hAnsi="Arial" w:cs="Arial"/>
          <w:color w:val="34302D"/>
          <w:shd w:val="clear" w:color="auto" w:fill="FFFFFF"/>
        </w:rPr>
        <w:t>DI</w:t>
      </w:r>
      <w:r>
        <w:rPr>
          <w:rFonts w:ascii="Arial" w:hAnsi="Arial" w:cs="Arial"/>
          <w:color w:val="34302D"/>
          <w:shd w:val="clear" w:color="auto" w:fill="FFFFFF"/>
        </w:rPr>
        <w:t>。在通过构造函数方法注入了一些依赖项之后，它还支持基于</w:t>
      </w:r>
      <w:r>
        <w:rPr>
          <w:rFonts w:ascii="Arial" w:hAnsi="Arial" w:cs="Arial"/>
          <w:color w:val="34302D"/>
          <w:shd w:val="clear" w:color="auto" w:fill="FFFFFF"/>
        </w:rPr>
        <w:t>setter</w:t>
      </w:r>
      <w:r>
        <w:rPr>
          <w:rFonts w:ascii="Arial" w:hAnsi="Arial" w:cs="Arial"/>
          <w:color w:val="34302D"/>
          <w:shd w:val="clear" w:color="auto" w:fill="FFFFFF"/>
        </w:rPr>
        <w:t>的</w:t>
      </w:r>
      <w:r>
        <w:rPr>
          <w:rFonts w:ascii="Arial" w:hAnsi="Arial" w:cs="Arial"/>
          <w:color w:val="34302D"/>
          <w:shd w:val="clear" w:color="auto" w:fill="FFFFFF"/>
        </w:rPr>
        <w:t>DI</w:t>
      </w:r>
      <w:r>
        <w:rPr>
          <w:rFonts w:ascii="Arial" w:hAnsi="Arial" w:cs="Arial"/>
          <w:color w:val="34302D"/>
          <w:shd w:val="clear" w:color="auto" w:fill="FFFFFF"/>
        </w:rPr>
        <w:t>。您可以以</w:t>
      </w:r>
      <w:ins w:id="1712" w:author="zhang alex" w:date="2019-07-28T21:30:00Z">
        <w:r w:rsidR="005F0CDE">
          <w:rPr>
            <w:rFonts w:ascii="Arial" w:hAnsi="Arial" w:cs="Arial" w:hint="eastAsia"/>
            <w:color w:val="34302D"/>
            <w:shd w:val="clear" w:color="auto" w:fill="FFFFFF"/>
          </w:rPr>
          <w:t>一个</w:t>
        </w:r>
        <w:r w:rsidR="0089444E" w:rsidRPr="00BA0D5D">
          <w:rPr>
            <w:rFonts w:ascii="Consolas" w:eastAsia="宋体" w:hAnsi="Consolas" w:cs="宋体"/>
            <w:color w:val="34302D"/>
            <w:kern w:val="0"/>
            <w:sz w:val="23"/>
            <w:szCs w:val="23"/>
            <w:shd w:val="clear" w:color="auto" w:fill="F7F7F8"/>
          </w:rPr>
          <w:t>BeanDefinition</w:t>
        </w:r>
        <w:r w:rsidR="0089444E" w:rsidDel="0089444E">
          <w:rPr>
            <w:rFonts w:ascii="Arial" w:hAnsi="Arial" w:cs="Arial"/>
            <w:color w:val="34302D"/>
            <w:shd w:val="clear" w:color="auto" w:fill="FFFFFF"/>
          </w:rPr>
          <w:t xml:space="preserve"> </w:t>
        </w:r>
      </w:ins>
      <w:del w:id="1713" w:author="zhang alex" w:date="2019-07-28T21:30:00Z">
        <w:r w:rsidDel="0089444E">
          <w:rPr>
            <w:rFonts w:ascii="Arial" w:hAnsi="Arial" w:cs="Arial"/>
            <w:color w:val="34302D"/>
            <w:shd w:val="clear" w:color="auto" w:fill="FFFFFF"/>
          </w:rPr>
          <w:delText>a</w:delText>
        </w:r>
      </w:del>
      <w:r>
        <w:rPr>
          <w:rFonts w:ascii="Arial" w:hAnsi="Arial" w:cs="Arial"/>
          <w:color w:val="34302D"/>
          <w:shd w:val="clear" w:color="auto" w:fill="FFFFFF"/>
        </w:rPr>
        <w:t>的形式配置依赖项，并将</w:t>
      </w:r>
      <w:del w:id="1714" w:author="zhang alex" w:date="2019-07-28T21:30:00Z">
        <w:r w:rsidDel="0050464B">
          <w:rPr>
            <w:rStyle w:val="HTML"/>
            <w:rFonts w:ascii="Consolas" w:hAnsi="Consolas"/>
            <w:sz w:val="23"/>
            <w:szCs w:val="23"/>
            <w:shd w:val="clear" w:color="auto" w:fill="F7F7F8"/>
          </w:rPr>
          <w:delText>BeanDefinition</w:delText>
        </w:r>
      </w:del>
      <w:r>
        <w:rPr>
          <w:rFonts w:ascii="Arial" w:hAnsi="Arial" w:cs="Arial"/>
          <w:color w:val="34302D"/>
          <w:shd w:val="clear" w:color="auto" w:fill="FFFFFF"/>
        </w:rPr>
        <w:t>其与</w:t>
      </w:r>
      <w:r>
        <w:rPr>
          <w:rStyle w:val="HTML"/>
          <w:rFonts w:ascii="Consolas" w:hAnsi="Consolas"/>
          <w:sz w:val="23"/>
          <w:szCs w:val="23"/>
          <w:shd w:val="clear" w:color="auto" w:fill="F7F7F8"/>
        </w:rPr>
        <w:t>PropertyEditor</w:t>
      </w:r>
      <w:r>
        <w:rPr>
          <w:rFonts w:ascii="Arial" w:hAnsi="Arial" w:cs="Arial"/>
          <w:color w:val="34302D"/>
          <w:shd w:val="clear" w:color="auto" w:fill="FFFFFF"/>
        </w:rPr>
        <w:t>实例结合使用，以将属性从一种格式转换为另一种格式。然而，大多数</w:t>
      </w:r>
      <w:r>
        <w:rPr>
          <w:rFonts w:ascii="Arial" w:hAnsi="Arial" w:cs="Arial"/>
          <w:color w:val="34302D"/>
          <w:shd w:val="clear" w:color="auto" w:fill="FFFFFF"/>
        </w:rPr>
        <w:t>Spring</w:t>
      </w:r>
      <w:r>
        <w:rPr>
          <w:rFonts w:ascii="Arial" w:hAnsi="Arial" w:cs="Arial"/>
          <w:color w:val="34302D"/>
          <w:shd w:val="clear" w:color="auto" w:fill="FFFFFF"/>
        </w:rPr>
        <w:t>用户不直接与这些类（即，编程），而是用</w:t>
      </w:r>
      <w:r>
        <w:rPr>
          <w:rFonts w:ascii="Arial" w:hAnsi="Arial" w:cs="Arial"/>
          <w:color w:val="34302D"/>
          <w:shd w:val="clear" w:color="auto" w:fill="FFFFFF"/>
        </w:rPr>
        <w:t>XML </w:t>
      </w:r>
      <w:r>
        <w:rPr>
          <w:rStyle w:val="HTML"/>
          <w:rFonts w:ascii="Consolas" w:hAnsi="Consolas"/>
          <w:sz w:val="23"/>
          <w:szCs w:val="23"/>
          <w:shd w:val="clear" w:color="auto" w:fill="F7F7F8"/>
        </w:rPr>
        <w:t>bean</w:t>
      </w:r>
      <w:r>
        <w:rPr>
          <w:rFonts w:ascii="Arial" w:hAnsi="Arial" w:cs="Arial"/>
          <w:color w:val="34302D"/>
          <w:shd w:val="clear" w:color="auto" w:fill="FFFFFF"/>
        </w:rPr>
        <w:t> </w:t>
      </w:r>
      <w:r>
        <w:rPr>
          <w:rFonts w:ascii="Arial" w:hAnsi="Arial" w:cs="Arial"/>
          <w:color w:val="34302D"/>
          <w:shd w:val="clear" w:color="auto" w:fill="FFFFFF"/>
        </w:rPr>
        <w:t>定义注释的组件（也就是带注释类</w:t>
      </w:r>
      <w:r>
        <w:rPr>
          <w:rStyle w:val="HTML"/>
          <w:rFonts w:ascii="Consolas" w:hAnsi="Consolas"/>
          <w:sz w:val="23"/>
          <w:szCs w:val="23"/>
          <w:shd w:val="clear" w:color="auto" w:fill="F7F7F8"/>
        </w:rPr>
        <w:t>@Component</w:t>
      </w:r>
      <w:r>
        <w:rPr>
          <w:rFonts w:ascii="Arial" w:hAnsi="Arial" w:cs="Arial"/>
          <w:color w:val="34302D"/>
          <w:shd w:val="clear" w:color="auto" w:fill="FFFFFF"/>
        </w:rPr>
        <w:t>，</w:t>
      </w:r>
      <w:r>
        <w:rPr>
          <w:rStyle w:val="HTML"/>
          <w:rFonts w:ascii="Consolas" w:hAnsi="Consolas"/>
          <w:sz w:val="23"/>
          <w:szCs w:val="23"/>
          <w:shd w:val="clear" w:color="auto" w:fill="F7F7F8"/>
        </w:rPr>
        <w:t>@Controller</w:t>
      </w:r>
      <w:r>
        <w:rPr>
          <w:rFonts w:ascii="Arial" w:hAnsi="Arial" w:cs="Arial"/>
          <w:color w:val="34302D"/>
          <w:shd w:val="clear" w:color="auto" w:fill="FFFFFF"/>
        </w:rPr>
        <w:t>等），或者</w:t>
      </w:r>
      <w:r>
        <w:rPr>
          <w:rStyle w:val="HTML"/>
          <w:rFonts w:ascii="Consolas" w:hAnsi="Consolas"/>
          <w:sz w:val="23"/>
          <w:szCs w:val="23"/>
          <w:shd w:val="clear" w:color="auto" w:fill="F7F7F8"/>
        </w:rPr>
        <w:t>@Bean</w:t>
      </w:r>
      <w:r>
        <w:rPr>
          <w:rFonts w:ascii="Arial" w:hAnsi="Arial" w:cs="Arial"/>
          <w:color w:val="34302D"/>
          <w:shd w:val="clear" w:color="auto" w:fill="FFFFFF"/>
        </w:rPr>
        <w:t>方法在基于</w:t>
      </w:r>
      <w:r>
        <w:rPr>
          <w:rFonts w:ascii="Arial" w:hAnsi="Arial" w:cs="Arial"/>
          <w:color w:val="34302D"/>
          <w:shd w:val="clear" w:color="auto" w:fill="FFFFFF"/>
        </w:rPr>
        <w:t>Java</w:t>
      </w:r>
      <w:r>
        <w:rPr>
          <w:rFonts w:ascii="Arial" w:hAnsi="Arial" w:cs="Arial"/>
          <w:color w:val="34302D"/>
          <w:shd w:val="clear" w:color="auto" w:fill="FFFFFF"/>
        </w:rPr>
        <w:t>的</w:t>
      </w:r>
      <w:r>
        <w:rPr>
          <w:rStyle w:val="HTML"/>
          <w:rFonts w:ascii="Consolas" w:hAnsi="Consolas"/>
          <w:sz w:val="23"/>
          <w:szCs w:val="23"/>
          <w:shd w:val="clear" w:color="auto" w:fill="F7F7F8"/>
        </w:rPr>
        <w:t>@Configuration</w:t>
      </w:r>
      <w:r>
        <w:rPr>
          <w:rFonts w:ascii="Arial" w:hAnsi="Arial" w:cs="Arial"/>
          <w:color w:val="34302D"/>
          <w:shd w:val="clear" w:color="auto" w:fill="FFFFFF"/>
        </w:rPr>
        <w:t>类。然后，这些源在内部转换为</w:t>
      </w:r>
      <w:del w:id="1715" w:author="zhang alex" w:date="2019-07-28T21:32:00Z">
        <w:r w:rsidDel="0050464B">
          <w:rPr>
            <w:rFonts w:ascii="Arial" w:hAnsi="Arial" w:cs="Arial"/>
            <w:color w:val="34302D"/>
            <w:shd w:val="clear" w:color="auto" w:fill="FFFFFF"/>
          </w:rPr>
          <w:delText>实例</w:delText>
        </w:r>
      </w:del>
      <w:r>
        <w:rPr>
          <w:rStyle w:val="HTML"/>
          <w:rFonts w:ascii="Consolas" w:hAnsi="Consolas"/>
          <w:sz w:val="23"/>
          <w:szCs w:val="23"/>
          <w:shd w:val="clear" w:color="auto" w:fill="F7F7F8"/>
        </w:rPr>
        <w:t>BeanDefinition</w:t>
      </w:r>
      <w:ins w:id="1716" w:author="zhang alex" w:date="2019-07-28T21:32:00Z">
        <w:r w:rsidR="0050464B">
          <w:rPr>
            <w:rFonts w:ascii="Arial" w:hAnsi="Arial" w:cs="Arial"/>
            <w:color w:val="34302D"/>
            <w:shd w:val="clear" w:color="auto" w:fill="FFFFFF"/>
          </w:rPr>
          <w:t>实例，</w:t>
        </w:r>
      </w:ins>
      <w:r>
        <w:rPr>
          <w:rFonts w:ascii="Arial" w:hAnsi="Arial" w:cs="Arial"/>
          <w:color w:val="34302D"/>
          <w:shd w:val="clear" w:color="auto" w:fill="FFFFFF"/>
        </w:rPr>
        <w:t>并用于加载整个</w:t>
      </w:r>
      <w:r>
        <w:rPr>
          <w:rFonts w:ascii="Arial" w:hAnsi="Arial" w:cs="Arial"/>
          <w:color w:val="34302D"/>
          <w:shd w:val="clear" w:color="auto" w:fill="FFFFFF"/>
        </w:rPr>
        <w:t>Spring IoC</w:t>
      </w:r>
      <w:r>
        <w:rPr>
          <w:rFonts w:ascii="Arial" w:hAnsi="Arial" w:cs="Arial"/>
          <w:color w:val="34302D"/>
          <w:shd w:val="clear" w:color="auto" w:fill="FFFFFF"/>
        </w:rPr>
        <w:t>容器实例。</w:t>
      </w:r>
    </w:p>
    <w:p w:rsidR="00BA0D5D" w:rsidRDefault="00BA0D5D" w:rsidP="00BA0D5D">
      <w:pPr>
        <w:widowControl/>
        <w:shd w:val="clear" w:color="auto" w:fill="F1F1F1"/>
        <w:jc w:val="center"/>
        <w:rPr>
          <w:ins w:id="1717" w:author="zhang alex" w:date="2019-07-28T21:33:00Z"/>
          <w:rFonts w:ascii="Arial" w:eastAsia="宋体" w:hAnsi="Arial" w:cs="Arial"/>
          <w:color w:val="0B0A0A"/>
          <w:kern w:val="0"/>
          <w:sz w:val="41"/>
          <w:szCs w:val="41"/>
        </w:rPr>
      </w:pPr>
      <w:r w:rsidRPr="00BA0D5D">
        <w:rPr>
          <w:rFonts w:ascii="Arial" w:eastAsia="宋体" w:hAnsi="Arial" w:cs="Arial"/>
          <w:color w:val="0B0A0A"/>
          <w:kern w:val="0"/>
          <w:sz w:val="41"/>
          <w:szCs w:val="41"/>
        </w:rPr>
        <w:t>Constructor-based or setter-based DI?</w:t>
      </w:r>
    </w:p>
    <w:p w:rsidR="0050464B" w:rsidRPr="00BA0D5D" w:rsidRDefault="0050464B" w:rsidP="00BA0D5D">
      <w:pPr>
        <w:widowControl/>
        <w:shd w:val="clear" w:color="auto" w:fill="F1F1F1"/>
        <w:jc w:val="center"/>
        <w:rPr>
          <w:rFonts w:ascii="Arial" w:eastAsia="宋体" w:hAnsi="Arial" w:cs="Arial"/>
          <w:color w:val="0B0A0A"/>
          <w:kern w:val="0"/>
          <w:sz w:val="41"/>
          <w:szCs w:val="41"/>
        </w:rPr>
      </w:pPr>
      <w:moveToRangeStart w:id="1718" w:author="zhang alex" w:date="2019-07-28T21:33:00Z" w:name="move15242009"/>
      <w:moveTo w:id="1719" w:author="zhang alex" w:date="2019-07-28T21:33:00Z">
        <w:r w:rsidRPr="00075C37">
          <w:rPr>
            <w:rFonts w:ascii="Arial" w:eastAsia="宋体" w:hAnsi="Arial" w:cs="Arial"/>
            <w:color w:val="0B0A0A"/>
            <w:kern w:val="0"/>
            <w:sz w:val="41"/>
            <w:szCs w:val="41"/>
          </w:rPr>
          <w:t>基于构造函数</w:t>
        </w:r>
        <w:del w:id="1720" w:author="zhang alex" w:date="2019-07-28T21:33:00Z">
          <w:r w:rsidRPr="00075C37" w:rsidDel="0050464B">
            <w:rPr>
              <w:rFonts w:ascii="Arial" w:eastAsia="宋体" w:hAnsi="Arial" w:cs="Arial" w:hint="eastAsia"/>
              <w:color w:val="0B0A0A"/>
              <w:kern w:val="0"/>
              <w:sz w:val="41"/>
              <w:szCs w:val="41"/>
            </w:rPr>
            <w:delText>或</w:delText>
          </w:r>
        </w:del>
      </w:moveTo>
      <w:ins w:id="1721" w:author="zhang alex" w:date="2019-07-28T21:33:00Z">
        <w:r>
          <w:rPr>
            <w:rFonts w:ascii="Arial" w:eastAsia="宋体" w:hAnsi="Arial" w:cs="Arial" w:hint="eastAsia"/>
            <w:color w:val="0B0A0A"/>
            <w:kern w:val="0"/>
            <w:sz w:val="41"/>
            <w:szCs w:val="41"/>
          </w:rPr>
          <w:t>还是</w:t>
        </w:r>
      </w:ins>
      <w:moveTo w:id="1722" w:author="zhang alex" w:date="2019-07-28T21:33:00Z">
        <w:r w:rsidRPr="00075C37">
          <w:rPr>
            <w:rFonts w:ascii="Arial" w:eastAsia="宋体" w:hAnsi="Arial" w:cs="Arial"/>
            <w:color w:val="0B0A0A"/>
            <w:kern w:val="0"/>
            <w:sz w:val="41"/>
            <w:szCs w:val="41"/>
          </w:rPr>
          <w:t>基于</w:t>
        </w:r>
        <w:r w:rsidRPr="00075C37">
          <w:rPr>
            <w:rFonts w:ascii="Arial" w:eastAsia="宋体" w:hAnsi="Arial" w:cs="Arial"/>
            <w:color w:val="0B0A0A"/>
            <w:kern w:val="0"/>
            <w:sz w:val="41"/>
            <w:szCs w:val="41"/>
          </w:rPr>
          <w:t>setter</w:t>
        </w:r>
        <w:r w:rsidRPr="00075C37">
          <w:rPr>
            <w:rFonts w:ascii="Arial" w:eastAsia="宋体" w:hAnsi="Arial" w:cs="Arial"/>
            <w:color w:val="0B0A0A"/>
            <w:kern w:val="0"/>
            <w:sz w:val="41"/>
            <w:szCs w:val="41"/>
          </w:rPr>
          <w:t>的</w:t>
        </w:r>
        <w:r w:rsidRPr="00075C37">
          <w:rPr>
            <w:rFonts w:ascii="Arial" w:eastAsia="宋体" w:hAnsi="Arial" w:cs="Arial"/>
            <w:color w:val="0B0A0A"/>
            <w:kern w:val="0"/>
            <w:sz w:val="41"/>
            <w:szCs w:val="41"/>
          </w:rPr>
          <w:t>DI</w:t>
        </w:r>
        <w:r w:rsidRPr="00075C37">
          <w:rPr>
            <w:rFonts w:ascii="Arial" w:eastAsia="宋体" w:hAnsi="Arial" w:cs="Arial"/>
            <w:color w:val="0B0A0A"/>
            <w:kern w:val="0"/>
            <w:sz w:val="41"/>
            <w:szCs w:val="41"/>
          </w:rPr>
          <w:t>？</w:t>
        </w:r>
      </w:moveTo>
      <w:moveToRangeEnd w:id="1718"/>
    </w:p>
    <w:p w:rsidR="00BA0D5D" w:rsidRDefault="00BA0D5D" w:rsidP="00BA0D5D">
      <w:pPr>
        <w:widowControl/>
        <w:shd w:val="clear" w:color="auto" w:fill="F1F1F1"/>
        <w:spacing w:after="300"/>
        <w:jc w:val="left"/>
        <w:rPr>
          <w:ins w:id="1723" w:author="zhang alex" w:date="2019-07-28T21:33: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you can mix constructor-based and setter-based DI, it is a good rule of thumb to use constructors for mandatory dependencies and setter methods or configuration methods for optional dependencies. Note that use of the </w:t>
      </w:r>
      <w:hyperlink r:id="rId79" w:anchor="beans-required-annotation" w:history="1">
        <w:r w:rsidRPr="00BA0D5D">
          <w:rPr>
            <w:rFonts w:ascii="inherit" w:eastAsia="宋体" w:hAnsi="inherit" w:cs="Arial"/>
            <w:color w:val="548E2E"/>
            <w:kern w:val="0"/>
            <w:sz w:val="24"/>
            <w:szCs w:val="24"/>
            <w:u w:val="single"/>
          </w:rPr>
          <w:t>@Required</w:t>
        </w:r>
      </w:hyperlink>
      <w:r w:rsidRPr="00BA0D5D">
        <w:rPr>
          <w:rFonts w:ascii="inherit" w:eastAsia="宋体" w:hAnsi="inherit" w:cs="Arial"/>
          <w:color w:val="34302D"/>
          <w:kern w:val="0"/>
          <w:sz w:val="24"/>
          <w:szCs w:val="24"/>
        </w:rPr>
        <w:t>annotation on a setter method can be used to make the property be a required dependency; however, constructor injection with programmatic validation of arguments is preferable.</w:t>
      </w:r>
    </w:p>
    <w:p w:rsidR="001F4406" w:rsidRPr="00BA0D5D" w:rsidRDefault="001F4406" w:rsidP="00BA0D5D">
      <w:pPr>
        <w:widowControl/>
        <w:shd w:val="clear" w:color="auto" w:fill="F1F1F1"/>
        <w:spacing w:after="300"/>
        <w:jc w:val="left"/>
        <w:rPr>
          <w:rFonts w:ascii="inherit" w:eastAsia="宋体" w:hAnsi="inherit" w:cs="Arial" w:hint="eastAsia"/>
          <w:color w:val="34302D"/>
          <w:kern w:val="0"/>
          <w:sz w:val="24"/>
          <w:szCs w:val="24"/>
        </w:rPr>
      </w:pPr>
      <w:moveToRangeStart w:id="1724" w:author="zhang alex" w:date="2019-07-28T21:33:00Z" w:name="move15242043"/>
      <w:moveTo w:id="1725" w:author="zhang alex" w:date="2019-07-28T21:33:00Z">
        <w:r w:rsidRPr="00075C37">
          <w:rPr>
            <w:rFonts w:ascii="inherit" w:eastAsia="宋体" w:hAnsi="inherit" w:cs="Arial"/>
            <w:color w:val="34302D"/>
            <w:kern w:val="0"/>
            <w:sz w:val="24"/>
            <w:szCs w:val="24"/>
          </w:rPr>
          <w:t>由于您可以</w:t>
        </w:r>
      </w:moveTo>
      <w:ins w:id="1726" w:author="zhang alex" w:date="2019-07-28T21:43:00Z">
        <w:r w:rsidR="00997D93">
          <w:rPr>
            <w:rFonts w:ascii="inherit" w:eastAsia="宋体" w:hAnsi="inherit" w:cs="Arial" w:hint="eastAsia"/>
            <w:color w:val="34302D"/>
            <w:kern w:val="0"/>
            <w:sz w:val="24"/>
            <w:szCs w:val="24"/>
          </w:rPr>
          <w:t>使用</w:t>
        </w:r>
      </w:ins>
      <w:moveTo w:id="1727" w:author="zhang alex" w:date="2019-07-28T21:33:00Z">
        <w:r w:rsidRPr="00075C37">
          <w:rPr>
            <w:rFonts w:ascii="inherit" w:eastAsia="宋体" w:hAnsi="inherit" w:cs="Arial"/>
            <w:color w:val="34302D"/>
            <w:kern w:val="0"/>
            <w:sz w:val="24"/>
            <w:szCs w:val="24"/>
          </w:rPr>
          <w:t>混合基于构造函数和基于</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的</w:t>
        </w:r>
        <w:r w:rsidRPr="00075C37">
          <w:rPr>
            <w:rFonts w:ascii="inherit" w:eastAsia="宋体" w:hAnsi="inherit" w:cs="Arial"/>
            <w:color w:val="34302D"/>
            <w:kern w:val="0"/>
            <w:sz w:val="24"/>
            <w:szCs w:val="24"/>
          </w:rPr>
          <w:t>DI</w:t>
        </w:r>
        <w:r w:rsidRPr="00075C37">
          <w:rPr>
            <w:rFonts w:ascii="inherit" w:eastAsia="宋体" w:hAnsi="inherit" w:cs="Arial"/>
            <w:color w:val="34302D"/>
            <w:kern w:val="0"/>
            <w:sz w:val="24"/>
            <w:szCs w:val="24"/>
          </w:rPr>
          <w:t>，</w:t>
        </w:r>
      </w:moveTo>
      <w:ins w:id="1728" w:author="zhang alex" w:date="2019-07-28T21:40:00Z">
        <w:r w:rsidR="00657981" w:rsidRPr="00657981">
          <w:rPr>
            <w:rFonts w:ascii="inherit" w:eastAsia="宋体" w:hAnsi="inherit" w:cs="Arial" w:hint="eastAsia"/>
            <w:color w:val="34302D"/>
            <w:kern w:val="0"/>
            <w:sz w:val="24"/>
            <w:szCs w:val="24"/>
          </w:rPr>
          <w:t>对于强制依赖项使用构造函数，对于可选依赖项使用</w:t>
        </w:r>
        <w:r w:rsidR="00657981" w:rsidRPr="00657981">
          <w:rPr>
            <w:rFonts w:ascii="inherit" w:eastAsia="宋体" w:hAnsi="inherit" w:cs="Arial" w:hint="eastAsia"/>
            <w:color w:val="34302D"/>
            <w:kern w:val="0"/>
            <w:sz w:val="24"/>
            <w:szCs w:val="24"/>
          </w:rPr>
          <w:t>setter</w:t>
        </w:r>
        <w:r w:rsidR="00657981" w:rsidRPr="00657981">
          <w:rPr>
            <w:rFonts w:ascii="inherit" w:eastAsia="宋体" w:hAnsi="inherit" w:cs="Arial" w:hint="eastAsia"/>
            <w:color w:val="34302D"/>
            <w:kern w:val="0"/>
            <w:sz w:val="24"/>
            <w:szCs w:val="24"/>
          </w:rPr>
          <w:t>方法或配置方法是一个很好的经验法则。</w:t>
        </w:r>
      </w:ins>
      <w:moveTo w:id="1729" w:author="zhang alex" w:date="2019-07-28T21:33:00Z">
        <w:del w:id="1730" w:author="zhang alex" w:date="2019-07-28T21:40:00Z">
          <w:r w:rsidRPr="00075C37" w:rsidDel="00657981">
            <w:rPr>
              <w:rFonts w:ascii="inherit" w:eastAsia="宋体" w:hAnsi="inherit" w:cs="Arial"/>
              <w:color w:val="34302D"/>
              <w:kern w:val="0"/>
              <w:sz w:val="24"/>
              <w:szCs w:val="24"/>
            </w:rPr>
            <w:delText>因此将构造函数用于强制依赖项和</w:delText>
          </w:r>
          <w:r w:rsidRPr="00075C37" w:rsidDel="00657981">
            <w:rPr>
              <w:rFonts w:ascii="inherit" w:eastAsia="宋体" w:hAnsi="inherit" w:cs="Arial"/>
              <w:color w:val="34302D"/>
              <w:kern w:val="0"/>
              <w:sz w:val="24"/>
              <w:szCs w:val="24"/>
            </w:rPr>
            <w:delText>setter</w:delText>
          </w:r>
          <w:r w:rsidRPr="00075C37" w:rsidDel="00657981">
            <w:rPr>
              <w:rFonts w:ascii="inherit" w:eastAsia="宋体" w:hAnsi="inherit" w:cs="Arial"/>
              <w:color w:val="34302D"/>
              <w:kern w:val="0"/>
              <w:sz w:val="24"/>
              <w:szCs w:val="24"/>
            </w:rPr>
            <w:delText>方法或可选依赖项的配置方法是一个很好的经验法则。</w:delText>
          </w:r>
        </w:del>
        <w:r w:rsidRPr="00075C37">
          <w:rPr>
            <w:rFonts w:ascii="inherit" w:eastAsia="宋体" w:hAnsi="inherit" w:cs="Arial"/>
            <w:color w:val="34302D"/>
            <w:kern w:val="0"/>
            <w:sz w:val="24"/>
            <w:szCs w:val="24"/>
          </w:rPr>
          <w:t>请注意，</w:t>
        </w:r>
        <w:r w:rsidRPr="00075C37">
          <w:rPr>
            <w:rFonts w:ascii="inherit" w:eastAsia="宋体" w:hAnsi="inherit" w:cs="Arial"/>
            <w:color w:val="34302D"/>
            <w:kern w:val="0"/>
            <w:sz w:val="24"/>
            <w:szCs w:val="24"/>
          </w:rPr>
          <w:t> </w:t>
        </w:r>
      </w:moveTo>
      <w:ins w:id="1731" w:author="zhang alex" w:date="2019-07-28T21:41:00Z">
        <w:r w:rsidR="002543AE">
          <w:rPr>
            <w:rFonts w:ascii="inherit" w:eastAsia="宋体" w:hAnsi="inherit" w:cs="Arial" w:hint="eastAsia"/>
            <w:color w:val="34302D"/>
            <w:kern w:val="0"/>
            <w:sz w:val="24"/>
            <w:szCs w:val="24"/>
          </w:rPr>
          <w:t>可以</w:t>
        </w:r>
      </w:ins>
      <w:moveTo w:id="1732" w:author="zhang alex" w:date="2019-07-28T21:33:00Z">
        <w:r w:rsidRPr="00075C37">
          <w:rPr>
            <w:rFonts w:ascii="inherit" w:eastAsia="宋体" w:hAnsi="inherit" w:cs="Arial"/>
            <w:color w:val="34302D"/>
            <w:kern w:val="0"/>
            <w:sz w:val="24"/>
            <w:szCs w:val="24"/>
          </w:rPr>
          <w:t>在</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方法上使用</w:t>
        </w:r>
        <w:r>
          <w:rPr>
            <w:rFonts w:ascii="inherit" w:eastAsia="宋体" w:hAnsi="inherit" w:cs="Arial"/>
            <w:color w:val="548E2E"/>
            <w:kern w:val="0"/>
            <w:sz w:val="24"/>
            <w:szCs w:val="24"/>
            <w:u w:val="single"/>
          </w:rPr>
          <w:fldChar w:fldCharType="begin"/>
        </w:r>
        <w:r>
          <w:rPr>
            <w:rFonts w:ascii="inherit" w:eastAsia="宋体" w:hAnsi="inherit" w:cs="Arial"/>
            <w:color w:val="548E2E"/>
            <w:kern w:val="0"/>
            <w:sz w:val="24"/>
            <w:szCs w:val="24"/>
            <w:u w:val="single"/>
          </w:rPr>
          <w:instrText xml:space="preserve"> HYPERLINK "https://docs.spring.io/spring/docs/5.1.8.RELEASE/spring-framework-reference/core.html" \l "beans-required-annotation" </w:instrText>
        </w:r>
        <w:r>
          <w:rPr>
            <w:rFonts w:ascii="inherit" w:eastAsia="宋体" w:hAnsi="inherit" w:cs="Arial"/>
            <w:color w:val="548E2E"/>
            <w:kern w:val="0"/>
            <w:sz w:val="24"/>
            <w:szCs w:val="24"/>
            <w:u w:val="single"/>
          </w:rPr>
          <w:fldChar w:fldCharType="separate"/>
        </w:r>
        <w:r w:rsidRPr="00075C37">
          <w:rPr>
            <w:rFonts w:ascii="inherit" w:eastAsia="宋体" w:hAnsi="inherit" w:cs="Arial"/>
            <w:color w:val="548E2E"/>
            <w:kern w:val="0"/>
            <w:sz w:val="24"/>
            <w:szCs w:val="24"/>
            <w:u w:val="single"/>
          </w:rPr>
          <w:t>@Required</w:t>
        </w:r>
        <w:r>
          <w:rPr>
            <w:rFonts w:ascii="inherit" w:eastAsia="宋体" w:hAnsi="inherit" w:cs="Arial"/>
            <w:color w:val="548E2E"/>
            <w:kern w:val="0"/>
            <w:sz w:val="24"/>
            <w:szCs w:val="24"/>
            <w:u w:val="single"/>
          </w:rPr>
          <w:fldChar w:fldCharType="end"/>
        </w:r>
        <w:r w:rsidRPr="00075C37">
          <w:rPr>
            <w:rFonts w:ascii="inherit" w:eastAsia="宋体" w:hAnsi="inherit" w:cs="Arial"/>
            <w:color w:val="34302D"/>
            <w:kern w:val="0"/>
            <w:sz w:val="24"/>
            <w:szCs w:val="24"/>
          </w:rPr>
          <w:t>注释</w:t>
        </w:r>
        <w:del w:id="1733" w:author="zhang alex" w:date="2019-07-28T21:42:00Z">
          <w:r w:rsidRPr="00075C37" w:rsidDel="002543AE">
            <w:rPr>
              <w:rFonts w:ascii="inherit" w:eastAsia="宋体" w:hAnsi="inherit" w:cs="Arial"/>
              <w:color w:val="34302D"/>
              <w:kern w:val="0"/>
              <w:sz w:val="24"/>
              <w:szCs w:val="24"/>
            </w:rPr>
            <w:delText>可用于</w:delText>
          </w:r>
        </w:del>
        <w:r w:rsidRPr="00075C37">
          <w:rPr>
            <w:rFonts w:ascii="inherit" w:eastAsia="宋体" w:hAnsi="inherit" w:cs="Arial"/>
            <w:color w:val="34302D"/>
            <w:kern w:val="0"/>
            <w:sz w:val="24"/>
            <w:szCs w:val="24"/>
          </w:rPr>
          <w:t>使属性成为必需的依赖项</w:t>
        </w:r>
        <w:r w:rsidRPr="00075C37">
          <w:rPr>
            <w:rFonts w:ascii="inherit" w:eastAsia="宋体" w:hAnsi="inherit" w:cs="Arial"/>
            <w:color w:val="34302D"/>
            <w:kern w:val="0"/>
            <w:sz w:val="24"/>
            <w:szCs w:val="24"/>
          </w:rPr>
          <w:t>; </w:t>
        </w:r>
        <w:r w:rsidRPr="00075C37">
          <w:rPr>
            <w:rFonts w:ascii="inherit" w:eastAsia="宋体" w:hAnsi="inherit" w:cs="Arial"/>
            <w:color w:val="34302D"/>
            <w:kern w:val="0"/>
            <w:sz w:val="24"/>
            <w:szCs w:val="24"/>
          </w:rPr>
          <w:t>但是，最好使用</w:t>
        </w:r>
      </w:moveTo>
      <w:ins w:id="1734" w:author="zhang alex" w:date="2019-07-28T21:42:00Z">
        <w:r w:rsidR="002543AE">
          <w:rPr>
            <w:rFonts w:ascii="inherit" w:eastAsia="宋体" w:hAnsi="inherit" w:cs="Arial" w:hint="eastAsia"/>
            <w:color w:val="34302D"/>
            <w:kern w:val="0"/>
            <w:sz w:val="24"/>
            <w:szCs w:val="24"/>
          </w:rPr>
          <w:t>带有参数</w:t>
        </w:r>
      </w:ins>
      <w:moveTo w:id="1735" w:author="zhang alex" w:date="2019-07-28T21:33:00Z">
        <w:r w:rsidRPr="00075C37">
          <w:rPr>
            <w:rFonts w:ascii="inherit" w:eastAsia="宋体" w:hAnsi="inherit" w:cs="Arial"/>
            <w:color w:val="34302D"/>
            <w:kern w:val="0"/>
            <w:sz w:val="24"/>
            <w:szCs w:val="24"/>
          </w:rPr>
          <w:t>编程验证</w:t>
        </w:r>
        <w:del w:id="1736" w:author="zhang alex" w:date="2019-07-28T21:43:00Z">
          <w:r w:rsidRPr="00075C37" w:rsidDel="002543AE">
            <w:rPr>
              <w:rFonts w:ascii="inherit" w:eastAsia="宋体" w:hAnsi="inherit" w:cs="Arial"/>
              <w:color w:val="34302D"/>
              <w:kern w:val="0"/>
              <w:sz w:val="24"/>
              <w:szCs w:val="24"/>
            </w:rPr>
            <w:delText>参数</w:delText>
          </w:r>
        </w:del>
        <w:r w:rsidRPr="00075C37">
          <w:rPr>
            <w:rFonts w:ascii="inherit" w:eastAsia="宋体" w:hAnsi="inherit" w:cs="Arial"/>
            <w:color w:val="34302D"/>
            <w:kern w:val="0"/>
            <w:sz w:val="24"/>
            <w:szCs w:val="24"/>
          </w:rPr>
          <w:t>的构造函数注入。</w:t>
        </w:r>
      </w:moveTo>
      <w:moveToRangeEnd w:id="1724"/>
    </w:p>
    <w:p w:rsidR="00BA0D5D" w:rsidRDefault="00BA0D5D" w:rsidP="00BA0D5D">
      <w:pPr>
        <w:widowControl/>
        <w:shd w:val="clear" w:color="auto" w:fill="F1F1F1"/>
        <w:spacing w:after="300"/>
        <w:jc w:val="left"/>
        <w:rPr>
          <w:ins w:id="1737" w:author="zhang alex" w:date="2019-07-28T21:43: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team generally advocates constructor injection, as it lets you implement application components as immutable objects and ensures that required dependencies are not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Furthermore, constructor-injected components are always returned to the client (calling) code in a fully initialized state. As a side note, a large number of constructor arguments is a bad code smell, implying that the class likely has too many responsibilities and should be refactored to better address proper separation of concerns.</w:t>
      </w:r>
    </w:p>
    <w:p w:rsidR="00A37CDA" w:rsidRPr="00BA0D5D" w:rsidRDefault="00A37CDA" w:rsidP="00BA0D5D">
      <w:pPr>
        <w:widowControl/>
        <w:shd w:val="clear" w:color="auto" w:fill="F1F1F1"/>
        <w:spacing w:after="300"/>
        <w:jc w:val="left"/>
        <w:rPr>
          <w:rFonts w:ascii="inherit" w:eastAsia="宋体" w:hAnsi="inherit" w:cs="Arial" w:hint="eastAsia"/>
          <w:color w:val="34302D"/>
          <w:kern w:val="0"/>
          <w:sz w:val="24"/>
          <w:szCs w:val="24"/>
        </w:rPr>
      </w:pPr>
      <w:moveToRangeStart w:id="1738" w:author="zhang alex" w:date="2019-07-28T21:43:00Z" w:name="move15242644"/>
      <w:moveTo w:id="1739" w:author="zhang alex" w:date="2019-07-28T21:43:00Z">
        <w:r w:rsidRPr="00075C37">
          <w:rPr>
            <w:rFonts w:ascii="inherit" w:eastAsia="宋体" w:hAnsi="inherit" w:cs="Arial"/>
            <w:color w:val="34302D"/>
            <w:kern w:val="0"/>
            <w:sz w:val="24"/>
            <w:szCs w:val="24"/>
          </w:rPr>
          <w:t>Spring</w:t>
        </w:r>
        <w:r w:rsidRPr="00075C37">
          <w:rPr>
            <w:rFonts w:ascii="inherit" w:eastAsia="宋体" w:hAnsi="inherit" w:cs="Arial"/>
            <w:color w:val="34302D"/>
            <w:kern w:val="0"/>
            <w:sz w:val="24"/>
            <w:szCs w:val="24"/>
          </w:rPr>
          <w:t>团队通常提倡构造函数注入，因为它允许您将应用程序组件实现为不可变对象，并确保所需的依赖项不是</w:t>
        </w:r>
        <w:r w:rsidRPr="00075C37">
          <w:rPr>
            <w:rFonts w:ascii="Consolas" w:eastAsia="宋体" w:hAnsi="Consolas" w:cs="宋体"/>
            <w:color w:val="34302D"/>
            <w:kern w:val="0"/>
            <w:sz w:val="23"/>
            <w:szCs w:val="23"/>
            <w:shd w:val="clear" w:color="auto" w:fill="F7F7F8"/>
          </w:rPr>
          <w:t>null</w:t>
        </w:r>
        <w:r w:rsidRPr="00075C37">
          <w:rPr>
            <w:rFonts w:ascii="inherit" w:eastAsia="宋体" w:hAnsi="inherit" w:cs="Arial"/>
            <w:color w:val="34302D"/>
            <w:kern w:val="0"/>
            <w:sz w:val="24"/>
            <w:szCs w:val="24"/>
          </w:rPr>
          <w:t>。此外，构造函数注入的组件始终以完全初始化的状态返回到客户端（调用）代</w:t>
        </w:r>
        <w:r w:rsidRPr="00075C37">
          <w:rPr>
            <w:rFonts w:ascii="inherit" w:eastAsia="宋体" w:hAnsi="inherit" w:cs="Arial"/>
            <w:color w:val="34302D"/>
            <w:kern w:val="0"/>
            <w:sz w:val="24"/>
            <w:szCs w:val="24"/>
          </w:rPr>
          <w:lastRenderedPageBreak/>
          <w:t>码。</w:t>
        </w:r>
        <w:del w:id="1740" w:author="zhang alex" w:date="2019-07-28T21:47:00Z">
          <w:r w:rsidRPr="00075C37" w:rsidDel="00CB2427">
            <w:rPr>
              <w:rFonts w:ascii="inherit" w:eastAsia="宋体" w:hAnsi="inherit" w:cs="Arial" w:hint="eastAsia"/>
              <w:color w:val="34302D"/>
              <w:kern w:val="0"/>
              <w:sz w:val="24"/>
              <w:szCs w:val="24"/>
            </w:rPr>
            <w:delText>作为旁注</w:delText>
          </w:r>
        </w:del>
      </w:moveTo>
      <w:ins w:id="1741" w:author="zhang alex" w:date="2019-07-28T21:47:00Z">
        <w:r w:rsidR="00CB2427">
          <w:rPr>
            <w:rFonts w:ascii="inherit" w:eastAsia="宋体" w:hAnsi="inherit" w:cs="Arial" w:hint="eastAsia"/>
            <w:color w:val="34302D"/>
            <w:kern w:val="0"/>
            <w:sz w:val="24"/>
            <w:szCs w:val="24"/>
          </w:rPr>
          <w:t>另一点需要注意</w:t>
        </w:r>
      </w:ins>
      <w:moveTo w:id="1742" w:author="zhang alex" w:date="2019-07-28T21:43:00Z">
        <w:r w:rsidRPr="00075C37">
          <w:rPr>
            <w:rFonts w:ascii="inherit" w:eastAsia="宋体" w:hAnsi="inherit" w:cs="Arial"/>
            <w:color w:val="34302D"/>
            <w:kern w:val="0"/>
            <w:sz w:val="24"/>
            <w:szCs w:val="24"/>
          </w:rPr>
          <w:t>，大量的构造函数参数是一个糟糕的代码</w:t>
        </w:r>
        <w:del w:id="1743" w:author="zhang alex" w:date="2019-07-28T21:44:00Z">
          <w:r w:rsidRPr="00075C37" w:rsidDel="00A37CDA">
            <w:rPr>
              <w:rFonts w:ascii="inherit" w:eastAsia="宋体" w:hAnsi="inherit" w:cs="Arial"/>
              <w:color w:val="34302D"/>
              <w:kern w:val="0"/>
              <w:sz w:val="24"/>
              <w:szCs w:val="24"/>
            </w:rPr>
            <w:delText>气味</w:delText>
          </w:r>
        </w:del>
        <w:r w:rsidRPr="00075C37">
          <w:rPr>
            <w:rFonts w:ascii="inherit" w:eastAsia="宋体" w:hAnsi="inherit" w:cs="Arial"/>
            <w:color w:val="34302D"/>
            <w:kern w:val="0"/>
            <w:sz w:val="24"/>
            <w:szCs w:val="24"/>
          </w:rPr>
          <w:t>，暗示该类可能有太多的责任，应该重构以更好地解决关注点的</w:t>
        </w:r>
        <w:del w:id="1744" w:author="zhang alex" w:date="2019-07-28T21:46:00Z">
          <w:r w:rsidRPr="00075C37" w:rsidDel="00A37CDA">
            <w:rPr>
              <w:rFonts w:ascii="inherit" w:eastAsia="宋体" w:hAnsi="inherit" w:cs="Arial"/>
              <w:color w:val="34302D"/>
              <w:kern w:val="0"/>
              <w:sz w:val="24"/>
              <w:szCs w:val="24"/>
            </w:rPr>
            <w:delText>正确</w:delText>
          </w:r>
        </w:del>
        <w:r w:rsidRPr="00075C37">
          <w:rPr>
            <w:rFonts w:ascii="inherit" w:eastAsia="宋体" w:hAnsi="inherit" w:cs="Arial"/>
            <w:color w:val="34302D"/>
            <w:kern w:val="0"/>
            <w:sz w:val="24"/>
            <w:szCs w:val="24"/>
          </w:rPr>
          <w:t>分离</w:t>
        </w:r>
      </w:moveTo>
      <w:ins w:id="1745" w:author="zhang alex" w:date="2019-07-28T21:46:00Z">
        <w:r w:rsidRPr="00075C37">
          <w:rPr>
            <w:rFonts w:ascii="inherit" w:eastAsia="宋体" w:hAnsi="inherit" w:cs="Arial"/>
            <w:color w:val="34302D"/>
            <w:kern w:val="0"/>
            <w:sz w:val="24"/>
            <w:szCs w:val="24"/>
          </w:rPr>
          <w:t>正确</w:t>
        </w:r>
        <w:r>
          <w:rPr>
            <w:rFonts w:ascii="inherit" w:eastAsia="宋体" w:hAnsi="inherit" w:cs="Arial" w:hint="eastAsia"/>
            <w:color w:val="34302D"/>
            <w:kern w:val="0"/>
            <w:sz w:val="24"/>
            <w:szCs w:val="24"/>
          </w:rPr>
          <w:t>性</w:t>
        </w:r>
      </w:ins>
      <w:moveTo w:id="1746" w:author="zhang alex" w:date="2019-07-28T21:43:00Z">
        <w:r w:rsidRPr="00075C37">
          <w:rPr>
            <w:rFonts w:ascii="inherit" w:eastAsia="宋体" w:hAnsi="inherit" w:cs="Arial"/>
            <w:color w:val="34302D"/>
            <w:kern w:val="0"/>
            <w:sz w:val="24"/>
            <w:szCs w:val="24"/>
          </w:rPr>
          <w:t>。</w:t>
        </w:r>
      </w:moveTo>
      <w:moveToRangeEnd w:id="1738"/>
    </w:p>
    <w:p w:rsidR="00BA0D5D" w:rsidRDefault="00BA0D5D" w:rsidP="00BA0D5D">
      <w:pPr>
        <w:widowControl/>
        <w:shd w:val="clear" w:color="auto" w:fill="F1F1F1"/>
        <w:spacing w:after="300"/>
        <w:jc w:val="left"/>
        <w:rPr>
          <w:ins w:id="1747" w:author="zhang alex" w:date="2019-07-28T21:47: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Setter injection should primarily only be used for optional dependencies that can be assigned reasonable default values within the class. Otherwise, not-null checks must be performed everywhere the code uses the dependency. One benefit of setter injection is that setter methods make objects of that class amenable to reconfiguration or re-injection later. Management through </w:t>
      </w:r>
      <w:hyperlink r:id="rId80" w:anchor="jmx" w:history="1">
        <w:r w:rsidRPr="00BA0D5D">
          <w:rPr>
            <w:rFonts w:ascii="inherit" w:eastAsia="宋体" w:hAnsi="inherit" w:cs="Arial"/>
            <w:color w:val="548E2E"/>
            <w:kern w:val="0"/>
            <w:sz w:val="24"/>
            <w:szCs w:val="24"/>
            <w:u w:val="single"/>
          </w:rPr>
          <w:t>JMX MBeans</w:t>
        </w:r>
      </w:hyperlink>
      <w:r w:rsidRPr="00BA0D5D">
        <w:rPr>
          <w:rFonts w:ascii="inherit" w:eastAsia="宋体" w:hAnsi="inherit" w:cs="Arial"/>
          <w:color w:val="34302D"/>
          <w:kern w:val="0"/>
          <w:sz w:val="24"/>
          <w:szCs w:val="24"/>
        </w:rPr>
        <w:t> is therefore a compelling use case for setter injection.</w:t>
      </w:r>
    </w:p>
    <w:p w:rsidR="008F7CD3" w:rsidRPr="00075C37" w:rsidDel="008F7CD3" w:rsidRDefault="008F7CD3" w:rsidP="008F7CD3">
      <w:pPr>
        <w:widowControl/>
        <w:shd w:val="clear" w:color="auto" w:fill="F1F1F1"/>
        <w:spacing w:after="300"/>
        <w:jc w:val="left"/>
        <w:rPr>
          <w:del w:id="1748" w:author="zhang alex" w:date="2019-07-28T21:47:00Z"/>
          <w:moveTo w:id="1749" w:author="zhang alex" w:date="2019-07-28T21:47:00Z"/>
          <w:rFonts w:ascii="inherit" w:eastAsia="宋体" w:hAnsi="inherit" w:cs="Arial" w:hint="eastAsia"/>
          <w:color w:val="34302D"/>
          <w:kern w:val="0"/>
          <w:sz w:val="24"/>
          <w:szCs w:val="24"/>
        </w:rPr>
      </w:pPr>
      <w:moveToRangeStart w:id="1750" w:author="zhang alex" w:date="2019-07-28T21:47:00Z" w:name="move15242884"/>
      <w:moveTo w:id="1751" w:author="zhang alex" w:date="2019-07-28T21:47:00Z">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注入应主要</w:t>
        </w:r>
        <w:del w:id="1752" w:author="zhang alex" w:date="2019-07-28T21:48:00Z">
          <w:r w:rsidRPr="00075C37" w:rsidDel="00B75A54">
            <w:rPr>
              <w:rFonts w:ascii="inherit" w:eastAsia="宋体" w:hAnsi="inherit" w:cs="Arial"/>
              <w:color w:val="34302D"/>
              <w:kern w:val="0"/>
              <w:sz w:val="24"/>
              <w:szCs w:val="24"/>
            </w:rPr>
            <w:delText>仅</w:delText>
          </w:r>
        </w:del>
        <w:r w:rsidRPr="00075C37">
          <w:rPr>
            <w:rFonts w:ascii="inherit" w:eastAsia="宋体" w:hAnsi="inherit" w:cs="Arial"/>
            <w:color w:val="34302D"/>
            <w:kern w:val="0"/>
            <w:sz w:val="24"/>
            <w:szCs w:val="24"/>
          </w:rPr>
          <w:t>用于可在类中指定合理默认值的可选依赖项。否则，必须在代码使用依赖项的任何位置执行非空检查。</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注入的一个好处是</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方法使该类的对象可以在以后重新配置或重新注入。因此，通过</w:t>
        </w:r>
        <w:r>
          <w:rPr>
            <w:rFonts w:ascii="inherit" w:eastAsia="宋体" w:hAnsi="inherit" w:cs="Arial"/>
            <w:color w:val="548E2E"/>
            <w:kern w:val="0"/>
            <w:sz w:val="24"/>
            <w:szCs w:val="24"/>
            <w:u w:val="single"/>
          </w:rPr>
          <w:fldChar w:fldCharType="begin"/>
        </w:r>
        <w:r>
          <w:rPr>
            <w:rFonts w:ascii="inherit" w:eastAsia="宋体" w:hAnsi="inherit" w:cs="Arial"/>
            <w:color w:val="548E2E"/>
            <w:kern w:val="0"/>
            <w:sz w:val="24"/>
            <w:szCs w:val="24"/>
            <w:u w:val="single"/>
          </w:rPr>
          <w:instrText xml:space="preserve"> HYPERLINK "https://docs.spring.io/spring/docs/5.1.8.RELEASE/spring-framework-reference/integration.html" \l "jmx" </w:instrText>
        </w:r>
        <w:r>
          <w:rPr>
            <w:rFonts w:ascii="inherit" w:eastAsia="宋体" w:hAnsi="inherit" w:cs="Arial"/>
            <w:color w:val="548E2E"/>
            <w:kern w:val="0"/>
            <w:sz w:val="24"/>
            <w:szCs w:val="24"/>
            <w:u w:val="single"/>
          </w:rPr>
          <w:fldChar w:fldCharType="separate"/>
        </w:r>
        <w:r w:rsidRPr="00075C37">
          <w:rPr>
            <w:rFonts w:ascii="inherit" w:eastAsia="宋体" w:hAnsi="inherit" w:cs="Arial"/>
            <w:color w:val="548E2E"/>
            <w:kern w:val="0"/>
            <w:sz w:val="24"/>
            <w:szCs w:val="24"/>
            <w:u w:val="single"/>
          </w:rPr>
          <w:t>JMX MBean</w:t>
        </w:r>
        <w:r w:rsidRPr="008368BB">
          <w:rPr>
            <w:rFonts w:ascii="inherit" w:eastAsia="宋体" w:hAnsi="inherit" w:cs="Arial" w:hint="eastAsia"/>
            <w:color w:val="34302D"/>
            <w:kern w:val="0"/>
            <w:sz w:val="24"/>
            <w:szCs w:val="24"/>
            <w:rPrChange w:id="1753" w:author="zhang alex" w:date="2019-07-28T21:50:00Z">
              <w:rPr>
                <w:rFonts w:ascii="inherit" w:eastAsia="宋体" w:hAnsi="inherit" w:cs="Arial" w:hint="eastAsia"/>
                <w:color w:val="548E2E"/>
                <w:kern w:val="0"/>
                <w:sz w:val="24"/>
                <w:szCs w:val="24"/>
                <w:u w:val="single"/>
              </w:rPr>
            </w:rPrChange>
          </w:rPr>
          <w:t>进行</w:t>
        </w:r>
        <w:r>
          <w:rPr>
            <w:rFonts w:ascii="inherit" w:eastAsia="宋体" w:hAnsi="inherit" w:cs="Arial"/>
            <w:color w:val="548E2E"/>
            <w:kern w:val="0"/>
            <w:sz w:val="24"/>
            <w:szCs w:val="24"/>
            <w:u w:val="single"/>
          </w:rPr>
          <w:fldChar w:fldCharType="end"/>
        </w:r>
        <w:r w:rsidRPr="00075C37">
          <w:rPr>
            <w:rFonts w:ascii="inherit" w:eastAsia="宋体" w:hAnsi="inherit" w:cs="Arial"/>
            <w:color w:val="34302D"/>
            <w:kern w:val="0"/>
            <w:sz w:val="24"/>
            <w:szCs w:val="24"/>
          </w:rPr>
          <w:t>管理是二次注入的一个引人注目的</w:t>
        </w:r>
        <w:del w:id="1754" w:author="zhang alex" w:date="2019-07-28T21:49:00Z">
          <w:r w:rsidRPr="00075C37" w:rsidDel="00B75A54">
            <w:rPr>
              <w:rFonts w:ascii="inherit" w:eastAsia="宋体" w:hAnsi="inherit" w:cs="Arial" w:hint="eastAsia"/>
              <w:color w:val="34302D"/>
              <w:kern w:val="0"/>
              <w:sz w:val="24"/>
              <w:szCs w:val="24"/>
            </w:rPr>
            <w:delText>用例</w:delText>
          </w:r>
        </w:del>
      </w:moveTo>
      <w:ins w:id="1755" w:author="zhang alex" w:date="2019-07-28T21:49:00Z">
        <w:r w:rsidR="00B75A54">
          <w:rPr>
            <w:rFonts w:ascii="inherit" w:eastAsia="宋体" w:hAnsi="inherit" w:cs="Arial" w:hint="eastAsia"/>
            <w:color w:val="34302D"/>
            <w:kern w:val="0"/>
            <w:sz w:val="24"/>
            <w:szCs w:val="24"/>
          </w:rPr>
          <w:t>例子</w:t>
        </w:r>
      </w:ins>
      <w:moveTo w:id="1756" w:author="zhang alex" w:date="2019-07-28T21:47:00Z">
        <w:r w:rsidRPr="00075C37">
          <w:rPr>
            <w:rFonts w:ascii="inherit" w:eastAsia="宋体" w:hAnsi="inherit" w:cs="Arial"/>
            <w:color w:val="34302D"/>
            <w:kern w:val="0"/>
            <w:sz w:val="24"/>
            <w:szCs w:val="24"/>
          </w:rPr>
          <w:t>。</w:t>
        </w:r>
      </w:moveTo>
    </w:p>
    <w:moveToRangeEnd w:id="1750"/>
    <w:p w:rsidR="008F7CD3" w:rsidRPr="008F7CD3" w:rsidRDefault="008F7CD3" w:rsidP="00BA0D5D">
      <w:pPr>
        <w:widowControl/>
        <w:shd w:val="clear" w:color="auto" w:fill="F1F1F1"/>
        <w:spacing w:after="300"/>
        <w:jc w:val="left"/>
        <w:rPr>
          <w:rFonts w:ascii="inherit" w:eastAsia="宋体" w:hAnsi="inherit" w:cs="Arial" w:hint="eastAsia"/>
          <w:color w:val="34302D"/>
          <w:kern w:val="0"/>
          <w:sz w:val="24"/>
          <w:szCs w:val="24"/>
        </w:rPr>
      </w:pPr>
    </w:p>
    <w:p w:rsidR="00BA0D5D" w:rsidDel="008F7CD3" w:rsidRDefault="00BA0D5D" w:rsidP="00BA0D5D">
      <w:pPr>
        <w:widowControl/>
        <w:shd w:val="clear" w:color="auto" w:fill="F1F1F1"/>
        <w:jc w:val="left"/>
        <w:rPr>
          <w:del w:id="1757" w:author="zhang alex" w:date="2019-07-28T21:47: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Use the DI style that makes the most sense for a particular class. Sometimes, when dealing with third-party classes for which you do not have the source, the choice is made for you. For example, if a third-party class does not expose any setter methods, then constructor injection may be the only available form of DI.</w:t>
      </w:r>
    </w:p>
    <w:p w:rsidR="00075C37" w:rsidRPr="00075C37" w:rsidDel="008F7CD3" w:rsidRDefault="00075C37">
      <w:pPr>
        <w:widowControl/>
        <w:shd w:val="clear" w:color="auto" w:fill="F1F1F1"/>
        <w:jc w:val="left"/>
        <w:rPr>
          <w:del w:id="1758" w:author="zhang alex" w:date="2019-07-28T21:47:00Z"/>
          <w:rFonts w:ascii="Arial" w:eastAsia="宋体" w:hAnsi="Arial" w:cs="Arial"/>
          <w:color w:val="0B0A0A"/>
          <w:kern w:val="0"/>
          <w:sz w:val="41"/>
          <w:szCs w:val="41"/>
        </w:rPr>
        <w:pPrChange w:id="1759" w:author="zhang alex" w:date="2019-07-28T21:47:00Z">
          <w:pPr>
            <w:widowControl/>
            <w:shd w:val="clear" w:color="auto" w:fill="F1F1F1"/>
            <w:jc w:val="center"/>
          </w:pPr>
        </w:pPrChange>
      </w:pPr>
      <w:moveFromRangeStart w:id="1760" w:author="zhang alex" w:date="2019-07-28T21:33:00Z" w:name="move15242009"/>
      <w:moveFrom w:id="1761" w:author="zhang alex" w:date="2019-07-28T21:33:00Z">
        <w:r w:rsidRPr="00075C37" w:rsidDel="0050464B">
          <w:rPr>
            <w:rFonts w:ascii="Arial" w:eastAsia="宋体" w:hAnsi="Arial" w:cs="Arial"/>
            <w:color w:val="0B0A0A"/>
            <w:kern w:val="0"/>
            <w:sz w:val="41"/>
            <w:szCs w:val="41"/>
          </w:rPr>
          <w:t>基于构造函数或基于</w:t>
        </w:r>
        <w:r w:rsidRPr="00075C37" w:rsidDel="0050464B">
          <w:rPr>
            <w:rFonts w:ascii="Arial" w:eastAsia="宋体" w:hAnsi="Arial" w:cs="Arial"/>
            <w:color w:val="0B0A0A"/>
            <w:kern w:val="0"/>
            <w:sz w:val="41"/>
            <w:szCs w:val="41"/>
          </w:rPr>
          <w:t>setter</w:t>
        </w:r>
        <w:r w:rsidRPr="00075C37" w:rsidDel="0050464B">
          <w:rPr>
            <w:rFonts w:ascii="Arial" w:eastAsia="宋体" w:hAnsi="Arial" w:cs="Arial"/>
            <w:color w:val="0B0A0A"/>
            <w:kern w:val="0"/>
            <w:sz w:val="41"/>
            <w:szCs w:val="41"/>
          </w:rPr>
          <w:t>的</w:t>
        </w:r>
        <w:r w:rsidRPr="00075C37" w:rsidDel="0050464B">
          <w:rPr>
            <w:rFonts w:ascii="Arial" w:eastAsia="宋体" w:hAnsi="Arial" w:cs="Arial"/>
            <w:color w:val="0B0A0A"/>
            <w:kern w:val="0"/>
            <w:sz w:val="41"/>
            <w:szCs w:val="41"/>
          </w:rPr>
          <w:t>DI</w:t>
        </w:r>
        <w:r w:rsidRPr="00075C37" w:rsidDel="0050464B">
          <w:rPr>
            <w:rFonts w:ascii="Arial" w:eastAsia="宋体" w:hAnsi="Arial" w:cs="Arial"/>
            <w:color w:val="0B0A0A"/>
            <w:kern w:val="0"/>
            <w:sz w:val="41"/>
            <w:szCs w:val="41"/>
          </w:rPr>
          <w:t>？</w:t>
        </w:r>
      </w:moveFrom>
      <w:moveFromRangeEnd w:id="1760"/>
    </w:p>
    <w:p w:rsidR="00075C37" w:rsidRPr="00075C37" w:rsidDel="008F7CD3" w:rsidRDefault="00075C37">
      <w:pPr>
        <w:widowControl/>
        <w:shd w:val="clear" w:color="auto" w:fill="F1F1F1"/>
        <w:jc w:val="left"/>
        <w:rPr>
          <w:del w:id="1762" w:author="zhang alex" w:date="2019-07-28T21:47:00Z"/>
          <w:rFonts w:ascii="inherit" w:eastAsia="宋体" w:hAnsi="inherit" w:cs="Arial" w:hint="eastAsia"/>
          <w:color w:val="34302D"/>
          <w:kern w:val="0"/>
          <w:sz w:val="24"/>
          <w:szCs w:val="24"/>
        </w:rPr>
        <w:pPrChange w:id="1763" w:author="zhang alex" w:date="2019-07-28T21:47:00Z">
          <w:pPr>
            <w:widowControl/>
            <w:shd w:val="clear" w:color="auto" w:fill="F1F1F1"/>
            <w:spacing w:after="300"/>
            <w:jc w:val="left"/>
          </w:pPr>
        </w:pPrChange>
      </w:pPr>
      <w:moveFromRangeStart w:id="1764" w:author="zhang alex" w:date="2019-07-28T21:33:00Z" w:name="move15242043"/>
      <w:moveFrom w:id="1765" w:author="zhang alex" w:date="2019-07-28T21:33:00Z">
        <w:r w:rsidRPr="00075C37" w:rsidDel="001F4406">
          <w:rPr>
            <w:rFonts w:ascii="inherit" w:eastAsia="宋体" w:hAnsi="inherit" w:cs="Arial"/>
            <w:color w:val="34302D"/>
            <w:kern w:val="0"/>
            <w:sz w:val="24"/>
            <w:szCs w:val="24"/>
          </w:rPr>
          <w:t>由于您可以混合基于构造函数和基于</w:t>
        </w:r>
        <w:r w:rsidRPr="00075C37" w:rsidDel="001F4406">
          <w:rPr>
            <w:rFonts w:ascii="inherit" w:eastAsia="宋体" w:hAnsi="inherit" w:cs="Arial"/>
            <w:color w:val="34302D"/>
            <w:kern w:val="0"/>
            <w:sz w:val="24"/>
            <w:szCs w:val="24"/>
          </w:rPr>
          <w:t>setter</w:t>
        </w:r>
        <w:r w:rsidRPr="00075C37" w:rsidDel="001F4406">
          <w:rPr>
            <w:rFonts w:ascii="inherit" w:eastAsia="宋体" w:hAnsi="inherit" w:cs="Arial"/>
            <w:color w:val="34302D"/>
            <w:kern w:val="0"/>
            <w:sz w:val="24"/>
            <w:szCs w:val="24"/>
          </w:rPr>
          <w:t>的</w:t>
        </w:r>
        <w:r w:rsidRPr="00075C37" w:rsidDel="001F4406">
          <w:rPr>
            <w:rFonts w:ascii="inherit" w:eastAsia="宋体" w:hAnsi="inherit" w:cs="Arial"/>
            <w:color w:val="34302D"/>
            <w:kern w:val="0"/>
            <w:sz w:val="24"/>
            <w:szCs w:val="24"/>
          </w:rPr>
          <w:t>DI</w:t>
        </w:r>
        <w:r w:rsidRPr="00075C37" w:rsidDel="001F4406">
          <w:rPr>
            <w:rFonts w:ascii="inherit" w:eastAsia="宋体" w:hAnsi="inherit" w:cs="Arial"/>
            <w:color w:val="34302D"/>
            <w:kern w:val="0"/>
            <w:sz w:val="24"/>
            <w:szCs w:val="24"/>
          </w:rPr>
          <w:t>，因此将构造函数用于强制依赖项和</w:t>
        </w:r>
        <w:r w:rsidRPr="00075C37" w:rsidDel="001F4406">
          <w:rPr>
            <w:rFonts w:ascii="inherit" w:eastAsia="宋体" w:hAnsi="inherit" w:cs="Arial"/>
            <w:color w:val="34302D"/>
            <w:kern w:val="0"/>
            <w:sz w:val="24"/>
            <w:szCs w:val="24"/>
          </w:rPr>
          <w:t>setter</w:t>
        </w:r>
        <w:r w:rsidRPr="00075C37" w:rsidDel="001F4406">
          <w:rPr>
            <w:rFonts w:ascii="inherit" w:eastAsia="宋体" w:hAnsi="inherit" w:cs="Arial"/>
            <w:color w:val="34302D"/>
            <w:kern w:val="0"/>
            <w:sz w:val="24"/>
            <w:szCs w:val="24"/>
          </w:rPr>
          <w:t>方法或可选依赖项的配置方法是一个很好的经验法则。请注意，</w:t>
        </w:r>
        <w:r w:rsidRPr="00075C37" w:rsidDel="001F4406">
          <w:rPr>
            <w:rFonts w:ascii="inherit" w:eastAsia="宋体" w:hAnsi="inherit" w:cs="Arial"/>
            <w:color w:val="34302D"/>
            <w:kern w:val="0"/>
            <w:sz w:val="24"/>
            <w:szCs w:val="24"/>
          </w:rPr>
          <w:t> </w:t>
        </w:r>
        <w:r w:rsidRPr="00075C37" w:rsidDel="001F4406">
          <w:rPr>
            <w:rFonts w:ascii="inherit" w:eastAsia="宋体" w:hAnsi="inherit" w:cs="Arial"/>
            <w:color w:val="34302D"/>
            <w:kern w:val="0"/>
            <w:sz w:val="24"/>
            <w:szCs w:val="24"/>
          </w:rPr>
          <w:t>在</w:t>
        </w:r>
        <w:r w:rsidRPr="00075C37" w:rsidDel="001F4406">
          <w:rPr>
            <w:rFonts w:ascii="inherit" w:eastAsia="宋体" w:hAnsi="inherit" w:cs="Arial"/>
            <w:color w:val="34302D"/>
            <w:kern w:val="0"/>
            <w:sz w:val="24"/>
            <w:szCs w:val="24"/>
          </w:rPr>
          <w:t>setter</w:t>
        </w:r>
        <w:r w:rsidRPr="00075C37" w:rsidDel="001F4406">
          <w:rPr>
            <w:rFonts w:ascii="inherit" w:eastAsia="宋体" w:hAnsi="inherit" w:cs="Arial"/>
            <w:color w:val="34302D"/>
            <w:kern w:val="0"/>
            <w:sz w:val="24"/>
            <w:szCs w:val="24"/>
          </w:rPr>
          <w:t>方法上使用</w:t>
        </w:r>
        <w:r w:rsidR="00E91AFF" w:rsidDel="001F4406">
          <w:rPr>
            <w:rFonts w:ascii="inherit" w:eastAsia="宋体" w:hAnsi="inherit" w:cs="Arial"/>
            <w:color w:val="548E2E"/>
            <w:kern w:val="0"/>
            <w:sz w:val="24"/>
            <w:szCs w:val="24"/>
            <w:u w:val="single"/>
          </w:rPr>
          <w:fldChar w:fldCharType="begin"/>
        </w:r>
        <w:r w:rsidR="00E91AFF" w:rsidDel="001F4406">
          <w:rPr>
            <w:rFonts w:ascii="inherit" w:eastAsia="宋体" w:hAnsi="inherit" w:cs="Arial"/>
            <w:color w:val="548E2E"/>
            <w:kern w:val="0"/>
            <w:sz w:val="24"/>
            <w:szCs w:val="24"/>
            <w:u w:val="single"/>
          </w:rPr>
          <w:instrText xml:space="preserve"> HYPERLINK "https://docs.spring.io/spring/docs/5.1.8.RELEASE/spring-framework-reference/core.html" \l "beans-required-annotation" </w:instrText>
        </w:r>
        <w:r w:rsidR="00E91AFF" w:rsidDel="001F4406">
          <w:rPr>
            <w:rFonts w:ascii="inherit" w:eastAsia="宋体" w:hAnsi="inherit" w:cs="Arial"/>
            <w:color w:val="548E2E"/>
            <w:kern w:val="0"/>
            <w:sz w:val="24"/>
            <w:szCs w:val="24"/>
            <w:u w:val="single"/>
          </w:rPr>
          <w:fldChar w:fldCharType="separate"/>
        </w:r>
        <w:r w:rsidRPr="00075C37" w:rsidDel="001F4406">
          <w:rPr>
            <w:rFonts w:ascii="inherit" w:eastAsia="宋体" w:hAnsi="inherit" w:cs="Arial"/>
            <w:color w:val="548E2E"/>
            <w:kern w:val="0"/>
            <w:sz w:val="24"/>
            <w:szCs w:val="24"/>
            <w:u w:val="single"/>
          </w:rPr>
          <w:t>@Required</w:t>
        </w:r>
        <w:r w:rsidR="00E91AFF" w:rsidDel="001F4406">
          <w:rPr>
            <w:rFonts w:ascii="inherit" w:eastAsia="宋体" w:hAnsi="inherit" w:cs="Arial"/>
            <w:color w:val="548E2E"/>
            <w:kern w:val="0"/>
            <w:sz w:val="24"/>
            <w:szCs w:val="24"/>
            <w:u w:val="single"/>
          </w:rPr>
          <w:fldChar w:fldCharType="end"/>
        </w:r>
        <w:r w:rsidRPr="00075C37" w:rsidDel="001F4406">
          <w:rPr>
            <w:rFonts w:ascii="inherit" w:eastAsia="宋体" w:hAnsi="inherit" w:cs="Arial"/>
            <w:color w:val="34302D"/>
            <w:kern w:val="0"/>
            <w:sz w:val="24"/>
            <w:szCs w:val="24"/>
          </w:rPr>
          <w:t>注释可用于使属性成为必需的依赖项</w:t>
        </w:r>
        <w:r w:rsidRPr="00075C37" w:rsidDel="001F4406">
          <w:rPr>
            <w:rFonts w:ascii="inherit" w:eastAsia="宋体" w:hAnsi="inherit" w:cs="Arial"/>
            <w:color w:val="34302D"/>
            <w:kern w:val="0"/>
            <w:sz w:val="24"/>
            <w:szCs w:val="24"/>
          </w:rPr>
          <w:t>; </w:t>
        </w:r>
        <w:r w:rsidRPr="00075C37" w:rsidDel="001F4406">
          <w:rPr>
            <w:rFonts w:ascii="inherit" w:eastAsia="宋体" w:hAnsi="inherit" w:cs="Arial"/>
            <w:color w:val="34302D"/>
            <w:kern w:val="0"/>
            <w:sz w:val="24"/>
            <w:szCs w:val="24"/>
          </w:rPr>
          <w:t>但是，最好使用编程验证参数的构造</w:t>
        </w:r>
        <w:del w:id="1766" w:author="zhang alex" w:date="2019-07-28T21:47:00Z">
          <w:r w:rsidRPr="00075C37" w:rsidDel="008F7CD3">
            <w:rPr>
              <w:rFonts w:ascii="inherit" w:eastAsia="宋体" w:hAnsi="inherit" w:cs="Arial"/>
              <w:color w:val="34302D"/>
              <w:kern w:val="0"/>
              <w:sz w:val="24"/>
              <w:szCs w:val="24"/>
            </w:rPr>
            <w:delText>函数注入。</w:delText>
          </w:r>
        </w:del>
      </w:moveFrom>
      <w:moveFromRangeEnd w:id="1764"/>
    </w:p>
    <w:p w:rsidR="00075C37" w:rsidRPr="00075C37" w:rsidRDefault="00075C37" w:rsidP="00075C37">
      <w:pPr>
        <w:widowControl/>
        <w:shd w:val="clear" w:color="auto" w:fill="F1F1F1"/>
        <w:spacing w:after="300"/>
        <w:jc w:val="left"/>
        <w:rPr>
          <w:rFonts w:ascii="inherit" w:eastAsia="宋体" w:hAnsi="inherit" w:cs="Arial" w:hint="eastAsia"/>
          <w:color w:val="34302D"/>
          <w:kern w:val="0"/>
          <w:sz w:val="24"/>
          <w:szCs w:val="24"/>
        </w:rPr>
      </w:pPr>
      <w:moveFromRangeStart w:id="1767" w:author="zhang alex" w:date="2019-07-28T21:43:00Z" w:name="move15242644"/>
      <w:moveFrom w:id="1768" w:author="zhang alex" w:date="2019-07-28T21:43:00Z">
        <w:r w:rsidRPr="00075C37" w:rsidDel="00A37CDA">
          <w:rPr>
            <w:rFonts w:ascii="inherit" w:eastAsia="宋体" w:hAnsi="inherit" w:cs="Arial"/>
            <w:color w:val="34302D"/>
            <w:kern w:val="0"/>
            <w:sz w:val="24"/>
            <w:szCs w:val="24"/>
          </w:rPr>
          <w:t>Spring</w:t>
        </w:r>
        <w:r w:rsidRPr="00075C37" w:rsidDel="00A37CDA">
          <w:rPr>
            <w:rFonts w:ascii="inherit" w:eastAsia="宋体" w:hAnsi="inherit" w:cs="Arial"/>
            <w:color w:val="34302D"/>
            <w:kern w:val="0"/>
            <w:sz w:val="24"/>
            <w:szCs w:val="24"/>
          </w:rPr>
          <w:t>团队通常提倡构造函数注入，因为它允许您将应用程序组件实现为不可变对象，并确保所需的依赖项不是</w:t>
        </w:r>
        <w:r w:rsidRPr="00075C37" w:rsidDel="00A37CDA">
          <w:rPr>
            <w:rFonts w:ascii="Consolas" w:eastAsia="宋体" w:hAnsi="Consolas" w:cs="宋体"/>
            <w:color w:val="34302D"/>
            <w:kern w:val="0"/>
            <w:sz w:val="23"/>
            <w:szCs w:val="23"/>
            <w:shd w:val="clear" w:color="auto" w:fill="F7F7F8"/>
          </w:rPr>
          <w:t>null</w:t>
        </w:r>
        <w:r w:rsidRPr="00075C37" w:rsidDel="00A37CDA">
          <w:rPr>
            <w:rFonts w:ascii="inherit" w:eastAsia="宋体" w:hAnsi="inherit" w:cs="Arial"/>
            <w:color w:val="34302D"/>
            <w:kern w:val="0"/>
            <w:sz w:val="24"/>
            <w:szCs w:val="24"/>
          </w:rPr>
          <w:t>。此外，构造函数注入的组件始终以完全初始化的状态返回到客户端（调用）代码。作为旁注，大量的构造函数参数是一个糟糕的代码气味，暗示该类可能有太多的责任，应该重构以更好地解决关注点的正确分离。</w:t>
        </w:r>
      </w:moveFrom>
      <w:moveFromRangeEnd w:id="1767"/>
    </w:p>
    <w:p w:rsidR="00075C37" w:rsidRPr="00075C37" w:rsidDel="008F7CD3" w:rsidRDefault="00075C37" w:rsidP="00075C37">
      <w:pPr>
        <w:widowControl/>
        <w:shd w:val="clear" w:color="auto" w:fill="F1F1F1"/>
        <w:spacing w:after="300"/>
        <w:jc w:val="left"/>
        <w:rPr>
          <w:moveFrom w:id="1769" w:author="zhang alex" w:date="2019-07-28T21:47:00Z"/>
          <w:rFonts w:ascii="inherit" w:eastAsia="宋体" w:hAnsi="inherit" w:cs="Arial" w:hint="eastAsia"/>
          <w:color w:val="34302D"/>
          <w:kern w:val="0"/>
          <w:sz w:val="24"/>
          <w:szCs w:val="24"/>
        </w:rPr>
      </w:pPr>
      <w:moveFromRangeStart w:id="1770" w:author="zhang alex" w:date="2019-07-28T21:47:00Z" w:name="move15242884"/>
      <w:moveFrom w:id="1771" w:author="zhang alex" w:date="2019-07-28T21:47:00Z">
        <w:r w:rsidRPr="00075C37" w:rsidDel="008F7CD3">
          <w:rPr>
            <w:rFonts w:ascii="inherit" w:eastAsia="宋体" w:hAnsi="inherit" w:cs="Arial"/>
            <w:color w:val="34302D"/>
            <w:kern w:val="0"/>
            <w:sz w:val="24"/>
            <w:szCs w:val="24"/>
          </w:rPr>
          <w:t>Setter</w:t>
        </w:r>
        <w:r w:rsidRPr="00075C37" w:rsidDel="008F7CD3">
          <w:rPr>
            <w:rFonts w:ascii="inherit" w:eastAsia="宋体" w:hAnsi="inherit" w:cs="Arial"/>
            <w:color w:val="34302D"/>
            <w:kern w:val="0"/>
            <w:sz w:val="24"/>
            <w:szCs w:val="24"/>
          </w:rPr>
          <w:t>注入应主要仅用于可在类中指定合理默认值的可选依赖项。否则，必须在代码使用依赖项的任何位置执行非空检查。</w:t>
        </w:r>
        <w:r w:rsidRPr="00075C37" w:rsidDel="008F7CD3">
          <w:rPr>
            <w:rFonts w:ascii="inherit" w:eastAsia="宋体" w:hAnsi="inherit" w:cs="Arial"/>
            <w:color w:val="34302D"/>
            <w:kern w:val="0"/>
            <w:sz w:val="24"/>
            <w:szCs w:val="24"/>
          </w:rPr>
          <w:t>setter</w:t>
        </w:r>
        <w:r w:rsidRPr="00075C37" w:rsidDel="008F7CD3">
          <w:rPr>
            <w:rFonts w:ascii="inherit" w:eastAsia="宋体" w:hAnsi="inherit" w:cs="Arial"/>
            <w:color w:val="34302D"/>
            <w:kern w:val="0"/>
            <w:sz w:val="24"/>
            <w:szCs w:val="24"/>
          </w:rPr>
          <w:t>注入的一个好处是</w:t>
        </w:r>
        <w:r w:rsidRPr="00075C37" w:rsidDel="008F7CD3">
          <w:rPr>
            <w:rFonts w:ascii="inherit" w:eastAsia="宋体" w:hAnsi="inherit" w:cs="Arial"/>
            <w:color w:val="34302D"/>
            <w:kern w:val="0"/>
            <w:sz w:val="24"/>
            <w:szCs w:val="24"/>
          </w:rPr>
          <w:t>setter</w:t>
        </w:r>
        <w:r w:rsidRPr="00075C37" w:rsidDel="008F7CD3">
          <w:rPr>
            <w:rFonts w:ascii="inherit" w:eastAsia="宋体" w:hAnsi="inherit" w:cs="Arial"/>
            <w:color w:val="34302D"/>
            <w:kern w:val="0"/>
            <w:sz w:val="24"/>
            <w:szCs w:val="24"/>
          </w:rPr>
          <w:t>方法使该类的对象可以在以后重新配置或重新注入。因此，通过</w:t>
        </w:r>
        <w:r w:rsidR="00E91AFF" w:rsidDel="008F7CD3">
          <w:rPr>
            <w:rFonts w:ascii="inherit" w:eastAsia="宋体" w:hAnsi="inherit" w:cs="Arial"/>
            <w:color w:val="548E2E"/>
            <w:kern w:val="0"/>
            <w:sz w:val="24"/>
            <w:szCs w:val="24"/>
            <w:u w:val="single"/>
          </w:rPr>
          <w:fldChar w:fldCharType="begin"/>
        </w:r>
        <w:r w:rsidR="00E91AFF" w:rsidDel="008F7CD3">
          <w:rPr>
            <w:rFonts w:ascii="inherit" w:eastAsia="宋体" w:hAnsi="inherit" w:cs="Arial"/>
            <w:color w:val="548E2E"/>
            <w:kern w:val="0"/>
            <w:sz w:val="24"/>
            <w:szCs w:val="24"/>
            <w:u w:val="single"/>
          </w:rPr>
          <w:instrText xml:space="preserve"> HYPERLINK "https://docs.spring.io/spring/docs/5.1.8.RELEASE/spring-framework-reference/integration.html" \l "jmx" </w:instrText>
        </w:r>
        <w:r w:rsidR="00E91AFF" w:rsidDel="008F7CD3">
          <w:rPr>
            <w:rFonts w:ascii="inherit" w:eastAsia="宋体" w:hAnsi="inherit" w:cs="Arial"/>
            <w:color w:val="548E2E"/>
            <w:kern w:val="0"/>
            <w:sz w:val="24"/>
            <w:szCs w:val="24"/>
            <w:u w:val="single"/>
          </w:rPr>
          <w:fldChar w:fldCharType="separate"/>
        </w:r>
        <w:r w:rsidRPr="00075C37" w:rsidDel="008F7CD3">
          <w:rPr>
            <w:rFonts w:ascii="inherit" w:eastAsia="宋体" w:hAnsi="inherit" w:cs="Arial"/>
            <w:color w:val="548E2E"/>
            <w:kern w:val="0"/>
            <w:sz w:val="24"/>
            <w:szCs w:val="24"/>
            <w:u w:val="single"/>
          </w:rPr>
          <w:t>JMX MBean</w:t>
        </w:r>
        <w:r w:rsidRPr="00075C37" w:rsidDel="008F7CD3">
          <w:rPr>
            <w:rFonts w:ascii="inherit" w:eastAsia="宋体" w:hAnsi="inherit" w:cs="Arial"/>
            <w:color w:val="548E2E"/>
            <w:kern w:val="0"/>
            <w:sz w:val="24"/>
            <w:szCs w:val="24"/>
            <w:u w:val="single"/>
          </w:rPr>
          <w:t>进行</w:t>
        </w:r>
        <w:r w:rsidR="00E91AFF" w:rsidDel="008F7CD3">
          <w:rPr>
            <w:rFonts w:ascii="inherit" w:eastAsia="宋体" w:hAnsi="inherit" w:cs="Arial"/>
            <w:color w:val="548E2E"/>
            <w:kern w:val="0"/>
            <w:sz w:val="24"/>
            <w:szCs w:val="24"/>
            <w:u w:val="single"/>
          </w:rPr>
          <w:fldChar w:fldCharType="end"/>
        </w:r>
        <w:r w:rsidRPr="00075C37" w:rsidDel="008F7CD3">
          <w:rPr>
            <w:rFonts w:ascii="inherit" w:eastAsia="宋体" w:hAnsi="inherit" w:cs="Arial"/>
            <w:color w:val="34302D"/>
            <w:kern w:val="0"/>
            <w:sz w:val="24"/>
            <w:szCs w:val="24"/>
          </w:rPr>
          <w:t>管理是二次注入的一个引人注目的用例。</w:t>
        </w:r>
      </w:moveFrom>
    </w:p>
    <w:moveFromRangeEnd w:id="1770"/>
    <w:p w:rsidR="00075C37" w:rsidRPr="00075C37" w:rsidRDefault="00075C37" w:rsidP="00075C37">
      <w:pPr>
        <w:widowControl/>
        <w:shd w:val="clear" w:color="auto" w:fill="F1F1F1"/>
        <w:jc w:val="left"/>
        <w:rPr>
          <w:rFonts w:ascii="inherit" w:eastAsia="宋体" w:hAnsi="inherit" w:cs="Arial" w:hint="eastAsia"/>
          <w:color w:val="34302D"/>
          <w:kern w:val="0"/>
          <w:sz w:val="24"/>
          <w:szCs w:val="24"/>
        </w:rPr>
      </w:pPr>
      <w:r w:rsidRPr="00075C37">
        <w:rPr>
          <w:rFonts w:ascii="inherit" w:eastAsia="宋体" w:hAnsi="inherit" w:cs="Arial"/>
          <w:color w:val="34302D"/>
          <w:kern w:val="0"/>
          <w:sz w:val="24"/>
          <w:szCs w:val="24"/>
        </w:rPr>
        <w:t>使用对特定类最有意义的</w:t>
      </w:r>
      <w:r w:rsidRPr="00075C37">
        <w:rPr>
          <w:rFonts w:ascii="inherit" w:eastAsia="宋体" w:hAnsi="inherit" w:cs="Arial"/>
          <w:color w:val="34302D"/>
          <w:kern w:val="0"/>
          <w:sz w:val="24"/>
          <w:szCs w:val="24"/>
        </w:rPr>
        <w:t>DI</w:t>
      </w:r>
      <w:r w:rsidRPr="00075C37">
        <w:rPr>
          <w:rFonts w:ascii="inherit" w:eastAsia="宋体" w:hAnsi="inherit" w:cs="Arial"/>
          <w:color w:val="34302D"/>
          <w:kern w:val="0"/>
          <w:sz w:val="24"/>
          <w:szCs w:val="24"/>
        </w:rPr>
        <w:t>样式。有时，在处理您没有源的第三方类时，</w:t>
      </w:r>
      <w:del w:id="1772" w:author="zhang alex" w:date="2019-07-28T21:52:00Z">
        <w:r w:rsidRPr="00075C37" w:rsidDel="008368BB">
          <w:rPr>
            <w:rFonts w:ascii="inherit" w:eastAsia="宋体" w:hAnsi="inherit" w:cs="Arial" w:hint="eastAsia"/>
            <w:color w:val="34302D"/>
            <w:kern w:val="0"/>
            <w:sz w:val="24"/>
            <w:szCs w:val="24"/>
          </w:rPr>
          <w:delText>会选择您</w:delText>
        </w:r>
      </w:del>
      <w:ins w:id="1773" w:author="zhang alex" w:date="2019-07-28T21:52:00Z">
        <w:r w:rsidR="008368BB">
          <w:rPr>
            <w:rFonts w:ascii="inherit" w:eastAsia="宋体" w:hAnsi="inherit" w:cs="Arial" w:hint="eastAsia"/>
            <w:color w:val="34302D"/>
            <w:kern w:val="0"/>
            <w:sz w:val="24"/>
            <w:szCs w:val="24"/>
          </w:rPr>
          <w:t>会为你做出选择</w:t>
        </w:r>
      </w:ins>
      <w:r w:rsidRPr="00075C37">
        <w:rPr>
          <w:rFonts w:ascii="inherit" w:eastAsia="宋体" w:hAnsi="inherit" w:cs="Arial"/>
          <w:color w:val="34302D"/>
          <w:kern w:val="0"/>
          <w:sz w:val="24"/>
          <w:szCs w:val="24"/>
        </w:rPr>
        <w:t>。例如，如果第三方类没有公开任何</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方法，那么构造函数注入可能是唯一可用的</w:t>
      </w:r>
      <w:r w:rsidRPr="00075C37">
        <w:rPr>
          <w:rFonts w:ascii="inherit" w:eastAsia="宋体" w:hAnsi="inherit" w:cs="Arial"/>
          <w:color w:val="34302D"/>
          <w:kern w:val="0"/>
          <w:sz w:val="24"/>
          <w:szCs w:val="24"/>
        </w:rPr>
        <w:t>DI</w:t>
      </w:r>
      <w:r w:rsidRPr="00075C37">
        <w:rPr>
          <w:rFonts w:ascii="inherit" w:eastAsia="宋体" w:hAnsi="inherit" w:cs="Arial"/>
          <w:color w:val="34302D"/>
          <w:kern w:val="0"/>
          <w:sz w:val="24"/>
          <w:szCs w:val="24"/>
        </w:rPr>
        <w:t>形式。</w:t>
      </w:r>
    </w:p>
    <w:p w:rsidR="00075C37" w:rsidRPr="00075C37" w:rsidRDefault="00075C37" w:rsidP="00BA0D5D">
      <w:pPr>
        <w:widowControl/>
        <w:shd w:val="clear" w:color="auto" w:fill="F1F1F1"/>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before="240" w:after="120"/>
        <w:jc w:val="left"/>
        <w:outlineLvl w:val="4"/>
        <w:rPr>
          <w:ins w:id="1774" w:author="zhang alex" w:date="2019-07-28T21:55:00Z"/>
          <w:rFonts w:ascii="Arial" w:eastAsia="宋体" w:hAnsi="Arial" w:cs="Arial"/>
          <w:color w:val="34302D"/>
          <w:kern w:val="0"/>
          <w:sz w:val="27"/>
          <w:szCs w:val="27"/>
        </w:rPr>
      </w:pPr>
      <w:r w:rsidRPr="00BA0D5D">
        <w:rPr>
          <w:rFonts w:ascii="Arial" w:eastAsia="宋体" w:hAnsi="Arial" w:cs="Arial"/>
          <w:color w:val="34302D"/>
          <w:kern w:val="0"/>
          <w:sz w:val="27"/>
          <w:szCs w:val="27"/>
        </w:rPr>
        <w:t>Dependency Resolution Process</w:t>
      </w:r>
    </w:p>
    <w:p w:rsidR="00FE7820" w:rsidRPr="00FE7820" w:rsidRDefault="00FE7820">
      <w:pPr>
        <w:pStyle w:val="a3"/>
        <w:shd w:val="clear" w:color="auto" w:fill="FFFFFF"/>
        <w:spacing w:before="0" w:beforeAutospacing="0" w:after="300" w:afterAutospacing="0"/>
        <w:rPr>
          <w:rFonts w:ascii="inherit" w:hAnsi="inherit" w:cs="Arial"/>
          <w:color w:val="34302D"/>
          <w:rPrChange w:id="1775" w:author="zhang alex" w:date="2019-07-28T21:55:00Z">
            <w:rPr>
              <w:rFonts w:ascii="Arial" w:eastAsia="宋体" w:hAnsi="Arial" w:cs="Arial"/>
              <w:color w:val="34302D"/>
              <w:kern w:val="0"/>
              <w:sz w:val="27"/>
              <w:szCs w:val="27"/>
            </w:rPr>
          </w:rPrChange>
        </w:rPr>
        <w:pPrChange w:id="1776" w:author="zhang alex" w:date="2019-07-28T21:55:00Z">
          <w:pPr>
            <w:widowControl/>
            <w:shd w:val="clear" w:color="auto" w:fill="FFFFFF"/>
            <w:spacing w:before="240" w:after="120"/>
            <w:jc w:val="left"/>
            <w:outlineLvl w:val="4"/>
          </w:pPr>
        </w:pPrChange>
      </w:pPr>
      <w:ins w:id="1777" w:author="zhang alex" w:date="2019-07-28T21:55:00Z">
        <w:r w:rsidRPr="00075C37">
          <w:rPr>
            <w:rFonts w:ascii="inherit" w:hAnsi="inherit" w:cs="Arial"/>
            <w:color w:val="34302D"/>
          </w:rPr>
          <w:t>依赖</w:t>
        </w:r>
        <w:r>
          <w:rPr>
            <w:rFonts w:ascii="inherit" w:hAnsi="inherit" w:cs="Arial" w:hint="eastAsia"/>
            <w:color w:val="34302D"/>
          </w:rPr>
          <w:t>解析</w:t>
        </w:r>
        <w:r w:rsidRPr="00075C37">
          <w:rPr>
            <w:rFonts w:ascii="inherit" w:hAnsi="inherit" w:cs="Arial"/>
            <w:color w:val="34302D"/>
          </w:rPr>
          <w:t>过程</w:t>
        </w:r>
      </w:ins>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container performs bean dependency resolution as follows:</w:t>
      </w:r>
    </w:p>
    <w:p w:rsidR="00075C37" w:rsidRPr="00075C37" w:rsidDel="00FE7820" w:rsidRDefault="00075C37" w:rsidP="00075C37">
      <w:pPr>
        <w:pStyle w:val="a3"/>
        <w:shd w:val="clear" w:color="auto" w:fill="FFFFFF"/>
        <w:spacing w:before="0" w:beforeAutospacing="0" w:after="300" w:afterAutospacing="0"/>
        <w:rPr>
          <w:del w:id="1778" w:author="zhang alex" w:date="2019-07-28T21:55:00Z"/>
          <w:rFonts w:ascii="inherit" w:hAnsi="inherit" w:cs="Arial" w:hint="eastAsia"/>
          <w:color w:val="34302D"/>
        </w:rPr>
      </w:pPr>
      <w:del w:id="1779" w:author="zhang alex" w:date="2019-07-28T21:55:00Z">
        <w:r w:rsidRPr="00075C37" w:rsidDel="00FE7820">
          <w:rPr>
            <w:rFonts w:ascii="inherit" w:hAnsi="inherit" w:cs="Arial"/>
            <w:color w:val="34302D"/>
          </w:rPr>
          <w:delText>依赖</w:delText>
        </w:r>
        <w:r w:rsidRPr="00075C37" w:rsidDel="00850FD8">
          <w:rPr>
            <w:rFonts w:ascii="inherit" w:hAnsi="inherit" w:cs="Arial" w:hint="eastAsia"/>
            <w:color w:val="34302D"/>
          </w:rPr>
          <w:delText>性解决</w:delText>
        </w:r>
        <w:r w:rsidRPr="00075C37" w:rsidDel="00FE7820">
          <w:rPr>
            <w:rFonts w:ascii="inherit" w:hAnsi="inherit" w:cs="Arial"/>
            <w:color w:val="34302D"/>
          </w:rPr>
          <w:delText>过程</w:delText>
        </w:r>
      </w:del>
    </w:p>
    <w:p w:rsidR="00075C37" w:rsidRDefault="00075C37" w:rsidP="00075C37">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容器执行</w:t>
      </w:r>
      <w:r>
        <w:rPr>
          <w:rFonts w:ascii="inherit" w:hAnsi="inherit" w:cs="Arial"/>
          <w:color w:val="34302D"/>
        </w:rPr>
        <w:t>bean</w:t>
      </w:r>
      <w:r>
        <w:rPr>
          <w:rFonts w:ascii="inherit" w:hAnsi="inherit" w:cs="Arial"/>
          <w:color w:val="34302D"/>
        </w:rPr>
        <w:t>依赖</w:t>
      </w:r>
      <w:del w:id="1780" w:author="zhang alex" w:date="2019-07-28T21:55:00Z">
        <w:r w:rsidDel="00FE7820">
          <w:rPr>
            <w:rFonts w:ascii="inherit" w:hAnsi="inherit" w:cs="Arial"/>
            <w:color w:val="34302D"/>
          </w:rPr>
          <w:delText>性</w:delText>
        </w:r>
      </w:del>
      <w:r>
        <w:rPr>
          <w:rFonts w:ascii="inherit" w:hAnsi="inherit" w:cs="Arial"/>
          <w:color w:val="34302D"/>
        </w:rPr>
        <w:t>解析，如下所示：</w:t>
      </w:r>
    </w:p>
    <w:p w:rsidR="00075C37" w:rsidRPr="00075C37" w:rsidDel="00FE7820" w:rsidRDefault="00075C37" w:rsidP="00BA0D5D">
      <w:pPr>
        <w:widowControl/>
        <w:shd w:val="clear" w:color="auto" w:fill="FFFFFF"/>
        <w:spacing w:after="300"/>
        <w:jc w:val="left"/>
        <w:rPr>
          <w:del w:id="1781" w:author="zhang alex" w:date="2019-07-28T21:55:00Z"/>
          <w:rFonts w:ascii="inherit" w:eastAsia="宋体" w:hAnsi="inherit" w:cs="Arial" w:hint="eastAsia"/>
          <w:color w:val="34302D"/>
          <w:kern w:val="0"/>
          <w:sz w:val="24"/>
          <w:szCs w:val="24"/>
        </w:rPr>
      </w:pPr>
    </w:p>
    <w:p w:rsidR="00BA0D5D" w:rsidRDefault="00BA0D5D" w:rsidP="00BA0D5D">
      <w:pPr>
        <w:widowControl/>
        <w:numPr>
          <w:ilvl w:val="0"/>
          <w:numId w:val="5"/>
        </w:numPr>
        <w:shd w:val="clear" w:color="auto" w:fill="FFFFFF"/>
        <w:spacing w:after="150"/>
        <w:ind w:left="360"/>
        <w:jc w:val="left"/>
        <w:rPr>
          <w:ins w:id="1782" w:author="zhang alex" w:date="2019-07-28T21:56: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created and initialized with configuration metadata that describes all the beans. Configuration metadata can be specified by XML, Java code, or annotations.</w:t>
      </w:r>
    </w:p>
    <w:p w:rsidR="008640E5" w:rsidRPr="00075C37" w:rsidDel="008640E5" w:rsidRDefault="008640E5">
      <w:pPr>
        <w:widowControl/>
        <w:numPr>
          <w:ilvl w:val="0"/>
          <w:numId w:val="5"/>
        </w:numPr>
        <w:shd w:val="clear" w:color="auto" w:fill="FFFFFF"/>
        <w:tabs>
          <w:tab w:val="clear" w:pos="720"/>
          <w:tab w:val="num" w:pos="851"/>
        </w:tabs>
        <w:spacing w:after="150"/>
        <w:ind w:left="426" w:hanging="426"/>
        <w:jc w:val="left"/>
        <w:rPr>
          <w:del w:id="1783" w:author="zhang alex" w:date="2019-07-28T21:56:00Z"/>
          <w:moveTo w:id="1784" w:author="zhang alex" w:date="2019-07-28T21:56:00Z"/>
          <w:rFonts w:ascii="inherit" w:eastAsia="宋体" w:hAnsi="inherit" w:cs="Arial" w:hint="eastAsia"/>
          <w:color w:val="34302D"/>
          <w:kern w:val="0"/>
          <w:sz w:val="24"/>
          <w:szCs w:val="24"/>
        </w:rPr>
        <w:pPrChange w:id="1785" w:author="zhang alex" w:date="2019-07-28T21:57:00Z">
          <w:pPr>
            <w:widowControl/>
            <w:numPr>
              <w:numId w:val="5"/>
            </w:numPr>
            <w:shd w:val="clear" w:color="auto" w:fill="FFFFFF"/>
            <w:tabs>
              <w:tab w:val="num" w:pos="720"/>
            </w:tabs>
            <w:spacing w:after="150"/>
            <w:ind w:left="720" w:hanging="360"/>
            <w:jc w:val="left"/>
          </w:pPr>
        </w:pPrChange>
      </w:pPr>
      <w:moveToRangeStart w:id="1786" w:author="zhang alex" w:date="2019-07-28T21:56:00Z" w:name="move15243377"/>
      <w:moveTo w:id="1787" w:author="zhang alex" w:date="2019-07-28T21:56:00Z">
        <w:del w:id="1788" w:author="zhang alex" w:date="2019-07-28T22:00:00Z">
          <w:r w:rsidRPr="00075C37" w:rsidDel="003F5E6B">
            <w:rPr>
              <w:rFonts w:ascii="inherit" w:eastAsia="宋体" w:hAnsi="inherit" w:cs="Arial"/>
              <w:color w:val="34302D"/>
              <w:kern w:val="0"/>
              <w:sz w:val="24"/>
              <w:szCs w:val="24"/>
            </w:rPr>
            <w:delText>使用</w:delText>
          </w:r>
        </w:del>
        <w:r w:rsidRPr="00075C37">
          <w:rPr>
            <w:rFonts w:ascii="Consolas" w:eastAsia="宋体" w:hAnsi="Consolas" w:cs="宋体"/>
            <w:color w:val="34302D"/>
            <w:kern w:val="0"/>
            <w:sz w:val="23"/>
            <w:szCs w:val="23"/>
            <w:shd w:val="clear" w:color="auto" w:fill="F7F7F8"/>
          </w:rPr>
          <w:t>ApplicationContext</w:t>
        </w:r>
      </w:moveTo>
      <w:ins w:id="1789" w:author="zhang alex" w:date="2019-07-28T22:01:00Z">
        <w:r w:rsidR="00A26F40">
          <w:rPr>
            <w:rFonts w:ascii="inherit" w:eastAsia="宋体" w:hAnsi="inherit" w:cs="Arial" w:hint="eastAsia"/>
            <w:color w:val="34302D"/>
            <w:kern w:val="0"/>
            <w:sz w:val="24"/>
            <w:szCs w:val="24"/>
          </w:rPr>
          <w:t>使用</w:t>
        </w:r>
      </w:ins>
      <w:ins w:id="1790" w:author="zhang alex" w:date="2019-07-29T21:16:00Z">
        <w:r w:rsidR="00882FE5" w:rsidRPr="00075C37">
          <w:rPr>
            <w:rFonts w:ascii="inherit" w:eastAsia="宋体" w:hAnsi="inherit" w:cs="Arial"/>
            <w:color w:val="34302D"/>
            <w:kern w:val="0"/>
            <w:sz w:val="24"/>
            <w:szCs w:val="24"/>
          </w:rPr>
          <w:t>所有</w:t>
        </w:r>
      </w:ins>
      <w:ins w:id="1791" w:author="zhang alex" w:date="2019-07-29T21:17:00Z">
        <w:r w:rsidR="00882FE5">
          <w:rPr>
            <w:rFonts w:ascii="inherit" w:eastAsia="宋体" w:hAnsi="inherit" w:cs="Arial" w:hint="eastAsia"/>
            <w:color w:val="34302D"/>
            <w:kern w:val="0"/>
            <w:sz w:val="24"/>
            <w:szCs w:val="24"/>
          </w:rPr>
          <w:t>的</w:t>
        </w:r>
        <w:r w:rsidR="00882FE5" w:rsidRPr="00075C37">
          <w:rPr>
            <w:rFonts w:ascii="inherit" w:eastAsia="宋体" w:hAnsi="inherit" w:cs="Arial"/>
            <w:color w:val="34302D"/>
            <w:kern w:val="0"/>
            <w:sz w:val="24"/>
            <w:szCs w:val="24"/>
          </w:rPr>
          <w:t>描述</w:t>
        </w:r>
      </w:ins>
      <w:moveTo w:id="1792" w:author="zhang alex" w:date="2019-07-28T21:56:00Z">
        <w:del w:id="1793" w:author="zhang alex" w:date="2019-07-29T21:16:00Z">
          <w:r w:rsidRPr="00075C37" w:rsidDel="00882FE5">
            <w:rPr>
              <w:rFonts w:ascii="inherit" w:eastAsia="宋体" w:hAnsi="inherit" w:cs="Arial"/>
              <w:color w:val="34302D"/>
              <w:kern w:val="0"/>
              <w:sz w:val="24"/>
              <w:szCs w:val="24"/>
            </w:rPr>
            <w:delText>描述所有</w:delText>
          </w:r>
          <w:r w:rsidRPr="00075C37" w:rsidDel="00882FE5">
            <w:rPr>
              <w:rFonts w:ascii="inherit" w:eastAsia="宋体" w:hAnsi="inherit" w:cs="Arial"/>
              <w:color w:val="34302D"/>
              <w:kern w:val="0"/>
              <w:sz w:val="24"/>
              <w:szCs w:val="24"/>
            </w:rPr>
            <w:delText>bean</w:delText>
          </w:r>
          <w:r w:rsidRPr="00075C37" w:rsidDel="00882FE5">
            <w:rPr>
              <w:rFonts w:ascii="inherit" w:eastAsia="宋体" w:hAnsi="inherit" w:cs="Arial"/>
              <w:color w:val="34302D"/>
              <w:kern w:val="0"/>
              <w:sz w:val="24"/>
              <w:szCs w:val="24"/>
            </w:rPr>
            <w:delText>的</w:delText>
          </w:r>
        </w:del>
        <w:r w:rsidRPr="00075C37">
          <w:rPr>
            <w:rFonts w:ascii="inherit" w:eastAsia="宋体" w:hAnsi="inherit" w:cs="Arial"/>
            <w:color w:val="34302D"/>
            <w:kern w:val="0"/>
            <w:sz w:val="24"/>
            <w:szCs w:val="24"/>
          </w:rPr>
          <w:t>配置元数据创建和初始化</w:t>
        </w:r>
      </w:moveTo>
      <w:ins w:id="1794" w:author="zhang alex" w:date="2019-07-29T21:16:00Z">
        <w:r w:rsidR="00882FE5" w:rsidRPr="00075C37">
          <w:rPr>
            <w:rFonts w:ascii="inherit" w:eastAsia="宋体" w:hAnsi="inherit" w:cs="Arial"/>
            <w:color w:val="34302D"/>
            <w:kern w:val="0"/>
            <w:sz w:val="24"/>
            <w:szCs w:val="24"/>
          </w:rPr>
          <w:t>bean</w:t>
        </w:r>
      </w:ins>
      <w:moveTo w:id="1795" w:author="zhang alex" w:date="2019-07-28T21:56:00Z">
        <w:r w:rsidRPr="00075C37">
          <w:rPr>
            <w:rFonts w:ascii="inherit" w:eastAsia="宋体" w:hAnsi="inherit" w:cs="Arial"/>
            <w:color w:val="34302D"/>
            <w:kern w:val="0"/>
            <w:sz w:val="24"/>
            <w:szCs w:val="24"/>
          </w:rPr>
          <w:t>。配置元数据可以由</w:t>
        </w:r>
        <w:r w:rsidRPr="00075C37">
          <w:rPr>
            <w:rFonts w:ascii="inherit" w:eastAsia="宋体" w:hAnsi="inherit" w:cs="Arial"/>
            <w:color w:val="34302D"/>
            <w:kern w:val="0"/>
            <w:sz w:val="24"/>
            <w:szCs w:val="24"/>
          </w:rPr>
          <w:t>XML</w:t>
        </w:r>
        <w:r w:rsidRPr="00075C37">
          <w:rPr>
            <w:rFonts w:ascii="inherit" w:eastAsia="宋体" w:hAnsi="inherit" w:cs="Arial"/>
            <w:color w:val="34302D"/>
            <w:kern w:val="0"/>
            <w:sz w:val="24"/>
            <w:szCs w:val="24"/>
          </w:rPr>
          <w:t>，</w:t>
        </w:r>
        <w:r w:rsidRPr="00075C37">
          <w:rPr>
            <w:rFonts w:ascii="inherit" w:eastAsia="宋体" w:hAnsi="inherit" w:cs="Arial"/>
            <w:color w:val="34302D"/>
            <w:kern w:val="0"/>
            <w:sz w:val="24"/>
            <w:szCs w:val="24"/>
          </w:rPr>
          <w:t>Java</w:t>
        </w:r>
        <w:r w:rsidRPr="00075C37">
          <w:rPr>
            <w:rFonts w:ascii="inherit" w:eastAsia="宋体" w:hAnsi="inherit" w:cs="Arial"/>
            <w:color w:val="34302D"/>
            <w:kern w:val="0"/>
            <w:sz w:val="24"/>
            <w:szCs w:val="24"/>
          </w:rPr>
          <w:t>代码或注释</w:t>
        </w:r>
      </w:moveTo>
      <w:ins w:id="1796" w:author="zhang alex" w:date="2019-07-29T21:17:00Z">
        <w:r w:rsidR="00526E63">
          <w:rPr>
            <w:rFonts w:ascii="inherit" w:eastAsia="宋体" w:hAnsi="inherit" w:cs="Arial" w:hint="eastAsia"/>
            <w:color w:val="34302D"/>
            <w:kern w:val="0"/>
            <w:sz w:val="24"/>
            <w:szCs w:val="24"/>
          </w:rPr>
          <w:t>（</w:t>
        </w:r>
        <w:r w:rsidR="00526E63" w:rsidRPr="00BA0D5D">
          <w:rPr>
            <w:rFonts w:ascii="inherit" w:eastAsia="宋体" w:hAnsi="inherit" w:cs="Arial"/>
            <w:color w:val="34302D"/>
            <w:kern w:val="0"/>
            <w:sz w:val="24"/>
            <w:szCs w:val="24"/>
          </w:rPr>
          <w:t>annotations</w:t>
        </w:r>
        <w:bookmarkStart w:id="1797" w:name="_GoBack"/>
        <w:bookmarkEnd w:id="1797"/>
        <w:r w:rsidR="00526E63">
          <w:rPr>
            <w:rFonts w:ascii="inherit" w:eastAsia="宋体" w:hAnsi="inherit" w:cs="Arial"/>
            <w:color w:val="34302D"/>
            <w:kern w:val="0"/>
            <w:sz w:val="24"/>
            <w:szCs w:val="24"/>
          </w:rPr>
          <w:t>）</w:t>
        </w:r>
      </w:ins>
      <w:moveTo w:id="1798" w:author="zhang alex" w:date="2019-07-28T21:56:00Z">
        <w:r w:rsidRPr="00075C37">
          <w:rPr>
            <w:rFonts w:ascii="inherit" w:eastAsia="宋体" w:hAnsi="inherit" w:cs="Arial"/>
            <w:color w:val="34302D"/>
            <w:kern w:val="0"/>
            <w:sz w:val="24"/>
            <w:szCs w:val="24"/>
          </w:rPr>
          <w:t>指定。</w:t>
        </w:r>
      </w:moveTo>
    </w:p>
    <w:moveToRangeEnd w:id="1786"/>
    <w:p w:rsidR="008640E5" w:rsidRPr="008640E5" w:rsidRDefault="008640E5">
      <w:pPr>
        <w:widowControl/>
        <w:numPr>
          <w:ilvl w:val="0"/>
          <w:numId w:val="5"/>
        </w:numPr>
        <w:shd w:val="clear" w:color="auto" w:fill="FFFFFF"/>
        <w:tabs>
          <w:tab w:val="clear" w:pos="720"/>
          <w:tab w:val="num" w:pos="851"/>
        </w:tabs>
        <w:spacing w:after="150"/>
        <w:ind w:left="426" w:hanging="426"/>
        <w:jc w:val="left"/>
        <w:rPr>
          <w:rFonts w:ascii="inherit" w:eastAsia="宋体" w:hAnsi="inherit" w:cs="Arial" w:hint="eastAsia"/>
          <w:color w:val="34302D"/>
          <w:kern w:val="0"/>
          <w:sz w:val="24"/>
          <w:szCs w:val="24"/>
        </w:rPr>
        <w:pPrChange w:id="1799" w:author="zhang alex" w:date="2019-07-28T21:57:00Z">
          <w:pPr>
            <w:widowControl/>
            <w:numPr>
              <w:numId w:val="5"/>
            </w:numPr>
            <w:shd w:val="clear" w:color="auto" w:fill="FFFFFF"/>
            <w:tabs>
              <w:tab w:val="num" w:pos="720"/>
            </w:tabs>
            <w:spacing w:after="150"/>
            <w:ind w:left="360" w:hanging="360"/>
            <w:jc w:val="left"/>
          </w:pPr>
        </w:pPrChange>
      </w:pPr>
    </w:p>
    <w:p w:rsidR="00BA0D5D" w:rsidRDefault="00BA0D5D" w:rsidP="00BA0D5D">
      <w:pPr>
        <w:widowControl/>
        <w:numPr>
          <w:ilvl w:val="0"/>
          <w:numId w:val="5"/>
        </w:numPr>
        <w:shd w:val="clear" w:color="auto" w:fill="FFFFFF"/>
        <w:spacing w:after="150"/>
        <w:ind w:left="360"/>
        <w:jc w:val="left"/>
        <w:rPr>
          <w:ins w:id="1800" w:author="zhang alex" w:date="2019-07-28T21:57: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each bean, its dependencies are expressed in the form of properties, constructor arguments, or arguments to the static-factory method (if you use that instead of a normal constructor). These dependencies are provided to the bean, when the bean is actually created.</w:t>
      </w:r>
    </w:p>
    <w:p w:rsidR="008640E5" w:rsidRPr="00075C37" w:rsidDel="008640E5" w:rsidRDefault="008640E5">
      <w:pPr>
        <w:widowControl/>
        <w:numPr>
          <w:ilvl w:val="0"/>
          <w:numId w:val="5"/>
        </w:numPr>
        <w:shd w:val="clear" w:color="auto" w:fill="FFFFFF"/>
        <w:tabs>
          <w:tab w:val="clear" w:pos="720"/>
          <w:tab w:val="num" w:pos="851"/>
        </w:tabs>
        <w:spacing w:after="150"/>
        <w:ind w:left="426" w:hanging="426"/>
        <w:jc w:val="left"/>
        <w:rPr>
          <w:del w:id="1801" w:author="zhang alex" w:date="2019-07-28T21:58:00Z"/>
          <w:moveTo w:id="1802" w:author="zhang alex" w:date="2019-07-28T21:57:00Z"/>
          <w:rFonts w:ascii="inherit" w:eastAsia="宋体" w:hAnsi="inherit" w:cs="Arial" w:hint="eastAsia"/>
          <w:color w:val="34302D"/>
          <w:kern w:val="0"/>
          <w:sz w:val="24"/>
          <w:szCs w:val="24"/>
        </w:rPr>
        <w:pPrChange w:id="1803" w:author="zhang alex" w:date="2019-07-28T21:58:00Z">
          <w:pPr>
            <w:widowControl/>
            <w:numPr>
              <w:numId w:val="5"/>
            </w:numPr>
            <w:shd w:val="clear" w:color="auto" w:fill="FFFFFF"/>
            <w:tabs>
              <w:tab w:val="num" w:pos="720"/>
            </w:tabs>
            <w:spacing w:after="150"/>
            <w:ind w:left="720" w:hanging="360"/>
            <w:jc w:val="left"/>
          </w:pPr>
        </w:pPrChange>
      </w:pPr>
      <w:moveToRangeStart w:id="1804" w:author="zhang alex" w:date="2019-07-28T21:57:00Z" w:name="move15243485"/>
      <w:moveTo w:id="1805" w:author="zhang alex" w:date="2019-07-28T21:57:00Z">
        <w:r w:rsidRPr="00075C37">
          <w:rPr>
            <w:rFonts w:ascii="inherit" w:eastAsia="宋体" w:hAnsi="inherit" w:cs="Arial"/>
            <w:color w:val="34302D"/>
            <w:kern w:val="0"/>
            <w:sz w:val="24"/>
            <w:szCs w:val="24"/>
          </w:rPr>
          <w:t>对于每个</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，它的依赖关系</w:t>
        </w:r>
      </w:moveTo>
      <w:ins w:id="1806" w:author="zhang alex" w:date="2019-07-28T22:03:00Z">
        <w:r w:rsidR="00A26F40">
          <w:rPr>
            <w:rFonts w:ascii="inherit" w:eastAsia="宋体" w:hAnsi="inherit" w:cs="Arial" w:hint="eastAsia"/>
            <w:color w:val="34302D"/>
            <w:kern w:val="0"/>
            <w:sz w:val="24"/>
            <w:szCs w:val="24"/>
          </w:rPr>
          <w:t>都</w:t>
        </w:r>
      </w:ins>
      <w:moveTo w:id="1807" w:author="zhang alex" w:date="2019-07-28T21:57:00Z">
        <w:r w:rsidRPr="00075C37">
          <w:rPr>
            <w:rFonts w:ascii="inherit" w:eastAsia="宋体" w:hAnsi="inherit" w:cs="Arial"/>
            <w:color w:val="34302D"/>
            <w:kern w:val="0"/>
            <w:sz w:val="24"/>
            <w:szCs w:val="24"/>
          </w:rPr>
          <w:t>以属性，构造函数参数或</w:t>
        </w:r>
        <w:r w:rsidRPr="00075C37">
          <w:rPr>
            <w:rFonts w:ascii="inherit" w:eastAsia="宋体" w:hAnsi="inherit" w:cs="Arial"/>
            <w:color w:val="34302D"/>
            <w:kern w:val="0"/>
            <w:sz w:val="24"/>
            <w:szCs w:val="24"/>
          </w:rPr>
          <w:t>static-factory</w:t>
        </w:r>
        <w:r w:rsidRPr="00075C37">
          <w:rPr>
            <w:rFonts w:ascii="inherit" w:eastAsia="宋体" w:hAnsi="inherit" w:cs="Arial"/>
            <w:color w:val="34302D"/>
            <w:kern w:val="0"/>
            <w:sz w:val="24"/>
            <w:szCs w:val="24"/>
          </w:rPr>
          <w:t>方法的参数的形式表示（如果使用</w:t>
        </w:r>
        <w:del w:id="1808" w:author="zhang alex" w:date="2019-07-28T22:04:00Z">
          <w:r w:rsidRPr="00075C37" w:rsidDel="00A26F40">
            <w:rPr>
              <w:rFonts w:ascii="inherit" w:eastAsia="宋体" w:hAnsi="inherit" w:cs="Arial" w:hint="eastAsia"/>
              <w:color w:val="34302D"/>
              <w:kern w:val="0"/>
              <w:sz w:val="24"/>
              <w:szCs w:val="24"/>
            </w:rPr>
            <w:delText>它</w:delText>
          </w:r>
        </w:del>
      </w:moveTo>
      <w:ins w:id="1809" w:author="zhang alex" w:date="2019-07-28T22:04:00Z">
        <w:r w:rsidR="00A26F40">
          <w:rPr>
            <w:rFonts w:ascii="inherit" w:eastAsia="宋体" w:hAnsi="inherit" w:cs="Arial" w:hint="eastAsia"/>
            <w:color w:val="34302D"/>
            <w:kern w:val="0"/>
            <w:sz w:val="24"/>
            <w:szCs w:val="24"/>
          </w:rPr>
          <w:t>该方法</w:t>
        </w:r>
      </w:ins>
      <w:moveTo w:id="1810" w:author="zhang alex" w:date="2019-07-28T21:57:00Z">
        <w:r w:rsidRPr="00075C37">
          <w:rPr>
            <w:rFonts w:ascii="inherit" w:eastAsia="宋体" w:hAnsi="inherit" w:cs="Arial"/>
            <w:color w:val="34302D"/>
            <w:kern w:val="0"/>
            <w:sz w:val="24"/>
            <w:szCs w:val="24"/>
          </w:rPr>
          <w:t>而不是普通的构造函数）。</w:t>
        </w:r>
      </w:moveTo>
      <w:ins w:id="1811" w:author="zhang alex" w:date="2019-07-28T22:04:00Z">
        <w:r w:rsidR="00FF3480">
          <w:rPr>
            <w:rFonts w:ascii="inherit" w:eastAsia="宋体" w:hAnsi="inherit" w:cs="Arial" w:hint="eastAsia"/>
            <w:color w:val="34302D"/>
            <w:kern w:val="0"/>
            <w:sz w:val="24"/>
            <w:szCs w:val="24"/>
          </w:rPr>
          <w:t>当</w:t>
        </w:r>
      </w:ins>
      <w:moveTo w:id="1812" w:author="zhang alex" w:date="2019-07-28T21:57:00Z">
        <w:r w:rsidRPr="00075C37">
          <w:rPr>
            <w:rFonts w:ascii="inherit" w:eastAsia="宋体" w:hAnsi="inherit" w:cs="Arial"/>
            <w:color w:val="34302D"/>
            <w:kern w:val="0"/>
            <w:sz w:val="24"/>
            <w:szCs w:val="24"/>
          </w:rPr>
          <w:t>实际创建</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时，会将这些依赖项提供给</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w:t>
        </w:r>
      </w:moveTo>
    </w:p>
    <w:moveToRangeEnd w:id="1804"/>
    <w:p w:rsidR="008640E5" w:rsidRPr="008640E5" w:rsidRDefault="008640E5">
      <w:pPr>
        <w:widowControl/>
        <w:numPr>
          <w:ilvl w:val="0"/>
          <w:numId w:val="5"/>
        </w:numPr>
        <w:shd w:val="clear" w:color="auto" w:fill="FFFFFF"/>
        <w:tabs>
          <w:tab w:val="clear" w:pos="720"/>
          <w:tab w:val="num" w:pos="851"/>
        </w:tabs>
        <w:spacing w:after="150"/>
        <w:ind w:left="426" w:hanging="426"/>
        <w:jc w:val="left"/>
        <w:rPr>
          <w:rFonts w:ascii="inherit" w:eastAsia="宋体" w:hAnsi="inherit" w:cs="Arial" w:hint="eastAsia"/>
          <w:color w:val="34302D"/>
          <w:kern w:val="0"/>
          <w:sz w:val="24"/>
          <w:szCs w:val="24"/>
        </w:rPr>
        <w:pPrChange w:id="1813" w:author="zhang alex" w:date="2019-07-28T21:58:00Z">
          <w:pPr>
            <w:widowControl/>
            <w:numPr>
              <w:numId w:val="5"/>
            </w:numPr>
            <w:shd w:val="clear" w:color="auto" w:fill="FFFFFF"/>
            <w:tabs>
              <w:tab w:val="num" w:pos="720"/>
            </w:tabs>
            <w:spacing w:after="150"/>
            <w:ind w:left="360" w:hanging="360"/>
            <w:jc w:val="left"/>
          </w:pPr>
        </w:pPrChange>
      </w:pPr>
    </w:p>
    <w:p w:rsidR="00BA0D5D" w:rsidRDefault="00BA0D5D" w:rsidP="00BA0D5D">
      <w:pPr>
        <w:widowControl/>
        <w:numPr>
          <w:ilvl w:val="0"/>
          <w:numId w:val="5"/>
        </w:numPr>
        <w:shd w:val="clear" w:color="auto" w:fill="FFFFFF"/>
        <w:spacing w:after="150"/>
        <w:ind w:left="360"/>
        <w:jc w:val="left"/>
        <w:rPr>
          <w:ins w:id="1814" w:author="zhang alex" w:date="2019-07-28T21:57: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Each property or constructor argument is an actual definition of the value to set, or a reference to another bean in the container.</w:t>
      </w:r>
    </w:p>
    <w:p w:rsidR="008640E5" w:rsidRPr="008640E5" w:rsidRDefault="008640E5">
      <w:pPr>
        <w:widowControl/>
        <w:numPr>
          <w:ilvl w:val="0"/>
          <w:numId w:val="5"/>
        </w:numPr>
        <w:shd w:val="clear" w:color="auto" w:fill="FFFFFF"/>
        <w:tabs>
          <w:tab w:val="clear" w:pos="720"/>
          <w:tab w:val="num" w:pos="851"/>
        </w:tabs>
        <w:spacing w:after="150"/>
        <w:ind w:left="426" w:hanging="426"/>
        <w:jc w:val="left"/>
        <w:rPr>
          <w:rFonts w:ascii="inherit" w:eastAsia="宋体" w:hAnsi="inherit" w:cs="Arial" w:hint="eastAsia"/>
          <w:color w:val="34302D"/>
          <w:kern w:val="0"/>
          <w:sz w:val="24"/>
          <w:szCs w:val="24"/>
        </w:rPr>
        <w:pPrChange w:id="1815" w:author="zhang alex" w:date="2019-07-28T21:58:00Z">
          <w:pPr>
            <w:widowControl/>
            <w:numPr>
              <w:numId w:val="5"/>
            </w:numPr>
            <w:shd w:val="clear" w:color="auto" w:fill="FFFFFF"/>
            <w:tabs>
              <w:tab w:val="num" w:pos="720"/>
            </w:tabs>
            <w:spacing w:after="150"/>
            <w:ind w:left="360" w:hanging="360"/>
            <w:jc w:val="left"/>
          </w:pPr>
        </w:pPrChange>
      </w:pPr>
      <w:ins w:id="1816" w:author="zhang alex" w:date="2019-07-28T21:57:00Z">
        <w:r w:rsidRPr="008640E5">
          <w:rPr>
            <w:rFonts w:ascii="inherit" w:eastAsia="宋体" w:hAnsi="inherit" w:cs="Arial" w:hint="eastAsia"/>
            <w:color w:val="34302D"/>
            <w:kern w:val="0"/>
            <w:sz w:val="24"/>
            <w:szCs w:val="24"/>
          </w:rPr>
          <w:t>每个属性或构造函数参数都是要设置值的实际定义，或者是对容器中另一个</w:t>
        </w:r>
        <w:r w:rsidRPr="008640E5">
          <w:rPr>
            <w:rFonts w:ascii="inherit" w:eastAsia="宋体" w:hAnsi="inherit" w:cs="Arial" w:hint="eastAsia"/>
            <w:color w:val="34302D"/>
            <w:kern w:val="0"/>
            <w:sz w:val="24"/>
            <w:szCs w:val="24"/>
          </w:rPr>
          <w:t>bean</w:t>
        </w:r>
        <w:r w:rsidRPr="008640E5">
          <w:rPr>
            <w:rFonts w:ascii="inherit" w:eastAsia="宋体" w:hAnsi="inherit" w:cs="Arial" w:hint="eastAsia"/>
            <w:color w:val="34302D"/>
            <w:kern w:val="0"/>
            <w:sz w:val="24"/>
            <w:szCs w:val="24"/>
          </w:rPr>
          <w:t>的引用。</w:t>
        </w:r>
      </w:ins>
    </w:p>
    <w:p w:rsidR="00BA0D5D" w:rsidRDefault="00BA0D5D" w:rsidP="00BA0D5D">
      <w:pPr>
        <w:widowControl/>
        <w:numPr>
          <w:ilvl w:val="0"/>
          <w:numId w:val="5"/>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Each property or constructor argument that is a value is converted from its specified format to the actual type of that property or constructor argument. By default, Spring can convert a value supplied in string format to all built-in types, such as </w:t>
      </w:r>
      <w:r w:rsidRPr="00BA0D5D">
        <w:rPr>
          <w:rFonts w:ascii="Consolas" w:eastAsia="宋体" w:hAnsi="Consolas" w:cs="宋体"/>
          <w:color w:val="34302D"/>
          <w:kern w:val="0"/>
          <w:sz w:val="23"/>
          <w:szCs w:val="23"/>
          <w:shd w:val="clear" w:color="auto" w:fill="F7F7F8"/>
        </w:rPr>
        <w:t>int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boolean</w:t>
      </w:r>
      <w:r w:rsidRPr="00BA0D5D">
        <w:rPr>
          <w:rFonts w:ascii="inherit" w:eastAsia="宋体" w:hAnsi="inherit" w:cs="Arial"/>
          <w:color w:val="34302D"/>
          <w:kern w:val="0"/>
          <w:sz w:val="24"/>
          <w:szCs w:val="24"/>
        </w:rPr>
        <w:t>, and so forth.</w:t>
      </w:r>
    </w:p>
    <w:p w:rsidR="00075C37" w:rsidRPr="00075C37" w:rsidDel="008640E5" w:rsidRDefault="00075C37">
      <w:pPr>
        <w:widowControl/>
        <w:numPr>
          <w:ilvl w:val="0"/>
          <w:numId w:val="5"/>
        </w:numPr>
        <w:shd w:val="clear" w:color="auto" w:fill="FFFFFF"/>
        <w:tabs>
          <w:tab w:val="clear" w:pos="720"/>
          <w:tab w:val="num" w:pos="851"/>
        </w:tabs>
        <w:spacing w:after="150"/>
        <w:ind w:left="426" w:hanging="426"/>
        <w:jc w:val="left"/>
        <w:rPr>
          <w:moveFrom w:id="1817" w:author="zhang alex" w:date="2019-07-28T21:56:00Z"/>
          <w:rFonts w:ascii="inherit" w:eastAsia="宋体" w:hAnsi="inherit" w:cs="Arial" w:hint="eastAsia"/>
          <w:color w:val="34302D"/>
          <w:kern w:val="0"/>
          <w:sz w:val="24"/>
          <w:szCs w:val="24"/>
        </w:rPr>
        <w:pPrChange w:id="1818" w:author="zhang alex" w:date="2019-07-28T21:58:00Z">
          <w:pPr>
            <w:widowControl/>
            <w:numPr>
              <w:numId w:val="5"/>
            </w:numPr>
            <w:shd w:val="clear" w:color="auto" w:fill="FFFFFF"/>
            <w:tabs>
              <w:tab w:val="num" w:pos="720"/>
            </w:tabs>
            <w:spacing w:after="150"/>
            <w:ind w:left="720" w:hanging="360"/>
            <w:jc w:val="left"/>
          </w:pPr>
        </w:pPrChange>
      </w:pPr>
      <w:moveFromRangeStart w:id="1819" w:author="zhang alex" w:date="2019-07-28T21:56:00Z" w:name="move15243377"/>
      <w:moveFrom w:id="1820" w:author="zhang alex" w:date="2019-07-28T21:56:00Z">
        <w:r w:rsidRPr="00075C37" w:rsidDel="008640E5">
          <w:rPr>
            <w:rFonts w:ascii="inherit" w:eastAsia="宋体" w:hAnsi="inherit" w:cs="Arial"/>
            <w:color w:val="34302D"/>
            <w:kern w:val="0"/>
            <w:sz w:val="24"/>
            <w:szCs w:val="24"/>
          </w:rPr>
          <w:lastRenderedPageBreak/>
          <w:t>使用</w:t>
        </w:r>
        <w:r w:rsidRPr="008640E5" w:rsidDel="008640E5">
          <w:rPr>
            <w:rFonts w:ascii="inherit" w:eastAsia="宋体" w:hAnsi="inherit" w:cs="Arial"/>
            <w:color w:val="34302D"/>
            <w:kern w:val="0"/>
            <w:sz w:val="24"/>
            <w:szCs w:val="24"/>
            <w:rPrChange w:id="1821" w:author="zhang alex" w:date="2019-07-28T21:58:00Z">
              <w:rPr>
                <w:rFonts w:ascii="Consolas" w:eastAsia="宋体" w:hAnsi="Consolas" w:cs="宋体"/>
                <w:color w:val="34302D"/>
                <w:kern w:val="0"/>
                <w:sz w:val="23"/>
                <w:szCs w:val="23"/>
                <w:shd w:val="clear" w:color="auto" w:fill="F7F7F8"/>
              </w:rPr>
            </w:rPrChange>
          </w:rPr>
          <w:t>ApplicationContext</w:t>
        </w:r>
        <w:r w:rsidRPr="00075C37" w:rsidDel="008640E5">
          <w:rPr>
            <w:rFonts w:ascii="inherit" w:eastAsia="宋体" w:hAnsi="inherit" w:cs="Arial"/>
            <w:color w:val="34302D"/>
            <w:kern w:val="0"/>
            <w:sz w:val="24"/>
            <w:szCs w:val="24"/>
          </w:rPr>
          <w:t>描述所有</w:t>
        </w:r>
        <w:r w:rsidRPr="00075C37" w:rsidDel="008640E5">
          <w:rPr>
            <w:rFonts w:ascii="inherit" w:eastAsia="宋体" w:hAnsi="inherit" w:cs="Arial"/>
            <w:color w:val="34302D"/>
            <w:kern w:val="0"/>
            <w:sz w:val="24"/>
            <w:szCs w:val="24"/>
          </w:rPr>
          <w:t>bean</w:t>
        </w:r>
        <w:r w:rsidRPr="00075C37" w:rsidDel="008640E5">
          <w:rPr>
            <w:rFonts w:ascii="inherit" w:eastAsia="宋体" w:hAnsi="inherit" w:cs="Arial"/>
            <w:color w:val="34302D"/>
            <w:kern w:val="0"/>
            <w:sz w:val="24"/>
            <w:szCs w:val="24"/>
          </w:rPr>
          <w:t>的配置元数据创建和初始化。配置元数据可以由</w:t>
        </w:r>
        <w:r w:rsidRPr="00075C37" w:rsidDel="008640E5">
          <w:rPr>
            <w:rFonts w:ascii="inherit" w:eastAsia="宋体" w:hAnsi="inherit" w:cs="Arial"/>
            <w:color w:val="34302D"/>
            <w:kern w:val="0"/>
            <w:sz w:val="24"/>
            <w:szCs w:val="24"/>
          </w:rPr>
          <w:t>XML</w:t>
        </w:r>
        <w:r w:rsidRPr="00075C37" w:rsidDel="008640E5">
          <w:rPr>
            <w:rFonts w:ascii="inherit" w:eastAsia="宋体" w:hAnsi="inherit" w:cs="Arial"/>
            <w:color w:val="34302D"/>
            <w:kern w:val="0"/>
            <w:sz w:val="24"/>
            <w:szCs w:val="24"/>
          </w:rPr>
          <w:t>，</w:t>
        </w:r>
        <w:r w:rsidRPr="00075C37" w:rsidDel="008640E5">
          <w:rPr>
            <w:rFonts w:ascii="inherit" w:eastAsia="宋体" w:hAnsi="inherit" w:cs="Arial"/>
            <w:color w:val="34302D"/>
            <w:kern w:val="0"/>
            <w:sz w:val="24"/>
            <w:szCs w:val="24"/>
          </w:rPr>
          <w:t>Java</w:t>
        </w:r>
        <w:r w:rsidRPr="00075C37" w:rsidDel="008640E5">
          <w:rPr>
            <w:rFonts w:ascii="inherit" w:eastAsia="宋体" w:hAnsi="inherit" w:cs="Arial"/>
            <w:color w:val="34302D"/>
            <w:kern w:val="0"/>
            <w:sz w:val="24"/>
            <w:szCs w:val="24"/>
          </w:rPr>
          <w:t>代码或注释指定。</w:t>
        </w:r>
      </w:moveFrom>
    </w:p>
    <w:p w:rsidR="00075C37" w:rsidRPr="00075C37" w:rsidDel="008640E5" w:rsidRDefault="00075C37">
      <w:pPr>
        <w:widowControl/>
        <w:numPr>
          <w:ilvl w:val="0"/>
          <w:numId w:val="5"/>
        </w:numPr>
        <w:shd w:val="clear" w:color="auto" w:fill="FFFFFF"/>
        <w:tabs>
          <w:tab w:val="clear" w:pos="720"/>
          <w:tab w:val="num" w:pos="851"/>
        </w:tabs>
        <w:spacing w:after="150"/>
        <w:ind w:left="426" w:hanging="426"/>
        <w:jc w:val="left"/>
        <w:rPr>
          <w:moveFrom w:id="1822" w:author="zhang alex" w:date="2019-07-28T21:57:00Z"/>
          <w:rFonts w:ascii="inherit" w:eastAsia="宋体" w:hAnsi="inherit" w:cs="Arial" w:hint="eastAsia"/>
          <w:color w:val="34302D"/>
          <w:kern w:val="0"/>
          <w:sz w:val="24"/>
          <w:szCs w:val="24"/>
        </w:rPr>
        <w:pPrChange w:id="1823" w:author="zhang alex" w:date="2019-07-28T21:58:00Z">
          <w:pPr>
            <w:widowControl/>
            <w:numPr>
              <w:numId w:val="5"/>
            </w:numPr>
            <w:shd w:val="clear" w:color="auto" w:fill="FFFFFF"/>
            <w:tabs>
              <w:tab w:val="num" w:pos="720"/>
            </w:tabs>
            <w:spacing w:after="150"/>
            <w:ind w:left="720" w:hanging="360"/>
            <w:jc w:val="left"/>
          </w:pPr>
        </w:pPrChange>
      </w:pPr>
      <w:moveFromRangeStart w:id="1824" w:author="zhang alex" w:date="2019-07-28T21:57:00Z" w:name="move15243485"/>
      <w:moveFromRangeEnd w:id="1819"/>
      <w:moveFrom w:id="1825" w:author="zhang alex" w:date="2019-07-28T21:57:00Z">
        <w:r w:rsidRPr="00075C37" w:rsidDel="008640E5">
          <w:rPr>
            <w:rFonts w:ascii="inherit" w:eastAsia="宋体" w:hAnsi="inherit" w:cs="Arial"/>
            <w:color w:val="34302D"/>
            <w:kern w:val="0"/>
            <w:sz w:val="24"/>
            <w:szCs w:val="24"/>
          </w:rPr>
          <w:t>对于每个</w:t>
        </w:r>
        <w:r w:rsidRPr="00075C37" w:rsidDel="008640E5">
          <w:rPr>
            <w:rFonts w:ascii="inherit" w:eastAsia="宋体" w:hAnsi="inherit" w:cs="Arial"/>
            <w:color w:val="34302D"/>
            <w:kern w:val="0"/>
            <w:sz w:val="24"/>
            <w:szCs w:val="24"/>
          </w:rPr>
          <w:t>bean</w:t>
        </w:r>
        <w:r w:rsidRPr="00075C37" w:rsidDel="008640E5">
          <w:rPr>
            <w:rFonts w:ascii="inherit" w:eastAsia="宋体" w:hAnsi="inherit" w:cs="Arial"/>
            <w:color w:val="34302D"/>
            <w:kern w:val="0"/>
            <w:sz w:val="24"/>
            <w:szCs w:val="24"/>
          </w:rPr>
          <w:t>，它的依赖关系以属性，构造函数参数或</w:t>
        </w:r>
        <w:r w:rsidRPr="00075C37" w:rsidDel="008640E5">
          <w:rPr>
            <w:rFonts w:ascii="inherit" w:eastAsia="宋体" w:hAnsi="inherit" w:cs="Arial"/>
            <w:color w:val="34302D"/>
            <w:kern w:val="0"/>
            <w:sz w:val="24"/>
            <w:szCs w:val="24"/>
          </w:rPr>
          <w:t>static-factory</w:t>
        </w:r>
        <w:r w:rsidRPr="00075C37" w:rsidDel="008640E5">
          <w:rPr>
            <w:rFonts w:ascii="inherit" w:eastAsia="宋体" w:hAnsi="inherit" w:cs="Arial"/>
            <w:color w:val="34302D"/>
            <w:kern w:val="0"/>
            <w:sz w:val="24"/>
            <w:szCs w:val="24"/>
          </w:rPr>
          <w:t>方法的参数的形式表示（如果使用它而不是普通的构造函数）。实际创建</w:t>
        </w:r>
        <w:r w:rsidRPr="00075C37" w:rsidDel="008640E5">
          <w:rPr>
            <w:rFonts w:ascii="inherit" w:eastAsia="宋体" w:hAnsi="inherit" w:cs="Arial"/>
            <w:color w:val="34302D"/>
            <w:kern w:val="0"/>
            <w:sz w:val="24"/>
            <w:szCs w:val="24"/>
          </w:rPr>
          <w:t>bean</w:t>
        </w:r>
        <w:r w:rsidRPr="00075C37" w:rsidDel="008640E5">
          <w:rPr>
            <w:rFonts w:ascii="inherit" w:eastAsia="宋体" w:hAnsi="inherit" w:cs="Arial"/>
            <w:color w:val="34302D"/>
            <w:kern w:val="0"/>
            <w:sz w:val="24"/>
            <w:szCs w:val="24"/>
          </w:rPr>
          <w:t>时，会将这些依赖项提供给</w:t>
        </w:r>
        <w:r w:rsidRPr="00075C37" w:rsidDel="008640E5">
          <w:rPr>
            <w:rFonts w:ascii="inherit" w:eastAsia="宋体" w:hAnsi="inherit" w:cs="Arial"/>
            <w:color w:val="34302D"/>
            <w:kern w:val="0"/>
            <w:sz w:val="24"/>
            <w:szCs w:val="24"/>
          </w:rPr>
          <w:t>bean</w:t>
        </w:r>
        <w:r w:rsidRPr="00075C37" w:rsidDel="008640E5">
          <w:rPr>
            <w:rFonts w:ascii="inherit" w:eastAsia="宋体" w:hAnsi="inherit" w:cs="Arial"/>
            <w:color w:val="34302D"/>
            <w:kern w:val="0"/>
            <w:sz w:val="24"/>
            <w:szCs w:val="24"/>
          </w:rPr>
          <w:t>。</w:t>
        </w:r>
      </w:moveFrom>
    </w:p>
    <w:moveFromRangeEnd w:id="1824"/>
    <w:p w:rsidR="00075C37" w:rsidRPr="00075C37" w:rsidDel="008640E5" w:rsidRDefault="00075C37">
      <w:pPr>
        <w:widowControl/>
        <w:numPr>
          <w:ilvl w:val="0"/>
          <w:numId w:val="5"/>
        </w:numPr>
        <w:shd w:val="clear" w:color="auto" w:fill="FFFFFF"/>
        <w:tabs>
          <w:tab w:val="clear" w:pos="720"/>
          <w:tab w:val="num" w:pos="851"/>
        </w:tabs>
        <w:spacing w:after="150"/>
        <w:ind w:left="426" w:hanging="426"/>
        <w:jc w:val="left"/>
        <w:rPr>
          <w:del w:id="1826" w:author="zhang alex" w:date="2019-07-28T21:57:00Z"/>
          <w:rFonts w:ascii="inherit" w:eastAsia="宋体" w:hAnsi="inherit" w:cs="Arial" w:hint="eastAsia"/>
          <w:color w:val="34302D"/>
          <w:kern w:val="0"/>
          <w:sz w:val="24"/>
          <w:szCs w:val="24"/>
        </w:rPr>
        <w:pPrChange w:id="1827" w:author="zhang alex" w:date="2019-07-28T21:58:00Z">
          <w:pPr>
            <w:widowControl/>
            <w:numPr>
              <w:numId w:val="5"/>
            </w:numPr>
            <w:shd w:val="clear" w:color="auto" w:fill="FFFFFF"/>
            <w:tabs>
              <w:tab w:val="num" w:pos="720"/>
            </w:tabs>
            <w:spacing w:after="150"/>
            <w:ind w:left="720" w:hanging="360"/>
            <w:jc w:val="left"/>
          </w:pPr>
        </w:pPrChange>
      </w:pPr>
      <w:del w:id="1828" w:author="zhang alex" w:date="2019-07-28T21:57:00Z">
        <w:r w:rsidRPr="00075C37" w:rsidDel="008640E5">
          <w:rPr>
            <w:rFonts w:ascii="inherit" w:eastAsia="宋体" w:hAnsi="inherit" w:cs="Arial"/>
            <w:color w:val="34302D"/>
            <w:kern w:val="0"/>
            <w:sz w:val="24"/>
            <w:szCs w:val="24"/>
          </w:rPr>
          <w:delText>每个属性或构造函数参数都是要设置的值的实际定义，或者是对容器中另一个</w:delText>
        </w:r>
        <w:r w:rsidRPr="00075C37" w:rsidDel="008640E5">
          <w:rPr>
            <w:rFonts w:ascii="inherit" w:eastAsia="宋体" w:hAnsi="inherit" w:cs="Arial"/>
            <w:color w:val="34302D"/>
            <w:kern w:val="0"/>
            <w:sz w:val="24"/>
            <w:szCs w:val="24"/>
          </w:rPr>
          <w:delText>bean</w:delText>
        </w:r>
        <w:r w:rsidRPr="00075C37" w:rsidDel="008640E5">
          <w:rPr>
            <w:rFonts w:ascii="inherit" w:eastAsia="宋体" w:hAnsi="inherit" w:cs="Arial"/>
            <w:color w:val="34302D"/>
            <w:kern w:val="0"/>
            <w:sz w:val="24"/>
            <w:szCs w:val="24"/>
          </w:rPr>
          <w:delText>的引用。</w:delText>
        </w:r>
      </w:del>
    </w:p>
    <w:p w:rsidR="00075C37" w:rsidRPr="00075C37" w:rsidDel="008640E5" w:rsidRDefault="00075C37">
      <w:pPr>
        <w:widowControl/>
        <w:numPr>
          <w:ilvl w:val="0"/>
          <w:numId w:val="5"/>
        </w:numPr>
        <w:shd w:val="clear" w:color="auto" w:fill="FFFFFF"/>
        <w:tabs>
          <w:tab w:val="clear" w:pos="720"/>
          <w:tab w:val="num" w:pos="851"/>
        </w:tabs>
        <w:spacing w:after="150"/>
        <w:ind w:left="426" w:hanging="426"/>
        <w:jc w:val="left"/>
        <w:rPr>
          <w:del w:id="1829" w:author="zhang alex" w:date="2019-07-28T21:58:00Z"/>
          <w:rFonts w:ascii="inherit" w:eastAsia="宋体" w:hAnsi="inherit" w:cs="Arial" w:hint="eastAsia"/>
          <w:color w:val="34302D"/>
          <w:kern w:val="0"/>
          <w:sz w:val="24"/>
          <w:szCs w:val="24"/>
        </w:rPr>
        <w:pPrChange w:id="1830" w:author="zhang alex" w:date="2019-07-28T21:58:00Z">
          <w:pPr>
            <w:widowControl/>
            <w:numPr>
              <w:numId w:val="5"/>
            </w:numPr>
            <w:shd w:val="clear" w:color="auto" w:fill="FFFFFF"/>
            <w:tabs>
              <w:tab w:val="num" w:pos="720"/>
            </w:tabs>
            <w:spacing w:after="150"/>
            <w:ind w:left="720" w:hanging="360"/>
            <w:jc w:val="left"/>
          </w:pPr>
        </w:pPrChange>
      </w:pPr>
      <w:r w:rsidRPr="00075C37">
        <w:rPr>
          <w:rFonts w:ascii="inherit" w:eastAsia="宋体" w:hAnsi="inherit" w:cs="Arial"/>
          <w:color w:val="34302D"/>
          <w:kern w:val="0"/>
          <w:sz w:val="24"/>
          <w:szCs w:val="24"/>
        </w:rPr>
        <w:t>作为值的每个属性或构造函数参数都从其指定的格式转换为该属性或构造函数参数的实际类型。默认情况下，</w:t>
      </w:r>
      <w:r w:rsidRPr="00075C37">
        <w:rPr>
          <w:rFonts w:ascii="inherit" w:eastAsia="宋体" w:hAnsi="inherit" w:cs="Arial"/>
          <w:color w:val="34302D"/>
          <w:kern w:val="0"/>
          <w:sz w:val="24"/>
          <w:szCs w:val="24"/>
        </w:rPr>
        <w:t>Spring</w:t>
      </w:r>
      <w:r w:rsidRPr="00075C37">
        <w:rPr>
          <w:rFonts w:ascii="inherit" w:eastAsia="宋体" w:hAnsi="inherit" w:cs="Arial"/>
          <w:color w:val="34302D"/>
          <w:kern w:val="0"/>
          <w:sz w:val="24"/>
          <w:szCs w:val="24"/>
        </w:rPr>
        <w:t>能够</w:t>
      </w:r>
      <w:del w:id="1831" w:author="zhang alex" w:date="2019-07-28T22:10:00Z">
        <w:r w:rsidRPr="00075C37" w:rsidDel="00082B8E">
          <w:rPr>
            <w:rFonts w:ascii="inherit" w:eastAsia="宋体" w:hAnsi="inherit" w:cs="Arial"/>
            <w:color w:val="34302D"/>
            <w:kern w:val="0"/>
            <w:sz w:val="24"/>
            <w:szCs w:val="24"/>
          </w:rPr>
          <w:delText>转换成</w:delText>
        </w:r>
      </w:del>
      <w:ins w:id="1832" w:author="zhang alex" w:date="2019-07-28T22:10:00Z">
        <w:r w:rsidR="00082B8E">
          <w:rPr>
            <w:rFonts w:ascii="inherit" w:eastAsia="宋体" w:hAnsi="inherit" w:cs="Arial" w:hint="eastAsia"/>
            <w:color w:val="34302D"/>
            <w:kern w:val="0"/>
            <w:sz w:val="24"/>
            <w:szCs w:val="24"/>
          </w:rPr>
          <w:t>将提供的</w:t>
        </w:r>
      </w:ins>
      <w:r w:rsidRPr="00075C37">
        <w:rPr>
          <w:rFonts w:ascii="inherit" w:eastAsia="宋体" w:hAnsi="inherit" w:cs="Arial"/>
          <w:color w:val="34302D"/>
          <w:kern w:val="0"/>
          <w:sz w:val="24"/>
          <w:szCs w:val="24"/>
        </w:rPr>
        <w:t>字符串格式</w:t>
      </w:r>
      <w:ins w:id="1833" w:author="zhang alex" w:date="2019-07-28T22:11:00Z">
        <w:r w:rsidR="00E03C1D">
          <w:rPr>
            <w:rFonts w:ascii="inherit" w:eastAsia="宋体" w:hAnsi="inherit" w:cs="Arial" w:hint="eastAsia"/>
            <w:color w:val="34302D"/>
            <w:kern w:val="0"/>
            <w:sz w:val="24"/>
            <w:szCs w:val="24"/>
          </w:rPr>
          <w:t>的</w:t>
        </w:r>
      </w:ins>
      <w:ins w:id="1834" w:author="zhang alex" w:date="2019-07-28T22:10:00Z">
        <w:r w:rsidR="00082B8E">
          <w:rPr>
            <w:rFonts w:ascii="inherit" w:eastAsia="宋体" w:hAnsi="inherit" w:cs="Arial" w:hint="eastAsia"/>
            <w:color w:val="34302D"/>
            <w:kern w:val="0"/>
            <w:sz w:val="24"/>
            <w:szCs w:val="24"/>
          </w:rPr>
          <w:t>值</w:t>
        </w:r>
        <w:r w:rsidR="00082B8E" w:rsidRPr="00075C37">
          <w:rPr>
            <w:rFonts w:ascii="inherit" w:eastAsia="宋体" w:hAnsi="inherit" w:cs="Arial"/>
            <w:color w:val="34302D"/>
            <w:kern w:val="0"/>
            <w:sz w:val="24"/>
            <w:szCs w:val="24"/>
          </w:rPr>
          <w:t>转换成</w:t>
        </w:r>
      </w:ins>
      <w:del w:id="1835" w:author="zhang alex" w:date="2019-07-28T22:10:00Z">
        <w:r w:rsidRPr="00075C37" w:rsidDel="00082B8E">
          <w:rPr>
            <w:rFonts w:ascii="inherit" w:eastAsia="宋体" w:hAnsi="inherit" w:cs="Arial"/>
            <w:color w:val="34302D"/>
            <w:kern w:val="0"/>
            <w:sz w:val="24"/>
            <w:szCs w:val="24"/>
          </w:rPr>
          <w:delText>提供给</w:delText>
        </w:r>
      </w:del>
      <w:r w:rsidRPr="00075C37">
        <w:rPr>
          <w:rFonts w:ascii="inherit" w:eastAsia="宋体" w:hAnsi="inherit" w:cs="Arial"/>
          <w:color w:val="34302D"/>
          <w:kern w:val="0"/>
          <w:sz w:val="24"/>
          <w:szCs w:val="24"/>
        </w:rPr>
        <w:t>所有内置类型的值，例如</w:t>
      </w:r>
      <w:r w:rsidRPr="008640E5">
        <w:rPr>
          <w:rFonts w:ascii="inherit" w:eastAsia="宋体" w:hAnsi="inherit" w:cs="Arial"/>
          <w:color w:val="34302D"/>
          <w:kern w:val="0"/>
          <w:sz w:val="24"/>
          <w:szCs w:val="24"/>
          <w:rPrChange w:id="1836" w:author="zhang alex" w:date="2019-07-28T21:58:00Z">
            <w:rPr>
              <w:rFonts w:ascii="Consolas" w:eastAsia="宋体" w:hAnsi="Consolas" w:cs="宋体"/>
              <w:color w:val="34302D"/>
              <w:kern w:val="0"/>
              <w:sz w:val="23"/>
              <w:szCs w:val="23"/>
              <w:shd w:val="clear" w:color="auto" w:fill="F7F7F8"/>
            </w:rPr>
          </w:rPrChange>
        </w:rPr>
        <w:t>int</w:t>
      </w:r>
      <w:ins w:id="1837" w:author="zhang alex" w:date="2019-07-28T22:11:00Z">
        <w:r w:rsidR="00E03C1D">
          <w:rPr>
            <w:rFonts w:ascii="inherit" w:eastAsia="宋体" w:hAnsi="inherit" w:cs="Arial"/>
            <w:color w:val="34302D"/>
            <w:kern w:val="0"/>
            <w:sz w:val="24"/>
            <w:szCs w:val="24"/>
          </w:rPr>
          <w:t>、</w:t>
        </w:r>
      </w:ins>
      <w:del w:id="1838" w:author="zhang alex" w:date="2019-07-28T22:11:00Z">
        <w:r w:rsidRPr="00075C37" w:rsidDel="00E03C1D">
          <w:rPr>
            <w:rFonts w:ascii="inherit" w:eastAsia="宋体" w:hAnsi="inherit" w:cs="Arial"/>
            <w:color w:val="34302D"/>
            <w:kern w:val="0"/>
            <w:sz w:val="24"/>
            <w:szCs w:val="24"/>
          </w:rPr>
          <w:delText>，</w:delText>
        </w:r>
      </w:del>
      <w:r w:rsidRPr="00075C37">
        <w:rPr>
          <w:rFonts w:ascii="inherit" w:eastAsia="宋体" w:hAnsi="inherit" w:cs="Arial"/>
          <w:color w:val="34302D"/>
          <w:kern w:val="0"/>
          <w:sz w:val="24"/>
          <w:szCs w:val="24"/>
        </w:rPr>
        <w:t> </w:t>
      </w:r>
      <w:r w:rsidRPr="008640E5">
        <w:rPr>
          <w:rFonts w:ascii="inherit" w:eastAsia="宋体" w:hAnsi="inherit" w:cs="Arial"/>
          <w:color w:val="34302D"/>
          <w:kern w:val="0"/>
          <w:sz w:val="24"/>
          <w:szCs w:val="24"/>
          <w:rPrChange w:id="1839" w:author="zhang alex" w:date="2019-07-28T21:58:00Z">
            <w:rPr>
              <w:rFonts w:ascii="Consolas" w:eastAsia="宋体" w:hAnsi="Consolas" w:cs="宋体"/>
              <w:color w:val="34302D"/>
              <w:kern w:val="0"/>
              <w:sz w:val="23"/>
              <w:szCs w:val="23"/>
              <w:shd w:val="clear" w:color="auto" w:fill="F7F7F8"/>
            </w:rPr>
          </w:rPrChange>
        </w:rPr>
        <w:t>long</w:t>
      </w:r>
      <w:ins w:id="1840" w:author="zhang alex" w:date="2019-07-28T22:11:00Z">
        <w:r w:rsidR="00E03C1D">
          <w:rPr>
            <w:rFonts w:ascii="inherit" w:eastAsia="宋体" w:hAnsi="inherit" w:cs="Arial"/>
            <w:color w:val="34302D"/>
            <w:kern w:val="0"/>
            <w:sz w:val="24"/>
            <w:szCs w:val="24"/>
          </w:rPr>
          <w:t>、</w:t>
        </w:r>
      </w:ins>
      <w:del w:id="1841" w:author="zhang alex" w:date="2019-07-28T22:11:00Z">
        <w:r w:rsidRPr="00075C37" w:rsidDel="00E03C1D">
          <w:rPr>
            <w:rFonts w:ascii="inherit" w:eastAsia="宋体" w:hAnsi="inherit" w:cs="Arial"/>
            <w:color w:val="34302D"/>
            <w:kern w:val="0"/>
            <w:sz w:val="24"/>
            <w:szCs w:val="24"/>
          </w:rPr>
          <w:delText>，</w:delText>
        </w:r>
      </w:del>
      <w:r w:rsidRPr="008640E5">
        <w:rPr>
          <w:rFonts w:ascii="inherit" w:eastAsia="宋体" w:hAnsi="inherit" w:cs="Arial"/>
          <w:color w:val="34302D"/>
          <w:kern w:val="0"/>
          <w:sz w:val="24"/>
          <w:szCs w:val="24"/>
          <w:rPrChange w:id="1842" w:author="zhang alex" w:date="2019-07-28T21:58:00Z">
            <w:rPr>
              <w:rFonts w:ascii="Consolas" w:eastAsia="宋体" w:hAnsi="Consolas" w:cs="宋体"/>
              <w:color w:val="34302D"/>
              <w:kern w:val="0"/>
              <w:sz w:val="23"/>
              <w:szCs w:val="23"/>
              <w:shd w:val="clear" w:color="auto" w:fill="F7F7F8"/>
            </w:rPr>
          </w:rPrChange>
        </w:rPr>
        <w:t>String</w:t>
      </w:r>
      <w:ins w:id="1843" w:author="zhang alex" w:date="2019-07-28T22:11:00Z">
        <w:r w:rsidR="00E03C1D">
          <w:rPr>
            <w:rFonts w:ascii="inherit" w:eastAsia="宋体" w:hAnsi="inherit" w:cs="Arial"/>
            <w:color w:val="34302D"/>
            <w:kern w:val="0"/>
            <w:sz w:val="24"/>
            <w:szCs w:val="24"/>
          </w:rPr>
          <w:t>、</w:t>
        </w:r>
      </w:ins>
      <w:del w:id="1844" w:author="zhang alex" w:date="2019-07-28T22:11:00Z">
        <w:r w:rsidRPr="00075C37" w:rsidDel="00E03C1D">
          <w:rPr>
            <w:rFonts w:ascii="inherit" w:eastAsia="宋体" w:hAnsi="inherit" w:cs="Arial"/>
            <w:color w:val="34302D"/>
            <w:kern w:val="0"/>
            <w:sz w:val="24"/>
            <w:szCs w:val="24"/>
          </w:rPr>
          <w:delText>，</w:delText>
        </w:r>
      </w:del>
      <w:r w:rsidRPr="008640E5">
        <w:rPr>
          <w:rFonts w:ascii="inherit" w:eastAsia="宋体" w:hAnsi="inherit" w:cs="Arial"/>
          <w:color w:val="34302D"/>
          <w:kern w:val="0"/>
          <w:sz w:val="24"/>
          <w:szCs w:val="24"/>
          <w:rPrChange w:id="1845" w:author="zhang alex" w:date="2019-07-28T21:58:00Z">
            <w:rPr>
              <w:rFonts w:ascii="Consolas" w:eastAsia="宋体" w:hAnsi="Consolas" w:cs="宋体"/>
              <w:color w:val="34302D"/>
              <w:kern w:val="0"/>
              <w:sz w:val="23"/>
              <w:szCs w:val="23"/>
              <w:shd w:val="clear" w:color="auto" w:fill="F7F7F8"/>
            </w:rPr>
          </w:rPrChange>
        </w:rPr>
        <w:t>boolean</w:t>
      </w:r>
      <w:del w:id="1846" w:author="zhang alex" w:date="2019-07-28T22:09:00Z">
        <w:r w:rsidRPr="00075C37" w:rsidDel="00082B8E">
          <w:rPr>
            <w:rFonts w:ascii="inherit" w:eastAsia="宋体" w:hAnsi="inherit" w:cs="Arial"/>
            <w:color w:val="34302D"/>
            <w:kern w:val="0"/>
            <w:sz w:val="24"/>
            <w:szCs w:val="24"/>
          </w:rPr>
          <w:delText>，</w:delText>
        </w:r>
      </w:del>
      <w:r w:rsidRPr="00075C37">
        <w:rPr>
          <w:rFonts w:ascii="inherit" w:eastAsia="宋体" w:hAnsi="inherit" w:cs="Arial"/>
          <w:color w:val="34302D"/>
          <w:kern w:val="0"/>
          <w:sz w:val="24"/>
          <w:szCs w:val="24"/>
        </w:rPr>
        <w:t>等等。</w:t>
      </w:r>
    </w:p>
    <w:p w:rsidR="00075C37" w:rsidRPr="008640E5" w:rsidRDefault="00075C37">
      <w:pPr>
        <w:widowControl/>
        <w:numPr>
          <w:ilvl w:val="0"/>
          <w:numId w:val="5"/>
        </w:numPr>
        <w:shd w:val="clear" w:color="auto" w:fill="FFFFFF"/>
        <w:tabs>
          <w:tab w:val="clear" w:pos="720"/>
          <w:tab w:val="num" w:pos="851"/>
        </w:tabs>
        <w:spacing w:after="150"/>
        <w:ind w:left="426" w:hanging="426"/>
        <w:jc w:val="left"/>
        <w:rPr>
          <w:rFonts w:ascii="inherit" w:eastAsia="宋体" w:hAnsi="inherit" w:cs="Arial" w:hint="eastAsia"/>
          <w:color w:val="34302D"/>
          <w:kern w:val="0"/>
          <w:sz w:val="24"/>
          <w:szCs w:val="24"/>
        </w:rPr>
        <w:pPrChange w:id="1847" w:author="zhang alex" w:date="2019-07-28T21:58:00Z">
          <w:pPr>
            <w:widowControl/>
            <w:shd w:val="clear" w:color="auto" w:fill="FFFFFF"/>
            <w:spacing w:after="150"/>
            <w:jc w:val="left"/>
          </w:pPr>
        </w:pPrChange>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validates the configuration of each bean as the container is created. However, the bean properties themselves are not set until the bean is actually created. Beans that are singleton-scoped and set to be pre-instantiated (the default) are created when the container is created. Scopes are defined in </w:t>
      </w:r>
      <w:hyperlink r:id="rId81" w:anchor="beans-factory-scopes" w:history="1">
        <w:r w:rsidRPr="00BA0D5D">
          <w:rPr>
            <w:rFonts w:ascii="inherit" w:eastAsia="宋体" w:hAnsi="inherit" w:cs="Arial"/>
            <w:color w:val="548E2E"/>
            <w:kern w:val="0"/>
            <w:sz w:val="24"/>
            <w:szCs w:val="24"/>
            <w:u w:val="single"/>
          </w:rPr>
          <w:t>Bean Scopes</w:t>
        </w:r>
      </w:hyperlink>
      <w:r w:rsidRPr="00BA0D5D">
        <w:rPr>
          <w:rFonts w:ascii="inherit" w:eastAsia="宋体" w:hAnsi="inherit" w:cs="Arial"/>
          <w:color w:val="34302D"/>
          <w:kern w:val="0"/>
          <w:sz w:val="24"/>
          <w:szCs w:val="24"/>
        </w:rPr>
        <w:t>. Otherwise, the bean is created only when it is requested. Creation of a bean potentially causes a graph of beans to be created, as the bean’s dependencies and its dependencies' dependencies (and so on) are created and assigned. Note that resolution mismatches among those dependencies may show up late — that is, on first creation of the affected bean.</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容器在创建容器时验证每个</w:t>
      </w:r>
      <w:r>
        <w:rPr>
          <w:rFonts w:ascii="Arial" w:hAnsi="Arial" w:cs="Arial"/>
          <w:color w:val="34302D"/>
          <w:shd w:val="clear" w:color="auto" w:fill="FFFFFF"/>
        </w:rPr>
        <w:t>bean</w:t>
      </w:r>
      <w:r>
        <w:rPr>
          <w:rFonts w:ascii="Arial" w:hAnsi="Arial" w:cs="Arial"/>
          <w:color w:val="34302D"/>
          <w:shd w:val="clear" w:color="auto" w:fill="FFFFFF"/>
        </w:rPr>
        <w:t>的配置。但是，在实际创建</w:t>
      </w:r>
      <w:r>
        <w:rPr>
          <w:rFonts w:ascii="Arial" w:hAnsi="Arial" w:cs="Arial"/>
          <w:color w:val="34302D"/>
          <w:shd w:val="clear" w:color="auto" w:fill="FFFFFF"/>
        </w:rPr>
        <w:t>bean</w:t>
      </w:r>
      <w:r>
        <w:rPr>
          <w:rFonts w:ascii="Arial" w:hAnsi="Arial" w:cs="Arial"/>
          <w:color w:val="34302D"/>
          <w:shd w:val="clear" w:color="auto" w:fill="FFFFFF"/>
        </w:rPr>
        <w:t>之前，不会设置</w:t>
      </w:r>
      <w:r>
        <w:rPr>
          <w:rFonts w:ascii="Arial" w:hAnsi="Arial" w:cs="Arial"/>
          <w:color w:val="34302D"/>
          <w:shd w:val="clear" w:color="auto" w:fill="FFFFFF"/>
        </w:rPr>
        <w:t>bean</w:t>
      </w:r>
      <w:r>
        <w:rPr>
          <w:rFonts w:ascii="Arial" w:hAnsi="Arial" w:cs="Arial"/>
          <w:color w:val="34302D"/>
          <w:shd w:val="clear" w:color="auto" w:fill="FFFFFF"/>
        </w:rPr>
        <w:t>属性本身。创建容器时会创建单例作用域并设置为预先实例化（默认值）的</w:t>
      </w:r>
      <w:r>
        <w:rPr>
          <w:rFonts w:ascii="Arial" w:hAnsi="Arial" w:cs="Arial"/>
          <w:color w:val="34302D"/>
          <w:shd w:val="clear" w:color="auto" w:fill="FFFFFF"/>
        </w:rPr>
        <w:t>Bean</w:t>
      </w:r>
      <w:r>
        <w:rPr>
          <w:rFonts w:ascii="Arial" w:hAnsi="Arial" w:cs="Arial"/>
          <w:color w:val="34302D"/>
          <w:shd w:val="clear" w:color="auto" w:fill="FFFFFF"/>
        </w:rPr>
        <w:t>。范围在</w:t>
      </w:r>
      <w:hyperlink r:id="rId82" w:anchor="beans-factory-scopes" w:history="1">
        <w:r>
          <w:rPr>
            <w:rStyle w:val="a4"/>
            <w:rFonts w:ascii="Arial" w:hAnsi="Arial" w:cs="Arial"/>
            <w:color w:val="548E2E"/>
            <w:shd w:val="clear" w:color="auto" w:fill="FFFFFF"/>
          </w:rPr>
          <w:t>Bean</w:t>
        </w:r>
        <w:r>
          <w:rPr>
            <w:rStyle w:val="a4"/>
            <w:rFonts w:ascii="Arial" w:hAnsi="Arial" w:cs="Arial"/>
            <w:color w:val="548E2E"/>
            <w:shd w:val="clear" w:color="auto" w:fill="FFFFFF"/>
          </w:rPr>
          <w:t>范围</w:t>
        </w:r>
      </w:hyperlink>
      <w:r>
        <w:rPr>
          <w:rFonts w:ascii="Arial" w:hAnsi="Arial" w:cs="Arial"/>
          <w:color w:val="34302D"/>
          <w:shd w:val="clear" w:color="auto" w:fill="FFFFFF"/>
        </w:rPr>
        <w:t>中定义。否则，仅在请求时才创建</w:t>
      </w:r>
      <w:r>
        <w:rPr>
          <w:rFonts w:ascii="Arial" w:hAnsi="Arial" w:cs="Arial"/>
          <w:color w:val="34302D"/>
          <w:shd w:val="clear" w:color="auto" w:fill="FFFFFF"/>
        </w:rPr>
        <w:t>bean</w:t>
      </w:r>
      <w:r>
        <w:rPr>
          <w:rFonts w:ascii="Arial" w:hAnsi="Arial" w:cs="Arial"/>
          <w:color w:val="34302D"/>
          <w:shd w:val="clear" w:color="auto" w:fill="FFFFFF"/>
        </w:rPr>
        <w:t>。创建</w:t>
      </w:r>
      <w:r>
        <w:rPr>
          <w:rFonts w:ascii="Arial" w:hAnsi="Arial" w:cs="Arial"/>
          <w:color w:val="34302D"/>
          <w:shd w:val="clear" w:color="auto" w:fill="FFFFFF"/>
        </w:rPr>
        <w:t>bean</w:t>
      </w:r>
      <w:r>
        <w:rPr>
          <w:rFonts w:ascii="Arial" w:hAnsi="Arial" w:cs="Arial"/>
          <w:color w:val="34302D"/>
          <w:shd w:val="clear" w:color="auto" w:fill="FFFFFF"/>
        </w:rPr>
        <w:t>可能会导致创建</w:t>
      </w:r>
      <w:r>
        <w:rPr>
          <w:rFonts w:ascii="Arial" w:hAnsi="Arial" w:cs="Arial"/>
          <w:color w:val="34302D"/>
          <w:shd w:val="clear" w:color="auto" w:fill="FFFFFF"/>
        </w:rPr>
        <w:t>bean</w:t>
      </w:r>
      <w:r>
        <w:rPr>
          <w:rFonts w:ascii="Arial" w:hAnsi="Arial" w:cs="Arial"/>
          <w:color w:val="34302D"/>
          <w:shd w:val="clear" w:color="auto" w:fill="FFFFFF"/>
        </w:rPr>
        <w:t>的图形，因为</w:t>
      </w:r>
      <w:r>
        <w:rPr>
          <w:rFonts w:ascii="Arial" w:hAnsi="Arial" w:cs="Arial"/>
          <w:color w:val="34302D"/>
          <w:shd w:val="clear" w:color="auto" w:fill="FFFFFF"/>
        </w:rPr>
        <w:t>bean</w:t>
      </w:r>
      <w:r>
        <w:rPr>
          <w:rFonts w:ascii="Arial" w:hAnsi="Arial" w:cs="Arial"/>
          <w:color w:val="34302D"/>
          <w:shd w:val="clear" w:color="auto" w:fill="FFFFFF"/>
        </w:rPr>
        <w:t>的</w:t>
      </w:r>
      <w:del w:id="1848" w:author="zhang alex" w:date="2019-07-28T22:14:00Z">
        <w:r w:rsidDel="008E6CDD">
          <w:rPr>
            <w:rFonts w:ascii="Arial" w:hAnsi="Arial" w:cs="Arial"/>
            <w:color w:val="34302D"/>
            <w:shd w:val="clear" w:color="auto" w:fill="FFFFFF"/>
          </w:rPr>
          <w:delText>依赖关系</w:delText>
        </w:r>
      </w:del>
      <w:ins w:id="1849" w:author="zhang alex" w:date="2019-07-28T22:15:00Z">
        <w:r w:rsidR="008E6CDD">
          <w:rPr>
            <w:rFonts w:ascii="Arial" w:hAnsi="Arial" w:cs="Arial" w:hint="eastAsia"/>
            <w:color w:val="34302D"/>
            <w:shd w:val="clear" w:color="auto" w:fill="FFFFFF"/>
          </w:rPr>
          <w:t>依赖项</w:t>
        </w:r>
      </w:ins>
      <w:r>
        <w:rPr>
          <w:rFonts w:ascii="Arial" w:hAnsi="Arial" w:cs="Arial"/>
          <w:color w:val="34302D"/>
          <w:shd w:val="clear" w:color="auto" w:fill="FFFFFF"/>
        </w:rPr>
        <w:t>及其依赖</w:t>
      </w:r>
      <w:del w:id="1850" w:author="zhang alex" w:date="2019-07-28T22:15:00Z">
        <w:r w:rsidDel="008E6CDD">
          <w:rPr>
            <w:rFonts w:ascii="Arial" w:hAnsi="Arial" w:cs="Arial" w:hint="eastAsia"/>
            <w:color w:val="34302D"/>
            <w:shd w:val="clear" w:color="auto" w:fill="FFFFFF"/>
          </w:rPr>
          <w:delText>关系</w:delText>
        </w:r>
      </w:del>
      <w:ins w:id="1851" w:author="zhang alex" w:date="2019-07-28T22:15:00Z">
        <w:r w:rsidR="008E6CDD">
          <w:rPr>
            <w:rFonts w:ascii="Arial" w:hAnsi="Arial" w:cs="Arial" w:hint="eastAsia"/>
            <w:color w:val="34302D"/>
            <w:shd w:val="clear" w:color="auto" w:fill="FFFFFF"/>
          </w:rPr>
          <w:t>项的依赖项</w:t>
        </w:r>
      </w:ins>
      <w:r>
        <w:rPr>
          <w:rFonts w:ascii="Arial" w:hAnsi="Arial" w:cs="Arial"/>
          <w:color w:val="34302D"/>
          <w:shd w:val="clear" w:color="auto" w:fill="FFFFFF"/>
        </w:rPr>
        <w:t>（依此类推）被创建和分配。请注意，这些依赖项之间的</w:t>
      </w:r>
      <w:del w:id="1852" w:author="zhang alex" w:date="2019-07-28T22:15:00Z">
        <w:r w:rsidDel="0059508F">
          <w:rPr>
            <w:rFonts w:ascii="Arial" w:hAnsi="Arial" w:cs="Arial"/>
            <w:color w:val="34302D"/>
            <w:shd w:val="clear" w:color="auto" w:fill="FFFFFF"/>
          </w:rPr>
          <w:delText>解决方案</w:delText>
        </w:r>
      </w:del>
      <w:r>
        <w:rPr>
          <w:rFonts w:ascii="Arial" w:hAnsi="Arial" w:cs="Arial"/>
          <w:color w:val="34302D"/>
          <w:shd w:val="clear" w:color="auto" w:fill="FFFFFF"/>
        </w:rPr>
        <w:t>不匹配</w:t>
      </w:r>
      <w:ins w:id="1853" w:author="zhang alex" w:date="2019-07-28T22:16:00Z">
        <w:r w:rsidR="0059508F">
          <w:rPr>
            <w:rFonts w:ascii="Arial" w:hAnsi="Arial" w:cs="Arial" w:hint="eastAsia"/>
            <w:color w:val="34302D"/>
            <w:shd w:val="clear" w:color="auto" w:fill="FFFFFF"/>
          </w:rPr>
          <w:t>解析</w:t>
        </w:r>
      </w:ins>
      <w:r>
        <w:rPr>
          <w:rFonts w:ascii="Arial" w:hAnsi="Arial" w:cs="Arial"/>
          <w:color w:val="34302D"/>
          <w:shd w:val="clear" w:color="auto" w:fill="FFFFFF"/>
        </w:rPr>
        <w:t>可能会</w:t>
      </w:r>
      <w:del w:id="1854" w:author="zhang alex" w:date="2019-07-28T22:16:00Z">
        <w:r w:rsidDel="0059508F">
          <w:rPr>
            <w:rFonts w:ascii="Arial" w:hAnsi="Arial" w:cs="Arial" w:hint="eastAsia"/>
            <w:color w:val="34302D"/>
            <w:shd w:val="clear" w:color="auto" w:fill="FFFFFF"/>
          </w:rPr>
          <w:delText>显示</w:delText>
        </w:r>
      </w:del>
      <w:ins w:id="1855" w:author="zhang alex" w:date="2019-07-28T22:16:00Z">
        <w:r w:rsidR="0059508F">
          <w:rPr>
            <w:rFonts w:ascii="Arial" w:hAnsi="Arial" w:cs="Arial" w:hint="eastAsia"/>
            <w:color w:val="34302D"/>
            <w:shd w:val="clear" w:color="auto" w:fill="FFFFFF"/>
          </w:rPr>
          <w:t>出现</w:t>
        </w:r>
      </w:ins>
      <w:r>
        <w:rPr>
          <w:rFonts w:ascii="Arial" w:hAnsi="Arial" w:cs="Arial"/>
          <w:color w:val="34302D"/>
          <w:shd w:val="clear" w:color="auto" w:fill="FFFFFF"/>
        </w:rPr>
        <w:t>较晚</w:t>
      </w:r>
      <w:r>
        <w:rPr>
          <w:rFonts w:ascii="Arial" w:hAnsi="Arial" w:cs="Arial"/>
          <w:color w:val="34302D"/>
          <w:shd w:val="clear" w:color="auto" w:fill="FFFFFF"/>
        </w:rPr>
        <w:t xml:space="preserve"> - </w:t>
      </w:r>
      <w:r>
        <w:rPr>
          <w:rFonts w:ascii="Arial" w:hAnsi="Arial" w:cs="Arial"/>
          <w:color w:val="34302D"/>
          <w:shd w:val="clear" w:color="auto" w:fill="FFFFFF"/>
        </w:rPr>
        <w:t>也就是说，</w:t>
      </w:r>
      <w:ins w:id="1856" w:author="zhang alex" w:date="2019-07-28T22:17:00Z">
        <w:r w:rsidR="0059508F">
          <w:rPr>
            <w:rFonts w:ascii="Arial" w:hAnsi="Arial" w:cs="Arial" w:hint="eastAsia"/>
            <w:color w:val="34302D"/>
            <w:shd w:val="clear" w:color="auto" w:fill="FFFFFF"/>
          </w:rPr>
          <w:t>在</w:t>
        </w:r>
      </w:ins>
      <w:r>
        <w:rPr>
          <w:rFonts w:ascii="Arial" w:hAnsi="Arial" w:cs="Arial"/>
          <w:color w:val="34302D"/>
          <w:shd w:val="clear" w:color="auto" w:fill="FFFFFF"/>
        </w:rPr>
        <w:t>首次创建受影响的</w:t>
      </w:r>
      <w:r>
        <w:rPr>
          <w:rFonts w:ascii="Arial" w:hAnsi="Arial" w:cs="Arial"/>
          <w:color w:val="34302D"/>
          <w:shd w:val="clear" w:color="auto" w:fill="FFFFFF"/>
        </w:rPr>
        <w:t>bean</w:t>
      </w:r>
      <w:r>
        <w:rPr>
          <w:rFonts w:ascii="Arial" w:hAnsi="Arial" w:cs="Arial"/>
          <w:color w:val="34302D"/>
          <w:shd w:val="clear" w:color="auto" w:fill="FFFFFF"/>
        </w:rPr>
        <w:t>时</w:t>
      </w:r>
      <w:ins w:id="1857" w:author="zhang alex" w:date="2019-07-28T22:17:00Z">
        <w:r w:rsidR="00232CE9">
          <w:rPr>
            <w:rFonts w:ascii="Arial" w:hAnsi="Arial" w:cs="Arial" w:hint="eastAsia"/>
            <w:color w:val="34302D"/>
            <w:shd w:val="clear" w:color="auto" w:fill="FFFFFF"/>
          </w:rPr>
          <w:t>才会出现</w:t>
        </w:r>
      </w:ins>
      <w:r>
        <w:rPr>
          <w:rFonts w:ascii="Arial" w:hAnsi="Arial" w:cs="Arial"/>
          <w:color w:val="34302D"/>
          <w:shd w:val="clear" w:color="auto" w:fill="FFFFFF"/>
        </w:rPr>
        <w:t>。</w:t>
      </w:r>
    </w:p>
    <w:p w:rsidR="00BA0D5D" w:rsidRDefault="00BA0D5D" w:rsidP="00BA0D5D">
      <w:pPr>
        <w:widowControl/>
        <w:shd w:val="clear" w:color="auto" w:fill="F1F1F1"/>
        <w:jc w:val="center"/>
        <w:rPr>
          <w:ins w:id="1858" w:author="zhang alex" w:date="2019-07-28T22:18:00Z"/>
          <w:rFonts w:ascii="Arial" w:eastAsia="宋体" w:hAnsi="Arial" w:cs="Arial"/>
          <w:color w:val="0B0A0A"/>
          <w:kern w:val="0"/>
          <w:sz w:val="41"/>
          <w:szCs w:val="41"/>
        </w:rPr>
      </w:pPr>
      <w:r w:rsidRPr="00BA0D5D">
        <w:rPr>
          <w:rFonts w:ascii="Arial" w:eastAsia="宋体" w:hAnsi="Arial" w:cs="Arial"/>
          <w:color w:val="0B0A0A"/>
          <w:kern w:val="0"/>
          <w:sz w:val="41"/>
          <w:szCs w:val="41"/>
        </w:rPr>
        <w:t>Circular dependencies</w:t>
      </w:r>
    </w:p>
    <w:p w:rsidR="00A7521B" w:rsidRPr="00BA0D5D" w:rsidRDefault="00A7521B" w:rsidP="00BA0D5D">
      <w:pPr>
        <w:widowControl/>
        <w:shd w:val="clear" w:color="auto" w:fill="F1F1F1"/>
        <w:jc w:val="center"/>
        <w:rPr>
          <w:rFonts w:ascii="Arial" w:eastAsia="宋体" w:hAnsi="Arial" w:cs="Arial"/>
          <w:color w:val="0B0A0A"/>
          <w:kern w:val="0"/>
          <w:sz w:val="41"/>
          <w:szCs w:val="41"/>
        </w:rPr>
      </w:pPr>
      <w:moveToRangeStart w:id="1859" w:author="zhang alex" w:date="2019-07-28T22:18:00Z" w:name="move15244705"/>
      <w:moveTo w:id="1860" w:author="zhang alex" w:date="2019-07-28T22:18:00Z">
        <w:r w:rsidRPr="00075C37">
          <w:rPr>
            <w:rFonts w:ascii="Arial" w:eastAsia="宋体" w:hAnsi="Arial" w:cs="Arial"/>
            <w:color w:val="0B0A0A"/>
            <w:kern w:val="0"/>
            <w:sz w:val="41"/>
            <w:szCs w:val="41"/>
          </w:rPr>
          <w:t>循环依赖</w:t>
        </w:r>
      </w:moveTo>
      <w:moveToRangeEnd w:id="1859"/>
    </w:p>
    <w:p w:rsidR="00BA0D5D" w:rsidRDefault="00BA0D5D" w:rsidP="00BA0D5D">
      <w:pPr>
        <w:widowControl/>
        <w:shd w:val="clear" w:color="auto" w:fill="F1F1F1"/>
        <w:spacing w:after="300"/>
        <w:jc w:val="left"/>
        <w:rPr>
          <w:ins w:id="1861" w:author="zhang alex" w:date="2019-07-28T22:18: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predominantly constructor injection, it is possible to create an unresolvable circular dependency scenario.</w:t>
      </w:r>
    </w:p>
    <w:p w:rsidR="00A7521B" w:rsidRPr="00BA0D5D" w:rsidRDefault="00A7521B" w:rsidP="00BA0D5D">
      <w:pPr>
        <w:widowControl/>
        <w:shd w:val="clear" w:color="auto" w:fill="F1F1F1"/>
        <w:spacing w:after="300"/>
        <w:jc w:val="left"/>
        <w:rPr>
          <w:rFonts w:ascii="inherit" w:eastAsia="宋体" w:hAnsi="inherit" w:cs="Arial" w:hint="eastAsia"/>
          <w:color w:val="34302D"/>
          <w:kern w:val="0"/>
          <w:sz w:val="24"/>
          <w:szCs w:val="24"/>
        </w:rPr>
      </w:pPr>
      <w:moveToRangeStart w:id="1862" w:author="zhang alex" w:date="2019-07-28T22:18:00Z" w:name="move15244714"/>
      <w:moveTo w:id="1863" w:author="zhang alex" w:date="2019-07-28T22:18:00Z">
        <w:r w:rsidRPr="00075C37">
          <w:rPr>
            <w:rFonts w:ascii="inherit" w:eastAsia="宋体" w:hAnsi="inherit" w:cs="Arial"/>
            <w:color w:val="34302D"/>
            <w:kern w:val="0"/>
            <w:sz w:val="24"/>
            <w:szCs w:val="24"/>
          </w:rPr>
          <w:t>如果您主要使用构造函数注入，则</w:t>
        </w:r>
        <w:del w:id="1864" w:author="zhang alex" w:date="2019-07-28T22:19:00Z">
          <w:r w:rsidRPr="00075C37" w:rsidDel="00D56070">
            <w:rPr>
              <w:rFonts w:ascii="inherit" w:eastAsia="宋体" w:hAnsi="inherit" w:cs="Arial" w:hint="eastAsia"/>
              <w:color w:val="34302D"/>
              <w:kern w:val="0"/>
              <w:sz w:val="24"/>
              <w:szCs w:val="24"/>
            </w:rPr>
            <w:delText>可以</w:delText>
          </w:r>
        </w:del>
      </w:moveTo>
      <w:ins w:id="1865" w:author="zhang alex" w:date="2019-07-28T22:19:00Z">
        <w:r w:rsidR="00D56070">
          <w:rPr>
            <w:rFonts w:ascii="inherit" w:eastAsia="宋体" w:hAnsi="inherit" w:cs="Arial" w:hint="eastAsia"/>
            <w:color w:val="34302D"/>
            <w:kern w:val="0"/>
            <w:sz w:val="24"/>
            <w:szCs w:val="24"/>
          </w:rPr>
          <w:t>有可能会</w:t>
        </w:r>
      </w:ins>
      <w:moveTo w:id="1866" w:author="zhang alex" w:date="2019-07-28T22:18:00Z">
        <w:r w:rsidRPr="00075C37">
          <w:rPr>
            <w:rFonts w:ascii="inherit" w:eastAsia="宋体" w:hAnsi="inherit" w:cs="Arial"/>
            <w:color w:val="34302D"/>
            <w:kern w:val="0"/>
            <w:sz w:val="24"/>
            <w:szCs w:val="24"/>
          </w:rPr>
          <w:t>创建无法解析的循环依赖</w:t>
        </w:r>
        <w:del w:id="1867" w:author="zhang alex" w:date="2019-07-28T22:19:00Z">
          <w:r w:rsidRPr="00075C37" w:rsidDel="00D56070">
            <w:rPr>
              <w:rFonts w:ascii="inherit" w:eastAsia="宋体" w:hAnsi="inherit" w:cs="Arial"/>
              <w:color w:val="34302D"/>
              <w:kern w:val="0"/>
              <w:sz w:val="24"/>
              <w:szCs w:val="24"/>
            </w:rPr>
            <w:delText>关系</w:delText>
          </w:r>
        </w:del>
        <w:r w:rsidRPr="00075C37">
          <w:rPr>
            <w:rFonts w:ascii="inherit" w:eastAsia="宋体" w:hAnsi="inherit" w:cs="Arial"/>
            <w:color w:val="34302D"/>
            <w:kern w:val="0"/>
            <w:sz w:val="24"/>
            <w:szCs w:val="24"/>
          </w:rPr>
          <w:t>场景。</w:t>
        </w:r>
      </w:moveTo>
      <w:moveToRangeEnd w:id="1862"/>
    </w:p>
    <w:p w:rsidR="00BA0D5D" w:rsidRDefault="00BA0D5D" w:rsidP="00BA0D5D">
      <w:pPr>
        <w:widowControl/>
        <w:shd w:val="clear" w:color="auto" w:fill="F1F1F1"/>
        <w:spacing w:after="300"/>
        <w:jc w:val="left"/>
        <w:rPr>
          <w:ins w:id="1868" w:author="zhang alex" w:date="2019-07-28T22:18: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example: Class A requires an instance of class B through constructor injection, and class B requires an instance of class A through constructor injection. If you configure beans for classes A and B to be injected into each other, the Spring IoC container detects this circular reference at runtime, and throws a </w:t>
      </w:r>
      <w:r w:rsidRPr="00BA0D5D">
        <w:rPr>
          <w:rFonts w:ascii="Consolas" w:eastAsia="宋体" w:hAnsi="Consolas" w:cs="宋体"/>
          <w:color w:val="34302D"/>
          <w:kern w:val="0"/>
          <w:sz w:val="23"/>
          <w:szCs w:val="23"/>
          <w:shd w:val="clear" w:color="auto" w:fill="F7F7F8"/>
        </w:rPr>
        <w:t>BeanCurrentlyInCreationException</w:t>
      </w:r>
      <w:r w:rsidRPr="00BA0D5D">
        <w:rPr>
          <w:rFonts w:ascii="inherit" w:eastAsia="宋体" w:hAnsi="inherit" w:cs="Arial"/>
          <w:color w:val="34302D"/>
          <w:kern w:val="0"/>
          <w:sz w:val="24"/>
          <w:szCs w:val="24"/>
        </w:rPr>
        <w:t>.</w:t>
      </w:r>
    </w:p>
    <w:p w:rsidR="00A7521B" w:rsidRPr="00BA0D5D" w:rsidRDefault="00A7521B" w:rsidP="00BA0D5D">
      <w:pPr>
        <w:widowControl/>
        <w:shd w:val="clear" w:color="auto" w:fill="F1F1F1"/>
        <w:spacing w:after="300"/>
        <w:jc w:val="left"/>
        <w:rPr>
          <w:rFonts w:ascii="inherit" w:eastAsia="宋体" w:hAnsi="inherit" w:cs="Arial" w:hint="eastAsia"/>
          <w:color w:val="34302D"/>
          <w:kern w:val="0"/>
          <w:sz w:val="24"/>
          <w:szCs w:val="24"/>
        </w:rPr>
      </w:pPr>
      <w:moveToRangeStart w:id="1869" w:author="zhang alex" w:date="2019-07-28T22:18:00Z" w:name="move15244721"/>
      <w:moveTo w:id="1870" w:author="zhang alex" w:date="2019-07-28T22:18:00Z">
        <w:r w:rsidRPr="00075C37">
          <w:rPr>
            <w:rFonts w:ascii="inherit" w:eastAsia="宋体" w:hAnsi="inherit" w:cs="Arial"/>
            <w:color w:val="34302D"/>
            <w:kern w:val="0"/>
            <w:sz w:val="24"/>
            <w:szCs w:val="24"/>
          </w:rPr>
          <w:t>例如：类</w:t>
        </w:r>
        <w:r w:rsidRPr="00075C37">
          <w:rPr>
            <w:rFonts w:ascii="inherit" w:eastAsia="宋体" w:hAnsi="inherit" w:cs="Arial"/>
            <w:color w:val="34302D"/>
            <w:kern w:val="0"/>
            <w:sz w:val="24"/>
            <w:szCs w:val="24"/>
          </w:rPr>
          <w:t>A</w:t>
        </w:r>
        <w:r w:rsidRPr="00075C37">
          <w:rPr>
            <w:rFonts w:ascii="inherit" w:eastAsia="宋体" w:hAnsi="inherit" w:cs="Arial"/>
            <w:color w:val="34302D"/>
            <w:kern w:val="0"/>
            <w:sz w:val="24"/>
            <w:szCs w:val="24"/>
          </w:rPr>
          <w:t>通过构造函数注入需要</w:t>
        </w:r>
      </w:moveTo>
      <w:ins w:id="1871" w:author="zhang alex" w:date="2019-07-28T22:20:00Z">
        <w:r w:rsidR="006D300C">
          <w:rPr>
            <w:rFonts w:ascii="inherit" w:eastAsia="宋体" w:hAnsi="inherit" w:cs="Arial" w:hint="eastAsia"/>
            <w:color w:val="34302D"/>
            <w:kern w:val="0"/>
            <w:sz w:val="24"/>
            <w:szCs w:val="24"/>
          </w:rPr>
          <w:t>的</w:t>
        </w:r>
      </w:ins>
      <w:moveTo w:id="1872" w:author="zhang alex" w:date="2019-07-28T22:18:00Z">
        <w:r w:rsidRPr="00075C37">
          <w:rPr>
            <w:rFonts w:ascii="inherit" w:eastAsia="宋体" w:hAnsi="inherit" w:cs="Arial"/>
            <w:color w:val="34302D"/>
            <w:kern w:val="0"/>
            <w:sz w:val="24"/>
            <w:szCs w:val="24"/>
          </w:rPr>
          <w:t>类</w:t>
        </w:r>
        <w:r w:rsidRPr="00075C37">
          <w:rPr>
            <w:rFonts w:ascii="inherit" w:eastAsia="宋体" w:hAnsi="inherit" w:cs="Arial"/>
            <w:color w:val="34302D"/>
            <w:kern w:val="0"/>
            <w:sz w:val="24"/>
            <w:szCs w:val="24"/>
          </w:rPr>
          <w:t>B</w:t>
        </w:r>
        <w:del w:id="1873" w:author="zhang alex" w:date="2019-07-28T22:20:00Z">
          <w:r w:rsidRPr="00075C37" w:rsidDel="006D300C">
            <w:rPr>
              <w:rFonts w:ascii="inherit" w:eastAsia="宋体" w:hAnsi="inherit" w:cs="Arial"/>
              <w:color w:val="34302D"/>
              <w:kern w:val="0"/>
              <w:sz w:val="24"/>
              <w:szCs w:val="24"/>
            </w:rPr>
            <w:delText>的</w:delText>
          </w:r>
        </w:del>
      </w:moveTo>
      <w:ins w:id="1874" w:author="zhang alex" w:date="2019-07-28T22:21:00Z">
        <w:r w:rsidR="006D300C">
          <w:rPr>
            <w:rFonts w:ascii="inherit" w:eastAsia="宋体" w:hAnsi="inherit" w:cs="Arial" w:hint="eastAsia"/>
            <w:color w:val="34302D"/>
            <w:kern w:val="0"/>
            <w:sz w:val="24"/>
            <w:szCs w:val="24"/>
          </w:rPr>
          <w:t>的</w:t>
        </w:r>
      </w:ins>
      <w:moveTo w:id="1875" w:author="zhang alex" w:date="2019-07-28T22:18:00Z">
        <w:r w:rsidRPr="00075C37">
          <w:rPr>
            <w:rFonts w:ascii="inherit" w:eastAsia="宋体" w:hAnsi="inherit" w:cs="Arial"/>
            <w:color w:val="34302D"/>
            <w:kern w:val="0"/>
            <w:sz w:val="24"/>
            <w:szCs w:val="24"/>
          </w:rPr>
          <w:t>实例，而类</w:t>
        </w:r>
        <w:r w:rsidRPr="00075C37">
          <w:rPr>
            <w:rFonts w:ascii="inherit" w:eastAsia="宋体" w:hAnsi="inherit" w:cs="Arial"/>
            <w:color w:val="34302D"/>
            <w:kern w:val="0"/>
            <w:sz w:val="24"/>
            <w:szCs w:val="24"/>
          </w:rPr>
          <w:t>B</w:t>
        </w:r>
        <w:r w:rsidRPr="00075C37">
          <w:rPr>
            <w:rFonts w:ascii="inherit" w:eastAsia="宋体" w:hAnsi="inherit" w:cs="Arial"/>
            <w:color w:val="34302D"/>
            <w:kern w:val="0"/>
            <w:sz w:val="24"/>
            <w:szCs w:val="24"/>
          </w:rPr>
          <w:t>通过构造函数注入需要</w:t>
        </w:r>
      </w:moveTo>
      <w:ins w:id="1876" w:author="zhang alex" w:date="2019-07-28T22:21:00Z">
        <w:r w:rsidR="006D300C">
          <w:rPr>
            <w:rFonts w:ascii="inherit" w:eastAsia="宋体" w:hAnsi="inherit" w:cs="Arial" w:hint="eastAsia"/>
            <w:color w:val="34302D"/>
            <w:kern w:val="0"/>
            <w:sz w:val="24"/>
            <w:szCs w:val="24"/>
          </w:rPr>
          <w:t>的</w:t>
        </w:r>
      </w:ins>
      <w:moveTo w:id="1877" w:author="zhang alex" w:date="2019-07-28T22:18:00Z">
        <w:r w:rsidRPr="00075C37">
          <w:rPr>
            <w:rFonts w:ascii="inherit" w:eastAsia="宋体" w:hAnsi="inherit" w:cs="Arial"/>
            <w:color w:val="34302D"/>
            <w:kern w:val="0"/>
            <w:sz w:val="24"/>
            <w:szCs w:val="24"/>
          </w:rPr>
          <w:t>类</w:t>
        </w:r>
        <w:r w:rsidRPr="00075C37">
          <w:rPr>
            <w:rFonts w:ascii="inherit" w:eastAsia="宋体" w:hAnsi="inherit" w:cs="Arial"/>
            <w:color w:val="34302D"/>
            <w:kern w:val="0"/>
            <w:sz w:val="24"/>
            <w:szCs w:val="24"/>
          </w:rPr>
          <w:t>A</w:t>
        </w:r>
        <w:r w:rsidRPr="00075C37">
          <w:rPr>
            <w:rFonts w:ascii="inherit" w:eastAsia="宋体" w:hAnsi="inherit" w:cs="Arial"/>
            <w:color w:val="34302D"/>
            <w:kern w:val="0"/>
            <w:sz w:val="24"/>
            <w:szCs w:val="24"/>
          </w:rPr>
          <w:t>的实例。如果将</w:t>
        </w:r>
        <w:r w:rsidRPr="00075C37">
          <w:rPr>
            <w:rFonts w:ascii="inherit" w:eastAsia="宋体" w:hAnsi="inherit" w:cs="Arial"/>
            <w:color w:val="34302D"/>
            <w:kern w:val="0"/>
            <w:sz w:val="24"/>
            <w:szCs w:val="24"/>
          </w:rPr>
          <w:t>A</w:t>
        </w:r>
        <w:r w:rsidRPr="00075C37">
          <w:rPr>
            <w:rFonts w:ascii="inherit" w:eastAsia="宋体" w:hAnsi="inherit" w:cs="Arial"/>
            <w:color w:val="34302D"/>
            <w:kern w:val="0"/>
            <w:sz w:val="24"/>
            <w:szCs w:val="24"/>
          </w:rPr>
          <w:t>类和</w:t>
        </w:r>
        <w:r w:rsidRPr="00075C37">
          <w:rPr>
            <w:rFonts w:ascii="inherit" w:eastAsia="宋体" w:hAnsi="inherit" w:cs="Arial"/>
            <w:color w:val="34302D"/>
            <w:kern w:val="0"/>
            <w:sz w:val="24"/>
            <w:szCs w:val="24"/>
          </w:rPr>
          <w:t>B</w:t>
        </w:r>
        <w:r w:rsidRPr="00075C37">
          <w:rPr>
            <w:rFonts w:ascii="inherit" w:eastAsia="宋体" w:hAnsi="inherit" w:cs="Arial"/>
            <w:color w:val="34302D"/>
            <w:kern w:val="0"/>
            <w:sz w:val="24"/>
            <w:szCs w:val="24"/>
          </w:rPr>
          <w:t>类的</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配置为相互注入，则</w:t>
        </w:r>
        <w:r w:rsidRPr="00075C37">
          <w:rPr>
            <w:rFonts w:ascii="inherit" w:eastAsia="宋体" w:hAnsi="inherit" w:cs="Arial"/>
            <w:color w:val="34302D"/>
            <w:kern w:val="0"/>
            <w:sz w:val="24"/>
            <w:szCs w:val="24"/>
          </w:rPr>
          <w:t>Spring IoC</w:t>
        </w:r>
        <w:r w:rsidRPr="00075C37">
          <w:rPr>
            <w:rFonts w:ascii="inherit" w:eastAsia="宋体" w:hAnsi="inherit" w:cs="Arial"/>
            <w:color w:val="34302D"/>
            <w:kern w:val="0"/>
            <w:sz w:val="24"/>
            <w:szCs w:val="24"/>
          </w:rPr>
          <w:t>容器会在运行时检测到此循环引用，并抛出</w:t>
        </w:r>
        <w:del w:id="1878" w:author="zhang alex" w:date="2019-07-28T22:21:00Z">
          <w:r w:rsidRPr="00075C37" w:rsidDel="006D300C">
            <w:rPr>
              <w:rFonts w:ascii="inherit" w:eastAsia="宋体" w:hAnsi="inherit" w:cs="Arial"/>
              <w:color w:val="34302D"/>
              <w:kern w:val="0"/>
              <w:sz w:val="24"/>
              <w:szCs w:val="24"/>
            </w:rPr>
            <w:delText>a </w:delText>
          </w:r>
        </w:del>
        <w:r w:rsidRPr="00075C37">
          <w:rPr>
            <w:rFonts w:ascii="Consolas" w:eastAsia="宋体" w:hAnsi="Consolas" w:cs="宋体"/>
            <w:color w:val="34302D"/>
            <w:kern w:val="0"/>
            <w:sz w:val="23"/>
            <w:szCs w:val="23"/>
            <w:shd w:val="clear" w:color="auto" w:fill="F7F7F8"/>
          </w:rPr>
          <w:t>BeanCurrentlyInCreationException</w:t>
        </w:r>
        <w:r w:rsidRPr="00075C37">
          <w:rPr>
            <w:rFonts w:ascii="inherit" w:eastAsia="宋体" w:hAnsi="inherit" w:cs="Arial"/>
            <w:color w:val="34302D"/>
            <w:kern w:val="0"/>
            <w:sz w:val="24"/>
            <w:szCs w:val="24"/>
          </w:rPr>
          <w:t>。</w:t>
        </w:r>
      </w:moveTo>
      <w:moveToRangeEnd w:id="1869"/>
    </w:p>
    <w:p w:rsidR="00BA0D5D" w:rsidRDefault="00BA0D5D" w:rsidP="00BA0D5D">
      <w:pPr>
        <w:widowControl/>
        <w:shd w:val="clear" w:color="auto" w:fill="F1F1F1"/>
        <w:spacing w:after="300"/>
        <w:jc w:val="left"/>
        <w:rPr>
          <w:ins w:id="1879" w:author="zhang alex" w:date="2019-07-28T22:18: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possible solution is to edit the source code of some classes to be configured by setters rather than constructors. Alternatively, avoid constructor injection and use setter injection only. In other words, although it is not recommended, you can configure circular dependencies with setter injection.</w:t>
      </w:r>
    </w:p>
    <w:p w:rsidR="00A7521B" w:rsidRPr="00BA0D5D" w:rsidRDefault="00A7521B" w:rsidP="00BA0D5D">
      <w:pPr>
        <w:widowControl/>
        <w:shd w:val="clear" w:color="auto" w:fill="F1F1F1"/>
        <w:spacing w:after="300"/>
        <w:jc w:val="left"/>
        <w:rPr>
          <w:rFonts w:ascii="inherit" w:eastAsia="宋体" w:hAnsi="inherit" w:cs="Arial" w:hint="eastAsia"/>
          <w:color w:val="34302D"/>
          <w:kern w:val="0"/>
          <w:sz w:val="24"/>
          <w:szCs w:val="24"/>
        </w:rPr>
      </w:pPr>
      <w:moveToRangeStart w:id="1880" w:author="zhang alex" w:date="2019-07-28T22:18:00Z" w:name="move15244731"/>
      <w:moveTo w:id="1881" w:author="zhang alex" w:date="2019-07-28T22:18:00Z">
        <w:r w:rsidRPr="00075C37">
          <w:rPr>
            <w:rFonts w:ascii="inherit" w:eastAsia="宋体" w:hAnsi="inherit" w:cs="Arial"/>
            <w:color w:val="34302D"/>
            <w:kern w:val="0"/>
            <w:sz w:val="24"/>
            <w:szCs w:val="24"/>
          </w:rPr>
          <w:t>一种可能的解决方案是编辑</w:t>
        </w:r>
      </w:moveTo>
      <w:ins w:id="1882" w:author="zhang alex" w:date="2019-07-28T22:23:00Z">
        <w:r w:rsidR="006D300C">
          <w:rPr>
            <w:rFonts w:ascii="inherit" w:eastAsia="宋体" w:hAnsi="inherit" w:cs="Arial" w:hint="eastAsia"/>
            <w:color w:val="34302D"/>
            <w:kern w:val="0"/>
            <w:sz w:val="24"/>
            <w:szCs w:val="24"/>
          </w:rPr>
          <w:t>一些类的源代码，</w:t>
        </w:r>
      </w:ins>
      <w:ins w:id="1883" w:author="zhang alex" w:date="2019-07-28T22:24:00Z">
        <w:r w:rsidR="006D300C">
          <w:rPr>
            <w:rFonts w:ascii="inherit" w:eastAsia="宋体" w:hAnsi="inherit" w:cs="Arial" w:hint="eastAsia"/>
            <w:color w:val="34302D"/>
            <w:kern w:val="0"/>
            <w:sz w:val="24"/>
            <w:szCs w:val="24"/>
          </w:rPr>
          <w:t>这些类</w:t>
        </w:r>
      </w:ins>
      <w:moveTo w:id="1884" w:author="zhang alex" w:date="2019-07-28T22:18:00Z">
        <w:r w:rsidRPr="00075C37">
          <w:rPr>
            <w:rFonts w:ascii="inherit" w:eastAsia="宋体" w:hAnsi="inherit" w:cs="Arial"/>
            <w:color w:val="34302D"/>
            <w:kern w:val="0"/>
            <w:sz w:val="24"/>
            <w:szCs w:val="24"/>
          </w:rPr>
          <w:t>由</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而不是构造函数配置</w:t>
        </w:r>
        <w:del w:id="1885" w:author="zhang alex" w:date="2019-07-28T22:24:00Z">
          <w:r w:rsidRPr="00075C37" w:rsidDel="006D300C">
            <w:rPr>
              <w:rFonts w:ascii="inherit" w:eastAsia="宋体" w:hAnsi="inherit" w:cs="Arial"/>
              <w:color w:val="34302D"/>
              <w:kern w:val="0"/>
              <w:sz w:val="24"/>
              <w:szCs w:val="24"/>
            </w:rPr>
            <w:delText>的某些类的源代码</w:delText>
          </w:r>
        </w:del>
        <w:r w:rsidRPr="00075C37">
          <w:rPr>
            <w:rFonts w:ascii="inherit" w:eastAsia="宋体" w:hAnsi="inherit" w:cs="Arial"/>
            <w:color w:val="34302D"/>
            <w:kern w:val="0"/>
            <w:sz w:val="24"/>
            <w:szCs w:val="24"/>
          </w:rPr>
          <w:t>。或者，避免构造函数注入并仅使用</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注入。换句话说，尽管不推荐使用，但您可以使用</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注入配置循环依赖项。</w:t>
        </w:r>
      </w:moveTo>
      <w:moveToRangeEnd w:id="1880"/>
    </w:p>
    <w:p w:rsidR="00BA0D5D" w:rsidDel="00A7521B" w:rsidRDefault="00BA0D5D" w:rsidP="00BA0D5D">
      <w:pPr>
        <w:widowControl/>
        <w:shd w:val="clear" w:color="auto" w:fill="F1F1F1"/>
        <w:jc w:val="left"/>
        <w:rPr>
          <w:del w:id="1886" w:author="zhang alex" w:date="2019-07-28T22:18: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Unlike the typical case (with no circular dependencies), a circular dependency between bean A and bean B forces one of the beans to be injected into the other prior to being fully initialized itself (a classic chicken-and-egg scenario).</w:t>
      </w:r>
    </w:p>
    <w:p w:rsidR="00075C37" w:rsidRPr="00075C37" w:rsidDel="00A7521B" w:rsidRDefault="00075C37">
      <w:pPr>
        <w:widowControl/>
        <w:shd w:val="clear" w:color="auto" w:fill="F1F1F1"/>
        <w:jc w:val="left"/>
        <w:rPr>
          <w:del w:id="1887" w:author="zhang alex" w:date="2019-07-28T22:18:00Z"/>
          <w:rFonts w:ascii="Arial" w:eastAsia="宋体" w:hAnsi="Arial" w:cs="Arial"/>
          <w:color w:val="0B0A0A"/>
          <w:kern w:val="0"/>
          <w:sz w:val="41"/>
          <w:szCs w:val="41"/>
        </w:rPr>
        <w:pPrChange w:id="1888" w:author="zhang alex" w:date="2019-07-28T22:18:00Z">
          <w:pPr>
            <w:widowControl/>
            <w:shd w:val="clear" w:color="auto" w:fill="F1F1F1"/>
            <w:jc w:val="center"/>
          </w:pPr>
        </w:pPrChange>
      </w:pPr>
      <w:moveFromRangeStart w:id="1889" w:author="zhang alex" w:date="2019-07-28T22:18:00Z" w:name="move15244705"/>
      <w:moveFrom w:id="1890" w:author="zhang alex" w:date="2019-07-28T22:18:00Z">
        <w:r w:rsidRPr="00075C37" w:rsidDel="00A7521B">
          <w:rPr>
            <w:rFonts w:ascii="Arial" w:eastAsia="宋体" w:hAnsi="Arial" w:cs="Arial"/>
            <w:color w:val="0B0A0A"/>
            <w:kern w:val="0"/>
            <w:sz w:val="41"/>
            <w:szCs w:val="41"/>
          </w:rPr>
          <w:t>循环依赖</w:t>
        </w:r>
      </w:moveFrom>
      <w:moveFromRangeEnd w:id="1889"/>
    </w:p>
    <w:p w:rsidR="00075C37" w:rsidRPr="00075C37" w:rsidDel="00A7521B" w:rsidRDefault="00075C37">
      <w:pPr>
        <w:widowControl/>
        <w:shd w:val="clear" w:color="auto" w:fill="F1F1F1"/>
        <w:jc w:val="left"/>
        <w:rPr>
          <w:del w:id="1891" w:author="zhang alex" w:date="2019-07-28T22:18:00Z"/>
          <w:rFonts w:ascii="inherit" w:eastAsia="宋体" w:hAnsi="inherit" w:cs="Arial" w:hint="eastAsia"/>
          <w:color w:val="34302D"/>
          <w:kern w:val="0"/>
          <w:sz w:val="24"/>
          <w:szCs w:val="24"/>
        </w:rPr>
        <w:pPrChange w:id="1892" w:author="zhang alex" w:date="2019-07-28T22:18:00Z">
          <w:pPr>
            <w:widowControl/>
            <w:shd w:val="clear" w:color="auto" w:fill="F1F1F1"/>
            <w:spacing w:after="300"/>
            <w:jc w:val="left"/>
          </w:pPr>
        </w:pPrChange>
      </w:pPr>
      <w:moveFromRangeStart w:id="1893" w:author="zhang alex" w:date="2019-07-28T22:18:00Z" w:name="move15244714"/>
      <w:moveFrom w:id="1894" w:author="zhang alex" w:date="2019-07-28T22:18:00Z">
        <w:r w:rsidRPr="00075C37" w:rsidDel="00A7521B">
          <w:rPr>
            <w:rFonts w:ascii="inherit" w:eastAsia="宋体" w:hAnsi="inherit" w:cs="Arial"/>
            <w:color w:val="34302D"/>
            <w:kern w:val="0"/>
            <w:sz w:val="24"/>
            <w:szCs w:val="24"/>
          </w:rPr>
          <w:t>如果您主要使用构造函数注入，则可以创建无法解析的循环依赖关系场景。</w:t>
        </w:r>
      </w:moveFrom>
      <w:moveFromRangeEnd w:id="1893"/>
    </w:p>
    <w:p w:rsidR="00075C37" w:rsidRPr="00075C37" w:rsidDel="00A7521B" w:rsidRDefault="00075C37">
      <w:pPr>
        <w:widowControl/>
        <w:shd w:val="clear" w:color="auto" w:fill="F1F1F1"/>
        <w:jc w:val="left"/>
        <w:rPr>
          <w:del w:id="1895" w:author="zhang alex" w:date="2019-07-28T22:18:00Z"/>
          <w:rFonts w:ascii="inherit" w:eastAsia="宋体" w:hAnsi="inherit" w:cs="Arial" w:hint="eastAsia"/>
          <w:color w:val="34302D"/>
          <w:kern w:val="0"/>
          <w:sz w:val="24"/>
          <w:szCs w:val="24"/>
        </w:rPr>
        <w:pPrChange w:id="1896" w:author="zhang alex" w:date="2019-07-28T22:18:00Z">
          <w:pPr>
            <w:widowControl/>
            <w:shd w:val="clear" w:color="auto" w:fill="F1F1F1"/>
            <w:spacing w:after="300"/>
            <w:jc w:val="left"/>
          </w:pPr>
        </w:pPrChange>
      </w:pPr>
      <w:moveFromRangeStart w:id="1897" w:author="zhang alex" w:date="2019-07-28T22:18:00Z" w:name="move15244721"/>
      <w:moveFrom w:id="1898" w:author="zhang alex" w:date="2019-07-28T22:18:00Z">
        <w:r w:rsidRPr="00075C37" w:rsidDel="00A7521B">
          <w:rPr>
            <w:rFonts w:ascii="inherit" w:eastAsia="宋体" w:hAnsi="inherit" w:cs="Arial"/>
            <w:color w:val="34302D"/>
            <w:kern w:val="0"/>
            <w:sz w:val="24"/>
            <w:szCs w:val="24"/>
          </w:rPr>
          <w:t>例如：类</w:t>
        </w:r>
        <w:r w:rsidRPr="00075C37" w:rsidDel="00A7521B">
          <w:rPr>
            <w:rFonts w:ascii="inherit" w:eastAsia="宋体" w:hAnsi="inherit" w:cs="Arial"/>
            <w:color w:val="34302D"/>
            <w:kern w:val="0"/>
            <w:sz w:val="24"/>
            <w:szCs w:val="24"/>
          </w:rPr>
          <w:t>A</w:t>
        </w:r>
        <w:r w:rsidRPr="00075C37" w:rsidDel="00A7521B">
          <w:rPr>
            <w:rFonts w:ascii="inherit" w:eastAsia="宋体" w:hAnsi="inherit" w:cs="Arial"/>
            <w:color w:val="34302D"/>
            <w:kern w:val="0"/>
            <w:sz w:val="24"/>
            <w:szCs w:val="24"/>
          </w:rPr>
          <w:t>通过构造函数注入需要类</w:t>
        </w:r>
        <w:r w:rsidRPr="00075C37" w:rsidDel="00A7521B">
          <w:rPr>
            <w:rFonts w:ascii="inherit" w:eastAsia="宋体" w:hAnsi="inherit" w:cs="Arial"/>
            <w:color w:val="34302D"/>
            <w:kern w:val="0"/>
            <w:sz w:val="24"/>
            <w:szCs w:val="24"/>
          </w:rPr>
          <w:t>B</w:t>
        </w:r>
        <w:r w:rsidRPr="00075C37" w:rsidDel="00A7521B">
          <w:rPr>
            <w:rFonts w:ascii="inherit" w:eastAsia="宋体" w:hAnsi="inherit" w:cs="Arial"/>
            <w:color w:val="34302D"/>
            <w:kern w:val="0"/>
            <w:sz w:val="24"/>
            <w:szCs w:val="24"/>
          </w:rPr>
          <w:t>的实例，而类</w:t>
        </w:r>
        <w:r w:rsidRPr="00075C37" w:rsidDel="00A7521B">
          <w:rPr>
            <w:rFonts w:ascii="inherit" w:eastAsia="宋体" w:hAnsi="inherit" w:cs="Arial"/>
            <w:color w:val="34302D"/>
            <w:kern w:val="0"/>
            <w:sz w:val="24"/>
            <w:szCs w:val="24"/>
          </w:rPr>
          <w:t>B</w:t>
        </w:r>
        <w:r w:rsidRPr="00075C37" w:rsidDel="00A7521B">
          <w:rPr>
            <w:rFonts w:ascii="inherit" w:eastAsia="宋体" w:hAnsi="inherit" w:cs="Arial"/>
            <w:color w:val="34302D"/>
            <w:kern w:val="0"/>
            <w:sz w:val="24"/>
            <w:szCs w:val="24"/>
          </w:rPr>
          <w:t>通过构造函数注入需要类</w:t>
        </w:r>
        <w:r w:rsidRPr="00075C37" w:rsidDel="00A7521B">
          <w:rPr>
            <w:rFonts w:ascii="inherit" w:eastAsia="宋体" w:hAnsi="inherit" w:cs="Arial"/>
            <w:color w:val="34302D"/>
            <w:kern w:val="0"/>
            <w:sz w:val="24"/>
            <w:szCs w:val="24"/>
          </w:rPr>
          <w:t>A</w:t>
        </w:r>
        <w:r w:rsidRPr="00075C37" w:rsidDel="00A7521B">
          <w:rPr>
            <w:rFonts w:ascii="inherit" w:eastAsia="宋体" w:hAnsi="inherit" w:cs="Arial"/>
            <w:color w:val="34302D"/>
            <w:kern w:val="0"/>
            <w:sz w:val="24"/>
            <w:szCs w:val="24"/>
          </w:rPr>
          <w:t>的实例。如果将</w:t>
        </w:r>
        <w:r w:rsidRPr="00075C37" w:rsidDel="00A7521B">
          <w:rPr>
            <w:rFonts w:ascii="inherit" w:eastAsia="宋体" w:hAnsi="inherit" w:cs="Arial"/>
            <w:color w:val="34302D"/>
            <w:kern w:val="0"/>
            <w:sz w:val="24"/>
            <w:szCs w:val="24"/>
          </w:rPr>
          <w:t>A</w:t>
        </w:r>
        <w:r w:rsidRPr="00075C37" w:rsidDel="00A7521B">
          <w:rPr>
            <w:rFonts w:ascii="inherit" w:eastAsia="宋体" w:hAnsi="inherit" w:cs="Arial"/>
            <w:color w:val="34302D"/>
            <w:kern w:val="0"/>
            <w:sz w:val="24"/>
            <w:szCs w:val="24"/>
          </w:rPr>
          <w:t>类和</w:t>
        </w:r>
        <w:r w:rsidRPr="00075C37" w:rsidDel="00A7521B">
          <w:rPr>
            <w:rFonts w:ascii="inherit" w:eastAsia="宋体" w:hAnsi="inherit" w:cs="Arial"/>
            <w:color w:val="34302D"/>
            <w:kern w:val="0"/>
            <w:sz w:val="24"/>
            <w:szCs w:val="24"/>
          </w:rPr>
          <w:t>B</w:t>
        </w:r>
        <w:r w:rsidRPr="00075C37" w:rsidDel="00A7521B">
          <w:rPr>
            <w:rFonts w:ascii="inherit" w:eastAsia="宋体" w:hAnsi="inherit" w:cs="Arial"/>
            <w:color w:val="34302D"/>
            <w:kern w:val="0"/>
            <w:sz w:val="24"/>
            <w:szCs w:val="24"/>
          </w:rPr>
          <w:t>类的</w:t>
        </w:r>
        <w:r w:rsidRPr="00075C37" w:rsidDel="00A7521B">
          <w:rPr>
            <w:rFonts w:ascii="inherit" w:eastAsia="宋体" w:hAnsi="inherit" w:cs="Arial"/>
            <w:color w:val="34302D"/>
            <w:kern w:val="0"/>
            <w:sz w:val="24"/>
            <w:szCs w:val="24"/>
          </w:rPr>
          <w:t>bean</w:t>
        </w:r>
        <w:r w:rsidRPr="00075C37" w:rsidDel="00A7521B">
          <w:rPr>
            <w:rFonts w:ascii="inherit" w:eastAsia="宋体" w:hAnsi="inherit" w:cs="Arial"/>
            <w:color w:val="34302D"/>
            <w:kern w:val="0"/>
            <w:sz w:val="24"/>
            <w:szCs w:val="24"/>
          </w:rPr>
          <w:t>配置为相互注入，则</w:t>
        </w:r>
        <w:r w:rsidRPr="00075C37" w:rsidDel="00A7521B">
          <w:rPr>
            <w:rFonts w:ascii="inherit" w:eastAsia="宋体" w:hAnsi="inherit" w:cs="Arial"/>
            <w:color w:val="34302D"/>
            <w:kern w:val="0"/>
            <w:sz w:val="24"/>
            <w:szCs w:val="24"/>
          </w:rPr>
          <w:t>Spring IoC</w:t>
        </w:r>
        <w:r w:rsidRPr="00075C37" w:rsidDel="00A7521B">
          <w:rPr>
            <w:rFonts w:ascii="inherit" w:eastAsia="宋体" w:hAnsi="inherit" w:cs="Arial"/>
            <w:color w:val="34302D"/>
            <w:kern w:val="0"/>
            <w:sz w:val="24"/>
            <w:szCs w:val="24"/>
          </w:rPr>
          <w:t>容器会在运行时检测到此循环引用，并抛出</w:t>
        </w:r>
        <w:r w:rsidRPr="00075C37" w:rsidDel="00A7521B">
          <w:rPr>
            <w:rFonts w:ascii="inherit" w:eastAsia="宋体" w:hAnsi="inherit" w:cs="Arial"/>
            <w:color w:val="34302D"/>
            <w:kern w:val="0"/>
            <w:sz w:val="24"/>
            <w:szCs w:val="24"/>
          </w:rPr>
          <w:t>a </w:t>
        </w:r>
        <w:r w:rsidRPr="00075C37" w:rsidDel="00A7521B">
          <w:rPr>
            <w:rFonts w:ascii="Consolas" w:eastAsia="宋体" w:hAnsi="Consolas" w:cs="宋体"/>
            <w:color w:val="34302D"/>
            <w:kern w:val="0"/>
            <w:sz w:val="23"/>
            <w:szCs w:val="23"/>
            <w:shd w:val="clear" w:color="auto" w:fill="F7F7F8"/>
          </w:rPr>
          <w:t>BeanCurrentlyInCreationException</w:t>
        </w:r>
        <w:r w:rsidRPr="00075C37" w:rsidDel="00A7521B">
          <w:rPr>
            <w:rFonts w:ascii="inherit" w:eastAsia="宋体" w:hAnsi="inherit" w:cs="Arial"/>
            <w:color w:val="34302D"/>
            <w:kern w:val="0"/>
            <w:sz w:val="24"/>
            <w:szCs w:val="24"/>
          </w:rPr>
          <w:t>。</w:t>
        </w:r>
      </w:moveFrom>
      <w:moveFromRangeEnd w:id="1897"/>
    </w:p>
    <w:p w:rsidR="00075C37" w:rsidDel="00A7521B" w:rsidRDefault="00075C37" w:rsidP="00BA0D5D">
      <w:pPr>
        <w:widowControl/>
        <w:shd w:val="clear" w:color="auto" w:fill="F1F1F1"/>
        <w:jc w:val="left"/>
        <w:rPr>
          <w:del w:id="1899" w:author="zhang alex" w:date="2019-07-28T22:18:00Z"/>
          <w:rFonts w:ascii="inherit" w:eastAsia="宋体" w:hAnsi="inherit" w:cs="Arial" w:hint="eastAsia"/>
          <w:color w:val="34302D"/>
          <w:kern w:val="0"/>
          <w:sz w:val="24"/>
          <w:szCs w:val="24"/>
        </w:rPr>
      </w:pPr>
      <w:moveFromRangeStart w:id="1900" w:author="zhang alex" w:date="2019-07-28T22:18:00Z" w:name="move15244731"/>
      <w:moveFrom w:id="1901" w:author="zhang alex" w:date="2019-07-28T22:18:00Z">
        <w:r w:rsidRPr="00075C37" w:rsidDel="00A7521B">
          <w:rPr>
            <w:rFonts w:ascii="inherit" w:eastAsia="宋体" w:hAnsi="inherit" w:cs="Arial"/>
            <w:color w:val="34302D"/>
            <w:kern w:val="0"/>
            <w:sz w:val="24"/>
            <w:szCs w:val="24"/>
          </w:rPr>
          <w:t>一种可能的解决方案是编辑由</w:t>
        </w:r>
        <w:r w:rsidRPr="00075C37" w:rsidDel="00A7521B">
          <w:rPr>
            <w:rFonts w:ascii="inherit" w:eastAsia="宋体" w:hAnsi="inherit" w:cs="Arial"/>
            <w:color w:val="34302D"/>
            <w:kern w:val="0"/>
            <w:sz w:val="24"/>
            <w:szCs w:val="24"/>
          </w:rPr>
          <w:t>setter</w:t>
        </w:r>
        <w:r w:rsidRPr="00075C37" w:rsidDel="00A7521B">
          <w:rPr>
            <w:rFonts w:ascii="inherit" w:eastAsia="宋体" w:hAnsi="inherit" w:cs="Arial"/>
            <w:color w:val="34302D"/>
            <w:kern w:val="0"/>
            <w:sz w:val="24"/>
            <w:szCs w:val="24"/>
          </w:rPr>
          <w:t>而不是构造函数配置的某些类的源代码。或者，避免构造函数注入并仅使用</w:t>
        </w:r>
        <w:r w:rsidRPr="00075C37" w:rsidDel="00A7521B">
          <w:rPr>
            <w:rFonts w:ascii="inherit" w:eastAsia="宋体" w:hAnsi="inherit" w:cs="Arial"/>
            <w:color w:val="34302D"/>
            <w:kern w:val="0"/>
            <w:sz w:val="24"/>
            <w:szCs w:val="24"/>
          </w:rPr>
          <w:t>setter</w:t>
        </w:r>
        <w:r w:rsidRPr="00075C37" w:rsidDel="00A7521B">
          <w:rPr>
            <w:rFonts w:ascii="inherit" w:eastAsia="宋体" w:hAnsi="inherit" w:cs="Arial"/>
            <w:color w:val="34302D"/>
            <w:kern w:val="0"/>
            <w:sz w:val="24"/>
            <w:szCs w:val="24"/>
          </w:rPr>
          <w:t>注入。换句话说，尽管不推荐使用，但您可以使用</w:t>
        </w:r>
        <w:r w:rsidRPr="00075C37" w:rsidDel="00A7521B">
          <w:rPr>
            <w:rFonts w:ascii="inherit" w:eastAsia="宋体" w:hAnsi="inherit" w:cs="Arial"/>
            <w:color w:val="34302D"/>
            <w:kern w:val="0"/>
            <w:sz w:val="24"/>
            <w:szCs w:val="24"/>
          </w:rPr>
          <w:t>setter</w:t>
        </w:r>
        <w:r w:rsidRPr="00075C37" w:rsidDel="00A7521B">
          <w:rPr>
            <w:rFonts w:ascii="inherit" w:eastAsia="宋体" w:hAnsi="inherit" w:cs="Arial"/>
            <w:color w:val="34302D"/>
            <w:kern w:val="0"/>
            <w:sz w:val="24"/>
            <w:szCs w:val="24"/>
          </w:rPr>
          <w:t>注入配置循环依赖项。</w:t>
        </w:r>
      </w:moveFrom>
      <w:moveFromRangeEnd w:id="1900"/>
    </w:p>
    <w:p w:rsidR="00A7521B" w:rsidRDefault="00A7521B">
      <w:pPr>
        <w:widowControl/>
        <w:shd w:val="clear" w:color="auto" w:fill="F1F1F1"/>
        <w:jc w:val="left"/>
        <w:rPr>
          <w:ins w:id="1902" w:author="zhang alex" w:date="2019-07-28T22:18:00Z"/>
          <w:rFonts w:ascii="inherit" w:eastAsia="宋体" w:hAnsi="inherit" w:cs="Arial" w:hint="eastAsia"/>
          <w:color w:val="34302D"/>
          <w:kern w:val="0"/>
          <w:sz w:val="24"/>
          <w:szCs w:val="24"/>
        </w:rPr>
        <w:pPrChange w:id="1903" w:author="zhang alex" w:date="2019-07-28T22:18:00Z">
          <w:pPr>
            <w:widowControl/>
            <w:shd w:val="clear" w:color="auto" w:fill="F1F1F1"/>
            <w:spacing w:after="300"/>
            <w:jc w:val="left"/>
          </w:pPr>
        </w:pPrChange>
      </w:pPr>
    </w:p>
    <w:p w:rsidR="00A7521B" w:rsidRPr="00075C37" w:rsidRDefault="00A7521B">
      <w:pPr>
        <w:widowControl/>
        <w:shd w:val="clear" w:color="auto" w:fill="F1F1F1"/>
        <w:jc w:val="left"/>
        <w:rPr>
          <w:ins w:id="1904" w:author="zhang alex" w:date="2019-07-28T22:18:00Z"/>
          <w:rFonts w:ascii="inherit" w:eastAsia="宋体" w:hAnsi="inherit" w:cs="Arial" w:hint="eastAsia"/>
          <w:color w:val="34302D"/>
          <w:kern w:val="0"/>
          <w:sz w:val="24"/>
          <w:szCs w:val="24"/>
        </w:rPr>
        <w:pPrChange w:id="1905" w:author="zhang alex" w:date="2019-07-28T22:18:00Z">
          <w:pPr>
            <w:widowControl/>
            <w:shd w:val="clear" w:color="auto" w:fill="F1F1F1"/>
            <w:spacing w:after="300"/>
            <w:jc w:val="left"/>
          </w:pPr>
        </w:pPrChange>
      </w:pPr>
    </w:p>
    <w:p w:rsidR="00075C37" w:rsidRPr="00075C37" w:rsidDel="00A7521B" w:rsidRDefault="00075C37" w:rsidP="00075C37">
      <w:pPr>
        <w:widowControl/>
        <w:shd w:val="clear" w:color="auto" w:fill="F1F1F1"/>
        <w:jc w:val="left"/>
        <w:rPr>
          <w:del w:id="1906" w:author="zhang alex" w:date="2019-07-28T22:18:00Z"/>
          <w:rFonts w:ascii="inherit" w:eastAsia="宋体" w:hAnsi="inherit" w:cs="Arial" w:hint="eastAsia"/>
          <w:color w:val="34302D"/>
          <w:kern w:val="0"/>
          <w:sz w:val="24"/>
          <w:szCs w:val="24"/>
        </w:rPr>
      </w:pPr>
      <w:r w:rsidRPr="00075C37">
        <w:rPr>
          <w:rFonts w:ascii="inherit" w:eastAsia="宋体" w:hAnsi="inherit" w:cs="Arial"/>
          <w:color w:val="34302D"/>
          <w:kern w:val="0"/>
          <w:sz w:val="24"/>
          <w:szCs w:val="24"/>
        </w:rPr>
        <w:t>与典型情况（没有循环依赖）不同，</w:t>
      </w:r>
      <w:r w:rsidRPr="00075C37">
        <w:rPr>
          <w:rFonts w:ascii="inherit" w:eastAsia="宋体" w:hAnsi="inherit" w:cs="Arial"/>
          <w:color w:val="34302D"/>
          <w:kern w:val="0"/>
          <w:sz w:val="24"/>
          <w:szCs w:val="24"/>
        </w:rPr>
        <w:t>bean A</w:t>
      </w:r>
      <w:r w:rsidRPr="00075C37">
        <w:rPr>
          <w:rFonts w:ascii="inherit" w:eastAsia="宋体" w:hAnsi="inherit" w:cs="Arial"/>
          <w:color w:val="34302D"/>
          <w:kern w:val="0"/>
          <w:sz w:val="24"/>
          <w:szCs w:val="24"/>
        </w:rPr>
        <w:t>和</w:t>
      </w:r>
      <w:r w:rsidRPr="00075C37">
        <w:rPr>
          <w:rFonts w:ascii="inherit" w:eastAsia="宋体" w:hAnsi="inherit" w:cs="Arial"/>
          <w:color w:val="34302D"/>
          <w:kern w:val="0"/>
          <w:sz w:val="24"/>
          <w:szCs w:val="24"/>
        </w:rPr>
        <w:t>bean B</w:t>
      </w:r>
      <w:r w:rsidRPr="00075C37">
        <w:rPr>
          <w:rFonts w:ascii="inherit" w:eastAsia="宋体" w:hAnsi="inherit" w:cs="Arial"/>
          <w:color w:val="34302D"/>
          <w:kern w:val="0"/>
          <w:sz w:val="24"/>
          <w:szCs w:val="24"/>
        </w:rPr>
        <w:t>之间的循环依赖强制其中一个</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在完全初始化之前被注入另一个</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（一个经典的鸡与蛋的场景）。</w:t>
      </w:r>
    </w:p>
    <w:p w:rsidR="00075C37" w:rsidRPr="00075C37" w:rsidRDefault="00075C37" w:rsidP="00BA0D5D">
      <w:pPr>
        <w:widowControl/>
        <w:shd w:val="clear" w:color="auto" w:fill="F1F1F1"/>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generally trust Spring to do the right thing. It detects configuration problems, such as references to non-existent beans and circular dependencies, at container load-time. Spring sets properties and resolves dependencies as late as possible, when the bean is actually created. This means that a Spring container that has loaded correctly can later generate an exception when you request an object if there is a problem creating that object or one of its dependencies — for example, the bean throws an exception as a result of a missing or invalid property. This potentially delayed visibility of some configuration issues is why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implementations by default pre-instantiate singleton beans. At the cost of some upfront time and memory to create these beans before they are actually needed, you discover configuration issues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created, not later. You can still override this default behavior so that singleton beans initialize lazily, rather than being pre-instantiated.</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你通常可以相信</w:t>
      </w:r>
      <w:r>
        <w:rPr>
          <w:rFonts w:ascii="Arial" w:hAnsi="Arial" w:cs="Arial"/>
          <w:color w:val="34302D"/>
          <w:shd w:val="clear" w:color="auto" w:fill="FFFFFF"/>
        </w:rPr>
        <w:t>Spring</w:t>
      </w:r>
      <w:ins w:id="1907" w:author="zhang alex" w:date="2019-07-28T22:25:00Z">
        <w:r w:rsidR="00BD43F5">
          <w:rPr>
            <w:rFonts w:ascii="Arial" w:hAnsi="Arial" w:cs="Arial" w:hint="eastAsia"/>
            <w:color w:val="34302D"/>
            <w:shd w:val="clear" w:color="auto" w:fill="FFFFFF"/>
          </w:rPr>
          <w:t>会</w:t>
        </w:r>
      </w:ins>
      <w:r>
        <w:rPr>
          <w:rFonts w:ascii="Arial" w:hAnsi="Arial" w:cs="Arial"/>
          <w:color w:val="34302D"/>
          <w:shd w:val="clear" w:color="auto" w:fill="FFFFFF"/>
        </w:rPr>
        <w:t>做正确的事。它在容器加载时检测配置问题，例如对不存在的</w:t>
      </w:r>
      <w:r>
        <w:rPr>
          <w:rFonts w:ascii="Arial" w:hAnsi="Arial" w:cs="Arial"/>
          <w:color w:val="34302D"/>
          <w:shd w:val="clear" w:color="auto" w:fill="FFFFFF"/>
        </w:rPr>
        <w:t>bean</w:t>
      </w:r>
      <w:r>
        <w:rPr>
          <w:rFonts w:ascii="Arial" w:hAnsi="Arial" w:cs="Arial"/>
          <w:color w:val="34302D"/>
          <w:shd w:val="clear" w:color="auto" w:fill="FFFFFF"/>
        </w:rPr>
        <w:t>和循环依赖关系的引用。当实际创建</w:t>
      </w:r>
      <w:r>
        <w:rPr>
          <w:rFonts w:ascii="Arial" w:hAnsi="Arial" w:cs="Arial"/>
          <w:color w:val="34302D"/>
          <w:shd w:val="clear" w:color="auto" w:fill="FFFFFF"/>
        </w:rPr>
        <w:t>bean</w:t>
      </w:r>
      <w:r>
        <w:rPr>
          <w:rFonts w:ascii="Arial" w:hAnsi="Arial" w:cs="Arial"/>
          <w:color w:val="34302D"/>
          <w:shd w:val="clear" w:color="auto" w:fill="FFFFFF"/>
        </w:rPr>
        <w:t>时，</w:t>
      </w:r>
      <w:r>
        <w:rPr>
          <w:rFonts w:ascii="Arial" w:hAnsi="Arial" w:cs="Arial"/>
          <w:color w:val="34302D"/>
          <w:shd w:val="clear" w:color="auto" w:fill="FFFFFF"/>
        </w:rPr>
        <w:t>Spring</w:t>
      </w:r>
      <w:r>
        <w:rPr>
          <w:rFonts w:ascii="Arial" w:hAnsi="Arial" w:cs="Arial"/>
          <w:color w:val="34302D"/>
          <w:shd w:val="clear" w:color="auto" w:fill="FFFFFF"/>
        </w:rPr>
        <w:t>会尽可能晚地设置属性并解析依赖关系。这意味着，如果在创建该对象或其中一个依赖项时出现问题，则在请求对象时，正确加载的</w:t>
      </w:r>
      <w:r>
        <w:rPr>
          <w:rFonts w:ascii="Arial" w:hAnsi="Arial" w:cs="Arial"/>
          <w:color w:val="34302D"/>
          <w:shd w:val="clear" w:color="auto" w:fill="FFFFFF"/>
        </w:rPr>
        <w:t>Spring</w:t>
      </w:r>
      <w:r>
        <w:rPr>
          <w:rFonts w:ascii="Arial" w:hAnsi="Arial" w:cs="Arial"/>
          <w:color w:val="34302D"/>
          <w:shd w:val="clear" w:color="auto" w:fill="FFFFFF"/>
        </w:rPr>
        <w:t>容器可以在以后生成异常</w:t>
      </w:r>
      <w:r>
        <w:rPr>
          <w:rFonts w:ascii="Arial" w:hAnsi="Arial" w:cs="Arial"/>
          <w:color w:val="34302D"/>
          <w:shd w:val="clear" w:color="auto" w:fill="FFFFFF"/>
        </w:rPr>
        <w:t xml:space="preserve"> - </w:t>
      </w:r>
      <w:r>
        <w:rPr>
          <w:rFonts w:ascii="Arial" w:hAnsi="Arial" w:cs="Arial"/>
          <w:color w:val="34302D"/>
          <w:shd w:val="clear" w:color="auto" w:fill="FFFFFF"/>
        </w:rPr>
        <w:t>例如，</w:t>
      </w:r>
      <w:r>
        <w:rPr>
          <w:rFonts w:ascii="Arial" w:hAnsi="Arial" w:cs="Arial"/>
          <w:color w:val="34302D"/>
          <w:shd w:val="clear" w:color="auto" w:fill="FFFFFF"/>
        </w:rPr>
        <w:t>bean</w:t>
      </w:r>
      <w:r>
        <w:rPr>
          <w:rFonts w:ascii="Arial" w:hAnsi="Arial" w:cs="Arial"/>
          <w:color w:val="34302D"/>
          <w:shd w:val="clear" w:color="auto" w:fill="FFFFFF"/>
        </w:rPr>
        <w:t>因缺失或无效而抛出异常属性。这可能会延迟一些配置问题的可见性</w:t>
      </w:r>
      <w:ins w:id="1908" w:author="zhang alex" w:date="2019-07-28T22:28:00Z">
        <w:r w:rsidR="00BD43F5">
          <w:rPr>
            <w:rFonts w:ascii="Arial" w:hAnsi="Arial" w:cs="Arial"/>
            <w:color w:val="34302D"/>
            <w:shd w:val="clear" w:color="auto" w:fill="FFFFFF"/>
          </w:rPr>
          <w:t>，</w:t>
        </w:r>
        <w:r w:rsidR="00BD43F5">
          <w:rPr>
            <w:rFonts w:ascii="Arial" w:hAnsi="Arial" w:cs="Arial" w:hint="eastAsia"/>
            <w:color w:val="34302D"/>
            <w:shd w:val="clear" w:color="auto" w:fill="FFFFFF"/>
          </w:rPr>
          <w:t>这是</w:t>
        </w:r>
      </w:ins>
      <w:r>
        <w:rPr>
          <w:rStyle w:val="HTML"/>
          <w:rFonts w:ascii="Consolas" w:hAnsi="Consolas"/>
          <w:sz w:val="23"/>
          <w:szCs w:val="23"/>
          <w:shd w:val="clear" w:color="auto" w:fill="F7F7F8"/>
        </w:rPr>
        <w:t>ApplicationContext</w:t>
      </w:r>
      <w:r>
        <w:rPr>
          <w:rFonts w:ascii="Arial" w:hAnsi="Arial" w:cs="Arial"/>
          <w:color w:val="34302D"/>
          <w:shd w:val="clear" w:color="auto" w:fill="FFFFFF"/>
        </w:rPr>
        <w:t>默认情况下实现预实例化单例</w:t>
      </w:r>
      <w:r>
        <w:rPr>
          <w:rFonts w:ascii="Arial" w:hAnsi="Arial" w:cs="Arial"/>
          <w:color w:val="34302D"/>
          <w:shd w:val="clear" w:color="auto" w:fill="FFFFFF"/>
        </w:rPr>
        <w:t>bean</w:t>
      </w:r>
      <w:ins w:id="1909" w:author="zhang alex" w:date="2019-07-28T22:28:00Z">
        <w:r w:rsidR="00BD43F5">
          <w:rPr>
            <w:rFonts w:ascii="Arial" w:hAnsi="Arial" w:cs="Arial" w:hint="eastAsia"/>
            <w:color w:val="34302D"/>
            <w:shd w:val="clear" w:color="auto" w:fill="FFFFFF"/>
          </w:rPr>
          <w:t>的</w:t>
        </w:r>
      </w:ins>
      <w:ins w:id="1910" w:author="zhang alex" w:date="2019-07-28T22:29:00Z">
        <w:r w:rsidR="00BD43F5">
          <w:rPr>
            <w:rFonts w:ascii="Arial" w:hAnsi="Arial" w:cs="Arial" w:hint="eastAsia"/>
            <w:color w:val="34302D"/>
            <w:shd w:val="clear" w:color="auto" w:fill="FFFFFF"/>
          </w:rPr>
          <w:t>原因</w:t>
        </w:r>
      </w:ins>
      <w:r>
        <w:rPr>
          <w:rFonts w:ascii="Arial" w:hAnsi="Arial" w:cs="Arial"/>
          <w:color w:val="34302D"/>
          <w:shd w:val="clear" w:color="auto" w:fill="FFFFFF"/>
        </w:rPr>
        <w:t>。以实际需要之前创建这些</w:t>
      </w:r>
      <w:r>
        <w:rPr>
          <w:rFonts w:ascii="Arial" w:hAnsi="Arial" w:cs="Arial"/>
          <w:color w:val="34302D"/>
          <w:shd w:val="clear" w:color="auto" w:fill="FFFFFF"/>
        </w:rPr>
        <w:t>bean</w:t>
      </w:r>
      <w:r>
        <w:rPr>
          <w:rFonts w:ascii="Arial" w:hAnsi="Arial" w:cs="Arial"/>
          <w:color w:val="34302D"/>
          <w:shd w:val="clear" w:color="auto" w:fill="FFFFFF"/>
        </w:rPr>
        <w:t>的一些前期时间和内存为代价，您</w:t>
      </w:r>
      <w:del w:id="1911" w:author="zhang alex" w:date="2019-07-28T22:29:00Z">
        <w:r w:rsidDel="00BD43F5">
          <w:rPr>
            <w:rStyle w:val="HTML"/>
            <w:rFonts w:ascii="Consolas" w:hAnsi="Consolas"/>
            <w:sz w:val="23"/>
            <w:szCs w:val="23"/>
            <w:shd w:val="clear" w:color="auto" w:fill="F7F7F8"/>
          </w:rPr>
          <w:delText>ApplicationContext</w:delText>
        </w:r>
      </w:del>
      <w:r>
        <w:rPr>
          <w:rFonts w:ascii="Arial" w:hAnsi="Arial" w:cs="Arial"/>
          <w:color w:val="34302D"/>
          <w:shd w:val="clear" w:color="auto" w:fill="FFFFFF"/>
        </w:rPr>
        <w:t>会在创建</w:t>
      </w:r>
      <w:ins w:id="1912" w:author="zhang alex" w:date="2019-07-28T22:29:00Z">
        <w:r w:rsidR="00BD43F5">
          <w:rPr>
            <w:rStyle w:val="HTML"/>
            <w:rFonts w:ascii="Consolas" w:hAnsi="Consolas"/>
            <w:sz w:val="23"/>
            <w:szCs w:val="23"/>
            <w:shd w:val="clear" w:color="auto" w:fill="F7F7F8"/>
          </w:rPr>
          <w:t>ApplicationContext</w:t>
        </w:r>
      </w:ins>
      <w:r>
        <w:rPr>
          <w:rFonts w:ascii="Arial" w:hAnsi="Arial" w:cs="Arial"/>
          <w:color w:val="34302D"/>
          <w:shd w:val="clear" w:color="auto" w:fill="FFFFFF"/>
        </w:rPr>
        <w:t>时发现配置问题，而不是更晚。您仍然可以覆盖此默认行为，以便单例</w:t>
      </w:r>
      <w:r>
        <w:rPr>
          <w:rFonts w:ascii="Arial" w:hAnsi="Arial" w:cs="Arial"/>
          <w:color w:val="34302D"/>
          <w:shd w:val="clear" w:color="auto" w:fill="FFFFFF"/>
        </w:rPr>
        <w:t>bean</w:t>
      </w:r>
      <w:r>
        <w:rPr>
          <w:rFonts w:ascii="Arial" w:hAnsi="Arial" w:cs="Arial"/>
          <w:color w:val="34302D"/>
          <w:shd w:val="clear" w:color="auto" w:fill="FFFFFF"/>
        </w:rPr>
        <w:t>可以懒惰地初始化，而不是预先实例化。</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circular dependencies exist, when one or more collaborating beans are being injected into a dependent bean, each collaborating bean is totally configured prior to being injected into the dependent bean. This means that, if bean A has a dependency on bean B, the Spring IoC container completely configures bean B prior to invoking the setter method on bean A. In other words, the bean is instantiated (if it is not a pre-instantiated singleton), its dependencies are set, and the relevant lifecycle methods (such as a </w:t>
      </w:r>
      <w:hyperlink r:id="rId83" w:anchor="beans-factory-lifecycle-initializingbean" w:history="1">
        <w:r w:rsidRPr="00BA0D5D">
          <w:rPr>
            <w:rFonts w:ascii="inherit" w:eastAsia="宋体" w:hAnsi="inherit" w:cs="Arial"/>
            <w:color w:val="548E2E"/>
            <w:kern w:val="0"/>
            <w:sz w:val="24"/>
            <w:szCs w:val="24"/>
            <w:u w:val="single"/>
          </w:rPr>
          <w:t>configured init method</w:t>
        </w:r>
      </w:hyperlink>
      <w:r w:rsidRPr="00BA0D5D">
        <w:rPr>
          <w:rFonts w:ascii="inherit" w:eastAsia="宋体" w:hAnsi="inherit" w:cs="Arial"/>
          <w:color w:val="34302D"/>
          <w:kern w:val="0"/>
          <w:sz w:val="24"/>
          <w:szCs w:val="24"/>
        </w:rPr>
        <w:t> or the </w:t>
      </w:r>
      <w:hyperlink r:id="rId84" w:anchor="beans-factory-lifecycle-initializingbean" w:history="1">
        <w:r w:rsidRPr="00BA0D5D">
          <w:rPr>
            <w:rFonts w:ascii="inherit" w:eastAsia="宋体" w:hAnsi="inherit" w:cs="Arial"/>
            <w:color w:val="548E2E"/>
            <w:kern w:val="0"/>
            <w:sz w:val="24"/>
            <w:szCs w:val="24"/>
            <w:u w:val="single"/>
          </w:rPr>
          <w:t>InitializingBean callback method</w:t>
        </w:r>
      </w:hyperlink>
      <w:r w:rsidRPr="00BA0D5D">
        <w:rPr>
          <w:rFonts w:ascii="inherit" w:eastAsia="宋体" w:hAnsi="inherit" w:cs="Arial"/>
          <w:color w:val="34302D"/>
          <w:kern w:val="0"/>
          <w:sz w:val="24"/>
          <w:szCs w:val="24"/>
        </w:rPr>
        <w:t>) are invoked.</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如果不存在循环依赖关系，当一个或多个协作</w:t>
      </w:r>
      <w:r>
        <w:rPr>
          <w:rFonts w:ascii="Arial" w:hAnsi="Arial" w:cs="Arial"/>
          <w:color w:val="34302D"/>
          <w:shd w:val="clear" w:color="auto" w:fill="FFFFFF"/>
        </w:rPr>
        <w:t>bean</w:t>
      </w:r>
      <w:r>
        <w:rPr>
          <w:rFonts w:ascii="Arial" w:hAnsi="Arial" w:cs="Arial"/>
          <w:color w:val="34302D"/>
          <w:shd w:val="clear" w:color="auto" w:fill="FFFFFF"/>
        </w:rPr>
        <w:t>被注入依赖</w:t>
      </w:r>
      <w:r>
        <w:rPr>
          <w:rFonts w:ascii="Arial" w:hAnsi="Arial" w:cs="Arial"/>
          <w:color w:val="34302D"/>
          <w:shd w:val="clear" w:color="auto" w:fill="FFFFFF"/>
        </w:rPr>
        <w:t>bean</w:t>
      </w:r>
      <w:r>
        <w:rPr>
          <w:rFonts w:ascii="Arial" w:hAnsi="Arial" w:cs="Arial"/>
          <w:color w:val="34302D"/>
          <w:shd w:val="clear" w:color="auto" w:fill="FFFFFF"/>
        </w:rPr>
        <w:t>时，每个协作</w:t>
      </w:r>
      <w:r>
        <w:rPr>
          <w:rFonts w:ascii="Arial" w:hAnsi="Arial" w:cs="Arial"/>
          <w:color w:val="34302D"/>
          <w:shd w:val="clear" w:color="auto" w:fill="FFFFFF"/>
        </w:rPr>
        <w:t>bean</w:t>
      </w:r>
      <w:r>
        <w:rPr>
          <w:rFonts w:ascii="Arial" w:hAnsi="Arial" w:cs="Arial"/>
          <w:color w:val="34302D"/>
          <w:shd w:val="clear" w:color="auto" w:fill="FFFFFF"/>
        </w:rPr>
        <w:t>在被注入依赖</w:t>
      </w:r>
      <w:r>
        <w:rPr>
          <w:rFonts w:ascii="Arial" w:hAnsi="Arial" w:cs="Arial"/>
          <w:color w:val="34302D"/>
          <w:shd w:val="clear" w:color="auto" w:fill="FFFFFF"/>
        </w:rPr>
        <w:t>bean</w:t>
      </w:r>
      <w:r>
        <w:rPr>
          <w:rFonts w:ascii="Arial" w:hAnsi="Arial" w:cs="Arial"/>
          <w:color w:val="34302D"/>
          <w:shd w:val="clear" w:color="auto" w:fill="FFFFFF"/>
        </w:rPr>
        <w:t>之前完全配置。这意味着，如果</w:t>
      </w:r>
      <w:r>
        <w:rPr>
          <w:rFonts w:ascii="Arial" w:hAnsi="Arial" w:cs="Arial"/>
          <w:color w:val="34302D"/>
          <w:shd w:val="clear" w:color="auto" w:fill="FFFFFF"/>
        </w:rPr>
        <w:t>bean A</w:t>
      </w:r>
      <w:r>
        <w:rPr>
          <w:rFonts w:ascii="Arial" w:hAnsi="Arial" w:cs="Arial"/>
          <w:color w:val="34302D"/>
          <w:shd w:val="clear" w:color="auto" w:fill="FFFFFF"/>
        </w:rPr>
        <w:t>依赖于</w:t>
      </w:r>
      <w:r>
        <w:rPr>
          <w:rFonts w:ascii="Arial" w:hAnsi="Arial" w:cs="Arial"/>
          <w:color w:val="34302D"/>
          <w:shd w:val="clear" w:color="auto" w:fill="FFFFFF"/>
        </w:rPr>
        <w:t>bean B</w:t>
      </w:r>
      <w:r>
        <w:rPr>
          <w:rFonts w:ascii="Arial" w:hAnsi="Arial" w:cs="Arial"/>
          <w:color w:val="34302D"/>
          <w:shd w:val="clear" w:color="auto" w:fill="FFFFFF"/>
        </w:rPr>
        <w:t>，则</w:t>
      </w:r>
      <w:r>
        <w:rPr>
          <w:rFonts w:ascii="Arial" w:hAnsi="Arial" w:cs="Arial"/>
          <w:color w:val="34302D"/>
          <w:shd w:val="clear" w:color="auto" w:fill="FFFFFF"/>
        </w:rPr>
        <w:t>Spring IoC</w:t>
      </w:r>
      <w:r>
        <w:rPr>
          <w:rFonts w:ascii="Arial" w:hAnsi="Arial" w:cs="Arial"/>
          <w:color w:val="34302D"/>
          <w:shd w:val="clear" w:color="auto" w:fill="FFFFFF"/>
        </w:rPr>
        <w:t>容器在调用</w:t>
      </w:r>
      <w:r>
        <w:rPr>
          <w:rFonts w:ascii="Arial" w:hAnsi="Arial" w:cs="Arial"/>
          <w:color w:val="34302D"/>
          <w:shd w:val="clear" w:color="auto" w:fill="FFFFFF"/>
        </w:rPr>
        <w:t>bean A</w:t>
      </w:r>
      <w:r>
        <w:rPr>
          <w:rFonts w:ascii="Arial" w:hAnsi="Arial" w:cs="Arial"/>
          <w:color w:val="34302D"/>
          <w:shd w:val="clear" w:color="auto" w:fill="FFFFFF"/>
        </w:rPr>
        <w:t>上的</w:t>
      </w:r>
      <w:r>
        <w:rPr>
          <w:rFonts w:ascii="Arial" w:hAnsi="Arial" w:cs="Arial"/>
          <w:color w:val="34302D"/>
          <w:shd w:val="clear" w:color="auto" w:fill="FFFFFF"/>
        </w:rPr>
        <w:t>setter</w:t>
      </w:r>
      <w:r>
        <w:rPr>
          <w:rFonts w:ascii="Arial" w:hAnsi="Arial" w:cs="Arial"/>
          <w:color w:val="34302D"/>
          <w:shd w:val="clear" w:color="auto" w:fill="FFFFFF"/>
        </w:rPr>
        <w:t>方法之前完全配置</w:t>
      </w:r>
      <w:r>
        <w:rPr>
          <w:rFonts w:ascii="Arial" w:hAnsi="Arial" w:cs="Arial"/>
          <w:color w:val="34302D"/>
          <w:shd w:val="clear" w:color="auto" w:fill="FFFFFF"/>
        </w:rPr>
        <w:t>bean B.</w:t>
      </w:r>
      <w:r>
        <w:rPr>
          <w:rFonts w:ascii="Arial" w:hAnsi="Arial" w:cs="Arial"/>
          <w:color w:val="34302D"/>
          <w:shd w:val="clear" w:color="auto" w:fill="FFFFFF"/>
        </w:rPr>
        <w:t>换句话说，</w:t>
      </w:r>
      <w:r>
        <w:rPr>
          <w:rFonts w:ascii="Arial" w:hAnsi="Arial" w:cs="Arial"/>
          <w:color w:val="34302D"/>
          <w:shd w:val="clear" w:color="auto" w:fill="FFFFFF"/>
        </w:rPr>
        <w:t>bean</w:t>
      </w:r>
      <w:r>
        <w:rPr>
          <w:rFonts w:ascii="Arial" w:hAnsi="Arial" w:cs="Arial"/>
          <w:color w:val="34302D"/>
          <w:shd w:val="clear" w:color="auto" w:fill="FFFFFF"/>
        </w:rPr>
        <w:t>被实例化（如果它不是预先实例化的单例），设置其依赖项，并调用相关的生命周期方法（如</w:t>
      </w:r>
      <w:hyperlink r:id="rId85" w:anchor="beans-factory-lifecycle-initializingbean" w:history="1">
        <w:r>
          <w:rPr>
            <w:rStyle w:val="a4"/>
            <w:rFonts w:ascii="Arial" w:hAnsi="Arial" w:cs="Arial"/>
            <w:color w:val="548E2E"/>
            <w:shd w:val="clear" w:color="auto" w:fill="FFFFFF"/>
          </w:rPr>
          <w:t>配置的</w:t>
        </w:r>
        <w:r>
          <w:rPr>
            <w:rStyle w:val="a4"/>
            <w:rFonts w:ascii="Arial" w:hAnsi="Arial" w:cs="Arial"/>
            <w:color w:val="548E2E"/>
            <w:shd w:val="clear" w:color="auto" w:fill="FFFFFF"/>
          </w:rPr>
          <w:t>init</w:t>
        </w:r>
        <w:r>
          <w:rPr>
            <w:rStyle w:val="a4"/>
            <w:rFonts w:ascii="Arial" w:hAnsi="Arial" w:cs="Arial"/>
            <w:color w:val="548E2E"/>
            <w:shd w:val="clear" w:color="auto" w:fill="FFFFFF"/>
          </w:rPr>
          <w:t>方法</w:t>
        </w:r>
      </w:hyperlink>
      <w:r>
        <w:rPr>
          <w:rFonts w:ascii="Arial" w:hAnsi="Arial" w:cs="Arial"/>
          <w:color w:val="34302D"/>
          <w:shd w:val="clear" w:color="auto" w:fill="FFFFFF"/>
        </w:rPr>
        <w:t> </w:t>
      </w:r>
      <w:r>
        <w:rPr>
          <w:rFonts w:ascii="Arial" w:hAnsi="Arial" w:cs="Arial"/>
          <w:color w:val="34302D"/>
          <w:shd w:val="clear" w:color="auto" w:fill="FFFFFF"/>
        </w:rPr>
        <w:t>或</w:t>
      </w:r>
      <w:hyperlink r:id="rId86" w:anchor="beans-factory-lifecycle-initializingbean" w:history="1">
        <w:r>
          <w:rPr>
            <w:rStyle w:val="a4"/>
            <w:rFonts w:ascii="Arial" w:hAnsi="Arial" w:cs="Arial"/>
            <w:color w:val="548E2E"/>
            <w:shd w:val="clear" w:color="auto" w:fill="FFFFFF"/>
          </w:rPr>
          <w:t>InitializingBean</w:t>
        </w:r>
        <w:r>
          <w:rPr>
            <w:rStyle w:val="a4"/>
            <w:rFonts w:ascii="Arial" w:hAnsi="Arial" w:cs="Arial"/>
            <w:color w:val="548E2E"/>
            <w:shd w:val="clear" w:color="auto" w:fill="FFFFFF"/>
          </w:rPr>
          <w:t>回调方法</w:t>
        </w:r>
      </w:hyperlink>
      <w:r>
        <w:rPr>
          <w:rFonts w:ascii="Arial" w:hAnsi="Arial" w:cs="Arial"/>
          <w:color w:val="34302D"/>
          <w:shd w:val="clear" w:color="auto" w:fill="FFFFFF"/>
        </w:rPr>
        <w:t>）。</w:t>
      </w:r>
    </w:p>
    <w:p w:rsidR="00BA0D5D" w:rsidRDefault="00BA0D5D" w:rsidP="00BA0D5D">
      <w:pPr>
        <w:widowControl/>
        <w:shd w:val="clear" w:color="auto" w:fill="FFFFFF"/>
        <w:spacing w:before="240" w:after="120"/>
        <w:jc w:val="left"/>
        <w:outlineLvl w:val="4"/>
        <w:rPr>
          <w:ins w:id="1913" w:author="zhang alex" w:date="2019-07-28T22:33:00Z"/>
          <w:rFonts w:ascii="Arial" w:eastAsia="宋体" w:hAnsi="Arial" w:cs="Arial"/>
          <w:color w:val="34302D"/>
          <w:kern w:val="0"/>
          <w:sz w:val="27"/>
          <w:szCs w:val="27"/>
        </w:rPr>
      </w:pPr>
      <w:r w:rsidRPr="00BA0D5D">
        <w:rPr>
          <w:rFonts w:ascii="Arial" w:eastAsia="宋体" w:hAnsi="Arial" w:cs="Arial"/>
          <w:color w:val="34302D"/>
          <w:kern w:val="0"/>
          <w:sz w:val="27"/>
          <w:szCs w:val="27"/>
        </w:rPr>
        <w:t>Examples of Dependency Injection</w:t>
      </w:r>
    </w:p>
    <w:p w:rsidR="00A24682" w:rsidRPr="00E749A9" w:rsidRDefault="00A24682">
      <w:pPr>
        <w:pStyle w:val="a3"/>
        <w:shd w:val="clear" w:color="auto" w:fill="FFFFFF"/>
        <w:spacing w:before="0" w:beforeAutospacing="0" w:after="300" w:afterAutospacing="0"/>
        <w:rPr>
          <w:rFonts w:ascii="inherit" w:hAnsi="inherit" w:cs="Arial"/>
          <w:color w:val="34302D"/>
          <w:rPrChange w:id="1914" w:author="zhang alex" w:date="2019-07-28T22:51:00Z">
            <w:rPr>
              <w:rFonts w:ascii="Arial" w:eastAsia="宋体" w:hAnsi="Arial" w:cs="Arial"/>
              <w:color w:val="34302D"/>
              <w:kern w:val="0"/>
              <w:sz w:val="27"/>
              <w:szCs w:val="27"/>
            </w:rPr>
          </w:rPrChange>
        </w:rPr>
        <w:pPrChange w:id="1915" w:author="zhang alex" w:date="2019-07-28T22:51:00Z">
          <w:pPr>
            <w:widowControl/>
            <w:shd w:val="clear" w:color="auto" w:fill="FFFFFF"/>
            <w:spacing w:before="240" w:after="120"/>
            <w:jc w:val="left"/>
            <w:outlineLvl w:val="4"/>
          </w:pPr>
        </w:pPrChange>
      </w:pPr>
      <w:moveToRangeStart w:id="1916" w:author="zhang alex" w:date="2019-07-28T22:33:00Z" w:name="move15245651"/>
      <w:moveTo w:id="1917" w:author="zhang alex" w:date="2019-07-28T22:33:00Z">
        <w:r w:rsidRPr="00E749A9">
          <w:rPr>
            <w:rFonts w:ascii="inherit" w:hAnsi="inherit" w:cs="Arial" w:hint="eastAsia"/>
            <w:color w:val="34302D"/>
            <w:rPrChange w:id="1918" w:author="zhang alex" w:date="2019-07-28T22:51:00Z">
              <w:rPr>
                <w:rFonts w:ascii="inherit" w:hAnsi="inherit" w:cs="Arial" w:hint="eastAsia"/>
                <w:color w:val="34302D"/>
              </w:rPr>
            </w:rPrChange>
          </w:rPr>
          <w:t>依赖注入的示例</w:t>
        </w:r>
      </w:moveTo>
      <w:moveToRangeEnd w:id="1916"/>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XML-based configuration metadata for setter-based DI. A small part of a Spring XML configuration file specifies some bean definitions as follows:</w:t>
      </w:r>
    </w:p>
    <w:p w:rsidR="00075C37" w:rsidRPr="00075C37" w:rsidDel="00A24682" w:rsidRDefault="00075C37" w:rsidP="00075C37">
      <w:pPr>
        <w:pStyle w:val="a3"/>
        <w:shd w:val="clear" w:color="auto" w:fill="FFFFFF"/>
        <w:spacing w:before="0" w:beforeAutospacing="0" w:after="300" w:afterAutospacing="0"/>
        <w:rPr>
          <w:del w:id="1919" w:author="zhang alex" w:date="2019-07-28T22:33:00Z"/>
          <w:rFonts w:ascii="inherit" w:hAnsi="inherit" w:cs="Arial" w:hint="eastAsia"/>
          <w:color w:val="34302D"/>
        </w:rPr>
      </w:pPr>
      <w:moveFromRangeStart w:id="1920" w:author="zhang alex" w:date="2019-07-28T22:33:00Z" w:name="move15245651"/>
      <w:moveFrom w:id="1921" w:author="zhang alex" w:date="2019-07-28T22:33:00Z">
        <w:r w:rsidRPr="00075C37" w:rsidDel="00A24682">
          <w:rPr>
            <w:rFonts w:ascii="inherit" w:hAnsi="inherit" w:cs="Arial"/>
            <w:color w:val="34302D"/>
          </w:rPr>
          <w:t>依赖注入的示例</w:t>
        </w:r>
      </w:moveFrom>
      <w:moveFromRangeEnd w:id="1920"/>
    </w:p>
    <w:p w:rsidR="00075C37" w:rsidRDefault="00075C37" w:rsidP="00075C37">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以下示例将基于</w:t>
      </w:r>
      <w:r>
        <w:rPr>
          <w:rFonts w:ascii="inherit" w:hAnsi="inherit" w:cs="Arial"/>
          <w:color w:val="34302D"/>
        </w:rPr>
        <w:t>XML</w:t>
      </w:r>
      <w:r>
        <w:rPr>
          <w:rFonts w:ascii="inherit" w:hAnsi="inherit" w:cs="Arial"/>
          <w:color w:val="34302D"/>
        </w:rPr>
        <w:t>的配置元数据用于基于</w:t>
      </w:r>
      <w:r>
        <w:rPr>
          <w:rFonts w:ascii="inherit" w:hAnsi="inherit" w:cs="Arial"/>
          <w:color w:val="34302D"/>
        </w:rPr>
        <w:t>setter</w:t>
      </w:r>
      <w:r>
        <w:rPr>
          <w:rFonts w:ascii="inherit" w:hAnsi="inherit" w:cs="Arial"/>
          <w:color w:val="34302D"/>
        </w:rPr>
        <w:t>的</w:t>
      </w:r>
      <w:r>
        <w:rPr>
          <w:rFonts w:ascii="inherit" w:hAnsi="inherit" w:cs="Arial"/>
          <w:color w:val="34302D"/>
        </w:rPr>
        <w:t>DI</w:t>
      </w:r>
      <w:r>
        <w:rPr>
          <w:rFonts w:ascii="inherit" w:hAnsi="inherit" w:cs="Arial"/>
          <w:color w:val="34302D"/>
        </w:rPr>
        <w:t>。</w:t>
      </w:r>
      <w:r>
        <w:rPr>
          <w:rFonts w:ascii="inherit" w:hAnsi="inherit" w:cs="Arial"/>
          <w:color w:val="34302D"/>
        </w:rPr>
        <w:t>Spring XML</w:t>
      </w:r>
      <w:r>
        <w:rPr>
          <w:rFonts w:ascii="inherit" w:hAnsi="inherit" w:cs="Arial"/>
          <w:color w:val="34302D"/>
        </w:rPr>
        <w:t>配置文件的一小部分指定了一些</w:t>
      </w:r>
      <w:r>
        <w:rPr>
          <w:rFonts w:ascii="inherit" w:hAnsi="inherit" w:cs="Arial"/>
          <w:color w:val="34302D"/>
        </w:rPr>
        <w:t>bean</w:t>
      </w:r>
      <w:r>
        <w:rPr>
          <w:rFonts w:ascii="inherit" w:hAnsi="inherit" w:cs="Arial"/>
          <w:color w:val="34302D"/>
        </w:rPr>
        <w:t>定义，如下所示：</w:t>
      </w:r>
    </w:p>
    <w:p w:rsidR="00075C37" w:rsidRPr="00075C37" w:rsidDel="00A24682" w:rsidRDefault="00075C37" w:rsidP="00BA0D5D">
      <w:pPr>
        <w:widowControl/>
        <w:shd w:val="clear" w:color="auto" w:fill="FFFFFF"/>
        <w:spacing w:after="300"/>
        <w:jc w:val="left"/>
        <w:rPr>
          <w:del w:id="1922" w:author="zhang alex" w:date="2019-07-28T22:33:00Z"/>
          <w:rFonts w:ascii="inherit" w:eastAsia="宋体" w:hAnsi="inherit" w:cs="Arial" w:hint="eastAsia"/>
          <w:color w:val="34302D"/>
          <w:kern w:val="0"/>
          <w:sz w:val="24"/>
          <w:szCs w:val="24"/>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92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1924"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192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1926"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1927"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1928" w:author="zhang alex" w:date="2019-07-28T22:33:00Z">
            <w:rPr>
              <w:rFonts w:ascii="Consolas" w:eastAsia="宋体" w:hAnsi="Consolas" w:cs="宋体"/>
              <w:color w:val="DD1144"/>
              <w:kern w:val="0"/>
              <w:sz w:val="24"/>
              <w:szCs w:val="24"/>
            </w:rPr>
          </w:rPrChange>
        </w:rPr>
        <w:t>"exampleBean"</w:t>
      </w:r>
      <w:r w:rsidRPr="00983E99">
        <w:rPr>
          <w:rFonts w:ascii="Consolas" w:eastAsia="宋体" w:hAnsi="Consolas" w:cs="宋体"/>
          <w:color w:val="34302D"/>
          <w:kern w:val="0"/>
          <w:sz w:val="18"/>
          <w:szCs w:val="18"/>
          <w:rPrChange w:id="192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1930"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1931"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1932" w:author="zhang alex" w:date="2019-07-28T22:33:00Z">
            <w:rPr>
              <w:rFonts w:ascii="Consolas" w:eastAsia="宋体" w:hAnsi="Consolas" w:cs="宋体"/>
              <w:color w:val="DD1144"/>
              <w:kern w:val="0"/>
              <w:sz w:val="24"/>
              <w:szCs w:val="24"/>
            </w:rPr>
          </w:rPrChange>
        </w:rPr>
        <w:t>"examples.ExampleBean"</w:t>
      </w:r>
      <w:r w:rsidRPr="00983E99">
        <w:rPr>
          <w:rFonts w:ascii="Consolas" w:eastAsia="宋体" w:hAnsi="Consolas" w:cs="宋体"/>
          <w:color w:val="008080"/>
          <w:kern w:val="0"/>
          <w:sz w:val="18"/>
          <w:szCs w:val="18"/>
          <w:rPrChange w:id="1933"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93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193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1936" w:author="zhang alex" w:date="2019-07-28T22:33:00Z">
            <w:rPr>
              <w:rFonts w:ascii="Consolas" w:eastAsia="宋体" w:hAnsi="Consolas" w:cs="宋体"/>
              <w:i/>
              <w:iCs/>
              <w:color w:val="999988"/>
              <w:kern w:val="0"/>
              <w:sz w:val="24"/>
              <w:szCs w:val="24"/>
            </w:rPr>
          </w:rPrChange>
        </w:rPr>
        <w:t>&lt;!-- setter injection using the nested ref element --&gt;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93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193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1939" w:author="zhang alex" w:date="2019-07-28T22:33:00Z">
            <w:rPr>
              <w:rFonts w:ascii="Consolas" w:eastAsia="宋体" w:hAnsi="Consolas" w:cs="宋体"/>
              <w:color w:val="008080"/>
              <w:kern w:val="0"/>
              <w:sz w:val="24"/>
              <w:szCs w:val="24"/>
            </w:rPr>
          </w:rPrChange>
        </w:rPr>
        <w:t>&lt;property</w:t>
      </w:r>
      <w:r w:rsidRPr="00983E99">
        <w:rPr>
          <w:rFonts w:ascii="Consolas" w:eastAsia="宋体" w:hAnsi="Consolas" w:cs="宋体"/>
          <w:color w:val="34302D"/>
          <w:kern w:val="0"/>
          <w:sz w:val="18"/>
          <w:szCs w:val="18"/>
          <w:rPrChange w:id="194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1941" w:author="zhang alex" w:date="2019-07-28T22:33:00Z">
            <w:rPr>
              <w:rFonts w:ascii="Consolas" w:eastAsia="宋体" w:hAnsi="Consolas" w:cs="宋体"/>
              <w:color w:val="000080"/>
              <w:kern w:val="0"/>
              <w:sz w:val="24"/>
              <w:szCs w:val="24"/>
            </w:rPr>
          </w:rPrChange>
        </w:rPr>
        <w:t>name</w:t>
      </w:r>
      <w:r w:rsidRPr="00983E99">
        <w:rPr>
          <w:rFonts w:ascii="Consolas" w:eastAsia="宋体" w:hAnsi="Consolas" w:cs="宋体"/>
          <w:color w:val="34302D"/>
          <w:kern w:val="0"/>
          <w:sz w:val="18"/>
          <w:szCs w:val="18"/>
          <w:rPrChange w:id="1942"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1943" w:author="zhang alex" w:date="2019-07-28T22:33:00Z">
            <w:rPr>
              <w:rFonts w:ascii="Consolas" w:eastAsia="宋体" w:hAnsi="Consolas" w:cs="宋体"/>
              <w:color w:val="DD1144"/>
              <w:kern w:val="0"/>
              <w:sz w:val="24"/>
              <w:szCs w:val="24"/>
            </w:rPr>
          </w:rPrChange>
        </w:rPr>
        <w:t>"beanOne"</w:t>
      </w:r>
      <w:r w:rsidRPr="00983E99">
        <w:rPr>
          <w:rFonts w:ascii="Consolas" w:eastAsia="宋体" w:hAnsi="Consolas" w:cs="宋体"/>
          <w:color w:val="008080"/>
          <w:kern w:val="0"/>
          <w:sz w:val="18"/>
          <w:szCs w:val="18"/>
          <w:rPrChange w:id="1944"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945"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1946"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1947" w:author="zhang alex" w:date="2019-07-28T22:33:00Z">
            <w:rPr>
              <w:rFonts w:ascii="Consolas" w:eastAsia="宋体" w:hAnsi="Consolas" w:cs="宋体"/>
              <w:color w:val="008080"/>
              <w:kern w:val="0"/>
              <w:sz w:val="24"/>
              <w:szCs w:val="24"/>
            </w:rPr>
          </w:rPrChange>
        </w:rPr>
        <w:t>&lt;ref</w:t>
      </w:r>
      <w:r w:rsidRPr="00983E99">
        <w:rPr>
          <w:rFonts w:ascii="Consolas" w:eastAsia="宋体" w:hAnsi="Consolas" w:cs="宋体"/>
          <w:color w:val="34302D"/>
          <w:kern w:val="0"/>
          <w:sz w:val="18"/>
          <w:szCs w:val="18"/>
          <w:rPrChange w:id="194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1949" w:author="zhang alex" w:date="2019-07-28T22:33:00Z">
            <w:rPr>
              <w:rFonts w:ascii="Consolas" w:eastAsia="宋体" w:hAnsi="Consolas" w:cs="宋体"/>
              <w:color w:val="000080"/>
              <w:kern w:val="0"/>
              <w:sz w:val="24"/>
              <w:szCs w:val="24"/>
            </w:rPr>
          </w:rPrChange>
        </w:rPr>
        <w:t>bean</w:t>
      </w:r>
      <w:r w:rsidRPr="00983E99">
        <w:rPr>
          <w:rFonts w:ascii="Consolas" w:eastAsia="宋体" w:hAnsi="Consolas" w:cs="宋体"/>
          <w:color w:val="34302D"/>
          <w:kern w:val="0"/>
          <w:sz w:val="18"/>
          <w:szCs w:val="18"/>
          <w:rPrChange w:id="1950"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1951"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008080"/>
          <w:kern w:val="0"/>
          <w:sz w:val="18"/>
          <w:szCs w:val="18"/>
          <w:rPrChange w:id="1952" w:author="zhang alex" w:date="2019-07-28T22:33:00Z">
            <w:rPr>
              <w:rFonts w:ascii="Consolas" w:eastAsia="宋体" w:hAnsi="Consolas" w:cs="宋体"/>
              <w:color w:val="008080"/>
              <w:kern w:val="0"/>
              <w:sz w:val="24"/>
              <w:szCs w:val="24"/>
            </w:rPr>
          </w:rPrChange>
        </w:rPr>
        <w:t>/&gt;</w:t>
      </w:r>
    </w:p>
    <w:p w:rsidR="00BA0D5D" w:rsidRPr="00983E99" w:rsidDel="00A2468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953" w:author="zhang alex" w:date="2019-07-28T22:34:00Z"/>
          <w:rFonts w:ascii="Consolas" w:eastAsia="宋体" w:hAnsi="Consolas" w:cs="宋体"/>
          <w:color w:val="34302D"/>
          <w:kern w:val="0"/>
          <w:sz w:val="18"/>
          <w:szCs w:val="18"/>
          <w:rPrChange w:id="1954" w:author="zhang alex" w:date="2019-07-28T22:33:00Z">
            <w:rPr>
              <w:del w:id="1955" w:author="zhang alex" w:date="2019-07-28T22:34:00Z"/>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1956"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1957" w:author="zhang alex" w:date="2019-07-28T22:33:00Z">
            <w:rPr>
              <w:rFonts w:ascii="Consolas" w:eastAsia="宋体" w:hAnsi="Consolas" w:cs="宋体"/>
              <w:color w:val="008080"/>
              <w:kern w:val="0"/>
              <w:sz w:val="24"/>
              <w:szCs w:val="24"/>
            </w:rPr>
          </w:rPrChange>
        </w:rPr>
        <w:t>&lt;/property&gt;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958"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95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196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1961" w:author="zhang alex" w:date="2019-07-28T22:33:00Z">
            <w:rPr>
              <w:rFonts w:ascii="Consolas" w:eastAsia="宋体" w:hAnsi="Consolas" w:cs="宋体"/>
              <w:i/>
              <w:iCs/>
              <w:color w:val="999988"/>
              <w:kern w:val="0"/>
              <w:sz w:val="24"/>
              <w:szCs w:val="24"/>
            </w:rPr>
          </w:rPrChange>
        </w:rPr>
        <w:t>&lt;!-- setter injection using the neater ref attribute --&gt;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96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196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1964" w:author="zhang alex" w:date="2019-07-28T22:33:00Z">
            <w:rPr>
              <w:rFonts w:ascii="Consolas" w:eastAsia="宋体" w:hAnsi="Consolas" w:cs="宋体"/>
              <w:color w:val="008080"/>
              <w:kern w:val="0"/>
              <w:sz w:val="24"/>
              <w:szCs w:val="24"/>
            </w:rPr>
          </w:rPrChange>
        </w:rPr>
        <w:t>&lt;property</w:t>
      </w:r>
      <w:r w:rsidRPr="00983E99">
        <w:rPr>
          <w:rFonts w:ascii="Consolas" w:eastAsia="宋体" w:hAnsi="Consolas" w:cs="宋体"/>
          <w:color w:val="34302D"/>
          <w:kern w:val="0"/>
          <w:sz w:val="18"/>
          <w:szCs w:val="18"/>
          <w:rPrChange w:id="196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1966" w:author="zhang alex" w:date="2019-07-28T22:33:00Z">
            <w:rPr>
              <w:rFonts w:ascii="Consolas" w:eastAsia="宋体" w:hAnsi="Consolas" w:cs="宋体"/>
              <w:color w:val="000080"/>
              <w:kern w:val="0"/>
              <w:sz w:val="24"/>
              <w:szCs w:val="24"/>
            </w:rPr>
          </w:rPrChange>
        </w:rPr>
        <w:t>name</w:t>
      </w:r>
      <w:r w:rsidRPr="00983E99">
        <w:rPr>
          <w:rFonts w:ascii="Consolas" w:eastAsia="宋体" w:hAnsi="Consolas" w:cs="宋体"/>
          <w:color w:val="34302D"/>
          <w:kern w:val="0"/>
          <w:sz w:val="18"/>
          <w:szCs w:val="18"/>
          <w:rPrChange w:id="1967"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1968" w:author="zhang alex" w:date="2019-07-28T22:33:00Z">
            <w:rPr>
              <w:rFonts w:ascii="Consolas" w:eastAsia="宋体" w:hAnsi="Consolas" w:cs="宋体"/>
              <w:color w:val="DD1144"/>
              <w:kern w:val="0"/>
              <w:sz w:val="24"/>
              <w:szCs w:val="24"/>
            </w:rPr>
          </w:rPrChange>
        </w:rPr>
        <w:t>"beanTwo"</w:t>
      </w:r>
      <w:r w:rsidRPr="00983E99">
        <w:rPr>
          <w:rFonts w:ascii="Consolas" w:eastAsia="宋体" w:hAnsi="Consolas" w:cs="宋体"/>
          <w:color w:val="34302D"/>
          <w:kern w:val="0"/>
          <w:sz w:val="18"/>
          <w:szCs w:val="18"/>
          <w:rPrChange w:id="196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1970" w:author="zhang alex" w:date="2019-07-28T22:33:00Z">
            <w:rPr>
              <w:rFonts w:ascii="Consolas" w:eastAsia="宋体" w:hAnsi="Consolas" w:cs="宋体"/>
              <w:color w:val="000080"/>
              <w:kern w:val="0"/>
              <w:sz w:val="24"/>
              <w:szCs w:val="24"/>
            </w:rPr>
          </w:rPrChange>
        </w:rPr>
        <w:t>ref</w:t>
      </w:r>
      <w:r w:rsidRPr="00983E99">
        <w:rPr>
          <w:rFonts w:ascii="Consolas" w:eastAsia="宋体" w:hAnsi="Consolas" w:cs="宋体"/>
          <w:color w:val="34302D"/>
          <w:kern w:val="0"/>
          <w:sz w:val="18"/>
          <w:szCs w:val="18"/>
          <w:rPrChange w:id="1971"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1972"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008080"/>
          <w:kern w:val="0"/>
          <w:sz w:val="18"/>
          <w:szCs w:val="18"/>
          <w:rPrChange w:id="1973"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97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1975" w:author="zhang alex" w:date="2019-07-28T22:33:00Z">
            <w:rPr>
              <w:rFonts w:ascii="Consolas" w:eastAsia="宋体" w:hAnsi="Consolas" w:cs="宋体"/>
              <w:color w:val="34302D"/>
              <w:kern w:val="0"/>
              <w:sz w:val="24"/>
              <w:szCs w:val="24"/>
            </w:rPr>
          </w:rPrChange>
        </w:rPr>
        <w:lastRenderedPageBreak/>
        <w:t xml:space="preserve">    </w:t>
      </w:r>
      <w:r w:rsidRPr="00983E99">
        <w:rPr>
          <w:rFonts w:ascii="Consolas" w:eastAsia="宋体" w:hAnsi="Consolas" w:cs="宋体"/>
          <w:color w:val="008080"/>
          <w:kern w:val="0"/>
          <w:sz w:val="18"/>
          <w:szCs w:val="18"/>
          <w:rPrChange w:id="1976" w:author="zhang alex" w:date="2019-07-28T22:33:00Z">
            <w:rPr>
              <w:rFonts w:ascii="Consolas" w:eastAsia="宋体" w:hAnsi="Consolas" w:cs="宋体"/>
              <w:color w:val="008080"/>
              <w:kern w:val="0"/>
              <w:sz w:val="24"/>
              <w:szCs w:val="24"/>
            </w:rPr>
          </w:rPrChange>
        </w:rPr>
        <w:t>&lt;property</w:t>
      </w:r>
      <w:r w:rsidRPr="00983E99">
        <w:rPr>
          <w:rFonts w:ascii="Consolas" w:eastAsia="宋体" w:hAnsi="Consolas" w:cs="宋体"/>
          <w:color w:val="34302D"/>
          <w:kern w:val="0"/>
          <w:sz w:val="18"/>
          <w:szCs w:val="18"/>
          <w:rPrChange w:id="197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1978" w:author="zhang alex" w:date="2019-07-28T22:33:00Z">
            <w:rPr>
              <w:rFonts w:ascii="Consolas" w:eastAsia="宋体" w:hAnsi="Consolas" w:cs="宋体"/>
              <w:color w:val="000080"/>
              <w:kern w:val="0"/>
              <w:sz w:val="24"/>
              <w:szCs w:val="24"/>
            </w:rPr>
          </w:rPrChange>
        </w:rPr>
        <w:t>name</w:t>
      </w:r>
      <w:r w:rsidRPr="00983E99">
        <w:rPr>
          <w:rFonts w:ascii="Consolas" w:eastAsia="宋体" w:hAnsi="Consolas" w:cs="宋体"/>
          <w:color w:val="34302D"/>
          <w:kern w:val="0"/>
          <w:sz w:val="18"/>
          <w:szCs w:val="18"/>
          <w:rPrChange w:id="1979"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1980" w:author="zhang alex" w:date="2019-07-28T22:33:00Z">
            <w:rPr>
              <w:rFonts w:ascii="Consolas" w:eastAsia="宋体" w:hAnsi="Consolas" w:cs="宋体"/>
              <w:color w:val="DD1144"/>
              <w:kern w:val="0"/>
              <w:sz w:val="24"/>
              <w:szCs w:val="24"/>
            </w:rPr>
          </w:rPrChange>
        </w:rPr>
        <w:t>"integerProperty"</w:t>
      </w:r>
      <w:r w:rsidRPr="00983E99">
        <w:rPr>
          <w:rFonts w:ascii="Consolas" w:eastAsia="宋体" w:hAnsi="Consolas" w:cs="宋体"/>
          <w:color w:val="34302D"/>
          <w:kern w:val="0"/>
          <w:sz w:val="18"/>
          <w:szCs w:val="18"/>
          <w:rPrChange w:id="1981"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1982" w:author="zhang alex" w:date="2019-07-28T22:33:00Z">
            <w:rPr>
              <w:rFonts w:ascii="Consolas" w:eastAsia="宋体" w:hAnsi="Consolas" w:cs="宋体"/>
              <w:color w:val="000080"/>
              <w:kern w:val="0"/>
              <w:sz w:val="24"/>
              <w:szCs w:val="24"/>
            </w:rPr>
          </w:rPrChange>
        </w:rPr>
        <w:t>value</w:t>
      </w:r>
      <w:r w:rsidRPr="00983E99">
        <w:rPr>
          <w:rFonts w:ascii="Consolas" w:eastAsia="宋体" w:hAnsi="Consolas" w:cs="宋体"/>
          <w:color w:val="34302D"/>
          <w:kern w:val="0"/>
          <w:sz w:val="18"/>
          <w:szCs w:val="18"/>
          <w:rPrChange w:id="1983"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1984" w:author="zhang alex" w:date="2019-07-28T22:33:00Z">
            <w:rPr>
              <w:rFonts w:ascii="Consolas" w:eastAsia="宋体" w:hAnsi="Consolas" w:cs="宋体"/>
              <w:color w:val="DD1144"/>
              <w:kern w:val="0"/>
              <w:sz w:val="24"/>
              <w:szCs w:val="24"/>
            </w:rPr>
          </w:rPrChange>
        </w:rPr>
        <w:t>"1"</w:t>
      </w:r>
      <w:r w:rsidRPr="00983E99">
        <w:rPr>
          <w:rFonts w:ascii="Consolas" w:eastAsia="宋体" w:hAnsi="Consolas" w:cs="宋体"/>
          <w:color w:val="008080"/>
          <w:kern w:val="0"/>
          <w:sz w:val="18"/>
          <w:szCs w:val="18"/>
          <w:rPrChange w:id="1985" w:author="zhang alex" w:date="2019-07-28T22:33:00Z">
            <w:rPr>
              <w:rFonts w:ascii="Consolas" w:eastAsia="宋体" w:hAnsi="Consolas" w:cs="宋体"/>
              <w:color w:val="008080"/>
              <w:kern w:val="0"/>
              <w:sz w:val="24"/>
              <w:szCs w:val="24"/>
            </w:rPr>
          </w:rPrChange>
        </w:rPr>
        <w:t>/&gt;</w:t>
      </w:r>
    </w:p>
    <w:p w:rsidR="00BA0D5D" w:rsidRPr="00983E99" w:rsidDel="00A2468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986" w:author="zhang alex" w:date="2019-07-28T22:34:00Z"/>
          <w:rFonts w:ascii="Consolas" w:eastAsia="宋体" w:hAnsi="Consolas" w:cs="宋体"/>
          <w:color w:val="34302D"/>
          <w:kern w:val="0"/>
          <w:sz w:val="18"/>
          <w:szCs w:val="18"/>
          <w:rPrChange w:id="1987" w:author="zhang alex" w:date="2019-07-28T22:33:00Z">
            <w:rPr>
              <w:del w:id="1988" w:author="zhang alex" w:date="2019-07-28T22:34:00Z"/>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1989" w:author="zhang alex" w:date="2019-07-28T22:33:00Z">
            <w:rPr>
              <w:rFonts w:ascii="Consolas" w:eastAsia="宋体" w:hAnsi="Consolas" w:cs="宋体"/>
              <w:color w:val="008080"/>
              <w:kern w:val="0"/>
              <w:sz w:val="24"/>
              <w:szCs w:val="24"/>
            </w:rPr>
          </w:rPrChange>
        </w:rPr>
        <w:t>&lt;/bean&gt;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99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99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1992"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199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1994"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1995"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1996"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34302D"/>
          <w:kern w:val="0"/>
          <w:sz w:val="18"/>
          <w:szCs w:val="18"/>
          <w:rPrChange w:id="199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1998"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1999"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00" w:author="zhang alex" w:date="2019-07-28T22:33:00Z">
            <w:rPr>
              <w:rFonts w:ascii="Consolas" w:eastAsia="宋体" w:hAnsi="Consolas" w:cs="宋体"/>
              <w:color w:val="DD1144"/>
              <w:kern w:val="0"/>
              <w:sz w:val="24"/>
              <w:szCs w:val="24"/>
            </w:rPr>
          </w:rPrChange>
        </w:rPr>
        <w:t>"examples.AnotherBean"</w:t>
      </w:r>
      <w:r w:rsidRPr="00983E99">
        <w:rPr>
          <w:rFonts w:ascii="Consolas" w:eastAsia="宋体" w:hAnsi="Consolas" w:cs="宋体"/>
          <w:color w:val="008080"/>
          <w:kern w:val="0"/>
          <w:sz w:val="18"/>
          <w:szCs w:val="18"/>
          <w:rPrChange w:id="2001"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0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003"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00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05"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006"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07"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34302D"/>
          <w:kern w:val="0"/>
          <w:sz w:val="18"/>
          <w:szCs w:val="18"/>
          <w:rPrChange w:id="200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09"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010"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11" w:author="zhang alex" w:date="2019-07-28T22:33:00Z">
            <w:rPr>
              <w:rFonts w:ascii="Consolas" w:eastAsia="宋体" w:hAnsi="Consolas" w:cs="宋体"/>
              <w:color w:val="DD1144"/>
              <w:kern w:val="0"/>
              <w:sz w:val="24"/>
              <w:szCs w:val="24"/>
            </w:rPr>
          </w:rPrChange>
        </w:rPr>
        <w:t>"examples.YetAnotherBean"</w:t>
      </w:r>
      <w:r w:rsidRPr="00983E99">
        <w:rPr>
          <w:rFonts w:ascii="Consolas" w:eastAsia="宋体" w:hAnsi="Consolas" w:cs="宋体"/>
          <w:color w:val="008080"/>
          <w:kern w:val="0"/>
          <w:sz w:val="18"/>
          <w:szCs w:val="18"/>
          <w:rPrChange w:id="2012" w:author="zhang alex" w:date="2019-07-28T22:33: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corresponding </w:t>
      </w:r>
      <w:r w:rsidRPr="00BA0D5D">
        <w:rPr>
          <w:rFonts w:ascii="Consolas" w:eastAsia="宋体" w:hAnsi="Consolas" w:cs="宋体"/>
          <w:color w:val="34302D"/>
          <w:kern w:val="0"/>
          <w:sz w:val="23"/>
          <w:szCs w:val="23"/>
          <w:shd w:val="clear" w:color="auto" w:fill="F7F7F8"/>
        </w:rPr>
        <w:t>ExampleBean</w:t>
      </w:r>
      <w:r w:rsidRPr="00BA0D5D">
        <w:rPr>
          <w:rFonts w:ascii="inherit" w:eastAsia="宋体" w:hAnsi="inherit" w:cs="Arial"/>
          <w:color w:val="34302D"/>
          <w:kern w:val="0"/>
          <w:sz w:val="24"/>
          <w:szCs w:val="24"/>
        </w:rPr>
        <w:t> class:</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Style w:val="HTML"/>
          <w:rFonts w:ascii="Consolas" w:hAnsi="Consolas"/>
          <w:sz w:val="23"/>
          <w:szCs w:val="23"/>
          <w:shd w:val="clear" w:color="auto" w:fill="F7F7F8"/>
        </w:rPr>
        <w:t>ExampleBean</w:t>
      </w:r>
      <w:r>
        <w:rPr>
          <w:rFonts w:ascii="Arial" w:hAnsi="Arial" w:cs="Arial"/>
          <w:color w:val="34302D"/>
          <w:shd w:val="clear" w:color="auto" w:fill="FFFFFF"/>
        </w:rPr>
        <w:t>类：</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1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b/>
          <w:bCs/>
          <w:color w:val="34302D"/>
          <w:kern w:val="0"/>
          <w:sz w:val="18"/>
          <w:szCs w:val="18"/>
          <w:rPrChange w:id="2014"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01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016" w:author="zhang alex" w:date="2019-07-28T22:33:00Z">
            <w:rPr>
              <w:rFonts w:ascii="Consolas" w:eastAsia="宋体" w:hAnsi="Consolas" w:cs="宋体"/>
              <w:b/>
              <w:bCs/>
              <w:color w:val="34302D"/>
              <w:kern w:val="0"/>
              <w:sz w:val="24"/>
              <w:szCs w:val="24"/>
            </w:rPr>
          </w:rPrChange>
        </w:rPr>
        <w:t>class</w:t>
      </w:r>
      <w:r w:rsidRPr="00983E99">
        <w:rPr>
          <w:rFonts w:ascii="Consolas" w:eastAsia="宋体" w:hAnsi="Consolas" w:cs="宋体"/>
          <w:color w:val="34302D"/>
          <w:kern w:val="0"/>
          <w:sz w:val="18"/>
          <w:szCs w:val="18"/>
          <w:rPrChange w:id="201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445588"/>
          <w:kern w:val="0"/>
          <w:sz w:val="18"/>
          <w:szCs w:val="18"/>
          <w:rPrChange w:id="2018" w:author="zhang alex" w:date="2019-07-28T22:33:00Z">
            <w:rPr>
              <w:rFonts w:ascii="Consolas" w:eastAsia="宋体" w:hAnsi="Consolas" w:cs="宋体"/>
              <w:b/>
              <w:bCs/>
              <w:color w:val="445588"/>
              <w:kern w:val="0"/>
              <w:sz w:val="24"/>
              <w:szCs w:val="24"/>
            </w:rPr>
          </w:rPrChange>
        </w:rPr>
        <w:t>ExampleBean</w:t>
      </w:r>
      <w:r w:rsidRPr="00983E99">
        <w:rPr>
          <w:rFonts w:ascii="Consolas" w:eastAsia="宋体" w:hAnsi="Consolas" w:cs="宋体"/>
          <w:color w:val="34302D"/>
          <w:kern w:val="0"/>
          <w:sz w:val="18"/>
          <w:szCs w:val="18"/>
          <w:rPrChange w:id="2019"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2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2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2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023"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024" w:author="zhang alex" w:date="2019-07-28T22:33:00Z">
            <w:rPr>
              <w:rFonts w:ascii="Consolas" w:eastAsia="宋体" w:hAnsi="Consolas" w:cs="宋体"/>
              <w:color w:val="34302D"/>
              <w:kern w:val="0"/>
              <w:sz w:val="24"/>
              <w:szCs w:val="24"/>
            </w:rPr>
          </w:rPrChange>
        </w:rPr>
        <w:t xml:space="preserve"> AnotherBean beanOne;</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2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2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2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028"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029" w:author="zhang alex" w:date="2019-07-28T22:33:00Z">
            <w:rPr>
              <w:rFonts w:ascii="Consolas" w:eastAsia="宋体" w:hAnsi="Consolas" w:cs="宋体"/>
              <w:color w:val="34302D"/>
              <w:kern w:val="0"/>
              <w:sz w:val="24"/>
              <w:szCs w:val="24"/>
            </w:rPr>
          </w:rPrChange>
        </w:rPr>
        <w:t xml:space="preserve"> YetAnotherBean beanTwo;</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3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3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3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033"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03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035" w:author="zhang alex" w:date="2019-07-28T22:33:00Z">
            <w:rPr>
              <w:rFonts w:ascii="Consolas" w:eastAsia="宋体" w:hAnsi="Consolas" w:cs="宋体"/>
              <w:b/>
              <w:bCs/>
              <w:color w:val="34302D"/>
              <w:kern w:val="0"/>
              <w:sz w:val="24"/>
              <w:szCs w:val="24"/>
            </w:rPr>
          </w:rPrChange>
        </w:rPr>
        <w:t>int</w:t>
      </w:r>
      <w:r w:rsidRPr="00983E99">
        <w:rPr>
          <w:rFonts w:ascii="Consolas" w:eastAsia="宋体" w:hAnsi="Consolas" w:cs="宋体"/>
          <w:color w:val="34302D"/>
          <w:kern w:val="0"/>
          <w:sz w:val="18"/>
          <w:szCs w:val="18"/>
          <w:rPrChange w:id="2036" w:author="zhang alex" w:date="2019-07-28T22:33:00Z">
            <w:rPr>
              <w:rFonts w:ascii="Consolas" w:eastAsia="宋体" w:hAnsi="Consolas" w:cs="宋体"/>
              <w:color w:val="34302D"/>
              <w:kern w:val="0"/>
              <w:sz w:val="24"/>
              <w:szCs w:val="24"/>
            </w:rPr>
          </w:rPrChange>
        </w:rPr>
        <w:t xml:space="preserve"> i;</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37"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3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3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040"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041"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042" w:author="zhang alex" w:date="2019-07-28T22:33:00Z">
            <w:rPr>
              <w:rFonts w:ascii="Consolas" w:eastAsia="宋体" w:hAnsi="Consolas" w:cs="宋体"/>
              <w:b/>
              <w:bCs/>
              <w:color w:val="34302D"/>
              <w:kern w:val="0"/>
              <w:sz w:val="24"/>
              <w:szCs w:val="24"/>
            </w:rPr>
          </w:rPrChange>
        </w:rPr>
        <w:t>void</w:t>
      </w:r>
      <w:r w:rsidRPr="00983E99">
        <w:rPr>
          <w:rFonts w:ascii="Consolas" w:eastAsia="宋体" w:hAnsi="Consolas" w:cs="宋体"/>
          <w:color w:val="34302D"/>
          <w:kern w:val="0"/>
          <w:sz w:val="18"/>
          <w:szCs w:val="18"/>
          <w:rPrChange w:id="2043" w:author="zhang alex" w:date="2019-07-28T22:33:00Z">
            <w:rPr>
              <w:rFonts w:ascii="Consolas" w:eastAsia="宋体" w:hAnsi="Consolas" w:cs="宋体"/>
              <w:color w:val="34302D"/>
              <w:kern w:val="0"/>
              <w:sz w:val="24"/>
              <w:szCs w:val="24"/>
            </w:rPr>
          </w:rPrChange>
        </w:rPr>
        <w:t xml:space="preserve"> setBeanOne(AnotherBean beanOne)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4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4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046"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047" w:author="zhang alex" w:date="2019-07-28T22:33:00Z">
            <w:rPr>
              <w:rFonts w:ascii="Consolas" w:eastAsia="宋体" w:hAnsi="Consolas" w:cs="宋体"/>
              <w:color w:val="34302D"/>
              <w:kern w:val="0"/>
              <w:sz w:val="24"/>
              <w:szCs w:val="24"/>
            </w:rPr>
          </w:rPrChange>
        </w:rPr>
        <w:t>.beanOne = beanOne;</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4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49"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5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5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5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053"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05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055" w:author="zhang alex" w:date="2019-07-28T22:33:00Z">
            <w:rPr>
              <w:rFonts w:ascii="Consolas" w:eastAsia="宋体" w:hAnsi="Consolas" w:cs="宋体"/>
              <w:b/>
              <w:bCs/>
              <w:color w:val="34302D"/>
              <w:kern w:val="0"/>
              <w:sz w:val="24"/>
              <w:szCs w:val="24"/>
            </w:rPr>
          </w:rPrChange>
        </w:rPr>
        <w:t>void</w:t>
      </w:r>
      <w:r w:rsidRPr="00983E99">
        <w:rPr>
          <w:rFonts w:ascii="Consolas" w:eastAsia="宋体" w:hAnsi="Consolas" w:cs="宋体"/>
          <w:color w:val="34302D"/>
          <w:kern w:val="0"/>
          <w:sz w:val="18"/>
          <w:szCs w:val="18"/>
          <w:rPrChange w:id="2056" w:author="zhang alex" w:date="2019-07-28T22:33:00Z">
            <w:rPr>
              <w:rFonts w:ascii="Consolas" w:eastAsia="宋体" w:hAnsi="Consolas" w:cs="宋体"/>
              <w:color w:val="34302D"/>
              <w:kern w:val="0"/>
              <w:sz w:val="24"/>
              <w:szCs w:val="24"/>
            </w:rPr>
          </w:rPrChange>
        </w:rPr>
        <w:t xml:space="preserve"> setBeanTwo(YetAnotherBean beanTwo)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5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5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059"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060" w:author="zhang alex" w:date="2019-07-28T22:33:00Z">
            <w:rPr>
              <w:rFonts w:ascii="Consolas" w:eastAsia="宋体" w:hAnsi="Consolas" w:cs="宋体"/>
              <w:color w:val="34302D"/>
              <w:kern w:val="0"/>
              <w:sz w:val="24"/>
              <w:szCs w:val="24"/>
            </w:rPr>
          </w:rPrChange>
        </w:rPr>
        <w:t>.beanTwo = beanTwo;</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6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62"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63"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6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6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066"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06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068" w:author="zhang alex" w:date="2019-07-28T22:33:00Z">
            <w:rPr>
              <w:rFonts w:ascii="Consolas" w:eastAsia="宋体" w:hAnsi="Consolas" w:cs="宋体"/>
              <w:b/>
              <w:bCs/>
              <w:color w:val="34302D"/>
              <w:kern w:val="0"/>
              <w:sz w:val="24"/>
              <w:szCs w:val="24"/>
            </w:rPr>
          </w:rPrChange>
        </w:rPr>
        <w:t>void</w:t>
      </w:r>
      <w:r w:rsidRPr="00983E99">
        <w:rPr>
          <w:rFonts w:ascii="Consolas" w:eastAsia="宋体" w:hAnsi="Consolas" w:cs="宋体"/>
          <w:color w:val="34302D"/>
          <w:kern w:val="0"/>
          <w:sz w:val="18"/>
          <w:szCs w:val="18"/>
          <w:rPrChange w:id="2069" w:author="zhang alex" w:date="2019-07-28T22:33:00Z">
            <w:rPr>
              <w:rFonts w:ascii="Consolas" w:eastAsia="宋体" w:hAnsi="Consolas" w:cs="宋体"/>
              <w:color w:val="34302D"/>
              <w:kern w:val="0"/>
              <w:sz w:val="24"/>
              <w:szCs w:val="24"/>
            </w:rPr>
          </w:rPrChange>
        </w:rPr>
        <w:t xml:space="preserve"> setIntegerProperty(</w:t>
      </w:r>
      <w:r w:rsidRPr="00983E99">
        <w:rPr>
          <w:rFonts w:ascii="Consolas" w:eastAsia="宋体" w:hAnsi="Consolas" w:cs="宋体"/>
          <w:b/>
          <w:bCs/>
          <w:color w:val="34302D"/>
          <w:kern w:val="0"/>
          <w:sz w:val="18"/>
          <w:szCs w:val="18"/>
          <w:rPrChange w:id="2070" w:author="zhang alex" w:date="2019-07-28T22:33:00Z">
            <w:rPr>
              <w:rFonts w:ascii="Consolas" w:eastAsia="宋体" w:hAnsi="Consolas" w:cs="宋体"/>
              <w:b/>
              <w:bCs/>
              <w:color w:val="34302D"/>
              <w:kern w:val="0"/>
              <w:sz w:val="24"/>
              <w:szCs w:val="24"/>
            </w:rPr>
          </w:rPrChange>
        </w:rPr>
        <w:t>int</w:t>
      </w:r>
      <w:r w:rsidRPr="00983E99">
        <w:rPr>
          <w:rFonts w:ascii="Consolas" w:eastAsia="宋体" w:hAnsi="Consolas" w:cs="宋体"/>
          <w:color w:val="34302D"/>
          <w:kern w:val="0"/>
          <w:sz w:val="18"/>
          <w:szCs w:val="18"/>
          <w:rPrChange w:id="2071" w:author="zhang alex" w:date="2019-07-28T22:33:00Z">
            <w:rPr>
              <w:rFonts w:ascii="Consolas" w:eastAsia="宋体" w:hAnsi="Consolas" w:cs="宋体"/>
              <w:color w:val="34302D"/>
              <w:kern w:val="0"/>
              <w:sz w:val="24"/>
              <w:szCs w:val="24"/>
            </w:rPr>
          </w:rPrChange>
        </w:rPr>
        <w:t xml:space="preserve"> i)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7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7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074"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075" w:author="zhang alex" w:date="2019-07-28T22:33:00Z">
            <w:rPr>
              <w:rFonts w:ascii="Consolas" w:eastAsia="宋体" w:hAnsi="Consolas" w:cs="宋体"/>
              <w:color w:val="34302D"/>
              <w:kern w:val="0"/>
              <w:sz w:val="24"/>
              <w:szCs w:val="24"/>
            </w:rPr>
          </w:rPrChange>
        </w:rPr>
        <w:t>.i = i;</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7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77"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7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79" w:author="zhang alex" w:date="2019-07-28T22:33: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setters are declared to match against the properties specified in the XML file. The following example uses constructor-based DI:</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在前面的示例中，声明</w:t>
      </w:r>
      <w:r>
        <w:rPr>
          <w:rFonts w:ascii="Arial" w:hAnsi="Arial" w:cs="Arial"/>
          <w:color w:val="34302D"/>
          <w:shd w:val="clear" w:color="auto" w:fill="FFFFFF"/>
        </w:rPr>
        <w:t>setter</w:t>
      </w:r>
      <w:r>
        <w:rPr>
          <w:rFonts w:ascii="Arial" w:hAnsi="Arial" w:cs="Arial"/>
          <w:color w:val="34302D"/>
          <w:shd w:val="clear" w:color="auto" w:fill="FFFFFF"/>
        </w:rPr>
        <w:t>与</w:t>
      </w:r>
      <w:r>
        <w:rPr>
          <w:rFonts w:ascii="Arial" w:hAnsi="Arial" w:cs="Arial"/>
          <w:color w:val="34302D"/>
          <w:shd w:val="clear" w:color="auto" w:fill="FFFFFF"/>
        </w:rPr>
        <w:t>XML</w:t>
      </w:r>
      <w:r>
        <w:rPr>
          <w:rFonts w:ascii="Arial" w:hAnsi="Arial" w:cs="Arial"/>
          <w:color w:val="34302D"/>
          <w:shd w:val="clear" w:color="auto" w:fill="FFFFFF"/>
        </w:rPr>
        <w:t>文件中指定的属性匹配。以下示例使用基于构造函数的</w:t>
      </w:r>
      <w:r>
        <w:rPr>
          <w:rFonts w:ascii="Arial" w:hAnsi="Arial" w:cs="Arial"/>
          <w:color w:val="34302D"/>
          <w:shd w:val="clear" w:color="auto" w:fill="FFFFFF"/>
        </w:rPr>
        <w:t>DI</w:t>
      </w:r>
      <w:r>
        <w:rPr>
          <w:rFonts w:ascii="Arial" w:hAnsi="Arial" w:cs="Arial"/>
          <w:color w:val="34302D"/>
          <w:shd w:val="clear" w:color="auto" w:fill="FFFFFF"/>
        </w:rPr>
        <w: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80"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081"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08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83"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084"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85" w:author="zhang alex" w:date="2019-07-28T22:33:00Z">
            <w:rPr>
              <w:rFonts w:ascii="Consolas" w:eastAsia="宋体" w:hAnsi="Consolas" w:cs="宋体"/>
              <w:color w:val="DD1144"/>
              <w:kern w:val="0"/>
              <w:sz w:val="24"/>
              <w:szCs w:val="24"/>
            </w:rPr>
          </w:rPrChange>
        </w:rPr>
        <w:t>"exampleBean"</w:t>
      </w:r>
      <w:r w:rsidRPr="00983E99">
        <w:rPr>
          <w:rFonts w:ascii="Consolas" w:eastAsia="宋体" w:hAnsi="Consolas" w:cs="宋体"/>
          <w:color w:val="34302D"/>
          <w:kern w:val="0"/>
          <w:sz w:val="18"/>
          <w:szCs w:val="18"/>
          <w:rPrChange w:id="2086"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87"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088"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89" w:author="zhang alex" w:date="2019-07-28T22:33:00Z">
            <w:rPr>
              <w:rFonts w:ascii="Consolas" w:eastAsia="宋体" w:hAnsi="Consolas" w:cs="宋体"/>
              <w:color w:val="DD1144"/>
              <w:kern w:val="0"/>
              <w:sz w:val="24"/>
              <w:szCs w:val="24"/>
            </w:rPr>
          </w:rPrChange>
        </w:rPr>
        <w:t>"examples.ExampleBean"</w:t>
      </w:r>
      <w:r w:rsidRPr="00983E99">
        <w:rPr>
          <w:rFonts w:ascii="Consolas" w:eastAsia="宋体" w:hAnsi="Consolas" w:cs="宋体"/>
          <w:color w:val="008080"/>
          <w:kern w:val="0"/>
          <w:sz w:val="18"/>
          <w:szCs w:val="18"/>
          <w:rPrChange w:id="2090"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9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9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093" w:author="zhang alex" w:date="2019-07-28T22:33:00Z">
            <w:rPr>
              <w:rFonts w:ascii="Consolas" w:eastAsia="宋体" w:hAnsi="Consolas" w:cs="宋体"/>
              <w:i/>
              <w:iCs/>
              <w:color w:val="999988"/>
              <w:kern w:val="0"/>
              <w:sz w:val="24"/>
              <w:szCs w:val="24"/>
            </w:rPr>
          </w:rPrChange>
        </w:rPr>
        <w:t>&lt;!-- constructor injection using the nested ref element --&gt;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9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9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096" w:author="zhang alex" w:date="2019-07-28T22:33:00Z">
            <w:rPr>
              <w:rFonts w:ascii="Consolas" w:eastAsia="宋体" w:hAnsi="Consolas" w:cs="宋体"/>
              <w:color w:val="008080"/>
              <w:kern w:val="0"/>
              <w:sz w:val="24"/>
              <w:szCs w:val="24"/>
            </w:rPr>
          </w:rPrChange>
        </w:rPr>
        <w:t>&lt;constructor-arg&gt;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9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9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099" w:author="zhang alex" w:date="2019-07-28T22:33:00Z">
            <w:rPr>
              <w:rFonts w:ascii="Consolas" w:eastAsia="宋体" w:hAnsi="Consolas" w:cs="宋体"/>
              <w:color w:val="008080"/>
              <w:kern w:val="0"/>
              <w:sz w:val="24"/>
              <w:szCs w:val="24"/>
            </w:rPr>
          </w:rPrChange>
        </w:rPr>
        <w:t>&lt;ref</w:t>
      </w:r>
      <w:r w:rsidRPr="00983E99">
        <w:rPr>
          <w:rFonts w:ascii="Consolas" w:eastAsia="宋体" w:hAnsi="Consolas" w:cs="宋体"/>
          <w:color w:val="34302D"/>
          <w:kern w:val="0"/>
          <w:sz w:val="18"/>
          <w:szCs w:val="18"/>
          <w:rPrChange w:id="210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01" w:author="zhang alex" w:date="2019-07-28T22:33:00Z">
            <w:rPr>
              <w:rFonts w:ascii="Consolas" w:eastAsia="宋体" w:hAnsi="Consolas" w:cs="宋体"/>
              <w:color w:val="000080"/>
              <w:kern w:val="0"/>
              <w:sz w:val="24"/>
              <w:szCs w:val="24"/>
            </w:rPr>
          </w:rPrChange>
        </w:rPr>
        <w:t>bean</w:t>
      </w:r>
      <w:r w:rsidRPr="00983E99">
        <w:rPr>
          <w:rFonts w:ascii="Consolas" w:eastAsia="宋体" w:hAnsi="Consolas" w:cs="宋体"/>
          <w:color w:val="34302D"/>
          <w:kern w:val="0"/>
          <w:sz w:val="18"/>
          <w:szCs w:val="18"/>
          <w:rPrChange w:id="2102"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03"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008080"/>
          <w:kern w:val="0"/>
          <w:sz w:val="18"/>
          <w:szCs w:val="18"/>
          <w:rPrChange w:id="2104"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05"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06"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107" w:author="zhang alex" w:date="2019-07-28T22:33:00Z">
            <w:rPr>
              <w:rFonts w:ascii="Consolas" w:eastAsia="宋体" w:hAnsi="Consolas" w:cs="宋体"/>
              <w:color w:val="008080"/>
              <w:kern w:val="0"/>
              <w:sz w:val="24"/>
              <w:szCs w:val="24"/>
            </w:rPr>
          </w:rPrChange>
        </w:rPr>
        <w:t>&lt;/constructor-arg&gt;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08"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0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1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111" w:author="zhang alex" w:date="2019-07-28T22:33:00Z">
            <w:rPr>
              <w:rFonts w:ascii="Consolas" w:eastAsia="宋体" w:hAnsi="Consolas" w:cs="宋体"/>
              <w:i/>
              <w:iCs/>
              <w:color w:val="999988"/>
              <w:kern w:val="0"/>
              <w:sz w:val="24"/>
              <w:szCs w:val="24"/>
            </w:rPr>
          </w:rPrChange>
        </w:rPr>
        <w:t>&lt;!-- constructor injection using the neater ref attribute --&gt;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1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1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114" w:author="zhang alex" w:date="2019-07-28T22:33:00Z">
            <w:rPr>
              <w:rFonts w:ascii="Consolas" w:eastAsia="宋体" w:hAnsi="Consolas" w:cs="宋体"/>
              <w:color w:val="008080"/>
              <w:kern w:val="0"/>
              <w:sz w:val="24"/>
              <w:szCs w:val="24"/>
            </w:rPr>
          </w:rPrChange>
        </w:rPr>
        <w:t>&lt;constructor-arg</w:t>
      </w:r>
      <w:r w:rsidRPr="00983E99">
        <w:rPr>
          <w:rFonts w:ascii="Consolas" w:eastAsia="宋体" w:hAnsi="Consolas" w:cs="宋体"/>
          <w:color w:val="34302D"/>
          <w:kern w:val="0"/>
          <w:sz w:val="18"/>
          <w:szCs w:val="18"/>
          <w:rPrChange w:id="211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16" w:author="zhang alex" w:date="2019-07-28T22:33:00Z">
            <w:rPr>
              <w:rFonts w:ascii="Consolas" w:eastAsia="宋体" w:hAnsi="Consolas" w:cs="宋体"/>
              <w:color w:val="000080"/>
              <w:kern w:val="0"/>
              <w:sz w:val="24"/>
              <w:szCs w:val="24"/>
            </w:rPr>
          </w:rPrChange>
        </w:rPr>
        <w:t>ref</w:t>
      </w:r>
      <w:r w:rsidRPr="00983E99">
        <w:rPr>
          <w:rFonts w:ascii="Consolas" w:eastAsia="宋体" w:hAnsi="Consolas" w:cs="宋体"/>
          <w:color w:val="34302D"/>
          <w:kern w:val="0"/>
          <w:sz w:val="18"/>
          <w:szCs w:val="18"/>
          <w:rPrChange w:id="2117"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18"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008080"/>
          <w:kern w:val="0"/>
          <w:sz w:val="18"/>
          <w:szCs w:val="18"/>
          <w:rPrChange w:id="2119"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2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2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2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123" w:author="zhang alex" w:date="2019-07-28T22:33:00Z">
            <w:rPr>
              <w:rFonts w:ascii="Consolas" w:eastAsia="宋体" w:hAnsi="Consolas" w:cs="宋体"/>
              <w:color w:val="008080"/>
              <w:kern w:val="0"/>
              <w:sz w:val="24"/>
              <w:szCs w:val="24"/>
            </w:rPr>
          </w:rPrChange>
        </w:rPr>
        <w:t>&lt;constructor-arg</w:t>
      </w:r>
      <w:r w:rsidRPr="00983E99">
        <w:rPr>
          <w:rFonts w:ascii="Consolas" w:eastAsia="宋体" w:hAnsi="Consolas" w:cs="宋体"/>
          <w:color w:val="34302D"/>
          <w:kern w:val="0"/>
          <w:sz w:val="18"/>
          <w:szCs w:val="18"/>
          <w:rPrChange w:id="212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25" w:author="zhang alex" w:date="2019-07-28T22:33:00Z">
            <w:rPr>
              <w:rFonts w:ascii="Consolas" w:eastAsia="宋体" w:hAnsi="Consolas" w:cs="宋体"/>
              <w:color w:val="000080"/>
              <w:kern w:val="0"/>
              <w:sz w:val="24"/>
              <w:szCs w:val="24"/>
            </w:rPr>
          </w:rPrChange>
        </w:rPr>
        <w:t>type</w:t>
      </w:r>
      <w:r w:rsidRPr="00983E99">
        <w:rPr>
          <w:rFonts w:ascii="Consolas" w:eastAsia="宋体" w:hAnsi="Consolas" w:cs="宋体"/>
          <w:color w:val="34302D"/>
          <w:kern w:val="0"/>
          <w:sz w:val="18"/>
          <w:szCs w:val="18"/>
          <w:rPrChange w:id="2126"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27" w:author="zhang alex" w:date="2019-07-28T22:33:00Z">
            <w:rPr>
              <w:rFonts w:ascii="Consolas" w:eastAsia="宋体" w:hAnsi="Consolas" w:cs="宋体"/>
              <w:color w:val="DD1144"/>
              <w:kern w:val="0"/>
              <w:sz w:val="24"/>
              <w:szCs w:val="24"/>
            </w:rPr>
          </w:rPrChange>
        </w:rPr>
        <w:t>"int"</w:t>
      </w:r>
      <w:r w:rsidRPr="00983E99">
        <w:rPr>
          <w:rFonts w:ascii="Consolas" w:eastAsia="宋体" w:hAnsi="Consolas" w:cs="宋体"/>
          <w:color w:val="34302D"/>
          <w:kern w:val="0"/>
          <w:sz w:val="18"/>
          <w:szCs w:val="18"/>
          <w:rPrChange w:id="212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29" w:author="zhang alex" w:date="2019-07-28T22:33:00Z">
            <w:rPr>
              <w:rFonts w:ascii="Consolas" w:eastAsia="宋体" w:hAnsi="Consolas" w:cs="宋体"/>
              <w:color w:val="000080"/>
              <w:kern w:val="0"/>
              <w:sz w:val="24"/>
              <w:szCs w:val="24"/>
            </w:rPr>
          </w:rPrChange>
        </w:rPr>
        <w:t>value</w:t>
      </w:r>
      <w:r w:rsidRPr="00983E99">
        <w:rPr>
          <w:rFonts w:ascii="Consolas" w:eastAsia="宋体" w:hAnsi="Consolas" w:cs="宋体"/>
          <w:color w:val="34302D"/>
          <w:kern w:val="0"/>
          <w:sz w:val="18"/>
          <w:szCs w:val="18"/>
          <w:rPrChange w:id="2130"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31" w:author="zhang alex" w:date="2019-07-28T22:33:00Z">
            <w:rPr>
              <w:rFonts w:ascii="Consolas" w:eastAsia="宋体" w:hAnsi="Consolas" w:cs="宋体"/>
              <w:color w:val="DD1144"/>
              <w:kern w:val="0"/>
              <w:sz w:val="24"/>
              <w:szCs w:val="24"/>
            </w:rPr>
          </w:rPrChange>
        </w:rPr>
        <w:t>"1"</w:t>
      </w:r>
      <w:r w:rsidRPr="00983E99">
        <w:rPr>
          <w:rFonts w:ascii="Consolas" w:eastAsia="宋体" w:hAnsi="Consolas" w:cs="宋体"/>
          <w:color w:val="008080"/>
          <w:kern w:val="0"/>
          <w:sz w:val="18"/>
          <w:szCs w:val="18"/>
          <w:rPrChange w:id="2132"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3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134" w:author="zhang alex" w:date="2019-07-28T22:33:00Z">
            <w:rPr>
              <w:rFonts w:ascii="Consolas" w:eastAsia="宋体" w:hAnsi="Consolas" w:cs="宋体"/>
              <w:color w:val="008080"/>
              <w:kern w:val="0"/>
              <w:sz w:val="24"/>
              <w:szCs w:val="24"/>
            </w:rPr>
          </w:rPrChange>
        </w:rPr>
        <w:t>&lt;/bean&gt;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3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3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137"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13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39"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140"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41"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34302D"/>
          <w:kern w:val="0"/>
          <w:sz w:val="18"/>
          <w:szCs w:val="18"/>
          <w:rPrChange w:id="214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43"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144"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45" w:author="zhang alex" w:date="2019-07-28T22:33:00Z">
            <w:rPr>
              <w:rFonts w:ascii="Consolas" w:eastAsia="宋体" w:hAnsi="Consolas" w:cs="宋体"/>
              <w:color w:val="DD1144"/>
              <w:kern w:val="0"/>
              <w:sz w:val="24"/>
              <w:szCs w:val="24"/>
            </w:rPr>
          </w:rPrChange>
        </w:rPr>
        <w:t>"examples.AnotherBean"</w:t>
      </w:r>
      <w:r w:rsidRPr="00983E99">
        <w:rPr>
          <w:rFonts w:ascii="Consolas" w:eastAsia="宋体" w:hAnsi="Consolas" w:cs="宋体"/>
          <w:color w:val="008080"/>
          <w:kern w:val="0"/>
          <w:sz w:val="18"/>
          <w:szCs w:val="18"/>
          <w:rPrChange w:id="2146"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4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148"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14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50"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151"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52"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34302D"/>
          <w:kern w:val="0"/>
          <w:sz w:val="18"/>
          <w:szCs w:val="18"/>
          <w:rPrChange w:id="215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54"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155"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56" w:author="zhang alex" w:date="2019-07-28T22:33:00Z">
            <w:rPr>
              <w:rFonts w:ascii="Consolas" w:eastAsia="宋体" w:hAnsi="Consolas" w:cs="宋体"/>
              <w:color w:val="DD1144"/>
              <w:kern w:val="0"/>
              <w:sz w:val="24"/>
              <w:szCs w:val="24"/>
            </w:rPr>
          </w:rPrChange>
        </w:rPr>
        <w:t>"examples.YetAnotherBean"</w:t>
      </w:r>
      <w:r w:rsidRPr="00983E99">
        <w:rPr>
          <w:rFonts w:ascii="Consolas" w:eastAsia="宋体" w:hAnsi="Consolas" w:cs="宋体"/>
          <w:color w:val="008080"/>
          <w:kern w:val="0"/>
          <w:sz w:val="18"/>
          <w:szCs w:val="18"/>
          <w:rPrChange w:id="2157" w:author="zhang alex" w:date="2019-07-28T22:33: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corresponding </w:t>
      </w:r>
      <w:r w:rsidRPr="00BA0D5D">
        <w:rPr>
          <w:rFonts w:ascii="Consolas" w:eastAsia="宋体" w:hAnsi="Consolas" w:cs="宋体"/>
          <w:color w:val="34302D"/>
          <w:kern w:val="0"/>
          <w:sz w:val="23"/>
          <w:szCs w:val="23"/>
          <w:shd w:val="clear" w:color="auto" w:fill="F7F7F8"/>
        </w:rPr>
        <w:t>ExampleBean</w:t>
      </w:r>
      <w:r w:rsidRPr="00BA0D5D">
        <w:rPr>
          <w:rFonts w:ascii="inherit" w:eastAsia="宋体" w:hAnsi="inherit" w:cs="Arial"/>
          <w:color w:val="34302D"/>
          <w:kern w:val="0"/>
          <w:sz w:val="24"/>
          <w:szCs w:val="24"/>
        </w:rPr>
        <w:t> class:</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Style w:val="HTML"/>
          <w:rFonts w:ascii="Consolas" w:hAnsi="Consolas"/>
          <w:sz w:val="23"/>
          <w:szCs w:val="23"/>
          <w:shd w:val="clear" w:color="auto" w:fill="F7F7F8"/>
        </w:rPr>
        <w:t>ExampleBean</w:t>
      </w:r>
      <w:r>
        <w:rPr>
          <w:rFonts w:ascii="Arial" w:hAnsi="Arial" w:cs="Arial"/>
          <w:color w:val="34302D"/>
          <w:shd w:val="clear" w:color="auto" w:fill="FFFFFF"/>
        </w:rPr>
        <w:t>类：</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5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b/>
          <w:bCs/>
          <w:color w:val="34302D"/>
          <w:kern w:val="0"/>
          <w:sz w:val="18"/>
          <w:szCs w:val="18"/>
          <w:rPrChange w:id="2159"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16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61" w:author="zhang alex" w:date="2019-07-28T22:33:00Z">
            <w:rPr>
              <w:rFonts w:ascii="Consolas" w:eastAsia="宋体" w:hAnsi="Consolas" w:cs="宋体"/>
              <w:b/>
              <w:bCs/>
              <w:color w:val="34302D"/>
              <w:kern w:val="0"/>
              <w:sz w:val="24"/>
              <w:szCs w:val="24"/>
            </w:rPr>
          </w:rPrChange>
        </w:rPr>
        <w:t>class</w:t>
      </w:r>
      <w:r w:rsidRPr="00983E99">
        <w:rPr>
          <w:rFonts w:ascii="Consolas" w:eastAsia="宋体" w:hAnsi="Consolas" w:cs="宋体"/>
          <w:color w:val="34302D"/>
          <w:kern w:val="0"/>
          <w:sz w:val="18"/>
          <w:szCs w:val="18"/>
          <w:rPrChange w:id="216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445588"/>
          <w:kern w:val="0"/>
          <w:sz w:val="18"/>
          <w:szCs w:val="18"/>
          <w:rPrChange w:id="2163" w:author="zhang alex" w:date="2019-07-28T22:33:00Z">
            <w:rPr>
              <w:rFonts w:ascii="Consolas" w:eastAsia="宋体" w:hAnsi="Consolas" w:cs="宋体"/>
              <w:b/>
              <w:bCs/>
              <w:color w:val="445588"/>
              <w:kern w:val="0"/>
              <w:sz w:val="24"/>
              <w:szCs w:val="24"/>
            </w:rPr>
          </w:rPrChange>
        </w:rPr>
        <w:t>ExampleBean</w:t>
      </w:r>
      <w:r w:rsidRPr="00983E99">
        <w:rPr>
          <w:rFonts w:ascii="Consolas" w:eastAsia="宋体" w:hAnsi="Consolas" w:cs="宋体"/>
          <w:color w:val="34302D"/>
          <w:kern w:val="0"/>
          <w:sz w:val="18"/>
          <w:szCs w:val="18"/>
          <w:rPrChange w:id="2164"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6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6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6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68"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169" w:author="zhang alex" w:date="2019-07-28T22:33:00Z">
            <w:rPr>
              <w:rFonts w:ascii="Consolas" w:eastAsia="宋体" w:hAnsi="Consolas" w:cs="宋体"/>
              <w:color w:val="34302D"/>
              <w:kern w:val="0"/>
              <w:sz w:val="24"/>
              <w:szCs w:val="24"/>
            </w:rPr>
          </w:rPrChange>
        </w:rPr>
        <w:t xml:space="preserve"> AnotherBean beanOne;</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7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7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7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73"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174" w:author="zhang alex" w:date="2019-07-28T22:33:00Z">
            <w:rPr>
              <w:rFonts w:ascii="Consolas" w:eastAsia="宋体" w:hAnsi="Consolas" w:cs="宋体"/>
              <w:color w:val="34302D"/>
              <w:kern w:val="0"/>
              <w:sz w:val="24"/>
              <w:szCs w:val="24"/>
            </w:rPr>
          </w:rPrChange>
        </w:rPr>
        <w:t xml:space="preserve"> YetAnotherBean beanTwo;</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7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7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7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78"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17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80" w:author="zhang alex" w:date="2019-07-28T22:33:00Z">
            <w:rPr>
              <w:rFonts w:ascii="Consolas" w:eastAsia="宋体" w:hAnsi="Consolas" w:cs="宋体"/>
              <w:b/>
              <w:bCs/>
              <w:color w:val="34302D"/>
              <w:kern w:val="0"/>
              <w:sz w:val="24"/>
              <w:szCs w:val="24"/>
            </w:rPr>
          </w:rPrChange>
        </w:rPr>
        <w:t>int</w:t>
      </w:r>
      <w:r w:rsidRPr="00983E99">
        <w:rPr>
          <w:rFonts w:ascii="Consolas" w:eastAsia="宋体" w:hAnsi="Consolas" w:cs="宋体"/>
          <w:color w:val="34302D"/>
          <w:kern w:val="0"/>
          <w:sz w:val="18"/>
          <w:szCs w:val="18"/>
          <w:rPrChange w:id="2181" w:author="zhang alex" w:date="2019-07-28T22:33:00Z">
            <w:rPr>
              <w:rFonts w:ascii="Consolas" w:eastAsia="宋体" w:hAnsi="Consolas" w:cs="宋体"/>
              <w:color w:val="34302D"/>
              <w:kern w:val="0"/>
              <w:sz w:val="24"/>
              <w:szCs w:val="24"/>
            </w:rPr>
          </w:rPrChange>
        </w:rPr>
        <w:t xml:space="preserve"> i;</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82"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8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8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85"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186" w:author="zhang alex" w:date="2019-07-28T22:33:00Z">
            <w:rPr>
              <w:rFonts w:ascii="Consolas" w:eastAsia="宋体" w:hAnsi="Consolas" w:cs="宋体"/>
              <w:color w:val="34302D"/>
              <w:kern w:val="0"/>
              <w:sz w:val="24"/>
              <w:szCs w:val="24"/>
            </w:rPr>
          </w:rPrChange>
        </w:rPr>
        <w:t xml:space="preserve"> ExampleBean(</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8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88" w:author="zhang alex" w:date="2019-07-28T22:33:00Z">
            <w:rPr>
              <w:rFonts w:ascii="Consolas" w:eastAsia="宋体" w:hAnsi="Consolas" w:cs="宋体"/>
              <w:color w:val="34302D"/>
              <w:kern w:val="0"/>
              <w:sz w:val="24"/>
              <w:szCs w:val="24"/>
            </w:rPr>
          </w:rPrChange>
        </w:rPr>
        <w:t xml:space="preserve">        AnotherBean anotherBean, YetAnotherBean yetAnotherBean, </w:t>
      </w:r>
      <w:r w:rsidRPr="00983E99">
        <w:rPr>
          <w:rFonts w:ascii="Consolas" w:eastAsia="宋体" w:hAnsi="Consolas" w:cs="宋体"/>
          <w:b/>
          <w:bCs/>
          <w:color w:val="34302D"/>
          <w:kern w:val="0"/>
          <w:sz w:val="18"/>
          <w:szCs w:val="18"/>
          <w:rPrChange w:id="2189" w:author="zhang alex" w:date="2019-07-28T22:33:00Z">
            <w:rPr>
              <w:rFonts w:ascii="Consolas" w:eastAsia="宋体" w:hAnsi="Consolas" w:cs="宋体"/>
              <w:b/>
              <w:bCs/>
              <w:color w:val="34302D"/>
              <w:kern w:val="0"/>
              <w:sz w:val="24"/>
              <w:szCs w:val="24"/>
            </w:rPr>
          </w:rPrChange>
        </w:rPr>
        <w:t>int</w:t>
      </w:r>
      <w:r w:rsidRPr="00983E99">
        <w:rPr>
          <w:rFonts w:ascii="Consolas" w:eastAsia="宋体" w:hAnsi="Consolas" w:cs="宋体"/>
          <w:color w:val="34302D"/>
          <w:kern w:val="0"/>
          <w:sz w:val="18"/>
          <w:szCs w:val="18"/>
          <w:rPrChange w:id="2190" w:author="zhang alex" w:date="2019-07-28T22:33:00Z">
            <w:rPr>
              <w:rFonts w:ascii="Consolas" w:eastAsia="宋体" w:hAnsi="Consolas" w:cs="宋体"/>
              <w:color w:val="34302D"/>
              <w:kern w:val="0"/>
              <w:sz w:val="24"/>
              <w:szCs w:val="24"/>
            </w:rPr>
          </w:rPrChange>
        </w:rPr>
        <w:t xml:space="preserve"> i)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9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9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193"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194" w:author="zhang alex" w:date="2019-07-28T22:33:00Z">
            <w:rPr>
              <w:rFonts w:ascii="Consolas" w:eastAsia="宋体" w:hAnsi="Consolas" w:cs="宋体"/>
              <w:color w:val="34302D"/>
              <w:kern w:val="0"/>
              <w:sz w:val="24"/>
              <w:szCs w:val="24"/>
            </w:rPr>
          </w:rPrChange>
        </w:rPr>
        <w:t>.beanOne = anotherBean;</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95"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96"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197"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198" w:author="zhang alex" w:date="2019-07-28T22:33:00Z">
            <w:rPr>
              <w:rFonts w:ascii="Consolas" w:eastAsia="宋体" w:hAnsi="Consolas" w:cs="宋体"/>
              <w:color w:val="34302D"/>
              <w:kern w:val="0"/>
              <w:sz w:val="24"/>
              <w:szCs w:val="24"/>
            </w:rPr>
          </w:rPrChange>
        </w:rPr>
        <w:t>.beanTwo = yetAnotherBean;</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9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0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201"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202" w:author="zhang alex" w:date="2019-07-28T22:33:00Z">
            <w:rPr>
              <w:rFonts w:ascii="Consolas" w:eastAsia="宋体" w:hAnsi="Consolas" w:cs="宋体"/>
              <w:color w:val="34302D"/>
              <w:kern w:val="0"/>
              <w:sz w:val="24"/>
              <w:szCs w:val="24"/>
            </w:rPr>
          </w:rPrChange>
        </w:rPr>
        <w:t>.i = i;</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0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04"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05"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06" w:author="zhang alex" w:date="2019-07-28T22:33: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constructor arguments specified in the bean definition are used as arguments to the constructor of the </w:t>
      </w:r>
      <w:r w:rsidRPr="00BA0D5D">
        <w:rPr>
          <w:rFonts w:ascii="Consolas" w:eastAsia="宋体" w:hAnsi="Consolas" w:cs="宋体"/>
          <w:color w:val="34302D"/>
          <w:kern w:val="0"/>
          <w:sz w:val="23"/>
          <w:szCs w:val="23"/>
          <w:shd w:val="clear" w:color="auto" w:fill="F7F7F8"/>
        </w:rPr>
        <w:t>ExampleBean</w:t>
      </w:r>
      <w:r w:rsidRPr="00BA0D5D">
        <w:rPr>
          <w:rFonts w:ascii="inherit" w:eastAsia="宋体" w:hAnsi="inherit" w:cs="Arial"/>
          <w:color w:val="34302D"/>
          <w:kern w:val="0"/>
          <w:sz w:val="24"/>
          <w:szCs w:val="24"/>
        </w:rPr>
        <w:t>.</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bean</w:t>
      </w:r>
      <w:r>
        <w:rPr>
          <w:rFonts w:ascii="Arial" w:hAnsi="Arial" w:cs="Arial"/>
          <w:color w:val="34302D"/>
          <w:shd w:val="clear" w:color="auto" w:fill="FFFFFF"/>
        </w:rPr>
        <w:t>定义中指定的构造函数参数用作构造函数</w:t>
      </w:r>
      <w:ins w:id="2207" w:author="zhang alex" w:date="2019-07-28T22:45:00Z">
        <w:r w:rsidR="009B3017">
          <w:rPr>
            <w:rStyle w:val="HTML"/>
            <w:rFonts w:ascii="Consolas" w:hAnsi="Consolas"/>
            <w:sz w:val="23"/>
            <w:szCs w:val="23"/>
            <w:shd w:val="clear" w:color="auto" w:fill="F7F7F8"/>
          </w:rPr>
          <w:t>ExampleBean</w:t>
        </w:r>
      </w:ins>
      <w:r>
        <w:rPr>
          <w:rFonts w:ascii="Arial" w:hAnsi="Arial" w:cs="Arial"/>
          <w:color w:val="34302D"/>
          <w:shd w:val="clear" w:color="auto" w:fill="FFFFFF"/>
        </w:rPr>
        <w:t>的参数</w:t>
      </w:r>
      <w:del w:id="2208" w:author="zhang alex" w:date="2019-07-28T22:45:00Z">
        <w:r w:rsidDel="009B3017">
          <w:rPr>
            <w:rStyle w:val="HTML"/>
            <w:rFonts w:ascii="Consolas" w:hAnsi="Consolas"/>
            <w:sz w:val="23"/>
            <w:szCs w:val="23"/>
            <w:shd w:val="clear" w:color="auto" w:fill="F7F7F8"/>
          </w:rPr>
          <w:delText>ExampleBean</w:delText>
        </w:r>
      </w:del>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consider a variant of this example, where, instead of using a constructor, Spring is told to call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to return an instance of the object:</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现在考虑这个示例的变体，其中，不使用构造函数，而是告诉</w:t>
      </w:r>
      <w:r>
        <w:rPr>
          <w:rFonts w:ascii="Arial" w:hAnsi="Arial" w:cs="Arial"/>
          <w:color w:val="34302D"/>
          <w:shd w:val="clear" w:color="auto" w:fill="FFFFFF"/>
        </w:rPr>
        <w:t>Spring</w:t>
      </w:r>
      <w:r>
        <w:rPr>
          <w:rFonts w:ascii="Arial" w:hAnsi="Arial" w:cs="Arial"/>
          <w:color w:val="34302D"/>
          <w:shd w:val="clear" w:color="auto" w:fill="FFFFFF"/>
        </w:rPr>
        <w:t>调用</w:t>
      </w:r>
      <w:r>
        <w:rPr>
          <w:rStyle w:val="HTML"/>
          <w:rFonts w:ascii="Consolas" w:hAnsi="Consolas"/>
          <w:sz w:val="23"/>
          <w:szCs w:val="23"/>
          <w:shd w:val="clear" w:color="auto" w:fill="F7F7F8"/>
        </w:rPr>
        <w:t>static</w:t>
      </w:r>
      <w:r>
        <w:rPr>
          <w:rFonts w:ascii="Arial" w:hAnsi="Arial" w:cs="Arial"/>
          <w:color w:val="34302D"/>
          <w:shd w:val="clear" w:color="auto" w:fill="FFFFFF"/>
        </w:rPr>
        <w:t>工厂方法来返回对象的实例：</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0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210"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211"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12"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213"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14" w:author="zhang alex" w:date="2019-07-28T22:33:00Z">
            <w:rPr>
              <w:rFonts w:ascii="Consolas" w:eastAsia="宋体" w:hAnsi="Consolas" w:cs="宋体"/>
              <w:color w:val="DD1144"/>
              <w:kern w:val="0"/>
              <w:sz w:val="24"/>
              <w:szCs w:val="24"/>
            </w:rPr>
          </w:rPrChange>
        </w:rPr>
        <w:t>"exampleBean"</w:t>
      </w:r>
      <w:r w:rsidRPr="00983E99">
        <w:rPr>
          <w:rFonts w:ascii="Consolas" w:eastAsia="宋体" w:hAnsi="Consolas" w:cs="宋体"/>
          <w:color w:val="34302D"/>
          <w:kern w:val="0"/>
          <w:sz w:val="18"/>
          <w:szCs w:val="18"/>
          <w:rPrChange w:id="221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16"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217"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18" w:author="zhang alex" w:date="2019-07-28T22:33:00Z">
            <w:rPr>
              <w:rFonts w:ascii="Consolas" w:eastAsia="宋体" w:hAnsi="Consolas" w:cs="宋体"/>
              <w:color w:val="DD1144"/>
              <w:kern w:val="0"/>
              <w:sz w:val="24"/>
              <w:szCs w:val="24"/>
            </w:rPr>
          </w:rPrChange>
        </w:rPr>
        <w:t>"examples.ExampleBean"</w:t>
      </w:r>
      <w:r w:rsidRPr="00983E99">
        <w:rPr>
          <w:rFonts w:ascii="Consolas" w:eastAsia="宋体" w:hAnsi="Consolas" w:cs="宋体"/>
          <w:color w:val="34302D"/>
          <w:kern w:val="0"/>
          <w:sz w:val="18"/>
          <w:szCs w:val="18"/>
          <w:rPrChange w:id="221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20" w:author="zhang alex" w:date="2019-07-28T22:33:00Z">
            <w:rPr>
              <w:rFonts w:ascii="Consolas" w:eastAsia="宋体" w:hAnsi="Consolas" w:cs="宋体"/>
              <w:color w:val="000080"/>
              <w:kern w:val="0"/>
              <w:sz w:val="24"/>
              <w:szCs w:val="24"/>
            </w:rPr>
          </w:rPrChange>
        </w:rPr>
        <w:t>factory-method</w:t>
      </w:r>
      <w:r w:rsidRPr="00983E99">
        <w:rPr>
          <w:rFonts w:ascii="Consolas" w:eastAsia="宋体" w:hAnsi="Consolas" w:cs="宋体"/>
          <w:color w:val="34302D"/>
          <w:kern w:val="0"/>
          <w:sz w:val="18"/>
          <w:szCs w:val="18"/>
          <w:rPrChange w:id="2221"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22" w:author="zhang alex" w:date="2019-07-28T22:33:00Z">
            <w:rPr>
              <w:rFonts w:ascii="Consolas" w:eastAsia="宋体" w:hAnsi="Consolas" w:cs="宋体"/>
              <w:color w:val="DD1144"/>
              <w:kern w:val="0"/>
              <w:sz w:val="24"/>
              <w:szCs w:val="24"/>
            </w:rPr>
          </w:rPrChange>
        </w:rPr>
        <w:t>"createInstance"</w:t>
      </w:r>
      <w:r w:rsidRPr="00983E99">
        <w:rPr>
          <w:rFonts w:ascii="Consolas" w:eastAsia="宋体" w:hAnsi="Consolas" w:cs="宋体"/>
          <w:color w:val="008080"/>
          <w:kern w:val="0"/>
          <w:sz w:val="18"/>
          <w:szCs w:val="18"/>
          <w:rPrChange w:id="2223"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2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2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226" w:author="zhang alex" w:date="2019-07-28T22:33:00Z">
            <w:rPr>
              <w:rFonts w:ascii="Consolas" w:eastAsia="宋体" w:hAnsi="Consolas" w:cs="宋体"/>
              <w:color w:val="008080"/>
              <w:kern w:val="0"/>
              <w:sz w:val="24"/>
              <w:szCs w:val="24"/>
            </w:rPr>
          </w:rPrChange>
        </w:rPr>
        <w:t>&lt;constructor-arg</w:t>
      </w:r>
      <w:r w:rsidRPr="00983E99">
        <w:rPr>
          <w:rFonts w:ascii="Consolas" w:eastAsia="宋体" w:hAnsi="Consolas" w:cs="宋体"/>
          <w:color w:val="34302D"/>
          <w:kern w:val="0"/>
          <w:sz w:val="18"/>
          <w:szCs w:val="18"/>
          <w:rPrChange w:id="222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28" w:author="zhang alex" w:date="2019-07-28T22:33:00Z">
            <w:rPr>
              <w:rFonts w:ascii="Consolas" w:eastAsia="宋体" w:hAnsi="Consolas" w:cs="宋体"/>
              <w:color w:val="000080"/>
              <w:kern w:val="0"/>
              <w:sz w:val="24"/>
              <w:szCs w:val="24"/>
            </w:rPr>
          </w:rPrChange>
        </w:rPr>
        <w:t>ref</w:t>
      </w:r>
      <w:r w:rsidRPr="00983E99">
        <w:rPr>
          <w:rFonts w:ascii="Consolas" w:eastAsia="宋体" w:hAnsi="Consolas" w:cs="宋体"/>
          <w:color w:val="34302D"/>
          <w:kern w:val="0"/>
          <w:sz w:val="18"/>
          <w:szCs w:val="18"/>
          <w:rPrChange w:id="2229"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30"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008080"/>
          <w:kern w:val="0"/>
          <w:sz w:val="18"/>
          <w:szCs w:val="18"/>
          <w:rPrChange w:id="2231"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3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3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234" w:author="zhang alex" w:date="2019-07-28T22:33:00Z">
            <w:rPr>
              <w:rFonts w:ascii="Consolas" w:eastAsia="宋体" w:hAnsi="Consolas" w:cs="宋体"/>
              <w:color w:val="008080"/>
              <w:kern w:val="0"/>
              <w:sz w:val="24"/>
              <w:szCs w:val="24"/>
            </w:rPr>
          </w:rPrChange>
        </w:rPr>
        <w:t>&lt;constructor-arg</w:t>
      </w:r>
      <w:r w:rsidRPr="00983E99">
        <w:rPr>
          <w:rFonts w:ascii="Consolas" w:eastAsia="宋体" w:hAnsi="Consolas" w:cs="宋体"/>
          <w:color w:val="34302D"/>
          <w:kern w:val="0"/>
          <w:sz w:val="18"/>
          <w:szCs w:val="18"/>
          <w:rPrChange w:id="223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36" w:author="zhang alex" w:date="2019-07-28T22:33:00Z">
            <w:rPr>
              <w:rFonts w:ascii="Consolas" w:eastAsia="宋体" w:hAnsi="Consolas" w:cs="宋体"/>
              <w:color w:val="000080"/>
              <w:kern w:val="0"/>
              <w:sz w:val="24"/>
              <w:szCs w:val="24"/>
            </w:rPr>
          </w:rPrChange>
        </w:rPr>
        <w:t>ref</w:t>
      </w:r>
      <w:r w:rsidRPr="00983E99">
        <w:rPr>
          <w:rFonts w:ascii="Consolas" w:eastAsia="宋体" w:hAnsi="Consolas" w:cs="宋体"/>
          <w:color w:val="34302D"/>
          <w:kern w:val="0"/>
          <w:sz w:val="18"/>
          <w:szCs w:val="18"/>
          <w:rPrChange w:id="2237"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38"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008080"/>
          <w:kern w:val="0"/>
          <w:sz w:val="18"/>
          <w:szCs w:val="18"/>
          <w:rPrChange w:id="2239"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40"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41"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242" w:author="zhang alex" w:date="2019-07-28T22:33:00Z">
            <w:rPr>
              <w:rFonts w:ascii="Consolas" w:eastAsia="宋体" w:hAnsi="Consolas" w:cs="宋体"/>
              <w:color w:val="008080"/>
              <w:kern w:val="0"/>
              <w:sz w:val="24"/>
              <w:szCs w:val="24"/>
            </w:rPr>
          </w:rPrChange>
        </w:rPr>
        <w:t>&lt;constructor-arg</w:t>
      </w:r>
      <w:r w:rsidRPr="00983E99">
        <w:rPr>
          <w:rFonts w:ascii="Consolas" w:eastAsia="宋体" w:hAnsi="Consolas" w:cs="宋体"/>
          <w:color w:val="34302D"/>
          <w:kern w:val="0"/>
          <w:sz w:val="18"/>
          <w:szCs w:val="18"/>
          <w:rPrChange w:id="224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44" w:author="zhang alex" w:date="2019-07-28T22:33:00Z">
            <w:rPr>
              <w:rFonts w:ascii="Consolas" w:eastAsia="宋体" w:hAnsi="Consolas" w:cs="宋体"/>
              <w:color w:val="000080"/>
              <w:kern w:val="0"/>
              <w:sz w:val="24"/>
              <w:szCs w:val="24"/>
            </w:rPr>
          </w:rPrChange>
        </w:rPr>
        <w:t>value</w:t>
      </w:r>
      <w:r w:rsidRPr="00983E99">
        <w:rPr>
          <w:rFonts w:ascii="Consolas" w:eastAsia="宋体" w:hAnsi="Consolas" w:cs="宋体"/>
          <w:color w:val="34302D"/>
          <w:kern w:val="0"/>
          <w:sz w:val="18"/>
          <w:szCs w:val="18"/>
          <w:rPrChange w:id="2245"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46" w:author="zhang alex" w:date="2019-07-28T22:33:00Z">
            <w:rPr>
              <w:rFonts w:ascii="Consolas" w:eastAsia="宋体" w:hAnsi="Consolas" w:cs="宋体"/>
              <w:color w:val="DD1144"/>
              <w:kern w:val="0"/>
              <w:sz w:val="24"/>
              <w:szCs w:val="24"/>
            </w:rPr>
          </w:rPrChange>
        </w:rPr>
        <w:t>"1"</w:t>
      </w:r>
      <w:r w:rsidRPr="00983E99">
        <w:rPr>
          <w:rFonts w:ascii="Consolas" w:eastAsia="宋体" w:hAnsi="Consolas" w:cs="宋体"/>
          <w:color w:val="008080"/>
          <w:kern w:val="0"/>
          <w:sz w:val="18"/>
          <w:szCs w:val="18"/>
          <w:rPrChange w:id="2247"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4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249" w:author="zhang alex" w:date="2019-07-28T22:33:00Z">
            <w:rPr>
              <w:rFonts w:ascii="Consolas" w:eastAsia="宋体" w:hAnsi="Consolas" w:cs="宋体"/>
              <w:color w:val="008080"/>
              <w:kern w:val="0"/>
              <w:sz w:val="24"/>
              <w:szCs w:val="24"/>
            </w:rPr>
          </w:rPrChange>
        </w:rPr>
        <w:t>&lt;/bean&gt;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5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5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252"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25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54"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255"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56"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34302D"/>
          <w:kern w:val="0"/>
          <w:sz w:val="18"/>
          <w:szCs w:val="18"/>
          <w:rPrChange w:id="225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58"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259"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60" w:author="zhang alex" w:date="2019-07-28T22:33:00Z">
            <w:rPr>
              <w:rFonts w:ascii="Consolas" w:eastAsia="宋体" w:hAnsi="Consolas" w:cs="宋体"/>
              <w:color w:val="DD1144"/>
              <w:kern w:val="0"/>
              <w:sz w:val="24"/>
              <w:szCs w:val="24"/>
            </w:rPr>
          </w:rPrChange>
        </w:rPr>
        <w:t>"examples.AnotherBean"</w:t>
      </w:r>
      <w:r w:rsidRPr="00983E99">
        <w:rPr>
          <w:rFonts w:ascii="Consolas" w:eastAsia="宋体" w:hAnsi="Consolas" w:cs="宋体"/>
          <w:color w:val="008080"/>
          <w:kern w:val="0"/>
          <w:sz w:val="18"/>
          <w:szCs w:val="18"/>
          <w:rPrChange w:id="2261"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6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263"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26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65"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266"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67"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34302D"/>
          <w:kern w:val="0"/>
          <w:sz w:val="18"/>
          <w:szCs w:val="18"/>
          <w:rPrChange w:id="226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69"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270"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71" w:author="zhang alex" w:date="2019-07-28T22:33:00Z">
            <w:rPr>
              <w:rFonts w:ascii="Consolas" w:eastAsia="宋体" w:hAnsi="Consolas" w:cs="宋体"/>
              <w:color w:val="DD1144"/>
              <w:kern w:val="0"/>
              <w:sz w:val="24"/>
              <w:szCs w:val="24"/>
            </w:rPr>
          </w:rPrChange>
        </w:rPr>
        <w:t>"examples.YetAnotherBean"</w:t>
      </w:r>
      <w:r w:rsidRPr="00983E99">
        <w:rPr>
          <w:rFonts w:ascii="Consolas" w:eastAsia="宋体" w:hAnsi="Consolas" w:cs="宋体"/>
          <w:color w:val="008080"/>
          <w:kern w:val="0"/>
          <w:sz w:val="18"/>
          <w:szCs w:val="18"/>
          <w:rPrChange w:id="2272" w:author="zhang alex" w:date="2019-07-28T22:33: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corresponding </w:t>
      </w:r>
      <w:r w:rsidRPr="00BA0D5D">
        <w:rPr>
          <w:rFonts w:ascii="Consolas" w:eastAsia="宋体" w:hAnsi="Consolas" w:cs="宋体"/>
          <w:color w:val="34302D"/>
          <w:kern w:val="0"/>
          <w:sz w:val="23"/>
          <w:szCs w:val="23"/>
          <w:shd w:val="clear" w:color="auto" w:fill="F7F7F8"/>
        </w:rPr>
        <w:t>ExampleBean</w:t>
      </w:r>
      <w:r w:rsidRPr="00BA0D5D">
        <w:rPr>
          <w:rFonts w:ascii="inherit" w:eastAsia="宋体" w:hAnsi="inherit" w:cs="Arial"/>
          <w:color w:val="34302D"/>
          <w:kern w:val="0"/>
          <w:sz w:val="24"/>
          <w:szCs w:val="24"/>
        </w:rPr>
        <w:t> class:</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Style w:val="HTML"/>
          <w:rFonts w:ascii="Consolas" w:hAnsi="Consolas"/>
          <w:sz w:val="23"/>
          <w:szCs w:val="23"/>
          <w:shd w:val="clear" w:color="auto" w:fill="F7F7F8"/>
        </w:rPr>
        <w:t>ExampleBean</w:t>
      </w:r>
      <w:r>
        <w:rPr>
          <w:rFonts w:ascii="Arial" w:hAnsi="Arial" w:cs="Arial"/>
          <w:color w:val="34302D"/>
          <w:shd w:val="clear" w:color="auto" w:fill="FFFFFF"/>
        </w:rPr>
        <w:t>类：</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7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b/>
          <w:bCs/>
          <w:color w:val="34302D"/>
          <w:kern w:val="0"/>
          <w:sz w:val="18"/>
          <w:szCs w:val="18"/>
          <w:rPrChange w:id="2274" w:author="zhang alex" w:date="2019-07-28T22:33:00Z">
            <w:rPr>
              <w:rFonts w:ascii="Consolas" w:eastAsia="宋体" w:hAnsi="Consolas" w:cs="宋体"/>
              <w:b/>
              <w:bCs/>
              <w:color w:val="34302D"/>
              <w:kern w:val="0"/>
              <w:sz w:val="24"/>
              <w:szCs w:val="24"/>
            </w:rPr>
          </w:rPrChange>
        </w:rPr>
        <w:lastRenderedPageBreak/>
        <w:t>public</w:t>
      </w:r>
      <w:r w:rsidRPr="00983E99">
        <w:rPr>
          <w:rFonts w:ascii="Consolas" w:eastAsia="宋体" w:hAnsi="Consolas" w:cs="宋体"/>
          <w:color w:val="34302D"/>
          <w:kern w:val="0"/>
          <w:sz w:val="18"/>
          <w:szCs w:val="18"/>
          <w:rPrChange w:id="227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276" w:author="zhang alex" w:date="2019-07-28T22:33:00Z">
            <w:rPr>
              <w:rFonts w:ascii="Consolas" w:eastAsia="宋体" w:hAnsi="Consolas" w:cs="宋体"/>
              <w:b/>
              <w:bCs/>
              <w:color w:val="34302D"/>
              <w:kern w:val="0"/>
              <w:sz w:val="24"/>
              <w:szCs w:val="24"/>
            </w:rPr>
          </w:rPrChange>
        </w:rPr>
        <w:t>class</w:t>
      </w:r>
      <w:r w:rsidRPr="00983E99">
        <w:rPr>
          <w:rFonts w:ascii="Consolas" w:eastAsia="宋体" w:hAnsi="Consolas" w:cs="宋体"/>
          <w:color w:val="34302D"/>
          <w:kern w:val="0"/>
          <w:sz w:val="18"/>
          <w:szCs w:val="18"/>
          <w:rPrChange w:id="227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445588"/>
          <w:kern w:val="0"/>
          <w:sz w:val="18"/>
          <w:szCs w:val="18"/>
          <w:rPrChange w:id="2278" w:author="zhang alex" w:date="2019-07-28T22:33:00Z">
            <w:rPr>
              <w:rFonts w:ascii="Consolas" w:eastAsia="宋体" w:hAnsi="Consolas" w:cs="宋体"/>
              <w:b/>
              <w:bCs/>
              <w:color w:val="445588"/>
              <w:kern w:val="0"/>
              <w:sz w:val="24"/>
              <w:szCs w:val="24"/>
            </w:rPr>
          </w:rPrChange>
        </w:rPr>
        <w:t>ExampleBean</w:t>
      </w:r>
      <w:r w:rsidRPr="00983E99">
        <w:rPr>
          <w:rFonts w:ascii="Consolas" w:eastAsia="宋体" w:hAnsi="Consolas" w:cs="宋体"/>
          <w:color w:val="34302D"/>
          <w:kern w:val="0"/>
          <w:sz w:val="18"/>
          <w:szCs w:val="18"/>
          <w:rPrChange w:id="2279"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8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8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8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283" w:author="zhang alex" w:date="2019-07-28T22:33:00Z">
            <w:rPr>
              <w:rFonts w:ascii="Consolas" w:eastAsia="宋体" w:hAnsi="Consolas" w:cs="宋体"/>
              <w:i/>
              <w:iCs/>
              <w:color w:val="999988"/>
              <w:kern w:val="0"/>
              <w:sz w:val="24"/>
              <w:szCs w:val="24"/>
            </w:rPr>
          </w:rPrChange>
        </w:rPr>
        <w:t>// a private constructor</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8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8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286"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287" w:author="zhang alex" w:date="2019-07-28T22:33:00Z">
            <w:rPr>
              <w:rFonts w:ascii="Consolas" w:eastAsia="宋体" w:hAnsi="Consolas" w:cs="宋体"/>
              <w:color w:val="34302D"/>
              <w:kern w:val="0"/>
              <w:sz w:val="24"/>
              <w:szCs w:val="24"/>
            </w:rPr>
          </w:rPrChange>
        </w:rPr>
        <w:t xml:space="preserve"> ExampleBean(...)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8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89"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90"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91"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92"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9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9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295" w:author="zhang alex" w:date="2019-07-28T22:33:00Z">
            <w:rPr>
              <w:rFonts w:ascii="Consolas" w:eastAsia="宋体" w:hAnsi="Consolas" w:cs="宋体"/>
              <w:i/>
              <w:iCs/>
              <w:color w:val="999988"/>
              <w:kern w:val="0"/>
              <w:sz w:val="24"/>
              <w:szCs w:val="24"/>
            </w:rPr>
          </w:rPrChange>
        </w:rPr>
        <w:t>// a static factory method; the arguments to this method can be</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9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9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298" w:author="zhang alex" w:date="2019-07-28T22:33:00Z">
            <w:rPr>
              <w:rFonts w:ascii="Consolas" w:eastAsia="宋体" w:hAnsi="Consolas" w:cs="宋体"/>
              <w:i/>
              <w:iCs/>
              <w:color w:val="999988"/>
              <w:kern w:val="0"/>
              <w:sz w:val="24"/>
              <w:szCs w:val="24"/>
            </w:rPr>
          </w:rPrChange>
        </w:rPr>
        <w:t>// considered the dependencies of the bean that is returned,</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9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0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301" w:author="zhang alex" w:date="2019-07-28T22:33:00Z">
            <w:rPr>
              <w:rFonts w:ascii="Consolas" w:eastAsia="宋体" w:hAnsi="Consolas" w:cs="宋体"/>
              <w:i/>
              <w:iCs/>
              <w:color w:val="999988"/>
              <w:kern w:val="0"/>
              <w:sz w:val="24"/>
              <w:szCs w:val="24"/>
            </w:rPr>
          </w:rPrChange>
        </w:rPr>
        <w:t>// regardless of how those arguments are actually used.</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0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0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304"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30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306" w:author="zhang alex" w:date="2019-07-28T22:33:00Z">
            <w:rPr>
              <w:rFonts w:ascii="Consolas" w:eastAsia="宋体" w:hAnsi="Consolas" w:cs="宋体"/>
              <w:b/>
              <w:bCs/>
              <w:color w:val="34302D"/>
              <w:kern w:val="0"/>
              <w:sz w:val="24"/>
              <w:szCs w:val="24"/>
            </w:rPr>
          </w:rPrChange>
        </w:rPr>
        <w:t>static</w:t>
      </w:r>
      <w:r w:rsidRPr="00983E99">
        <w:rPr>
          <w:rFonts w:ascii="Consolas" w:eastAsia="宋体" w:hAnsi="Consolas" w:cs="宋体"/>
          <w:color w:val="34302D"/>
          <w:kern w:val="0"/>
          <w:sz w:val="18"/>
          <w:szCs w:val="18"/>
          <w:rPrChange w:id="2307" w:author="zhang alex" w:date="2019-07-28T22:33:00Z">
            <w:rPr>
              <w:rFonts w:ascii="Consolas" w:eastAsia="宋体" w:hAnsi="Consolas" w:cs="宋体"/>
              <w:color w:val="34302D"/>
              <w:kern w:val="0"/>
              <w:sz w:val="24"/>
              <w:szCs w:val="24"/>
            </w:rPr>
          </w:rPrChange>
        </w:rPr>
        <w:t xml:space="preserve"> ExampleBean createInstance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0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09" w:author="zhang alex" w:date="2019-07-28T22:33:00Z">
            <w:rPr>
              <w:rFonts w:ascii="Consolas" w:eastAsia="宋体" w:hAnsi="Consolas" w:cs="宋体"/>
              <w:color w:val="34302D"/>
              <w:kern w:val="0"/>
              <w:sz w:val="24"/>
              <w:szCs w:val="24"/>
            </w:rPr>
          </w:rPrChange>
        </w:rPr>
        <w:t xml:space="preserve">        AnotherBean anotherBean, YetAnotherBean yetAnotherBean, </w:t>
      </w:r>
      <w:r w:rsidRPr="00983E99">
        <w:rPr>
          <w:rFonts w:ascii="Consolas" w:eastAsia="宋体" w:hAnsi="Consolas" w:cs="宋体"/>
          <w:b/>
          <w:bCs/>
          <w:color w:val="34302D"/>
          <w:kern w:val="0"/>
          <w:sz w:val="18"/>
          <w:szCs w:val="18"/>
          <w:rPrChange w:id="2310" w:author="zhang alex" w:date="2019-07-28T22:33:00Z">
            <w:rPr>
              <w:rFonts w:ascii="Consolas" w:eastAsia="宋体" w:hAnsi="Consolas" w:cs="宋体"/>
              <w:b/>
              <w:bCs/>
              <w:color w:val="34302D"/>
              <w:kern w:val="0"/>
              <w:sz w:val="24"/>
              <w:szCs w:val="24"/>
            </w:rPr>
          </w:rPrChange>
        </w:rPr>
        <w:t>int</w:t>
      </w:r>
      <w:r w:rsidRPr="00983E99">
        <w:rPr>
          <w:rFonts w:ascii="Consolas" w:eastAsia="宋体" w:hAnsi="Consolas" w:cs="宋体"/>
          <w:color w:val="34302D"/>
          <w:kern w:val="0"/>
          <w:sz w:val="18"/>
          <w:szCs w:val="18"/>
          <w:rPrChange w:id="2311" w:author="zhang alex" w:date="2019-07-28T22:33:00Z">
            <w:rPr>
              <w:rFonts w:ascii="Consolas" w:eastAsia="宋体" w:hAnsi="Consolas" w:cs="宋体"/>
              <w:color w:val="34302D"/>
              <w:kern w:val="0"/>
              <w:sz w:val="24"/>
              <w:szCs w:val="24"/>
            </w:rPr>
          </w:rPrChange>
        </w:rPr>
        <w:t xml:space="preserve"> i)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12"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1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14" w:author="zhang alex" w:date="2019-07-28T22:33:00Z">
            <w:rPr>
              <w:rFonts w:ascii="Consolas" w:eastAsia="宋体" w:hAnsi="Consolas" w:cs="宋体"/>
              <w:color w:val="34302D"/>
              <w:kern w:val="0"/>
              <w:sz w:val="24"/>
              <w:szCs w:val="24"/>
            </w:rPr>
          </w:rPrChange>
        </w:rPr>
        <w:t xml:space="preserve">        ExampleBean eb = </w:t>
      </w:r>
      <w:r w:rsidRPr="00983E99">
        <w:rPr>
          <w:rFonts w:ascii="Consolas" w:eastAsia="宋体" w:hAnsi="Consolas" w:cs="宋体"/>
          <w:b/>
          <w:bCs/>
          <w:color w:val="000000"/>
          <w:kern w:val="0"/>
          <w:sz w:val="18"/>
          <w:szCs w:val="18"/>
          <w:rPrChange w:id="2315" w:author="zhang alex" w:date="2019-07-28T22:33:00Z">
            <w:rPr>
              <w:rFonts w:ascii="Consolas" w:eastAsia="宋体" w:hAnsi="Consolas" w:cs="宋体"/>
              <w:b/>
              <w:bCs/>
              <w:color w:val="000000"/>
              <w:kern w:val="0"/>
              <w:sz w:val="24"/>
              <w:szCs w:val="24"/>
            </w:rPr>
          </w:rPrChange>
        </w:rPr>
        <w:t>new</w:t>
      </w:r>
      <w:r w:rsidRPr="00983E99">
        <w:rPr>
          <w:rFonts w:ascii="Consolas" w:eastAsia="宋体" w:hAnsi="Consolas" w:cs="宋体"/>
          <w:color w:val="34302D"/>
          <w:kern w:val="0"/>
          <w:sz w:val="18"/>
          <w:szCs w:val="18"/>
          <w:rPrChange w:id="2316" w:author="zhang alex" w:date="2019-07-28T22:33:00Z">
            <w:rPr>
              <w:rFonts w:ascii="Consolas" w:eastAsia="宋体" w:hAnsi="Consolas" w:cs="宋体"/>
              <w:color w:val="34302D"/>
              <w:kern w:val="0"/>
              <w:sz w:val="24"/>
              <w:szCs w:val="24"/>
            </w:rPr>
          </w:rPrChange>
        </w:rPr>
        <w:t xml:space="preserve"> ExampleBean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1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1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319" w:author="zhang alex" w:date="2019-07-28T22:33:00Z">
            <w:rPr>
              <w:rFonts w:ascii="Consolas" w:eastAsia="宋体" w:hAnsi="Consolas" w:cs="宋体"/>
              <w:i/>
              <w:iCs/>
              <w:color w:val="999988"/>
              <w:kern w:val="0"/>
              <w:sz w:val="24"/>
              <w:szCs w:val="24"/>
            </w:rPr>
          </w:rPrChange>
        </w:rPr>
        <w:t>// some other operations...</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20"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21"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000000"/>
          <w:kern w:val="0"/>
          <w:sz w:val="18"/>
          <w:szCs w:val="18"/>
          <w:rPrChange w:id="2322" w:author="zhang alex" w:date="2019-07-28T22:33:00Z">
            <w:rPr>
              <w:rFonts w:ascii="Consolas" w:eastAsia="宋体" w:hAnsi="Consolas" w:cs="宋体"/>
              <w:b/>
              <w:bCs/>
              <w:color w:val="000000"/>
              <w:kern w:val="0"/>
              <w:sz w:val="24"/>
              <w:szCs w:val="24"/>
            </w:rPr>
          </w:rPrChange>
        </w:rPr>
        <w:t>return</w:t>
      </w:r>
      <w:r w:rsidRPr="00983E99">
        <w:rPr>
          <w:rFonts w:ascii="Consolas" w:eastAsia="宋体" w:hAnsi="Consolas" w:cs="宋体"/>
          <w:color w:val="34302D"/>
          <w:kern w:val="0"/>
          <w:sz w:val="18"/>
          <w:szCs w:val="18"/>
          <w:rPrChange w:id="2323" w:author="zhang alex" w:date="2019-07-28T22:33:00Z">
            <w:rPr>
              <w:rFonts w:ascii="Consolas" w:eastAsia="宋体" w:hAnsi="Consolas" w:cs="宋体"/>
              <w:color w:val="34302D"/>
              <w:kern w:val="0"/>
              <w:sz w:val="24"/>
              <w:szCs w:val="24"/>
            </w:rPr>
          </w:rPrChange>
        </w:rPr>
        <w:t xml:space="preserve"> eb;</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2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25"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2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27" w:author="zhang alex" w:date="2019-07-28T22:33: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Arguments to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are supplied by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elements, exactly the same as if a constructor had actually been used. The type of the class being returned by the factory method does not have to be of the same type as the class that contains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(although, in this example, it is). An instance (non-static) factory method can be used in an essentially identical fashion (aside from the use of 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attribute instead of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attribute), so we do not discuss those details here.</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static</w:t>
      </w:r>
      <w:r>
        <w:rPr>
          <w:rFonts w:ascii="Arial" w:hAnsi="Arial" w:cs="Arial"/>
          <w:color w:val="34302D"/>
          <w:shd w:val="clear" w:color="auto" w:fill="FFFFFF"/>
        </w:rPr>
        <w:t>工厂方法的参数由</w:t>
      </w:r>
      <w:r>
        <w:rPr>
          <w:rStyle w:val="HTML"/>
          <w:rFonts w:ascii="Consolas" w:hAnsi="Consolas"/>
          <w:sz w:val="23"/>
          <w:szCs w:val="23"/>
          <w:shd w:val="clear" w:color="auto" w:fill="F7F7F8"/>
        </w:rPr>
        <w:t>&lt;constructor-arg/&gt;</w:t>
      </w:r>
      <w:r>
        <w:rPr>
          <w:rFonts w:ascii="Arial" w:hAnsi="Arial" w:cs="Arial"/>
          <w:color w:val="34302D"/>
          <w:shd w:val="clear" w:color="auto" w:fill="FFFFFF"/>
        </w:rPr>
        <w:t>元素提供，与实际使用的构造函数完全相同。工厂方法返回的类的类型不必与包含</w:t>
      </w:r>
      <w:r>
        <w:rPr>
          <w:rStyle w:val="HTML"/>
          <w:rFonts w:ascii="Consolas" w:hAnsi="Consolas"/>
          <w:sz w:val="23"/>
          <w:szCs w:val="23"/>
          <w:shd w:val="clear" w:color="auto" w:fill="F7F7F8"/>
        </w:rPr>
        <w:t>static</w:t>
      </w:r>
      <w:r>
        <w:rPr>
          <w:rFonts w:ascii="Arial" w:hAnsi="Arial" w:cs="Arial"/>
          <w:color w:val="34302D"/>
          <w:shd w:val="clear" w:color="auto" w:fill="FFFFFF"/>
        </w:rPr>
        <w:t>工厂方法的类相同（尽管在本例中，它是）。实例（非静态）工厂方法可以以基本相同的方式使用（除了使用</w:t>
      </w:r>
      <w:r>
        <w:rPr>
          <w:rStyle w:val="HTML"/>
          <w:rFonts w:ascii="Consolas" w:hAnsi="Consolas"/>
          <w:sz w:val="23"/>
          <w:szCs w:val="23"/>
          <w:shd w:val="clear" w:color="auto" w:fill="F7F7F8"/>
        </w:rPr>
        <w:t>factory-bean</w:t>
      </w:r>
      <w:r>
        <w:rPr>
          <w:rFonts w:ascii="Arial" w:hAnsi="Arial" w:cs="Arial"/>
          <w:color w:val="34302D"/>
          <w:shd w:val="clear" w:color="auto" w:fill="FFFFFF"/>
        </w:rPr>
        <w:t>属性而不是</w:t>
      </w:r>
      <w:r>
        <w:rPr>
          <w:rStyle w:val="HTML"/>
          <w:rFonts w:ascii="Consolas" w:hAnsi="Consolas"/>
          <w:sz w:val="23"/>
          <w:szCs w:val="23"/>
          <w:shd w:val="clear" w:color="auto" w:fill="F7F7F8"/>
        </w:rPr>
        <w:t>class</w:t>
      </w:r>
      <w:r>
        <w:rPr>
          <w:rFonts w:ascii="Arial" w:hAnsi="Arial" w:cs="Arial"/>
          <w:color w:val="34302D"/>
          <w:shd w:val="clear" w:color="auto" w:fill="FFFFFF"/>
        </w:rPr>
        <w:t>属性），因此我们不在此讨论这些细节。</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1.4.2. Dependencies and Configuration in Detail</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mentioned in the </w:t>
      </w:r>
      <w:hyperlink r:id="rId87" w:anchor="beans-factory-collaborators" w:history="1">
        <w:r w:rsidRPr="00BA0D5D">
          <w:rPr>
            <w:rFonts w:ascii="inherit" w:eastAsia="宋体" w:hAnsi="inherit" w:cs="Arial"/>
            <w:color w:val="548E2E"/>
            <w:kern w:val="0"/>
            <w:sz w:val="24"/>
            <w:szCs w:val="24"/>
            <w:u w:val="single"/>
          </w:rPr>
          <w:t>previous section</w:t>
        </w:r>
      </w:hyperlink>
      <w:r w:rsidRPr="00BA0D5D">
        <w:rPr>
          <w:rFonts w:ascii="inherit" w:eastAsia="宋体" w:hAnsi="inherit" w:cs="Arial"/>
          <w:color w:val="34302D"/>
          <w:kern w:val="0"/>
          <w:sz w:val="24"/>
          <w:szCs w:val="24"/>
        </w:rPr>
        <w:t>, you can define bean properties and constructor arguments as references to other managed beans (collaborators) or as values defined inline. Spring’s XML-based configuration metadata supports sub-element types within its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elements for this purpose.</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如上</w:t>
      </w:r>
      <w:hyperlink r:id="rId88" w:anchor="beans-factory-collaborators" w:history="1">
        <w:r>
          <w:rPr>
            <w:rStyle w:val="a4"/>
            <w:rFonts w:ascii="Arial" w:hAnsi="Arial" w:cs="Arial"/>
            <w:color w:val="548E2E"/>
            <w:shd w:val="clear" w:color="auto" w:fill="FFFFFF"/>
          </w:rPr>
          <w:t>一节所述</w:t>
        </w:r>
      </w:hyperlink>
      <w:r>
        <w:rPr>
          <w:rFonts w:ascii="Arial" w:hAnsi="Arial" w:cs="Arial"/>
          <w:color w:val="34302D"/>
          <w:shd w:val="clear" w:color="auto" w:fill="FFFFFF"/>
        </w:rPr>
        <w:t>，您可以将</w:t>
      </w:r>
      <w:r>
        <w:rPr>
          <w:rFonts w:ascii="Arial" w:hAnsi="Arial" w:cs="Arial"/>
          <w:color w:val="34302D"/>
          <w:shd w:val="clear" w:color="auto" w:fill="FFFFFF"/>
        </w:rPr>
        <w:t>bean</w:t>
      </w:r>
      <w:r>
        <w:rPr>
          <w:rFonts w:ascii="Arial" w:hAnsi="Arial" w:cs="Arial"/>
          <w:color w:val="34302D"/>
          <w:shd w:val="clear" w:color="auto" w:fill="FFFFFF"/>
        </w:rPr>
        <w:t>属性和构造函数参数定义为对其他托管</w:t>
      </w:r>
      <w:r>
        <w:rPr>
          <w:rFonts w:ascii="Arial" w:hAnsi="Arial" w:cs="Arial"/>
          <w:color w:val="34302D"/>
          <w:shd w:val="clear" w:color="auto" w:fill="FFFFFF"/>
        </w:rPr>
        <w:t>bean</w:t>
      </w:r>
      <w:r>
        <w:rPr>
          <w:rFonts w:ascii="Arial" w:hAnsi="Arial" w:cs="Arial"/>
          <w:color w:val="34302D"/>
          <w:shd w:val="clear" w:color="auto" w:fill="FFFFFF"/>
        </w:rPr>
        <w:t>（协作者）的引用，也可以将其定义为内联定义的值。</w:t>
      </w:r>
      <w:r>
        <w:rPr>
          <w:rFonts w:ascii="Arial" w:hAnsi="Arial" w:cs="Arial"/>
          <w:color w:val="34302D"/>
          <w:shd w:val="clear" w:color="auto" w:fill="FFFFFF"/>
        </w:rPr>
        <w:t>Spring</w:t>
      </w:r>
      <w:r>
        <w:rPr>
          <w:rFonts w:ascii="Arial" w:hAnsi="Arial" w:cs="Arial"/>
          <w:color w:val="34302D"/>
          <w:shd w:val="clear" w:color="auto" w:fill="FFFFFF"/>
        </w:rPr>
        <w:t>的基于</w:t>
      </w:r>
      <w:r>
        <w:rPr>
          <w:rFonts w:ascii="Arial" w:hAnsi="Arial" w:cs="Arial"/>
          <w:color w:val="34302D"/>
          <w:shd w:val="clear" w:color="auto" w:fill="FFFFFF"/>
        </w:rPr>
        <w:t>XML</w:t>
      </w:r>
      <w:r>
        <w:rPr>
          <w:rFonts w:ascii="Arial" w:hAnsi="Arial" w:cs="Arial"/>
          <w:color w:val="34302D"/>
          <w:shd w:val="clear" w:color="auto" w:fill="FFFFFF"/>
        </w:rPr>
        <w:t>的配置元数据为此目的支持其元素</w:t>
      </w:r>
      <w:r>
        <w:rPr>
          <w:rStyle w:val="HTML"/>
          <w:rFonts w:ascii="Consolas" w:hAnsi="Consolas"/>
          <w:sz w:val="23"/>
          <w:szCs w:val="23"/>
          <w:shd w:val="clear" w:color="auto" w:fill="F7F7F8"/>
        </w:rPr>
        <w:t>&lt;property/&gt;</w:t>
      </w:r>
      <w:r>
        <w:rPr>
          <w:rFonts w:ascii="Arial" w:hAnsi="Arial" w:cs="Arial"/>
          <w:color w:val="34302D"/>
          <w:shd w:val="clear" w:color="auto" w:fill="FFFFFF"/>
        </w:rPr>
        <w:t>和</w:t>
      </w:r>
      <w:r>
        <w:rPr>
          <w:rStyle w:val="HTML"/>
          <w:rFonts w:ascii="Consolas" w:hAnsi="Consolas"/>
          <w:sz w:val="23"/>
          <w:szCs w:val="23"/>
          <w:shd w:val="clear" w:color="auto" w:fill="F7F7F8"/>
        </w:rPr>
        <w:t>&lt;constructor-arg/&gt;</w:t>
      </w:r>
      <w:r>
        <w:rPr>
          <w:rFonts w:ascii="Arial" w:hAnsi="Arial" w:cs="Arial"/>
          <w:color w:val="34302D"/>
          <w:shd w:val="clear" w:color="auto" w:fill="FFFFFF"/>
        </w:rPr>
        <w:t>元素中的子元素类型。</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Straight Values (Primitives, Strings, and so 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element specifies a property or constructor argument as a human-readable string representation. Spring’s </w:t>
      </w:r>
      <w:hyperlink r:id="rId89" w:anchor="core-convert-ConversionService-API" w:history="1">
        <w:r w:rsidRPr="00BA0D5D">
          <w:rPr>
            <w:rFonts w:ascii="inherit" w:eastAsia="宋体" w:hAnsi="inherit" w:cs="Arial"/>
            <w:color w:val="548E2E"/>
            <w:kern w:val="0"/>
            <w:sz w:val="24"/>
            <w:szCs w:val="24"/>
            <w:u w:val="single"/>
          </w:rPr>
          <w:t>conversion service</w:t>
        </w:r>
      </w:hyperlink>
      <w:r w:rsidRPr="00BA0D5D">
        <w:rPr>
          <w:rFonts w:ascii="inherit" w:eastAsia="宋体" w:hAnsi="inherit" w:cs="Arial"/>
          <w:color w:val="34302D"/>
          <w:kern w:val="0"/>
          <w:sz w:val="24"/>
          <w:szCs w:val="24"/>
        </w:rPr>
        <w:t> is used to convert these values from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to the actual type of the property or argument. The following example shows various values being set:</w:t>
      </w:r>
    </w:p>
    <w:p w:rsidR="00304F2E" w:rsidRPr="00304F2E" w:rsidRDefault="00304F2E" w:rsidP="00304F2E">
      <w:pPr>
        <w:widowControl/>
        <w:shd w:val="clear" w:color="auto" w:fill="FFFFFF"/>
        <w:spacing w:after="300"/>
        <w:jc w:val="left"/>
        <w:rPr>
          <w:rFonts w:ascii="Arial" w:hAnsi="Arial" w:cs="Arial"/>
          <w:color w:val="34302D"/>
          <w:shd w:val="clear" w:color="auto" w:fill="FFFFFF"/>
        </w:rPr>
      </w:pPr>
      <w:r w:rsidRPr="00304F2E">
        <w:rPr>
          <w:rFonts w:ascii="Arial" w:hAnsi="Arial" w:cs="Arial"/>
          <w:color w:val="34302D"/>
          <w:shd w:val="clear" w:color="auto" w:fill="FFFFFF"/>
        </w:rPr>
        <w:t>直值（基元，字符串等）</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在</w:t>
      </w:r>
      <w:r>
        <w:rPr>
          <w:rStyle w:val="HTML"/>
          <w:rFonts w:ascii="Consolas" w:hAnsi="Consolas"/>
          <w:sz w:val="23"/>
          <w:szCs w:val="23"/>
          <w:shd w:val="clear" w:color="auto" w:fill="F7F7F8"/>
        </w:rPr>
        <w:t>value</w:t>
      </w:r>
      <w:r>
        <w:rPr>
          <w:rFonts w:ascii="Arial" w:hAnsi="Arial" w:cs="Arial"/>
          <w:color w:val="34302D"/>
          <w:shd w:val="clear" w:color="auto" w:fill="FFFFFF"/>
        </w:rPr>
        <w:t>所述的属性</w:t>
      </w:r>
      <w:r>
        <w:rPr>
          <w:rStyle w:val="HTML"/>
          <w:rFonts w:ascii="Consolas" w:hAnsi="Consolas"/>
          <w:sz w:val="23"/>
          <w:szCs w:val="23"/>
          <w:shd w:val="clear" w:color="auto" w:fill="F7F7F8"/>
        </w:rPr>
        <w:t>&lt;property/&gt;</w:t>
      </w:r>
      <w:r>
        <w:rPr>
          <w:rFonts w:ascii="Arial" w:hAnsi="Arial" w:cs="Arial"/>
          <w:color w:val="34302D"/>
          <w:shd w:val="clear" w:color="auto" w:fill="FFFFFF"/>
        </w:rPr>
        <w:t>元素指定属性或构造器参数的人类可读的字符串表示。</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 </w:t>
      </w:r>
      <w:hyperlink r:id="rId90" w:anchor="core-convert-ConversionService-API" w:history="1">
        <w:r>
          <w:rPr>
            <w:rStyle w:val="a4"/>
            <w:rFonts w:ascii="Arial" w:hAnsi="Arial" w:cs="Arial"/>
            <w:color w:val="548E2E"/>
            <w:shd w:val="clear" w:color="auto" w:fill="FFFFFF"/>
          </w:rPr>
          <w:t>转换服务</w:t>
        </w:r>
      </w:hyperlink>
      <w:r>
        <w:rPr>
          <w:rFonts w:ascii="Arial" w:hAnsi="Arial" w:cs="Arial"/>
          <w:color w:val="34302D"/>
          <w:shd w:val="clear" w:color="auto" w:fill="FFFFFF"/>
        </w:rPr>
        <w:t>用于将这些值从</w:t>
      </w:r>
      <w:r>
        <w:rPr>
          <w:rFonts w:ascii="Arial" w:hAnsi="Arial" w:cs="Arial"/>
          <w:color w:val="34302D"/>
          <w:shd w:val="clear" w:color="auto" w:fill="FFFFFF"/>
        </w:rPr>
        <w:t>a</w:t>
      </w:r>
      <w:r>
        <w:rPr>
          <w:rFonts w:ascii="Arial" w:hAnsi="Arial" w:cs="Arial"/>
          <w:color w:val="34302D"/>
          <w:shd w:val="clear" w:color="auto" w:fill="FFFFFF"/>
        </w:rPr>
        <w:t>转换</w:t>
      </w:r>
      <w:r>
        <w:rPr>
          <w:rStyle w:val="HTML"/>
          <w:rFonts w:ascii="Consolas" w:hAnsi="Consolas"/>
          <w:sz w:val="23"/>
          <w:szCs w:val="23"/>
          <w:shd w:val="clear" w:color="auto" w:fill="F7F7F8"/>
        </w:rPr>
        <w:t>String</w:t>
      </w:r>
      <w:r>
        <w:rPr>
          <w:rFonts w:ascii="Arial" w:hAnsi="Arial" w:cs="Arial"/>
          <w:color w:val="34302D"/>
          <w:shd w:val="clear" w:color="auto" w:fill="FFFFFF"/>
        </w:rPr>
        <w:t>为属性或参数的实际类型。以下示例显示了要设置的各种值：</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"org.apache.commons.dbcp.BasicDataSource"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destroy-method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"close"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results in a setDriverClassName(String) call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"driverClassName"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"com.mysql.jdbc.Driver"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"url"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"jdbc:mysql://localhost:3306/mydb"</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"root"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"password"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"masterkaoli"</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the </w:t>
      </w:r>
      <w:hyperlink r:id="rId91" w:anchor="beans-p-namespace" w:history="1">
        <w:r w:rsidRPr="00BA0D5D">
          <w:rPr>
            <w:rFonts w:ascii="inherit" w:eastAsia="宋体" w:hAnsi="inherit" w:cs="Arial"/>
            <w:color w:val="548E2E"/>
            <w:kern w:val="0"/>
            <w:sz w:val="24"/>
            <w:szCs w:val="24"/>
            <w:u w:val="single"/>
          </w:rPr>
          <w:t>p-namespace</w:t>
        </w:r>
      </w:hyperlink>
      <w:r w:rsidRPr="00BA0D5D">
        <w:rPr>
          <w:rFonts w:ascii="inherit" w:eastAsia="宋体" w:hAnsi="inherit" w:cs="Arial"/>
          <w:color w:val="34302D"/>
          <w:kern w:val="0"/>
          <w:sz w:val="24"/>
          <w:szCs w:val="24"/>
        </w:rPr>
        <w:t> for even more succinct XML configuration:</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以下示例使用</w:t>
      </w:r>
      <w:hyperlink r:id="rId92" w:anchor="beans-p-namespace" w:history="1">
        <w:r>
          <w:rPr>
            <w:rStyle w:val="a4"/>
            <w:rFonts w:ascii="Arial" w:hAnsi="Arial" w:cs="Arial"/>
            <w:color w:val="548E2E"/>
            <w:shd w:val="clear" w:color="auto" w:fill="FFFFFF"/>
          </w:rPr>
          <w:t>p</w:t>
        </w:r>
        <w:r>
          <w:rPr>
            <w:rStyle w:val="a4"/>
            <w:rFonts w:ascii="Arial" w:hAnsi="Arial" w:cs="Arial"/>
            <w:color w:val="548E2E"/>
            <w:shd w:val="clear" w:color="auto" w:fill="FFFFFF"/>
          </w:rPr>
          <w:t>命名空间</w:t>
        </w:r>
      </w:hyperlink>
      <w:r>
        <w:rPr>
          <w:rFonts w:ascii="Arial" w:hAnsi="Arial" w:cs="Arial"/>
          <w:color w:val="34302D"/>
          <w:shd w:val="clear" w:color="auto" w:fill="FFFFFF"/>
        </w:rPr>
        <w:t>进行更简洁的</w:t>
      </w:r>
      <w:r>
        <w:rPr>
          <w:rFonts w:ascii="Arial" w:hAnsi="Arial" w:cs="Arial"/>
          <w:color w:val="34302D"/>
          <w:shd w:val="clear" w:color="auto" w:fill="FFFFFF"/>
        </w:rPr>
        <w:t>XML</w:t>
      </w:r>
      <w:r>
        <w:rPr>
          <w:rFonts w:ascii="Arial" w:hAnsi="Arial" w:cs="Arial"/>
          <w:color w:val="34302D"/>
          <w:shd w:val="clear" w:color="auto" w:fill="FFFFFF"/>
        </w:rPr>
        <w:t>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"org.apache.commons.dbcp.BasicDataSource"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destroy-method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"close"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p:driverClassName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"com.mysql.jdbc.Driver"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p:url</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"jdbc:mysql://localhost:3306/mydb"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p:username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"root"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p:password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"masterkaoli"</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XML is more succinct. However, typos are discovered at runtime rather than design time, unless you use an IDE (such as </w:t>
      </w:r>
      <w:hyperlink r:id="rId93" w:history="1">
        <w:r w:rsidRPr="00BA0D5D">
          <w:rPr>
            <w:rFonts w:ascii="inherit" w:eastAsia="宋体" w:hAnsi="inherit" w:cs="Arial"/>
            <w:color w:val="548E2E"/>
            <w:kern w:val="0"/>
            <w:sz w:val="24"/>
            <w:szCs w:val="24"/>
            <w:u w:val="single"/>
          </w:rPr>
          <w:t>IntelliJ IDEA</w:t>
        </w:r>
      </w:hyperlink>
      <w:r w:rsidRPr="00BA0D5D">
        <w:rPr>
          <w:rFonts w:ascii="inherit" w:eastAsia="宋体" w:hAnsi="inherit" w:cs="Arial"/>
          <w:color w:val="34302D"/>
          <w:kern w:val="0"/>
          <w:sz w:val="24"/>
          <w:szCs w:val="24"/>
        </w:rPr>
        <w:t> or the </w:t>
      </w:r>
      <w:hyperlink r:id="rId94" w:history="1">
        <w:r w:rsidRPr="00BA0D5D">
          <w:rPr>
            <w:rFonts w:ascii="inherit" w:eastAsia="宋体" w:hAnsi="inherit" w:cs="Arial"/>
            <w:color w:val="548E2E"/>
            <w:kern w:val="0"/>
            <w:sz w:val="24"/>
            <w:szCs w:val="24"/>
            <w:u w:val="single"/>
          </w:rPr>
          <w:t>Spring Tool Suite</w:t>
        </w:r>
      </w:hyperlink>
      <w:r w:rsidRPr="00BA0D5D">
        <w:rPr>
          <w:rFonts w:ascii="inherit" w:eastAsia="宋体" w:hAnsi="inherit" w:cs="Arial"/>
          <w:color w:val="34302D"/>
          <w:kern w:val="0"/>
          <w:sz w:val="24"/>
          <w:szCs w:val="24"/>
        </w:rPr>
        <w:t>) that supports automatic property completion when you create bean definitions. Such IDE assistance is highly recommended.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configure a </w:t>
      </w:r>
      <w:r w:rsidRPr="00BA0D5D">
        <w:rPr>
          <w:rFonts w:ascii="Consolas" w:eastAsia="宋体" w:hAnsi="Consolas" w:cs="宋体"/>
          <w:color w:val="34302D"/>
          <w:kern w:val="0"/>
          <w:sz w:val="23"/>
          <w:szCs w:val="23"/>
          <w:shd w:val="clear" w:color="auto" w:fill="F7F7F8"/>
        </w:rPr>
        <w:t>java.util.Properties</w:t>
      </w:r>
      <w:r w:rsidRPr="00BA0D5D">
        <w:rPr>
          <w:rFonts w:ascii="inherit" w:eastAsia="宋体" w:hAnsi="inherit" w:cs="Arial"/>
          <w:color w:val="34302D"/>
          <w:kern w:val="0"/>
          <w:sz w:val="24"/>
          <w:szCs w:val="24"/>
        </w:rPr>
        <w:t> instance, as follows:</w:t>
      </w:r>
    </w:p>
    <w:p w:rsidR="001E3D45" w:rsidRDefault="001E3D45" w:rsidP="001E3D45">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前面的</w:t>
      </w:r>
      <w:r>
        <w:rPr>
          <w:rFonts w:ascii="inherit" w:hAnsi="inherit" w:cs="Arial"/>
          <w:color w:val="34302D"/>
        </w:rPr>
        <w:t>XML</w:t>
      </w:r>
      <w:r>
        <w:rPr>
          <w:rFonts w:ascii="inherit" w:hAnsi="inherit" w:cs="Arial"/>
          <w:color w:val="34302D"/>
        </w:rPr>
        <w:t>更简洁。但是，除非您在创建</w:t>
      </w:r>
      <w:r>
        <w:rPr>
          <w:rFonts w:ascii="inherit" w:hAnsi="inherit" w:cs="Arial"/>
          <w:color w:val="34302D"/>
        </w:rPr>
        <w:t>bean</w:t>
      </w:r>
      <w:r>
        <w:rPr>
          <w:rFonts w:ascii="inherit" w:hAnsi="inherit" w:cs="Arial"/>
          <w:color w:val="34302D"/>
        </w:rPr>
        <w:t>定义时使用支持自动属性完成的</w:t>
      </w:r>
      <w:r>
        <w:rPr>
          <w:rFonts w:ascii="inherit" w:hAnsi="inherit" w:cs="Arial"/>
          <w:color w:val="34302D"/>
        </w:rPr>
        <w:t>IDE</w:t>
      </w:r>
      <w:r>
        <w:rPr>
          <w:rFonts w:ascii="inherit" w:hAnsi="inherit" w:cs="Arial"/>
          <w:color w:val="34302D"/>
        </w:rPr>
        <w:t>（例如</w:t>
      </w:r>
      <w:hyperlink r:id="rId95" w:history="1">
        <w:r>
          <w:rPr>
            <w:rStyle w:val="a4"/>
            <w:rFonts w:ascii="inherit" w:hAnsi="inherit" w:cs="Arial"/>
            <w:color w:val="548E2E"/>
          </w:rPr>
          <w:t>IntelliJ IDEA</w:t>
        </w:r>
      </w:hyperlink>
      <w:r>
        <w:rPr>
          <w:rFonts w:ascii="inherit" w:hAnsi="inherit" w:cs="Arial"/>
          <w:color w:val="34302D"/>
        </w:rPr>
        <w:t>或</w:t>
      </w:r>
      <w:hyperlink r:id="rId96" w:history="1">
        <w:r>
          <w:rPr>
            <w:rStyle w:val="a4"/>
            <w:rFonts w:ascii="inherit" w:hAnsi="inherit" w:cs="Arial"/>
            <w:color w:val="548E2E"/>
          </w:rPr>
          <w:t>Spring Tool Suite</w:t>
        </w:r>
      </w:hyperlink>
      <w:r>
        <w:rPr>
          <w:rFonts w:ascii="inherit" w:hAnsi="inherit" w:cs="Arial"/>
          <w:color w:val="34302D"/>
        </w:rPr>
        <w:t>），否则会在运行时而不是设计时发现拼写错误。强烈建议使用此类</w:t>
      </w:r>
      <w:r>
        <w:rPr>
          <w:rFonts w:ascii="inherit" w:hAnsi="inherit" w:cs="Arial"/>
          <w:color w:val="34302D"/>
        </w:rPr>
        <w:t>IDE</w:t>
      </w:r>
      <w:r>
        <w:rPr>
          <w:rFonts w:ascii="inherit" w:hAnsi="inherit" w:cs="Arial"/>
          <w:color w:val="34302D"/>
        </w:rPr>
        <w:t>帮助。</w:t>
      </w:r>
    </w:p>
    <w:p w:rsidR="001E3D45" w:rsidRPr="001E3D45" w:rsidRDefault="001E3D45" w:rsidP="001E3D45">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您还可以配置</w:t>
      </w:r>
      <w:r>
        <w:rPr>
          <w:rStyle w:val="HTML"/>
          <w:rFonts w:ascii="Consolas" w:hAnsi="Consolas"/>
          <w:color w:val="34302D"/>
          <w:sz w:val="23"/>
          <w:szCs w:val="23"/>
          <w:shd w:val="clear" w:color="auto" w:fill="F7F7F8"/>
        </w:rPr>
        <w:t>java.util.Properties</w:t>
      </w:r>
      <w:r>
        <w:rPr>
          <w:rFonts w:ascii="inherit" w:hAnsi="inherit" w:cs="Arial"/>
          <w:color w:val="34302D"/>
        </w:rPr>
        <w:t>实例，如下所示：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"mappings"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"org.springframework.beans.factory.config.PropertyPlaceholderConfigurer"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typed as a java.util.Properties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jdbc.driver.className=com.mysql.jdbc.Driver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jdbc.url=jdbc:mysql://localhost:3306/mydb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converts the text inside the </w:t>
      </w:r>
      <w:r w:rsidRPr="00BA0D5D">
        <w:rPr>
          <w:rFonts w:ascii="Consolas" w:eastAsia="宋体" w:hAnsi="Consolas" w:cs="宋体"/>
          <w:color w:val="34302D"/>
          <w:kern w:val="0"/>
          <w:sz w:val="23"/>
          <w:szCs w:val="23"/>
          <w:shd w:val="clear" w:color="auto" w:fill="F7F7F8"/>
        </w:rPr>
        <w:t>&lt;value/&gt;</w:t>
      </w:r>
      <w:r w:rsidRPr="00BA0D5D">
        <w:rPr>
          <w:rFonts w:ascii="inherit" w:eastAsia="宋体" w:hAnsi="inherit" w:cs="Arial"/>
          <w:color w:val="34302D"/>
          <w:kern w:val="0"/>
          <w:sz w:val="24"/>
          <w:szCs w:val="24"/>
        </w:rPr>
        <w:t> element into a </w:t>
      </w:r>
      <w:r w:rsidRPr="00BA0D5D">
        <w:rPr>
          <w:rFonts w:ascii="Consolas" w:eastAsia="宋体" w:hAnsi="Consolas" w:cs="宋体"/>
          <w:color w:val="34302D"/>
          <w:kern w:val="0"/>
          <w:sz w:val="23"/>
          <w:szCs w:val="23"/>
          <w:shd w:val="clear" w:color="auto" w:fill="F7F7F8"/>
        </w:rPr>
        <w:t>java.util.Properties</w:t>
      </w:r>
      <w:r w:rsidRPr="00BA0D5D">
        <w:rPr>
          <w:rFonts w:ascii="inherit" w:eastAsia="宋体" w:hAnsi="inherit" w:cs="Arial"/>
          <w:color w:val="34302D"/>
          <w:kern w:val="0"/>
          <w:sz w:val="24"/>
          <w:szCs w:val="24"/>
        </w:rPr>
        <w:t> instance by using the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mechanism. This is a nice shortcut, and is one of a few places where the Spring team do favor the use of the nested </w:t>
      </w:r>
      <w:r w:rsidRPr="00BA0D5D">
        <w:rPr>
          <w:rFonts w:ascii="Consolas" w:eastAsia="宋体" w:hAnsi="Consolas" w:cs="宋体"/>
          <w:color w:val="34302D"/>
          <w:kern w:val="0"/>
          <w:sz w:val="23"/>
          <w:szCs w:val="23"/>
          <w:shd w:val="clear" w:color="auto" w:fill="F7F7F8"/>
        </w:rPr>
        <w:t>&lt;value/&gt;</w:t>
      </w:r>
      <w:r w:rsidRPr="00BA0D5D">
        <w:rPr>
          <w:rFonts w:ascii="inherit" w:eastAsia="宋体" w:hAnsi="inherit" w:cs="Arial"/>
          <w:color w:val="34302D"/>
          <w:kern w:val="0"/>
          <w:sz w:val="24"/>
          <w:szCs w:val="24"/>
        </w:rPr>
        <w:t> element over the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attribute style.</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容器通过使用</w:t>
      </w:r>
      <w:r>
        <w:rPr>
          <w:rFonts w:ascii="Arial" w:hAnsi="Arial" w:cs="Arial"/>
          <w:color w:val="34302D"/>
          <w:shd w:val="clear" w:color="auto" w:fill="FFFFFF"/>
        </w:rPr>
        <w:t>JavaBeans </w:t>
      </w:r>
      <w:r>
        <w:rPr>
          <w:rFonts w:ascii="Arial" w:hAnsi="Arial" w:cs="Arial"/>
          <w:color w:val="34302D"/>
          <w:shd w:val="clear" w:color="auto" w:fill="FFFFFF"/>
        </w:rPr>
        <w:t>机制将</w:t>
      </w:r>
      <w:r>
        <w:rPr>
          <w:rStyle w:val="HTML"/>
          <w:rFonts w:ascii="Consolas" w:hAnsi="Consolas"/>
          <w:sz w:val="23"/>
          <w:szCs w:val="23"/>
          <w:shd w:val="clear" w:color="auto" w:fill="F7F7F8"/>
        </w:rPr>
        <w:t>&lt;value/&gt;</w:t>
      </w:r>
      <w:r>
        <w:rPr>
          <w:rFonts w:ascii="Arial" w:hAnsi="Arial" w:cs="Arial"/>
          <w:color w:val="34302D"/>
          <w:shd w:val="clear" w:color="auto" w:fill="FFFFFF"/>
        </w:rPr>
        <w:t>元素内的文本转换为</w:t>
      </w:r>
      <w:r>
        <w:rPr>
          <w:rFonts w:ascii="Arial" w:hAnsi="Arial" w:cs="Arial"/>
          <w:color w:val="34302D"/>
          <w:shd w:val="clear" w:color="auto" w:fill="FFFFFF"/>
        </w:rPr>
        <w:t> </w:t>
      </w:r>
      <w:r>
        <w:rPr>
          <w:rStyle w:val="HTML"/>
          <w:rFonts w:ascii="Consolas" w:hAnsi="Consolas"/>
          <w:sz w:val="23"/>
          <w:szCs w:val="23"/>
          <w:shd w:val="clear" w:color="auto" w:fill="F7F7F8"/>
        </w:rPr>
        <w:t>java.util.Properties</w:t>
      </w:r>
      <w:r>
        <w:rPr>
          <w:rFonts w:ascii="Arial" w:hAnsi="Arial" w:cs="Arial"/>
          <w:color w:val="34302D"/>
          <w:shd w:val="clear" w:color="auto" w:fill="FFFFFF"/>
        </w:rPr>
        <w:t>实例</w:t>
      </w:r>
      <w:r>
        <w:rPr>
          <w:rStyle w:val="HTML"/>
          <w:rFonts w:ascii="Consolas" w:hAnsi="Consolas"/>
          <w:sz w:val="23"/>
          <w:szCs w:val="23"/>
          <w:shd w:val="clear" w:color="auto" w:fill="F7F7F8"/>
        </w:rPr>
        <w:t>PropertyEditor</w:t>
      </w:r>
      <w:r>
        <w:rPr>
          <w:rFonts w:ascii="Arial" w:hAnsi="Arial" w:cs="Arial"/>
          <w:color w:val="34302D"/>
          <w:shd w:val="clear" w:color="auto" w:fill="FFFFFF"/>
        </w:rPr>
        <w:t>。这是一个很好的快捷方式，也是</w:t>
      </w:r>
      <w:r>
        <w:rPr>
          <w:rFonts w:ascii="Arial" w:hAnsi="Arial" w:cs="Arial"/>
          <w:color w:val="34302D"/>
          <w:shd w:val="clear" w:color="auto" w:fill="FFFFFF"/>
        </w:rPr>
        <w:t>Spring</w:t>
      </w:r>
      <w:r>
        <w:rPr>
          <w:rFonts w:ascii="Arial" w:hAnsi="Arial" w:cs="Arial"/>
          <w:color w:val="34302D"/>
          <w:shd w:val="clear" w:color="auto" w:fill="FFFFFF"/>
        </w:rPr>
        <w:t>团队支持</w:t>
      </w:r>
      <w:r>
        <w:rPr>
          <w:rStyle w:val="HTML"/>
          <w:rFonts w:ascii="Consolas" w:hAnsi="Consolas"/>
          <w:sz w:val="23"/>
          <w:szCs w:val="23"/>
          <w:shd w:val="clear" w:color="auto" w:fill="F7F7F8"/>
        </w:rPr>
        <w:t>&lt;value/&gt;</w:t>
      </w:r>
      <w:r>
        <w:rPr>
          <w:rFonts w:ascii="Arial" w:hAnsi="Arial" w:cs="Arial"/>
          <w:color w:val="34302D"/>
          <w:shd w:val="clear" w:color="auto" w:fill="FFFFFF"/>
        </w:rPr>
        <w:t>在</w:t>
      </w:r>
      <w:r>
        <w:rPr>
          <w:rStyle w:val="HTML"/>
          <w:rFonts w:ascii="Consolas" w:hAnsi="Consolas"/>
          <w:sz w:val="23"/>
          <w:szCs w:val="23"/>
          <w:shd w:val="clear" w:color="auto" w:fill="F7F7F8"/>
        </w:rPr>
        <w:t>value</w:t>
      </w:r>
      <w:r>
        <w:rPr>
          <w:rFonts w:ascii="Arial" w:hAnsi="Arial" w:cs="Arial"/>
          <w:color w:val="34302D"/>
          <w:shd w:val="clear" w:color="auto" w:fill="FFFFFF"/>
        </w:rPr>
        <w:t>属性样式上使用嵌套元素的少数几个地方之一。</w:t>
      </w:r>
    </w:p>
    <w:p w:rsidR="00BA0D5D" w:rsidRPr="005E029C" w:rsidRDefault="00BA0D5D">
      <w:pPr>
        <w:widowControl/>
        <w:shd w:val="clear" w:color="auto" w:fill="FFFFFF"/>
        <w:spacing w:after="300"/>
        <w:jc w:val="left"/>
        <w:rPr>
          <w:rFonts w:ascii="inherit" w:eastAsia="宋体" w:hAnsi="inherit" w:cs="Arial"/>
          <w:color w:val="34302D"/>
          <w:kern w:val="0"/>
          <w:sz w:val="24"/>
          <w:szCs w:val="24"/>
          <w:rPrChange w:id="2328" w:author="zhang alex" w:date="2019-07-28T22:51:00Z">
            <w:rPr>
              <w:rFonts w:ascii="Arial" w:eastAsia="宋体" w:hAnsi="Arial" w:cs="Arial"/>
              <w:color w:val="34302D"/>
              <w:kern w:val="0"/>
              <w:sz w:val="24"/>
              <w:szCs w:val="24"/>
            </w:rPr>
          </w:rPrChange>
        </w:rPr>
        <w:pPrChange w:id="2329" w:author="zhang alex" w:date="2019-07-28T22:51:00Z">
          <w:pPr>
            <w:widowControl/>
            <w:shd w:val="clear" w:color="auto" w:fill="FFFFFF"/>
            <w:spacing w:before="240" w:after="120"/>
            <w:jc w:val="left"/>
            <w:outlineLvl w:val="5"/>
          </w:pPr>
        </w:pPrChange>
      </w:pPr>
      <w:r w:rsidRPr="005E029C">
        <w:rPr>
          <w:rFonts w:ascii="inherit" w:eastAsia="宋体" w:hAnsi="inherit" w:cs="Arial"/>
          <w:color w:val="34302D"/>
          <w:kern w:val="0"/>
          <w:sz w:val="24"/>
          <w:szCs w:val="24"/>
          <w:rPrChange w:id="2330" w:author="zhang alex" w:date="2019-07-28T22:51:00Z">
            <w:rPr>
              <w:rFonts w:ascii="Arial" w:eastAsia="宋体" w:hAnsi="Arial" w:cs="Arial"/>
              <w:color w:val="34302D"/>
              <w:kern w:val="0"/>
              <w:sz w:val="24"/>
              <w:szCs w:val="24"/>
            </w:rPr>
          </w:rPrChange>
        </w:rPr>
        <w:t>The </w:t>
      </w:r>
      <w:r w:rsidRPr="005E029C">
        <w:rPr>
          <w:rFonts w:ascii="inherit" w:eastAsia="宋体" w:hAnsi="inherit" w:cs="Arial"/>
          <w:color w:val="34302D"/>
          <w:kern w:val="0"/>
          <w:sz w:val="24"/>
          <w:szCs w:val="24"/>
          <w:rPrChange w:id="2331" w:author="zhang alex" w:date="2019-07-28T22:51:00Z">
            <w:rPr>
              <w:rFonts w:ascii="Consolas" w:eastAsia="宋体" w:hAnsi="Consolas" w:cs="宋体"/>
              <w:color w:val="34302D"/>
              <w:kern w:val="0"/>
              <w:sz w:val="23"/>
              <w:szCs w:val="23"/>
              <w:shd w:val="clear" w:color="auto" w:fill="F7F7F8"/>
            </w:rPr>
          </w:rPrChange>
        </w:rPr>
        <w:t>idref</w:t>
      </w:r>
      <w:r w:rsidRPr="005E029C">
        <w:rPr>
          <w:rFonts w:ascii="inherit" w:eastAsia="宋体" w:hAnsi="inherit" w:cs="Arial"/>
          <w:color w:val="34302D"/>
          <w:kern w:val="0"/>
          <w:sz w:val="24"/>
          <w:szCs w:val="24"/>
          <w:rPrChange w:id="2332" w:author="zhang alex" w:date="2019-07-28T22:51:00Z">
            <w:rPr>
              <w:rFonts w:ascii="Arial" w:eastAsia="宋体" w:hAnsi="Arial" w:cs="Arial"/>
              <w:color w:val="34302D"/>
              <w:kern w:val="0"/>
              <w:sz w:val="24"/>
              <w:szCs w:val="24"/>
            </w:rPr>
          </w:rPrChange>
        </w:rPr>
        <w:t> element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idref</w:t>
      </w:r>
      <w:r w:rsidRPr="00BA0D5D">
        <w:rPr>
          <w:rFonts w:ascii="inherit" w:eastAsia="宋体" w:hAnsi="inherit" w:cs="Arial"/>
          <w:color w:val="34302D"/>
          <w:kern w:val="0"/>
          <w:sz w:val="24"/>
          <w:szCs w:val="24"/>
        </w:rPr>
        <w:t> element is simply an error-proof way to pass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 string value - not a reference) of another bean in the container to a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element. The following example shows how to use it:</w:t>
      </w:r>
    </w:p>
    <w:p w:rsidR="001E3D45" w:rsidRPr="001E3D45" w:rsidRDefault="001E3D45" w:rsidP="001E3D45">
      <w:pPr>
        <w:pStyle w:val="a3"/>
        <w:shd w:val="clear" w:color="auto" w:fill="FFFFFF"/>
        <w:spacing w:before="0" w:beforeAutospacing="0" w:after="300" w:afterAutospacing="0"/>
        <w:rPr>
          <w:rFonts w:ascii="inherit" w:hAnsi="inherit" w:cs="Arial" w:hint="eastAsia"/>
          <w:color w:val="34302D"/>
        </w:rPr>
      </w:pPr>
      <w:r w:rsidRPr="001E3D45">
        <w:rPr>
          <w:rFonts w:ascii="inherit" w:hAnsi="inherit" w:cs="Arial"/>
          <w:color w:val="34302D"/>
        </w:rPr>
        <w:t>该</w:t>
      </w:r>
      <w:r w:rsidRPr="001E3D45">
        <w:rPr>
          <w:rFonts w:ascii="inherit" w:hAnsi="inherit" w:cs="Arial"/>
        </w:rPr>
        <w:t>idref</w:t>
      </w:r>
      <w:r w:rsidRPr="001E3D45">
        <w:rPr>
          <w:rFonts w:ascii="inherit" w:hAnsi="inherit" w:cs="Arial"/>
          <w:color w:val="34302D"/>
        </w:rPr>
        <w:t>元素</w:t>
      </w:r>
    </w:p>
    <w:p w:rsidR="001E3D45" w:rsidRDefault="001E3D45" w:rsidP="001E3D45">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该</w:t>
      </w:r>
      <w:r>
        <w:rPr>
          <w:rStyle w:val="HTML"/>
          <w:rFonts w:ascii="Consolas" w:hAnsi="Consolas"/>
          <w:color w:val="34302D"/>
          <w:sz w:val="23"/>
          <w:szCs w:val="23"/>
          <w:shd w:val="clear" w:color="auto" w:fill="F7F7F8"/>
        </w:rPr>
        <w:t>idref</w:t>
      </w:r>
      <w:r>
        <w:rPr>
          <w:rFonts w:ascii="inherit" w:hAnsi="inherit" w:cs="Arial"/>
          <w:color w:val="34302D"/>
        </w:rPr>
        <w:t>元素只是一种防错方法，可以将</w:t>
      </w:r>
      <w:r>
        <w:rPr>
          <w:rStyle w:val="HTML"/>
          <w:rFonts w:ascii="Consolas" w:hAnsi="Consolas"/>
          <w:color w:val="34302D"/>
          <w:sz w:val="23"/>
          <w:szCs w:val="23"/>
          <w:shd w:val="clear" w:color="auto" w:fill="F7F7F8"/>
        </w:rPr>
        <w:t>id</w:t>
      </w:r>
      <w:r>
        <w:rPr>
          <w:rFonts w:ascii="inherit" w:hAnsi="inherit" w:cs="Arial"/>
          <w:color w:val="34302D"/>
        </w:rPr>
        <w:t>容器中另一个</w:t>
      </w:r>
      <w:r>
        <w:rPr>
          <w:rFonts w:ascii="inherit" w:hAnsi="inherit" w:cs="Arial"/>
          <w:color w:val="34302D"/>
        </w:rPr>
        <w:t>bean </w:t>
      </w:r>
      <w:r>
        <w:rPr>
          <w:rFonts w:ascii="inherit" w:hAnsi="inherit" w:cs="Arial"/>
          <w:color w:val="34302D"/>
        </w:rPr>
        <w:t>的（字符串值</w:t>
      </w:r>
      <w:r>
        <w:rPr>
          <w:rFonts w:ascii="inherit" w:hAnsi="inherit" w:cs="Arial"/>
          <w:color w:val="34302D"/>
        </w:rPr>
        <w:t xml:space="preserve"> - </w:t>
      </w:r>
      <w:r>
        <w:rPr>
          <w:rFonts w:ascii="inherit" w:hAnsi="inherit" w:cs="Arial"/>
          <w:color w:val="34302D"/>
        </w:rPr>
        <w:t>而不是引用）传递给</w:t>
      </w:r>
      <w:r>
        <w:rPr>
          <w:rStyle w:val="HTML"/>
          <w:rFonts w:ascii="Consolas" w:hAnsi="Consolas"/>
          <w:color w:val="34302D"/>
          <w:sz w:val="23"/>
          <w:szCs w:val="23"/>
          <w:shd w:val="clear" w:color="auto" w:fill="F7F7F8"/>
        </w:rPr>
        <w:t>&lt;constructor-arg/&gt;</w:t>
      </w:r>
      <w:r>
        <w:rPr>
          <w:rFonts w:ascii="inherit" w:hAnsi="inherit" w:cs="Arial"/>
          <w:color w:val="34302D"/>
        </w:rPr>
        <w:t>or</w:t>
      </w:r>
      <w:r>
        <w:rPr>
          <w:rFonts w:ascii="inherit" w:hAnsi="inherit" w:cs="Arial"/>
          <w:color w:val="34302D"/>
        </w:rPr>
        <w:t>或</w:t>
      </w:r>
      <w:r>
        <w:rPr>
          <w:rStyle w:val="HTML"/>
          <w:rFonts w:ascii="Consolas" w:hAnsi="Consolas"/>
          <w:color w:val="34302D"/>
          <w:sz w:val="23"/>
          <w:szCs w:val="23"/>
          <w:shd w:val="clear" w:color="auto" w:fill="F7F7F8"/>
        </w:rPr>
        <w:t>&lt;property/&gt;</w:t>
      </w:r>
      <w:r>
        <w:rPr>
          <w:rFonts w:ascii="inherit" w:hAnsi="inherit" w:cs="Arial"/>
          <w:color w:val="34302D"/>
        </w:rPr>
        <w:t> element</w:t>
      </w:r>
      <w:r>
        <w:rPr>
          <w:rFonts w:ascii="inherit" w:hAnsi="inherit" w:cs="Arial"/>
          <w:color w:val="34302D"/>
        </w:rPr>
        <w:t>。以下示例显示了如何使用它：</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"theTargetBean"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"theClientBean"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"targetName"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&lt;idref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"theTargetBean"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bean definition snippet is exactly equivalent (at runtime) to the following snippet:</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w:t>
      </w:r>
      <w:r>
        <w:rPr>
          <w:rFonts w:ascii="Arial" w:hAnsi="Arial" w:cs="Arial"/>
          <w:color w:val="34302D"/>
          <w:shd w:val="clear" w:color="auto" w:fill="FFFFFF"/>
        </w:rPr>
        <w:t>bean</w:t>
      </w:r>
      <w:r>
        <w:rPr>
          <w:rFonts w:ascii="Arial" w:hAnsi="Arial" w:cs="Arial"/>
          <w:color w:val="34302D"/>
          <w:shd w:val="clear" w:color="auto" w:fill="FFFFFF"/>
        </w:rPr>
        <w:t>定义代码段与以下代码段完全等效（在运行时）：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"theTargetBean"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"client"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"theTargetBean"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first form is preferable to the second, because using the </w:t>
      </w:r>
      <w:r w:rsidRPr="00BA0D5D">
        <w:rPr>
          <w:rFonts w:ascii="Consolas" w:eastAsia="宋体" w:hAnsi="Consolas" w:cs="宋体"/>
          <w:color w:val="34302D"/>
          <w:kern w:val="0"/>
          <w:sz w:val="23"/>
          <w:szCs w:val="23"/>
          <w:shd w:val="clear" w:color="auto" w:fill="F7F7F8"/>
        </w:rPr>
        <w:t>idref</w:t>
      </w:r>
      <w:r w:rsidRPr="00BA0D5D">
        <w:rPr>
          <w:rFonts w:ascii="inherit" w:eastAsia="宋体" w:hAnsi="inherit" w:cs="Arial"/>
          <w:color w:val="34302D"/>
          <w:kern w:val="0"/>
          <w:sz w:val="24"/>
          <w:szCs w:val="24"/>
        </w:rPr>
        <w:t> tag lets the container validate at deployment time that the referenced, named bean actually exists. In the second variation, no validation is performed on the value that is passed to the </w:t>
      </w:r>
      <w:r w:rsidRPr="00BA0D5D">
        <w:rPr>
          <w:rFonts w:ascii="Consolas" w:eastAsia="宋体" w:hAnsi="Consolas" w:cs="宋体"/>
          <w:color w:val="34302D"/>
          <w:kern w:val="0"/>
          <w:sz w:val="23"/>
          <w:szCs w:val="23"/>
          <w:shd w:val="clear" w:color="auto" w:fill="F7F7F8"/>
        </w:rPr>
        <w:t>targetName</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client</w:t>
      </w:r>
      <w:r w:rsidRPr="00BA0D5D">
        <w:rPr>
          <w:rFonts w:ascii="inherit" w:eastAsia="宋体" w:hAnsi="inherit" w:cs="Arial"/>
          <w:color w:val="34302D"/>
          <w:kern w:val="0"/>
          <w:sz w:val="24"/>
          <w:szCs w:val="24"/>
        </w:rPr>
        <w:t> bean. Typos are only discovered (with most likely fatal results) when the </w:t>
      </w:r>
      <w:r w:rsidRPr="00BA0D5D">
        <w:rPr>
          <w:rFonts w:ascii="Consolas" w:eastAsia="宋体" w:hAnsi="Consolas" w:cs="宋体"/>
          <w:color w:val="34302D"/>
          <w:kern w:val="0"/>
          <w:sz w:val="23"/>
          <w:szCs w:val="23"/>
          <w:shd w:val="clear" w:color="auto" w:fill="F7F7F8"/>
        </w:rPr>
        <w:t>client</w:t>
      </w:r>
      <w:r w:rsidRPr="00BA0D5D">
        <w:rPr>
          <w:rFonts w:ascii="inherit" w:eastAsia="宋体" w:hAnsi="inherit" w:cs="Arial"/>
          <w:color w:val="34302D"/>
          <w:kern w:val="0"/>
          <w:sz w:val="24"/>
          <w:szCs w:val="24"/>
        </w:rPr>
        <w:t> bean is actually instantiated. If the </w:t>
      </w:r>
      <w:r w:rsidRPr="00BA0D5D">
        <w:rPr>
          <w:rFonts w:ascii="Consolas" w:eastAsia="宋体" w:hAnsi="Consolas" w:cs="宋体"/>
          <w:color w:val="34302D"/>
          <w:kern w:val="0"/>
          <w:sz w:val="23"/>
          <w:szCs w:val="23"/>
          <w:shd w:val="clear" w:color="auto" w:fill="F7F7F8"/>
        </w:rPr>
        <w:t>client</w:t>
      </w:r>
      <w:r w:rsidRPr="00BA0D5D">
        <w:rPr>
          <w:rFonts w:ascii="inherit" w:eastAsia="宋体" w:hAnsi="inherit" w:cs="Arial"/>
          <w:color w:val="34302D"/>
          <w:kern w:val="0"/>
          <w:sz w:val="24"/>
          <w:szCs w:val="24"/>
        </w:rPr>
        <w:t> bean is a </w:t>
      </w:r>
      <w:hyperlink r:id="rId97" w:anchor="beans-factory-scopes" w:history="1">
        <w:r w:rsidRPr="00BA0D5D">
          <w:rPr>
            <w:rFonts w:ascii="inherit" w:eastAsia="宋体" w:hAnsi="inherit" w:cs="Arial"/>
            <w:color w:val="548E2E"/>
            <w:kern w:val="0"/>
            <w:sz w:val="24"/>
            <w:szCs w:val="24"/>
            <w:u w:val="single"/>
          </w:rPr>
          <w:t>prototype</w:t>
        </w:r>
      </w:hyperlink>
      <w:r w:rsidRPr="00BA0D5D">
        <w:rPr>
          <w:rFonts w:ascii="inherit" w:eastAsia="宋体" w:hAnsi="inherit" w:cs="Arial"/>
          <w:color w:val="34302D"/>
          <w:kern w:val="0"/>
          <w:sz w:val="24"/>
          <w:szCs w:val="24"/>
        </w:rPr>
        <w:t> bean, this typo and the resulting exception may only be discovered long after the container is deployed.</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第一种形式优于第二种形式，因为使用</w:t>
      </w:r>
      <w:r>
        <w:rPr>
          <w:rStyle w:val="HTML"/>
          <w:rFonts w:ascii="Consolas" w:hAnsi="Consolas"/>
          <w:sz w:val="23"/>
          <w:szCs w:val="23"/>
          <w:shd w:val="clear" w:color="auto" w:fill="F7F7F8"/>
        </w:rPr>
        <w:t>idref</w:t>
      </w:r>
      <w:r>
        <w:rPr>
          <w:rFonts w:ascii="Arial" w:hAnsi="Arial" w:cs="Arial"/>
          <w:color w:val="34302D"/>
          <w:shd w:val="clear" w:color="auto" w:fill="FFFFFF"/>
        </w:rPr>
        <w:t>标记允许容器在部署时验证引用的命名</w:t>
      </w:r>
      <w:r>
        <w:rPr>
          <w:rFonts w:ascii="Arial" w:hAnsi="Arial" w:cs="Arial"/>
          <w:color w:val="34302D"/>
          <w:shd w:val="clear" w:color="auto" w:fill="FFFFFF"/>
        </w:rPr>
        <w:t>bean</w:t>
      </w:r>
      <w:r>
        <w:rPr>
          <w:rFonts w:ascii="Arial" w:hAnsi="Arial" w:cs="Arial"/>
          <w:color w:val="34302D"/>
          <w:shd w:val="clear" w:color="auto" w:fill="FFFFFF"/>
        </w:rPr>
        <w:t>实际存在。在第二个变体中，不对传递给</w:t>
      </w:r>
      <w:r>
        <w:rPr>
          <w:rFonts w:ascii="Arial" w:hAnsi="Arial" w:cs="Arial"/>
          <w:color w:val="34302D"/>
          <w:shd w:val="clear" w:color="auto" w:fill="FFFFFF"/>
        </w:rPr>
        <w:t>bean </w:t>
      </w:r>
      <w:r>
        <w:rPr>
          <w:rFonts w:ascii="Arial" w:hAnsi="Arial" w:cs="Arial"/>
          <w:color w:val="34302D"/>
          <w:shd w:val="clear" w:color="auto" w:fill="FFFFFF"/>
        </w:rPr>
        <w:t>的</w:t>
      </w:r>
      <w:r>
        <w:rPr>
          <w:rStyle w:val="HTML"/>
          <w:rFonts w:ascii="Consolas" w:hAnsi="Consolas"/>
          <w:sz w:val="23"/>
          <w:szCs w:val="23"/>
          <w:shd w:val="clear" w:color="auto" w:fill="F7F7F8"/>
        </w:rPr>
        <w:t>targetName</w:t>
      </w:r>
      <w:r>
        <w:rPr>
          <w:rFonts w:ascii="Arial" w:hAnsi="Arial" w:cs="Arial"/>
          <w:color w:val="34302D"/>
          <w:shd w:val="clear" w:color="auto" w:fill="FFFFFF"/>
        </w:rPr>
        <w:t>属性的值执行验证</w:t>
      </w:r>
      <w:r>
        <w:rPr>
          <w:rStyle w:val="HTML"/>
          <w:rFonts w:ascii="Consolas" w:hAnsi="Consolas"/>
          <w:sz w:val="23"/>
          <w:szCs w:val="23"/>
          <w:shd w:val="clear" w:color="auto" w:fill="F7F7F8"/>
        </w:rPr>
        <w:t>client</w:t>
      </w:r>
      <w:r>
        <w:rPr>
          <w:rFonts w:ascii="Arial" w:hAnsi="Arial" w:cs="Arial"/>
          <w:color w:val="34302D"/>
          <w:shd w:val="clear" w:color="auto" w:fill="FFFFFF"/>
        </w:rPr>
        <w:t>。只有在</w:t>
      </w:r>
      <w:r>
        <w:rPr>
          <w:rStyle w:val="HTML"/>
          <w:rFonts w:ascii="Consolas" w:hAnsi="Consolas"/>
          <w:sz w:val="23"/>
          <w:szCs w:val="23"/>
          <w:shd w:val="clear" w:color="auto" w:fill="F7F7F8"/>
        </w:rPr>
        <w:t>client</w:t>
      </w:r>
      <w:r>
        <w:rPr>
          <w:rFonts w:ascii="Arial" w:hAnsi="Arial" w:cs="Arial"/>
          <w:color w:val="34302D"/>
          <w:shd w:val="clear" w:color="auto" w:fill="FFFFFF"/>
        </w:rPr>
        <w:t>实际实例化</w:t>
      </w:r>
      <w:r>
        <w:rPr>
          <w:rFonts w:ascii="Arial" w:hAnsi="Arial" w:cs="Arial"/>
          <w:color w:val="34302D"/>
          <w:shd w:val="clear" w:color="auto" w:fill="FFFFFF"/>
        </w:rPr>
        <w:t>bean </w:t>
      </w:r>
      <w:r>
        <w:rPr>
          <w:rFonts w:ascii="Arial" w:hAnsi="Arial" w:cs="Arial"/>
          <w:color w:val="34302D"/>
          <w:shd w:val="clear" w:color="auto" w:fill="FFFFFF"/>
        </w:rPr>
        <w:t>时才会发现错别字（很可能是致命的结果）。如果</w:t>
      </w:r>
      <w:r>
        <w:rPr>
          <w:rStyle w:val="HTML"/>
          <w:rFonts w:ascii="Consolas" w:hAnsi="Consolas"/>
          <w:sz w:val="23"/>
          <w:szCs w:val="23"/>
          <w:shd w:val="clear" w:color="auto" w:fill="F7F7F8"/>
        </w:rPr>
        <w:t>client</w:t>
      </w:r>
      <w:r>
        <w:rPr>
          <w:rFonts w:ascii="Arial" w:hAnsi="Arial" w:cs="Arial"/>
          <w:color w:val="34302D"/>
          <w:shd w:val="clear" w:color="auto" w:fill="FFFFFF"/>
        </w:rPr>
        <w:t>bean</w:t>
      </w:r>
      <w:r>
        <w:rPr>
          <w:rFonts w:ascii="Arial" w:hAnsi="Arial" w:cs="Arial"/>
          <w:color w:val="34302D"/>
          <w:shd w:val="clear" w:color="auto" w:fill="FFFFFF"/>
        </w:rPr>
        <w:t>是</w:t>
      </w:r>
      <w:hyperlink r:id="rId98" w:anchor="beans-factory-scopes" w:history="1">
        <w:r>
          <w:rPr>
            <w:rStyle w:val="a4"/>
            <w:rFonts w:ascii="Arial" w:hAnsi="Arial" w:cs="Arial"/>
            <w:color w:val="548E2E"/>
            <w:shd w:val="clear" w:color="auto" w:fill="FFFFFF"/>
          </w:rPr>
          <w:t>原型</w:t>
        </w:r>
      </w:hyperlink>
      <w:r>
        <w:rPr>
          <w:rFonts w:ascii="Arial" w:hAnsi="Arial" w:cs="Arial"/>
          <w:color w:val="34302D"/>
          <w:shd w:val="clear" w:color="auto" w:fill="FFFFFF"/>
        </w:rPr>
        <w:t> bean</w:t>
      </w:r>
      <w:r>
        <w:rPr>
          <w:rFonts w:ascii="Arial" w:hAnsi="Arial" w:cs="Arial"/>
          <w:color w:val="34302D"/>
          <w:shd w:val="clear" w:color="auto" w:fill="FFFFFF"/>
        </w:rPr>
        <w:t>，则只能在部署容器后很长时间才能发现此错误和产生的异常。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A56F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local</w:t>
            </w:r>
            <w:r w:rsidRPr="00BA0D5D">
              <w:rPr>
                <w:rFonts w:ascii="宋体" w:eastAsia="宋体" w:hAnsi="宋体" w:cs="宋体"/>
                <w:kern w:val="0"/>
                <w:sz w:val="24"/>
                <w:szCs w:val="24"/>
              </w:rPr>
              <w:t> attribute on the </w:t>
            </w:r>
            <w:r w:rsidRPr="00BA0D5D">
              <w:rPr>
                <w:rFonts w:ascii="Consolas" w:eastAsia="宋体" w:hAnsi="Consolas" w:cs="宋体"/>
                <w:kern w:val="0"/>
                <w:sz w:val="23"/>
                <w:szCs w:val="23"/>
                <w:shd w:val="clear" w:color="auto" w:fill="F7F7F8"/>
              </w:rPr>
              <w:t>idref</w:t>
            </w:r>
            <w:r w:rsidRPr="00BA0D5D">
              <w:rPr>
                <w:rFonts w:ascii="宋体" w:eastAsia="宋体" w:hAnsi="宋体" w:cs="宋体"/>
                <w:kern w:val="0"/>
                <w:sz w:val="24"/>
                <w:szCs w:val="24"/>
              </w:rPr>
              <w:t> element is no longer supported in the 4.0 beans XSD, since it does not provide value over a regular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reference any more. Change your existing </w:t>
            </w:r>
            <w:r w:rsidRPr="00BA0D5D">
              <w:rPr>
                <w:rFonts w:ascii="Consolas" w:eastAsia="宋体" w:hAnsi="Consolas" w:cs="宋体"/>
                <w:kern w:val="0"/>
                <w:sz w:val="23"/>
                <w:szCs w:val="23"/>
                <w:shd w:val="clear" w:color="auto" w:fill="F7F7F8"/>
              </w:rPr>
              <w:t>idref local</w:t>
            </w:r>
            <w:r w:rsidRPr="00BA0D5D">
              <w:rPr>
                <w:rFonts w:ascii="宋体" w:eastAsia="宋体" w:hAnsi="宋体" w:cs="宋体"/>
                <w:kern w:val="0"/>
                <w:sz w:val="24"/>
                <w:szCs w:val="24"/>
              </w:rPr>
              <w:t> references to </w:t>
            </w:r>
            <w:r w:rsidRPr="00BA0D5D">
              <w:rPr>
                <w:rFonts w:ascii="Consolas" w:eastAsia="宋体" w:hAnsi="Consolas" w:cs="宋体"/>
                <w:kern w:val="0"/>
                <w:sz w:val="23"/>
                <w:szCs w:val="23"/>
                <w:shd w:val="clear" w:color="auto" w:fill="F7F7F8"/>
              </w:rPr>
              <w:t>idref bean</w:t>
            </w:r>
            <w:r w:rsidRPr="00BA0D5D">
              <w:rPr>
                <w:rFonts w:ascii="宋体" w:eastAsia="宋体" w:hAnsi="宋体" w:cs="宋体"/>
                <w:kern w:val="0"/>
                <w:sz w:val="24"/>
                <w:szCs w:val="24"/>
              </w:rPr>
              <w:t> when upgrading to the 4.0 schema.</w:t>
            </w:r>
          </w:p>
          <w:p w:rsidR="001E3D45" w:rsidRPr="00BA0D5D" w:rsidRDefault="001E3D45" w:rsidP="00BA0D5D">
            <w:pPr>
              <w:widowControl/>
              <w:jc w:val="left"/>
              <w:rPr>
                <w:rFonts w:ascii="宋体" w:eastAsia="宋体" w:hAnsi="宋体" w:cs="宋体"/>
                <w:kern w:val="0"/>
                <w:sz w:val="24"/>
                <w:szCs w:val="24"/>
              </w:rPr>
            </w:pPr>
            <w:r>
              <w:rPr>
                <w:rFonts w:ascii="Arial" w:hAnsi="Arial" w:cs="Arial"/>
                <w:shd w:val="clear" w:color="auto" w:fill="EBF1E7"/>
              </w:rPr>
              <w:t>4.0 beans XSD</w:t>
            </w:r>
            <w:r>
              <w:rPr>
                <w:rFonts w:ascii="Arial" w:hAnsi="Arial" w:cs="Arial"/>
                <w:shd w:val="clear" w:color="auto" w:fill="EBF1E7"/>
              </w:rPr>
              <w:t>不再支持</w:t>
            </w:r>
            <w:r>
              <w:rPr>
                <w:rStyle w:val="HTML"/>
                <w:rFonts w:ascii="Consolas" w:hAnsi="Consolas"/>
                <w:sz w:val="23"/>
                <w:szCs w:val="23"/>
                <w:shd w:val="clear" w:color="auto" w:fill="F7F7F8"/>
              </w:rPr>
              <w:t>local</w:t>
            </w:r>
            <w:r>
              <w:rPr>
                <w:rFonts w:ascii="Arial" w:hAnsi="Arial" w:cs="Arial"/>
                <w:shd w:val="clear" w:color="auto" w:fill="EBF1E7"/>
              </w:rPr>
              <w:t>该</w:t>
            </w:r>
            <w:r>
              <w:rPr>
                <w:rStyle w:val="HTML"/>
                <w:rFonts w:ascii="Consolas" w:hAnsi="Consolas"/>
                <w:sz w:val="23"/>
                <w:szCs w:val="23"/>
                <w:shd w:val="clear" w:color="auto" w:fill="F7F7F8"/>
              </w:rPr>
              <w:t>idref</w:t>
            </w:r>
            <w:r>
              <w:rPr>
                <w:rFonts w:ascii="Arial" w:hAnsi="Arial" w:cs="Arial"/>
                <w:shd w:val="clear" w:color="auto" w:fill="EBF1E7"/>
              </w:rPr>
              <w:t>元素</w:t>
            </w:r>
            <w:r>
              <w:rPr>
                <w:rFonts w:ascii="Arial" w:hAnsi="Arial" w:cs="Arial"/>
                <w:shd w:val="clear" w:color="auto" w:fill="EBF1E7"/>
              </w:rPr>
              <w:t> </w:t>
            </w:r>
            <w:r>
              <w:rPr>
                <w:rFonts w:ascii="Arial" w:hAnsi="Arial" w:cs="Arial"/>
                <w:shd w:val="clear" w:color="auto" w:fill="EBF1E7"/>
              </w:rPr>
              <w:t>的属性，因为它不再提供常规</w:t>
            </w:r>
            <w:r>
              <w:rPr>
                <w:rStyle w:val="HTML"/>
                <w:rFonts w:ascii="Consolas" w:hAnsi="Consolas"/>
                <w:sz w:val="23"/>
                <w:szCs w:val="23"/>
                <w:shd w:val="clear" w:color="auto" w:fill="F7F7F8"/>
              </w:rPr>
              <w:t>bean</w:t>
            </w:r>
            <w:r>
              <w:rPr>
                <w:rFonts w:ascii="Arial" w:hAnsi="Arial" w:cs="Arial"/>
                <w:shd w:val="clear" w:color="auto" w:fill="EBF1E7"/>
              </w:rPr>
              <w:t>引用的值。升级到</w:t>
            </w:r>
            <w:r>
              <w:rPr>
                <w:rFonts w:ascii="Arial" w:hAnsi="Arial" w:cs="Arial"/>
                <w:shd w:val="clear" w:color="auto" w:fill="EBF1E7"/>
              </w:rPr>
              <w:t>4.0</w:t>
            </w:r>
            <w:r>
              <w:rPr>
                <w:rFonts w:ascii="Arial" w:hAnsi="Arial" w:cs="Arial"/>
                <w:shd w:val="clear" w:color="auto" w:fill="EBF1E7"/>
              </w:rPr>
              <w:t>架构时，将现有</w:t>
            </w:r>
            <w:r>
              <w:rPr>
                <w:rStyle w:val="HTML"/>
                <w:rFonts w:ascii="Consolas" w:hAnsi="Consolas"/>
                <w:sz w:val="23"/>
                <w:szCs w:val="23"/>
                <w:shd w:val="clear" w:color="auto" w:fill="F7F7F8"/>
              </w:rPr>
              <w:t>idref local</w:t>
            </w:r>
            <w:r>
              <w:rPr>
                <w:rFonts w:ascii="Arial" w:hAnsi="Arial" w:cs="Arial"/>
                <w:shd w:val="clear" w:color="auto" w:fill="EBF1E7"/>
              </w:rPr>
              <w:t>引用更改</w:t>
            </w:r>
            <w:r>
              <w:rPr>
                <w:rStyle w:val="HTML"/>
                <w:rFonts w:ascii="Consolas" w:hAnsi="Consolas"/>
                <w:sz w:val="23"/>
                <w:szCs w:val="23"/>
                <w:shd w:val="clear" w:color="auto" w:fill="F7F7F8"/>
              </w:rPr>
              <w:t>idref bean</w:t>
            </w:r>
            <w:r>
              <w:rPr>
                <w:rFonts w:ascii="Arial" w:hAnsi="Arial" w:cs="Arial"/>
                <w:shd w:val="clear" w:color="auto" w:fill="EBF1E7"/>
              </w:rPr>
              <w:t>为。</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common place (at least in versions earlier than Spring 2.0) where the </w:t>
      </w:r>
      <w:r w:rsidRPr="00BA0D5D">
        <w:rPr>
          <w:rFonts w:ascii="Consolas" w:eastAsia="宋体" w:hAnsi="Consolas" w:cs="宋体"/>
          <w:color w:val="34302D"/>
          <w:kern w:val="0"/>
          <w:sz w:val="23"/>
          <w:szCs w:val="23"/>
          <w:shd w:val="clear" w:color="auto" w:fill="F7F7F8"/>
        </w:rPr>
        <w:t>&lt;idref/&gt;</w:t>
      </w:r>
      <w:r w:rsidRPr="00BA0D5D">
        <w:rPr>
          <w:rFonts w:ascii="inherit" w:eastAsia="宋体" w:hAnsi="inherit" w:cs="Arial"/>
          <w:color w:val="34302D"/>
          <w:kern w:val="0"/>
          <w:sz w:val="24"/>
          <w:szCs w:val="24"/>
        </w:rPr>
        <w:t> element brings value is in the configuration of </w:t>
      </w:r>
      <w:hyperlink r:id="rId99" w:anchor="aop-pfb-1" w:history="1">
        <w:r w:rsidRPr="00BA0D5D">
          <w:rPr>
            <w:rFonts w:ascii="inherit" w:eastAsia="宋体" w:hAnsi="inherit" w:cs="Arial"/>
            <w:color w:val="548E2E"/>
            <w:kern w:val="0"/>
            <w:sz w:val="24"/>
            <w:szCs w:val="24"/>
            <w:u w:val="single"/>
          </w:rPr>
          <w:t>AOP interceptors</w:t>
        </w:r>
      </w:hyperlink>
      <w:r w:rsidRPr="00BA0D5D">
        <w:rPr>
          <w:rFonts w:ascii="inherit" w:eastAsia="宋体" w:hAnsi="inherit" w:cs="Arial"/>
          <w:color w:val="34302D"/>
          <w:kern w:val="0"/>
          <w:sz w:val="24"/>
          <w:szCs w:val="24"/>
        </w:rPr>
        <w:t> in a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bean definition. Using </w:t>
      </w:r>
      <w:r w:rsidRPr="00BA0D5D">
        <w:rPr>
          <w:rFonts w:ascii="Consolas" w:eastAsia="宋体" w:hAnsi="Consolas" w:cs="宋体"/>
          <w:color w:val="34302D"/>
          <w:kern w:val="0"/>
          <w:sz w:val="23"/>
          <w:szCs w:val="23"/>
          <w:shd w:val="clear" w:color="auto" w:fill="F7F7F8"/>
        </w:rPr>
        <w:t>&lt;idref/&gt;</w:t>
      </w:r>
      <w:r w:rsidRPr="00BA0D5D">
        <w:rPr>
          <w:rFonts w:ascii="inherit" w:eastAsia="宋体" w:hAnsi="inherit" w:cs="Arial"/>
          <w:color w:val="34302D"/>
          <w:kern w:val="0"/>
          <w:sz w:val="24"/>
          <w:szCs w:val="24"/>
        </w:rPr>
        <w:t> elements when you specify the interceptor names prevents you from misspelling an interceptor ID.</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其中一个共同的地方（至少在早期比</w:t>
      </w:r>
      <w:r>
        <w:rPr>
          <w:rFonts w:ascii="Arial" w:hAnsi="Arial" w:cs="Arial"/>
          <w:color w:val="34302D"/>
          <w:shd w:val="clear" w:color="auto" w:fill="FFFFFF"/>
        </w:rPr>
        <w:t>Spring 2.0</w:t>
      </w:r>
      <w:r>
        <w:rPr>
          <w:rFonts w:ascii="Arial" w:hAnsi="Arial" w:cs="Arial"/>
          <w:color w:val="34302D"/>
          <w:shd w:val="clear" w:color="auto" w:fill="FFFFFF"/>
        </w:rPr>
        <w:t>版本）</w:t>
      </w:r>
      <w:r>
        <w:rPr>
          <w:rStyle w:val="HTML"/>
          <w:rFonts w:ascii="Consolas" w:hAnsi="Consolas"/>
          <w:sz w:val="23"/>
          <w:szCs w:val="23"/>
          <w:shd w:val="clear" w:color="auto" w:fill="F7F7F8"/>
        </w:rPr>
        <w:t>&lt;idref/&gt;</w:t>
      </w:r>
      <w:r>
        <w:rPr>
          <w:rFonts w:ascii="Arial" w:hAnsi="Arial" w:cs="Arial"/>
          <w:color w:val="34302D"/>
          <w:shd w:val="clear" w:color="auto" w:fill="FFFFFF"/>
        </w:rPr>
        <w:t>元素带来的值在配置</w:t>
      </w:r>
      <w:hyperlink r:id="rId100" w:anchor="aop-pfb-1" w:history="1">
        <w:r>
          <w:rPr>
            <w:rStyle w:val="a4"/>
            <w:rFonts w:ascii="Arial" w:hAnsi="Arial" w:cs="Arial"/>
            <w:color w:val="548E2E"/>
            <w:shd w:val="clear" w:color="auto" w:fill="FFFFFF"/>
          </w:rPr>
          <w:t>AOP</w:t>
        </w:r>
        <w:r>
          <w:rPr>
            <w:rStyle w:val="a4"/>
            <w:rFonts w:ascii="Arial" w:hAnsi="Arial" w:cs="Arial"/>
            <w:color w:val="548E2E"/>
            <w:shd w:val="clear" w:color="auto" w:fill="FFFFFF"/>
          </w:rPr>
          <w:t>拦截</w:t>
        </w:r>
      </w:hyperlink>
      <w:r>
        <w:rPr>
          <w:rFonts w:ascii="Arial" w:hAnsi="Arial" w:cs="Arial"/>
          <w:color w:val="34302D"/>
          <w:shd w:val="clear" w:color="auto" w:fill="FFFFFF"/>
        </w:rPr>
        <w:t>在</w:t>
      </w:r>
      <w:r>
        <w:rPr>
          <w:rFonts w:ascii="Arial" w:hAnsi="Arial" w:cs="Arial"/>
          <w:color w:val="34302D"/>
          <w:shd w:val="clear" w:color="auto" w:fill="FFFFFF"/>
        </w:rPr>
        <w:t> </w:t>
      </w:r>
      <w:r>
        <w:rPr>
          <w:rStyle w:val="HTML"/>
          <w:rFonts w:ascii="Consolas" w:hAnsi="Consolas"/>
          <w:sz w:val="23"/>
          <w:szCs w:val="23"/>
          <w:shd w:val="clear" w:color="auto" w:fill="F7F7F8"/>
        </w:rPr>
        <w:t>ProxyFactoryBean</w:t>
      </w:r>
      <w:r>
        <w:rPr>
          <w:rFonts w:ascii="Arial" w:hAnsi="Arial" w:cs="Arial"/>
          <w:color w:val="34302D"/>
          <w:shd w:val="clear" w:color="auto" w:fill="FFFFFF"/>
        </w:rPr>
        <w:t>bean</w:t>
      </w:r>
      <w:r>
        <w:rPr>
          <w:rFonts w:ascii="Arial" w:hAnsi="Arial" w:cs="Arial"/>
          <w:color w:val="34302D"/>
          <w:shd w:val="clear" w:color="auto" w:fill="FFFFFF"/>
        </w:rPr>
        <w:t>定义。</w:t>
      </w:r>
      <w:r>
        <w:rPr>
          <w:rStyle w:val="HTML"/>
          <w:rFonts w:ascii="Consolas" w:hAnsi="Consolas"/>
          <w:sz w:val="23"/>
          <w:szCs w:val="23"/>
          <w:shd w:val="clear" w:color="auto" w:fill="F7F7F8"/>
        </w:rPr>
        <w:t>&lt;idref/&gt;</w:t>
      </w:r>
      <w:r>
        <w:rPr>
          <w:rFonts w:ascii="Arial" w:hAnsi="Arial" w:cs="Arial"/>
          <w:color w:val="34302D"/>
          <w:shd w:val="clear" w:color="auto" w:fill="FFFFFF"/>
        </w:rPr>
        <w:t>指定拦截器名称时使用元素可防止拼写错误的拦截器</w:t>
      </w:r>
      <w:r>
        <w:rPr>
          <w:rFonts w:ascii="Arial" w:hAnsi="Arial" w:cs="Arial"/>
          <w:color w:val="34302D"/>
          <w:shd w:val="clear" w:color="auto" w:fill="FFFFFF"/>
        </w:rPr>
        <w:t>ID</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References to Other Beans (Collaborators)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element is the final element inside a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definition element. Here, you set the value of the specified property of a bean to be a reference to another bean (a collaborator) managed by the container. The referenced bean is a dependency of the bean whose property is to be set, and it is initialized on demand as needed before the property is set. (If the collaborator is a singleton bean, it may already be initialized by the container.) All references are ultimately a reference to another object. Scoping and validation depend on whether you specify the ID or name of the other object through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local,</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parent</w:t>
      </w:r>
      <w:r w:rsidRPr="00BA0D5D">
        <w:rPr>
          <w:rFonts w:ascii="inherit" w:eastAsia="宋体" w:hAnsi="inherit" w:cs="Arial"/>
          <w:color w:val="34302D"/>
          <w:kern w:val="0"/>
          <w:sz w:val="24"/>
          <w:szCs w:val="24"/>
        </w:rPr>
        <w:t> attributes.</w:t>
      </w:r>
    </w:p>
    <w:p w:rsidR="001E3D45" w:rsidRPr="001E3D45" w:rsidRDefault="001E3D45" w:rsidP="001E3D45">
      <w:pPr>
        <w:pStyle w:val="a3"/>
        <w:shd w:val="clear" w:color="auto" w:fill="FFFFFF"/>
        <w:spacing w:before="0" w:beforeAutospacing="0" w:after="300" w:afterAutospacing="0"/>
        <w:rPr>
          <w:rFonts w:ascii="inherit" w:hAnsi="inherit" w:cs="Arial" w:hint="eastAsia"/>
          <w:color w:val="34302D"/>
        </w:rPr>
      </w:pPr>
      <w:r w:rsidRPr="001E3D45">
        <w:rPr>
          <w:rFonts w:ascii="inherit" w:hAnsi="inherit" w:cs="Arial"/>
          <w:color w:val="34302D"/>
        </w:rPr>
        <w:t>参考其他豆类（合作者）</w:t>
      </w:r>
    </w:p>
    <w:p w:rsidR="001E3D45" w:rsidRPr="001E3D45" w:rsidRDefault="001E3D45" w:rsidP="001E3D45">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所述</w:t>
      </w:r>
      <w:r>
        <w:rPr>
          <w:rStyle w:val="HTML"/>
          <w:rFonts w:ascii="Consolas" w:hAnsi="Consolas"/>
          <w:color w:val="34302D"/>
          <w:sz w:val="23"/>
          <w:szCs w:val="23"/>
          <w:shd w:val="clear" w:color="auto" w:fill="F7F7F8"/>
        </w:rPr>
        <w:t>ref</w:t>
      </w:r>
      <w:r>
        <w:rPr>
          <w:rFonts w:ascii="inherit" w:hAnsi="inherit" w:cs="Arial"/>
          <w:color w:val="34302D"/>
        </w:rPr>
        <w:t>元件是内部的最终元件</w:t>
      </w:r>
      <w:r>
        <w:rPr>
          <w:rStyle w:val="HTML"/>
          <w:rFonts w:ascii="Consolas" w:hAnsi="Consolas"/>
          <w:color w:val="34302D"/>
          <w:sz w:val="23"/>
          <w:szCs w:val="23"/>
          <w:shd w:val="clear" w:color="auto" w:fill="F7F7F8"/>
        </w:rPr>
        <w:t>&lt;constructor-arg/&gt;</w:t>
      </w:r>
      <w:r>
        <w:rPr>
          <w:rFonts w:ascii="inherit" w:hAnsi="inherit" w:cs="Arial"/>
          <w:color w:val="34302D"/>
        </w:rPr>
        <w:t>或</w:t>
      </w:r>
      <w:r>
        <w:rPr>
          <w:rStyle w:val="HTML"/>
          <w:rFonts w:ascii="Consolas" w:hAnsi="Consolas"/>
          <w:color w:val="34302D"/>
          <w:sz w:val="23"/>
          <w:szCs w:val="23"/>
          <w:shd w:val="clear" w:color="auto" w:fill="F7F7F8"/>
        </w:rPr>
        <w:t>&lt;property/&gt;</w:t>
      </w:r>
      <w:r>
        <w:rPr>
          <w:rFonts w:ascii="inherit" w:hAnsi="inherit" w:cs="Arial"/>
          <w:color w:val="34302D"/>
        </w:rPr>
        <w:t> </w:t>
      </w:r>
      <w:r>
        <w:rPr>
          <w:rFonts w:ascii="inherit" w:hAnsi="inherit" w:cs="Arial"/>
          <w:color w:val="34302D"/>
        </w:rPr>
        <w:t>定义元素。在这里，您将</w:t>
      </w:r>
      <w:r>
        <w:rPr>
          <w:rFonts w:ascii="inherit" w:hAnsi="inherit" w:cs="Arial"/>
          <w:color w:val="34302D"/>
        </w:rPr>
        <w:t>bean</w:t>
      </w:r>
      <w:r>
        <w:rPr>
          <w:rFonts w:ascii="inherit" w:hAnsi="inherit" w:cs="Arial"/>
          <w:color w:val="34302D"/>
        </w:rPr>
        <w:t>的指定属性的值设置为对容器管理的另一个</w:t>
      </w:r>
      <w:r>
        <w:rPr>
          <w:rFonts w:ascii="inherit" w:hAnsi="inherit" w:cs="Arial"/>
          <w:color w:val="34302D"/>
        </w:rPr>
        <w:t>bean</w:t>
      </w:r>
      <w:r>
        <w:rPr>
          <w:rFonts w:ascii="inherit" w:hAnsi="inherit" w:cs="Arial"/>
          <w:color w:val="34302D"/>
        </w:rPr>
        <w:t>（协作者）的引用。引用的</w:t>
      </w:r>
      <w:r>
        <w:rPr>
          <w:rFonts w:ascii="inherit" w:hAnsi="inherit" w:cs="Arial"/>
          <w:color w:val="34302D"/>
        </w:rPr>
        <w:t>bean</w:t>
      </w:r>
      <w:r>
        <w:rPr>
          <w:rFonts w:ascii="inherit" w:hAnsi="inherit" w:cs="Arial"/>
          <w:color w:val="34302D"/>
        </w:rPr>
        <w:t>是要设置其属性的</w:t>
      </w:r>
      <w:r>
        <w:rPr>
          <w:rFonts w:ascii="inherit" w:hAnsi="inherit" w:cs="Arial"/>
          <w:color w:val="34302D"/>
        </w:rPr>
        <w:t>bean</w:t>
      </w:r>
      <w:r>
        <w:rPr>
          <w:rFonts w:ascii="inherit" w:hAnsi="inherit" w:cs="Arial"/>
          <w:color w:val="34302D"/>
        </w:rPr>
        <w:t>的依赖项，并且在设置该属性之前根据需要对其进行初始化。（如果协作者是单例</w:t>
      </w:r>
      <w:r>
        <w:rPr>
          <w:rFonts w:ascii="inherit" w:hAnsi="inherit" w:cs="Arial"/>
          <w:color w:val="34302D"/>
        </w:rPr>
        <w:t>bean</w:t>
      </w:r>
      <w:r>
        <w:rPr>
          <w:rFonts w:ascii="inherit" w:hAnsi="inherit" w:cs="Arial"/>
          <w:color w:val="34302D"/>
        </w:rPr>
        <w:t>，它可能已经被容器初始化。）所有引用最终都是对另一个对象的引用。划定范围和有效性取决于是否通过指定其他对象的</w:t>
      </w:r>
      <w:r>
        <w:rPr>
          <w:rFonts w:ascii="inherit" w:hAnsi="inherit" w:cs="Arial"/>
          <w:color w:val="34302D"/>
        </w:rPr>
        <w:t>ID</w:t>
      </w:r>
      <w:r>
        <w:rPr>
          <w:rFonts w:ascii="inherit" w:hAnsi="inherit" w:cs="Arial"/>
          <w:color w:val="34302D"/>
        </w:rPr>
        <w:t>或名称</w:t>
      </w:r>
      <w:r>
        <w:rPr>
          <w:rStyle w:val="HTML"/>
          <w:rFonts w:ascii="Consolas" w:hAnsi="Consolas"/>
          <w:color w:val="34302D"/>
          <w:sz w:val="23"/>
          <w:szCs w:val="23"/>
          <w:shd w:val="clear" w:color="auto" w:fill="F7F7F8"/>
        </w:rPr>
        <w:t>bean</w:t>
      </w:r>
      <w:r>
        <w:rPr>
          <w:rFonts w:ascii="inherit" w:hAnsi="inherit" w:cs="Arial"/>
          <w:color w:val="34302D"/>
        </w:rPr>
        <w:t>，</w:t>
      </w:r>
      <w:r>
        <w:rPr>
          <w:rStyle w:val="HTML"/>
          <w:rFonts w:ascii="Consolas" w:hAnsi="Consolas"/>
          <w:color w:val="34302D"/>
          <w:sz w:val="23"/>
          <w:szCs w:val="23"/>
          <w:shd w:val="clear" w:color="auto" w:fill="F7F7F8"/>
        </w:rPr>
        <w:t>local,</w:t>
      </w:r>
      <w:r>
        <w:rPr>
          <w:rFonts w:ascii="inherit" w:hAnsi="inherit" w:cs="Arial"/>
          <w:color w:val="34302D"/>
        </w:rPr>
        <w:t>或</w:t>
      </w:r>
      <w:r>
        <w:rPr>
          <w:rStyle w:val="HTML"/>
          <w:rFonts w:ascii="Consolas" w:hAnsi="Consolas"/>
          <w:color w:val="34302D"/>
          <w:sz w:val="23"/>
          <w:szCs w:val="23"/>
          <w:shd w:val="clear" w:color="auto" w:fill="F7F7F8"/>
        </w:rPr>
        <w:t>parent</w:t>
      </w:r>
      <w:r>
        <w:rPr>
          <w:rFonts w:ascii="inherit" w:hAnsi="inherit" w:cs="Arial"/>
          <w:color w:val="34302D"/>
        </w:rPr>
        <w:t>属性。</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Specifying the target bean through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&lt;ref/&gt;</w:t>
      </w:r>
      <w:r w:rsidRPr="00BA0D5D">
        <w:rPr>
          <w:rFonts w:ascii="inherit" w:eastAsia="宋体" w:hAnsi="inherit" w:cs="Arial"/>
          <w:color w:val="34302D"/>
          <w:kern w:val="0"/>
          <w:sz w:val="24"/>
          <w:szCs w:val="24"/>
        </w:rPr>
        <w:t xml:space="preserve"> tag is the most general form and allows creation of a reference to any bean in the same container or parent container, regardless of whether it is in </w:t>
      </w:r>
      <w:r w:rsidRPr="00BA0D5D">
        <w:rPr>
          <w:rFonts w:ascii="inherit" w:eastAsia="宋体" w:hAnsi="inherit" w:cs="Arial"/>
          <w:color w:val="34302D"/>
          <w:kern w:val="0"/>
          <w:sz w:val="24"/>
          <w:szCs w:val="24"/>
        </w:rPr>
        <w:lastRenderedPageBreak/>
        <w:t>the same XML file. The value of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attribute may be the same as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of the target bean or be the same as one of the values in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attribute of the target bean. The following example shows how to use a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element:</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通过标记的</w:t>
      </w:r>
      <w:r>
        <w:rPr>
          <w:rStyle w:val="HTML"/>
          <w:rFonts w:ascii="Consolas" w:hAnsi="Consolas"/>
          <w:sz w:val="23"/>
          <w:szCs w:val="23"/>
          <w:shd w:val="clear" w:color="auto" w:fill="F7F7F8"/>
        </w:rPr>
        <w:t>bean</w:t>
      </w:r>
      <w:r>
        <w:rPr>
          <w:rFonts w:ascii="Arial" w:hAnsi="Arial" w:cs="Arial"/>
          <w:color w:val="34302D"/>
          <w:shd w:val="clear" w:color="auto" w:fill="FFFFFF"/>
        </w:rPr>
        <w:t>属性指定目标</w:t>
      </w:r>
      <w:r>
        <w:rPr>
          <w:rFonts w:ascii="Arial" w:hAnsi="Arial" w:cs="Arial"/>
          <w:color w:val="34302D"/>
          <w:shd w:val="clear" w:color="auto" w:fill="FFFFFF"/>
        </w:rPr>
        <w:t>bean </w:t>
      </w:r>
      <w:r>
        <w:rPr>
          <w:rStyle w:val="HTML"/>
          <w:rFonts w:ascii="Consolas" w:hAnsi="Consolas"/>
          <w:sz w:val="23"/>
          <w:szCs w:val="23"/>
          <w:shd w:val="clear" w:color="auto" w:fill="F7F7F8"/>
        </w:rPr>
        <w:t>&lt;ref/&gt;</w:t>
      </w:r>
      <w:r>
        <w:rPr>
          <w:rFonts w:ascii="Arial" w:hAnsi="Arial" w:cs="Arial"/>
          <w:color w:val="34302D"/>
          <w:shd w:val="clear" w:color="auto" w:fill="FFFFFF"/>
        </w:rPr>
        <w:t>是最常用的形式，并允许创建对同一容器或父容器中的任何</w:t>
      </w:r>
      <w:r>
        <w:rPr>
          <w:rFonts w:ascii="Arial" w:hAnsi="Arial" w:cs="Arial"/>
          <w:color w:val="34302D"/>
          <w:shd w:val="clear" w:color="auto" w:fill="FFFFFF"/>
        </w:rPr>
        <w:t>bean</w:t>
      </w:r>
      <w:r>
        <w:rPr>
          <w:rFonts w:ascii="Arial" w:hAnsi="Arial" w:cs="Arial"/>
          <w:color w:val="34302D"/>
          <w:shd w:val="clear" w:color="auto" w:fill="FFFFFF"/>
        </w:rPr>
        <w:t>的引用，而不管它是否在同一</w:t>
      </w:r>
      <w:r>
        <w:rPr>
          <w:rFonts w:ascii="Arial" w:hAnsi="Arial" w:cs="Arial"/>
          <w:color w:val="34302D"/>
          <w:shd w:val="clear" w:color="auto" w:fill="FFFFFF"/>
        </w:rPr>
        <w:t>XML</w:t>
      </w:r>
      <w:r>
        <w:rPr>
          <w:rFonts w:ascii="Arial" w:hAnsi="Arial" w:cs="Arial"/>
          <w:color w:val="34302D"/>
          <w:shd w:val="clear" w:color="auto" w:fill="FFFFFF"/>
        </w:rPr>
        <w:t>文件中。</w:t>
      </w:r>
      <w:r>
        <w:rPr>
          <w:rStyle w:val="HTML"/>
          <w:rFonts w:ascii="Consolas" w:hAnsi="Consolas"/>
          <w:sz w:val="23"/>
          <w:szCs w:val="23"/>
          <w:shd w:val="clear" w:color="auto" w:fill="F7F7F8"/>
        </w:rPr>
        <w:t>bean</w:t>
      </w:r>
      <w:r>
        <w:rPr>
          <w:rFonts w:ascii="Arial" w:hAnsi="Arial" w:cs="Arial"/>
          <w:color w:val="34302D"/>
          <w:shd w:val="clear" w:color="auto" w:fill="FFFFFF"/>
        </w:rPr>
        <w:t>属性的值</w:t>
      </w:r>
      <w:r>
        <w:rPr>
          <w:rFonts w:ascii="Arial" w:hAnsi="Arial" w:cs="Arial"/>
          <w:color w:val="34302D"/>
          <w:shd w:val="clear" w:color="auto" w:fill="FFFFFF"/>
        </w:rPr>
        <w:t> </w:t>
      </w:r>
      <w:r>
        <w:rPr>
          <w:rFonts w:ascii="Arial" w:hAnsi="Arial" w:cs="Arial"/>
          <w:color w:val="34302D"/>
          <w:shd w:val="clear" w:color="auto" w:fill="FFFFFF"/>
        </w:rPr>
        <w:t>可以</w:t>
      </w:r>
      <w:r>
        <w:rPr>
          <w:rStyle w:val="HTML"/>
          <w:rFonts w:ascii="Consolas" w:hAnsi="Consolas"/>
          <w:sz w:val="23"/>
          <w:szCs w:val="23"/>
          <w:shd w:val="clear" w:color="auto" w:fill="F7F7F8"/>
        </w:rPr>
        <w:t>id</w:t>
      </w:r>
      <w:r>
        <w:rPr>
          <w:rFonts w:ascii="Arial" w:hAnsi="Arial" w:cs="Arial"/>
          <w:color w:val="34302D"/>
          <w:shd w:val="clear" w:color="auto" w:fill="FFFFFF"/>
        </w:rPr>
        <w:t>与目标</w:t>
      </w:r>
      <w:r>
        <w:rPr>
          <w:rFonts w:ascii="Arial" w:hAnsi="Arial" w:cs="Arial"/>
          <w:color w:val="34302D"/>
          <w:shd w:val="clear" w:color="auto" w:fill="FFFFFF"/>
        </w:rPr>
        <w:t>bean </w:t>
      </w:r>
      <w:r>
        <w:rPr>
          <w:rFonts w:ascii="Arial" w:hAnsi="Arial" w:cs="Arial"/>
          <w:color w:val="34302D"/>
          <w:shd w:val="clear" w:color="auto" w:fill="FFFFFF"/>
        </w:rPr>
        <w:t>的属性相同，或者与目标</w:t>
      </w:r>
      <w:r>
        <w:rPr>
          <w:rFonts w:ascii="Arial" w:hAnsi="Arial" w:cs="Arial"/>
          <w:color w:val="34302D"/>
          <w:shd w:val="clear" w:color="auto" w:fill="FFFFFF"/>
        </w:rPr>
        <w:t>bean</w:t>
      </w:r>
      <w:r>
        <w:rPr>
          <w:rFonts w:ascii="Arial" w:hAnsi="Arial" w:cs="Arial"/>
          <w:color w:val="34302D"/>
          <w:shd w:val="clear" w:color="auto" w:fill="FFFFFF"/>
        </w:rPr>
        <w:t>的</w:t>
      </w:r>
      <w:r>
        <w:rPr>
          <w:rStyle w:val="HTML"/>
          <w:rFonts w:ascii="Consolas" w:hAnsi="Consolas"/>
          <w:sz w:val="23"/>
          <w:szCs w:val="23"/>
          <w:shd w:val="clear" w:color="auto" w:fill="F7F7F8"/>
        </w:rPr>
        <w:t>name</w:t>
      </w:r>
      <w:r>
        <w:rPr>
          <w:rFonts w:ascii="Arial" w:hAnsi="Arial" w:cs="Arial"/>
          <w:color w:val="34302D"/>
          <w:shd w:val="clear" w:color="auto" w:fill="FFFFFF"/>
        </w:rPr>
        <w:t>属性中的值之一相同。以下示例显示如何使用</w:t>
      </w:r>
      <w:r>
        <w:rPr>
          <w:rStyle w:val="HTML"/>
          <w:rFonts w:ascii="Consolas" w:hAnsi="Consolas"/>
          <w:sz w:val="23"/>
          <w:szCs w:val="23"/>
          <w:shd w:val="clear" w:color="auto" w:fill="F7F7F8"/>
        </w:rPr>
        <w:t>ref</w:t>
      </w:r>
      <w:r>
        <w:rPr>
          <w:rFonts w:ascii="Arial" w:hAnsi="Arial" w:cs="Arial"/>
          <w:color w:val="34302D"/>
          <w:shd w:val="clear" w:color="auto" w:fill="FFFFFF"/>
        </w:rPr>
        <w:t>元素：</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"someBean"</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Specifying the target bean through the </w:t>
      </w:r>
      <w:r w:rsidRPr="00BA0D5D">
        <w:rPr>
          <w:rFonts w:ascii="Consolas" w:eastAsia="宋体" w:hAnsi="Consolas" w:cs="宋体"/>
          <w:color w:val="34302D"/>
          <w:kern w:val="0"/>
          <w:sz w:val="23"/>
          <w:szCs w:val="23"/>
          <w:shd w:val="clear" w:color="auto" w:fill="F7F7F8"/>
        </w:rPr>
        <w:t>parent</w:t>
      </w:r>
      <w:r w:rsidRPr="00BA0D5D">
        <w:rPr>
          <w:rFonts w:ascii="inherit" w:eastAsia="宋体" w:hAnsi="inherit" w:cs="Arial"/>
          <w:color w:val="34302D"/>
          <w:kern w:val="0"/>
          <w:sz w:val="24"/>
          <w:szCs w:val="24"/>
        </w:rPr>
        <w:t> attribute creates a reference to a bean that is in a parent container of the current container. The value of the </w:t>
      </w:r>
      <w:r w:rsidRPr="00BA0D5D">
        <w:rPr>
          <w:rFonts w:ascii="Consolas" w:eastAsia="宋体" w:hAnsi="Consolas" w:cs="宋体"/>
          <w:color w:val="34302D"/>
          <w:kern w:val="0"/>
          <w:sz w:val="23"/>
          <w:szCs w:val="23"/>
          <w:shd w:val="clear" w:color="auto" w:fill="F7F7F8"/>
        </w:rPr>
        <w:t>parent</w:t>
      </w:r>
      <w:r w:rsidRPr="00BA0D5D">
        <w:rPr>
          <w:rFonts w:ascii="inherit" w:eastAsia="宋体" w:hAnsi="inherit" w:cs="Arial"/>
          <w:color w:val="34302D"/>
          <w:kern w:val="0"/>
          <w:sz w:val="24"/>
          <w:szCs w:val="24"/>
        </w:rPr>
        <w:t> attribute may be the same as either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of the target bean or one of the values in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of the target bean. The target bean must be in a parent container of the current one. You should use this bean reference variant mainly when you have a hierarchy of containers and you want to wrap an existing bean in a parent container with a proxy that has the same name as the parent bean. The following pair of listings shows how to use the </w:t>
      </w:r>
      <w:r w:rsidRPr="00BA0D5D">
        <w:rPr>
          <w:rFonts w:ascii="Consolas" w:eastAsia="宋体" w:hAnsi="Consolas" w:cs="宋体"/>
          <w:color w:val="34302D"/>
          <w:kern w:val="0"/>
          <w:sz w:val="23"/>
          <w:szCs w:val="23"/>
          <w:shd w:val="clear" w:color="auto" w:fill="F7F7F8"/>
        </w:rPr>
        <w:t>parent</w:t>
      </w:r>
      <w:r w:rsidRPr="00BA0D5D">
        <w:rPr>
          <w:rFonts w:ascii="inherit" w:eastAsia="宋体" w:hAnsi="inherit" w:cs="Arial"/>
          <w:color w:val="34302D"/>
          <w:kern w:val="0"/>
          <w:sz w:val="24"/>
          <w:szCs w:val="24"/>
        </w:rPr>
        <w:t>attribute:</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通过该</w:t>
      </w:r>
      <w:r>
        <w:rPr>
          <w:rStyle w:val="HTML"/>
          <w:rFonts w:ascii="Consolas" w:hAnsi="Consolas"/>
          <w:sz w:val="23"/>
          <w:szCs w:val="23"/>
          <w:shd w:val="clear" w:color="auto" w:fill="F7F7F8"/>
        </w:rPr>
        <w:t>parent</w:t>
      </w:r>
      <w:r>
        <w:rPr>
          <w:rFonts w:ascii="Arial" w:hAnsi="Arial" w:cs="Arial"/>
          <w:color w:val="34302D"/>
          <w:shd w:val="clear" w:color="auto" w:fill="FFFFFF"/>
        </w:rPr>
        <w:t>属性指定目标</w:t>
      </w:r>
      <w:r>
        <w:rPr>
          <w:rFonts w:ascii="Arial" w:hAnsi="Arial" w:cs="Arial"/>
          <w:color w:val="34302D"/>
          <w:shd w:val="clear" w:color="auto" w:fill="FFFFFF"/>
        </w:rPr>
        <w:t>bean </w:t>
      </w:r>
      <w:r>
        <w:rPr>
          <w:rFonts w:ascii="Arial" w:hAnsi="Arial" w:cs="Arial"/>
          <w:color w:val="34302D"/>
          <w:shd w:val="clear" w:color="auto" w:fill="FFFFFF"/>
        </w:rPr>
        <w:t>会创建对当前容器的父容器中的</w:t>
      </w:r>
      <w:r>
        <w:rPr>
          <w:rFonts w:ascii="Arial" w:hAnsi="Arial" w:cs="Arial"/>
          <w:color w:val="34302D"/>
          <w:shd w:val="clear" w:color="auto" w:fill="FFFFFF"/>
        </w:rPr>
        <w:t>bean</w:t>
      </w:r>
      <w:r>
        <w:rPr>
          <w:rFonts w:ascii="Arial" w:hAnsi="Arial" w:cs="Arial"/>
          <w:color w:val="34302D"/>
          <w:shd w:val="clear" w:color="auto" w:fill="FFFFFF"/>
        </w:rPr>
        <w:t>的引用。</w:t>
      </w:r>
      <w:r>
        <w:rPr>
          <w:rStyle w:val="HTML"/>
          <w:rFonts w:ascii="Consolas" w:hAnsi="Consolas"/>
          <w:sz w:val="23"/>
          <w:szCs w:val="23"/>
          <w:shd w:val="clear" w:color="auto" w:fill="F7F7F8"/>
        </w:rPr>
        <w:t>parent</w:t>
      </w:r>
      <w:r>
        <w:rPr>
          <w:rFonts w:ascii="Arial" w:hAnsi="Arial" w:cs="Arial"/>
          <w:color w:val="34302D"/>
          <w:shd w:val="clear" w:color="auto" w:fill="FFFFFF"/>
        </w:rPr>
        <w:t> </w:t>
      </w:r>
      <w:r>
        <w:rPr>
          <w:rFonts w:ascii="Arial" w:hAnsi="Arial" w:cs="Arial"/>
          <w:color w:val="34302D"/>
          <w:shd w:val="clear" w:color="auto" w:fill="FFFFFF"/>
        </w:rPr>
        <w:t>属性的值可以</w:t>
      </w:r>
      <w:r>
        <w:rPr>
          <w:rStyle w:val="HTML"/>
          <w:rFonts w:ascii="Consolas" w:hAnsi="Consolas"/>
          <w:sz w:val="23"/>
          <w:szCs w:val="23"/>
          <w:shd w:val="clear" w:color="auto" w:fill="F7F7F8"/>
        </w:rPr>
        <w:t>id</w:t>
      </w:r>
      <w:r>
        <w:rPr>
          <w:rFonts w:ascii="Arial" w:hAnsi="Arial" w:cs="Arial"/>
          <w:color w:val="34302D"/>
          <w:shd w:val="clear" w:color="auto" w:fill="FFFFFF"/>
        </w:rPr>
        <w:t>与目标</w:t>
      </w:r>
      <w:r>
        <w:rPr>
          <w:rFonts w:ascii="Arial" w:hAnsi="Arial" w:cs="Arial"/>
          <w:color w:val="34302D"/>
          <w:shd w:val="clear" w:color="auto" w:fill="FFFFFF"/>
        </w:rPr>
        <w:t>bean </w:t>
      </w:r>
      <w:r>
        <w:rPr>
          <w:rFonts w:ascii="Arial" w:hAnsi="Arial" w:cs="Arial"/>
          <w:color w:val="34302D"/>
          <w:shd w:val="clear" w:color="auto" w:fill="FFFFFF"/>
        </w:rPr>
        <w:t>的属性或目标</w:t>
      </w:r>
      <w:r>
        <w:rPr>
          <w:rFonts w:ascii="Arial" w:hAnsi="Arial" w:cs="Arial"/>
          <w:color w:val="34302D"/>
          <w:shd w:val="clear" w:color="auto" w:fill="FFFFFF"/>
        </w:rPr>
        <w:t>bean</w:t>
      </w:r>
      <w:r>
        <w:rPr>
          <w:rFonts w:ascii="Arial" w:hAnsi="Arial" w:cs="Arial"/>
          <w:color w:val="34302D"/>
          <w:shd w:val="clear" w:color="auto" w:fill="FFFFFF"/>
        </w:rPr>
        <w:t>的</w:t>
      </w:r>
      <w:r>
        <w:rPr>
          <w:rStyle w:val="HTML"/>
          <w:rFonts w:ascii="Consolas" w:hAnsi="Consolas"/>
          <w:sz w:val="23"/>
          <w:szCs w:val="23"/>
          <w:shd w:val="clear" w:color="auto" w:fill="F7F7F8"/>
        </w:rPr>
        <w:t>name</w:t>
      </w:r>
      <w:r>
        <w:rPr>
          <w:rFonts w:ascii="Arial" w:hAnsi="Arial" w:cs="Arial"/>
          <w:color w:val="34302D"/>
          <w:shd w:val="clear" w:color="auto" w:fill="FFFFFF"/>
        </w:rPr>
        <w:t>属性中的值之一相同。目标</w:t>
      </w:r>
      <w:r>
        <w:rPr>
          <w:rFonts w:ascii="Arial" w:hAnsi="Arial" w:cs="Arial"/>
          <w:color w:val="34302D"/>
          <w:shd w:val="clear" w:color="auto" w:fill="FFFFFF"/>
        </w:rPr>
        <w:t>bean</w:t>
      </w:r>
      <w:r>
        <w:rPr>
          <w:rFonts w:ascii="Arial" w:hAnsi="Arial" w:cs="Arial"/>
          <w:color w:val="34302D"/>
          <w:shd w:val="clear" w:color="auto" w:fill="FFFFFF"/>
        </w:rPr>
        <w:t>必须位于当前</w:t>
      </w:r>
      <w:r>
        <w:rPr>
          <w:rFonts w:ascii="Arial" w:hAnsi="Arial" w:cs="Arial"/>
          <w:color w:val="34302D"/>
          <w:shd w:val="clear" w:color="auto" w:fill="FFFFFF"/>
        </w:rPr>
        <w:t>bean</w:t>
      </w:r>
      <w:r>
        <w:rPr>
          <w:rFonts w:ascii="Arial" w:hAnsi="Arial" w:cs="Arial"/>
          <w:color w:val="34302D"/>
          <w:shd w:val="clear" w:color="auto" w:fill="FFFFFF"/>
        </w:rPr>
        <w:t>的父容器中。您应该使用此</w:t>
      </w:r>
      <w:r>
        <w:rPr>
          <w:rFonts w:ascii="Arial" w:hAnsi="Arial" w:cs="Arial"/>
          <w:color w:val="34302D"/>
          <w:shd w:val="clear" w:color="auto" w:fill="FFFFFF"/>
        </w:rPr>
        <w:t>bean</w:t>
      </w:r>
      <w:r>
        <w:rPr>
          <w:rFonts w:ascii="Arial" w:hAnsi="Arial" w:cs="Arial"/>
          <w:color w:val="34302D"/>
          <w:shd w:val="clear" w:color="auto" w:fill="FFFFFF"/>
        </w:rPr>
        <w:t>引用变体，主要是当您有容器层次结构并且希望将现有</w:t>
      </w:r>
      <w:r>
        <w:rPr>
          <w:rFonts w:ascii="Arial" w:hAnsi="Arial" w:cs="Arial"/>
          <w:color w:val="34302D"/>
          <w:shd w:val="clear" w:color="auto" w:fill="FFFFFF"/>
        </w:rPr>
        <w:t>bean</w:t>
      </w:r>
      <w:r>
        <w:rPr>
          <w:rFonts w:ascii="Arial" w:hAnsi="Arial" w:cs="Arial"/>
          <w:color w:val="34302D"/>
          <w:shd w:val="clear" w:color="auto" w:fill="FFFFFF"/>
        </w:rPr>
        <w:t>包装在父容器中时，该容器具有与父</w:t>
      </w:r>
      <w:r>
        <w:rPr>
          <w:rFonts w:ascii="Arial" w:hAnsi="Arial" w:cs="Arial"/>
          <w:color w:val="34302D"/>
          <w:shd w:val="clear" w:color="auto" w:fill="FFFFFF"/>
        </w:rPr>
        <w:t>bean</w:t>
      </w:r>
      <w:r>
        <w:rPr>
          <w:rFonts w:ascii="Arial" w:hAnsi="Arial" w:cs="Arial"/>
          <w:color w:val="34302D"/>
          <w:shd w:val="clear" w:color="auto" w:fill="FFFFFF"/>
        </w:rPr>
        <w:t>同名的代理。以下一对列表显示了如何使用该</w:t>
      </w:r>
      <w:r>
        <w:rPr>
          <w:rStyle w:val="HTML"/>
          <w:rFonts w:ascii="Consolas" w:hAnsi="Consolas"/>
          <w:sz w:val="23"/>
          <w:szCs w:val="23"/>
          <w:shd w:val="clear" w:color="auto" w:fill="F7F7F8"/>
        </w:rPr>
        <w:t>parent</w:t>
      </w:r>
      <w:r>
        <w:rPr>
          <w:rFonts w:ascii="Arial" w:hAnsi="Arial" w:cs="Arial"/>
          <w:color w:val="34302D"/>
          <w:shd w:val="clear" w:color="auto" w:fill="FFFFFF"/>
        </w:rPr>
        <w:t>属性：</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in the parent context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"com.something.SimpleAccountService"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insert dependencies as required as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in the child (descendant) context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880088"/>
          <w:kern w:val="0"/>
          <w:sz w:val="24"/>
          <w:szCs w:val="24"/>
        </w:rPr>
        <w:t>&lt;!</w:t>
      </w:r>
      <w:r w:rsidRPr="00BA0D5D">
        <w:rPr>
          <w:rFonts w:ascii="Consolas" w:eastAsia="宋体" w:hAnsi="Consolas" w:cs="宋体"/>
          <w:color w:val="000080"/>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the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the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class="org.springframework.aop.framework.ProxyFactoryBean"</w:t>
      </w:r>
      <w:r w:rsidRPr="00BA0D5D">
        <w:rPr>
          <w:rFonts w:ascii="Consolas" w:eastAsia="宋体" w:hAnsi="Consolas" w:cs="宋体"/>
          <w:color w:val="880088"/>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notice how we refer to the parent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insert other configuration and dependencies as required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E3D45">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local</w:t>
            </w:r>
            <w:r w:rsidRPr="00BA0D5D">
              <w:rPr>
                <w:rFonts w:ascii="宋体" w:eastAsia="宋体" w:hAnsi="宋体" w:cs="宋体"/>
                <w:kern w:val="0"/>
                <w:sz w:val="24"/>
                <w:szCs w:val="24"/>
              </w:rPr>
              <w:t> attribute on the </w:t>
            </w:r>
            <w:r w:rsidRPr="00BA0D5D">
              <w:rPr>
                <w:rFonts w:ascii="Consolas" w:eastAsia="宋体" w:hAnsi="Consolas" w:cs="宋体"/>
                <w:kern w:val="0"/>
                <w:sz w:val="23"/>
                <w:szCs w:val="23"/>
                <w:shd w:val="clear" w:color="auto" w:fill="F7F7F8"/>
              </w:rPr>
              <w:t>ref</w:t>
            </w:r>
            <w:r w:rsidRPr="00BA0D5D">
              <w:rPr>
                <w:rFonts w:ascii="宋体" w:eastAsia="宋体" w:hAnsi="宋体" w:cs="宋体"/>
                <w:kern w:val="0"/>
                <w:sz w:val="24"/>
                <w:szCs w:val="24"/>
              </w:rPr>
              <w:t> element is no longer supported in the 4.0 beans XSD, since it does not provide value over a regular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reference any more. Change your existing </w:t>
            </w:r>
            <w:r w:rsidRPr="00BA0D5D">
              <w:rPr>
                <w:rFonts w:ascii="Consolas" w:eastAsia="宋体" w:hAnsi="Consolas" w:cs="宋体"/>
                <w:kern w:val="0"/>
                <w:sz w:val="23"/>
                <w:szCs w:val="23"/>
                <w:shd w:val="clear" w:color="auto" w:fill="F7F7F8"/>
              </w:rPr>
              <w:t>ref local</w:t>
            </w:r>
            <w:r w:rsidRPr="00BA0D5D">
              <w:rPr>
                <w:rFonts w:ascii="宋体" w:eastAsia="宋体" w:hAnsi="宋体" w:cs="宋体"/>
                <w:kern w:val="0"/>
                <w:sz w:val="24"/>
                <w:szCs w:val="24"/>
              </w:rPr>
              <w:t> references to </w:t>
            </w:r>
            <w:r w:rsidRPr="00BA0D5D">
              <w:rPr>
                <w:rFonts w:ascii="Consolas" w:eastAsia="宋体" w:hAnsi="Consolas" w:cs="宋体"/>
                <w:kern w:val="0"/>
                <w:sz w:val="23"/>
                <w:szCs w:val="23"/>
                <w:shd w:val="clear" w:color="auto" w:fill="F7F7F8"/>
              </w:rPr>
              <w:t>ref bean</w:t>
            </w:r>
            <w:r w:rsidRPr="00BA0D5D">
              <w:rPr>
                <w:rFonts w:ascii="宋体" w:eastAsia="宋体" w:hAnsi="宋体" w:cs="宋体"/>
                <w:kern w:val="0"/>
                <w:sz w:val="24"/>
                <w:szCs w:val="24"/>
              </w:rPr>
              <w:t> when upgrading to the 4.0 schema.</w:t>
            </w:r>
          </w:p>
          <w:p w:rsidR="001E3D45" w:rsidRPr="00BA0D5D" w:rsidRDefault="001E3D45" w:rsidP="00BA0D5D">
            <w:pPr>
              <w:widowControl/>
              <w:jc w:val="left"/>
              <w:rPr>
                <w:rFonts w:ascii="宋体" w:eastAsia="宋体" w:hAnsi="宋体" w:cs="宋体"/>
                <w:kern w:val="0"/>
                <w:sz w:val="24"/>
                <w:szCs w:val="24"/>
              </w:rPr>
            </w:pPr>
            <w:r>
              <w:rPr>
                <w:rFonts w:ascii="Arial" w:hAnsi="Arial" w:cs="Arial"/>
                <w:shd w:val="clear" w:color="auto" w:fill="EBF1E7"/>
              </w:rPr>
              <w:t>4.0 beans XSD</w:t>
            </w:r>
            <w:r>
              <w:rPr>
                <w:rFonts w:ascii="Arial" w:hAnsi="Arial" w:cs="Arial"/>
                <w:shd w:val="clear" w:color="auto" w:fill="EBF1E7"/>
              </w:rPr>
              <w:t>不再支持</w:t>
            </w:r>
            <w:r>
              <w:rPr>
                <w:rStyle w:val="HTML"/>
                <w:rFonts w:ascii="Consolas" w:hAnsi="Consolas"/>
                <w:sz w:val="23"/>
                <w:szCs w:val="23"/>
                <w:shd w:val="clear" w:color="auto" w:fill="F7F7F8"/>
              </w:rPr>
              <w:t>local</w:t>
            </w:r>
            <w:r>
              <w:rPr>
                <w:rFonts w:ascii="Arial" w:hAnsi="Arial" w:cs="Arial"/>
                <w:shd w:val="clear" w:color="auto" w:fill="EBF1E7"/>
              </w:rPr>
              <w:t>该</w:t>
            </w:r>
            <w:r>
              <w:rPr>
                <w:rStyle w:val="HTML"/>
                <w:rFonts w:ascii="Consolas" w:hAnsi="Consolas"/>
                <w:sz w:val="23"/>
                <w:szCs w:val="23"/>
                <w:shd w:val="clear" w:color="auto" w:fill="F7F7F8"/>
              </w:rPr>
              <w:t>ref</w:t>
            </w:r>
            <w:r>
              <w:rPr>
                <w:rFonts w:ascii="Arial" w:hAnsi="Arial" w:cs="Arial"/>
                <w:shd w:val="clear" w:color="auto" w:fill="EBF1E7"/>
              </w:rPr>
              <w:t>元素</w:t>
            </w:r>
            <w:r>
              <w:rPr>
                <w:rFonts w:ascii="Arial" w:hAnsi="Arial" w:cs="Arial"/>
                <w:shd w:val="clear" w:color="auto" w:fill="EBF1E7"/>
              </w:rPr>
              <w:t> </w:t>
            </w:r>
            <w:r>
              <w:rPr>
                <w:rFonts w:ascii="Arial" w:hAnsi="Arial" w:cs="Arial"/>
                <w:shd w:val="clear" w:color="auto" w:fill="EBF1E7"/>
              </w:rPr>
              <w:t>的属性，因为它不再提供常规</w:t>
            </w:r>
            <w:r>
              <w:rPr>
                <w:rStyle w:val="HTML"/>
                <w:rFonts w:ascii="Consolas" w:hAnsi="Consolas"/>
                <w:sz w:val="23"/>
                <w:szCs w:val="23"/>
                <w:shd w:val="clear" w:color="auto" w:fill="F7F7F8"/>
              </w:rPr>
              <w:t>bean</w:t>
            </w:r>
            <w:r>
              <w:rPr>
                <w:rFonts w:ascii="Arial" w:hAnsi="Arial" w:cs="Arial"/>
                <w:shd w:val="clear" w:color="auto" w:fill="EBF1E7"/>
              </w:rPr>
              <w:t>引用的值。升级到</w:t>
            </w:r>
            <w:r>
              <w:rPr>
                <w:rFonts w:ascii="Arial" w:hAnsi="Arial" w:cs="Arial"/>
                <w:shd w:val="clear" w:color="auto" w:fill="EBF1E7"/>
              </w:rPr>
              <w:t>4.0</w:t>
            </w:r>
            <w:r>
              <w:rPr>
                <w:rFonts w:ascii="Arial" w:hAnsi="Arial" w:cs="Arial"/>
                <w:shd w:val="clear" w:color="auto" w:fill="EBF1E7"/>
              </w:rPr>
              <w:t>架构时，将现有</w:t>
            </w:r>
            <w:r>
              <w:rPr>
                <w:rStyle w:val="HTML"/>
                <w:rFonts w:ascii="Consolas" w:hAnsi="Consolas"/>
                <w:sz w:val="23"/>
                <w:szCs w:val="23"/>
                <w:shd w:val="clear" w:color="auto" w:fill="F7F7F8"/>
              </w:rPr>
              <w:t>ref local</w:t>
            </w:r>
            <w:r>
              <w:rPr>
                <w:rFonts w:ascii="Arial" w:hAnsi="Arial" w:cs="Arial"/>
                <w:shd w:val="clear" w:color="auto" w:fill="EBF1E7"/>
              </w:rPr>
              <w:t>引用更改</w:t>
            </w:r>
            <w:r>
              <w:rPr>
                <w:rStyle w:val="HTML"/>
                <w:rFonts w:ascii="Consolas" w:hAnsi="Consolas"/>
                <w:sz w:val="23"/>
                <w:szCs w:val="23"/>
                <w:shd w:val="clear" w:color="auto" w:fill="F7F7F8"/>
              </w:rPr>
              <w:t>ref bean</w:t>
            </w:r>
            <w:r>
              <w:rPr>
                <w:rFonts w:ascii="Arial" w:hAnsi="Arial" w:cs="Arial"/>
                <w:shd w:val="clear" w:color="auto" w:fill="EBF1E7"/>
              </w:rPr>
              <w:t>为。</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Inner Beans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inside the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elements defines an inner bean, as the following example shows:</w:t>
      </w:r>
    </w:p>
    <w:p w:rsidR="00A420A8" w:rsidRPr="00BA0D5D" w:rsidRDefault="00A420A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hint="eastAsia"/>
          <w:color w:val="34302D"/>
          <w:shd w:val="clear" w:color="auto" w:fill="FFFFFF"/>
        </w:rPr>
        <w:lastRenderedPageBreak/>
        <w:t>一个</w:t>
      </w:r>
      <w:r>
        <w:rPr>
          <w:rStyle w:val="HTML"/>
          <w:rFonts w:ascii="Consolas" w:hAnsi="Consolas"/>
          <w:sz w:val="23"/>
          <w:szCs w:val="23"/>
          <w:shd w:val="clear" w:color="auto" w:fill="F7F7F8"/>
        </w:rPr>
        <w:t>&lt;bean/&gt;</w:t>
      </w:r>
      <w:r>
        <w:rPr>
          <w:rFonts w:ascii="Arial" w:hAnsi="Arial" w:cs="Arial"/>
          <w:color w:val="34302D"/>
          <w:shd w:val="clear" w:color="auto" w:fill="FFFFFF"/>
        </w:rPr>
        <w:t>内部的元件</w:t>
      </w:r>
      <w:r>
        <w:rPr>
          <w:rStyle w:val="HTML"/>
          <w:rFonts w:ascii="Consolas" w:hAnsi="Consolas"/>
          <w:sz w:val="23"/>
          <w:szCs w:val="23"/>
          <w:shd w:val="clear" w:color="auto" w:fill="F7F7F8"/>
        </w:rPr>
        <w:t>&lt;property/&gt;</w:t>
      </w:r>
      <w:r>
        <w:rPr>
          <w:rFonts w:ascii="Arial" w:hAnsi="Arial" w:cs="Arial"/>
          <w:color w:val="34302D"/>
          <w:shd w:val="clear" w:color="auto" w:fill="FFFFFF"/>
        </w:rPr>
        <w:t>或</w:t>
      </w:r>
      <w:r>
        <w:rPr>
          <w:rStyle w:val="HTML"/>
          <w:rFonts w:ascii="Consolas" w:hAnsi="Consolas"/>
          <w:sz w:val="23"/>
          <w:szCs w:val="23"/>
          <w:shd w:val="clear" w:color="auto" w:fill="F7F7F8"/>
        </w:rPr>
        <w:t>&lt;constructor-arg/&gt;</w:t>
      </w:r>
      <w:r>
        <w:rPr>
          <w:rFonts w:ascii="Arial" w:hAnsi="Arial" w:cs="Arial"/>
          <w:color w:val="34302D"/>
          <w:shd w:val="clear" w:color="auto" w:fill="FFFFFF"/>
        </w:rPr>
        <w:t>元件限定内部豆，如下面的示例所示：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"outer"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instead of using a reference to a target bean, simply define the target bean inline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"com.example.Person"</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this is the inner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"Fiona Apple"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"25"</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inner bean definition does not require a defined ID or name. If specified, the container does not use such a value as an identifier. The container also ignores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flag on creation, because inner beans are always anonymous and are always created with the outer bean. It is not possible to access inner beans independently or to inject them into collaborating beans other than into the enclosing bean.</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内部</w:t>
      </w:r>
      <w:r>
        <w:rPr>
          <w:rFonts w:ascii="Arial" w:hAnsi="Arial" w:cs="Arial"/>
          <w:color w:val="34302D"/>
          <w:shd w:val="clear" w:color="auto" w:fill="FFFFFF"/>
        </w:rPr>
        <w:t>bean</w:t>
      </w:r>
      <w:r>
        <w:rPr>
          <w:rFonts w:ascii="Arial" w:hAnsi="Arial" w:cs="Arial"/>
          <w:color w:val="34302D"/>
          <w:shd w:val="clear" w:color="auto" w:fill="FFFFFF"/>
        </w:rPr>
        <w:t>定义不需要定义的</w:t>
      </w:r>
      <w:r>
        <w:rPr>
          <w:rFonts w:ascii="Arial" w:hAnsi="Arial" w:cs="Arial"/>
          <w:color w:val="34302D"/>
          <w:shd w:val="clear" w:color="auto" w:fill="FFFFFF"/>
        </w:rPr>
        <w:t>ID</w:t>
      </w:r>
      <w:r>
        <w:rPr>
          <w:rFonts w:ascii="Arial" w:hAnsi="Arial" w:cs="Arial"/>
          <w:color w:val="34302D"/>
          <w:shd w:val="clear" w:color="auto" w:fill="FFFFFF"/>
        </w:rPr>
        <w:t>或名称。如果指定，则容器不使用此类值作为标识符。容器还会</w:t>
      </w:r>
      <w:r>
        <w:rPr>
          <w:rStyle w:val="HTML"/>
          <w:rFonts w:ascii="Consolas" w:hAnsi="Consolas"/>
          <w:sz w:val="23"/>
          <w:szCs w:val="23"/>
          <w:shd w:val="clear" w:color="auto" w:fill="F7F7F8"/>
        </w:rPr>
        <w:t>scope</w:t>
      </w:r>
      <w:r>
        <w:rPr>
          <w:rFonts w:ascii="Arial" w:hAnsi="Arial" w:cs="Arial"/>
          <w:color w:val="34302D"/>
          <w:shd w:val="clear" w:color="auto" w:fill="FFFFFF"/>
        </w:rPr>
        <w:t>在创建时忽略标志，因为内部</w:t>
      </w:r>
      <w:r>
        <w:rPr>
          <w:rFonts w:ascii="Arial" w:hAnsi="Arial" w:cs="Arial"/>
          <w:color w:val="34302D"/>
          <w:shd w:val="clear" w:color="auto" w:fill="FFFFFF"/>
        </w:rPr>
        <w:t>bean</w:t>
      </w:r>
      <w:r>
        <w:rPr>
          <w:rFonts w:ascii="Arial" w:hAnsi="Arial" w:cs="Arial"/>
          <w:color w:val="34302D"/>
          <w:shd w:val="clear" w:color="auto" w:fill="FFFFFF"/>
        </w:rPr>
        <w:t>始终是匿名的，并且始终使用外部</w:t>
      </w:r>
      <w:r>
        <w:rPr>
          <w:rFonts w:ascii="Arial" w:hAnsi="Arial" w:cs="Arial"/>
          <w:color w:val="34302D"/>
          <w:shd w:val="clear" w:color="auto" w:fill="FFFFFF"/>
        </w:rPr>
        <w:t>bean</w:t>
      </w:r>
      <w:r>
        <w:rPr>
          <w:rFonts w:ascii="Arial" w:hAnsi="Arial" w:cs="Arial"/>
          <w:color w:val="34302D"/>
          <w:shd w:val="clear" w:color="auto" w:fill="FFFFFF"/>
        </w:rPr>
        <w:t>创建。不可能独立访问内部</w:t>
      </w:r>
      <w:r>
        <w:rPr>
          <w:rFonts w:ascii="Arial" w:hAnsi="Arial" w:cs="Arial"/>
          <w:color w:val="34302D"/>
          <w:shd w:val="clear" w:color="auto" w:fill="FFFFFF"/>
        </w:rPr>
        <w:t>bean</w:t>
      </w:r>
      <w:r>
        <w:rPr>
          <w:rFonts w:ascii="Arial" w:hAnsi="Arial" w:cs="Arial"/>
          <w:color w:val="34302D"/>
          <w:shd w:val="clear" w:color="auto" w:fill="FFFFFF"/>
        </w:rPr>
        <w:t>或将它们注入协作</w:t>
      </w:r>
      <w:r>
        <w:rPr>
          <w:rFonts w:ascii="Arial" w:hAnsi="Arial" w:cs="Arial"/>
          <w:color w:val="34302D"/>
          <w:shd w:val="clear" w:color="auto" w:fill="FFFFFF"/>
        </w:rPr>
        <w:t>bean</w:t>
      </w:r>
      <w:r>
        <w:rPr>
          <w:rFonts w:ascii="Arial" w:hAnsi="Arial" w:cs="Arial"/>
          <w:color w:val="34302D"/>
          <w:shd w:val="clear" w:color="auto" w:fill="FFFFFF"/>
        </w:rPr>
        <w:t>而不是封闭</w:t>
      </w:r>
      <w:r>
        <w:rPr>
          <w:rFonts w:ascii="Arial" w:hAnsi="Arial" w:cs="Arial"/>
          <w:color w:val="34302D"/>
          <w:shd w:val="clear" w:color="auto" w:fill="FFFFFF"/>
        </w:rPr>
        <w:t>bean</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a corner case, it is possible to receive destruction callbacks from a custom scope — for example, for a request-scoped inner bean contained within a singleton bean. The creation of the inner bean instance is tied to its containing bean, but destruction callbacks let it participate in the request scope’s lifecycle. This is not a common scenario. Inner beans typically simply share their containing bean’s scope.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作为一个极端情况，可以从自定义范围接收销毁回调</w:t>
      </w:r>
      <w:r>
        <w:rPr>
          <w:rFonts w:ascii="Arial" w:hAnsi="Arial" w:cs="Arial"/>
          <w:color w:val="34302D"/>
          <w:shd w:val="clear" w:color="auto" w:fill="FFFFFF"/>
        </w:rPr>
        <w:t xml:space="preserve"> - </w:t>
      </w:r>
      <w:r>
        <w:rPr>
          <w:rFonts w:ascii="Arial" w:hAnsi="Arial" w:cs="Arial"/>
          <w:color w:val="34302D"/>
          <w:shd w:val="clear" w:color="auto" w:fill="FFFFFF"/>
        </w:rPr>
        <w:t>例如，对于包含在单例</w:t>
      </w:r>
      <w:r>
        <w:rPr>
          <w:rFonts w:ascii="Arial" w:hAnsi="Arial" w:cs="Arial"/>
          <w:color w:val="34302D"/>
          <w:shd w:val="clear" w:color="auto" w:fill="FFFFFF"/>
        </w:rPr>
        <w:t>bean</w:t>
      </w:r>
      <w:r>
        <w:rPr>
          <w:rFonts w:ascii="Arial" w:hAnsi="Arial" w:cs="Arial"/>
          <w:color w:val="34302D"/>
          <w:shd w:val="clear" w:color="auto" w:fill="FFFFFF"/>
        </w:rPr>
        <w:t>中的请求范围内部</w:t>
      </w:r>
      <w:r>
        <w:rPr>
          <w:rFonts w:ascii="Arial" w:hAnsi="Arial" w:cs="Arial"/>
          <w:color w:val="34302D"/>
          <w:shd w:val="clear" w:color="auto" w:fill="FFFFFF"/>
        </w:rPr>
        <w:t>bean</w:t>
      </w:r>
      <w:r>
        <w:rPr>
          <w:rFonts w:ascii="Arial" w:hAnsi="Arial" w:cs="Arial"/>
          <w:color w:val="34302D"/>
          <w:shd w:val="clear" w:color="auto" w:fill="FFFFFF"/>
        </w:rPr>
        <w:t>。内部</w:t>
      </w:r>
      <w:r>
        <w:rPr>
          <w:rFonts w:ascii="Arial" w:hAnsi="Arial" w:cs="Arial"/>
          <w:color w:val="34302D"/>
          <w:shd w:val="clear" w:color="auto" w:fill="FFFFFF"/>
        </w:rPr>
        <w:t>bean</w:t>
      </w:r>
      <w:r>
        <w:rPr>
          <w:rFonts w:ascii="Arial" w:hAnsi="Arial" w:cs="Arial"/>
          <w:color w:val="34302D"/>
          <w:shd w:val="clear" w:color="auto" w:fill="FFFFFF"/>
        </w:rPr>
        <w:t>实例的创建与其包含</w:t>
      </w:r>
      <w:r>
        <w:rPr>
          <w:rFonts w:ascii="Arial" w:hAnsi="Arial" w:cs="Arial"/>
          <w:color w:val="34302D"/>
          <w:shd w:val="clear" w:color="auto" w:fill="FFFFFF"/>
        </w:rPr>
        <w:t>bean</w:t>
      </w:r>
      <w:r>
        <w:rPr>
          <w:rFonts w:ascii="Arial" w:hAnsi="Arial" w:cs="Arial"/>
          <w:color w:val="34302D"/>
          <w:shd w:val="clear" w:color="auto" w:fill="FFFFFF"/>
        </w:rPr>
        <w:t>相关联，但是销毁回调允许它参与请求范围的生命周期。这不是常见的情况。内部</w:t>
      </w:r>
      <w:r>
        <w:rPr>
          <w:rFonts w:ascii="Arial" w:hAnsi="Arial" w:cs="Arial"/>
          <w:color w:val="34302D"/>
          <w:shd w:val="clear" w:color="auto" w:fill="FFFFFF"/>
        </w:rPr>
        <w:t>bean</w:t>
      </w:r>
      <w:r>
        <w:rPr>
          <w:rFonts w:ascii="Arial" w:hAnsi="Arial" w:cs="Arial"/>
          <w:color w:val="34302D"/>
          <w:shd w:val="clear" w:color="auto" w:fill="FFFFFF"/>
        </w:rPr>
        <w:t>通常只是共享其包含</w:t>
      </w:r>
      <w:r>
        <w:rPr>
          <w:rFonts w:ascii="Arial" w:hAnsi="Arial" w:cs="Arial"/>
          <w:color w:val="34302D"/>
          <w:shd w:val="clear" w:color="auto" w:fill="FFFFFF"/>
        </w:rPr>
        <w:t>bean</w:t>
      </w:r>
      <w:r>
        <w:rPr>
          <w:rFonts w:ascii="Arial" w:hAnsi="Arial" w:cs="Arial"/>
          <w:color w:val="34302D"/>
          <w:shd w:val="clear" w:color="auto" w:fill="FFFFFF"/>
        </w:rPr>
        <w:t>的范围。</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Collections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&lt;list/&gt;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&lt;set/&gt;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&lt;map/&gt;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&lt;props/&gt;</w:t>
      </w:r>
      <w:r w:rsidRPr="00BA0D5D">
        <w:rPr>
          <w:rFonts w:ascii="inherit" w:eastAsia="宋体" w:hAnsi="inherit" w:cs="Arial"/>
          <w:color w:val="34302D"/>
          <w:kern w:val="0"/>
          <w:sz w:val="24"/>
          <w:szCs w:val="24"/>
        </w:rPr>
        <w:t> elements set the properties and arguments of the Java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types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respectively. The following example shows how to use them:</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&lt;list/&gt;</w:t>
      </w:r>
      <w:r>
        <w:rPr>
          <w:rFonts w:ascii="Arial" w:hAnsi="Arial" w:cs="Arial"/>
          <w:color w:val="34302D"/>
          <w:shd w:val="clear" w:color="auto" w:fill="FFFFFF"/>
        </w:rPr>
        <w:t>，</w:t>
      </w:r>
      <w:r>
        <w:rPr>
          <w:rStyle w:val="HTML"/>
          <w:rFonts w:ascii="Consolas" w:hAnsi="Consolas"/>
          <w:sz w:val="23"/>
          <w:szCs w:val="23"/>
          <w:shd w:val="clear" w:color="auto" w:fill="F7F7F8"/>
        </w:rPr>
        <w:t>&lt;set/&gt;</w:t>
      </w:r>
      <w:r>
        <w:rPr>
          <w:rFonts w:ascii="Arial" w:hAnsi="Arial" w:cs="Arial"/>
          <w:color w:val="34302D"/>
          <w:shd w:val="clear" w:color="auto" w:fill="FFFFFF"/>
        </w:rPr>
        <w:t>，</w:t>
      </w:r>
      <w:r>
        <w:rPr>
          <w:rStyle w:val="HTML"/>
          <w:rFonts w:ascii="Consolas" w:hAnsi="Consolas"/>
          <w:sz w:val="23"/>
          <w:szCs w:val="23"/>
          <w:shd w:val="clear" w:color="auto" w:fill="F7F7F8"/>
        </w:rPr>
        <w:t>&lt;map/&gt;</w:t>
      </w:r>
      <w:r>
        <w:rPr>
          <w:rFonts w:ascii="Arial" w:hAnsi="Arial" w:cs="Arial"/>
          <w:color w:val="34302D"/>
          <w:shd w:val="clear" w:color="auto" w:fill="FFFFFF"/>
        </w:rPr>
        <w:t>，和</w:t>
      </w:r>
      <w:r>
        <w:rPr>
          <w:rStyle w:val="HTML"/>
          <w:rFonts w:ascii="Consolas" w:hAnsi="Consolas"/>
          <w:sz w:val="23"/>
          <w:szCs w:val="23"/>
          <w:shd w:val="clear" w:color="auto" w:fill="F7F7F8"/>
        </w:rPr>
        <w:t>&lt;props/&gt;</w:t>
      </w:r>
      <w:r>
        <w:rPr>
          <w:rFonts w:ascii="Arial" w:hAnsi="Arial" w:cs="Arial"/>
          <w:color w:val="34302D"/>
          <w:shd w:val="clear" w:color="auto" w:fill="FFFFFF"/>
        </w:rPr>
        <w:t>元件设置</w:t>
      </w:r>
      <w:r>
        <w:rPr>
          <w:rFonts w:ascii="Arial" w:hAnsi="Arial" w:cs="Arial"/>
          <w:color w:val="34302D"/>
          <w:shd w:val="clear" w:color="auto" w:fill="FFFFFF"/>
        </w:rPr>
        <w:t>Java</w:t>
      </w:r>
      <w:r>
        <w:rPr>
          <w:rFonts w:ascii="Arial" w:hAnsi="Arial" w:cs="Arial"/>
          <w:color w:val="34302D"/>
          <w:shd w:val="clear" w:color="auto" w:fill="FFFFFF"/>
        </w:rPr>
        <w:t>的属性和参数</w:t>
      </w:r>
      <w:r>
        <w:rPr>
          <w:rStyle w:val="HTML"/>
          <w:rFonts w:ascii="Consolas" w:hAnsi="Consolas"/>
          <w:sz w:val="23"/>
          <w:szCs w:val="23"/>
          <w:shd w:val="clear" w:color="auto" w:fill="F7F7F8"/>
        </w:rPr>
        <w:t>Collection</w:t>
      </w:r>
      <w:r>
        <w:rPr>
          <w:rFonts w:ascii="Arial" w:hAnsi="Arial" w:cs="Arial"/>
          <w:color w:val="34302D"/>
          <w:shd w:val="clear" w:color="auto" w:fill="FFFFFF"/>
        </w:rPr>
        <w:t>类型</w:t>
      </w:r>
      <w:r>
        <w:rPr>
          <w:rStyle w:val="HTML"/>
          <w:rFonts w:ascii="Consolas" w:hAnsi="Consolas"/>
          <w:sz w:val="23"/>
          <w:szCs w:val="23"/>
          <w:shd w:val="clear" w:color="auto" w:fill="F7F7F8"/>
        </w:rPr>
        <w:t>List</w:t>
      </w:r>
      <w:r>
        <w:rPr>
          <w:rFonts w:ascii="Arial" w:hAnsi="Arial" w:cs="Arial"/>
          <w:color w:val="34302D"/>
          <w:shd w:val="clear" w:color="auto" w:fill="FFFFFF"/>
        </w:rPr>
        <w:t>，</w:t>
      </w:r>
      <w:r>
        <w:rPr>
          <w:rStyle w:val="HTML"/>
          <w:rFonts w:ascii="Consolas" w:hAnsi="Consolas"/>
          <w:sz w:val="23"/>
          <w:szCs w:val="23"/>
          <w:shd w:val="clear" w:color="auto" w:fill="F7F7F8"/>
        </w:rPr>
        <w:t>Set</w:t>
      </w:r>
      <w:r>
        <w:rPr>
          <w:rFonts w:ascii="Arial" w:hAnsi="Arial" w:cs="Arial"/>
          <w:color w:val="34302D"/>
          <w:shd w:val="clear" w:color="auto" w:fill="FFFFFF"/>
        </w:rPr>
        <w:t>，</w:t>
      </w:r>
      <w:r>
        <w:rPr>
          <w:rStyle w:val="HTML"/>
          <w:rFonts w:ascii="Consolas" w:hAnsi="Consolas"/>
          <w:sz w:val="23"/>
          <w:szCs w:val="23"/>
          <w:shd w:val="clear" w:color="auto" w:fill="F7F7F8"/>
        </w:rPr>
        <w:t>Map</w:t>
      </w:r>
      <w:r>
        <w:rPr>
          <w:rFonts w:ascii="Arial" w:hAnsi="Arial" w:cs="Arial"/>
          <w:color w:val="34302D"/>
          <w:shd w:val="clear" w:color="auto" w:fill="FFFFFF"/>
        </w:rPr>
        <w:t>，和</w:t>
      </w:r>
      <w:r>
        <w:rPr>
          <w:rStyle w:val="HTML"/>
          <w:rFonts w:ascii="Consolas" w:hAnsi="Consolas"/>
          <w:sz w:val="23"/>
          <w:szCs w:val="23"/>
          <w:shd w:val="clear" w:color="auto" w:fill="F7F7F8"/>
        </w:rPr>
        <w:t>Properties</w:t>
      </w:r>
      <w:r>
        <w:rPr>
          <w:rFonts w:ascii="Arial" w:hAnsi="Arial" w:cs="Arial"/>
          <w:color w:val="34302D"/>
          <w:shd w:val="clear" w:color="auto" w:fill="FFFFFF"/>
        </w:rPr>
        <w:t>，分别。以下示例显示了如何使用它们：</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"moreComplexObject"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"example.ComplexObject"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results in a setAdminEmails(java.util.Properties) call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"adminEmails"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"administrator"</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administrator@example.org</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"support"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support@example.org</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"development"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development@example.org</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results in a setSomeList(java.util.List) call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"someList"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a list element followed by a reference</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results in a setSomeMap(java.util.Map) call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"someMap"</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"an 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"just some string"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 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results in a setSomeSet(java.util.Set) call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"someSet"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just some string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value of a map key or value, or a set value, can also be any of the following elements:</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映射键或值的值或设置值也可以是以下任何元素：</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 | ref | idref | list | set | map | props | value | null</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Collection Merging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also supports merging collections. An application developer can define a parent </w:t>
      </w:r>
      <w:r w:rsidRPr="00BA0D5D">
        <w:rPr>
          <w:rFonts w:ascii="Consolas" w:eastAsia="宋体" w:hAnsi="Consolas" w:cs="宋体"/>
          <w:color w:val="34302D"/>
          <w:kern w:val="0"/>
          <w:sz w:val="23"/>
          <w:szCs w:val="23"/>
          <w:shd w:val="clear" w:color="auto" w:fill="F7F7F8"/>
        </w:rPr>
        <w:t>&lt;list/&gt;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&lt;map/&gt;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&lt;set/&gt;</w:t>
      </w:r>
      <w:r w:rsidRPr="00BA0D5D">
        <w:rPr>
          <w:rFonts w:ascii="inherit" w:eastAsia="宋体" w:hAnsi="inherit" w:cs="Arial"/>
          <w:color w:val="34302D"/>
          <w:kern w:val="0"/>
          <w:sz w:val="24"/>
          <w:szCs w:val="24"/>
        </w:rPr>
        <w:t>or </w:t>
      </w:r>
      <w:r w:rsidRPr="00BA0D5D">
        <w:rPr>
          <w:rFonts w:ascii="Consolas" w:eastAsia="宋体" w:hAnsi="Consolas" w:cs="宋体"/>
          <w:color w:val="34302D"/>
          <w:kern w:val="0"/>
          <w:sz w:val="23"/>
          <w:szCs w:val="23"/>
          <w:shd w:val="clear" w:color="auto" w:fill="F7F7F8"/>
        </w:rPr>
        <w:t>&lt;props/&gt;</w:t>
      </w:r>
      <w:r w:rsidRPr="00BA0D5D">
        <w:rPr>
          <w:rFonts w:ascii="inherit" w:eastAsia="宋体" w:hAnsi="inherit" w:cs="Arial"/>
          <w:color w:val="34302D"/>
          <w:kern w:val="0"/>
          <w:sz w:val="24"/>
          <w:szCs w:val="24"/>
        </w:rPr>
        <w:t> element and have child </w:t>
      </w:r>
      <w:r w:rsidRPr="00BA0D5D">
        <w:rPr>
          <w:rFonts w:ascii="Consolas" w:eastAsia="宋体" w:hAnsi="Consolas" w:cs="宋体"/>
          <w:color w:val="34302D"/>
          <w:kern w:val="0"/>
          <w:sz w:val="23"/>
          <w:szCs w:val="23"/>
          <w:shd w:val="clear" w:color="auto" w:fill="F7F7F8"/>
        </w:rPr>
        <w:t>&lt;list/&gt;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&lt;map/&gt;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&lt;set/&gt;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&lt;props/&gt;</w:t>
      </w:r>
      <w:r w:rsidRPr="00BA0D5D">
        <w:rPr>
          <w:rFonts w:ascii="inherit" w:eastAsia="宋体" w:hAnsi="inherit" w:cs="Arial"/>
          <w:color w:val="34302D"/>
          <w:kern w:val="0"/>
          <w:sz w:val="24"/>
          <w:szCs w:val="24"/>
        </w:rPr>
        <w:t> elements inherit and override values from the parent collection. That is, the child collection’s values are the result of merging the elements of the parent and child collections, with the child’s collection elements overriding values specified in the parent collection.</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sidRPr="006F2DAF">
        <w:rPr>
          <w:rFonts w:ascii="inherit" w:hAnsi="inherit" w:cs="Arial"/>
          <w:color w:val="34302D"/>
        </w:rPr>
        <w:t>合并合并</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Spring</w:t>
      </w:r>
      <w:r>
        <w:rPr>
          <w:rFonts w:ascii="inherit" w:hAnsi="inherit" w:cs="Arial"/>
          <w:color w:val="34302D"/>
        </w:rPr>
        <w:t>容器还支持合并集合。应用程序开发人员可以定义父</w:t>
      </w:r>
      <w:r>
        <w:rPr>
          <w:rStyle w:val="HTML"/>
          <w:rFonts w:ascii="Consolas" w:hAnsi="Consolas"/>
          <w:color w:val="34302D"/>
          <w:sz w:val="23"/>
          <w:szCs w:val="23"/>
          <w:shd w:val="clear" w:color="auto" w:fill="F7F7F8"/>
        </w:rPr>
        <w:t>&lt;list/&gt;</w:t>
      </w:r>
      <w:r>
        <w:rPr>
          <w:rFonts w:ascii="inherit" w:hAnsi="inherit" w:cs="Arial"/>
          <w:color w:val="34302D"/>
        </w:rPr>
        <w:t>，</w:t>
      </w:r>
      <w:r>
        <w:rPr>
          <w:rStyle w:val="HTML"/>
          <w:rFonts w:ascii="Consolas" w:hAnsi="Consolas"/>
          <w:color w:val="34302D"/>
          <w:sz w:val="23"/>
          <w:szCs w:val="23"/>
          <w:shd w:val="clear" w:color="auto" w:fill="F7F7F8"/>
        </w:rPr>
        <w:t>&lt;map/&gt;</w:t>
      </w:r>
      <w:r>
        <w:rPr>
          <w:rFonts w:ascii="inherit" w:hAnsi="inherit" w:cs="Arial"/>
          <w:color w:val="34302D"/>
        </w:rPr>
        <w:t>，</w:t>
      </w:r>
      <w:r>
        <w:rPr>
          <w:rStyle w:val="HTML"/>
          <w:rFonts w:ascii="Consolas" w:hAnsi="Consolas"/>
          <w:color w:val="34302D"/>
          <w:sz w:val="23"/>
          <w:szCs w:val="23"/>
          <w:shd w:val="clear" w:color="auto" w:fill="F7F7F8"/>
        </w:rPr>
        <w:t>&lt;set/&gt;</w:t>
      </w:r>
      <w:r>
        <w:rPr>
          <w:rFonts w:ascii="inherit" w:hAnsi="inherit" w:cs="Arial"/>
          <w:color w:val="34302D"/>
        </w:rPr>
        <w:t>或</w:t>
      </w:r>
      <w:r>
        <w:rPr>
          <w:rStyle w:val="HTML"/>
          <w:rFonts w:ascii="Consolas" w:hAnsi="Consolas"/>
          <w:color w:val="34302D"/>
          <w:sz w:val="23"/>
          <w:szCs w:val="23"/>
          <w:shd w:val="clear" w:color="auto" w:fill="F7F7F8"/>
        </w:rPr>
        <w:t>&lt;props/&gt;</w:t>
      </w:r>
      <w:r>
        <w:rPr>
          <w:rFonts w:ascii="inherit" w:hAnsi="inherit" w:cs="Arial"/>
          <w:color w:val="34302D"/>
        </w:rPr>
        <w:t>元素，并有孩子</w:t>
      </w:r>
      <w:r>
        <w:rPr>
          <w:rStyle w:val="HTML"/>
          <w:rFonts w:ascii="Consolas" w:hAnsi="Consolas"/>
          <w:color w:val="34302D"/>
          <w:sz w:val="23"/>
          <w:szCs w:val="23"/>
          <w:shd w:val="clear" w:color="auto" w:fill="F7F7F8"/>
        </w:rPr>
        <w:t>&lt;list/&gt;</w:t>
      </w:r>
      <w:r>
        <w:rPr>
          <w:rFonts w:ascii="inherit" w:hAnsi="inherit" w:cs="Arial"/>
          <w:color w:val="34302D"/>
        </w:rPr>
        <w:t>，</w:t>
      </w:r>
      <w:r>
        <w:rPr>
          <w:rStyle w:val="HTML"/>
          <w:rFonts w:ascii="Consolas" w:hAnsi="Consolas"/>
          <w:color w:val="34302D"/>
          <w:sz w:val="23"/>
          <w:szCs w:val="23"/>
          <w:shd w:val="clear" w:color="auto" w:fill="F7F7F8"/>
        </w:rPr>
        <w:t>&lt;map/&gt;</w:t>
      </w:r>
      <w:r>
        <w:rPr>
          <w:rFonts w:ascii="inherit" w:hAnsi="inherit" w:cs="Arial"/>
          <w:color w:val="34302D"/>
        </w:rPr>
        <w:t>，</w:t>
      </w:r>
      <w:r>
        <w:rPr>
          <w:rStyle w:val="HTML"/>
          <w:rFonts w:ascii="Consolas" w:hAnsi="Consolas"/>
          <w:color w:val="34302D"/>
          <w:sz w:val="23"/>
          <w:szCs w:val="23"/>
          <w:shd w:val="clear" w:color="auto" w:fill="F7F7F8"/>
        </w:rPr>
        <w:t>&lt;set/&gt;</w:t>
      </w:r>
      <w:r>
        <w:rPr>
          <w:rFonts w:ascii="inherit" w:hAnsi="inherit" w:cs="Arial"/>
          <w:color w:val="34302D"/>
        </w:rPr>
        <w:t>或</w:t>
      </w:r>
      <w:r>
        <w:rPr>
          <w:rStyle w:val="HTML"/>
          <w:rFonts w:ascii="Consolas" w:hAnsi="Consolas"/>
          <w:color w:val="34302D"/>
          <w:sz w:val="23"/>
          <w:szCs w:val="23"/>
          <w:shd w:val="clear" w:color="auto" w:fill="F7F7F8"/>
        </w:rPr>
        <w:t>&lt;props/&gt;</w:t>
      </w:r>
      <w:r>
        <w:rPr>
          <w:rFonts w:ascii="inherit" w:hAnsi="inherit" w:cs="Arial"/>
          <w:color w:val="34302D"/>
        </w:rPr>
        <w:t>元素继承和父集合覆盖值。也就是说，子集合的值是合并父集合和子集合的元素的结果，子集合的元素覆盖父集合中指定的值。</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on merging discusses the parent-child bean mechanism. Readers unfamiliar with parent and child bean definitions may wish to read the </w:t>
      </w:r>
      <w:hyperlink r:id="rId101" w:anchor="beans-child-bean-definitions" w:history="1">
        <w:r w:rsidRPr="00BA0D5D">
          <w:rPr>
            <w:rFonts w:ascii="inherit" w:eastAsia="宋体" w:hAnsi="inherit" w:cs="Arial"/>
            <w:color w:val="548E2E"/>
            <w:kern w:val="0"/>
            <w:sz w:val="24"/>
            <w:szCs w:val="24"/>
            <w:u w:val="single"/>
          </w:rPr>
          <w:t>relevant section</w:t>
        </w:r>
      </w:hyperlink>
      <w:r w:rsidRPr="00BA0D5D">
        <w:rPr>
          <w:rFonts w:ascii="inherit" w:eastAsia="宋体" w:hAnsi="inherit" w:cs="Arial"/>
          <w:color w:val="34302D"/>
          <w:kern w:val="0"/>
          <w:sz w:val="24"/>
          <w:szCs w:val="24"/>
        </w:rPr>
        <w:t> before continuing.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demonstrates collection merging:</w:t>
      </w:r>
    </w:p>
    <w:p w:rsid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lastRenderedPageBreak/>
        <w:t>关于合并的这一部分讨论了父子</w:t>
      </w:r>
      <w:r>
        <w:rPr>
          <w:rFonts w:ascii="inherit" w:hAnsi="inherit" w:cs="Arial"/>
          <w:color w:val="34302D"/>
        </w:rPr>
        <w:t>bean</w:t>
      </w:r>
      <w:r>
        <w:rPr>
          <w:rFonts w:ascii="inherit" w:hAnsi="inherit" w:cs="Arial"/>
          <w:color w:val="34302D"/>
        </w:rPr>
        <w:t>机制。不熟悉父母和子</w:t>
      </w:r>
      <w:r>
        <w:rPr>
          <w:rFonts w:ascii="inherit" w:hAnsi="inherit" w:cs="Arial"/>
          <w:color w:val="34302D"/>
        </w:rPr>
        <w:t>bean</w:t>
      </w:r>
      <w:r>
        <w:rPr>
          <w:rFonts w:ascii="inherit" w:hAnsi="inherit" w:cs="Arial"/>
          <w:color w:val="34302D"/>
        </w:rPr>
        <w:t>定义的读者可能希望在继续之前阅读</w:t>
      </w:r>
      <w:r>
        <w:rPr>
          <w:rFonts w:ascii="inherit" w:hAnsi="inherit" w:cs="Arial"/>
          <w:color w:val="34302D"/>
        </w:rPr>
        <w:t> </w:t>
      </w:r>
      <w:hyperlink r:id="rId102" w:anchor="beans-child-bean-definitions" w:history="1">
        <w:r>
          <w:rPr>
            <w:rStyle w:val="a4"/>
            <w:rFonts w:ascii="inherit" w:hAnsi="inherit" w:cs="Arial"/>
            <w:color w:val="548E2E"/>
          </w:rPr>
          <w:t>相关部分</w:t>
        </w:r>
      </w:hyperlink>
      <w:r>
        <w:rPr>
          <w:rFonts w:ascii="inherit" w:hAnsi="inherit" w:cs="Arial"/>
          <w:color w:val="34302D"/>
        </w:rPr>
        <w:t>。</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以下示例演示了集合合并：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"parent"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abstract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"example.ComplexObject"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"adminEmails"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"administrator"</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administrator@example.com</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"support"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support@example.com</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"child"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"parent"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"adminEmails"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the merge is specified on the child collection definition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merge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"sales"</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sales@example.com</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"support"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support@example.co.uk</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the use of the </w:t>
      </w:r>
      <w:r w:rsidRPr="00BA0D5D">
        <w:rPr>
          <w:rFonts w:ascii="Consolas" w:eastAsia="宋体" w:hAnsi="Consolas" w:cs="宋体"/>
          <w:color w:val="34302D"/>
          <w:kern w:val="0"/>
          <w:sz w:val="23"/>
          <w:szCs w:val="23"/>
          <w:shd w:val="clear" w:color="auto" w:fill="F7F7F8"/>
        </w:rPr>
        <w:t>merge=true</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&lt;props/&gt;</w:t>
      </w:r>
      <w:r w:rsidRPr="00BA0D5D">
        <w:rPr>
          <w:rFonts w:ascii="inherit" w:eastAsia="宋体" w:hAnsi="inherit" w:cs="Arial"/>
          <w:color w:val="34302D"/>
          <w:kern w:val="0"/>
          <w:sz w:val="24"/>
          <w:szCs w:val="24"/>
        </w:rPr>
        <w:t> element of the </w:t>
      </w:r>
      <w:r w:rsidRPr="00BA0D5D">
        <w:rPr>
          <w:rFonts w:ascii="Consolas" w:eastAsia="宋体" w:hAnsi="Consolas" w:cs="宋体"/>
          <w:color w:val="34302D"/>
          <w:kern w:val="0"/>
          <w:sz w:val="23"/>
          <w:szCs w:val="23"/>
          <w:shd w:val="clear" w:color="auto" w:fill="F7F7F8"/>
        </w:rPr>
        <w:t>adminEmails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child</w:t>
      </w:r>
      <w:r w:rsidRPr="00BA0D5D">
        <w:rPr>
          <w:rFonts w:ascii="inherit" w:eastAsia="宋体" w:hAnsi="inherit" w:cs="Arial"/>
          <w:color w:val="34302D"/>
          <w:kern w:val="0"/>
          <w:sz w:val="24"/>
          <w:szCs w:val="24"/>
        </w:rPr>
        <w:t> bean definition. When the </w:t>
      </w:r>
      <w:r w:rsidRPr="00BA0D5D">
        <w:rPr>
          <w:rFonts w:ascii="Consolas" w:eastAsia="宋体" w:hAnsi="Consolas" w:cs="宋体"/>
          <w:color w:val="34302D"/>
          <w:kern w:val="0"/>
          <w:sz w:val="23"/>
          <w:szCs w:val="23"/>
          <w:shd w:val="clear" w:color="auto" w:fill="F7F7F8"/>
        </w:rPr>
        <w:t>child</w:t>
      </w:r>
      <w:r w:rsidRPr="00BA0D5D">
        <w:rPr>
          <w:rFonts w:ascii="inherit" w:eastAsia="宋体" w:hAnsi="inherit" w:cs="Arial"/>
          <w:color w:val="34302D"/>
          <w:kern w:val="0"/>
          <w:sz w:val="24"/>
          <w:szCs w:val="24"/>
        </w:rPr>
        <w:t> bean is resolved and instantiated by the container, the resulting instance has an </w:t>
      </w:r>
      <w:r w:rsidRPr="00BA0D5D">
        <w:rPr>
          <w:rFonts w:ascii="Consolas" w:eastAsia="宋体" w:hAnsi="Consolas" w:cs="宋体"/>
          <w:color w:val="34302D"/>
          <w:kern w:val="0"/>
          <w:sz w:val="23"/>
          <w:szCs w:val="23"/>
          <w:shd w:val="clear" w:color="auto" w:fill="F7F7F8"/>
        </w:rPr>
        <w:t>adminEmails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collection that contains the result of merging the child’s </w:t>
      </w:r>
      <w:r w:rsidRPr="00BA0D5D">
        <w:rPr>
          <w:rFonts w:ascii="Consolas" w:eastAsia="宋体" w:hAnsi="Consolas" w:cs="宋体"/>
          <w:color w:val="34302D"/>
          <w:kern w:val="0"/>
          <w:sz w:val="23"/>
          <w:szCs w:val="23"/>
          <w:shd w:val="clear" w:color="auto" w:fill="F7F7F8"/>
        </w:rPr>
        <w:t>adminEmails</w:t>
      </w:r>
      <w:r w:rsidRPr="00BA0D5D">
        <w:rPr>
          <w:rFonts w:ascii="inherit" w:eastAsia="宋体" w:hAnsi="inherit" w:cs="Arial"/>
          <w:color w:val="34302D"/>
          <w:kern w:val="0"/>
          <w:sz w:val="24"/>
          <w:szCs w:val="24"/>
        </w:rPr>
        <w:t> collection with the parent’s </w:t>
      </w:r>
      <w:r w:rsidRPr="00BA0D5D">
        <w:rPr>
          <w:rFonts w:ascii="Consolas" w:eastAsia="宋体" w:hAnsi="Consolas" w:cs="宋体"/>
          <w:color w:val="34302D"/>
          <w:kern w:val="0"/>
          <w:sz w:val="23"/>
          <w:szCs w:val="23"/>
          <w:shd w:val="clear" w:color="auto" w:fill="F7F7F8"/>
        </w:rPr>
        <w:t>adminEmails</w:t>
      </w:r>
      <w:r w:rsidRPr="00BA0D5D">
        <w:rPr>
          <w:rFonts w:ascii="inherit" w:eastAsia="宋体" w:hAnsi="inherit" w:cs="Arial"/>
          <w:color w:val="34302D"/>
          <w:kern w:val="0"/>
          <w:sz w:val="24"/>
          <w:szCs w:val="24"/>
        </w:rPr>
        <w:t> collection. The following listing shows the result:</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注意使用的</w:t>
      </w:r>
      <w:r>
        <w:rPr>
          <w:rStyle w:val="HTML"/>
          <w:rFonts w:ascii="Consolas" w:hAnsi="Consolas"/>
          <w:sz w:val="23"/>
          <w:szCs w:val="23"/>
          <w:shd w:val="clear" w:color="auto" w:fill="F7F7F8"/>
        </w:rPr>
        <w:t>merge=true</w:t>
      </w:r>
      <w:r>
        <w:rPr>
          <w:rFonts w:ascii="Arial" w:hAnsi="Arial" w:cs="Arial"/>
          <w:color w:val="34302D"/>
          <w:shd w:val="clear" w:color="auto" w:fill="FFFFFF"/>
        </w:rPr>
        <w:t>上属性</w:t>
      </w:r>
      <w:r>
        <w:rPr>
          <w:rStyle w:val="HTML"/>
          <w:rFonts w:ascii="Consolas" w:hAnsi="Consolas"/>
          <w:sz w:val="23"/>
          <w:szCs w:val="23"/>
          <w:shd w:val="clear" w:color="auto" w:fill="F7F7F8"/>
        </w:rPr>
        <w:t>&lt;props/&gt;</w:t>
      </w:r>
      <w:r>
        <w:rPr>
          <w:rFonts w:ascii="Arial" w:hAnsi="Arial" w:cs="Arial"/>
          <w:color w:val="34302D"/>
          <w:shd w:val="clear" w:color="auto" w:fill="FFFFFF"/>
        </w:rPr>
        <w:t>的元素</w:t>
      </w:r>
      <w:r>
        <w:rPr>
          <w:rFonts w:ascii="Arial" w:hAnsi="Arial" w:cs="Arial"/>
          <w:color w:val="34302D"/>
          <w:shd w:val="clear" w:color="auto" w:fill="FFFFFF"/>
        </w:rPr>
        <w:t> </w:t>
      </w:r>
      <w:r>
        <w:rPr>
          <w:rStyle w:val="HTML"/>
          <w:rFonts w:ascii="Consolas" w:hAnsi="Consolas"/>
          <w:sz w:val="23"/>
          <w:szCs w:val="23"/>
          <w:shd w:val="clear" w:color="auto" w:fill="F7F7F8"/>
        </w:rPr>
        <w:t>adminEmails</w:t>
      </w:r>
      <w:r>
        <w:rPr>
          <w:rFonts w:ascii="Arial" w:hAnsi="Arial" w:cs="Arial"/>
          <w:color w:val="34302D"/>
          <w:shd w:val="clear" w:color="auto" w:fill="FFFFFF"/>
        </w:rPr>
        <w:t>的财产</w:t>
      </w:r>
      <w:r>
        <w:rPr>
          <w:rStyle w:val="HTML"/>
          <w:rFonts w:ascii="Consolas" w:hAnsi="Consolas"/>
          <w:sz w:val="23"/>
          <w:szCs w:val="23"/>
          <w:shd w:val="clear" w:color="auto" w:fill="F7F7F8"/>
        </w:rPr>
        <w:t>child</w:t>
      </w:r>
      <w:r>
        <w:rPr>
          <w:rFonts w:ascii="Arial" w:hAnsi="Arial" w:cs="Arial"/>
          <w:color w:val="34302D"/>
          <w:shd w:val="clear" w:color="auto" w:fill="FFFFFF"/>
        </w:rPr>
        <w:t>bean</w:t>
      </w:r>
      <w:r>
        <w:rPr>
          <w:rFonts w:ascii="Arial" w:hAnsi="Arial" w:cs="Arial"/>
          <w:color w:val="34302D"/>
          <w:shd w:val="clear" w:color="auto" w:fill="FFFFFF"/>
        </w:rPr>
        <w:t>定义。当</w:t>
      </w:r>
      <w:r>
        <w:rPr>
          <w:rStyle w:val="HTML"/>
          <w:rFonts w:ascii="Consolas" w:hAnsi="Consolas"/>
          <w:sz w:val="23"/>
          <w:szCs w:val="23"/>
          <w:shd w:val="clear" w:color="auto" w:fill="F7F7F8"/>
        </w:rPr>
        <w:t>child</w:t>
      </w:r>
      <w:r>
        <w:rPr>
          <w:rFonts w:ascii="Arial" w:hAnsi="Arial" w:cs="Arial"/>
          <w:color w:val="34302D"/>
          <w:shd w:val="clear" w:color="auto" w:fill="FFFFFF"/>
        </w:rPr>
        <w:t>容器解析并实例化</w:t>
      </w:r>
      <w:r>
        <w:rPr>
          <w:rFonts w:ascii="Arial" w:hAnsi="Arial" w:cs="Arial"/>
          <w:color w:val="34302D"/>
          <w:shd w:val="clear" w:color="auto" w:fill="FFFFFF"/>
        </w:rPr>
        <w:t>bean</w:t>
      </w:r>
      <w:r>
        <w:rPr>
          <w:rFonts w:ascii="Arial" w:hAnsi="Arial" w:cs="Arial"/>
          <w:color w:val="34302D"/>
          <w:shd w:val="clear" w:color="auto" w:fill="FFFFFF"/>
        </w:rPr>
        <w:t>时，生成的实例有一个</w:t>
      </w:r>
      <w:r>
        <w:rPr>
          <w:rStyle w:val="HTML"/>
          <w:rFonts w:ascii="Consolas" w:hAnsi="Consolas"/>
          <w:sz w:val="23"/>
          <w:szCs w:val="23"/>
          <w:shd w:val="clear" w:color="auto" w:fill="F7F7F8"/>
        </w:rPr>
        <w:t>adminEmails</w:t>
      </w:r>
      <w:r>
        <w:rPr>
          <w:rFonts w:ascii="Arial" w:hAnsi="Arial" w:cs="Arial"/>
          <w:color w:val="34302D"/>
          <w:shd w:val="clear" w:color="auto" w:fill="FFFFFF"/>
        </w:rPr>
        <w:t> </w:t>
      </w:r>
      <w:r>
        <w:rPr>
          <w:rStyle w:val="HTML"/>
          <w:rFonts w:ascii="Consolas" w:hAnsi="Consolas"/>
          <w:sz w:val="23"/>
          <w:szCs w:val="23"/>
          <w:shd w:val="clear" w:color="auto" w:fill="F7F7F8"/>
        </w:rPr>
        <w:t>Properties</w:t>
      </w:r>
      <w:r>
        <w:rPr>
          <w:rFonts w:ascii="Arial" w:hAnsi="Arial" w:cs="Arial"/>
          <w:color w:val="34302D"/>
          <w:shd w:val="clear" w:color="auto" w:fill="FFFFFF"/>
        </w:rPr>
        <w:t>集合，其中包含将子集合</w:t>
      </w:r>
      <w:r>
        <w:rPr>
          <w:rStyle w:val="HTML"/>
          <w:rFonts w:ascii="Consolas" w:hAnsi="Consolas"/>
          <w:sz w:val="23"/>
          <w:szCs w:val="23"/>
          <w:shd w:val="clear" w:color="auto" w:fill="F7F7F8"/>
        </w:rPr>
        <w:t>adminEmails</w:t>
      </w:r>
      <w:r>
        <w:rPr>
          <w:rFonts w:ascii="Arial" w:hAnsi="Arial" w:cs="Arial"/>
          <w:color w:val="34302D"/>
          <w:shd w:val="clear" w:color="auto" w:fill="FFFFFF"/>
        </w:rPr>
        <w:t>与父</w:t>
      </w:r>
      <w:r>
        <w:rPr>
          <w:rStyle w:val="HTML"/>
          <w:rFonts w:ascii="Consolas" w:hAnsi="Consolas"/>
          <w:sz w:val="23"/>
          <w:szCs w:val="23"/>
          <w:shd w:val="clear" w:color="auto" w:fill="F7F7F8"/>
        </w:rPr>
        <w:t>adminEmails</w:t>
      </w:r>
      <w:r>
        <w:rPr>
          <w:rFonts w:ascii="Arial" w:hAnsi="Arial" w:cs="Arial"/>
          <w:color w:val="34302D"/>
          <w:shd w:val="clear" w:color="auto" w:fill="FFFFFF"/>
        </w:rPr>
        <w:t>集合合并的结果</w:t>
      </w:r>
      <w:r>
        <w:rPr>
          <w:rFonts w:ascii="Arial" w:hAnsi="Arial" w:cs="Arial"/>
          <w:color w:val="34302D"/>
          <w:shd w:val="clear" w:color="auto" w:fill="FFFFFF"/>
        </w:rPr>
        <w:t> </w:t>
      </w:r>
      <w:r>
        <w:rPr>
          <w:rFonts w:ascii="Arial" w:hAnsi="Arial" w:cs="Arial"/>
          <w:color w:val="34302D"/>
          <w:shd w:val="clear" w:color="auto" w:fill="FFFFFF"/>
        </w:rPr>
        <w:t>。以下清单显示了结果：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administrator=administrator@example.com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sales=sales@example.com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support=support@example.co.uk</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child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collection’s value set inherits all property elements from the parent </w:t>
      </w:r>
      <w:r w:rsidRPr="00BA0D5D">
        <w:rPr>
          <w:rFonts w:ascii="Consolas" w:eastAsia="宋体" w:hAnsi="Consolas" w:cs="宋体"/>
          <w:color w:val="34302D"/>
          <w:kern w:val="0"/>
          <w:sz w:val="23"/>
          <w:szCs w:val="23"/>
          <w:shd w:val="clear" w:color="auto" w:fill="F7F7F8"/>
        </w:rPr>
        <w:t>&lt;props/&gt;</w:t>
      </w:r>
      <w:r w:rsidRPr="00BA0D5D">
        <w:rPr>
          <w:rFonts w:ascii="inherit" w:eastAsia="宋体" w:hAnsi="inherit" w:cs="Arial"/>
          <w:color w:val="34302D"/>
          <w:kern w:val="0"/>
          <w:sz w:val="24"/>
          <w:szCs w:val="24"/>
        </w:rPr>
        <w:t>, and the child’s value for the </w:t>
      </w:r>
      <w:r w:rsidRPr="00BA0D5D">
        <w:rPr>
          <w:rFonts w:ascii="Consolas" w:eastAsia="宋体" w:hAnsi="Consolas" w:cs="宋体"/>
          <w:color w:val="34302D"/>
          <w:kern w:val="0"/>
          <w:sz w:val="23"/>
          <w:szCs w:val="23"/>
          <w:shd w:val="clear" w:color="auto" w:fill="F7F7F8"/>
        </w:rPr>
        <w:t>support</w:t>
      </w:r>
      <w:r w:rsidRPr="00BA0D5D">
        <w:rPr>
          <w:rFonts w:ascii="inherit" w:eastAsia="宋体" w:hAnsi="inherit" w:cs="Arial"/>
          <w:color w:val="34302D"/>
          <w:kern w:val="0"/>
          <w:sz w:val="24"/>
          <w:szCs w:val="24"/>
        </w:rPr>
        <w:t> value overrides the value in the parent collection.</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孩子</w:t>
      </w:r>
      <w:r>
        <w:rPr>
          <w:rStyle w:val="HTML"/>
          <w:rFonts w:ascii="Consolas" w:hAnsi="Consolas"/>
          <w:sz w:val="23"/>
          <w:szCs w:val="23"/>
          <w:shd w:val="clear" w:color="auto" w:fill="F7F7F8"/>
        </w:rPr>
        <w:t>Properties</w:t>
      </w:r>
      <w:r>
        <w:rPr>
          <w:rFonts w:ascii="Arial" w:hAnsi="Arial" w:cs="Arial"/>
          <w:color w:val="34302D"/>
          <w:shd w:val="clear" w:color="auto" w:fill="FFFFFF"/>
        </w:rPr>
        <w:t>集合的值设置继承父所有属性元素</w:t>
      </w:r>
      <w:r>
        <w:rPr>
          <w:rStyle w:val="HTML"/>
          <w:rFonts w:ascii="Consolas" w:hAnsi="Consolas"/>
          <w:sz w:val="23"/>
          <w:szCs w:val="23"/>
          <w:shd w:val="clear" w:color="auto" w:fill="F7F7F8"/>
        </w:rPr>
        <w:t>&lt;props/&gt;</w:t>
      </w:r>
      <w:r>
        <w:rPr>
          <w:rFonts w:ascii="Arial" w:hAnsi="Arial" w:cs="Arial"/>
          <w:color w:val="34302D"/>
          <w:shd w:val="clear" w:color="auto" w:fill="FFFFFF"/>
        </w:rPr>
        <w:t>，和孩子的为值</w:t>
      </w:r>
      <w:r>
        <w:rPr>
          <w:rStyle w:val="HTML"/>
          <w:rFonts w:ascii="Consolas" w:hAnsi="Consolas"/>
          <w:sz w:val="23"/>
          <w:szCs w:val="23"/>
          <w:shd w:val="clear" w:color="auto" w:fill="F7F7F8"/>
        </w:rPr>
        <w:t>support</w:t>
      </w:r>
      <w:r>
        <w:rPr>
          <w:rFonts w:ascii="Arial" w:hAnsi="Arial" w:cs="Arial"/>
          <w:color w:val="34302D"/>
          <w:shd w:val="clear" w:color="auto" w:fill="FFFFFF"/>
        </w:rPr>
        <w:t>值将覆盖父集合的价值。</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merging behavior applies similarly to the </w:t>
      </w:r>
      <w:r w:rsidRPr="00BA0D5D">
        <w:rPr>
          <w:rFonts w:ascii="Consolas" w:eastAsia="宋体" w:hAnsi="Consolas" w:cs="宋体"/>
          <w:color w:val="34302D"/>
          <w:kern w:val="0"/>
          <w:sz w:val="23"/>
          <w:szCs w:val="23"/>
          <w:shd w:val="clear" w:color="auto" w:fill="F7F7F8"/>
        </w:rPr>
        <w:t>&lt;list/&gt;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&lt;map/&gt;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&lt;set/&gt;</w:t>
      </w:r>
      <w:r w:rsidRPr="00BA0D5D">
        <w:rPr>
          <w:rFonts w:ascii="inherit" w:eastAsia="宋体" w:hAnsi="inherit" w:cs="Arial"/>
          <w:color w:val="34302D"/>
          <w:kern w:val="0"/>
          <w:sz w:val="24"/>
          <w:szCs w:val="24"/>
        </w:rPr>
        <w:t> collection types. In the specific case of the </w:t>
      </w:r>
      <w:r w:rsidRPr="00BA0D5D">
        <w:rPr>
          <w:rFonts w:ascii="Consolas" w:eastAsia="宋体" w:hAnsi="Consolas" w:cs="宋体"/>
          <w:color w:val="34302D"/>
          <w:kern w:val="0"/>
          <w:sz w:val="23"/>
          <w:szCs w:val="23"/>
          <w:shd w:val="clear" w:color="auto" w:fill="F7F7F8"/>
        </w:rPr>
        <w:t>&lt;list/&gt;</w:t>
      </w:r>
      <w:r w:rsidRPr="00BA0D5D">
        <w:rPr>
          <w:rFonts w:ascii="inherit" w:eastAsia="宋体" w:hAnsi="inherit" w:cs="Arial"/>
          <w:color w:val="34302D"/>
          <w:kern w:val="0"/>
          <w:sz w:val="24"/>
          <w:szCs w:val="24"/>
        </w:rPr>
        <w:t>element, the semantics associated with the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collection type (that is, the notion of an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xml:space="preserve"> collection of values) is maintained. The parent’s values precede all of the child list’s </w:t>
      </w:r>
      <w:r w:rsidRPr="00BA0D5D">
        <w:rPr>
          <w:rFonts w:ascii="inherit" w:eastAsia="宋体" w:hAnsi="inherit" w:cs="Arial"/>
          <w:color w:val="34302D"/>
          <w:kern w:val="0"/>
          <w:sz w:val="24"/>
          <w:szCs w:val="24"/>
        </w:rPr>
        <w:lastRenderedPageBreak/>
        <w:t>values. In the case of the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collection types, no ordering exists. Hence, no ordering semantics are in effect for the collection types that underlie the associated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implementation types that the container uses internally.</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这一合并行为同样适用于</w:t>
      </w:r>
      <w:r>
        <w:rPr>
          <w:rStyle w:val="HTML"/>
          <w:rFonts w:ascii="Consolas" w:hAnsi="Consolas"/>
          <w:sz w:val="23"/>
          <w:szCs w:val="23"/>
          <w:shd w:val="clear" w:color="auto" w:fill="F7F7F8"/>
        </w:rPr>
        <w:t>&lt;list/&gt;</w:t>
      </w:r>
      <w:r>
        <w:rPr>
          <w:rFonts w:ascii="Arial" w:hAnsi="Arial" w:cs="Arial"/>
          <w:color w:val="34302D"/>
          <w:shd w:val="clear" w:color="auto" w:fill="FFFFFF"/>
        </w:rPr>
        <w:t>，</w:t>
      </w:r>
      <w:r>
        <w:rPr>
          <w:rStyle w:val="HTML"/>
          <w:rFonts w:ascii="Consolas" w:hAnsi="Consolas"/>
          <w:sz w:val="23"/>
          <w:szCs w:val="23"/>
          <w:shd w:val="clear" w:color="auto" w:fill="F7F7F8"/>
        </w:rPr>
        <w:t>&lt;map/&gt;</w:t>
      </w:r>
      <w:r>
        <w:rPr>
          <w:rFonts w:ascii="Arial" w:hAnsi="Arial" w:cs="Arial"/>
          <w:color w:val="34302D"/>
          <w:shd w:val="clear" w:color="auto" w:fill="FFFFFF"/>
        </w:rPr>
        <w:t>和</w:t>
      </w:r>
      <w:r>
        <w:rPr>
          <w:rStyle w:val="HTML"/>
          <w:rFonts w:ascii="Consolas" w:hAnsi="Consolas"/>
          <w:sz w:val="23"/>
          <w:szCs w:val="23"/>
          <w:shd w:val="clear" w:color="auto" w:fill="F7F7F8"/>
        </w:rPr>
        <w:t>&lt;set/&gt;</w:t>
      </w:r>
      <w:r>
        <w:rPr>
          <w:rFonts w:ascii="Arial" w:hAnsi="Arial" w:cs="Arial"/>
          <w:color w:val="34302D"/>
          <w:shd w:val="clear" w:color="auto" w:fill="FFFFFF"/>
        </w:rPr>
        <w:t> </w:t>
      </w:r>
      <w:r>
        <w:rPr>
          <w:rFonts w:ascii="Arial" w:hAnsi="Arial" w:cs="Arial"/>
          <w:color w:val="34302D"/>
          <w:shd w:val="clear" w:color="auto" w:fill="FFFFFF"/>
        </w:rPr>
        <w:t>集合类型。在</w:t>
      </w:r>
      <w:r>
        <w:rPr>
          <w:rStyle w:val="HTML"/>
          <w:rFonts w:ascii="Consolas" w:hAnsi="Consolas"/>
          <w:sz w:val="23"/>
          <w:szCs w:val="23"/>
          <w:shd w:val="clear" w:color="auto" w:fill="F7F7F8"/>
        </w:rPr>
        <w:t>&lt;list/&gt;</w:t>
      </w:r>
      <w:r>
        <w:rPr>
          <w:rFonts w:ascii="Arial" w:hAnsi="Arial" w:cs="Arial"/>
          <w:color w:val="34302D"/>
          <w:shd w:val="clear" w:color="auto" w:fill="FFFFFF"/>
        </w:rPr>
        <w:t>元素的特定情况下，保持与</w:t>
      </w:r>
      <w:r>
        <w:rPr>
          <w:rStyle w:val="HTML"/>
          <w:rFonts w:ascii="Consolas" w:hAnsi="Consolas"/>
          <w:sz w:val="23"/>
          <w:szCs w:val="23"/>
          <w:shd w:val="clear" w:color="auto" w:fill="F7F7F8"/>
        </w:rPr>
        <w:t>List</w:t>
      </w:r>
      <w:r>
        <w:rPr>
          <w:rFonts w:ascii="Arial" w:hAnsi="Arial" w:cs="Arial"/>
          <w:color w:val="34302D"/>
          <w:shd w:val="clear" w:color="auto" w:fill="FFFFFF"/>
        </w:rPr>
        <w:t>集合类型（即，</w:t>
      </w:r>
      <w:r>
        <w:rPr>
          <w:rStyle w:val="HTML"/>
          <w:rFonts w:ascii="Consolas" w:hAnsi="Consolas"/>
          <w:sz w:val="23"/>
          <w:szCs w:val="23"/>
          <w:shd w:val="clear" w:color="auto" w:fill="F7F7F8"/>
        </w:rPr>
        <w:t>ordered</w:t>
      </w:r>
      <w:r>
        <w:rPr>
          <w:rFonts w:ascii="Arial" w:hAnsi="Arial" w:cs="Arial"/>
          <w:color w:val="34302D"/>
          <w:shd w:val="clear" w:color="auto" w:fill="FFFFFF"/>
        </w:rPr>
        <w:t>值集合的概念）相关联的语义。父级的值位于所有子级列表的值之前。在的情况下</w:t>
      </w:r>
      <w:r>
        <w:rPr>
          <w:rStyle w:val="HTML"/>
          <w:rFonts w:ascii="Consolas" w:hAnsi="Consolas"/>
          <w:sz w:val="23"/>
          <w:szCs w:val="23"/>
          <w:shd w:val="clear" w:color="auto" w:fill="F7F7F8"/>
        </w:rPr>
        <w:t>Map</w:t>
      </w:r>
      <w:r>
        <w:rPr>
          <w:rFonts w:ascii="Arial" w:hAnsi="Arial" w:cs="Arial"/>
          <w:color w:val="34302D"/>
          <w:shd w:val="clear" w:color="auto" w:fill="FFFFFF"/>
        </w:rPr>
        <w:t>，</w:t>
      </w:r>
      <w:r>
        <w:rPr>
          <w:rStyle w:val="HTML"/>
          <w:rFonts w:ascii="Consolas" w:hAnsi="Consolas"/>
          <w:sz w:val="23"/>
          <w:szCs w:val="23"/>
          <w:shd w:val="clear" w:color="auto" w:fill="F7F7F8"/>
        </w:rPr>
        <w:t>Set</w:t>
      </w:r>
      <w:r>
        <w:rPr>
          <w:rFonts w:ascii="Arial" w:hAnsi="Arial" w:cs="Arial"/>
          <w:color w:val="34302D"/>
          <w:shd w:val="clear" w:color="auto" w:fill="FFFFFF"/>
        </w:rPr>
        <w:t>和</w:t>
      </w:r>
      <w:r>
        <w:rPr>
          <w:rStyle w:val="HTML"/>
          <w:rFonts w:ascii="Consolas" w:hAnsi="Consolas"/>
          <w:sz w:val="23"/>
          <w:szCs w:val="23"/>
          <w:shd w:val="clear" w:color="auto" w:fill="F7F7F8"/>
        </w:rPr>
        <w:t>Properties</w:t>
      </w:r>
      <w:r>
        <w:rPr>
          <w:rFonts w:ascii="Arial" w:hAnsi="Arial" w:cs="Arial"/>
          <w:color w:val="34302D"/>
          <w:shd w:val="clear" w:color="auto" w:fill="FFFFFF"/>
        </w:rPr>
        <w:t>集合类型，没有顺序存在。因此，没有排序的语义在背后的关联的集合类型的效果</w:t>
      </w:r>
      <w:r>
        <w:rPr>
          <w:rStyle w:val="HTML"/>
          <w:rFonts w:ascii="Consolas" w:hAnsi="Consolas"/>
          <w:sz w:val="23"/>
          <w:szCs w:val="23"/>
          <w:shd w:val="clear" w:color="auto" w:fill="F7F7F8"/>
        </w:rPr>
        <w:t>Map</w:t>
      </w:r>
      <w:r>
        <w:rPr>
          <w:rFonts w:ascii="Arial" w:hAnsi="Arial" w:cs="Arial"/>
          <w:color w:val="34302D"/>
          <w:shd w:val="clear" w:color="auto" w:fill="FFFFFF"/>
        </w:rPr>
        <w:t>，</w:t>
      </w:r>
      <w:r>
        <w:rPr>
          <w:rStyle w:val="HTML"/>
          <w:rFonts w:ascii="Consolas" w:hAnsi="Consolas"/>
          <w:sz w:val="23"/>
          <w:szCs w:val="23"/>
          <w:shd w:val="clear" w:color="auto" w:fill="F7F7F8"/>
        </w:rPr>
        <w:t>Set</w:t>
      </w:r>
      <w:r>
        <w:rPr>
          <w:rFonts w:ascii="Arial" w:hAnsi="Arial" w:cs="Arial"/>
          <w:color w:val="34302D"/>
          <w:shd w:val="clear" w:color="auto" w:fill="FFFFFF"/>
        </w:rPr>
        <w:t>以及</w:t>
      </w:r>
      <w:r>
        <w:rPr>
          <w:rStyle w:val="HTML"/>
          <w:rFonts w:ascii="Consolas" w:hAnsi="Consolas"/>
          <w:sz w:val="23"/>
          <w:szCs w:val="23"/>
          <w:shd w:val="clear" w:color="auto" w:fill="F7F7F8"/>
        </w:rPr>
        <w:t>Properties</w:t>
      </w:r>
      <w:r>
        <w:rPr>
          <w:rFonts w:ascii="Arial" w:hAnsi="Arial" w:cs="Arial"/>
          <w:color w:val="34302D"/>
          <w:shd w:val="clear" w:color="auto" w:fill="FFFFFF"/>
        </w:rPr>
        <w:t>该容器内部使用实现类型。</w:t>
      </w:r>
    </w:p>
    <w:p w:rsidR="00BA0D5D" w:rsidRPr="006F2DAF" w:rsidRDefault="00BA0D5D" w:rsidP="006F2DAF">
      <w:pPr>
        <w:pStyle w:val="a3"/>
        <w:shd w:val="clear" w:color="auto" w:fill="FFFFFF"/>
        <w:spacing w:before="0" w:beforeAutospacing="0" w:after="300" w:afterAutospacing="0"/>
        <w:rPr>
          <w:rFonts w:ascii="inherit" w:hAnsi="inherit" w:cs="Arial" w:hint="eastAsia"/>
          <w:color w:val="34302D"/>
        </w:rPr>
      </w:pPr>
      <w:r w:rsidRPr="006F2DAF">
        <w:rPr>
          <w:rFonts w:ascii="inherit" w:hAnsi="inherit" w:cs="Arial"/>
          <w:color w:val="34302D"/>
        </w:rPr>
        <w:t>Limitations of Collection Merging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cannot merge different collection types (such as a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and a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If you do attempt to do so, an appropriate </w:t>
      </w:r>
      <w:r w:rsidRPr="00BA0D5D">
        <w:rPr>
          <w:rFonts w:ascii="Consolas" w:eastAsia="宋体" w:hAnsi="Consolas" w:cs="宋体"/>
          <w:color w:val="34302D"/>
          <w:kern w:val="0"/>
          <w:sz w:val="23"/>
          <w:szCs w:val="23"/>
          <w:shd w:val="clear" w:color="auto" w:fill="F7F7F8"/>
        </w:rPr>
        <w:t>Exception</w:t>
      </w:r>
      <w:r w:rsidRPr="00BA0D5D">
        <w:rPr>
          <w:rFonts w:ascii="inherit" w:eastAsia="宋体" w:hAnsi="inherit" w:cs="Arial"/>
          <w:color w:val="34302D"/>
          <w:kern w:val="0"/>
          <w:sz w:val="24"/>
          <w:szCs w:val="24"/>
        </w:rPr>
        <w:t> is thrown. The </w:t>
      </w:r>
      <w:r w:rsidRPr="00BA0D5D">
        <w:rPr>
          <w:rFonts w:ascii="Consolas" w:eastAsia="宋体" w:hAnsi="Consolas" w:cs="宋体"/>
          <w:color w:val="34302D"/>
          <w:kern w:val="0"/>
          <w:sz w:val="23"/>
          <w:szCs w:val="23"/>
          <w:shd w:val="clear" w:color="auto" w:fill="F7F7F8"/>
        </w:rPr>
        <w:t>merge</w:t>
      </w:r>
      <w:r w:rsidRPr="00BA0D5D">
        <w:rPr>
          <w:rFonts w:ascii="inherit" w:eastAsia="宋体" w:hAnsi="inherit" w:cs="Arial"/>
          <w:color w:val="34302D"/>
          <w:kern w:val="0"/>
          <w:sz w:val="24"/>
          <w:szCs w:val="24"/>
        </w:rPr>
        <w:t> attribute must be specified on the lower, inherited, child definition. Specifying the </w:t>
      </w:r>
      <w:r w:rsidRPr="00BA0D5D">
        <w:rPr>
          <w:rFonts w:ascii="Consolas" w:eastAsia="宋体" w:hAnsi="Consolas" w:cs="宋体"/>
          <w:color w:val="34302D"/>
          <w:kern w:val="0"/>
          <w:sz w:val="23"/>
          <w:szCs w:val="23"/>
          <w:shd w:val="clear" w:color="auto" w:fill="F7F7F8"/>
        </w:rPr>
        <w:t>merge</w:t>
      </w:r>
      <w:r w:rsidRPr="00BA0D5D">
        <w:rPr>
          <w:rFonts w:ascii="inherit" w:eastAsia="宋体" w:hAnsi="inherit" w:cs="Arial"/>
          <w:color w:val="34302D"/>
          <w:kern w:val="0"/>
          <w:sz w:val="24"/>
          <w:szCs w:val="24"/>
        </w:rPr>
        <w:t> attribute on a parent collection definition is redundant and does not result in the desired merging.</w:t>
      </w:r>
    </w:p>
    <w:p w:rsidR="006F2DAF" w:rsidRDefault="006F2DAF" w:rsidP="006F2DAF">
      <w:pPr>
        <w:pStyle w:val="6"/>
        <w:shd w:val="clear" w:color="auto" w:fill="FFFFFF"/>
        <w:spacing w:before="240" w:beforeAutospacing="0" w:after="120" w:afterAutospacing="0"/>
        <w:rPr>
          <w:rFonts w:ascii="Arial" w:hAnsi="Arial" w:cs="Arial"/>
          <w:b w:val="0"/>
          <w:bCs w:val="0"/>
          <w:color w:val="34302D"/>
          <w:sz w:val="24"/>
          <w:szCs w:val="24"/>
        </w:rPr>
      </w:pPr>
      <w:r>
        <w:rPr>
          <w:rFonts w:ascii="Arial" w:hAnsi="Arial" w:cs="Arial"/>
          <w:b w:val="0"/>
          <w:bCs w:val="0"/>
          <w:color w:val="34302D"/>
          <w:sz w:val="24"/>
          <w:szCs w:val="24"/>
        </w:rPr>
        <w:t>收集合并的局限性</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您无法合并不同的集合类型（例如</w:t>
      </w:r>
      <w:r>
        <w:rPr>
          <w:rFonts w:ascii="inherit" w:hAnsi="inherit" w:cs="Arial"/>
          <w:color w:val="34302D"/>
        </w:rPr>
        <w:t>a </w:t>
      </w:r>
      <w:r>
        <w:rPr>
          <w:rStyle w:val="HTML"/>
          <w:rFonts w:ascii="Consolas" w:hAnsi="Consolas"/>
          <w:color w:val="34302D"/>
          <w:sz w:val="23"/>
          <w:szCs w:val="23"/>
          <w:shd w:val="clear" w:color="auto" w:fill="F7F7F8"/>
        </w:rPr>
        <w:t>Map</w:t>
      </w:r>
      <w:r>
        <w:rPr>
          <w:rFonts w:ascii="inherit" w:hAnsi="inherit" w:cs="Arial"/>
          <w:color w:val="34302D"/>
        </w:rPr>
        <w:t>和</w:t>
      </w:r>
      <w:r>
        <w:rPr>
          <w:rFonts w:ascii="inherit" w:hAnsi="inherit" w:cs="Arial"/>
          <w:color w:val="34302D"/>
        </w:rPr>
        <w:t>a </w:t>
      </w:r>
      <w:r>
        <w:rPr>
          <w:rStyle w:val="HTML"/>
          <w:rFonts w:ascii="Consolas" w:hAnsi="Consolas"/>
          <w:color w:val="34302D"/>
          <w:sz w:val="23"/>
          <w:szCs w:val="23"/>
          <w:shd w:val="clear" w:color="auto" w:fill="F7F7F8"/>
        </w:rPr>
        <w:t>List</w:t>
      </w:r>
      <w:r>
        <w:rPr>
          <w:rFonts w:ascii="inherit" w:hAnsi="inherit" w:cs="Arial"/>
          <w:color w:val="34302D"/>
        </w:rPr>
        <w:t>）。如果您尝试这样做，</w:t>
      </w:r>
      <w:r>
        <w:rPr>
          <w:rStyle w:val="HTML"/>
          <w:rFonts w:ascii="Consolas" w:hAnsi="Consolas"/>
          <w:color w:val="34302D"/>
          <w:sz w:val="23"/>
          <w:szCs w:val="23"/>
          <w:shd w:val="clear" w:color="auto" w:fill="F7F7F8"/>
        </w:rPr>
        <w:t>Exception</w:t>
      </w:r>
      <w:r>
        <w:rPr>
          <w:rFonts w:ascii="inherit" w:hAnsi="inherit" w:cs="Arial"/>
          <w:color w:val="34302D"/>
        </w:rPr>
        <w:t>则会引发相应的操作。</w:t>
      </w:r>
      <w:r>
        <w:rPr>
          <w:rStyle w:val="HTML"/>
          <w:rFonts w:ascii="Consolas" w:hAnsi="Consolas"/>
          <w:color w:val="34302D"/>
          <w:sz w:val="23"/>
          <w:szCs w:val="23"/>
          <w:shd w:val="clear" w:color="auto" w:fill="F7F7F8"/>
        </w:rPr>
        <w:t>merge</w:t>
      </w:r>
      <w:r>
        <w:rPr>
          <w:rFonts w:ascii="inherit" w:hAnsi="inherit" w:cs="Arial"/>
          <w:color w:val="34302D"/>
        </w:rPr>
        <w:t>必须在较低的继承子定义上指定该属性。</w:t>
      </w:r>
      <w:r>
        <w:rPr>
          <w:rStyle w:val="HTML"/>
          <w:rFonts w:ascii="Consolas" w:hAnsi="Consolas"/>
          <w:color w:val="34302D"/>
          <w:sz w:val="23"/>
          <w:szCs w:val="23"/>
          <w:shd w:val="clear" w:color="auto" w:fill="F7F7F8"/>
        </w:rPr>
        <w:t>merge</w:t>
      </w:r>
      <w:r>
        <w:rPr>
          <w:rFonts w:ascii="inherit" w:hAnsi="inherit" w:cs="Arial"/>
          <w:color w:val="34302D"/>
        </w:rPr>
        <w:t>在父集合定义上指定属性是多余的，并且不会导致所需的合并。</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Strongly-typed collection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the introduction of generic types in Java 5, you can use strongly typed collections. That is, it is possible to declare a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type such that it can only contain (for example)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elements. If you use Spring to dependency-inject a strongly-typed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into a bean, you can take advantage of Spring’s type-conversion support such that the elements of your strongly-typed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instances are converted to the appropriate type prior to being added to the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The following Java class and bean definition show how to do so:</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sidRPr="006F2DAF">
        <w:rPr>
          <w:rFonts w:ascii="inherit" w:hAnsi="inherit" w:cs="Arial"/>
          <w:color w:val="34302D"/>
        </w:rPr>
        <w:t>强烈的收藏品</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通过在</w:t>
      </w:r>
      <w:r>
        <w:rPr>
          <w:rFonts w:ascii="inherit" w:hAnsi="inherit" w:cs="Arial"/>
          <w:color w:val="34302D"/>
        </w:rPr>
        <w:t>Java 5</w:t>
      </w:r>
      <w:r>
        <w:rPr>
          <w:rFonts w:ascii="inherit" w:hAnsi="inherit" w:cs="Arial"/>
          <w:color w:val="34302D"/>
        </w:rPr>
        <w:t>中引入泛型类型，您可以使用强类型集合。也就是说，可以声明一种</w:t>
      </w:r>
      <w:r>
        <w:rPr>
          <w:rStyle w:val="HTML"/>
          <w:rFonts w:ascii="Consolas" w:hAnsi="Consolas"/>
          <w:color w:val="34302D"/>
          <w:sz w:val="23"/>
          <w:szCs w:val="23"/>
          <w:shd w:val="clear" w:color="auto" w:fill="F7F7F8"/>
        </w:rPr>
        <w:t>Collection</w:t>
      </w:r>
      <w:r>
        <w:rPr>
          <w:rFonts w:ascii="inherit" w:hAnsi="inherit" w:cs="Arial"/>
          <w:color w:val="34302D"/>
        </w:rPr>
        <w:t>类型，使得它只能包含（例如）</w:t>
      </w:r>
      <w:r>
        <w:rPr>
          <w:rStyle w:val="HTML"/>
          <w:rFonts w:ascii="Consolas" w:hAnsi="Consolas"/>
          <w:color w:val="34302D"/>
          <w:sz w:val="23"/>
          <w:szCs w:val="23"/>
          <w:shd w:val="clear" w:color="auto" w:fill="F7F7F8"/>
        </w:rPr>
        <w:t>String</w:t>
      </w:r>
      <w:r>
        <w:rPr>
          <w:rFonts w:ascii="inherit" w:hAnsi="inherit" w:cs="Arial"/>
          <w:color w:val="34302D"/>
        </w:rPr>
        <w:t>元素。如果使用</w:t>
      </w:r>
      <w:r>
        <w:rPr>
          <w:rFonts w:ascii="inherit" w:hAnsi="inherit" w:cs="Arial"/>
          <w:color w:val="34302D"/>
        </w:rPr>
        <w:t>Spring</w:t>
      </w:r>
      <w:r>
        <w:rPr>
          <w:rFonts w:ascii="inherit" w:hAnsi="inherit" w:cs="Arial"/>
          <w:color w:val="34302D"/>
        </w:rPr>
        <w:t>将强类型依赖注入</w:t>
      </w:r>
      <w:r>
        <w:rPr>
          <w:rStyle w:val="HTML"/>
          <w:rFonts w:ascii="Consolas" w:hAnsi="Consolas"/>
          <w:color w:val="34302D"/>
          <w:sz w:val="23"/>
          <w:szCs w:val="23"/>
          <w:shd w:val="clear" w:color="auto" w:fill="F7F7F8"/>
        </w:rPr>
        <w:t>Collection</w:t>
      </w:r>
      <w:r>
        <w:rPr>
          <w:rFonts w:ascii="inherit" w:hAnsi="inherit" w:cs="Arial"/>
          <w:color w:val="34302D"/>
        </w:rPr>
        <w:t>到</w:t>
      </w:r>
      <w:r>
        <w:rPr>
          <w:rFonts w:ascii="inherit" w:hAnsi="inherit" w:cs="Arial"/>
          <w:color w:val="34302D"/>
        </w:rPr>
        <w:t>bean</w:t>
      </w:r>
      <w:r>
        <w:rPr>
          <w:rFonts w:ascii="inherit" w:hAnsi="inherit" w:cs="Arial"/>
          <w:color w:val="34302D"/>
        </w:rPr>
        <w:t>中，则可以利用</w:t>
      </w:r>
      <w:r>
        <w:rPr>
          <w:rFonts w:ascii="inherit" w:hAnsi="inherit" w:cs="Arial"/>
          <w:color w:val="34302D"/>
        </w:rPr>
        <w:t>Spring</w:t>
      </w:r>
      <w:r>
        <w:rPr>
          <w:rFonts w:ascii="inherit" w:hAnsi="inherit" w:cs="Arial"/>
          <w:color w:val="34302D"/>
        </w:rPr>
        <w:t>的类型转换支持，以便强类型</w:t>
      </w:r>
      <w:r>
        <w:rPr>
          <w:rStyle w:val="HTML"/>
          <w:rFonts w:ascii="Consolas" w:hAnsi="Consolas"/>
          <w:color w:val="34302D"/>
          <w:sz w:val="23"/>
          <w:szCs w:val="23"/>
          <w:shd w:val="clear" w:color="auto" w:fill="F7F7F8"/>
        </w:rPr>
        <w:t>Collection</w:t>
      </w:r>
      <w:r>
        <w:rPr>
          <w:rFonts w:ascii="inherit" w:hAnsi="inherit" w:cs="Arial"/>
          <w:color w:val="34302D"/>
        </w:rPr>
        <w:t> </w:t>
      </w:r>
      <w:r>
        <w:rPr>
          <w:rFonts w:ascii="inherit" w:hAnsi="inherit" w:cs="Arial"/>
          <w:color w:val="34302D"/>
        </w:rPr>
        <w:t>实例的元素在添加到之前转换为适当的类型</w:t>
      </w:r>
      <w:r>
        <w:rPr>
          <w:rStyle w:val="HTML"/>
          <w:rFonts w:ascii="Consolas" w:hAnsi="Consolas"/>
          <w:color w:val="34302D"/>
          <w:sz w:val="23"/>
          <w:szCs w:val="23"/>
          <w:shd w:val="clear" w:color="auto" w:fill="F7F7F8"/>
        </w:rPr>
        <w:t>Collection</w:t>
      </w:r>
      <w:r>
        <w:rPr>
          <w:rFonts w:ascii="inherit" w:hAnsi="inherit" w:cs="Arial"/>
          <w:color w:val="34302D"/>
        </w:rPr>
        <w:t>。以下</w:t>
      </w:r>
      <w:r>
        <w:rPr>
          <w:rFonts w:ascii="inherit" w:hAnsi="inherit" w:cs="Arial"/>
          <w:color w:val="34302D"/>
        </w:rPr>
        <w:t>Java</w:t>
      </w:r>
      <w:r>
        <w:rPr>
          <w:rFonts w:ascii="inherit" w:hAnsi="inherit" w:cs="Arial"/>
          <w:color w:val="34302D"/>
        </w:rPr>
        <w:t>类和</w:t>
      </w:r>
      <w:r>
        <w:rPr>
          <w:rFonts w:ascii="inherit" w:hAnsi="inherit" w:cs="Arial"/>
          <w:color w:val="34302D"/>
        </w:rPr>
        <w:t>bean</w:t>
      </w:r>
      <w:r>
        <w:rPr>
          <w:rFonts w:ascii="inherit" w:hAnsi="inherit" w:cs="Arial"/>
          <w:color w:val="34302D"/>
        </w:rPr>
        <w:t>定义显示了如何执行此操作：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SomeClass</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Map&lt;String, Float&gt; accounts;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setAccounts(Map&lt;String, Float&gt; accounts)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.accounts = accounts;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"something"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"x.y.SomeClass"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"9.99"</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"two"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"2.75"</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"six"</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"3.99"</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the </w:t>
      </w:r>
      <w:r w:rsidRPr="00BA0D5D">
        <w:rPr>
          <w:rFonts w:ascii="Consolas" w:eastAsia="宋体" w:hAnsi="Consolas" w:cs="宋体"/>
          <w:color w:val="34302D"/>
          <w:kern w:val="0"/>
          <w:sz w:val="23"/>
          <w:szCs w:val="23"/>
          <w:shd w:val="clear" w:color="auto" w:fill="F7F7F8"/>
        </w:rPr>
        <w:t>accounts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bean is prepared for injection, the generics information about the element type of the strongly-typed </w:t>
      </w:r>
      <w:r w:rsidRPr="00BA0D5D">
        <w:rPr>
          <w:rFonts w:ascii="Consolas" w:eastAsia="宋体" w:hAnsi="Consolas" w:cs="宋体"/>
          <w:color w:val="34302D"/>
          <w:kern w:val="0"/>
          <w:sz w:val="23"/>
          <w:szCs w:val="23"/>
          <w:shd w:val="clear" w:color="auto" w:fill="F7F7F8"/>
        </w:rPr>
        <w:t>Map&lt;String, Float&gt;</w:t>
      </w:r>
      <w:r w:rsidRPr="00BA0D5D">
        <w:rPr>
          <w:rFonts w:ascii="inherit" w:eastAsia="宋体" w:hAnsi="inherit" w:cs="Arial"/>
          <w:color w:val="34302D"/>
          <w:kern w:val="0"/>
          <w:sz w:val="24"/>
          <w:szCs w:val="24"/>
        </w:rPr>
        <w:t> is available by reflection. Thus, Spring’s type conversion infrastructure recognizes the various value elements as being of type </w:t>
      </w:r>
      <w:r w:rsidRPr="00BA0D5D">
        <w:rPr>
          <w:rFonts w:ascii="Consolas" w:eastAsia="宋体" w:hAnsi="Consolas" w:cs="宋体"/>
          <w:color w:val="34302D"/>
          <w:kern w:val="0"/>
          <w:sz w:val="23"/>
          <w:szCs w:val="23"/>
          <w:shd w:val="clear" w:color="auto" w:fill="F7F7F8"/>
        </w:rPr>
        <w:t>Float</w:t>
      </w:r>
      <w:r w:rsidRPr="00BA0D5D">
        <w:rPr>
          <w:rFonts w:ascii="inherit" w:eastAsia="宋体" w:hAnsi="inherit" w:cs="Arial"/>
          <w:color w:val="34302D"/>
          <w:kern w:val="0"/>
          <w:sz w:val="24"/>
          <w:szCs w:val="24"/>
        </w:rPr>
        <w:t>, and the string values (</w:t>
      </w:r>
      <w:r w:rsidRPr="00BA0D5D">
        <w:rPr>
          <w:rFonts w:ascii="Consolas" w:eastAsia="宋体" w:hAnsi="Consolas" w:cs="宋体"/>
          <w:color w:val="34302D"/>
          <w:kern w:val="0"/>
          <w:sz w:val="23"/>
          <w:szCs w:val="23"/>
          <w:shd w:val="clear" w:color="auto" w:fill="F7F7F8"/>
        </w:rPr>
        <w:t>9.99, 2.75</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3.99</w:t>
      </w:r>
      <w:r w:rsidRPr="00BA0D5D">
        <w:rPr>
          <w:rFonts w:ascii="inherit" w:eastAsia="宋体" w:hAnsi="inherit" w:cs="Arial"/>
          <w:color w:val="34302D"/>
          <w:kern w:val="0"/>
          <w:sz w:val="24"/>
          <w:szCs w:val="24"/>
        </w:rPr>
        <w:t>) are converted into an actual </w:t>
      </w:r>
      <w:r w:rsidRPr="00BA0D5D">
        <w:rPr>
          <w:rFonts w:ascii="Consolas" w:eastAsia="宋体" w:hAnsi="Consolas" w:cs="宋体"/>
          <w:color w:val="34302D"/>
          <w:kern w:val="0"/>
          <w:sz w:val="23"/>
          <w:szCs w:val="23"/>
          <w:shd w:val="clear" w:color="auto" w:fill="F7F7F8"/>
        </w:rPr>
        <w:t>Float</w:t>
      </w:r>
      <w:r w:rsidRPr="00BA0D5D">
        <w:rPr>
          <w:rFonts w:ascii="inherit" w:eastAsia="宋体" w:hAnsi="inherit" w:cs="Arial"/>
          <w:color w:val="34302D"/>
          <w:kern w:val="0"/>
          <w:sz w:val="24"/>
          <w:szCs w:val="24"/>
        </w:rPr>
        <w:t>type.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当为注入准备</w:t>
      </w:r>
      <w:r>
        <w:rPr>
          <w:rFonts w:ascii="Arial" w:hAnsi="Arial" w:cs="Arial"/>
          <w:color w:val="34302D"/>
          <w:shd w:val="clear" w:color="auto" w:fill="FFFFFF"/>
        </w:rPr>
        <w:t>bean </w:t>
      </w:r>
      <w:r>
        <w:rPr>
          <w:rFonts w:ascii="Arial" w:hAnsi="Arial" w:cs="Arial"/>
          <w:color w:val="34302D"/>
          <w:shd w:val="clear" w:color="auto" w:fill="FFFFFF"/>
        </w:rPr>
        <w:t>的</w:t>
      </w:r>
      <w:r>
        <w:rPr>
          <w:rStyle w:val="HTML"/>
          <w:rFonts w:ascii="Consolas" w:hAnsi="Consolas"/>
          <w:sz w:val="23"/>
          <w:szCs w:val="23"/>
          <w:shd w:val="clear" w:color="auto" w:fill="F7F7F8"/>
        </w:rPr>
        <w:t>accounts</w:t>
      </w:r>
      <w:r>
        <w:rPr>
          <w:rFonts w:ascii="Arial" w:hAnsi="Arial" w:cs="Arial"/>
          <w:color w:val="34302D"/>
          <w:shd w:val="clear" w:color="auto" w:fill="FFFFFF"/>
        </w:rPr>
        <w:t>属性时，通过反射可获得</w:t>
      </w:r>
      <w:r>
        <w:rPr>
          <w:rStyle w:val="HTML"/>
          <w:rFonts w:ascii="Consolas" w:hAnsi="Consolas"/>
          <w:sz w:val="23"/>
          <w:szCs w:val="23"/>
          <w:shd w:val="clear" w:color="auto" w:fill="F7F7F8"/>
        </w:rPr>
        <w:t>something</w:t>
      </w:r>
      <w:r>
        <w:rPr>
          <w:rFonts w:ascii="Arial" w:hAnsi="Arial" w:cs="Arial"/>
          <w:color w:val="34302D"/>
          <w:shd w:val="clear" w:color="auto" w:fill="FFFFFF"/>
        </w:rPr>
        <w:t>关于强类型的元素类型的泛型信息</w:t>
      </w:r>
      <w:r>
        <w:rPr>
          <w:rStyle w:val="HTML"/>
          <w:rFonts w:ascii="Consolas" w:hAnsi="Consolas"/>
          <w:sz w:val="23"/>
          <w:szCs w:val="23"/>
          <w:shd w:val="clear" w:color="auto" w:fill="F7F7F8"/>
        </w:rPr>
        <w:t>Map&lt;String, Float&gt;</w:t>
      </w:r>
      <w:r>
        <w:rPr>
          <w:rFonts w:ascii="Arial" w:hAnsi="Arial" w:cs="Arial"/>
          <w:color w:val="34302D"/>
          <w:shd w:val="clear" w:color="auto" w:fill="FFFFFF"/>
        </w:rPr>
        <w:t>。因此，</w:t>
      </w:r>
      <w:r>
        <w:rPr>
          <w:rFonts w:ascii="Arial" w:hAnsi="Arial" w:cs="Arial"/>
          <w:color w:val="34302D"/>
          <w:shd w:val="clear" w:color="auto" w:fill="FFFFFF"/>
        </w:rPr>
        <w:t>Spring</w:t>
      </w:r>
      <w:r>
        <w:rPr>
          <w:rFonts w:ascii="Arial" w:hAnsi="Arial" w:cs="Arial"/>
          <w:color w:val="34302D"/>
          <w:shd w:val="clear" w:color="auto" w:fill="FFFFFF"/>
        </w:rPr>
        <w:t>的类型转换基础结构将各种值元素识别为类型</w:t>
      </w:r>
      <w:r>
        <w:rPr>
          <w:rStyle w:val="HTML"/>
          <w:rFonts w:ascii="Consolas" w:hAnsi="Consolas"/>
          <w:sz w:val="23"/>
          <w:szCs w:val="23"/>
          <w:shd w:val="clear" w:color="auto" w:fill="F7F7F8"/>
        </w:rPr>
        <w:t>Float</w:t>
      </w:r>
      <w:r>
        <w:rPr>
          <w:rFonts w:ascii="Arial" w:hAnsi="Arial" w:cs="Arial"/>
          <w:color w:val="34302D"/>
          <w:shd w:val="clear" w:color="auto" w:fill="FFFFFF"/>
        </w:rPr>
        <w:t>，并将字符串值（</w:t>
      </w:r>
      <w:r>
        <w:rPr>
          <w:rStyle w:val="HTML"/>
          <w:rFonts w:ascii="Consolas" w:hAnsi="Consolas"/>
          <w:sz w:val="23"/>
          <w:szCs w:val="23"/>
          <w:shd w:val="clear" w:color="auto" w:fill="F7F7F8"/>
        </w:rPr>
        <w:t>9.99, 2.75</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3.99</w:t>
      </w:r>
      <w:r>
        <w:rPr>
          <w:rFonts w:ascii="Arial" w:hAnsi="Arial" w:cs="Arial"/>
          <w:color w:val="34302D"/>
          <w:shd w:val="clear" w:color="auto" w:fill="FFFFFF"/>
        </w:rPr>
        <w:t>）转换为实际</w:t>
      </w:r>
      <w:r>
        <w:rPr>
          <w:rStyle w:val="HTML"/>
          <w:rFonts w:ascii="Consolas" w:hAnsi="Consolas"/>
          <w:sz w:val="23"/>
          <w:szCs w:val="23"/>
          <w:shd w:val="clear" w:color="auto" w:fill="F7F7F8"/>
        </w:rPr>
        <w:t>Float</w:t>
      </w:r>
      <w:r>
        <w:rPr>
          <w:rFonts w:ascii="Arial" w:hAnsi="Arial" w:cs="Arial"/>
          <w:color w:val="34302D"/>
          <w:shd w:val="clear" w:color="auto" w:fill="FFFFFF"/>
        </w:rPr>
        <w:t>类型。</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Null and Empty String Values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treats empty arguments for properties and the like as empty </w:t>
      </w:r>
      <w:r w:rsidRPr="00BA0D5D">
        <w:rPr>
          <w:rFonts w:ascii="Consolas" w:eastAsia="宋体" w:hAnsi="Consolas" w:cs="宋体"/>
          <w:color w:val="34302D"/>
          <w:kern w:val="0"/>
          <w:sz w:val="23"/>
          <w:szCs w:val="23"/>
          <w:shd w:val="clear" w:color="auto" w:fill="F7F7F8"/>
        </w:rPr>
        <w:t>Strings</w:t>
      </w:r>
      <w:r w:rsidRPr="00BA0D5D">
        <w:rPr>
          <w:rFonts w:ascii="inherit" w:eastAsia="宋体" w:hAnsi="inherit" w:cs="Arial"/>
          <w:color w:val="34302D"/>
          <w:kern w:val="0"/>
          <w:sz w:val="24"/>
          <w:szCs w:val="24"/>
        </w:rPr>
        <w:t>. The following XML-based configuration metadata snippet sets the </w:t>
      </w:r>
      <w:r w:rsidRPr="00BA0D5D">
        <w:rPr>
          <w:rFonts w:ascii="Consolas" w:eastAsia="宋体" w:hAnsi="Consolas" w:cs="宋体"/>
          <w:color w:val="34302D"/>
          <w:kern w:val="0"/>
          <w:sz w:val="23"/>
          <w:szCs w:val="23"/>
          <w:shd w:val="clear" w:color="auto" w:fill="F7F7F8"/>
        </w:rPr>
        <w:t>email</w:t>
      </w:r>
      <w:r w:rsidRPr="00BA0D5D">
        <w:rPr>
          <w:rFonts w:ascii="inherit" w:eastAsia="宋体" w:hAnsi="inherit" w:cs="Arial"/>
          <w:color w:val="34302D"/>
          <w:kern w:val="0"/>
          <w:sz w:val="24"/>
          <w:szCs w:val="24"/>
        </w:rPr>
        <w:t> property to the empty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value ("").</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将属性等的空参数视为空</w:t>
      </w:r>
      <w:r>
        <w:rPr>
          <w:rStyle w:val="HTML"/>
          <w:rFonts w:ascii="Consolas" w:hAnsi="Consolas"/>
          <w:sz w:val="23"/>
          <w:szCs w:val="23"/>
          <w:shd w:val="clear" w:color="auto" w:fill="F7F7F8"/>
        </w:rPr>
        <w:t>Strings</w:t>
      </w:r>
      <w:r>
        <w:rPr>
          <w:rFonts w:ascii="Arial" w:hAnsi="Arial" w:cs="Arial"/>
          <w:color w:val="34302D"/>
          <w:shd w:val="clear" w:color="auto" w:fill="FFFFFF"/>
        </w:rPr>
        <w:t>。以下基于</w:t>
      </w:r>
      <w:r>
        <w:rPr>
          <w:rFonts w:ascii="Arial" w:hAnsi="Arial" w:cs="Arial"/>
          <w:color w:val="34302D"/>
          <w:shd w:val="clear" w:color="auto" w:fill="FFFFFF"/>
        </w:rPr>
        <w:t>XML</w:t>
      </w:r>
      <w:r>
        <w:rPr>
          <w:rFonts w:ascii="Arial" w:hAnsi="Arial" w:cs="Arial"/>
          <w:color w:val="34302D"/>
          <w:shd w:val="clear" w:color="auto" w:fill="FFFFFF"/>
        </w:rPr>
        <w:t>的配置元数据片段将</w:t>
      </w:r>
      <w:r>
        <w:rPr>
          <w:rStyle w:val="HTML"/>
          <w:rFonts w:ascii="Consolas" w:hAnsi="Consolas"/>
          <w:sz w:val="23"/>
          <w:szCs w:val="23"/>
          <w:shd w:val="clear" w:color="auto" w:fill="F7F7F8"/>
        </w:rPr>
        <w:t>email</w:t>
      </w:r>
      <w:r>
        <w:rPr>
          <w:rFonts w:ascii="Arial" w:hAnsi="Arial" w:cs="Arial"/>
          <w:color w:val="34302D"/>
          <w:shd w:val="clear" w:color="auto" w:fill="FFFFFF"/>
        </w:rPr>
        <w:t>属性设置为空</w:t>
      </w:r>
      <w:r>
        <w:rPr>
          <w:rFonts w:ascii="Arial" w:hAnsi="Arial" w:cs="Arial"/>
          <w:color w:val="34302D"/>
          <w:shd w:val="clear" w:color="auto" w:fill="FFFFFF"/>
        </w:rPr>
        <w:t> </w:t>
      </w:r>
      <w:r>
        <w:rPr>
          <w:rStyle w:val="HTML"/>
          <w:rFonts w:ascii="Consolas" w:hAnsi="Consolas"/>
          <w:sz w:val="23"/>
          <w:szCs w:val="23"/>
          <w:shd w:val="clear" w:color="auto" w:fill="F7F7F8"/>
        </w:rPr>
        <w:t>String</w:t>
      </w:r>
      <w:r>
        <w:rPr>
          <w:rFonts w:ascii="Arial" w:hAnsi="Arial" w:cs="Arial"/>
          <w:color w:val="34302D"/>
          <w:shd w:val="clear" w:color="auto" w:fill="FFFFFF"/>
        </w:rPr>
        <w:t>值（</w:t>
      </w:r>
      <w:r>
        <w:rPr>
          <w:rFonts w:ascii="Arial" w:hAnsi="Arial" w:cs="Arial"/>
          <w:color w:val="34302D"/>
          <w:shd w:val="clear" w:color="auto" w:fill="FFFFFF"/>
        </w:rPr>
        <w:t>“”</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example is equivalent to the following Java code: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上面的示例等效于以下</w:t>
      </w:r>
      <w:r>
        <w:rPr>
          <w:rFonts w:ascii="Arial" w:hAnsi="Arial" w:cs="Arial"/>
          <w:color w:val="34302D"/>
          <w:shd w:val="clear" w:color="auto" w:fill="FFFFFF"/>
        </w:rPr>
        <w:t>Java</w:t>
      </w:r>
      <w:r>
        <w:rPr>
          <w:rFonts w:ascii="Arial" w:hAnsi="Arial" w:cs="Arial"/>
          <w:color w:val="34302D"/>
          <w:shd w:val="clear" w:color="auto" w:fill="FFFFFF"/>
        </w:rPr>
        <w:t>代码：</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exampleBean.setEmail(</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&lt;null/&gt;</w:t>
      </w:r>
      <w:r w:rsidRPr="00BA0D5D">
        <w:rPr>
          <w:rFonts w:ascii="inherit" w:eastAsia="宋体" w:hAnsi="inherit" w:cs="Arial"/>
          <w:color w:val="34302D"/>
          <w:kern w:val="0"/>
          <w:sz w:val="24"/>
          <w:szCs w:val="24"/>
        </w:rPr>
        <w:t> element handles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values. The following listing shows an example: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&lt;null/&gt;</w:t>
      </w:r>
      <w:r>
        <w:rPr>
          <w:rFonts w:ascii="Arial" w:hAnsi="Arial" w:cs="Arial"/>
          <w:color w:val="34302D"/>
          <w:shd w:val="clear" w:color="auto" w:fill="FFFFFF"/>
        </w:rPr>
        <w:t>元素处理</w:t>
      </w:r>
      <w:r>
        <w:rPr>
          <w:rStyle w:val="HTML"/>
          <w:rFonts w:ascii="Consolas" w:hAnsi="Consolas"/>
          <w:sz w:val="23"/>
          <w:szCs w:val="23"/>
          <w:shd w:val="clear" w:color="auto" w:fill="F7F7F8"/>
        </w:rPr>
        <w:t>null</w:t>
      </w:r>
      <w:r>
        <w:rPr>
          <w:rFonts w:ascii="Arial" w:hAnsi="Arial" w:cs="Arial"/>
          <w:color w:val="34302D"/>
          <w:shd w:val="clear" w:color="auto" w:fill="FFFFFF"/>
        </w:rPr>
        <w:t>值。以下清单显示了一个示例：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&lt;null/&gt;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is equivalent to the following Java code: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上述配置等同于以下</w:t>
      </w:r>
      <w:r>
        <w:rPr>
          <w:rFonts w:ascii="Arial" w:hAnsi="Arial" w:cs="Arial"/>
          <w:color w:val="34302D"/>
          <w:shd w:val="clear" w:color="auto" w:fill="FFFFFF"/>
        </w:rPr>
        <w:t>Java</w:t>
      </w:r>
      <w:r>
        <w:rPr>
          <w:rFonts w:ascii="Arial" w:hAnsi="Arial" w:cs="Arial"/>
          <w:color w:val="34302D"/>
          <w:shd w:val="clear" w:color="auto" w:fill="FFFFFF"/>
        </w:rPr>
        <w:t>代码：</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exampleBean.setEmail(</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XML Shortcut with the p-namespace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p-namespace lets you use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element’s attributes (instead of nested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elements) to describe your property values collaborating beans, or both.</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sidRPr="006F2DAF">
        <w:rPr>
          <w:rFonts w:ascii="inherit" w:hAnsi="inherit" w:cs="Arial"/>
          <w:color w:val="34302D"/>
        </w:rPr>
        <w:t>带有</w:t>
      </w:r>
      <w:r w:rsidRPr="006F2DAF">
        <w:rPr>
          <w:rFonts w:ascii="inherit" w:hAnsi="inherit" w:cs="Arial"/>
          <w:color w:val="34302D"/>
        </w:rPr>
        <w:t>p</w:t>
      </w:r>
      <w:r w:rsidRPr="006F2DAF">
        <w:rPr>
          <w:rFonts w:ascii="inherit" w:hAnsi="inherit" w:cs="Arial"/>
          <w:color w:val="34302D"/>
        </w:rPr>
        <w:t>命名空间的</w:t>
      </w:r>
      <w:r w:rsidRPr="006F2DAF">
        <w:rPr>
          <w:rFonts w:ascii="inherit" w:hAnsi="inherit" w:cs="Arial"/>
          <w:color w:val="34302D"/>
        </w:rPr>
        <w:t>XML</w:t>
      </w:r>
      <w:r w:rsidRPr="006F2DAF">
        <w:rPr>
          <w:rFonts w:ascii="inherit" w:hAnsi="inherit" w:cs="Arial"/>
          <w:color w:val="34302D"/>
        </w:rPr>
        <w:t>快捷方式</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p-namespace</w:t>
      </w:r>
      <w:r>
        <w:rPr>
          <w:rFonts w:ascii="inherit" w:hAnsi="inherit" w:cs="Arial"/>
          <w:color w:val="34302D"/>
        </w:rPr>
        <w:t>允许您使用</w:t>
      </w:r>
      <w:r>
        <w:rPr>
          <w:rStyle w:val="HTML"/>
          <w:rFonts w:ascii="Consolas" w:hAnsi="Consolas"/>
          <w:color w:val="34302D"/>
          <w:sz w:val="23"/>
          <w:szCs w:val="23"/>
          <w:shd w:val="clear" w:color="auto" w:fill="F7F7F8"/>
        </w:rPr>
        <w:t>bean</w:t>
      </w:r>
      <w:r>
        <w:rPr>
          <w:rFonts w:ascii="inherit" w:hAnsi="inherit" w:cs="Arial"/>
          <w:color w:val="34302D"/>
        </w:rPr>
        <w:t>元素的属性（而不是嵌套</w:t>
      </w:r>
      <w:r>
        <w:rPr>
          <w:rFonts w:ascii="inherit" w:hAnsi="inherit" w:cs="Arial"/>
          <w:color w:val="34302D"/>
        </w:rPr>
        <w:t> </w:t>
      </w:r>
      <w:r>
        <w:rPr>
          <w:rStyle w:val="HTML"/>
          <w:rFonts w:ascii="Consolas" w:hAnsi="Consolas"/>
          <w:color w:val="34302D"/>
          <w:sz w:val="23"/>
          <w:szCs w:val="23"/>
          <w:shd w:val="clear" w:color="auto" w:fill="F7F7F8"/>
        </w:rPr>
        <w:t>&lt;property/&gt;</w:t>
      </w:r>
      <w:r>
        <w:rPr>
          <w:rFonts w:ascii="inherit" w:hAnsi="inherit" w:cs="Arial"/>
          <w:color w:val="34302D"/>
        </w:rPr>
        <w:t>元素）来描述属性值协作</w:t>
      </w:r>
      <w:r>
        <w:rPr>
          <w:rFonts w:ascii="inherit" w:hAnsi="inherit" w:cs="Arial"/>
          <w:color w:val="34302D"/>
        </w:rPr>
        <w:t>bean</w:t>
      </w:r>
      <w:r>
        <w:rPr>
          <w:rFonts w:ascii="inherit" w:hAnsi="inherit" w:cs="Arial"/>
          <w:color w:val="34302D"/>
        </w:rPr>
        <w:t>，或两者。</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supports extensible configuration formats </w:t>
      </w:r>
      <w:hyperlink r:id="rId103" w:anchor="xsd-schemas" w:history="1">
        <w:r w:rsidRPr="00BA0D5D">
          <w:rPr>
            <w:rFonts w:ascii="inherit" w:eastAsia="宋体" w:hAnsi="inherit" w:cs="Arial"/>
            <w:color w:val="548E2E"/>
            <w:kern w:val="0"/>
            <w:sz w:val="24"/>
            <w:szCs w:val="24"/>
            <w:u w:val="single"/>
          </w:rPr>
          <w:t>with namespaces</w:t>
        </w:r>
      </w:hyperlink>
      <w:r w:rsidRPr="00BA0D5D">
        <w:rPr>
          <w:rFonts w:ascii="inherit" w:eastAsia="宋体" w:hAnsi="inherit" w:cs="Arial"/>
          <w:color w:val="34302D"/>
          <w:kern w:val="0"/>
          <w:sz w:val="24"/>
          <w:szCs w:val="24"/>
        </w:rPr>
        <w:t>, which are based on an XML Schema definition. The </w:t>
      </w:r>
      <w:r w:rsidRPr="00BA0D5D">
        <w:rPr>
          <w:rFonts w:ascii="Consolas" w:eastAsia="宋体" w:hAnsi="Consolas" w:cs="宋体"/>
          <w:color w:val="34302D"/>
          <w:kern w:val="0"/>
          <w:sz w:val="23"/>
          <w:szCs w:val="23"/>
          <w:shd w:val="clear" w:color="auto" w:fill="F7F7F8"/>
        </w:rPr>
        <w:t>beans</w:t>
      </w:r>
      <w:r w:rsidRPr="00BA0D5D">
        <w:rPr>
          <w:rFonts w:ascii="inherit" w:eastAsia="宋体" w:hAnsi="inherit" w:cs="Arial"/>
          <w:color w:val="34302D"/>
          <w:kern w:val="0"/>
          <w:sz w:val="24"/>
          <w:szCs w:val="24"/>
        </w:rPr>
        <w:t>configuration format discussed in this chapter is defined in an XML Schema document. However, the p-namespace is not defined in an XSD file and exists only in the core of Spring.</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支持</w:t>
      </w:r>
      <w:hyperlink r:id="rId104" w:anchor="xsd-schemas" w:history="1">
        <w:r>
          <w:rPr>
            <w:rStyle w:val="a4"/>
            <w:rFonts w:ascii="Arial" w:hAnsi="Arial" w:cs="Arial"/>
            <w:color w:val="548E2E"/>
            <w:shd w:val="clear" w:color="auto" w:fill="FFFFFF"/>
          </w:rPr>
          <w:t>具有命名空间的</w:t>
        </w:r>
      </w:hyperlink>
      <w:r>
        <w:rPr>
          <w:rFonts w:ascii="Arial" w:hAnsi="Arial" w:cs="Arial"/>
          <w:color w:val="34302D"/>
          <w:shd w:val="clear" w:color="auto" w:fill="FFFFFF"/>
        </w:rPr>
        <w:t>可扩展配置格式，这些</w:t>
      </w:r>
      <w:hyperlink r:id="rId105" w:anchor="xsd-schemas" w:history="1">
        <w:r>
          <w:rPr>
            <w:rStyle w:val="a4"/>
            <w:rFonts w:ascii="Arial" w:hAnsi="Arial" w:cs="Arial"/>
            <w:color w:val="548E2E"/>
            <w:shd w:val="clear" w:color="auto" w:fill="FFFFFF"/>
          </w:rPr>
          <w:t>命名空间</w:t>
        </w:r>
      </w:hyperlink>
      <w:r>
        <w:rPr>
          <w:rFonts w:ascii="Arial" w:hAnsi="Arial" w:cs="Arial"/>
          <w:color w:val="34302D"/>
          <w:shd w:val="clear" w:color="auto" w:fill="FFFFFF"/>
        </w:rPr>
        <w:t>基于</w:t>
      </w:r>
      <w:r>
        <w:rPr>
          <w:rFonts w:ascii="Arial" w:hAnsi="Arial" w:cs="Arial"/>
          <w:color w:val="34302D"/>
          <w:shd w:val="clear" w:color="auto" w:fill="FFFFFF"/>
        </w:rPr>
        <w:t>XML Schema</w:t>
      </w:r>
      <w:r>
        <w:rPr>
          <w:rFonts w:ascii="Arial" w:hAnsi="Arial" w:cs="Arial"/>
          <w:color w:val="34302D"/>
          <w:shd w:val="clear" w:color="auto" w:fill="FFFFFF"/>
        </w:rPr>
        <w:t>定义。</w:t>
      </w:r>
      <w:r>
        <w:rPr>
          <w:rStyle w:val="HTML"/>
          <w:rFonts w:ascii="Consolas" w:hAnsi="Consolas"/>
          <w:sz w:val="23"/>
          <w:szCs w:val="23"/>
          <w:shd w:val="clear" w:color="auto" w:fill="F7F7F8"/>
        </w:rPr>
        <w:t>beans</w:t>
      </w:r>
      <w:r>
        <w:rPr>
          <w:rFonts w:ascii="Arial" w:hAnsi="Arial" w:cs="Arial"/>
          <w:color w:val="34302D"/>
          <w:shd w:val="clear" w:color="auto" w:fill="FFFFFF"/>
        </w:rPr>
        <w:t>本章中讨论的配置格式在</w:t>
      </w:r>
      <w:r>
        <w:rPr>
          <w:rFonts w:ascii="Arial" w:hAnsi="Arial" w:cs="Arial"/>
          <w:color w:val="34302D"/>
          <w:shd w:val="clear" w:color="auto" w:fill="FFFFFF"/>
        </w:rPr>
        <w:t>XML Schema</w:t>
      </w:r>
      <w:r>
        <w:rPr>
          <w:rFonts w:ascii="Arial" w:hAnsi="Arial" w:cs="Arial"/>
          <w:color w:val="34302D"/>
          <w:shd w:val="clear" w:color="auto" w:fill="FFFFFF"/>
        </w:rPr>
        <w:t>文档中定义。但是，</w:t>
      </w:r>
      <w:r>
        <w:rPr>
          <w:rFonts w:ascii="Arial" w:hAnsi="Arial" w:cs="Arial"/>
          <w:color w:val="34302D"/>
          <w:shd w:val="clear" w:color="auto" w:fill="FFFFFF"/>
        </w:rPr>
        <w:t>p-namespace</w:t>
      </w:r>
      <w:r>
        <w:rPr>
          <w:rFonts w:ascii="Arial" w:hAnsi="Arial" w:cs="Arial"/>
          <w:color w:val="34302D"/>
          <w:shd w:val="clear" w:color="auto" w:fill="FFFFFF"/>
        </w:rPr>
        <w:t>未在</w:t>
      </w:r>
      <w:r>
        <w:rPr>
          <w:rFonts w:ascii="Arial" w:hAnsi="Arial" w:cs="Arial"/>
          <w:color w:val="34302D"/>
          <w:shd w:val="clear" w:color="auto" w:fill="FFFFFF"/>
        </w:rPr>
        <w:t>XSD</w:t>
      </w:r>
      <w:r>
        <w:rPr>
          <w:rFonts w:ascii="Arial" w:hAnsi="Arial" w:cs="Arial"/>
          <w:color w:val="34302D"/>
          <w:shd w:val="clear" w:color="auto" w:fill="FFFFFF"/>
        </w:rPr>
        <w:t>文件中定义，仅存在于</w:t>
      </w:r>
      <w:r>
        <w:rPr>
          <w:rFonts w:ascii="Arial" w:hAnsi="Arial" w:cs="Arial"/>
          <w:color w:val="34302D"/>
          <w:shd w:val="clear" w:color="auto" w:fill="FFFFFF"/>
        </w:rPr>
        <w:t>Spring</w:t>
      </w:r>
      <w:r>
        <w:rPr>
          <w:rFonts w:ascii="Arial" w:hAnsi="Arial" w:cs="Arial"/>
          <w:color w:val="34302D"/>
          <w:shd w:val="clear" w:color="auto" w:fill="FFFFFF"/>
        </w:rPr>
        <w:t>的核心中。</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two XML snippets (the first uses standard XML format and the second uses the p-namespace) that resolve to the same result:</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以下示例显示了两个</w:t>
      </w:r>
      <w:r>
        <w:rPr>
          <w:rFonts w:ascii="Arial" w:hAnsi="Arial" w:cs="Arial"/>
          <w:color w:val="34302D"/>
          <w:shd w:val="clear" w:color="auto" w:fill="FFFFFF"/>
        </w:rPr>
        <w:t>XML</w:t>
      </w:r>
      <w:r>
        <w:rPr>
          <w:rFonts w:ascii="Arial" w:hAnsi="Arial" w:cs="Arial"/>
          <w:color w:val="34302D"/>
          <w:shd w:val="clear" w:color="auto" w:fill="FFFFFF"/>
        </w:rPr>
        <w:t>片段（第一个使用标准</w:t>
      </w:r>
      <w:r>
        <w:rPr>
          <w:rFonts w:ascii="Arial" w:hAnsi="Arial" w:cs="Arial"/>
          <w:color w:val="34302D"/>
          <w:shd w:val="clear" w:color="auto" w:fill="FFFFFF"/>
        </w:rPr>
        <w:t>XML</w:t>
      </w:r>
      <w:r>
        <w:rPr>
          <w:rFonts w:ascii="Arial" w:hAnsi="Arial" w:cs="Arial"/>
          <w:color w:val="34302D"/>
          <w:shd w:val="clear" w:color="auto" w:fill="FFFFFF"/>
        </w:rPr>
        <w:t>格式，第二个使用</w:t>
      </w:r>
      <w:r>
        <w:rPr>
          <w:rFonts w:ascii="Arial" w:hAnsi="Arial" w:cs="Arial"/>
          <w:color w:val="34302D"/>
          <w:shd w:val="clear" w:color="auto" w:fill="FFFFFF"/>
        </w:rPr>
        <w:t>p</w:t>
      </w:r>
      <w:r>
        <w:rPr>
          <w:rFonts w:ascii="Arial" w:hAnsi="Arial" w:cs="Arial"/>
          <w:color w:val="34302D"/>
          <w:shd w:val="clear" w:color="auto" w:fill="FFFFFF"/>
        </w:rPr>
        <w:t>命名空间）解析为相同的结果：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"someone@somewhere.com"</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"p-namespace"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"com.example.ExampleBean"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p:email</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"someone@somewhere.com"</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example shows an attribute in the p-namespace called </w:t>
      </w:r>
      <w:r w:rsidRPr="00BA0D5D">
        <w:rPr>
          <w:rFonts w:ascii="Consolas" w:eastAsia="宋体" w:hAnsi="Consolas" w:cs="宋体"/>
          <w:color w:val="34302D"/>
          <w:kern w:val="0"/>
          <w:sz w:val="23"/>
          <w:szCs w:val="23"/>
          <w:shd w:val="clear" w:color="auto" w:fill="F7F7F8"/>
        </w:rPr>
        <w:t>email</w:t>
      </w:r>
      <w:r w:rsidRPr="00BA0D5D">
        <w:rPr>
          <w:rFonts w:ascii="inherit" w:eastAsia="宋体" w:hAnsi="inherit" w:cs="Arial"/>
          <w:color w:val="34302D"/>
          <w:kern w:val="0"/>
          <w:sz w:val="24"/>
          <w:szCs w:val="24"/>
        </w:rPr>
        <w:t> in the bean definition. This tells Spring to include a property declaration. As previously mentioned, the p-namespace does not have a schema definition, so you can set the name of the attribute to the property name.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该示例显示</w:t>
      </w:r>
      <w:r>
        <w:rPr>
          <w:rStyle w:val="HTML"/>
          <w:rFonts w:ascii="Consolas" w:hAnsi="Consolas"/>
          <w:sz w:val="23"/>
          <w:szCs w:val="23"/>
          <w:shd w:val="clear" w:color="auto" w:fill="F7F7F8"/>
        </w:rPr>
        <w:t>email</w:t>
      </w:r>
      <w:r>
        <w:rPr>
          <w:rFonts w:ascii="Arial" w:hAnsi="Arial" w:cs="Arial"/>
          <w:color w:val="34302D"/>
          <w:shd w:val="clear" w:color="auto" w:fill="FFFFFF"/>
        </w:rPr>
        <w:t>了</w:t>
      </w:r>
      <w:r>
        <w:rPr>
          <w:rFonts w:ascii="Arial" w:hAnsi="Arial" w:cs="Arial"/>
          <w:color w:val="34302D"/>
          <w:shd w:val="clear" w:color="auto" w:fill="FFFFFF"/>
        </w:rPr>
        <w:t>bean</w:t>
      </w:r>
      <w:r>
        <w:rPr>
          <w:rFonts w:ascii="Arial" w:hAnsi="Arial" w:cs="Arial"/>
          <w:color w:val="34302D"/>
          <w:shd w:val="clear" w:color="auto" w:fill="FFFFFF"/>
        </w:rPr>
        <w:t>定义中调用的</w:t>
      </w:r>
      <w:r>
        <w:rPr>
          <w:rFonts w:ascii="Arial" w:hAnsi="Arial" w:cs="Arial"/>
          <w:color w:val="34302D"/>
          <w:shd w:val="clear" w:color="auto" w:fill="FFFFFF"/>
        </w:rPr>
        <w:t>p</w:t>
      </w:r>
      <w:r>
        <w:rPr>
          <w:rFonts w:ascii="Arial" w:hAnsi="Arial" w:cs="Arial"/>
          <w:color w:val="34302D"/>
          <w:shd w:val="clear" w:color="auto" w:fill="FFFFFF"/>
        </w:rPr>
        <w:t>命名空间中的属性。这告诉</w:t>
      </w:r>
      <w:r>
        <w:rPr>
          <w:rFonts w:ascii="Arial" w:hAnsi="Arial" w:cs="Arial"/>
          <w:color w:val="34302D"/>
          <w:shd w:val="clear" w:color="auto" w:fill="FFFFFF"/>
        </w:rPr>
        <w:t>Spring</w:t>
      </w:r>
      <w:r>
        <w:rPr>
          <w:rFonts w:ascii="Arial" w:hAnsi="Arial" w:cs="Arial"/>
          <w:color w:val="34302D"/>
          <w:shd w:val="clear" w:color="auto" w:fill="FFFFFF"/>
        </w:rPr>
        <w:t>包含一个属性声明。如前所述，</w:t>
      </w:r>
      <w:r>
        <w:rPr>
          <w:rFonts w:ascii="Arial" w:hAnsi="Arial" w:cs="Arial"/>
          <w:color w:val="34302D"/>
          <w:shd w:val="clear" w:color="auto" w:fill="FFFFFF"/>
        </w:rPr>
        <w:t>p</w:t>
      </w:r>
      <w:r>
        <w:rPr>
          <w:rFonts w:ascii="Arial" w:hAnsi="Arial" w:cs="Arial"/>
          <w:color w:val="34302D"/>
          <w:shd w:val="clear" w:color="auto" w:fill="FFFFFF"/>
        </w:rPr>
        <w:t>命名空间没有架构定义，因此您可以将属性的名称设置为属性名称。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next example includes two more bean definitions that both have a reference to another bean: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下一个示例包括另外两个</w:t>
      </w:r>
      <w:r>
        <w:rPr>
          <w:rFonts w:ascii="Arial" w:hAnsi="Arial" w:cs="Arial"/>
          <w:color w:val="34302D"/>
          <w:shd w:val="clear" w:color="auto" w:fill="FFFFFF"/>
        </w:rPr>
        <w:t>bean</w:t>
      </w:r>
      <w:r>
        <w:rPr>
          <w:rFonts w:ascii="Arial" w:hAnsi="Arial" w:cs="Arial"/>
          <w:color w:val="34302D"/>
          <w:shd w:val="clear" w:color="auto" w:fill="FFFFFF"/>
        </w:rPr>
        <w:t>定义，它们都引用了另一个</w:t>
      </w:r>
      <w:r>
        <w:rPr>
          <w:rFonts w:ascii="Arial" w:hAnsi="Arial" w:cs="Arial"/>
          <w:color w:val="34302D"/>
          <w:shd w:val="clear" w:color="auto" w:fill="FFFFFF"/>
        </w:rPr>
        <w:t>bean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"john-classic"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"com.example.Person"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"John Doe"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"spouse"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"jane"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"john-modern"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"com.example.Person"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"John Doe"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p:spouse-ref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"jane"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"com.example.Person"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"Jane Doe"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example includes not only a property value using the p-namespace but also uses a special format to declare property references. Whereas the first bean definition uses </w:t>
      </w:r>
      <w:r w:rsidRPr="00BA0D5D">
        <w:rPr>
          <w:rFonts w:ascii="Consolas" w:eastAsia="宋体" w:hAnsi="Consolas" w:cs="宋体"/>
          <w:color w:val="34302D"/>
          <w:kern w:val="0"/>
          <w:sz w:val="23"/>
          <w:szCs w:val="23"/>
          <w:shd w:val="clear" w:color="auto" w:fill="F7F7F8"/>
        </w:rPr>
        <w:t>&lt;property name="spouse" ref="jane"/&gt;</w:t>
      </w:r>
      <w:r w:rsidRPr="00BA0D5D">
        <w:rPr>
          <w:rFonts w:ascii="inherit" w:eastAsia="宋体" w:hAnsi="inherit" w:cs="Arial"/>
          <w:color w:val="34302D"/>
          <w:kern w:val="0"/>
          <w:sz w:val="24"/>
          <w:szCs w:val="24"/>
        </w:rPr>
        <w:t> to create a reference from bean </w:t>
      </w:r>
      <w:r w:rsidRPr="00BA0D5D">
        <w:rPr>
          <w:rFonts w:ascii="Consolas" w:eastAsia="宋体" w:hAnsi="Consolas" w:cs="宋体"/>
          <w:color w:val="34302D"/>
          <w:kern w:val="0"/>
          <w:sz w:val="23"/>
          <w:szCs w:val="23"/>
          <w:shd w:val="clear" w:color="auto" w:fill="F7F7F8"/>
        </w:rPr>
        <w:t>john</w:t>
      </w:r>
      <w:r w:rsidRPr="00BA0D5D">
        <w:rPr>
          <w:rFonts w:ascii="inherit" w:eastAsia="宋体" w:hAnsi="inherit" w:cs="Arial"/>
          <w:color w:val="34302D"/>
          <w:kern w:val="0"/>
          <w:sz w:val="24"/>
          <w:szCs w:val="24"/>
        </w:rPr>
        <w:t>to bean </w:t>
      </w:r>
      <w:r w:rsidRPr="00BA0D5D">
        <w:rPr>
          <w:rFonts w:ascii="Consolas" w:eastAsia="宋体" w:hAnsi="Consolas" w:cs="宋体"/>
          <w:color w:val="34302D"/>
          <w:kern w:val="0"/>
          <w:sz w:val="23"/>
          <w:szCs w:val="23"/>
          <w:shd w:val="clear" w:color="auto" w:fill="F7F7F8"/>
        </w:rPr>
        <w:t>jane</w:t>
      </w:r>
      <w:r w:rsidRPr="00BA0D5D">
        <w:rPr>
          <w:rFonts w:ascii="inherit" w:eastAsia="宋体" w:hAnsi="inherit" w:cs="Arial"/>
          <w:color w:val="34302D"/>
          <w:kern w:val="0"/>
          <w:sz w:val="24"/>
          <w:szCs w:val="24"/>
        </w:rPr>
        <w:t>, the second bean definition uses </w:t>
      </w:r>
      <w:r w:rsidRPr="00BA0D5D">
        <w:rPr>
          <w:rFonts w:ascii="Consolas" w:eastAsia="宋体" w:hAnsi="Consolas" w:cs="宋体"/>
          <w:color w:val="34302D"/>
          <w:kern w:val="0"/>
          <w:sz w:val="23"/>
          <w:szCs w:val="23"/>
          <w:shd w:val="clear" w:color="auto" w:fill="F7F7F8"/>
        </w:rPr>
        <w:t>p:spouse-ref="jane"</w:t>
      </w:r>
      <w:r w:rsidRPr="00BA0D5D">
        <w:rPr>
          <w:rFonts w:ascii="inherit" w:eastAsia="宋体" w:hAnsi="inherit" w:cs="Arial"/>
          <w:color w:val="34302D"/>
          <w:kern w:val="0"/>
          <w:sz w:val="24"/>
          <w:szCs w:val="24"/>
        </w:rPr>
        <w:t> as an attribute to do the exact same thing. In this case, </w:t>
      </w:r>
      <w:r w:rsidRPr="00BA0D5D">
        <w:rPr>
          <w:rFonts w:ascii="Consolas" w:eastAsia="宋体" w:hAnsi="Consolas" w:cs="宋体"/>
          <w:color w:val="34302D"/>
          <w:kern w:val="0"/>
          <w:sz w:val="23"/>
          <w:szCs w:val="23"/>
          <w:shd w:val="clear" w:color="auto" w:fill="F7F7F8"/>
        </w:rPr>
        <w:t>spouse</w:t>
      </w:r>
      <w:r w:rsidRPr="00BA0D5D">
        <w:rPr>
          <w:rFonts w:ascii="inherit" w:eastAsia="宋体" w:hAnsi="inherit" w:cs="Arial"/>
          <w:color w:val="34302D"/>
          <w:kern w:val="0"/>
          <w:sz w:val="24"/>
          <w:szCs w:val="24"/>
        </w:rPr>
        <w:t> is the property name, whereas the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part indicates that this is not a straight value but rather a reference to another bean.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此示例不仅包含使用</w:t>
      </w:r>
      <w:r>
        <w:rPr>
          <w:rFonts w:ascii="Arial" w:hAnsi="Arial" w:cs="Arial"/>
          <w:color w:val="34302D"/>
          <w:shd w:val="clear" w:color="auto" w:fill="FFFFFF"/>
        </w:rPr>
        <w:t>p</w:t>
      </w:r>
      <w:r>
        <w:rPr>
          <w:rFonts w:ascii="Arial" w:hAnsi="Arial" w:cs="Arial"/>
          <w:color w:val="34302D"/>
          <w:shd w:val="clear" w:color="auto" w:fill="FFFFFF"/>
        </w:rPr>
        <w:t>命名空间的属性值，还使用特殊格式来声明属性引用。第一个</w:t>
      </w:r>
      <w:r>
        <w:rPr>
          <w:rFonts w:ascii="Arial" w:hAnsi="Arial" w:cs="Arial"/>
          <w:color w:val="34302D"/>
          <w:shd w:val="clear" w:color="auto" w:fill="FFFFFF"/>
        </w:rPr>
        <w:t>bean</w:t>
      </w:r>
      <w:r>
        <w:rPr>
          <w:rFonts w:ascii="Arial" w:hAnsi="Arial" w:cs="Arial"/>
          <w:color w:val="34302D"/>
          <w:shd w:val="clear" w:color="auto" w:fill="FFFFFF"/>
        </w:rPr>
        <w:t>定义用于</w:t>
      </w:r>
      <w:r>
        <w:rPr>
          <w:rStyle w:val="HTML"/>
          <w:rFonts w:ascii="Consolas" w:hAnsi="Consolas"/>
          <w:sz w:val="23"/>
          <w:szCs w:val="23"/>
          <w:shd w:val="clear" w:color="auto" w:fill="F7F7F8"/>
        </w:rPr>
        <w:t>&lt;property name="spouse" ref="jane"/&gt;</w:t>
      </w:r>
      <w:r>
        <w:rPr>
          <w:rFonts w:ascii="Arial" w:hAnsi="Arial" w:cs="Arial"/>
          <w:color w:val="34302D"/>
          <w:shd w:val="clear" w:color="auto" w:fill="FFFFFF"/>
        </w:rPr>
        <w:t>创建从</w:t>
      </w:r>
      <w:r>
        <w:rPr>
          <w:rFonts w:ascii="Arial" w:hAnsi="Arial" w:cs="Arial"/>
          <w:color w:val="34302D"/>
          <w:shd w:val="clear" w:color="auto" w:fill="FFFFFF"/>
        </w:rPr>
        <w:t>bean </w:t>
      </w:r>
      <w:r>
        <w:rPr>
          <w:rStyle w:val="HTML"/>
          <w:rFonts w:ascii="Consolas" w:hAnsi="Consolas"/>
          <w:sz w:val="23"/>
          <w:szCs w:val="23"/>
          <w:shd w:val="clear" w:color="auto" w:fill="F7F7F8"/>
        </w:rPr>
        <w:t>john</w:t>
      </w:r>
      <w:r>
        <w:rPr>
          <w:rFonts w:ascii="Arial" w:hAnsi="Arial" w:cs="Arial"/>
          <w:color w:val="34302D"/>
          <w:shd w:val="clear" w:color="auto" w:fill="FFFFFF"/>
        </w:rPr>
        <w:t>到</w:t>
      </w:r>
      <w:r>
        <w:rPr>
          <w:rFonts w:ascii="Arial" w:hAnsi="Arial" w:cs="Arial"/>
          <w:color w:val="34302D"/>
          <w:shd w:val="clear" w:color="auto" w:fill="FFFFFF"/>
        </w:rPr>
        <w:t>bean </w:t>
      </w:r>
      <w:r>
        <w:rPr>
          <w:rFonts w:ascii="Arial" w:hAnsi="Arial" w:cs="Arial"/>
          <w:color w:val="34302D"/>
          <w:shd w:val="clear" w:color="auto" w:fill="FFFFFF"/>
        </w:rPr>
        <w:t>的引用</w:t>
      </w:r>
      <w:r>
        <w:rPr>
          <w:rFonts w:ascii="Arial" w:hAnsi="Arial" w:cs="Arial"/>
          <w:color w:val="34302D"/>
          <w:shd w:val="clear" w:color="auto" w:fill="FFFFFF"/>
        </w:rPr>
        <w:t> </w:t>
      </w:r>
      <w:r>
        <w:rPr>
          <w:rStyle w:val="HTML"/>
          <w:rFonts w:ascii="Consolas" w:hAnsi="Consolas"/>
          <w:sz w:val="23"/>
          <w:szCs w:val="23"/>
          <w:shd w:val="clear" w:color="auto" w:fill="F7F7F8"/>
        </w:rPr>
        <w:t>jane</w:t>
      </w:r>
      <w:r>
        <w:rPr>
          <w:rFonts w:ascii="Arial" w:hAnsi="Arial" w:cs="Arial"/>
          <w:color w:val="34302D"/>
          <w:shd w:val="clear" w:color="auto" w:fill="FFFFFF"/>
        </w:rPr>
        <w:t>，而第二个</w:t>
      </w:r>
      <w:r>
        <w:rPr>
          <w:rFonts w:ascii="Arial" w:hAnsi="Arial" w:cs="Arial"/>
          <w:color w:val="34302D"/>
          <w:shd w:val="clear" w:color="auto" w:fill="FFFFFF"/>
        </w:rPr>
        <w:t>bean</w:t>
      </w:r>
      <w:r>
        <w:rPr>
          <w:rFonts w:ascii="Arial" w:hAnsi="Arial" w:cs="Arial"/>
          <w:color w:val="34302D"/>
          <w:shd w:val="clear" w:color="auto" w:fill="FFFFFF"/>
        </w:rPr>
        <w:t>定义</w:t>
      </w:r>
      <w:r>
        <w:rPr>
          <w:rStyle w:val="HTML"/>
          <w:rFonts w:ascii="Consolas" w:hAnsi="Consolas"/>
          <w:sz w:val="23"/>
          <w:szCs w:val="23"/>
          <w:shd w:val="clear" w:color="auto" w:fill="F7F7F8"/>
        </w:rPr>
        <w:t>p:spouse-ref="jane"</w:t>
      </w:r>
      <w:r>
        <w:rPr>
          <w:rFonts w:ascii="Arial" w:hAnsi="Arial" w:cs="Arial"/>
          <w:color w:val="34302D"/>
          <w:shd w:val="clear" w:color="auto" w:fill="FFFFFF"/>
        </w:rPr>
        <w:t>用作属性来执行完全相同的操作。在这种情况下，</w:t>
      </w:r>
      <w:r>
        <w:rPr>
          <w:rStyle w:val="HTML"/>
          <w:rFonts w:ascii="Consolas" w:hAnsi="Consolas"/>
          <w:sz w:val="23"/>
          <w:szCs w:val="23"/>
          <w:shd w:val="clear" w:color="auto" w:fill="F7F7F8"/>
        </w:rPr>
        <w:t>spouse</w:t>
      </w:r>
      <w:r>
        <w:rPr>
          <w:rFonts w:ascii="Arial" w:hAnsi="Arial" w:cs="Arial"/>
          <w:color w:val="34302D"/>
          <w:shd w:val="clear" w:color="auto" w:fill="FFFFFF"/>
        </w:rPr>
        <w:t>是属性名称，而该</w:t>
      </w:r>
      <w:r>
        <w:rPr>
          <w:rStyle w:val="HTML"/>
          <w:rFonts w:ascii="Consolas" w:hAnsi="Consolas"/>
          <w:sz w:val="23"/>
          <w:szCs w:val="23"/>
          <w:shd w:val="clear" w:color="auto" w:fill="F7F7F8"/>
        </w:rPr>
        <w:t>-ref</w:t>
      </w:r>
      <w:r>
        <w:rPr>
          <w:rFonts w:ascii="Arial" w:hAnsi="Arial" w:cs="Arial"/>
          <w:color w:val="34302D"/>
          <w:shd w:val="clear" w:color="auto" w:fill="FFFFFF"/>
        </w:rPr>
        <w:t>部分表示这不是直接值，而是对另一个</w:t>
      </w:r>
      <w:r>
        <w:rPr>
          <w:rFonts w:ascii="Arial" w:hAnsi="Arial" w:cs="Arial"/>
          <w:color w:val="34302D"/>
          <w:shd w:val="clear" w:color="auto" w:fill="FFFFFF"/>
        </w:rPr>
        <w:t>bean</w:t>
      </w:r>
      <w:r>
        <w:rPr>
          <w:rFonts w:ascii="Arial" w:hAnsi="Arial" w:cs="Arial"/>
          <w:color w:val="34302D"/>
          <w:shd w:val="clear" w:color="auto" w:fill="FFFFFF"/>
        </w:rPr>
        <w:t>的引用。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A56F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p-namespace is not as flexible as the standard XML format. For example, the format for declaring property references clashes with properties that end in </w:t>
            </w:r>
            <w:r w:rsidRPr="00BA0D5D">
              <w:rPr>
                <w:rFonts w:ascii="Consolas" w:eastAsia="宋体" w:hAnsi="Consolas" w:cs="宋体"/>
                <w:kern w:val="0"/>
                <w:sz w:val="23"/>
                <w:szCs w:val="23"/>
                <w:shd w:val="clear" w:color="auto" w:fill="F7F7F8"/>
              </w:rPr>
              <w:t>Ref</w:t>
            </w:r>
            <w:r w:rsidRPr="00BA0D5D">
              <w:rPr>
                <w:rFonts w:ascii="宋体" w:eastAsia="宋体" w:hAnsi="宋体" w:cs="宋体"/>
                <w:kern w:val="0"/>
                <w:sz w:val="24"/>
                <w:szCs w:val="24"/>
              </w:rPr>
              <w:t>, whereas the standard XML format does not. We recommend that you choose your approach carefully and communicate this to your team members to avoid producing XML documents that use all three approaches at the same time.</w:t>
            </w:r>
          </w:p>
          <w:p w:rsidR="00CA1DAF" w:rsidRPr="00BA0D5D" w:rsidRDefault="00CA1DAF" w:rsidP="00BA0D5D">
            <w:pPr>
              <w:widowControl/>
              <w:jc w:val="left"/>
              <w:rPr>
                <w:rFonts w:ascii="宋体" w:eastAsia="宋体" w:hAnsi="宋体" w:cs="宋体"/>
                <w:kern w:val="0"/>
                <w:sz w:val="24"/>
                <w:szCs w:val="24"/>
              </w:rPr>
            </w:pPr>
            <w:r>
              <w:rPr>
                <w:rFonts w:ascii="Arial" w:hAnsi="Arial" w:cs="Arial"/>
                <w:shd w:val="clear" w:color="auto" w:fill="EBF1E7"/>
              </w:rPr>
              <w:t>p</w:t>
            </w:r>
            <w:r>
              <w:rPr>
                <w:rFonts w:ascii="Arial" w:hAnsi="Arial" w:cs="Arial"/>
                <w:shd w:val="clear" w:color="auto" w:fill="EBF1E7"/>
              </w:rPr>
              <w:t>命名空间不如标准</w:t>
            </w:r>
            <w:r>
              <w:rPr>
                <w:rFonts w:ascii="Arial" w:hAnsi="Arial" w:cs="Arial"/>
                <w:shd w:val="clear" w:color="auto" w:fill="EBF1E7"/>
              </w:rPr>
              <w:t>XML</w:t>
            </w:r>
            <w:r>
              <w:rPr>
                <w:rFonts w:ascii="Arial" w:hAnsi="Arial" w:cs="Arial"/>
                <w:shd w:val="clear" w:color="auto" w:fill="EBF1E7"/>
              </w:rPr>
              <w:t>格式灵活。例如，声明属性引用的格式与最终的属性冲突</w:t>
            </w:r>
            <w:r>
              <w:rPr>
                <w:rStyle w:val="HTML"/>
                <w:rFonts w:ascii="Consolas" w:hAnsi="Consolas"/>
                <w:sz w:val="23"/>
                <w:szCs w:val="23"/>
                <w:shd w:val="clear" w:color="auto" w:fill="F7F7F8"/>
              </w:rPr>
              <w:t>Ref</w:t>
            </w:r>
            <w:r>
              <w:rPr>
                <w:rFonts w:ascii="Arial" w:hAnsi="Arial" w:cs="Arial"/>
                <w:shd w:val="clear" w:color="auto" w:fill="EBF1E7"/>
              </w:rPr>
              <w:t>，而标准</w:t>
            </w:r>
            <w:r>
              <w:rPr>
                <w:rFonts w:ascii="Arial" w:hAnsi="Arial" w:cs="Arial"/>
                <w:shd w:val="clear" w:color="auto" w:fill="EBF1E7"/>
              </w:rPr>
              <w:t>XML</w:t>
            </w:r>
            <w:r>
              <w:rPr>
                <w:rFonts w:ascii="Arial" w:hAnsi="Arial" w:cs="Arial"/>
                <w:shd w:val="clear" w:color="auto" w:fill="EBF1E7"/>
              </w:rPr>
              <w:t>格式则不然。我们建议您仔细选择您的方法并将其传达给您的团队成员，以避免生成同时使用所有三种方法的</w:t>
            </w:r>
            <w:r>
              <w:rPr>
                <w:rFonts w:ascii="Arial" w:hAnsi="Arial" w:cs="Arial"/>
                <w:shd w:val="clear" w:color="auto" w:fill="EBF1E7"/>
              </w:rPr>
              <w:t>XML</w:t>
            </w:r>
            <w:r>
              <w:rPr>
                <w:rFonts w:ascii="Arial" w:hAnsi="Arial" w:cs="Arial"/>
                <w:shd w:val="clear" w:color="auto" w:fill="EBF1E7"/>
              </w:rPr>
              <w:t>文档。</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XML Shortcut with the c-namespace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Similar to the </w:t>
      </w:r>
      <w:hyperlink r:id="rId106" w:anchor="beans-p-namespace" w:history="1">
        <w:r w:rsidRPr="00BA0D5D">
          <w:rPr>
            <w:rFonts w:ascii="inherit" w:eastAsia="宋体" w:hAnsi="inherit" w:cs="Arial"/>
            <w:color w:val="548E2E"/>
            <w:kern w:val="0"/>
            <w:sz w:val="24"/>
            <w:szCs w:val="24"/>
            <w:u w:val="single"/>
          </w:rPr>
          <w:t>XML Shortcut with the p-namespace</w:t>
        </w:r>
      </w:hyperlink>
      <w:r w:rsidRPr="00BA0D5D">
        <w:rPr>
          <w:rFonts w:ascii="inherit" w:eastAsia="宋体" w:hAnsi="inherit" w:cs="Arial"/>
          <w:color w:val="34302D"/>
          <w:kern w:val="0"/>
          <w:sz w:val="24"/>
          <w:szCs w:val="24"/>
        </w:rPr>
        <w:t>, the c-namespace, introduced in Spring 3.1, allows inlined attributes for configuring the constructor arguments rather then nested </w:t>
      </w:r>
      <w:r w:rsidRPr="00BA0D5D">
        <w:rPr>
          <w:rFonts w:ascii="Consolas" w:eastAsia="宋体" w:hAnsi="Consolas" w:cs="宋体"/>
          <w:color w:val="34302D"/>
          <w:kern w:val="0"/>
          <w:sz w:val="23"/>
          <w:szCs w:val="23"/>
          <w:shd w:val="clear" w:color="auto" w:fill="F7F7F8"/>
        </w:rPr>
        <w:t>constructor-arg</w:t>
      </w:r>
      <w:r w:rsidRPr="00BA0D5D">
        <w:rPr>
          <w:rFonts w:ascii="inherit" w:eastAsia="宋体" w:hAnsi="inherit" w:cs="Arial"/>
          <w:color w:val="34302D"/>
          <w:kern w:val="0"/>
          <w:sz w:val="24"/>
          <w:szCs w:val="24"/>
        </w:rPr>
        <w:t> elements.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与</w:t>
      </w:r>
      <w:hyperlink r:id="rId107" w:anchor="beans-p-namespace" w:history="1">
        <w:r>
          <w:rPr>
            <w:rStyle w:val="a4"/>
            <w:rFonts w:ascii="Arial" w:hAnsi="Arial" w:cs="Arial"/>
            <w:color w:val="548E2E"/>
            <w:shd w:val="clear" w:color="auto" w:fill="FFFFFF"/>
          </w:rPr>
          <w:t>带有</w:t>
        </w:r>
        <w:r>
          <w:rPr>
            <w:rStyle w:val="a4"/>
            <w:rFonts w:ascii="Arial" w:hAnsi="Arial" w:cs="Arial"/>
            <w:color w:val="548E2E"/>
            <w:shd w:val="clear" w:color="auto" w:fill="FFFFFF"/>
          </w:rPr>
          <w:t>p-namespace</w:t>
        </w:r>
      </w:hyperlink>
      <w:r>
        <w:rPr>
          <w:rFonts w:ascii="Arial" w:hAnsi="Arial" w:cs="Arial"/>
          <w:color w:val="34302D"/>
          <w:shd w:val="clear" w:color="auto" w:fill="FFFFFF"/>
        </w:rPr>
        <w:t>的</w:t>
      </w:r>
      <w:hyperlink r:id="rId108" w:anchor="beans-p-namespace" w:history="1">
        <w:r>
          <w:rPr>
            <w:rStyle w:val="a4"/>
            <w:rFonts w:ascii="Arial" w:hAnsi="Arial" w:cs="Arial"/>
            <w:color w:val="548E2E"/>
            <w:shd w:val="clear" w:color="auto" w:fill="FFFFFF"/>
          </w:rPr>
          <w:t>XML Shortcut</w:t>
        </w:r>
      </w:hyperlink>
      <w:r>
        <w:rPr>
          <w:rFonts w:ascii="Arial" w:hAnsi="Arial" w:cs="Arial"/>
          <w:color w:val="34302D"/>
          <w:shd w:val="clear" w:color="auto" w:fill="FFFFFF"/>
        </w:rPr>
        <w:t>类似，</w:t>
      </w:r>
      <w:r>
        <w:rPr>
          <w:rFonts w:ascii="Arial" w:hAnsi="Arial" w:cs="Arial"/>
          <w:color w:val="34302D"/>
          <w:shd w:val="clear" w:color="auto" w:fill="FFFFFF"/>
        </w:rPr>
        <w:t>Spring 3.1</w:t>
      </w:r>
      <w:r>
        <w:rPr>
          <w:rFonts w:ascii="Arial" w:hAnsi="Arial" w:cs="Arial"/>
          <w:color w:val="34302D"/>
          <w:shd w:val="clear" w:color="auto" w:fill="FFFFFF"/>
        </w:rPr>
        <w:t>中引入的</w:t>
      </w:r>
      <w:r>
        <w:rPr>
          <w:rFonts w:ascii="Arial" w:hAnsi="Arial" w:cs="Arial"/>
          <w:color w:val="34302D"/>
          <w:shd w:val="clear" w:color="auto" w:fill="FFFFFF"/>
        </w:rPr>
        <w:t>c-namespace</w:t>
      </w:r>
      <w:r>
        <w:rPr>
          <w:rFonts w:ascii="Arial" w:hAnsi="Arial" w:cs="Arial"/>
          <w:color w:val="34302D"/>
          <w:shd w:val="clear" w:color="auto" w:fill="FFFFFF"/>
        </w:rPr>
        <w:t>允许使用内联属性来配置构造函数参数，而不是嵌套</w:t>
      </w:r>
      <w:r>
        <w:rPr>
          <w:rStyle w:val="HTML"/>
          <w:rFonts w:ascii="Consolas" w:hAnsi="Consolas"/>
          <w:sz w:val="23"/>
          <w:szCs w:val="23"/>
          <w:shd w:val="clear" w:color="auto" w:fill="F7F7F8"/>
        </w:rPr>
        <w:t>constructor-arg</w:t>
      </w:r>
      <w:r>
        <w:rPr>
          <w:rFonts w:ascii="Arial" w:hAnsi="Arial" w:cs="Arial"/>
          <w:color w:val="34302D"/>
          <w:shd w:val="clear" w:color="auto" w:fill="FFFFFF"/>
        </w:rPr>
        <w:t>元素。</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the </w:t>
      </w:r>
      <w:r w:rsidRPr="00BA0D5D">
        <w:rPr>
          <w:rFonts w:ascii="Consolas" w:eastAsia="宋体" w:hAnsi="Consolas" w:cs="宋体"/>
          <w:color w:val="34302D"/>
          <w:kern w:val="0"/>
          <w:sz w:val="23"/>
          <w:szCs w:val="23"/>
          <w:shd w:val="clear" w:color="auto" w:fill="F7F7F8"/>
        </w:rPr>
        <w:t>c:</w:t>
      </w:r>
      <w:r w:rsidRPr="00BA0D5D">
        <w:rPr>
          <w:rFonts w:ascii="inherit" w:eastAsia="宋体" w:hAnsi="inherit" w:cs="Arial"/>
          <w:color w:val="34302D"/>
          <w:kern w:val="0"/>
          <w:sz w:val="24"/>
          <w:szCs w:val="24"/>
        </w:rPr>
        <w:t> namespace to do the same thing as the from </w:t>
      </w:r>
      <w:hyperlink r:id="rId109" w:anchor="beans-constructor-injection" w:history="1">
        <w:r w:rsidRPr="00BA0D5D">
          <w:rPr>
            <w:rFonts w:ascii="inherit" w:eastAsia="宋体" w:hAnsi="inherit" w:cs="Arial"/>
            <w:color w:val="548E2E"/>
            <w:kern w:val="0"/>
            <w:sz w:val="24"/>
            <w:szCs w:val="24"/>
            <w:u w:val="single"/>
          </w:rPr>
          <w:t>Constructor-based Dependency Injection</w:t>
        </w:r>
      </w:hyperlink>
      <w:r w:rsidRPr="00BA0D5D">
        <w:rPr>
          <w:rFonts w:ascii="inherit" w:eastAsia="宋体" w:hAnsi="inherit" w:cs="Arial"/>
          <w:color w:val="34302D"/>
          <w:kern w:val="0"/>
          <w:sz w:val="24"/>
          <w:szCs w:val="24"/>
        </w:rPr>
        <w:t>:</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以下示例使用</w:t>
      </w:r>
      <w:r>
        <w:rPr>
          <w:rStyle w:val="HTML"/>
          <w:rFonts w:ascii="Consolas" w:hAnsi="Consolas"/>
          <w:sz w:val="23"/>
          <w:szCs w:val="23"/>
          <w:shd w:val="clear" w:color="auto" w:fill="F7F7F8"/>
        </w:rPr>
        <w:t>c:</w:t>
      </w:r>
      <w:r>
        <w:rPr>
          <w:rFonts w:ascii="Arial" w:hAnsi="Arial" w:cs="Arial"/>
          <w:color w:val="34302D"/>
          <w:shd w:val="clear" w:color="auto" w:fill="FFFFFF"/>
        </w:rPr>
        <w:t>命名空间执行与</w:t>
      </w:r>
      <w:r>
        <w:rPr>
          <w:rFonts w:ascii="Arial" w:hAnsi="Arial" w:cs="Arial"/>
          <w:color w:val="34302D"/>
          <w:shd w:val="clear" w:color="auto" w:fill="FFFFFF"/>
        </w:rPr>
        <w:t> </w:t>
      </w:r>
      <w:hyperlink r:id="rId110" w:anchor="beans-constructor-injection" w:history="1">
        <w:r>
          <w:rPr>
            <w:rStyle w:val="a4"/>
            <w:rFonts w:ascii="Arial" w:hAnsi="Arial" w:cs="Arial"/>
            <w:color w:val="548E2E"/>
            <w:shd w:val="clear" w:color="auto" w:fill="FFFFFF"/>
          </w:rPr>
          <w:t>基于构造函数的依赖注入相同的操作</w:t>
        </w:r>
      </w:hyperlink>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"beanTwo"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"x.y.ThingTwo"</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"beanThree"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"x.y.ThingThree"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traditional declaration with optional argument names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"x.y.ThingOne"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"thingTwo"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"beanTwo"</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"thingThree"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"beanThree"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"something@somewhere.com"</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c-namespace declaration with argument names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c:thingTwo-ref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"beanTwo"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c:thingThree-ref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"beanThree"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c:email</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"something@somewhere.com"</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w:t>
      </w:r>
      <w:r w:rsidRPr="00BA0D5D">
        <w:rPr>
          <w:rFonts w:ascii="inherit" w:eastAsia="宋体" w:hAnsi="inherit" w:cs="Arial"/>
          <w:color w:val="34302D"/>
          <w:kern w:val="0"/>
          <w:sz w:val="24"/>
          <w:szCs w:val="24"/>
        </w:rPr>
        <w:t> namespace uses the same conventions as the </w:t>
      </w:r>
      <w:r w:rsidRPr="00BA0D5D">
        <w:rPr>
          <w:rFonts w:ascii="Consolas" w:eastAsia="宋体" w:hAnsi="Consolas" w:cs="宋体"/>
          <w:color w:val="34302D"/>
          <w:kern w:val="0"/>
          <w:sz w:val="23"/>
          <w:szCs w:val="23"/>
          <w:shd w:val="clear" w:color="auto" w:fill="F7F7F8"/>
        </w:rPr>
        <w:t>p:</w:t>
      </w:r>
      <w:r w:rsidRPr="00BA0D5D">
        <w:rPr>
          <w:rFonts w:ascii="inherit" w:eastAsia="宋体" w:hAnsi="inherit" w:cs="Arial"/>
          <w:color w:val="34302D"/>
          <w:kern w:val="0"/>
          <w:sz w:val="24"/>
          <w:szCs w:val="24"/>
        </w:rPr>
        <w:t> one (a trailing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for bean references) for setting the constructor arguments by their names. Similarly, it needs to be declared in the XML file even though it is not defined in an XSD schema (it exists inside the Spring core).</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c:</w:t>
      </w:r>
      <w:r>
        <w:rPr>
          <w:rFonts w:ascii="Arial" w:hAnsi="Arial" w:cs="Arial"/>
          <w:color w:val="34302D"/>
          <w:shd w:val="clear" w:color="auto" w:fill="FFFFFF"/>
        </w:rPr>
        <w:t>命名空间使用相同的约定作为</w:t>
      </w:r>
      <w:r>
        <w:rPr>
          <w:rStyle w:val="HTML"/>
          <w:rFonts w:ascii="Consolas" w:hAnsi="Consolas"/>
          <w:sz w:val="23"/>
          <w:szCs w:val="23"/>
          <w:shd w:val="clear" w:color="auto" w:fill="F7F7F8"/>
        </w:rPr>
        <w:t>p:</w:t>
      </w:r>
      <w:r>
        <w:rPr>
          <w:rFonts w:ascii="Arial" w:hAnsi="Arial" w:cs="Arial"/>
          <w:color w:val="34302D"/>
          <w:shd w:val="clear" w:color="auto" w:fill="FFFFFF"/>
        </w:rPr>
        <w:t>一个（尾部</w:t>
      </w:r>
      <w:r>
        <w:rPr>
          <w:rStyle w:val="HTML"/>
          <w:rFonts w:ascii="Consolas" w:hAnsi="Consolas"/>
          <w:sz w:val="23"/>
          <w:szCs w:val="23"/>
          <w:shd w:val="clear" w:color="auto" w:fill="F7F7F8"/>
        </w:rPr>
        <w:t>-ref</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引用），供他们的名字设置构造函数的参数。类似地，它需要在</w:t>
      </w:r>
      <w:r>
        <w:rPr>
          <w:rFonts w:ascii="Arial" w:hAnsi="Arial" w:cs="Arial"/>
          <w:color w:val="34302D"/>
          <w:shd w:val="clear" w:color="auto" w:fill="FFFFFF"/>
        </w:rPr>
        <w:t>XML</w:t>
      </w:r>
      <w:r>
        <w:rPr>
          <w:rFonts w:ascii="Arial" w:hAnsi="Arial" w:cs="Arial"/>
          <w:color w:val="34302D"/>
          <w:shd w:val="clear" w:color="auto" w:fill="FFFFFF"/>
        </w:rPr>
        <w:t>文件中声明，即使它没有在</w:t>
      </w:r>
      <w:r>
        <w:rPr>
          <w:rFonts w:ascii="Arial" w:hAnsi="Arial" w:cs="Arial"/>
          <w:color w:val="34302D"/>
          <w:shd w:val="clear" w:color="auto" w:fill="FFFFFF"/>
        </w:rPr>
        <w:t>XSD</w:t>
      </w:r>
      <w:r>
        <w:rPr>
          <w:rFonts w:ascii="Arial" w:hAnsi="Arial" w:cs="Arial"/>
          <w:color w:val="34302D"/>
          <w:shd w:val="clear" w:color="auto" w:fill="FFFFFF"/>
        </w:rPr>
        <w:t>模式中定义（它存在于</w:t>
      </w:r>
      <w:r>
        <w:rPr>
          <w:rFonts w:ascii="Arial" w:hAnsi="Arial" w:cs="Arial"/>
          <w:color w:val="34302D"/>
          <w:shd w:val="clear" w:color="auto" w:fill="FFFFFF"/>
        </w:rPr>
        <w:t>Spring</w:t>
      </w:r>
      <w:r>
        <w:rPr>
          <w:rFonts w:ascii="Arial" w:hAnsi="Arial" w:cs="Arial"/>
          <w:color w:val="34302D"/>
          <w:shd w:val="clear" w:color="auto" w:fill="FFFFFF"/>
        </w:rPr>
        <w:t>核心内部）。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the rare cases where the constructor argument names are not available (usually if the bytecode was compiled without debugging information), you can use fallback to the argument indexes, as follows: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对于构造函数参数名称不可用的罕见情况（通常在没有调试信息的情况下编译字节码），您可以使用回退到参数索引，如下所示：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c-namespace index declaration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c:_0-ref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"beanTwo"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c:_1-ref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"beanThree"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c:_2</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"something@somewhere.com"</w:t>
      </w:r>
      <w:r w:rsidRPr="00BA0D5D">
        <w:rPr>
          <w:rFonts w:ascii="Consolas" w:eastAsia="宋体" w:hAnsi="Consolas" w:cs="宋体"/>
          <w:color w:val="008080"/>
          <w:kern w:val="0"/>
          <w:sz w:val="24"/>
          <w:szCs w:val="24"/>
        </w:rPr>
        <w:t>/&gt;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A56F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Due to the XML grammar, the index notation requires the presence of the leading </w:t>
            </w:r>
            <w:r w:rsidRPr="00BA0D5D">
              <w:rPr>
                <w:rFonts w:ascii="Consolas" w:eastAsia="宋体" w:hAnsi="Consolas" w:cs="宋体"/>
                <w:kern w:val="0"/>
                <w:sz w:val="23"/>
                <w:szCs w:val="23"/>
                <w:shd w:val="clear" w:color="auto" w:fill="F7F7F8"/>
              </w:rPr>
              <w:t>_</w:t>
            </w:r>
            <w:r w:rsidRPr="00BA0D5D">
              <w:rPr>
                <w:rFonts w:ascii="宋体" w:eastAsia="宋体" w:hAnsi="宋体" w:cs="宋体"/>
                <w:kern w:val="0"/>
                <w:sz w:val="24"/>
                <w:szCs w:val="24"/>
              </w:rPr>
              <w:t>, as XML attribute names cannot start with a number (even though some IDEs allow it). A corresponding index notation is also available for </w:t>
            </w:r>
            <w:r w:rsidRPr="00BA0D5D">
              <w:rPr>
                <w:rFonts w:ascii="Consolas" w:eastAsia="宋体" w:hAnsi="Consolas" w:cs="宋体"/>
                <w:kern w:val="0"/>
                <w:sz w:val="23"/>
                <w:szCs w:val="23"/>
                <w:shd w:val="clear" w:color="auto" w:fill="F7F7F8"/>
              </w:rPr>
              <w:t>&lt;constructor-arg&gt;</w:t>
            </w:r>
            <w:r w:rsidRPr="00BA0D5D">
              <w:rPr>
                <w:rFonts w:ascii="宋体" w:eastAsia="宋体" w:hAnsi="宋体" w:cs="宋体"/>
                <w:kern w:val="0"/>
                <w:sz w:val="24"/>
                <w:szCs w:val="24"/>
              </w:rPr>
              <w:t> elements but not commonly used since the plain order of declaration is usually sufficient there.</w:t>
            </w:r>
          </w:p>
          <w:p w:rsidR="00CA1DAF" w:rsidRPr="00BA0D5D" w:rsidRDefault="00CA1DAF" w:rsidP="00BA0D5D">
            <w:pPr>
              <w:widowControl/>
              <w:jc w:val="left"/>
              <w:rPr>
                <w:rFonts w:ascii="宋体" w:eastAsia="宋体" w:hAnsi="宋体" w:cs="宋体"/>
                <w:kern w:val="0"/>
                <w:sz w:val="24"/>
                <w:szCs w:val="24"/>
              </w:rPr>
            </w:pPr>
            <w:r>
              <w:rPr>
                <w:rFonts w:ascii="Arial" w:hAnsi="Arial" w:cs="Arial"/>
                <w:shd w:val="clear" w:color="auto" w:fill="EBF1E7"/>
              </w:rPr>
              <w:t>由于</w:t>
            </w:r>
            <w:r>
              <w:rPr>
                <w:rFonts w:ascii="Arial" w:hAnsi="Arial" w:cs="Arial"/>
                <w:shd w:val="clear" w:color="auto" w:fill="EBF1E7"/>
              </w:rPr>
              <w:t>XML</w:t>
            </w:r>
            <w:r>
              <w:rPr>
                <w:rFonts w:ascii="Arial" w:hAnsi="Arial" w:cs="Arial"/>
                <w:shd w:val="clear" w:color="auto" w:fill="EBF1E7"/>
              </w:rPr>
              <w:t>语法，索引表示法要求存在前导</w:t>
            </w:r>
            <w:r>
              <w:rPr>
                <w:rStyle w:val="HTML"/>
                <w:rFonts w:ascii="Consolas" w:hAnsi="Consolas"/>
                <w:sz w:val="23"/>
                <w:szCs w:val="23"/>
                <w:shd w:val="clear" w:color="auto" w:fill="F7F7F8"/>
              </w:rPr>
              <w:t>_</w:t>
            </w:r>
            <w:r>
              <w:rPr>
                <w:rFonts w:ascii="Arial" w:hAnsi="Arial" w:cs="Arial"/>
                <w:shd w:val="clear" w:color="auto" w:fill="EBF1E7"/>
              </w:rPr>
              <w:t>，因为</w:t>
            </w:r>
            <w:r>
              <w:rPr>
                <w:rFonts w:ascii="Arial" w:hAnsi="Arial" w:cs="Arial"/>
                <w:shd w:val="clear" w:color="auto" w:fill="EBF1E7"/>
              </w:rPr>
              <w:t>XML</w:t>
            </w:r>
            <w:r>
              <w:rPr>
                <w:rFonts w:ascii="Arial" w:hAnsi="Arial" w:cs="Arial"/>
                <w:shd w:val="clear" w:color="auto" w:fill="EBF1E7"/>
              </w:rPr>
              <w:t>属性名称不能以数字开头（即使某些</w:t>
            </w:r>
            <w:r>
              <w:rPr>
                <w:rFonts w:ascii="Arial" w:hAnsi="Arial" w:cs="Arial"/>
                <w:shd w:val="clear" w:color="auto" w:fill="EBF1E7"/>
              </w:rPr>
              <w:t>IDE</w:t>
            </w:r>
            <w:r>
              <w:rPr>
                <w:rFonts w:ascii="Arial" w:hAnsi="Arial" w:cs="Arial"/>
                <w:shd w:val="clear" w:color="auto" w:fill="EBF1E7"/>
              </w:rPr>
              <w:t>允许）。对于</w:t>
            </w:r>
            <w:r>
              <w:rPr>
                <w:rStyle w:val="HTML"/>
                <w:rFonts w:ascii="Consolas" w:hAnsi="Consolas"/>
                <w:sz w:val="23"/>
                <w:szCs w:val="23"/>
                <w:shd w:val="clear" w:color="auto" w:fill="F7F7F8"/>
              </w:rPr>
              <w:t>&lt;constructor-arg&gt;</w:t>
            </w:r>
            <w:r>
              <w:rPr>
                <w:rFonts w:ascii="Arial" w:hAnsi="Arial" w:cs="Arial"/>
                <w:shd w:val="clear" w:color="auto" w:fill="EBF1E7"/>
              </w:rPr>
              <w:t>元素也可以使用相应的索引符号，但不常用，因为通常的声明顺序通常就足够了。</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practice, the constructor resolution </w:t>
      </w:r>
      <w:hyperlink r:id="rId111" w:anchor="beans-factory-ctor-arguments-resolution" w:history="1">
        <w:r w:rsidRPr="00BA0D5D">
          <w:rPr>
            <w:rFonts w:ascii="inherit" w:eastAsia="宋体" w:hAnsi="inherit" w:cs="Arial"/>
            <w:color w:val="548E2E"/>
            <w:kern w:val="0"/>
            <w:sz w:val="24"/>
            <w:szCs w:val="24"/>
            <w:u w:val="single"/>
          </w:rPr>
          <w:t>mechanism</w:t>
        </w:r>
      </w:hyperlink>
      <w:r w:rsidRPr="00BA0D5D">
        <w:rPr>
          <w:rFonts w:ascii="inherit" w:eastAsia="宋体" w:hAnsi="inherit" w:cs="Arial"/>
          <w:color w:val="34302D"/>
          <w:kern w:val="0"/>
          <w:sz w:val="24"/>
          <w:szCs w:val="24"/>
        </w:rPr>
        <w:t> is quite efficient in matching arguments, so unless you really need to, we recommend using the name notation through-out your configuration.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实际上，构造函数解析</w:t>
      </w:r>
      <w:r>
        <w:rPr>
          <w:rFonts w:ascii="Arial" w:hAnsi="Arial" w:cs="Arial"/>
          <w:color w:val="34302D"/>
          <w:shd w:val="clear" w:color="auto" w:fill="FFFFFF"/>
        </w:rPr>
        <w:t> </w:t>
      </w:r>
      <w:hyperlink r:id="rId112" w:anchor="beans-factory-ctor-arguments-resolution" w:history="1">
        <w:r>
          <w:rPr>
            <w:rStyle w:val="a4"/>
            <w:rFonts w:ascii="Arial" w:hAnsi="Arial" w:cs="Arial"/>
            <w:color w:val="548E2E"/>
            <w:shd w:val="clear" w:color="auto" w:fill="FFFFFF"/>
          </w:rPr>
          <w:t>机制</w:t>
        </w:r>
      </w:hyperlink>
      <w:r>
        <w:rPr>
          <w:rFonts w:ascii="Arial" w:hAnsi="Arial" w:cs="Arial"/>
          <w:color w:val="34302D"/>
          <w:shd w:val="clear" w:color="auto" w:fill="FFFFFF"/>
        </w:rPr>
        <w:t>在匹配参数方面非常有效，因此除非您确实需要，否则我们建议在整个配置中使用名称表示法。</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Compound Property Names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compound or nested property names when you set bean properties, as long as all components of the path except the final property name are not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Consider the following bean definition: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设置</w:t>
      </w:r>
      <w:r>
        <w:rPr>
          <w:rFonts w:ascii="Arial" w:hAnsi="Arial" w:cs="Arial"/>
          <w:color w:val="34302D"/>
          <w:shd w:val="clear" w:color="auto" w:fill="FFFFFF"/>
        </w:rPr>
        <w:t>bean</w:t>
      </w:r>
      <w:r>
        <w:rPr>
          <w:rFonts w:ascii="Arial" w:hAnsi="Arial" w:cs="Arial"/>
          <w:color w:val="34302D"/>
          <w:shd w:val="clear" w:color="auto" w:fill="FFFFFF"/>
        </w:rPr>
        <w:t>属性时，可以使用复合或嵌套属性名称，只要除最终属性名称之外的路径的所有组件都不是</w:t>
      </w:r>
      <w:r>
        <w:rPr>
          <w:rStyle w:val="HTML"/>
          <w:rFonts w:ascii="Consolas" w:hAnsi="Consolas"/>
          <w:sz w:val="23"/>
          <w:szCs w:val="23"/>
          <w:shd w:val="clear" w:color="auto" w:fill="F7F7F8"/>
        </w:rPr>
        <w:t>null</w:t>
      </w:r>
      <w:r>
        <w:rPr>
          <w:rFonts w:ascii="Arial" w:hAnsi="Arial" w:cs="Arial"/>
          <w:color w:val="34302D"/>
          <w:shd w:val="clear" w:color="auto" w:fill="FFFFFF"/>
        </w:rPr>
        <w:t>。考虑以下</w:t>
      </w:r>
      <w:r>
        <w:rPr>
          <w:rFonts w:ascii="Arial" w:hAnsi="Arial" w:cs="Arial"/>
          <w:color w:val="34302D"/>
          <w:shd w:val="clear" w:color="auto" w:fill="FFFFFF"/>
        </w:rPr>
        <w:t>bean</w:t>
      </w:r>
      <w:r>
        <w:rPr>
          <w:rFonts w:ascii="Arial" w:hAnsi="Arial" w:cs="Arial"/>
          <w:color w:val="34302D"/>
          <w:shd w:val="clear" w:color="auto" w:fill="FFFFFF"/>
        </w:rPr>
        <w:t>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"something"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"things.ThingOne"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"fred.bob.sammy"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"123"</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bean has a </w:t>
      </w:r>
      <w:r w:rsidRPr="00BA0D5D">
        <w:rPr>
          <w:rFonts w:ascii="Consolas" w:eastAsia="宋体" w:hAnsi="Consolas" w:cs="宋体"/>
          <w:color w:val="34302D"/>
          <w:kern w:val="0"/>
          <w:sz w:val="23"/>
          <w:szCs w:val="23"/>
          <w:shd w:val="clear" w:color="auto" w:fill="F7F7F8"/>
        </w:rPr>
        <w:t>fred</w:t>
      </w:r>
      <w:r w:rsidRPr="00BA0D5D">
        <w:rPr>
          <w:rFonts w:ascii="inherit" w:eastAsia="宋体" w:hAnsi="inherit" w:cs="Arial"/>
          <w:color w:val="34302D"/>
          <w:kern w:val="0"/>
          <w:sz w:val="24"/>
          <w:szCs w:val="24"/>
        </w:rPr>
        <w:t> property, which has a </w:t>
      </w:r>
      <w:r w:rsidRPr="00BA0D5D">
        <w:rPr>
          <w:rFonts w:ascii="Consolas" w:eastAsia="宋体" w:hAnsi="Consolas" w:cs="宋体"/>
          <w:color w:val="34302D"/>
          <w:kern w:val="0"/>
          <w:sz w:val="23"/>
          <w:szCs w:val="23"/>
          <w:shd w:val="clear" w:color="auto" w:fill="F7F7F8"/>
        </w:rPr>
        <w:t>bob</w:t>
      </w:r>
      <w:r w:rsidRPr="00BA0D5D">
        <w:rPr>
          <w:rFonts w:ascii="inherit" w:eastAsia="宋体" w:hAnsi="inherit" w:cs="Arial"/>
          <w:color w:val="34302D"/>
          <w:kern w:val="0"/>
          <w:sz w:val="24"/>
          <w:szCs w:val="24"/>
        </w:rPr>
        <w:t> property, which has a </w:t>
      </w:r>
      <w:r w:rsidRPr="00BA0D5D">
        <w:rPr>
          <w:rFonts w:ascii="Consolas" w:eastAsia="宋体" w:hAnsi="Consolas" w:cs="宋体"/>
          <w:color w:val="34302D"/>
          <w:kern w:val="0"/>
          <w:sz w:val="23"/>
          <w:szCs w:val="23"/>
          <w:shd w:val="clear" w:color="auto" w:fill="F7F7F8"/>
        </w:rPr>
        <w:t>sammy</w:t>
      </w:r>
      <w:r w:rsidRPr="00BA0D5D">
        <w:rPr>
          <w:rFonts w:ascii="inherit" w:eastAsia="宋体" w:hAnsi="inherit" w:cs="Arial"/>
          <w:color w:val="34302D"/>
          <w:kern w:val="0"/>
          <w:sz w:val="24"/>
          <w:szCs w:val="24"/>
        </w:rPr>
        <w:t> property, and that final </w:t>
      </w:r>
      <w:r w:rsidRPr="00BA0D5D">
        <w:rPr>
          <w:rFonts w:ascii="Consolas" w:eastAsia="宋体" w:hAnsi="Consolas" w:cs="宋体"/>
          <w:color w:val="34302D"/>
          <w:kern w:val="0"/>
          <w:sz w:val="23"/>
          <w:szCs w:val="23"/>
          <w:shd w:val="clear" w:color="auto" w:fill="F7F7F8"/>
        </w:rPr>
        <w:t>sammy</w:t>
      </w:r>
      <w:r w:rsidRPr="00BA0D5D">
        <w:rPr>
          <w:rFonts w:ascii="inherit" w:eastAsia="宋体" w:hAnsi="inherit" w:cs="Arial"/>
          <w:color w:val="34302D"/>
          <w:kern w:val="0"/>
          <w:sz w:val="24"/>
          <w:szCs w:val="24"/>
        </w:rPr>
        <w:t> property is being set to a value of </w:t>
      </w:r>
      <w:r w:rsidRPr="00BA0D5D">
        <w:rPr>
          <w:rFonts w:ascii="Consolas" w:eastAsia="宋体" w:hAnsi="Consolas" w:cs="宋体"/>
          <w:color w:val="34302D"/>
          <w:kern w:val="0"/>
          <w:sz w:val="23"/>
          <w:szCs w:val="23"/>
          <w:shd w:val="clear" w:color="auto" w:fill="F7F7F8"/>
        </w:rPr>
        <w:t>123</w:t>
      </w:r>
      <w:r w:rsidRPr="00BA0D5D">
        <w:rPr>
          <w:rFonts w:ascii="inherit" w:eastAsia="宋体" w:hAnsi="inherit" w:cs="Arial"/>
          <w:color w:val="34302D"/>
          <w:kern w:val="0"/>
          <w:sz w:val="24"/>
          <w:szCs w:val="24"/>
        </w:rPr>
        <w:t>. In order for this to work, the </w:t>
      </w:r>
      <w:r w:rsidRPr="00BA0D5D">
        <w:rPr>
          <w:rFonts w:ascii="Consolas" w:eastAsia="宋体" w:hAnsi="Consolas" w:cs="宋体"/>
          <w:color w:val="34302D"/>
          <w:kern w:val="0"/>
          <w:sz w:val="23"/>
          <w:szCs w:val="23"/>
          <w:shd w:val="clear" w:color="auto" w:fill="F7F7F8"/>
        </w:rPr>
        <w:t>fred</w:t>
      </w:r>
      <w:r w:rsidRPr="00BA0D5D">
        <w:rPr>
          <w:rFonts w:ascii="inherit" w:eastAsia="宋体" w:hAnsi="inherit" w:cs="Arial"/>
          <w:color w:val="34302D"/>
          <w:kern w:val="0"/>
          <w:sz w:val="24"/>
          <w:szCs w:val="24"/>
        </w:rPr>
        <w:t> property of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and the </w:t>
      </w:r>
      <w:r w:rsidRPr="00BA0D5D">
        <w:rPr>
          <w:rFonts w:ascii="Consolas" w:eastAsia="宋体" w:hAnsi="Consolas" w:cs="宋体"/>
          <w:color w:val="34302D"/>
          <w:kern w:val="0"/>
          <w:sz w:val="23"/>
          <w:szCs w:val="23"/>
          <w:shd w:val="clear" w:color="auto" w:fill="F7F7F8"/>
        </w:rPr>
        <w:t>bob</w:t>
      </w:r>
      <w:r w:rsidRPr="00BA0D5D">
        <w:rPr>
          <w:rFonts w:ascii="inherit" w:eastAsia="宋体" w:hAnsi="inherit" w:cs="Arial"/>
          <w:color w:val="34302D"/>
          <w:kern w:val="0"/>
          <w:sz w:val="24"/>
          <w:szCs w:val="24"/>
        </w:rPr>
        <w:t> property of </w:t>
      </w:r>
      <w:r w:rsidRPr="00BA0D5D">
        <w:rPr>
          <w:rFonts w:ascii="Consolas" w:eastAsia="宋体" w:hAnsi="Consolas" w:cs="宋体"/>
          <w:color w:val="34302D"/>
          <w:kern w:val="0"/>
          <w:sz w:val="23"/>
          <w:szCs w:val="23"/>
          <w:shd w:val="clear" w:color="auto" w:fill="F7F7F8"/>
        </w:rPr>
        <w:t>fred</w:t>
      </w:r>
      <w:r w:rsidRPr="00BA0D5D">
        <w:rPr>
          <w:rFonts w:ascii="inherit" w:eastAsia="宋体" w:hAnsi="inherit" w:cs="Arial"/>
          <w:color w:val="34302D"/>
          <w:kern w:val="0"/>
          <w:sz w:val="24"/>
          <w:szCs w:val="24"/>
        </w:rPr>
        <w:t> must not be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after the bean is constructed. Otherwise, a </w:t>
      </w:r>
      <w:r w:rsidRPr="00BA0D5D">
        <w:rPr>
          <w:rFonts w:ascii="Consolas" w:eastAsia="宋体" w:hAnsi="Consolas" w:cs="宋体"/>
          <w:color w:val="34302D"/>
          <w:kern w:val="0"/>
          <w:sz w:val="23"/>
          <w:szCs w:val="23"/>
          <w:shd w:val="clear" w:color="auto" w:fill="F7F7F8"/>
        </w:rPr>
        <w:t>NullPointerException</w:t>
      </w:r>
      <w:r w:rsidRPr="00BA0D5D">
        <w:rPr>
          <w:rFonts w:ascii="inherit" w:eastAsia="宋体" w:hAnsi="inherit" w:cs="Arial"/>
          <w:color w:val="34302D"/>
          <w:kern w:val="0"/>
          <w:sz w:val="24"/>
          <w:szCs w:val="24"/>
        </w:rPr>
        <w:t> is thrown.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something</w:t>
      </w:r>
      <w:r>
        <w:rPr>
          <w:rFonts w:ascii="Arial" w:hAnsi="Arial" w:cs="Arial"/>
          <w:color w:val="34302D"/>
          <w:shd w:val="clear" w:color="auto" w:fill="FFFFFF"/>
        </w:rPr>
        <w:t>bean</w:t>
      </w:r>
      <w:r>
        <w:rPr>
          <w:rFonts w:ascii="Arial" w:hAnsi="Arial" w:cs="Arial"/>
          <w:color w:val="34302D"/>
          <w:shd w:val="clear" w:color="auto" w:fill="FFFFFF"/>
        </w:rPr>
        <w:t>具有一个</w:t>
      </w:r>
      <w:r>
        <w:rPr>
          <w:rStyle w:val="HTML"/>
          <w:rFonts w:ascii="Consolas" w:hAnsi="Consolas"/>
          <w:sz w:val="23"/>
          <w:szCs w:val="23"/>
          <w:shd w:val="clear" w:color="auto" w:fill="F7F7F8"/>
        </w:rPr>
        <w:t>fred</w:t>
      </w:r>
      <w:r>
        <w:rPr>
          <w:rFonts w:ascii="Arial" w:hAnsi="Arial" w:cs="Arial"/>
          <w:color w:val="34302D"/>
          <w:shd w:val="clear" w:color="auto" w:fill="FFFFFF"/>
        </w:rPr>
        <w:t>属性，该属性具有属性，该</w:t>
      </w:r>
      <w:r>
        <w:rPr>
          <w:rStyle w:val="HTML"/>
          <w:rFonts w:ascii="Consolas" w:hAnsi="Consolas"/>
          <w:sz w:val="23"/>
          <w:szCs w:val="23"/>
          <w:shd w:val="clear" w:color="auto" w:fill="F7F7F8"/>
        </w:rPr>
        <w:t>bob</w:t>
      </w:r>
      <w:r>
        <w:rPr>
          <w:rFonts w:ascii="Arial" w:hAnsi="Arial" w:cs="Arial"/>
          <w:color w:val="34302D"/>
          <w:shd w:val="clear" w:color="auto" w:fill="FFFFFF"/>
        </w:rPr>
        <w:t>属性具有</w:t>
      </w:r>
      <w:r>
        <w:rPr>
          <w:rStyle w:val="HTML"/>
          <w:rFonts w:ascii="Consolas" w:hAnsi="Consolas"/>
          <w:sz w:val="23"/>
          <w:szCs w:val="23"/>
          <w:shd w:val="clear" w:color="auto" w:fill="F7F7F8"/>
        </w:rPr>
        <w:t>sammy</w:t>
      </w:r>
      <w:r>
        <w:rPr>
          <w:rFonts w:ascii="Arial" w:hAnsi="Arial" w:cs="Arial"/>
          <w:color w:val="34302D"/>
          <w:shd w:val="clear" w:color="auto" w:fill="FFFFFF"/>
        </w:rPr>
        <w:t> </w:t>
      </w:r>
      <w:r>
        <w:rPr>
          <w:rFonts w:ascii="Arial" w:hAnsi="Arial" w:cs="Arial"/>
          <w:color w:val="34302D"/>
          <w:shd w:val="clear" w:color="auto" w:fill="FFFFFF"/>
        </w:rPr>
        <w:t>属性，并且最终</w:t>
      </w:r>
      <w:r>
        <w:rPr>
          <w:rStyle w:val="HTML"/>
          <w:rFonts w:ascii="Consolas" w:hAnsi="Consolas"/>
          <w:sz w:val="23"/>
          <w:szCs w:val="23"/>
          <w:shd w:val="clear" w:color="auto" w:fill="F7F7F8"/>
        </w:rPr>
        <w:t>sammy</w:t>
      </w:r>
      <w:r>
        <w:rPr>
          <w:rFonts w:ascii="Arial" w:hAnsi="Arial" w:cs="Arial"/>
          <w:color w:val="34302D"/>
          <w:shd w:val="clear" w:color="auto" w:fill="FFFFFF"/>
        </w:rPr>
        <w:t>属性的值设置为</w:t>
      </w:r>
      <w:r>
        <w:rPr>
          <w:rStyle w:val="HTML"/>
          <w:rFonts w:ascii="Consolas" w:hAnsi="Consolas"/>
          <w:sz w:val="23"/>
          <w:szCs w:val="23"/>
          <w:shd w:val="clear" w:color="auto" w:fill="F7F7F8"/>
        </w:rPr>
        <w:t>123</w:t>
      </w:r>
      <w:r>
        <w:rPr>
          <w:rFonts w:ascii="Arial" w:hAnsi="Arial" w:cs="Arial"/>
          <w:color w:val="34302D"/>
          <w:shd w:val="clear" w:color="auto" w:fill="FFFFFF"/>
        </w:rPr>
        <w:t>。为了使其工作，在构造</w:t>
      </w:r>
      <w:r>
        <w:rPr>
          <w:rFonts w:ascii="Arial" w:hAnsi="Arial" w:cs="Arial"/>
          <w:color w:val="34302D"/>
          <w:shd w:val="clear" w:color="auto" w:fill="FFFFFF"/>
        </w:rPr>
        <w:t>bean</w:t>
      </w:r>
      <w:r>
        <w:rPr>
          <w:rFonts w:ascii="Arial" w:hAnsi="Arial" w:cs="Arial"/>
          <w:color w:val="34302D"/>
          <w:shd w:val="clear" w:color="auto" w:fill="FFFFFF"/>
        </w:rPr>
        <w:t>之后，</w:t>
      </w:r>
      <w:r>
        <w:rPr>
          <w:rStyle w:val="HTML"/>
          <w:rFonts w:ascii="Consolas" w:hAnsi="Consolas"/>
          <w:sz w:val="23"/>
          <w:szCs w:val="23"/>
          <w:shd w:val="clear" w:color="auto" w:fill="F7F7F8"/>
        </w:rPr>
        <w:t>fred</w:t>
      </w:r>
      <w:r>
        <w:rPr>
          <w:rFonts w:ascii="Arial" w:hAnsi="Arial" w:cs="Arial"/>
          <w:color w:val="34302D"/>
          <w:shd w:val="clear" w:color="auto" w:fill="FFFFFF"/>
        </w:rPr>
        <w:t>属性</w:t>
      </w:r>
      <w:r>
        <w:rPr>
          <w:rStyle w:val="HTML"/>
          <w:rFonts w:ascii="Consolas" w:hAnsi="Consolas"/>
          <w:sz w:val="23"/>
          <w:szCs w:val="23"/>
          <w:shd w:val="clear" w:color="auto" w:fill="F7F7F8"/>
        </w:rPr>
        <w:t>something</w:t>
      </w:r>
      <w:r>
        <w:rPr>
          <w:rFonts w:ascii="Arial" w:hAnsi="Arial" w:cs="Arial"/>
          <w:color w:val="34302D"/>
          <w:shd w:val="clear" w:color="auto" w:fill="FFFFFF"/>
        </w:rPr>
        <w:t>和</w:t>
      </w:r>
      <w:r>
        <w:rPr>
          <w:rStyle w:val="HTML"/>
          <w:rFonts w:ascii="Consolas" w:hAnsi="Consolas"/>
          <w:sz w:val="23"/>
          <w:szCs w:val="23"/>
          <w:shd w:val="clear" w:color="auto" w:fill="F7F7F8"/>
        </w:rPr>
        <w:t>bob</w:t>
      </w:r>
      <w:r>
        <w:rPr>
          <w:rFonts w:ascii="Arial" w:hAnsi="Arial" w:cs="Arial"/>
          <w:color w:val="34302D"/>
          <w:shd w:val="clear" w:color="auto" w:fill="FFFFFF"/>
        </w:rPr>
        <w:t>属性</w:t>
      </w:r>
      <w:r>
        <w:rPr>
          <w:rStyle w:val="HTML"/>
          <w:rFonts w:ascii="Consolas" w:hAnsi="Consolas"/>
          <w:sz w:val="23"/>
          <w:szCs w:val="23"/>
          <w:shd w:val="clear" w:color="auto" w:fill="F7F7F8"/>
        </w:rPr>
        <w:t>fred</w:t>
      </w:r>
      <w:r>
        <w:rPr>
          <w:rFonts w:ascii="Arial" w:hAnsi="Arial" w:cs="Arial"/>
          <w:color w:val="34302D"/>
          <w:shd w:val="clear" w:color="auto" w:fill="FFFFFF"/>
        </w:rPr>
        <w:t>不得为</w:t>
      </w:r>
      <w:r>
        <w:rPr>
          <w:rStyle w:val="HTML"/>
          <w:rFonts w:ascii="Consolas" w:hAnsi="Consolas"/>
          <w:sz w:val="23"/>
          <w:szCs w:val="23"/>
          <w:shd w:val="clear" w:color="auto" w:fill="F7F7F8"/>
        </w:rPr>
        <w:t>null</w:t>
      </w:r>
      <w:r>
        <w:rPr>
          <w:rFonts w:ascii="Arial" w:hAnsi="Arial" w:cs="Arial"/>
          <w:color w:val="34302D"/>
          <w:shd w:val="clear" w:color="auto" w:fill="FFFFFF"/>
        </w:rPr>
        <w:t>。否则，</w:t>
      </w:r>
      <w:r>
        <w:rPr>
          <w:rStyle w:val="HTML"/>
          <w:rFonts w:ascii="Consolas" w:hAnsi="Consolas"/>
          <w:sz w:val="23"/>
          <w:szCs w:val="23"/>
          <w:shd w:val="clear" w:color="auto" w:fill="F7F7F8"/>
        </w:rPr>
        <w:t>NullPointerException</w:t>
      </w:r>
      <w:r>
        <w:rPr>
          <w:rFonts w:ascii="Arial" w:hAnsi="Arial" w:cs="Arial"/>
          <w:color w:val="34302D"/>
          <w:shd w:val="clear" w:color="auto" w:fill="FFFFFF"/>
        </w:rPr>
        <w:t>抛出一个。</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1.4.3. Using </w:t>
      </w:r>
      <w:r w:rsidRPr="00BA0D5D">
        <w:rPr>
          <w:rFonts w:ascii="Consolas" w:eastAsia="宋体" w:hAnsi="Consolas" w:cs="宋体"/>
          <w:color w:val="34302D"/>
          <w:kern w:val="0"/>
          <w:sz w:val="33"/>
          <w:szCs w:val="33"/>
          <w:shd w:val="clear" w:color="auto" w:fill="F7F7F8"/>
        </w:rPr>
        <w:t>depends-on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a bean is a dependency of another bean, that usually means that one bean is set as a property of another. Typically you accomplish this with the </w:t>
      </w:r>
      <w:hyperlink r:id="rId113" w:anchor="beans-ref-element" w:history="1">
        <w:r w:rsidRPr="00BA0D5D">
          <w:rPr>
            <w:rFonts w:ascii="Consolas" w:eastAsia="宋体" w:hAnsi="Consolas" w:cs="宋体"/>
            <w:color w:val="548E2E"/>
            <w:kern w:val="0"/>
            <w:sz w:val="23"/>
            <w:szCs w:val="23"/>
            <w:u w:val="single"/>
            <w:shd w:val="clear" w:color="auto" w:fill="F7F7F8"/>
          </w:rPr>
          <w:t>&lt;ref/&gt;</w:t>
        </w:r>
        <w:r w:rsidRPr="00BA0D5D">
          <w:rPr>
            <w:rFonts w:ascii="inherit" w:eastAsia="宋体" w:hAnsi="inherit" w:cs="Arial"/>
            <w:color w:val="548E2E"/>
            <w:kern w:val="0"/>
            <w:sz w:val="24"/>
            <w:szCs w:val="24"/>
            <w:u w:val="single"/>
          </w:rPr>
          <w:t> element</w:t>
        </w:r>
      </w:hyperlink>
      <w:r w:rsidRPr="00BA0D5D">
        <w:rPr>
          <w:rFonts w:ascii="inherit" w:eastAsia="宋体" w:hAnsi="inherit" w:cs="Arial"/>
          <w:color w:val="34302D"/>
          <w:kern w:val="0"/>
          <w:sz w:val="24"/>
          <w:szCs w:val="24"/>
        </w:rPr>
        <w:t> in XML-based configuration metadata. However, sometimes dependencies between beans are less direct. An example is when a static initializer in a class needs to be triggered, such as for database driver registration. The </w:t>
      </w:r>
      <w:r w:rsidRPr="00BA0D5D">
        <w:rPr>
          <w:rFonts w:ascii="Consolas" w:eastAsia="宋体" w:hAnsi="Consolas" w:cs="宋体"/>
          <w:color w:val="34302D"/>
          <w:kern w:val="0"/>
          <w:sz w:val="23"/>
          <w:szCs w:val="23"/>
          <w:shd w:val="clear" w:color="auto" w:fill="F7F7F8"/>
        </w:rPr>
        <w:t>depends-on</w:t>
      </w:r>
      <w:r w:rsidRPr="00BA0D5D">
        <w:rPr>
          <w:rFonts w:ascii="inherit" w:eastAsia="宋体" w:hAnsi="inherit" w:cs="Arial"/>
          <w:color w:val="34302D"/>
          <w:kern w:val="0"/>
          <w:sz w:val="24"/>
          <w:szCs w:val="24"/>
        </w:rPr>
        <w:t> attribute can explicitly force one or more beans to be initialized before the bean using this element is initialized. The following example uses the </w:t>
      </w:r>
      <w:r w:rsidRPr="00BA0D5D">
        <w:rPr>
          <w:rFonts w:ascii="Consolas" w:eastAsia="宋体" w:hAnsi="Consolas" w:cs="宋体"/>
          <w:color w:val="34302D"/>
          <w:kern w:val="0"/>
          <w:sz w:val="23"/>
          <w:szCs w:val="23"/>
          <w:shd w:val="clear" w:color="auto" w:fill="F7F7F8"/>
        </w:rPr>
        <w:t>depends-on</w:t>
      </w:r>
      <w:r w:rsidRPr="00BA0D5D">
        <w:rPr>
          <w:rFonts w:ascii="inherit" w:eastAsia="宋体" w:hAnsi="inherit" w:cs="Arial"/>
          <w:color w:val="34302D"/>
          <w:kern w:val="0"/>
          <w:sz w:val="24"/>
          <w:szCs w:val="24"/>
        </w:rPr>
        <w:t> attribute to express a dependency on a single bean: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w:t>
      </w:r>
      <w:r>
        <w:rPr>
          <w:rFonts w:ascii="Arial" w:hAnsi="Arial" w:cs="Arial"/>
          <w:color w:val="34302D"/>
          <w:shd w:val="clear" w:color="auto" w:fill="FFFFFF"/>
        </w:rPr>
        <w:t>bean</w:t>
      </w:r>
      <w:r>
        <w:rPr>
          <w:rFonts w:ascii="Arial" w:hAnsi="Arial" w:cs="Arial"/>
          <w:color w:val="34302D"/>
          <w:shd w:val="clear" w:color="auto" w:fill="FFFFFF"/>
        </w:rPr>
        <w:t>是另一个</w:t>
      </w:r>
      <w:r>
        <w:rPr>
          <w:rFonts w:ascii="Arial" w:hAnsi="Arial" w:cs="Arial"/>
          <w:color w:val="34302D"/>
          <w:shd w:val="clear" w:color="auto" w:fill="FFFFFF"/>
        </w:rPr>
        <w:t>bean</w:t>
      </w:r>
      <w:r>
        <w:rPr>
          <w:rFonts w:ascii="Arial" w:hAnsi="Arial" w:cs="Arial"/>
          <w:color w:val="34302D"/>
          <w:shd w:val="clear" w:color="auto" w:fill="FFFFFF"/>
        </w:rPr>
        <w:t>的依赖项，那通常意味着将一个</w:t>
      </w:r>
      <w:r>
        <w:rPr>
          <w:rFonts w:ascii="Arial" w:hAnsi="Arial" w:cs="Arial"/>
          <w:color w:val="34302D"/>
          <w:shd w:val="clear" w:color="auto" w:fill="FFFFFF"/>
        </w:rPr>
        <w:t>bean</w:t>
      </w:r>
      <w:r>
        <w:rPr>
          <w:rFonts w:ascii="Arial" w:hAnsi="Arial" w:cs="Arial"/>
          <w:color w:val="34302D"/>
          <w:shd w:val="clear" w:color="auto" w:fill="FFFFFF"/>
        </w:rPr>
        <w:t>设置为另一个</w:t>
      </w:r>
      <w:r>
        <w:rPr>
          <w:rFonts w:ascii="Arial" w:hAnsi="Arial" w:cs="Arial"/>
          <w:color w:val="34302D"/>
          <w:shd w:val="clear" w:color="auto" w:fill="FFFFFF"/>
        </w:rPr>
        <w:t>bean</w:t>
      </w:r>
      <w:r>
        <w:rPr>
          <w:rFonts w:ascii="Arial" w:hAnsi="Arial" w:cs="Arial"/>
          <w:color w:val="34302D"/>
          <w:shd w:val="clear" w:color="auto" w:fill="FFFFFF"/>
        </w:rPr>
        <w:t>的属性。通常，您可以使用基于</w:t>
      </w:r>
      <w:r>
        <w:rPr>
          <w:rFonts w:ascii="Arial" w:hAnsi="Arial" w:cs="Arial"/>
          <w:color w:val="34302D"/>
          <w:shd w:val="clear" w:color="auto" w:fill="FFFFFF"/>
        </w:rPr>
        <w:t>XML</w:t>
      </w:r>
      <w:r>
        <w:rPr>
          <w:rFonts w:ascii="Arial" w:hAnsi="Arial" w:cs="Arial"/>
          <w:color w:val="34302D"/>
          <w:shd w:val="clear" w:color="auto" w:fill="FFFFFF"/>
        </w:rPr>
        <w:t>的配置元数据中的</w:t>
      </w:r>
      <w:hyperlink r:id="rId114" w:anchor="beans-ref-element" w:history="1">
        <w:r>
          <w:rPr>
            <w:rStyle w:val="HTML"/>
            <w:rFonts w:ascii="Consolas" w:hAnsi="Consolas"/>
            <w:color w:val="548E2E"/>
            <w:sz w:val="23"/>
            <w:szCs w:val="23"/>
            <w:u w:val="single"/>
            <w:shd w:val="clear" w:color="auto" w:fill="F7F7F8"/>
          </w:rPr>
          <w:t>&lt;ref/&gt;</w:t>
        </w:r>
        <w:r>
          <w:rPr>
            <w:rStyle w:val="a4"/>
            <w:rFonts w:ascii="Arial" w:hAnsi="Arial" w:cs="Arial"/>
            <w:color w:val="548E2E"/>
            <w:shd w:val="clear" w:color="auto" w:fill="FFFFFF"/>
          </w:rPr>
          <w:t> </w:t>
        </w:r>
        <w:r>
          <w:rPr>
            <w:rStyle w:val="a4"/>
            <w:rFonts w:ascii="Arial" w:hAnsi="Arial" w:cs="Arial"/>
            <w:color w:val="548E2E"/>
            <w:shd w:val="clear" w:color="auto" w:fill="FFFFFF"/>
          </w:rPr>
          <w:t>元素</w:t>
        </w:r>
      </w:hyperlink>
      <w:r>
        <w:rPr>
          <w:rFonts w:ascii="Arial" w:hAnsi="Arial" w:cs="Arial"/>
          <w:color w:val="34302D"/>
          <w:shd w:val="clear" w:color="auto" w:fill="FFFFFF"/>
        </w:rPr>
        <w:t>来完成此操作。但是，有时</w:t>
      </w:r>
      <w:r>
        <w:rPr>
          <w:rFonts w:ascii="Arial" w:hAnsi="Arial" w:cs="Arial"/>
          <w:color w:val="34302D"/>
          <w:shd w:val="clear" w:color="auto" w:fill="FFFFFF"/>
        </w:rPr>
        <w:t>bean</w:t>
      </w:r>
      <w:r>
        <w:rPr>
          <w:rFonts w:ascii="Arial" w:hAnsi="Arial" w:cs="Arial"/>
          <w:color w:val="34302D"/>
          <w:shd w:val="clear" w:color="auto" w:fill="FFFFFF"/>
        </w:rPr>
        <w:t>之间的依赖关系不那么直接。例如，需要触发类中的静态初始化程序，例如数据库驱动程序注册。</w:t>
      </w:r>
      <w:r>
        <w:rPr>
          <w:rStyle w:val="HTML"/>
          <w:rFonts w:ascii="Consolas" w:hAnsi="Consolas"/>
          <w:sz w:val="23"/>
          <w:szCs w:val="23"/>
          <w:shd w:val="clear" w:color="auto" w:fill="F7F7F8"/>
        </w:rPr>
        <w:t>depends-on</w:t>
      </w:r>
      <w:r>
        <w:rPr>
          <w:rFonts w:ascii="Arial" w:hAnsi="Arial" w:cs="Arial"/>
          <w:color w:val="34302D"/>
          <w:shd w:val="clear" w:color="auto" w:fill="FFFFFF"/>
        </w:rPr>
        <w:t>在初始化使用此元素的</w:t>
      </w:r>
      <w:r>
        <w:rPr>
          <w:rFonts w:ascii="Arial" w:hAnsi="Arial" w:cs="Arial"/>
          <w:color w:val="34302D"/>
          <w:shd w:val="clear" w:color="auto" w:fill="FFFFFF"/>
        </w:rPr>
        <w:t>bean</w:t>
      </w:r>
      <w:r>
        <w:rPr>
          <w:rFonts w:ascii="Arial" w:hAnsi="Arial" w:cs="Arial"/>
          <w:color w:val="34302D"/>
          <w:shd w:val="clear" w:color="auto" w:fill="FFFFFF"/>
        </w:rPr>
        <w:t>之前，该属性可以显式强制初始化一个或多个</w:t>
      </w:r>
      <w:r>
        <w:rPr>
          <w:rFonts w:ascii="Arial" w:hAnsi="Arial" w:cs="Arial"/>
          <w:color w:val="34302D"/>
          <w:shd w:val="clear" w:color="auto" w:fill="FFFFFF"/>
        </w:rPr>
        <w:t>bean</w:t>
      </w:r>
      <w:r>
        <w:rPr>
          <w:rFonts w:ascii="Arial" w:hAnsi="Arial" w:cs="Arial"/>
          <w:color w:val="34302D"/>
          <w:shd w:val="clear" w:color="auto" w:fill="FFFFFF"/>
        </w:rPr>
        <w:t>。以下示例使用该</w:t>
      </w:r>
      <w:r>
        <w:rPr>
          <w:rStyle w:val="HTML"/>
          <w:rFonts w:ascii="Consolas" w:hAnsi="Consolas"/>
          <w:sz w:val="23"/>
          <w:szCs w:val="23"/>
          <w:shd w:val="clear" w:color="auto" w:fill="F7F7F8"/>
        </w:rPr>
        <w:t>depends-on</w:t>
      </w:r>
      <w:r>
        <w:rPr>
          <w:rFonts w:ascii="Arial" w:hAnsi="Arial" w:cs="Arial"/>
          <w:color w:val="34302D"/>
          <w:shd w:val="clear" w:color="auto" w:fill="FFFFFF"/>
        </w:rPr>
        <w:t>属性表示对单个</w:t>
      </w:r>
      <w:r>
        <w:rPr>
          <w:rFonts w:ascii="Arial" w:hAnsi="Arial" w:cs="Arial"/>
          <w:color w:val="34302D"/>
          <w:shd w:val="clear" w:color="auto" w:fill="FFFFFF"/>
        </w:rPr>
        <w:t>bean</w:t>
      </w:r>
      <w:r>
        <w:rPr>
          <w:rFonts w:ascii="Arial" w:hAnsi="Arial" w:cs="Arial"/>
          <w:color w:val="34302D"/>
          <w:shd w:val="clear" w:color="auto" w:fill="FFFFFF"/>
        </w:rPr>
        <w:t>的依赖关系：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depends-on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express a dependency on multiple beans, supply a list of bean names as the value of the </w:t>
      </w:r>
      <w:r w:rsidRPr="00BA0D5D">
        <w:rPr>
          <w:rFonts w:ascii="Consolas" w:eastAsia="宋体" w:hAnsi="Consolas" w:cs="宋体"/>
          <w:color w:val="34302D"/>
          <w:kern w:val="0"/>
          <w:sz w:val="23"/>
          <w:szCs w:val="23"/>
          <w:shd w:val="clear" w:color="auto" w:fill="F7F7F8"/>
        </w:rPr>
        <w:t>depends-on</w:t>
      </w:r>
      <w:r w:rsidRPr="00BA0D5D">
        <w:rPr>
          <w:rFonts w:ascii="inherit" w:eastAsia="宋体" w:hAnsi="inherit" w:cs="Arial"/>
          <w:color w:val="34302D"/>
          <w:kern w:val="0"/>
          <w:sz w:val="24"/>
          <w:szCs w:val="24"/>
        </w:rPr>
        <w:t> attribute (commas, whitespace, and semicolons are valid delimiters):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要表示对多个</w:t>
      </w:r>
      <w:r>
        <w:rPr>
          <w:rFonts w:ascii="Arial" w:hAnsi="Arial" w:cs="Arial"/>
          <w:color w:val="34302D"/>
          <w:shd w:val="clear" w:color="auto" w:fill="FFFFFF"/>
        </w:rPr>
        <w:t>bean</w:t>
      </w:r>
      <w:r>
        <w:rPr>
          <w:rFonts w:ascii="Arial" w:hAnsi="Arial" w:cs="Arial"/>
          <w:color w:val="34302D"/>
          <w:shd w:val="clear" w:color="auto" w:fill="FFFFFF"/>
        </w:rPr>
        <w:t>的依赖关系，请提供</w:t>
      </w:r>
      <w:r>
        <w:rPr>
          <w:rFonts w:ascii="Arial" w:hAnsi="Arial" w:cs="Arial"/>
          <w:color w:val="34302D"/>
          <w:shd w:val="clear" w:color="auto" w:fill="FFFFFF"/>
        </w:rPr>
        <w:t>bean</w:t>
      </w:r>
      <w:r>
        <w:rPr>
          <w:rFonts w:ascii="Arial" w:hAnsi="Arial" w:cs="Arial"/>
          <w:color w:val="34302D"/>
          <w:shd w:val="clear" w:color="auto" w:fill="FFFFFF"/>
        </w:rPr>
        <w:t>名称列表作为</w:t>
      </w:r>
      <w:r>
        <w:rPr>
          <w:rStyle w:val="HTML"/>
          <w:rFonts w:ascii="Consolas" w:hAnsi="Consolas"/>
          <w:sz w:val="23"/>
          <w:szCs w:val="23"/>
          <w:shd w:val="clear" w:color="auto" w:fill="F7F7F8"/>
        </w:rPr>
        <w:t>depends-on</w:t>
      </w:r>
      <w:r>
        <w:rPr>
          <w:rFonts w:ascii="Arial" w:hAnsi="Arial" w:cs="Arial"/>
          <w:color w:val="34302D"/>
          <w:shd w:val="clear" w:color="auto" w:fill="FFFFFF"/>
        </w:rPr>
        <w:t>属性的值（逗号，空格和分号是有效的分隔符）：</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depends-on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"manager,accountDao"</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"x.y.jdbc.JdbcAccountDao"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A56F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depends-on</w:t>
            </w:r>
            <w:r w:rsidRPr="00BA0D5D">
              <w:rPr>
                <w:rFonts w:ascii="宋体" w:eastAsia="宋体" w:hAnsi="宋体" w:cs="宋体"/>
                <w:kern w:val="0"/>
                <w:sz w:val="24"/>
                <w:szCs w:val="24"/>
              </w:rPr>
              <w:t> attribute can specify both an initialization-time dependency and, in the case of </w:t>
            </w:r>
            <w:hyperlink r:id="rId115" w:anchor="beans-factory-scopes-singleton" w:history="1">
              <w:r w:rsidRPr="00BA0D5D">
                <w:rPr>
                  <w:rFonts w:ascii="宋体" w:eastAsia="宋体" w:hAnsi="宋体" w:cs="宋体"/>
                  <w:color w:val="548E2E"/>
                  <w:kern w:val="0"/>
                  <w:sz w:val="24"/>
                  <w:szCs w:val="24"/>
                  <w:u w:val="single"/>
                </w:rPr>
                <w:t>singleton</w:t>
              </w:r>
            </w:hyperlink>
            <w:r w:rsidRPr="00BA0D5D">
              <w:rPr>
                <w:rFonts w:ascii="宋体" w:eastAsia="宋体" w:hAnsi="宋体" w:cs="宋体"/>
                <w:kern w:val="0"/>
                <w:sz w:val="24"/>
                <w:szCs w:val="24"/>
              </w:rPr>
              <w:t> beans only, a corresponding destruction-time dependency. Dependent beans that define a </w:t>
            </w:r>
            <w:r w:rsidRPr="00BA0D5D">
              <w:rPr>
                <w:rFonts w:ascii="Consolas" w:eastAsia="宋体" w:hAnsi="Consolas" w:cs="宋体"/>
                <w:kern w:val="0"/>
                <w:sz w:val="23"/>
                <w:szCs w:val="23"/>
                <w:shd w:val="clear" w:color="auto" w:fill="F7F7F8"/>
              </w:rPr>
              <w:t>depends-on</w:t>
            </w:r>
            <w:r w:rsidRPr="00BA0D5D">
              <w:rPr>
                <w:rFonts w:ascii="宋体" w:eastAsia="宋体" w:hAnsi="宋体" w:cs="宋体"/>
                <w:kern w:val="0"/>
                <w:sz w:val="24"/>
                <w:szCs w:val="24"/>
              </w:rPr>
              <w:t> relationship with a given bean are destroyed first, prior to the given bean itself being destroyed. Thus, </w:t>
            </w:r>
            <w:r w:rsidRPr="00BA0D5D">
              <w:rPr>
                <w:rFonts w:ascii="Consolas" w:eastAsia="宋体" w:hAnsi="Consolas" w:cs="宋体"/>
                <w:kern w:val="0"/>
                <w:sz w:val="23"/>
                <w:szCs w:val="23"/>
                <w:shd w:val="clear" w:color="auto" w:fill="F7F7F8"/>
              </w:rPr>
              <w:t>depends-on</w:t>
            </w:r>
            <w:r w:rsidRPr="00BA0D5D">
              <w:rPr>
                <w:rFonts w:ascii="宋体" w:eastAsia="宋体" w:hAnsi="宋体" w:cs="宋体"/>
                <w:kern w:val="0"/>
                <w:sz w:val="24"/>
                <w:szCs w:val="24"/>
              </w:rPr>
              <w:t> can also control shutdown order.</w:t>
            </w:r>
          </w:p>
          <w:p w:rsidR="00CA1DAF" w:rsidRPr="00BA0D5D" w:rsidRDefault="00CA1DAF" w:rsidP="00BA0D5D">
            <w:pPr>
              <w:widowControl/>
              <w:jc w:val="left"/>
              <w:rPr>
                <w:rFonts w:ascii="宋体" w:eastAsia="宋体" w:hAnsi="宋体" w:cs="宋体"/>
                <w:kern w:val="0"/>
                <w:sz w:val="24"/>
                <w:szCs w:val="24"/>
              </w:rPr>
            </w:pPr>
            <w:r>
              <w:rPr>
                <w:rFonts w:ascii="Arial" w:hAnsi="Arial" w:cs="Arial"/>
                <w:shd w:val="clear" w:color="auto" w:fill="EBF1E7"/>
              </w:rPr>
              <w:t>该</w:t>
            </w:r>
            <w:r>
              <w:rPr>
                <w:rStyle w:val="HTML"/>
                <w:rFonts w:ascii="Consolas" w:hAnsi="Consolas"/>
                <w:sz w:val="23"/>
                <w:szCs w:val="23"/>
                <w:shd w:val="clear" w:color="auto" w:fill="F7F7F8"/>
              </w:rPr>
              <w:t>depends-on</w:t>
            </w:r>
            <w:r>
              <w:rPr>
                <w:rFonts w:ascii="Arial" w:hAnsi="Arial" w:cs="Arial"/>
                <w:shd w:val="clear" w:color="auto" w:fill="EBF1E7"/>
              </w:rPr>
              <w:t>属性既可以指定初始化时间依赖性，也可以指定</w:t>
            </w:r>
            <w:hyperlink r:id="rId116" w:anchor="beans-factory-scopes-singleton" w:history="1">
              <w:r>
                <w:rPr>
                  <w:rStyle w:val="a4"/>
                  <w:rFonts w:ascii="Arial" w:hAnsi="Arial" w:cs="Arial"/>
                  <w:color w:val="548E2E"/>
                  <w:shd w:val="clear" w:color="auto" w:fill="EBF1E7"/>
                </w:rPr>
                <w:t>单独的</w:t>
              </w:r>
            </w:hyperlink>
            <w:r>
              <w:rPr>
                <w:rFonts w:ascii="Arial" w:hAnsi="Arial" w:cs="Arial"/>
                <w:shd w:val="clear" w:color="auto" w:fill="EBF1E7"/>
              </w:rPr>
              <w:t> bean</w:t>
            </w:r>
            <w:r>
              <w:rPr>
                <w:rFonts w:ascii="Arial" w:hAnsi="Arial" w:cs="Arial"/>
                <w:shd w:val="clear" w:color="auto" w:fill="EBF1E7"/>
              </w:rPr>
              <w:t>，相应的销毁时间依赖性。</w:t>
            </w:r>
            <w:r>
              <w:rPr>
                <w:rStyle w:val="HTML"/>
                <w:rFonts w:ascii="Consolas" w:hAnsi="Consolas"/>
                <w:sz w:val="23"/>
                <w:szCs w:val="23"/>
                <w:shd w:val="clear" w:color="auto" w:fill="F7F7F8"/>
              </w:rPr>
              <w:t>depends-on</w:t>
            </w:r>
            <w:r>
              <w:rPr>
                <w:rFonts w:ascii="Arial" w:hAnsi="Arial" w:cs="Arial"/>
                <w:shd w:val="clear" w:color="auto" w:fill="EBF1E7"/>
              </w:rPr>
              <w:t>在给定的</w:t>
            </w:r>
            <w:r>
              <w:rPr>
                <w:rFonts w:ascii="Arial" w:hAnsi="Arial" w:cs="Arial"/>
                <w:shd w:val="clear" w:color="auto" w:fill="EBF1E7"/>
              </w:rPr>
              <w:t>bean</w:t>
            </w:r>
            <w:r>
              <w:rPr>
                <w:rFonts w:ascii="Arial" w:hAnsi="Arial" w:cs="Arial"/>
                <w:shd w:val="clear" w:color="auto" w:fill="EBF1E7"/>
              </w:rPr>
              <w:t>本身被销毁之前，首先销毁定义与给定</w:t>
            </w:r>
            <w:r>
              <w:rPr>
                <w:rFonts w:ascii="Arial" w:hAnsi="Arial" w:cs="Arial"/>
                <w:shd w:val="clear" w:color="auto" w:fill="EBF1E7"/>
              </w:rPr>
              <w:t>bean </w:t>
            </w:r>
            <w:r>
              <w:rPr>
                <w:rFonts w:ascii="Arial" w:hAnsi="Arial" w:cs="Arial"/>
                <w:shd w:val="clear" w:color="auto" w:fill="EBF1E7"/>
              </w:rPr>
              <w:t>的关系的从属</w:t>
            </w:r>
            <w:r>
              <w:rPr>
                <w:rFonts w:ascii="Arial" w:hAnsi="Arial" w:cs="Arial"/>
                <w:shd w:val="clear" w:color="auto" w:fill="EBF1E7"/>
              </w:rPr>
              <w:t>bean </w:t>
            </w:r>
            <w:r>
              <w:rPr>
                <w:rFonts w:ascii="Arial" w:hAnsi="Arial" w:cs="Arial"/>
                <w:shd w:val="clear" w:color="auto" w:fill="EBF1E7"/>
              </w:rPr>
              <w:t>。这样，</w:t>
            </w:r>
            <w:r>
              <w:rPr>
                <w:rStyle w:val="HTML"/>
                <w:rFonts w:ascii="Consolas" w:hAnsi="Consolas"/>
                <w:sz w:val="23"/>
                <w:szCs w:val="23"/>
                <w:shd w:val="clear" w:color="auto" w:fill="F7F7F8"/>
              </w:rPr>
              <w:t>depends-on</w:t>
            </w:r>
            <w:r>
              <w:rPr>
                <w:rFonts w:ascii="Arial" w:hAnsi="Arial" w:cs="Arial"/>
                <w:shd w:val="clear" w:color="auto" w:fill="EBF1E7"/>
              </w:rPr>
              <w:t>也可以控制关</w:t>
            </w:r>
            <w:r>
              <w:rPr>
                <w:rFonts w:ascii="Arial" w:hAnsi="Arial" w:cs="Arial"/>
                <w:shd w:val="clear" w:color="auto" w:fill="EBF1E7"/>
              </w:rPr>
              <w:t>​​</w:t>
            </w:r>
            <w:r>
              <w:rPr>
                <w:rFonts w:ascii="Arial" w:hAnsi="Arial" w:cs="Arial"/>
                <w:shd w:val="clear" w:color="auto" w:fill="EBF1E7"/>
              </w:rPr>
              <w:t>机顺序。</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1.4.4. Lazy-initialized Beans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implementations eagerly create and configure all </w:t>
      </w:r>
      <w:hyperlink r:id="rId117" w:anchor="beans-factory-scopes-singleton" w:history="1">
        <w:r w:rsidRPr="00BA0D5D">
          <w:rPr>
            <w:rFonts w:ascii="inherit" w:eastAsia="宋体" w:hAnsi="inherit" w:cs="Arial"/>
            <w:color w:val="548E2E"/>
            <w:kern w:val="0"/>
            <w:sz w:val="24"/>
            <w:szCs w:val="24"/>
            <w:u w:val="single"/>
          </w:rPr>
          <w:t>singleton</w:t>
        </w:r>
      </w:hyperlink>
      <w:r w:rsidRPr="00BA0D5D">
        <w:rPr>
          <w:rFonts w:ascii="inherit" w:eastAsia="宋体" w:hAnsi="inherit" w:cs="Arial"/>
          <w:color w:val="34302D"/>
          <w:kern w:val="0"/>
          <w:sz w:val="24"/>
          <w:szCs w:val="24"/>
        </w:rPr>
        <w:t> beans as part of the initialization process. Generally, this pre-instantiation is desirable, because errors in the configuration or surrounding environment are discovered immediately, as opposed to hours or even days later. When this behavior is not desirable, you can prevent pre-instantiation of a singleton bean by marking the bean definition as being lazy-initialized. A lazy-initialized bean tells the IoC container to create a bean instance when it is first requested, rather than at startup.</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默认情况下，</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实现会急切地创建和配置所有</w:t>
      </w:r>
      <w:r>
        <w:rPr>
          <w:rFonts w:ascii="Arial" w:hAnsi="Arial" w:cs="Arial"/>
          <w:color w:val="34302D"/>
          <w:shd w:val="clear" w:color="auto" w:fill="FFFFFF"/>
        </w:rPr>
        <w:t> </w:t>
      </w:r>
      <w:hyperlink r:id="rId118" w:anchor="beans-factory-scopes-singleton" w:history="1">
        <w:r>
          <w:rPr>
            <w:rStyle w:val="a4"/>
            <w:rFonts w:ascii="Arial" w:hAnsi="Arial" w:cs="Arial"/>
            <w:color w:val="548E2E"/>
            <w:shd w:val="clear" w:color="auto" w:fill="FFFFFF"/>
          </w:rPr>
          <w:t>单例</w:t>
        </w:r>
      </w:hyperlink>
      <w:r>
        <w:rPr>
          <w:rFonts w:ascii="Arial" w:hAnsi="Arial" w:cs="Arial"/>
          <w:color w:val="34302D"/>
          <w:shd w:val="clear" w:color="auto" w:fill="FFFFFF"/>
        </w:rPr>
        <w:t> bean</w:t>
      </w:r>
      <w:r>
        <w:rPr>
          <w:rFonts w:ascii="Arial" w:hAnsi="Arial" w:cs="Arial"/>
          <w:color w:val="34302D"/>
          <w:shd w:val="clear" w:color="auto" w:fill="FFFFFF"/>
        </w:rPr>
        <w:t>，作为初始化过程的一部分。通常，这种预先实例化是可取的，因为配置或周围环境中的错误是立即发现的，而不是几小时甚至几天后。当不希望出现这种情况时，可以通过将</w:t>
      </w:r>
      <w:r>
        <w:rPr>
          <w:rFonts w:ascii="Arial" w:hAnsi="Arial" w:cs="Arial"/>
          <w:color w:val="34302D"/>
          <w:shd w:val="clear" w:color="auto" w:fill="FFFFFF"/>
        </w:rPr>
        <w:t>bean</w:t>
      </w:r>
      <w:r>
        <w:rPr>
          <w:rFonts w:ascii="Arial" w:hAnsi="Arial" w:cs="Arial"/>
          <w:color w:val="34302D"/>
          <w:shd w:val="clear" w:color="auto" w:fill="FFFFFF"/>
        </w:rPr>
        <w:t>定义标记为延迟初始化来阻止单例</w:t>
      </w:r>
      <w:r>
        <w:rPr>
          <w:rFonts w:ascii="Arial" w:hAnsi="Arial" w:cs="Arial"/>
          <w:color w:val="34302D"/>
          <w:shd w:val="clear" w:color="auto" w:fill="FFFFFF"/>
        </w:rPr>
        <w:t>bean</w:t>
      </w:r>
      <w:r>
        <w:rPr>
          <w:rFonts w:ascii="Arial" w:hAnsi="Arial" w:cs="Arial"/>
          <w:color w:val="34302D"/>
          <w:shd w:val="clear" w:color="auto" w:fill="FFFFFF"/>
        </w:rPr>
        <w:t>的预实例化。延迟初始化的</w:t>
      </w:r>
      <w:r>
        <w:rPr>
          <w:rFonts w:ascii="Arial" w:hAnsi="Arial" w:cs="Arial"/>
          <w:color w:val="34302D"/>
          <w:shd w:val="clear" w:color="auto" w:fill="FFFFFF"/>
        </w:rPr>
        <w:t>bean</w:t>
      </w:r>
      <w:r>
        <w:rPr>
          <w:rFonts w:ascii="Arial" w:hAnsi="Arial" w:cs="Arial"/>
          <w:color w:val="34302D"/>
          <w:shd w:val="clear" w:color="auto" w:fill="FFFFFF"/>
        </w:rPr>
        <w:t>告诉</w:t>
      </w:r>
      <w:r>
        <w:rPr>
          <w:rFonts w:ascii="Arial" w:hAnsi="Arial" w:cs="Arial"/>
          <w:color w:val="34302D"/>
          <w:shd w:val="clear" w:color="auto" w:fill="FFFFFF"/>
        </w:rPr>
        <w:t>IoC</w:t>
      </w:r>
      <w:r>
        <w:rPr>
          <w:rFonts w:ascii="Arial" w:hAnsi="Arial" w:cs="Arial"/>
          <w:color w:val="34302D"/>
          <w:shd w:val="clear" w:color="auto" w:fill="FFFFFF"/>
        </w:rPr>
        <w:t>容器在第一次请求时创建</w:t>
      </w:r>
      <w:r>
        <w:rPr>
          <w:rFonts w:ascii="Arial" w:hAnsi="Arial" w:cs="Arial"/>
          <w:color w:val="34302D"/>
          <w:shd w:val="clear" w:color="auto" w:fill="FFFFFF"/>
        </w:rPr>
        <w:t>bean</w:t>
      </w:r>
      <w:r>
        <w:rPr>
          <w:rFonts w:ascii="Arial" w:hAnsi="Arial" w:cs="Arial"/>
          <w:color w:val="34302D"/>
          <w:shd w:val="clear" w:color="auto" w:fill="FFFFFF"/>
        </w:rPr>
        <w:t>实例，而不是在启动时。</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XML, this behavior is controlled by the </w:t>
      </w:r>
      <w:r w:rsidRPr="00BA0D5D">
        <w:rPr>
          <w:rFonts w:ascii="Consolas" w:eastAsia="宋体" w:hAnsi="Consolas" w:cs="宋体"/>
          <w:color w:val="34302D"/>
          <w:kern w:val="0"/>
          <w:sz w:val="23"/>
          <w:szCs w:val="23"/>
          <w:shd w:val="clear" w:color="auto" w:fill="F7F7F8"/>
        </w:rPr>
        <w:t>lazy-init</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as the following example shows: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Fonts w:ascii="Arial" w:hAnsi="Arial" w:cs="Arial"/>
          <w:color w:val="34302D"/>
          <w:shd w:val="clear" w:color="auto" w:fill="FFFFFF"/>
        </w:rPr>
        <w:t>XML</w:t>
      </w:r>
      <w:r>
        <w:rPr>
          <w:rFonts w:ascii="Arial" w:hAnsi="Arial" w:cs="Arial"/>
          <w:color w:val="34302D"/>
          <w:shd w:val="clear" w:color="auto" w:fill="FFFFFF"/>
        </w:rPr>
        <w:t>中，此行为由</w:t>
      </w:r>
      <w:r>
        <w:rPr>
          <w:rFonts w:ascii="Arial" w:hAnsi="Arial" w:cs="Arial"/>
          <w:color w:val="34302D"/>
          <w:shd w:val="clear" w:color="auto" w:fill="FFFFFF"/>
        </w:rPr>
        <w:t> </w:t>
      </w:r>
      <w:r>
        <w:rPr>
          <w:rFonts w:ascii="Arial" w:hAnsi="Arial" w:cs="Arial"/>
          <w:color w:val="34302D"/>
          <w:shd w:val="clear" w:color="auto" w:fill="FFFFFF"/>
        </w:rPr>
        <w:t>元素</w:t>
      </w:r>
      <w:r>
        <w:rPr>
          <w:rStyle w:val="HTML"/>
          <w:rFonts w:ascii="Consolas" w:hAnsi="Consolas"/>
          <w:sz w:val="23"/>
          <w:szCs w:val="23"/>
          <w:shd w:val="clear" w:color="auto" w:fill="F7F7F8"/>
        </w:rPr>
        <w:t>lazy-init</w:t>
      </w:r>
      <w:r>
        <w:rPr>
          <w:rFonts w:ascii="Arial" w:hAnsi="Arial" w:cs="Arial"/>
          <w:color w:val="34302D"/>
          <w:shd w:val="clear" w:color="auto" w:fill="FFFFFF"/>
        </w:rPr>
        <w:t>上的属性控制</w:t>
      </w:r>
      <w:r>
        <w:rPr>
          <w:rStyle w:val="HTML"/>
          <w:rFonts w:ascii="Consolas" w:hAnsi="Consolas"/>
          <w:sz w:val="23"/>
          <w:szCs w:val="23"/>
          <w:shd w:val="clear" w:color="auto" w:fill="F7F7F8"/>
        </w:rPr>
        <w:t>&lt;bean/&gt;</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"lazy"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"com.something.ExpensiveToCreateBean"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lazy-init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"not.lazy"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"com.something.AnotherBean"</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the preceding configuration is consumed by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lazy</w:t>
      </w:r>
      <w:r w:rsidRPr="00BA0D5D">
        <w:rPr>
          <w:rFonts w:ascii="inherit" w:eastAsia="宋体" w:hAnsi="inherit" w:cs="Arial"/>
          <w:color w:val="34302D"/>
          <w:kern w:val="0"/>
          <w:sz w:val="24"/>
          <w:szCs w:val="24"/>
        </w:rPr>
        <w:t> bean is not eagerly pre-instantiated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starts, whereas the </w:t>
      </w:r>
      <w:r w:rsidRPr="00BA0D5D">
        <w:rPr>
          <w:rFonts w:ascii="Consolas" w:eastAsia="宋体" w:hAnsi="Consolas" w:cs="宋体"/>
          <w:color w:val="34302D"/>
          <w:kern w:val="0"/>
          <w:sz w:val="23"/>
          <w:szCs w:val="23"/>
          <w:shd w:val="clear" w:color="auto" w:fill="F7F7F8"/>
        </w:rPr>
        <w:t>not.lazy</w:t>
      </w:r>
      <w:r w:rsidRPr="00BA0D5D">
        <w:rPr>
          <w:rFonts w:ascii="inherit" w:eastAsia="宋体" w:hAnsi="inherit" w:cs="Arial"/>
          <w:color w:val="34302D"/>
          <w:kern w:val="0"/>
          <w:sz w:val="24"/>
          <w:szCs w:val="24"/>
        </w:rPr>
        <w:t> bean is eagerly pre-instantiated.</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当前面的配置被</w:t>
      </w:r>
      <w:r>
        <w:rPr>
          <w:rFonts w:ascii="Arial" w:hAnsi="Arial" w:cs="Arial"/>
          <w:color w:val="34302D"/>
          <w:shd w:val="clear" w:color="auto" w:fill="FFFFFF"/>
        </w:rPr>
        <w:t>a</w:t>
      </w:r>
      <w:r>
        <w:rPr>
          <w:rFonts w:ascii="Arial" w:hAnsi="Arial" w:cs="Arial"/>
          <w:color w:val="34302D"/>
          <w:shd w:val="clear" w:color="auto" w:fill="FFFFFF"/>
        </w:rPr>
        <w:t>使用时</w:t>
      </w:r>
      <w:r>
        <w:rPr>
          <w:rStyle w:val="HTML"/>
          <w:rFonts w:ascii="Consolas" w:hAnsi="Consolas"/>
          <w:sz w:val="23"/>
          <w:szCs w:val="23"/>
          <w:shd w:val="clear" w:color="auto" w:fill="F7F7F8"/>
        </w:rPr>
        <w:t>ApplicationContext</w:t>
      </w:r>
      <w:r>
        <w:rPr>
          <w:rFonts w:ascii="Arial" w:hAnsi="Arial" w:cs="Arial"/>
          <w:color w:val="34302D"/>
          <w:shd w:val="clear" w:color="auto" w:fill="FFFFFF"/>
        </w:rPr>
        <w:t>，</w:t>
      </w:r>
      <w:r>
        <w:rPr>
          <w:rStyle w:val="HTML"/>
          <w:rFonts w:ascii="Consolas" w:hAnsi="Consolas"/>
          <w:sz w:val="23"/>
          <w:szCs w:val="23"/>
          <w:shd w:val="clear" w:color="auto" w:fill="F7F7F8"/>
        </w:rPr>
        <w:t>lazy</w:t>
      </w:r>
      <w:r>
        <w:rPr>
          <w:rFonts w:ascii="Arial" w:hAnsi="Arial" w:cs="Arial"/>
          <w:color w:val="34302D"/>
          <w:shd w:val="clear" w:color="auto" w:fill="FFFFFF"/>
        </w:rPr>
        <w:t>bean</w:t>
      </w:r>
      <w:r>
        <w:rPr>
          <w:rFonts w:ascii="Arial" w:hAnsi="Arial" w:cs="Arial"/>
          <w:color w:val="34302D"/>
          <w:shd w:val="clear" w:color="auto" w:fill="FFFFFF"/>
        </w:rPr>
        <w:t>在</w:t>
      </w:r>
      <w:r>
        <w:rPr>
          <w:rStyle w:val="HTML"/>
          <w:rFonts w:ascii="Consolas" w:hAnsi="Consolas"/>
          <w:sz w:val="23"/>
          <w:szCs w:val="23"/>
          <w:shd w:val="clear" w:color="auto" w:fill="F7F7F8"/>
        </w:rPr>
        <w:t>ApplicationContext</w:t>
      </w:r>
      <w:r>
        <w:rPr>
          <w:rFonts w:ascii="Arial" w:hAnsi="Arial" w:cs="Arial"/>
          <w:color w:val="34302D"/>
          <w:shd w:val="clear" w:color="auto" w:fill="FFFFFF"/>
        </w:rPr>
        <w:t>启动时不会急切地预先实例化，而</w:t>
      </w:r>
      <w:r>
        <w:rPr>
          <w:rStyle w:val="HTML"/>
          <w:rFonts w:ascii="Consolas" w:hAnsi="Consolas"/>
          <w:sz w:val="23"/>
          <w:szCs w:val="23"/>
          <w:shd w:val="clear" w:color="auto" w:fill="F7F7F8"/>
        </w:rPr>
        <w:t>not.lazy</w:t>
      </w:r>
      <w:r>
        <w:rPr>
          <w:rFonts w:ascii="Arial" w:hAnsi="Arial" w:cs="Arial"/>
          <w:color w:val="34302D"/>
          <w:shd w:val="clear" w:color="auto" w:fill="FFFFFF"/>
        </w:rPr>
        <w:t>bean</w:t>
      </w:r>
      <w:r>
        <w:rPr>
          <w:rFonts w:ascii="Arial" w:hAnsi="Arial" w:cs="Arial"/>
          <w:color w:val="34302D"/>
          <w:shd w:val="clear" w:color="auto" w:fill="FFFFFF"/>
        </w:rPr>
        <w:t>被急切地预先实例化。</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when a lazy-initialized bean is a dependency of a singleton bean that is not lazy-initialized,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creates the lazy-initialized bean at startup, because it must satisfy the singleton’s dependencies. The lazy-initialized bean is injected into a singleton bean elsewhere that is not lazy-initialized.</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但是，当延迟初始化的</w:t>
      </w:r>
      <w:r>
        <w:rPr>
          <w:rFonts w:ascii="Arial" w:hAnsi="Arial" w:cs="Arial"/>
          <w:color w:val="34302D"/>
          <w:shd w:val="clear" w:color="auto" w:fill="FFFFFF"/>
        </w:rPr>
        <w:t>bean</w:t>
      </w:r>
      <w:r>
        <w:rPr>
          <w:rFonts w:ascii="Arial" w:hAnsi="Arial" w:cs="Arial"/>
          <w:color w:val="34302D"/>
          <w:shd w:val="clear" w:color="auto" w:fill="FFFFFF"/>
        </w:rPr>
        <w:t>是未进行延迟初始化的单例</w:t>
      </w:r>
      <w:r>
        <w:rPr>
          <w:rFonts w:ascii="Arial" w:hAnsi="Arial" w:cs="Arial"/>
          <w:color w:val="34302D"/>
          <w:shd w:val="clear" w:color="auto" w:fill="FFFFFF"/>
        </w:rPr>
        <w:t>bean</w:t>
      </w:r>
      <w:r>
        <w:rPr>
          <w:rFonts w:ascii="Arial" w:hAnsi="Arial" w:cs="Arial"/>
          <w:color w:val="34302D"/>
          <w:shd w:val="clear" w:color="auto" w:fill="FFFFFF"/>
        </w:rPr>
        <w:t>的依赖项时，</w:t>
      </w:r>
      <w:r>
        <w:rPr>
          <w:rStyle w:val="HTML"/>
          <w:rFonts w:ascii="Consolas" w:hAnsi="Consolas"/>
          <w:sz w:val="23"/>
          <w:szCs w:val="23"/>
          <w:shd w:val="clear" w:color="auto" w:fill="F7F7F8"/>
        </w:rPr>
        <w:t>ApplicationContext</w:t>
      </w:r>
      <w:r>
        <w:rPr>
          <w:rFonts w:ascii="Arial" w:hAnsi="Arial" w:cs="Arial"/>
          <w:color w:val="34302D"/>
          <w:shd w:val="clear" w:color="auto" w:fill="FFFFFF"/>
        </w:rPr>
        <w:t>会在启动时创建延迟初始化的</w:t>
      </w:r>
      <w:r>
        <w:rPr>
          <w:rFonts w:ascii="Arial" w:hAnsi="Arial" w:cs="Arial"/>
          <w:color w:val="34302D"/>
          <w:shd w:val="clear" w:color="auto" w:fill="FFFFFF"/>
        </w:rPr>
        <w:t>bean</w:t>
      </w:r>
      <w:r>
        <w:rPr>
          <w:rFonts w:ascii="Arial" w:hAnsi="Arial" w:cs="Arial"/>
          <w:color w:val="34302D"/>
          <w:shd w:val="clear" w:color="auto" w:fill="FFFFFF"/>
        </w:rPr>
        <w:t>，因为它必须满足单例的依赖关系。惰性初始化的</w:t>
      </w:r>
      <w:r>
        <w:rPr>
          <w:rFonts w:ascii="Arial" w:hAnsi="Arial" w:cs="Arial"/>
          <w:color w:val="34302D"/>
          <w:shd w:val="clear" w:color="auto" w:fill="FFFFFF"/>
        </w:rPr>
        <w:t>bean</w:t>
      </w:r>
      <w:r>
        <w:rPr>
          <w:rFonts w:ascii="Arial" w:hAnsi="Arial" w:cs="Arial"/>
          <w:color w:val="34302D"/>
          <w:shd w:val="clear" w:color="auto" w:fill="FFFFFF"/>
        </w:rPr>
        <w:t>被注入到其他地方的单独的</w:t>
      </w:r>
      <w:r>
        <w:rPr>
          <w:rFonts w:ascii="Arial" w:hAnsi="Arial" w:cs="Arial"/>
          <w:color w:val="34302D"/>
          <w:shd w:val="clear" w:color="auto" w:fill="FFFFFF"/>
        </w:rPr>
        <w:t>bean</w:t>
      </w:r>
      <w:r>
        <w:rPr>
          <w:rFonts w:ascii="Arial" w:hAnsi="Arial" w:cs="Arial"/>
          <w:color w:val="34302D"/>
          <w:shd w:val="clear" w:color="auto" w:fill="FFFFFF"/>
        </w:rPr>
        <w:t>中，而这个</w:t>
      </w:r>
      <w:r>
        <w:rPr>
          <w:rFonts w:ascii="Arial" w:hAnsi="Arial" w:cs="Arial"/>
          <w:color w:val="34302D"/>
          <w:shd w:val="clear" w:color="auto" w:fill="FFFFFF"/>
        </w:rPr>
        <w:t>bean</w:t>
      </w:r>
      <w:r>
        <w:rPr>
          <w:rFonts w:ascii="Arial" w:hAnsi="Arial" w:cs="Arial"/>
          <w:color w:val="34302D"/>
          <w:shd w:val="clear" w:color="auto" w:fill="FFFFFF"/>
        </w:rPr>
        <w:t>并不是惰性初始化的。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control lazy-initialization at the container level by using the </w:t>
      </w:r>
      <w:r w:rsidRPr="00BA0D5D">
        <w:rPr>
          <w:rFonts w:ascii="Consolas" w:eastAsia="宋体" w:hAnsi="Consolas" w:cs="宋体"/>
          <w:color w:val="34302D"/>
          <w:kern w:val="0"/>
          <w:sz w:val="23"/>
          <w:szCs w:val="23"/>
          <w:shd w:val="clear" w:color="auto" w:fill="F7F7F8"/>
        </w:rPr>
        <w:t>default-lazy-init</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a the following example shows: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您还可以通过使用元素</w:t>
      </w:r>
      <w:r>
        <w:rPr>
          <w:rStyle w:val="HTML"/>
          <w:rFonts w:ascii="Consolas" w:hAnsi="Consolas"/>
          <w:sz w:val="23"/>
          <w:szCs w:val="23"/>
          <w:shd w:val="clear" w:color="auto" w:fill="F7F7F8"/>
        </w:rPr>
        <w:t>default-lazy-init</w:t>
      </w:r>
      <w:r>
        <w:rPr>
          <w:rFonts w:ascii="Arial" w:hAnsi="Arial" w:cs="Arial"/>
          <w:color w:val="34302D"/>
          <w:shd w:val="clear" w:color="auto" w:fill="FFFFFF"/>
        </w:rPr>
        <w:t>上的属性来控制容器级别的延迟初始化，</w:t>
      </w:r>
      <w:r>
        <w:rPr>
          <w:rFonts w:ascii="Arial" w:hAnsi="Arial" w:cs="Arial"/>
          <w:color w:val="34302D"/>
          <w:shd w:val="clear" w:color="auto" w:fill="FFFFFF"/>
        </w:rPr>
        <w:t> </w:t>
      </w:r>
      <w:r>
        <w:rPr>
          <w:rStyle w:val="HTML"/>
          <w:rFonts w:ascii="Consolas" w:hAnsi="Consolas"/>
          <w:sz w:val="23"/>
          <w:szCs w:val="23"/>
          <w:shd w:val="clear" w:color="auto" w:fill="F7F7F8"/>
        </w:rPr>
        <w:t>&lt;beans/&gt;</w:t>
      </w:r>
      <w:r>
        <w:rPr>
          <w:rFonts w:ascii="Arial" w:hAnsi="Arial" w:cs="Arial"/>
          <w:color w:val="34302D"/>
          <w:shd w:val="clear" w:color="auto" w:fill="FFFFFF"/>
        </w:rPr>
        <w:t>以下示例显示：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default-lazy-init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no beans will be pre-instantiated...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1.4.5. Autowiring Collaborators</w:t>
      </w:r>
    </w:p>
    <w:p w:rsidR="00CA1DAF" w:rsidRDefault="00CA1DAF" w:rsidP="00BA0D5D">
      <w:pPr>
        <w:widowControl/>
        <w:shd w:val="clear" w:color="auto" w:fill="FFFFFF"/>
        <w:spacing w:after="300"/>
        <w:jc w:val="left"/>
        <w:rPr>
          <w:rFonts w:ascii="inherit" w:eastAsia="宋体" w:hAnsi="inherit" w:cs="Arial" w:hint="eastAsia"/>
          <w:color w:val="34302D"/>
          <w:kern w:val="0"/>
          <w:sz w:val="24"/>
          <w:szCs w:val="24"/>
        </w:rPr>
      </w:pPr>
      <w:r w:rsidRPr="00CA1DAF">
        <w:rPr>
          <w:rFonts w:ascii="inherit" w:eastAsia="宋体" w:hAnsi="inherit" w:cs="Arial" w:hint="eastAsia"/>
          <w:color w:val="34302D"/>
          <w:kern w:val="0"/>
          <w:sz w:val="24"/>
          <w:szCs w:val="24"/>
        </w:rPr>
        <w:t>自动化协作者</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can autowire relationships between collaborating beans. You can let Spring resolve collaborators (other beans) automatically for your bean by inspecting the contents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Autowiring has the following advantages: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容器可以自动连接协作</w:t>
      </w:r>
      <w:r>
        <w:rPr>
          <w:rFonts w:ascii="Arial" w:hAnsi="Arial" w:cs="Arial"/>
          <w:color w:val="34302D"/>
          <w:shd w:val="clear" w:color="auto" w:fill="FFFFFF"/>
        </w:rPr>
        <w:t>bean</w:t>
      </w:r>
      <w:r>
        <w:rPr>
          <w:rFonts w:ascii="Arial" w:hAnsi="Arial" w:cs="Arial"/>
          <w:color w:val="34302D"/>
          <w:shd w:val="clear" w:color="auto" w:fill="FFFFFF"/>
        </w:rPr>
        <w:t>之间的关系。您可以让</w:t>
      </w:r>
      <w:r>
        <w:rPr>
          <w:rFonts w:ascii="Arial" w:hAnsi="Arial" w:cs="Arial"/>
          <w:color w:val="34302D"/>
          <w:shd w:val="clear" w:color="auto" w:fill="FFFFFF"/>
        </w:rPr>
        <w:t>Spring</w:t>
      </w:r>
      <w:r>
        <w:rPr>
          <w:rFonts w:ascii="Arial" w:hAnsi="Arial" w:cs="Arial"/>
          <w:color w:val="34302D"/>
          <w:shd w:val="clear" w:color="auto" w:fill="FFFFFF"/>
        </w:rPr>
        <w:t>通过检查</w:t>
      </w:r>
      <w:r>
        <w:rPr>
          <w:rFonts w:ascii="Arial" w:hAnsi="Arial" w:cs="Arial"/>
          <w:color w:val="34302D"/>
          <w:shd w:val="clear" w:color="auto" w:fill="FFFFFF"/>
        </w:rPr>
        <w:t>bean</w:t>
      </w:r>
      <w:r>
        <w:rPr>
          <w:rFonts w:ascii="Arial" w:hAnsi="Arial" w:cs="Arial"/>
          <w:color w:val="34302D"/>
          <w:shd w:val="clear" w:color="auto" w:fill="FFFFFF"/>
        </w:rPr>
        <w:t>的内容自动为您的</w:t>
      </w:r>
      <w:r>
        <w:rPr>
          <w:rFonts w:ascii="Arial" w:hAnsi="Arial" w:cs="Arial"/>
          <w:color w:val="34302D"/>
          <w:shd w:val="clear" w:color="auto" w:fill="FFFFFF"/>
        </w:rPr>
        <w:t>bean</w:t>
      </w:r>
      <w:r>
        <w:rPr>
          <w:rFonts w:ascii="Arial" w:hAnsi="Arial" w:cs="Arial"/>
          <w:color w:val="34302D"/>
          <w:shd w:val="clear" w:color="auto" w:fill="FFFFFF"/>
        </w:rPr>
        <w:t>解析协作者（其他</w:t>
      </w:r>
      <w:r>
        <w:rPr>
          <w:rFonts w:ascii="Arial" w:hAnsi="Arial" w:cs="Arial"/>
          <w:color w:val="34302D"/>
          <w:shd w:val="clear" w:color="auto" w:fill="FFFFFF"/>
        </w:rPr>
        <w:t>bean</w:t>
      </w:r>
      <w:r>
        <w:rPr>
          <w:rFonts w:ascii="Arial" w:hAnsi="Arial" w:cs="Arial"/>
          <w:color w:val="34302D"/>
          <w:shd w:val="clear" w:color="auto" w:fill="FFFFFF"/>
        </w:rPr>
        <w:t>）</w:t>
      </w:r>
      <w:r>
        <w:rPr>
          <w:rStyle w:val="HTML"/>
          <w:rFonts w:ascii="Consolas" w:hAnsi="Consolas"/>
          <w:sz w:val="23"/>
          <w:szCs w:val="23"/>
          <w:shd w:val="clear" w:color="auto" w:fill="F7F7F8"/>
        </w:rPr>
        <w:t>ApplicationContext</w:t>
      </w:r>
      <w:r>
        <w:rPr>
          <w:rFonts w:ascii="Arial" w:hAnsi="Arial" w:cs="Arial"/>
          <w:color w:val="34302D"/>
          <w:shd w:val="clear" w:color="auto" w:fill="FFFFFF"/>
        </w:rPr>
        <w:t>。自动装配具有以下优点：</w:t>
      </w:r>
    </w:p>
    <w:p w:rsidR="00BA0D5D" w:rsidRPr="00BA0D5D" w:rsidRDefault="00BA0D5D" w:rsidP="00BA0D5D">
      <w:pPr>
        <w:widowControl/>
        <w:numPr>
          <w:ilvl w:val="0"/>
          <w:numId w:val="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Autowiring can significantly reduce the need to specify properties or constructor arguments. (Other mechanisms such as a bean template </w:t>
      </w:r>
      <w:hyperlink r:id="rId119" w:anchor="beans-child-bean-definitions" w:history="1">
        <w:r w:rsidRPr="00BA0D5D">
          <w:rPr>
            <w:rFonts w:ascii="inherit" w:eastAsia="宋体" w:hAnsi="inherit" w:cs="Arial"/>
            <w:color w:val="548E2E"/>
            <w:kern w:val="0"/>
            <w:sz w:val="24"/>
            <w:szCs w:val="24"/>
            <w:u w:val="single"/>
          </w:rPr>
          <w:t>discussed elsewhere in this chapter</w:t>
        </w:r>
      </w:hyperlink>
      <w:r w:rsidRPr="00BA0D5D">
        <w:rPr>
          <w:rFonts w:ascii="inherit" w:eastAsia="宋体" w:hAnsi="inherit" w:cs="Arial"/>
          <w:color w:val="34302D"/>
          <w:kern w:val="0"/>
          <w:sz w:val="24"/>
          <w:szCs w:val="24"/>
        </w:rPr>
        <w:t> are also valuable in this regard.)</w:t>
      </w:r>
    </w:p>
    <w:p w:rsidR="00BA0D5D" w:rsidRDefault="00BA0D5D" w:rsidP="00BA0D5D">
      <w:pPr>
        <w:widowControl/>
        <w:numPr>
          <w:ilvl w:val="0"/>
          <w:numId w:val="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Autowiring can update a configuration as your objects evolve. For example, if you need to add a dependency to a class, that dependency can be satisfied automatically without you needing to modify the configuration. Thus autowiring can be especially useful during development, without negating the option of switching to explicit wiring when the code base becomes more stable.</w:t>
      </w:r>
    </w:p>
    <w:p w:rsidR="002761D1" w:rsidRPr="002761D1" w:rsidRDefault="002761D1" w:rsidP="002761D1">
      <w:pPr>
        <w:widowControl/>
        <w:numPr>
          <w:ilvl w:val="0"/>
          <w:numId w:val="6"/>
        </w:numPr>
        <w:shd w:val="clear" w:color="auto" w:fill="FFFFFF"/>
        <w:spacing w:after="150"/>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lastRenderedPageBreak/>
        <w:t>自动装配可以显着减少指定属性或构造函数参数的需要。（</w:t>
      </w:r>
      <w:hyperlink r:id="rId120" w:anchor="beans-child-bean-definitions" w:history="1">
        <w:r w:rsidRPr="002761D1">
          <w:rPr>
            <w:rFonts w:ascii="inherit" w:eastAsia="宋体" w:hAnsi="inherit" w:cs="Arial"/>
            <w:color w:val="548E2E"/>
            <w:kern w:val="0"/>
            <w:sz w:val="24"/>
            <w:szCs w:val="24"/>
            <w:u w:val="single"/>
          </w:rPr>
          <w:t>在本章其他地方讨论的</w:t>
        </w:r>
      </w:hyperlink>
      <w:r w:rsidRPr="002761D1">
        <w:rPr>
          <w:rFonts w:ascii="inherit" w:eastAsia="宋体" w:hAnsi="inherit" w:cs="Arial"/>
          <w:color w:val="34302D"/>
          <w:kern w:val="0"/>
          <w:sz w:val="24"/>
          <w:szCs w:val="24"/>
        </w:rPr>
        <w:t>其他机制，如</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模板</w:t>
      </w:r>
      <w:r w:rsidRPr="002761D1">
        <w:rPr>
          <w:rFonts w:ascii="inherit" w:eastAsia="宋体" w:hAnsi="inherit" w:cs="Arial"/>
          <w:color w:val="34302D"/>
          <w:kern w:val="0"/>
          <w:sz w:val="24"/>
          <w:szCs w:val="24"/>
        </w:rPr>
        <w:t> </w:t>
      </w:r>
      <w:hyperlink r:id="rId121" w:anchor="beans-child-bean-definitions" w:history="1">
        <w:r w:rsidRPr="002761D1">
          <w:rPr>
            <w:rFonts w:ascii="inherit" w:eastAsia="宋体" w:hAnsi="inherit" w:cs="Arial"/>
            <w:color w:val="548E2E"/>
            <w:kern w:val="0"/>
            <w:sz w:val="24"/>
            <w:szCs w:val="24"/>
            <w:u w:val="single"/>
          </w:rPr>
          <w:t>，</w:t>
        </w:r>
      </w:hyperlink>
      <w:r w:rsidRPr="002761D1">
        <w:rPr>
          <w:rFonts w:ascii="inherit" w:eastAsia="宋体" w:hAnsi="inherit" w:cs="Arial"/>
          <w:color w:val="34302D"/>
          <w:kern w:val="0"/>
          <w:sz w:val="24"/>
          <w:szCs w:val="24"/>
        </w:rPr>
        <w:t>在这方面也很有价值。）</w:t>
      </w:r>
    </w:p>
    <w:p w:rsidR="002761D1" w:rsidRPr="002761D1" w:rsidRDefault="002761D1" w:rsidP="002761D1">
      <w:pPr>
        <w:widowControl/>
        <w:numPr>
          <w:ilvl w:val="0"/>
          <w:numId w:val="6"/>
        </w:numPr>
        <w:shd w:val="clear" w:color="auto" w:fill="FFFFFF"/>
        <w:spacing w:after="150"/>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t>自动装配可以随着对象的发展更新配置。例如，如果需要向类添加依赖项，则可以自动满足该依赖项，而无需修改配置。因此，自动装配在开发期间尤其有用，而不会在代码库变得更稳定时否定切换到显式布线的选项。</w:t>
      </w:r>
    </w:p>
    <w:p w:rsidR="002761D1" w:rsidRPr="002761D1" w:rsidRDefault="002761D1" w:rsidP="002761D1">
      <w:pPr>
        <w:widowControl/>
        <w:shd w:val="clear" w:color="auto" w:fill="FFFFFF"/>
        <w:spacing w:after="15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using XML-based configuration metadata (see </w:t>
      </w:r>
      <w:hyperlink r:id="rId122" w:anchor="beans-factory-collaborators" w:history="1">
        <w:r w:rsidRPr="00BA0D5D">
          <w:rPr>
            <w:rFonts w:ascii="inherit" w:eastAsia="宋体" w:hAnsi="inherit" w:cs="Arial"/>
            <w:color w:val="548E2E"/>
            <w:kern w:val="0"/>
            <w:sz w:val="24"/>
            <w:szCs w:val="24"/>
            <w:u w:val="single"/>
          </w:rPr>
          <w:t>Dependency Injection</w:t>
        </w:r>
      </w:hyperlink>
      <w:r w:rsidRPr="00BA0D5D">
        <w:rPr>
          <w:rFonts w:ascii="inherit" w:eastAsia="宋体" w:hAnsi="inherit" w:cs="Arial"/>
          <w:color w:val="34302D"/>
          <w:kern w:val="0"/>
          <w:sz w:val="24"/>
          <w:szCs w:val="24"/>
        </w:rPr>
        <w:t>), you can specify the autowire mode for a bean definition with the </w:t>
      </w:r>
      <w:r w:rsidRPr="00BA0D5D">
        <w:rPr>
          <w:rFonts w:ascii="Consolas" w:eastAsia="宋体" w:hAnsi="Consolas" w:cs="宋体"/>
          <w:color w:val="34302D"/>
          <w:kern w:val="0"/>
          <w:sz w:val="23"/>
          <w:szCs w:val="23"/>
          <w:shd w:val="clear" w:color="auto" w:fill="F7F7F8"/>
        </w:rPr>
        <w:t>autowire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The autowiring functionality has four modes. You specify autowiring per bean and can thus choose which ones to autowire. The following table describes the four autowiring modes:</w:t>
      </w:r>
    </w:p>
    <w:p w:rsidR="002761D1" w:rsidRPr="00BA0D5D" w:rsidRDefault="002761D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使用基于</w:t>
      </w:r>
      <w:r>
        <w:rPr>
          <w:rFonts w:ascii="Arial" w:hAnsi="Arial" w:cs="Arial"/>
          <w:color w:val="34302D"/>
          <w:shd w:val="clear" w:color="auto" w:fill="FFFFFF"/>
        </w:rPr>
        <w:t>XML</w:t>
      </w:r>
      <w:r>
        <w:rPr>
          <w:rFonts w:ascii="Arial" w:hAnsi="Arial" w:cs="Arial"/>
          <w:color w:val="34302D"/>
          <w:shd w:val="clear" w:color="auto" w:fill="FFFFFF"/>
        </w:rPr>
        <w:t>的配置元数据（请参阅</w:t>
      </w:r>
      <w:hyperlink r:id="rId123" w:anchor="beans-factory-collaborators" w:history="1">
        <w:r>
          <w:rPr>
            <w:rStyle w:val="a4"/>
            <w:rFonts w:ascii="Arial" w:hAnsi="Arial" w:cs="Arial"/>
            <w:color w:val="548E2E"/>
            <w:shd w:val="clear" w:color="auto" w:fill="FFFFFF"/>
          </w:rPr>
          <w:t>依赖注入</w:t>
        </w:r>
      </w:hyperlink>
      <w:r>
        <w:rPr>
          <w:rFonts w:ascii="Arial" w:hAnsi="Arial" w:cs="Arial"/>
          <w:color w:val="34302D"/>
          <w:shd w:val="clear" w:color="auto" w:fill="FFFFFF"/>
        </w:rPr>
        <w:t>）时，可以使用元素的</w:t>
      </w:r>
      <w:r>
        <w:rPr>
          <w:rStyle w:val="HTML"/>
          <w:rFonts w:ascii="Consolas" w:hAnsi="Consolas"/>
          <w:sz w:val="23"/>
          <w:szCs w:val="23"/>
          <w:shd w:val="clear" w:color="auto" w:fill="F7F7F8"/>
        </w:rPr>
        <w:t>autowire</w:t>
      </w:r>
      <w:r>
        <w:rPr>
          <w:rFonts w:ascii="Arial" w:hAnsi="Arial" w:cs="Arial"/>
          <w:color w:val="34302D"/>
          <w:shd w:val="clear" w:color="auto" w:fill="FFFFFF"/>
        </w:rPr>
        <w:t>属性为</w:t>
      </w:r>
      <w:r>
        <w:rPr>
          <w:rFonts w:ascii="Arial" w:hAnsi="Arial" w:cs="Arial"/>
          <w:color w:val="34302D"/>
          <w:shd w:val="clear" w:color="auto" w:fill="FFFFFF"/>
        </w:rPr>
        <w:t> bean</w:t>
      </w:r>
      <w:r>
        <w:rPr>
          <w:rFonts w:ascii="Arial" w:hAnsi="Arial" w:cs="Arial"/>
          <w:color w:val="34302D"/>
          <w:shd w:val="clear" w:color="auto" w:fill="FFFFFF"/>
        </w:rPr>
        <w:t>定义指定</w:t>
      </w:r>
      <w:r>
        <w:rPr>
          <w:rFonts w:ascii="Arial" w:hAnsi="Arial" w:cs="Arial"/>
          <w:color w:val="34302D"/>
          <w:shd w:val="clear" w:color="auto" w:fill="FFFFFF"/>
        </w:rPr>
        <w:t>autowire</w:t>
      </w:r>
      <w:r>
        <w:rPr>
          <w:rFonts w:ascii="Arial" w:hAnsi="Arial" w:cs="Arial"/>
          <w:color w:val="34302D"/>
          <w:shd w:val="clear" w:color="auto" w:fill="FFFFFF"/>
        </w:rPr>
        <w:t>模式</w:t>
      </w:r>
      <w:r>
        <w:rPr>
          <w:rStyle w:val="HTML"/>
          <w:rFonts w:ascii="Consolas" w:hAnsi="Consolas"/>
          <w:sz w:val="23"/>
          <w:szCs w:val="23"/>
          <w:shd w:val="clear" w:color="auto" w:fill="F7F7F8"/>
        </w:rPr>
        <w:t>&lt;bean/&gt;</w:t>
      </w:r>
      <w:r>
        <w:rPr>
          <w:rFonts w:ascii="Arial" w:hAnsi="Arial" w:cs="Arial"/>
          <w:color w:val="34302D"/>
          <w:shd w:val="clear" w:color="auto" w:fill="FFFFFF"/>
        </w:rPr>
        <w:t>。自动装配功能有四种模式。您指定每个</w:t>
      </w:r>
      <w:r>
        <w:rPr>
          <w:rFonts w:ascii="Arial" w:hAnsi="Arial" w:cs="Arial"/>
          <w:color w:val="34302D"/>
          <w:shd w:val="clear" w:color="auto" w:fill="FFFFFF"/>
        </w:rPr>
        <w:t>bean</w:t>
      </w:r>
      <w:r>
        <w:rPr>
          <w:rFonts w:ascii="Arial" w:hAnsi="Arial" w:cs="Arial"/>
          <w:color w:val="34302D"/>
          <w:shd w:val="clear" w:color="auto" w:fill="FFFFFF"/>
        </w:rPr>
        <w:t>的自动装配，因此可以选择要自动装配的那些。下表描述了四种自动装配模式：</w:t>
      </w:r>
    </w:p>
    <w:tbl>
      <w:tblPr>
        <w:tblStyle w:val="a7"/>
        <w:tblW w:w="5000" w:type="pct"/>
        <w:tblLook w:val="04A0" w:firstRow="1" w:lastRow="0" w:firstColumn="1" w:lastColumn="0" w:noHBand="0" w:noVBand="1"/>
      </w:tblPr>
      <w:tblGrid>
        <w:gridCol w:w="1608"/>
        <w:gridCol w:w="8849"/>
      </w:tblGrid>
      <w:tr w:rsidR="00BA0D5D" w:rsidRPr="00BA0D5D" w:rsidTr="003A56FF">
        <w:tc>
          <w:tcPr>
            <w:tcW w:w="5000" w:type="pct"/>
            <w:gridSpan w:val="2"/>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2. Autowiring modes</w:t>
            </w:r>
          </w:p>
        </w:tc>
      </w:tr>
      <w:tr w:rsidR="00BA0D5D" w:rsidRPr="00BA0D5D" w:rsidTr="003A56FF">
        <w:tc>
          <w:tcPr>
            <w:tcW w:w="553" w:type="pct"/>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Mode</w:t>
            </w:r>
          </w:p>
        </w:tc>
        <w:tc>
          <w:tcPr>
            <w:tcW w:w="4447" w:type="pct"/>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BA0D5D" w:rsidRPr="00BA0D5D" w:rsidTr="003A56FF">
        <w:tc>
          <w:tcPr>
            <w:tcW w:w="553"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no</w:t>
            </w:r>
          </w:p>
        </w:tc>
        <w:tc>
          <w:tcPr>
            <w:tcW w:w="4447"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(Default) No autowiring. Bean references must be defined by </w:t>
            </w:r>
            <w:r w:rsidRPr="00BA0D5D">
              <w:rPr>
                <w:rFonts w:ascii="Consolas" w:eastAsia="宋体" w:hAnsi="Consolas" w:cs="宋体"/>
                <w:color w:val="34302D"/>
                <w:kern w:val="0"/>
                <w:sz w:val="23"/>
                <w:szCs w:val="23"/>
              </w:rPr>
              <w:t>ref</w:t>
            </w:r>
            <w:r w:rsidRPr="00BA0D5D">
              <w:rPr>
                <w:rFonts w:ascii="inherit" w:eastAsia="宋体" w:hAnsi="inherit" w:cs="宋体"/>
                <w:color w:val="34302D"/>
                <w:kern w:val="0"/>
                <w:sz w:val="24"/>
                <w:szCs w:val="24"/>
              </w:rPr>
              <w:t> elements. Changing the default setting is not recommended for larger deployments, because specifying collaborators explicitly gives greater control and clarity. To some extent, it documents the structure of a system.</w:t>
            </w:r>
          </w:p>
        </w:tc>
      </w:tr>
      <w:tr w:rsidR="00BA0D5D" w:rsidRPr="00BA0D5D" w:rsidTr="003A56FF">
        <w:tc>
          <w:tcPr>
            <w:tcW w:w="553"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byName</w:t>
            </w:r>
          </w:p>
        </w:tc>
        <w:tc>
          <w:tcPr>
            <w:tcW w:w="4447"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Autowiring by property name. Spring looks for a bean with the same name as the property that needs to be autowired. For example, if a bean definition is set to autowire by name and it contains a </w:t>
            </w:r>
            <w:r w:rsidRPr="00BA0D5D">
              <w:rPr>
                <w:rFonts w:ascii="Consolas" w:eastAsia="宋体" w:hAnsi="Consolas" w:cs="宋体"/>
                <w:color w:val="34302D"/>
                <w:kern w:val="0"/>
                <w:sz w:val="23"/>
                <w:szCs w:val="23"/>
                <w:shd w:val="clear" w:color="auto" w:fill="F7F7F8"/>
              </w:rPr>
              <w:t>master</w:t>
            </w:r>
            <w:r w:rsidRPr="00BA0D5D">
              <w:rPr>
                <w:rFonts w:ascii="inherit" w:eastAsia="宋体" w:hAnsi="inherit" w:cs="宋体"/>
                <w:color w:val="34302D"/>
                <w:kern w:val="0"/>
                <w:sz w:val="24"/>
                <w:szCs w:val="24"/>
              </w:rPr>
              <w:t> property (that is, it has a </w:t>
            </w:r>
            <w:r w:rsidRPr="00BA0D5D">
              <w:rPr>
                <w:rFonts w:ascii="Consolas" w:eastAsia="宋体" w:hAnsi="Consolas" w:cs="宋体"/>
                <w:color w:val="34302D"/>
                <w:kern w:val="0"/>
                <w:sz w:val="23"/>
                <w:szCs w:val="23"/>
                <w:shd w:val="clear" w:color="auto" w:fill="F7F7F8"/>
              </w:rPr>
              <w:t>setMaster(..)</w:t>
            </w:r>
            <w:r w:rsidRPr="00BA0D5D">
              <w:rPr>
                <w:rFonts w:ascii="inherit" w:eastAsia="宋体" w:hAnsi="inherit" w:cs="宋体"/>
                <w:color w:val="34302D"/>
                <w:kern w:val="0"/>
                <w:sz w:val="24"/>
                <w:szCs w:val="24"/>
              </w:rPr>
              <w:t> method), Spring looks for a bean definition named </w:t>
            </w:r>
            <w:r w:rsidRPr="00BA0D5D">
              <w:rPr>
                <w:rFonts w:ascii="Consolas" w:eastAsia="宋体" w:hAnsi="Consolas" w:cs="宋体"/>
                <w:color w:val="34302D"/>
                <w:kern w:val="0"/>
                <w:sz w:val="23"/>
                <w:szCs w:val="23"/>
                <w:shd w:val="clear" w:color="auto" w:fill="F7F7F8"/>
              </w:rPr>
              <w:t>master</w:t>
            </w:r>
            <w:r w:rsidRPr="00BA0D5D">
              <w:rPr>
                <w:rFonts w:ascii="inherit" w:eastAsia="宋体" w:hAnsi="inherit" w:cs="宋体"/>
                <w:color w:val="34302D"/>
                <w:kern w:val="0"/>
                <w:sz w:val="24"/>
                <w:szCs w:val="24"/>
              </w:rPr>
              <w:t> and uses it to set the property.</w:t>
            </w:r>
          </w:p>
        </w:tc>
      </w:tr>
      <w:tr w:rsidR="00BA0D5D" w:rsidRPr="00BA0D5D" w:rsidTr="003A56FF">
        <w:tc>
          <w:tcPr>
            <w:tcW w:w="553"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byType</w:t>
            </w:r>
          </w:p>
        </w:tc>
        <w:tc>
          <w:tcPr>
            <w:tcW w:w="4447"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Lets a property be autowired if exactly one bean of the property type exists in the container. If more than one exists, a fatal exception is thrown, which indicates that you may not use </w:t>
            </w:r>
            <w:r w:rsidRPr="00BA0D5D">
              <w:rPr>
                <w:rFonts w:ascii="Consolas" w:eastAsia="宋体" w:hAnsi="Consolas" w:cs="宋体"/>
                <w:color w:val="34302D"/>
                <w:kern w:val="0"/>
                <w:sz w:val="23"/>
                <w:szCs w:val="23"/>
              </w:rPr>
              <w:t>byType</w:t>
            </w:r>
            <w:r w:rsidRPr="00BA0D5D">
              <w:rPr>
                <w:rFonts w:ascii="inherit" w:eastAsia="宋体" w:hAnsi="inherit" w:cs="宋体"/>
                <w:color w:val="34302D"/>
                <w:kern w:val="0"/>
                <w:sz w:val="24"/>
                <w:szCs w:val="24"/>
              </w:rPr>
              <w:t> autowiring for that bean. If there are no matching beans, nothing happens (the property is not set).</w:t>
            </w:r>
          </w:p>
        </w:tc>
      </w:tr>
      <w:tr w:rsidR="00BA0D5D" w:rsidRPr="00BA0D5D" w:rsidTr="003A56FF">
        <w:tc>
          <w:tcPr>
            <w:tcW w:w="553"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constructor</w:t>
            </w:r>
          </w:p>
        </w:tc>
        <w:tc>
          <w:tcPr>
            <w:tcW w:w="4447"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Analogous to </w:t>
            </w:r>
            <w:r w:rsidRPr="00BA0D5D">
              <w:rPr>
                <w:rFonts w:ascii="Consolas" w:eastAsia="宋体" w:hAnsi="Consolas" w:cs="宋体"/>
                <w:color w:val="34302D"/>
                <w:kern w:val="0"/>
                <w:sz w:val="23"/>
                <w:szCs w:val="23"/>
              </w:rPr>
              <w:t>byType</w:t>
            </w:r>
            <w:r w:rsidRPr="00BA0D5D">
              <w:rPr>
                <w:rFonts w:ascii="inherit" w:eastAsia="宋体" w:hAnsi="inherit" w:cs="宋体"/>
                <w:color w:val="34302D"/>
                <w:kern w:val="0"/>
                <w:sz w:val="24"/>
                <w:szCs w:val="24"/>
              </w:rPr>
              <w:t> but applies to constructor arguments. If there is not exactly one bean of the constructor argument type in the container, a fatal error is raised.</w:t>
            </w:r>
          </w:p>
        </w:tc>
      </w:tr>
    </w:tbl>
    <w:p w:rsidR="002761D1" w:rsidRDefault="002761D1" w:rsidP="00BA0D5D">
      <w:pPr>
        <w:widowControl/>
        <w:shd w:val="clear" w:color="auto" w:fill="FFFFFF"/>
        <w:spacing w:after="300"/>
        <w:jc w:val="left"/>
        <w:rPr>
          <w:rFonts w:ascii="inherit" w:eastAsia="宋体" w:hAnsi="inherit" w:cs="Arial" w:hint="eastAsia"/>
          <w:color w:val="34302D"/>
          <w:kern w:val="0"/>
          <w:sz w:val="24"/>
          <w:szCs w:val="24"/>
        </w:rPr>
      </w:pPr>
    </w:p>
    <w:tbl>
      <w:tblPr>
        <w:tblStyle w:val="a7"/>
        <w:tblW w:w="0" w:type="auto"/>
        <w:tblLook w:val="04A0" w:firstRow="1" w:lastRow="0" w:firstColumn="1" w:lastColumn="0" w:noHBand="0" w:noVBand="1"/>
      </w:tblPr>
      <w:tblGrid>
        <w:gridCol w:w="1608"/>
        <w:gridCol w:w="8849"/>
      </w:tblGrid>
      <w:tr w:rsidR="002761D1" w:rsidRPr="002761D1" w:rsidTr="002761D1">
        <w:tc>
          <w:tcPr>
            <w:tcW w:w="0" w:type="auto"/>
            <w:gridSpan w:val="2"/>
            <w:hideMark/>
          </w:tcPr>
          <w:p w:rsidR="002761D1" w:rsidRPr="002761D1" w:rsidRDefault="002761D1" w:rsidP="002761D1">
            <w:pPr>
              <w:widowControl/>
              <w:spacing w:after="60"/>
              <w:jc w:val="left"/>
              <w:rPr>
                <w:rFonts w:ascii="Arial" w:eastAsia="宋体" w:hAnsi="Arial" w:cs="Arial"/>
                <w:i/>
                <w:iCs/>
                <w:color w:val="0B0A0A"/>
                <w:kern w:val="0"/>
                <w:sz w:val="24"/>
                <w:szCs w:val="24"/>
              </w:rPr>
            </w:pPr>
            <w:r w:rsidRPr="002761D1">
              <w:rPr>
                <w:rFonts w:ascii="Arial" w:eastAsia="宋体" w:hAnsi="Arial" w:cs="Arial"/>
                <w:i/>
                <w:iCs/>
                <w:color w:val="0B0A0A"/>
                <w:kern w:val="0"/>
                <w:sz w:val="24"/>
                <w:szCs w:val="24"/>
              </w:rPr>
              <w:t>表</w:t>
            </w:r>
            <w:r w:rsidRPr="002761D1">
              <w:rPr>
                <w:rFonts w:ascii="Arial" w:eastAsia="宋体" w:hAnsi="Arial" w:cs="Arial"/>
                <w:i/>
                <w:iCs/>
                <w:color w:val="0B0A0A"/>
                <w:kern w:val="0"/>
                <w:sz w:val="24"/>
                <w:szCs w:val="24"/>
              </w:rPr>
              <w:t>2.</w:t>
            </w:r>
            <w:r w:rsidRPr="002761D1">
              <w:rPr>
                <w:rFonts w:ascii="Arial" w:eastAsia="宋体" w:hAnsi="Arial" w:cs="Arial"/>
                <w:i/>
                <w:iCs/>
                <w:color w:val="0B0A0A"/>
                <w:kern w:val="0"/>
                <w:sz w:val="24"/>
                <w:szCs w:val="24"/>
              </w:rPr>
              <w:t>自动装配模式</w:t>
            </w:r>
          </w:p>
        </w:tc>
      </w:tr>
      <w:tr w:rsidR="002761D1" w:rsidRPr="002761D1" w:rsidTr="002761D1">
        <w:tc>
          <w:tcPr>
            <w:tcW w:w="0" w:type="auto"/>
            <w:hideMark/>
          </w:tcPr>
          <w:p w:rsidR="002761D1" w:rsidRPr="002761D1" w:rsidRDefault="002761D1" w:rsidP="002761D1">
            <w:pPr>
              <w:widowControl/>
              <w:jc w:val="left"/>
              <w:rPr>
                <w:rFonts w:ascii="Arial" w:eastAsia="宋体" w:hAnsi="Arial" w:cs="Arial"/>
                <w:b/>
                <w:bCs/>
                <w:color w:val="34302D"/>
                <w:kern w:val="0"/>
                <w:sz w:val="24"/>
                <w:szCs w:val="24"/>
              </w:rPr>
            </w:pPr>
            <w:r w:rsidRPr="002761D1">
              <w:rPr>
                <w:rFonts w:ascii="Arial" w:eastAsia="宋体" w:hAnsi="Arial" w:cs="Arial"/>
                <w:b/>
                <w:bCs/>
                <w:color w:val="34302D"/>
                <w:kern w:val="0"/>
                <w:sz w:val="24"/>
                <w:szCs w:val="24"/>
              </w:rPr>
              <w:t>模式</w:t>
            </w:r>
          </w:p>
        </w:tc>
        <w:tc>
          <w:tcPr>
            <w:tcW w:w="0" w:type="auto"/>
            <w:hideMark/>
          </w:tcPr>
          <w:p w:rsidR="002761D1" w:rsidRPr="002761D1" w:rsidRDefault="002761D1" w:rsidP="002761D1">
            <w:pPr>
              <w:widowControl/>
              <w:jc w:val="left"/>
              <w:rPr>
                <w:rFonts w:ascii="Arial" w:eastAsia="宋体" w:hAnsi="Arial" w:cs="Arial"/>
                <w:b/>
                <w:bCs/>
                <w:color w:val="34302D"/>
                <w:kern w:val="0"/>
                <w:sz w:val="24"/>
                <w:szCs w:val="24"/>
              </w:rPr>
            </w:pPr>
            <w:r w:rsidRPr="002761D1">
              <w:rPr>
                <w:rFonts w:ascii="Arial" w:eastAsia="宋体" w:hAnsi="Arial" w:cs="Arial"/>
                <w:b/>
                <w:bCs/>
                <w:color w:val="34302D"/>
                <w:kern w:val="0"/>
                <w:sz w:val="24"/>
                <w:szCs w:val="24"/>
              </w:rPr>
              <w:t>说明</w:t>
            </w:r>
          </w:p>
        </w:tc>
      </w:tr>
      <w:tr w:rsidR="002761D1" w:rsidRPr="002761D1" w:rsidTr="002761D1">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Consolas" w:eastAsia="宋体" w:hAnsi="Consolas" w:cs="宋体"/>
                <w:color w:val="34302D"/>
                <w:kern w:val="0"/>
                <w:sz w:val="23"/>
                <w:szCs w:val="23"/>
              </w:rPr>
              <w:t>no</w:t>
            </w:r>
          </w:p>
        </w:tc>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t>（默认）无自动装配。</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引用必须由</w:t>
            </w:r>
            <w:r w:rsidRPr="002761D1">
              <w:rPr>
                <w:rFonts w:ascii="Consolas" w:eastAsia="宋体" w:hAnsi="Consolas" w:cs="宋体"/>
                <w:color w:val="34302D"/>
                <w:kern w:val="0"/>
                <w:sz w:val="23"/>
                <w:szCs w:val="23"/>
                <w:shd w:val="clear" w:color="auto" w:fill="F7F7F8"/>
              </w:rPr>
              <w:t>ref</w:t>
            </w:r>
            <w:r w:rsidRPr="002761D1">
              <w:rPr>
                <w:rFonts w:ascii="inherit" w:eastAsia="宋体" w:hAnsi="inherit" w:cs="Arial"/>
                <w:color w:val="34302D"/>
                <w:kern w:val="0"/>
                <w:sz w:val="24"/>
                <w:szCs w:val="24"/>
              </w:rPr>
              <w:t>元素定义。不建议对较大的部署更改默认设置，因为明确指定协作者可以提供更好的控制和清晰度。在某种程度上，它记录了系统的结构。</w:t>
            </w:r>
          </w:p>
        </w:tc>
      </w:tr>
      <w:tr w:rsidR="002761D1" w:rsidRPr="002761D1" w:rsidTr="002761D1">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Consolas" w:eastAsia="宋体" w:hAnsi="Consolas" w:cs="宋体"/>
                <w:color w:val="34302D"/>
                <w:kern w:val="0"/>
                <w:sz w:val="23"/>
                <w:szCs w:val="23"/>
              </w:rPr>
              <w:t>byName</w:t>
            </w:r>
          </w:p>
        </w:tc>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t>按属性名称自动装配。</w:t>
            </w:r>
            <w:r w:rsidRPr="002761D1">
              <w:rPr>
                <w:rFonts w:ascii="inherit" w:eastAsia="宋体" w:hAnsi="inherit" w:cs="Arial"/>
                <w:color w:val="34302D"/>
                <w:kern w:val="0"/>
                <w:sz w:val="24"/>
                <w:szCs w:val="24"/>
              </w:rPr>
              <w:t>Spring</w:t>
            </w:r>
            <w:r w:rsidRPr="002761D1">
              <w:rPr>
                <w:rFonts w:ascii="inherit" w:eastAsia="宋体" w:hAnsi="inherit" w:cs="Arial"/>
                <w:color w:val="34302D"/>
                <w:kern w:val="0"/>
                <w:sz w:val="24"/>
                <w:szCs w:val="24"/>
              </w:rPr>
              <w:t>查找与需要自动装配的属性同名的</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。例如，如果</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定义按名称设置为</w:t>
            </w:r>
            <w:r w:rsidRPr="002761D1">
              <w:rPr>
                <w:rFonts w:ascii="inherit" w:eastAsia="宋体" w:hAnsi="inherit" w:cs="Arial"/>
                <w:color w:val="34302D"/>
                <w:kern w:val="0"/>
                <w:sz w:val="24"/>
                <w:szCs w:val="24"/>
              </w:rPr>
              <w:t>autowire</w:t>
            </w:r>
            <w:r w:rsidRPr="002761D1">
              <w:rPr>
                <w:rFonts w:ascii="inherit" w:eastAsia="宋体" w:hAnsi="inherit" w:cs="Arial"/>
                <w:color w:val="34302D"/>
                <w:kern w:val="0"/>
                <w:sz w:val="24"/>
                <w:szCs w:val="24"/>
              </w:rPr>
              <w:t>并且它包含一个</w:t>
            </w:r>
            <w:r w:rsidRPr="002761D1">
              <w:rPr>
                <w:rFonts w:ascii="Consolas" w:eastAsia="宋体" w:hAnsi="Consolas" w:cs="宋体"/>
                <w:color w:val="34302D"/>
                <w:kern w:val="0"/>
                <w:sz w:val="23"/>
                <w:szCs w:val="23"/>
                <w:shd w:val="clear" w:color="auto" w:fill="F7F7F8"/>
              </w:rPr>
              <w:t>master</w:t>
            </w:r>
            <w:r w:rsidRPr="002761D1">
              <w:rPr>
                <w:rFonts w:ascii="inherit" w:eastAsia="宋体" w:hAnsi="inherit" w:cs="Arial"/>
                <w:color w:val="34302D"/>
                <w:kern w:val="0"/>
                <w:sz w:val="24"/>
                <w:szCs w:val="24"/>
              </w:rPr>
              <w:t>属性（即，它有一个</w:t>
            </w:r>
            <w:r w:rsidRPr="002761D1">
              <w:rPr>
                <w:rFonts w:ascii="inherit" w:eastAsia="宋体" w:hAnsi="inherit" w:cs="Arial"/>
                <w:color w:val="34302D"/>
                <w:kern w:val="0"/>
                <w:sz w:val="24"/>
                <w:szCs w:val="24"/>
              </w:rPr>
              <w:t> </w:t>
            </w:r>
            <w:r w:rsidRPr="002761D1">
              <w:rPr>
                <w:rFonts w:ascii="Consolas" w:eastAsia="宋体" w:hAnsi="Consolas" w:cs="宋体"/>
                <w:color w:val="34302D"/>
                <w:kern w:val="0"/>
                <w:sz w:val="23"/>
                <w:szCs w:val="23"/>
                <w:shd w:val="clear" w:color="auto" w:fill="F7F7F8"/>
              </w:rPr>
              <w:t>setMaster(..)</w:t>
            </w:r>
            <w:r w:rsidRPr="002761D1">
              <w:rPr>
                <w:rFonts w:ascii="inherit" w:eastAsia="宋体" w:hAnsi="inherit" w:cs="Arial"/>
                <w:color w:val="34302D"/>
                <w:kern w:val="0"/>
                <w:sz w:val="24"/>
                <w:szCs w:val="24"/>
              </w:rPr>
              <w:t>方法），则</w:t>
            </w:r>
            <w:r w:rsidRPr="002761D1">
              <w:rPr>
                <w:rFonts w:ascii="inherit" w:eastAsia="宋体" w:hAnsi="inherit" w:cs="Arial"/>
                <w:color w:val="34302D"/>
                <w:kern w:val="0"/>
                <w:sz w:val="24"/>
                <w:szCs w:val="24"/>
              </w:rPr>
              <w:t>Spring</w:t>
            </w:r>
            <w:r w:rsidRPr="002761D1">
              <w:rPr>
                <w:rFonts w:ascii="inherit" w:eastAsia="宋体" w:hAnsi="inherit" w:cs="Arial"/>
                <w:color w:val="34302D"/>
                <w:kern w:val="0"/>
                <w:sz w:val="24"/>
                <w:szCs w:val="24"/>
              </w:rPr>
              <w:t>会查找名为</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的定义</w:t>
            </w:r>
            <w:r w:rsidRPr="002761D1">
              <w:rPr>
                <w:rFonts w:ascii="Consolas" w:eastAsia="宋体" w:hAnsi="Consolas" w:cs="宋体"/>
                <w:color w:val="34302D"/>
                <w:kern w:val="0"/>
                <w:sz w:val="23"/>
                <w:szCs w:val="23"/>
                <w:shd w:val="clear" w:color="auto" w:fill="F7F7F8"/>
              </w:rPr>
              <w:t>master</w:t>
            </w:r>
            <w:r w:rsidRPr="002761D1">
              <w:rPr>
                <w:rFonts w:ascii="inherit" w:eastAsia="宋体" w:hAnsi="inherit" w:cs="Arial"/>
                <w:color w:val="34302D"/>
                <w:kern w:val="0"/>
                <w:sz w:val="24"/>
                <w:szCs w:val="24"/>
              </w:rPr>
              <w:t>并使用它来设置属性。</w:t>
            </w:r>
          </w:p>
        </w:tc>
      </w:tr>
      <w:tr w:rsidR="002761D1" w:rsidRPr="002761D1" w:rsidTr="002761D1">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Consolas" w:eastAsia="宋体" w:hAnsi="Consolas" w:cs="宋体"/>
                <w:color w:val="34302D"/>
                <w:kern w:val="0"/>
                <w:sz w:val="23"/>
                <w:szCs w:val="23"/>
              </w:rPr>
              <w:t>byType</w:t>
            </w:r>
          </w:p>
        </w:tc>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t>如果容器中只存在一个属性类型的</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，则允许属性自动装配。如果存在多个，则抛出致命异常，这表示您可能不会</w:t>
            </w:r>
            <w:r w:rsidRPr="002761D1">
              <w:rPr>
                <w:rFonts w:ascii="Consolas" w:eastAsia="宋体" w:hAnsi="Consolas" w:cs="宋体"/>
                <w:color w:val="34302D"/>
                <w:kern w:val="0"/>
                <w:sz w:val="23"/>
                <w:szCs w:val="23"/>
                <w:shd w:val="clear" w:color="auto" w:fill="F7F7F8"/>
              </w:rPr>
              <w:t>byType</w:t>
            </w:r>
            <w:r w:rsidRPr="002761D1">
              <w:rPr>
                <w:rFonts w:ascii="inherit" w:eastAsia="宋体" w:hAnsi="inherit" w:cs="Arial"/>
                <w:color w:val="34302D"/>
                <w:kern w:val="0"/>
                <w:sz w:val="24"/>
                <w:szCs w:val="24"/>
              </w:rPr>
              <w:t>对该</w:t>
            </w:r>
            <w:r w:rsidRPr="002761D1">
              <w:rPr>
                <w:rFonts w:ascii="inherit" w:eastAsia="宋体" w:hAnsi="inherit" w:cs="Arial"/>
                <w:color w:val="34302D"/>
                <w:kern w:val="0"/>
                <w:sz w:val="24"/>
                <w:szCs w:val="24"/>
              </w:rPr>
              <w:t>bean </w:t>
            </w:r>
            <w:r w:rsidRPr="002761D1">
              <w:rPr>
                <w:rFonts w:ascii="inherit" w:eastAsia="宋体" w:hAnsi="inherit" w:cs="Arial"/>
                <w:color w:val="34302D"/>
                <w:kern w:val="0"/>
                <w:sz w:val="24"/>
                <w:szCs w:val="24"/>
              </w:rPr>
              <w:t>使用自动装配。如果没有匹配的</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，则不会发生任何事情（该属性未设置）。</w:t>
            </w:r>
          </w:p>
        </w:tc>
      </w:tr>
      <w:tr w:rsidR="002761D1" w:rsidRPr="002761D1" w:rsidTr="002761D1">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Consolas" w:eastAsia="宋体" w:hAnsi="Consolas" w:cs="宋体"/>
                <w:color w:val="34302D"/>
                <w:kern w:val="0"/>
                <w:sz w:val="23"/>
                <w:szCs w:val="23"/>
              </w:rPr>
              <w:t>constructor</w:t>
            </w:r>
          </w:p>
        </w:tc>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t>类似</w:t>
            </w:r>
            <w:r w:rsidRPr="002761D1">
              <w:rPr>
                <w:rFonts w:ascii="Consolas" w:eastAsia="宋体" w:hAnsi="Consolas" w:cs="宋体"/>
                <w:color w:val="34302D"/>
                <w:kern w:val="0"/>
                <w:sz w:val="23"/>
                <w:szCs w:val="23"/>
                <w:shd w:val="clear" w:color="auto" w:fill="F7F7F8"/>
              </w:rPr>
              <w:t>byType</w:t>
            </w:r>
            <w:r w:rsidRPr="002761D1">
              <w:rPr>
                <w:rFonts w:ascii="inherit" w:eastAsia="宋体" w:hAnsi="inherit" w:cs="Arial"/>
                <w:color w:val="34302D"/>
                <w:kern w:val="0"/>
                <w:sz w:val="24"/>
                <w:szCs w:val="24"/>
              </w:rPr>
              <w:t>但适用于构造函数参数。如果容器中没有构造函数参数类型的一个</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，则会引发致命错误。</w:t>
            </w:r>
          </w:p>
        </w:tc>
      </w:tr>
    </w:tbl>
    <w:p w:rsidR="002761D1" w:rsidRPr="002761D1" w:rsidRDefault="002761D1" w:rsidP="00BA0D5D">
      <w:pPr>
        <w:widowControl/>
        <w:shd w:val="clear" w:color="auto" w:fill="FFFFFF"/>
        <w:spacing w:after="30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w:t>
      </w:r>
      <w:r w:rsidRPr="00BA0D5D">
        <w:rPr>
          <w:rFonts w:ascii="Consolas" w:eastAsia="宋体" w:hAnsi="Consolas" w:cs="宋体"/>
          <w:color w:val="34302D"/>
          <w:kern w:val="0"/>
          <w:sz w:val="23"/>
          <w:szCs w:val="23"/>
          <w:shd w:val="clear" w:color="auto" w:fill="F7F7F8"/>
        </w:rPr>
        <w:t>byType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constructor</w:t>
      </w:r>
      <w:r w:rsidRPr="00BA0D5D">
        <w:rPr>
          <w:rFonts w:ascii="inherit" w:eastAsia="宋体" w:hAnsi="inherit" w:cs="Arial"/>
          <w:color w:val="34302D"/>
          <w:kern w:val="0"/>
          <w:sz w:val="24"/>
          <w:szCs w:val="24"/>
        </w:rPr>
        <w:t> autowiring mode, you can wire arrays and typed collections. In such cases, all autowire candidates within the container that match the expected type are provided to satisfy the dependency. You can autowire strongly-typed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instances if the expected key type is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An autowired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instance’s values consist of all bean instances that match the expected type, and the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instance’s keys contain the corresponding bean names.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Style w:val="HTML"/>
          <w:rFonts w:ascii="Consolas" w:hAnsi="Consolas"/>
          <w:sz w:val="23"/>
          <w:szCs w:val="23"/>
          <w:shd w:val="clear" w:color="auto" w:fill="F7F7F8"/>
        </w:rPr>
        <w:t>byType</w:t>
      </w:r>
      <w:r>
        <w:rPr>
          <w:rFonts w:ascii="Arial" w:hAnsi="Arial" w:cs="Arial"/>
          <w:color w:val="34302D"/>
          <w:shd w:val="clear" w:color="auto" w:fill="FFFFFF"/>
        </w:rPr>
        <w:t>或</w:t>
      </w:r>
      <w:r>
        <w:rPr>
          <w:rStyle w:val="HTML"/>
          <w:rFonts w:ascii="Consolas" w:hAnsi="Consolas"/>
          <w:sz w:val="23"/>
          <w:szCs w:val="23"/>
          <w:shd w:val="clear" w:color="auto" w:fill="F7F7F8"/>
        </w:rPr>
        <w:t>constructor</w:t>
      </w:r>
      <w:r>
        <w:rPr>
          <w:rFonts w:ascii="Arial" w:hAnsi="Arial" w:cs="Arial"/>
          <w:color w:val="34302D"/>
          <w:shd w:val="clear" w:color="auto" w:fill="FFFFFF"/>
        </w:rPr>
        <w:t>自动装配模式，您可以连接阵列和键入的集合。在这种情况下，提供容器内与预期类型匹配的所有</w:t>
      </w:r>
      <w:r>
        <w:rPr>
          <w:rFonts w:ascii="Arial" w:hAnsi="Arial" w:cs="Arial"/>
          <w:color w:val="34302D"/>
          <w:shd w:val="clear" w:color="auto" w:fill="FFFFFF"/>
        </w:rPr>
        <w:t>autowire</w:t>
      </w:r>
      <w:r>
        <w:rPr>
          <w:rFonts w:ascii="Arial" w:hAnsi="Arial" w:cs="Arial"/>
          <w:color w:val="34302D"/>
          <w:shd w:val="clear" w:color="auto" w:fill="FFFFFF"/>
        </w:rPr>
        <w:t>候选者以满足依赖性。</w:t>
      </w:r>
      <w:r>
        <w:rPr>
          <w:rStyle w:val="HTML"/>
          <w:rFonts w:ascii="Consolas" w:hAnsi="Consolas"/>
          <w:sz w:val="23"/>
          <w:szCs w:val="23"/>
          <w:shd w:val="clear" w:color="auto" w:fill="F7F7F8"/>
        </w:rPr>
        <w:t>Map</w:t>
      </w:r>
      <w:r>
        <w:rPr>
          <w:rFonts w:ascii="Arial" w:hAnsi="Arial" w:cs="Arial"/>
          <w:color w:val="34302D"/>
          <w:shd w:val="clear" w:color="auto" w:fill="FFFFFF"/>
        </w:rPr>
        <w:t>如果预期的键类型是，则可以自动装配强类型实例</w:t>
      </w:r>
      <w:r>
        <w:rPr>
          <w:rStyle w:val="HTML"/>
          <w:rFonts w:ascii="Consolas" w:hAnsi="Consolas"/>
          <w:sz w:val="23"/>
          <w:szCs w:val="23"/>
          <w:shd w:val="clear" w:color="auto" w:fill="F7F7F8"/>
        </w:rPr>
        <w:t>String</w:t>
      </w:r>
      <w:r>
        <w:rPr>
          <w:rFonts w:ascii="Arial" w:hAnsi="Arial" w:cs="Arial"/>
          <w:color w:val="34302D"/>
          <w:shd w:val="clear" w:color="auto" w:fill="FFFFFF"/>
        </w:rPr>
        <w:t>。自动装配</w:t>
      </w:r>
      <w:r>
        <w:rPr>
          <w:rStyle w:val="HTML"/>
          <w:rFonts w:ascii="Consolas" w:hAnsi="Consolas"/>
          <w:sz w:val="23"/>
          <w:szCs w:val="23"/>
          <w:shd w:val="clear" w:color="auto" w:fill="F7F7F8"/>
        </w:rPr>
        <w:t>Map</w:t>
      </w:r>
      <w:r>
        <w:rPr>
          <w:rFonts w:ascii="Arial" w:hAnsi="Arial" w:cs="Arial"/>
          <w:color w:val="34302D"/>
          <w:shd w:val="clear" w:color="auto" w:fill="FFFFFF"/>
        </w:rPr>
        <w:t> </w:t>
      </w:r>
      <w:r>
        <w:rPr>
          <w:rFonts w:ascii="Arial" w:hAnsi="Arial" w:cs="Arial"/>
          <w:color w:val="34302D"/>
          <w:shd w:val="clear" w:color="auto" w:fill="FFFFFF"/>
        </w:rPr>
        <w:t>实例的值由与预期类型匹配的所有</w:t>
      </w:r>
      <w:r>
        <w:rPr>
          <w:rFonts w:ascii="Arial" w:hAnsi="Arial" w:cs="Arial"/>
          <w:color w:val="34302D"/>
          <w:shd w:val="clear" w:color="auto" w:fill="FFFFFF"/>
        </w:rPr>
        <w:t>bean</w:t>
      </w:r>
      <w:r>
        <w:rPr>
          <w:rFonts w:ascii="Arial" w:hAnsi="Arial" w:cs="Arial"/>
          <w:color w:val="34302D"/>
          <w:shd w:val="clear" w:color="auto" w:fill="FFFFFF"/>
        </w:rPr>
        <w:t>实例组成，</w:t>
      </w:r>
      <w:r>
        <w:rPr>
          <w:rFonts w:ascii="Arial" w:hAnsi="Arial" w:cs="Arial"/>
          <w:color w:val="34302D"/>
          <w:shd w:val="clear" w:color="auto" w:fill="FFFFFF"/>
        </w:rPr>
        <w:t> </w:t>
      </w:r>
      <w:r>
        <w:rPr>
          <w:rStyle w:val="HTML"/>
          <w:rFonts w:ascii="Consolas" w:hAnsi="Consolas"/>
          <w:sz w:val="23"/>
          <w:szCs w:val="23"/>
          <w:shd w:val="clear" w:color="auto" w:fill="F7F7F8"/>
        </w:rPr>
        <w:t>Map</w:t>
      </w:r>
      <w:r>
        <w:rPr>
          <w:rFonts w:ascii="Arial" w:hAnsi="Arial" w:cs="Arial"/>
          <w:color w:val="34302D"/>
          <w:shd w:val="clear" w:color="auto" w:fill="FFFFFF"/>
        </w:rPr>
        <w:t>实例的键包含相应的</w:t>
      </w:r>
      <w:r>
        <w:rPr>
          <w:rFonts w:ascii="Arial" w:hAnsi="Arial" w:cs="Arial"/>
          <w:color w:val="34302D"/>
          <w:shd w:val="clear" w:color="auto" w:fill="FFFFFF"/>
        </w:rPr>
        <w:t>bean</w:t>
      </w:r>
      <w:r>
        <w:rPr>
          <w:rFonts w:ascii="Arial" w:hAnsi="Arial" w:cs="Arial"/>
          <w:color w:val="34302D"/>
          <w:shd w:val="clear" w:color="auto" w:fill="FFFFFF"/>
        </w:rPr>
        <w:t>名称。</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Limitations and Disadvantages of Autowiring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Autowiring works best when it is used consistently across a project. If autowiring is not used in general, it might be confusing to developers to use it to wire only one or two bean definitions.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limitations and disadvantages of autowiring:</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sidRPr="00200643">
        <w:rPr>
          <w:rFonts w:ascii="inherit" w:hAnsi="inherit" w:cs="Arial"/>
          <w:color w:val="34302D"/>
        </w:rPr>
        <w:t>自动装配的局限和缺点</w:t>
      </w:r>
    </w:p>
    <w:p w:rsidR="00200643" w:rsidRDefault="00200643" w:rsidP="00200643">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当在整个项目中一致地使用自动装配时，自动装配效果最佳。如果一般不使用自动装配，那么开发人员使用它来连接一个或两个</w:t>
      </w:r>
      <w:r>
        <w:rPr>
          <w:rFonts w:ascii="inherit" w:hAnsi="inherit" w:cs="Arial"/>
          <w:color w:val="34302D"/>
        </w:rPr>
        <w:t>bean</w:t>
      </w:r>
      <w:r>
        <w:rPr>
          <w:rFonts w:ascii="inherit" w:hAnsi="inherit" w:cs="Arial"/>
          <w:color w:val="34302D"/>
        </w:rPr>
        <w:t>定义可能会让人感到困惑。</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考虑自动装配的局限和缺点：</w:t>
      </w:r>
    </w:p>
    <w:p w:rsidR="00BA0D5D" w:rsidRPr="00BA0D5D" w:rsidRDefault="00BA0D5D" w:rsidP="00BA0D5D">
      <w:pPr>
        <w:widowControl/>
        <w:numPr>
          <w:ilvl w:val="0"/>
          <w:numId w:val="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Explicit dependencies in </w:t>
      </w:r>
      <w:r w:rsidRPr="00BA0D5D">
        <w:rPr>
          <w:rFonts w:ascii="Consolas" w:eastAsia="宋体" w:hAnsi="Consolas" w:cs="宋体"/>
          <w:color w:val="34302D"/>
          <w:kern w:val="0"/>
          <w:sz w:val="23"/>
          <w:szCs w:val="23"/>
          <w:shd w:val="clear" w:color="auto" w:fill="F7F7F8"/>
        </w:rPr>
        <w:t>property</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constructor-arg</w:t>
      </w:r>
      <w:r w:rsidRPr="00BA0D5D">
        <w:rPr>
          <w:rFonts w:ascii="inherit" w:eastAsia="宋体" w:hAnsi="inherit" w:cs="Arial"/>
          <w:color w:val="34302D"/>
          <w:kern w:val="0"/>
          <w:sz w:val="24"/>
          <w:szCs w:val="24"/>
        </w:rPr>
        <w:t> settings always override autowiring. You cannot autowire simple properties such as primitives, </w:t>
      </w:r>
      <w:r w:rsidRPr="00BA0D5D">
        <w:rPr>
          <w:rFonts w:ascii="Consolas" w:eastAsia="宋体" w:hAnsi="Consolas" w:cs="宋体"/>
          <w:color w:val="34302D"/>
          <w:kern w:val="0"/>
          <w:sz w:val="23"/>
          <w:szCs w:val="23"/>
          <w:shd w:val="clear" w:color="auto" w:fill="F7F7F8"/>
        </w:rPr>
        <w:t>Strings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Classes</w:t>
      </w:r>
      <w:r w:rsidRPr="00BA0D5D">
        <w:rPr>
          <w:rFonts w:ascii="inherit" w:eastAsia="宋体" w:hAnsi="inherit" w:cs="Arial"/>
          <w:color w:val="34302D"/>
          <w:kern w:val="0"/>
          <w:sz w:val="24"/>
          <w:szCs w:val="24"/>
        </w:rPr>
        <w:t> (and arrays of such simple properties). This limitation is by-design.</w:t>
      </w:r>
    </w:p>
    <w:p w:rsidR="00BA0D5D" w:rsidRPr="00BA0D5D" w:rsidRDefault="00BA0D5D" w:rsidP="00BA0D5D">
      <w:pPr>
        <w:widowControl/>
        <w:numPr>
          <w:ilvl w:val="0"/>
          <w:numId w:val="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Autowiring is less exact than explicit wiring. Although, as noted in the earlier table, Spring is careful to avoid guessing in case of ambiguity that might have unexpected results. The relationships between your Spring-managed objects are no longer documented explicitly.</w:t>
      </w:r>
    </w:p>
    <w:p w:rsidR="00BA0D5D" w:rsidRPr="00BA0D5D" w:rsidRDefault="00BA0D5D" w:rsidP="00BA0D5D">
      <w:pPr>
        <w:widowControl/>
        <w:numPr>
          <w:ilvl w:val="0"/>
          <w:numId w:val="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Wiring information may not be available to tools that may generate documentation from a Spring container.</w:t>
      </w:r>
    </w:p>
    <w:p w:rsidR="00BA0D5D" w:rsidRDefault="00BA0D5D" w:rsidP="00BA0D5D">
      <w:pPr>
        <w:widowControl/>
        <w:numPr>
          <w:ilvl w:val="0"/>
          <w:numId w:val="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Multiple bean definitions within the container may match the type specified by the setter method or constructor argument to be autowired. For arrays, collections, or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instances, this is not necessarily a problem. However, for dependencies that expect a single value, this ambiguity is not arbitrarily resolved. If no unique bean definition is available, an exception is thrown.</w:t>
      </w:r>
    </w:p>
    <w:p w:rsidR="00200643" w:rsidRPr="00200643" w:rsidRDefault="00200643" w:rsidP="00200643">
      <w:pPr>
        <w:widowControl/>
        <w:numPr>
          <w:ilvl w:val="0"/>
          <w:numId w:val="7"/>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显式依赖项</w:t>
      </w:r>
      <w:r w:rsidRPr="00200643">
        <w:rPr>
          <w:rFonts w:ascii="Consolas" w:eastAsia="宋体" w:hAnsi="Consolas" w:cs="宋体"/>
          <w:color w:val="34302D"/>
          <w:kern w:val="0"/>
          <w:sz w:val="23"/>
          <w:szCs w:val="23"/>
          <w:shd w:val="clear" w:color="auto" w:fill="F7F7F8"/>
        </w:rPr>
        <w:t>property</w:t>
      </w:r>
      <w:r w:rsidRPr="00200643">
        <w:rPr>
          <w:rFonts w:ascii="inherit" w:eastAsia="宋体" w:hAnsi="inherit" w:cs="Arial"/>
          <w:color w:val="34302D"/>
          <w:kern w:val="0"/>
          <w:sz w:val="24"/>
          <w:szCs w:val="24"/>
        </w:rPr>
        <w:t>和</w:t>
      </w:r>
      <w:r w:rsidRPr="00200643">
        <w:rPr>
          <w:rFonts w:ascii="Consolas" w:eastAsia="宋体" w:hAnsi="Consolas" w:cs="宋体"/>
          <w:color w:val="34302D"/>
          <w:kern w:val="0"/>
          <w:sz w:val="23"/>
          <w:szCs w:val="23"/>
          <w:shd w:val="clear" w:color="auto" w:fill="F7F7F8"/>
        </w:rPr>
        <w:t>constructor-arg</w:t>
      </w:r>
      <w:r w:rsidRPr="00200643">
        <w:rPr>
          <w:rFonts w:ascii="inherit" w:eastAsia="宋体" w:hAnsi="inherit" w:cs="Arial"/>
          <w:color w:val="34302D"/>
          <w:kern w:val="0"/>
          <w:sz w:val="24"/>
          <w:szCs w:val="24"/>
        </w:rPr>
        <w:t>设置始终覆盖自动装配。您不能自动装配简单属性，例如基元</w:t>
      </w:r>
      <w:r w:rsidRPr="00200643">
        <w:rPr>
          <w:rFonts w:ascii="inherit" w:eastAsia="宋体" w:hAnsi="inherit" w:cs="Arial"/>
          <w:color w:val="34302D"/>
          <w:kern w:val="0"/>
          <w:sz w:val="24"/>
          <w:szCs w:val="24"/>
        </w:rPr>
        <w:t> </w:t>
      </w:r>
      <w:r w:rsidRPr="00200643">
        <w:rPr>
          <w:rFonts w:ascii="Consolas" w:eastAsia="宋体" w:hAnsi="Consolas" w:cs="宋体"/>
          <w:color w:val="34302D"/>
          <w:kern w:val="0"/>
          <w:sz w:val="23"/>
          <w:szCs w:val="23"/>
          <w:shd w:val="clear" w:color="auto" w:fill="F7F7F8"/>
        </w:rPr>
        <w:t>Strings</w:t>
      </w:r>
      <w:r w:rsidRPr="00200643">
        <w:rPr>
          <w:rFonts w:ascii="inherit" w:eastAsia="宋体" w:hAnsi="inherit" w:cs="Arial"/>
          <w:color w:val="34302D"/>
          <w:kern w:val="0"/>
          <w:sz w:val="24"/>
          <w:szCs w:val="24"/>
        </w:rPr>
        <w:t>，和</w:t>
      </w:r>
      <w:r w:rsidRPr="00200643">
        <w:rPr>
          <w:rFonts w:ascii="Consolas" w:eastAsia="宋体" w:hAnsi="Consolas" w:cs="宋体"/>
          <w:color w:val="34302D"/>
          <w:kern w:val="0"/>
          <w:sz w:val="23"/>
          <w:szCs w:val="23"/>
          <w:shd w:val="clear" w:color="auto" w:fill="F7F7F8"/>
        </w:rPr>
        <w:t>Classes</w:t>
      </w:r>
      <w:r w:rsidRPr="00200643">
        <w:rPr>
          <w:rFonts w:ascii="inherit" w:eastAsia="宋体" w:hAnsi="inherit" w:cs="Arial"/>
          <w:color w:val="34302D"/>
          <w:kern w:val="0"/>
          <w:sz w:val="24"/>
          <w:szCs w:val="24"/>
        </w:rPr>
        <w:t>（以及此类简单属性的数组）。这种限制是按设计的。</w:t>
      </w:r>
    </w:p>
    <w:p w:rsidR="00200643" w:rsidRPr="00200643" w:rsidRDefault="00200643" w:rsidP="00200643">
      <w:pPr>
        <w:widowControl/>
        <w:numPr>
          <w:ilvl w:val="0"/>
          <w:numId w:val="7"/>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自动装配不如显式布线精确。虽然如前面的表中所述，但</w:t>
      </w:r>
      <w:r w:rsidRPr="00200643">
        <w:rPr>
          <w:rFonts w:ascii="inherit" w:eastAsia="宋体" w:hAnsi="inherit" w:cs="Arial"/>
          <w:color w:val="34302D"/>
          <w:kern w:val="0"/>
          <w:sz w:val="24"/>
          <w:szCs w:val="24"/>
        </w:rPr>
        <w:t>Spring</w:t>
      </w:r>
      <w:r w:rsidRPr="00200643">
        <w:rPr>
          <w:rFonts w:ascii="inherit" w:eastAsia="宋体" w:hAnsi="inherit" w:cs="Arial"/>
          <w:color w:val="34302D"/>
          <w:kern w:val="0"/>
          <w:sz w:val="24"/>
          <w:szCs w:val="24"/>
        </w:rPr>
        <w:t>会谨慎地避免在可能产生意外结果的模糊性的情况下进行猜测。您不再明确记录</w:t>
      </w:r>
      <w:r w:rsidRPr="00200643">
        <w:rPr>
          <w:rFonts w:ascii="inherit" w:eastAsia="宋体" w:hAnsi="inherit" w:cs="Arial"/>
          <w:color w:val="34302D"/>
          <w:kern w:val="0"/>
          <w:sz w:val="24"/>
          <w:szCs w:val="24"/>
        </w:rPr>
        <w:t>Spring</w:t>
      </w:r>
      <w:r w:rsidRPr="00200643">
        <w:rPr>
          <w:rFonts w:ascii="inherit" w:eastAsia="宋体" w:hAnsi="inherit" w:cs="Arial"/>
          <w:color w:val="34302D"/>
          <w:kern w:val="0"/>
          <w:sz w:val="24"/>
          <w:szCs w:val="24"/>
        </w:rPr>
        <w:t>管理对象之间的关系。</w:t>
      </w:r>
    </w:p>
    <w:p w:rsidR="00200643" w:rsidRPr="00200643" w:rsidRDefault="00200643" w:rsidP="00200643">
      <w:pPr>
        <w:widowControl/>
        <w:numPr>
          <w:ilvl w:val="0"/>
          <w:numId w:val="7"/>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可能无法为可能从</w:t>
      </w:r>
      <w:r w:rsidRPr="00200643">
        <w:rPr>
          <w:rFonts w:ascii="inherit" w:eastAsia="宋体" w:hAnsi="inherit" w:cs="Arial"/>
          <w:color w:val="34302D"/>
          <w:kern w:val="0"/>
          <w:sz w:val="24"/>
          <w:szCs w:val="24"/>
        </w:rPr>
        <w:t>Spring</w:t>
      </w:r>
      <w:r w:rsidRPr="00200643">
        <w:rPr>
          <w:rFonts w:ascii="inherit" w:eastAsia="宋体" w:hAnsi="inherit" w:cs="Arial"/>
          <w:color w:val="34302D"/>
          <w:kern w:val="0"/>
          <w:sz w:val="24"/>
          <w:szCs w:val="24"/>
        </w:rPr>
        <w:t>容器生成文档的工具提供接线信息。</w:t>
      </w:r>
    </w:p>
    <w:p w:rsidR="00200643" w:rsidRPr="00200643" w:rsidRDefault="00200643" w:rsidP="00200643">
      <w:pPr>
        <w:widowControl/>
        <w:numPr>
          <w:ilvl w:val="0"/>
          <w:numId w:val="7"/>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lastRenderedPageBreak/>
        <w:t>容器中的多个</w:t>
      </w:r>
      <w:r w:rsidRPr="00200643">
        <w:rPr>
          <w:rFonts w:ascii="inherit" w:eastAsia="宋体" w:hAnsi="inherit" w:cs="Arial"/>
          <w:color w:val="34302D"/>
          <w:kern w:val="0"/>
          <w:sz w:val="24"/>
          <w:szCs w:val="24"/>
        </w:rPr>
        <w:t>bean</w:t>
      </w:r>
      <w:r w:rsidRPr="00200643">
        <w:rPr>
          <w:rFonts w:ascii="inherit" w:eastAsia="宋体" w:hAnsi="inherit" w:cs="Arial"/>
          <w:color w:val="34302D"/>
          <w:kern w:val="0"/>
          <w:sz w:val="24"/>
          <w:szCs w:val="24"/>
        </w:rPr>
        <w:t>定义可以匹配</w:t>
      </w:r>
      <w:r w:rsidRPr="00200643">
        <w:rPr>
          <w:rFonts w:ascii="inherit" w:eastAsia="宋体" w:hAnsi="inherit" w:cs="Arial"/>
          <w:color w:val="34302D"/>
          <w:kern w:val="0"/>
          <w:sz w:val="24"/>
          <w:szCs w:val="24"/>
        </w:rPr>
        <w:t>setter</w:t>
      </w:r>
      <w:r w:rsidRPr="00200643">
        <w:rPr>
          <w:rFonts w:ascii="inherit" w:eastAsia="宋体" w:hAnsi="inherit" w:cs="Arial"/>
          <w:color w:val="34302D"/>
          <w:kern w:val="0"/>
          <w:sz w:val="24"/>
          <w:szCs w:val="24"/>
        </w:rPr>
        <w:t>方法或构造函数参数指定的类型以进行自动装配。对于数组，集合或</w:t>
      </w:r>
      <w:r w:rsidRPr="00200643">
        <w:rPr>
          <w:rFonts w:ascii="inherit" w:eastAsia="宋体" w:hAnsi="inherit" w:cs="Arial"/>
          <w:color w:val="34302D"/>
          <w:kern w:val="0"/>
          <w:sz w:val="24"/>
          <w:szCs w:val="24"/>
        </w:rPr>
        <w:t> </w:t>
      </w:r>
      <w:r w:rsidRPr="00200643">
        <w:rPr>
          <w:rFonts w:ascii="Consolas" w:eastAsia="宋体" w:hAnsi="Consolas" w:cs="宋体"/>
          <w:color w:val="34302D"/>
          <w:kern w:val="0"/>
          <w:sz w:val="23"/>
          <w:szCs w:val="23"/>
          <w:shd w:val="clear" w:color="auto" w:fill="F7F7F8"/>
        </w:rPr>
        <w:t>Map</w:t>
      </w:r>
      <w:r w:rsidRPr="00200643">
        <w:rPr>
          <w:rFonts w:ascii="inherit" w:eastAsia="宋体" w:hAnsi="inherit" w:cs="Arial"/>
          <w:color w:val="34302D"/>
          <w:kern w:val="0"/>
          <w:sz w:val="24"/>
          <w:szCs w:val="24"/>
        </w:rPr>
        <w:t>实例，这不一定是个问题。但是，对于期望单个值的依赖关系，这种模糊性不是任意解决的。如果没有可用的唯一</w:t>
      </w:r>
      <w:r w:rsidRPr="00200643">
        <w:rPr>
          <w:rFonts w:ascii="inherit" w:eastAsia="宋体" w:hAnsi="inherit" w:cs="Arial"/>
          <w:color w:val="34302D"/>
          <w:kern w:val="0"/>
          <w:sz w:val="24"/>
          <w:szCs w:val="24"/>
        </w:rPr>
        <w:t>bean</w:t>
      </w:r>
      <w:r w:rsidRPr="00200643">
        <w:rPr>
          <w:rFonts w:ascii="inherit" w:eastAsia="宋体" w:hAnsi="inherit" w:cs="Arial"/>
          <w:color w:val="34302D"/>
          <w:kern w:val="0"/>
          <w:sz w:val="24"/>
          <w:szCs w:val="24"/>
        </w:rPr>
        <w:t>定义，则抛出异常。</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latter scenario, you have several options: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在后一种情况下，您有几种选择：</w:t>
      </w:r>
    </w:p>
    <w:p w:rsidR="00BA0D5D" w:rsidRPr="00BA0D5D" w:rsidRDefault="00BA0D5D" w:rsidP="00BA0D5D">
      <w:pPr>
        <w:widowControl/>
        <w:numPr>
          <w:ilvl w:val="0"/>
          <w:numId w:val="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Abandon autowiring in favor of explicit wiring.</w:t>
      </w:r>
    </w:p>
    <w:p w:rsidR="00BA0D5D" w:rsidRPr="00BA0D5D" w:rsidRDefault="00BA0D5D" w:rsidP="00BA0D5D">
      <w:pPr>
        <w:widowControl/>
        <w:numPr>
          <w:ilvl w:val="0"/>
          <w:numId w:val="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Avoid autowiring for a bean definition by setting its </w:t>
      </w:r>
      <w:r w:rsidRPr="00BA0D5D">
        <w:rPr>
          <w:rFonts w:ascii="Consolas" w:eastAsia="宋体" w:hAnsi="Consolas" w:cs="宋体"/>
          <w:color w:val="34302D"/>
          <w:kern w:val="0"/>
          <w:sz w:val="23"/>
          <w:szCs w:val="23"/>
          <w:shd w:val="clear" w:color="auto" w:fill="F7F7F8"/>
        </w:rPr>
        <w:t>autowire-candidate</w:t>
      </w:r>
      <w:r w:rsidRPr="00BA0D5D">
        <w:rPr>
          <w:rFonts w:ascii="inherit" w:eastAsia="宋体" w:hAnsi="inherit" w:cs="Arial"/>
          <w:color w:val="34302D"/>
          <w:kern w:val="0"/>
          <w:sz w:val="24"/>
          <w:szCs w:val="24"/>
        </w:rPr>
        <w:t> attributes to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as described in the </w:t>
      </w:r>
      <w:hyperlink r:id="rId124" w:anchor="beans-factory-autowire-candidate" w:history="1">
        <w:r w:rsidRPr="00BA0D5D">
          <w:rPr>
            <w:rFonts w:ascii="inherit" w:eastAsia="宋体" w:hAnsi="inherit" w:cs="Arial"/>
            <w:color w:val="548E2E"/>
            <w:kern w:val="0"/>
            <w:sz w:val="24"/>
            <w:szCs w:val="24"/>
            <w:u w:val="single"/>
          </w:rPr>
          <w:t>next section</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Designate a single bean definition as the primary candidate by setting the </w:t>
      </w:r>
      <w:r w:rsidRPr="00BA0D5D">
        <w:rPr>
          <w:rFonts w:ascii="Consolas" w:eastAsia="宋体" w:hAnsi="Consolas" w:cs="宋体"/>
          <w:color w:val="34302D"/>
          <w:kern w:val="0"/>
          <w:sz w:val="23"/>
          <w:szCs w:val="23"/>
          <w:shd w:val="clear" w:color="auto" w:fill="F7F7F8"/>
        </w:rPr>
        <w:t>primary</w:t>
      </w:r>
      <w:r w:rsidRPr="00BA0D5D">
        <w:rPr>
          <w:rFonts w:ascii="inherit" w:eastAsia="宋体" w:hAnsi="inherit" w:cs="Arial"/>
          <w:color w:val="34302D"/>
          <w:kern w:val="0"/>
          <w:sz w:val="24"/>
          <w:szCs w:val="24"/>
        </w:rPr>
        <w:t> attribute of its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w:t>
      </w:r>
    </w:p>
    <w:p w:rsidR="00BA0D5D" w:rsidRDefault="00BA0D5D" w:rsidP="00BA0D5D">
      <w:pPr>
        <w:widowControl/>
        <w:numPr>
          <w:ilvl w:val="0"/>
          <w:numId w:val="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Implement the more fine-grained control available with annotation-based configuration, as described in </w:t>
      </w:r>
      <w:hyperlink r:id="rId125" w:anchor="beans-annotation-config" w:history="1">
        <w:r w:rsidRPr="00BA0D5D">
          <w:rPr>
            <w:rFonts w:ascii="inherit" w:eastAsia="宋体" w:hAnsi="inherit" w:cs="Arial"/>
            <w:color w:val="548E2E"/>
            <w:kern w:val="0"/>
            <w:sz w:val="24"/>
            <w:szCs w:val="24"/>
            <w:u w:val="single"/>
          </w:rPr>
          <w:t>Annotation-based Container Configuration</w:t>
        </w:r>
      </w:hyperlink>
      <w:r w:rsidRPr="00BA0D5D">
        <w:rPr>
          <w:rFonts w:ascii="inherit" w:eastAsia="宋体" w:hAnsi="inherit" w:cs="Arial"/>
          <w:color w:val="34302D"/>
          <w:kern w:val="0"/>
          <w:sz w:val="24"/>
          <w:szCs w:val="24"/>
        </w:rPr>
        <w:t>.</w:t>
      </w:r>
    </w:p>
    <w:p w:rsidR="00200643" w:rsidRPr="00200643" w:rsidRDefault="00200643" w:rsidP="00200643">
      <w:pPr>
        <w:widowControl/>
        <w:numPr>
          <w:ilvl w:val="0"/>
          <w:numId w:val="8"/>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放弃自动装配，支持显式布线。</w:t>
      </w:r>
    </w:p>
    <w:p w:rsidR="00200643" w:rsidRPr="00200643" w:rsidRDefault="00200643" w:rsidP="00200643">
      <w:pPr>
        <w:widowControl/>
        <w:numPr>
          <w:ilvl w:val="0"/>
          <w:numId w:val="8"/>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通过将其</w:t>
      </w:r>
      <w:r w:rsidRPr="00200643">
        <w:rPr>
          <w:rFonts w:ascii="Consolas" w:eastAsia="宋体" w:hAnsi="Consolas" w:cs="宋体"/>
          <w:color w:val="34302D"/>
          <w:kern w:val="0"/>
          <w:sz w:val="23"/>
          <w:szCs w:val="23"/>
          <w:shd w:val="clear" w:color="auto" w:fill="F7F7F8"/>
        </w:rPr>
        <w:t>autowire-candidate</w:t>
      </w:r>
      <w:r w:rsidRPr="00200643">
        <w:rPr>
          <w:rFonts w:ascii="inherit" w:eastAsia="宋体" w:hAnsi="inherit" w:cs="Arial"/>
          <w:color w:val="34302D"/>
          <w:kern w:val="0"/>
          <w:sz w:val="24"/>
          <w:szCs w:val="24"/>
        </w:rPr>
        <w:t>属性设置为</w:t>
      </w:r>
      <w:r w:rsidRPr="00200643">
        <w:rPr>
          <w:rFonts w:ascii="inherit" w:eastAsia="宋体" w:hAnsi="inherit" w:cs="Arial"/>
          <w:color w:val="34302D"/>
          <w:kern w:val="0"/>
          <w:sz w:val="24"/>
          <w:szCs w:val="24"/>
        </w:rPr>
        <w:t>bean</w:t>
      </w:r>
      <w:r w:rsidRPr="00200643">
        <w:rPr>
          <w:rFonts w:ascii="inherit" w:eastAsia="宋体" w:hAnsi="inherit" w:cs="Arial"/>
          <w:color w:val="34302D"/>
          <w:kern w:val="0"/>
          <w:sz w:val="24"/>
          <w:szCs w:val="24"/>
        </w:rPr>
        <w:t>，可以避免对</w:t>
      </w:r>
      <w:r w:rsidRPr="00200643">
        <w:rPr>
          <w:rFonts w:ascii="inherit" w:eastAsia="宋体" w:hAnsi="inherit" w:cs="Arial"/>
          <w:color w:val="34302D"/>
          <w:kern w:val="0"/>
          <w:sz w:val="24"/>
          <w:szCs w:val="24"/>
        </w:rPr>
        <w:t>bean</w:t>
      </w:r>
      <w:r w:rsidRPr="00200643">
        <w:rPr>
          <w:rFonts w:ascii="inherit" w:eastAsia="宋体" w:hAnsi="inherit" w:cs="Arial"/>
          <w:color w:val="34302D"/>
          <w:kern w:val="0"/>
          <w:sz w:val="24"/>
          <w:szCs w:val="24"/>
        </w:rPr>
        <w:t>定义进行自动装配</w:t>
      </w:r>
      <w:r w:rsidRPr="00200643">
        <w:rPr>
          <w:rFonts w:ascii="Consolas" w:eastAsia="宋体" w:hAnsi="Consolas" w:cs="宋体"/>
          <w:color w:val="34302D"/>
          <w:kern w:val="0"/>
          <w:sz w:val="23"/>
          <w:szCs w:val="23"/>
          <w:shd w:val="clear" w:color="auto" w:fill="F7F7F8"/>
        </w:rPr>
        <w:t>false</w:t>
      </w:r>
      <w:r w:rsidRPr="00200643">
        <w:rPr>
          <w:rFonts w:ascii="inherit" w:eastAsia="宋体" w:hAnsi="inherit" w:cs="Arial"/>
          <w:color w:val="34302D"/>
          <w:kern w:val="0"/>
          <w:sz w:val="24"/>
          <w:szCs w:val="24"/>
        </w:rPr>
        <w:t>，如</w:t>
      </w:r>
      <w:hyperlink r:id="rId126" w:anchor="beans-factory-autowire-candidate" w:history="1">
        <w:r w:rsidRPr="00200643">
          <w:rPr>
            <w:rFonts w:ascii="inherit" w:eastAsia="宋体" w:hAnsi="inherit" w:cs="Arial"/>
            <w:color w:val="548E2E"/>
            <w:kern w:val="0"/>
            <w:sz w:val="24"/>
            <w:szCs w:val="24"/>
            <w:u w:val="single"/>
          </w:rPr>
          <w:t>下一节所述</w:t>
        </w:r>
      </w:hyperlink>
      <w:r w:rsidRPr="00200643">
        <w:rPr>
          <w:rFonts w:ascii="inherit" w:eastAsia="宋体" w:hAnsi="inherit" w:cs="Arial"/>
          <w:color w:val="34302D"/>
          <w:kern w:val="0"/>
          <w:sz w:val="24"/>
          <w:szCs w:val="24"/>
        </w:rPr>
        <w:t>。</w:t>
      </w:r>
    </w:p>
    <w:p w:rsidR="00200643" w:rsidRPr="00200643" w:rsidRDefault="00200643" w:rsidP="00200643">
      <w:pPr>
        <w:widowControl/>
        <w:numPr>
          <w:ilvl w:val="0"/>
          <w:numId w:val="8"/>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通过将</w:t>
      </w:r>
      <w:r w:rsidRPr="00200643">
        <w:rPr>
          <w:rFonts w:ascii="Consolas" w:eastAsia="宋体" w:hAnsi="Consolas" w:cs="宋体"/>
          <w:color w:val="34302D"/>
          <w:kern w:val="0"/>
          <w:sz w:val="23"/>
          <w:szCs w:val="23"/>
          <w:shd w:val="clear" w:color="auto" w:fill="F7F7F8"/>
        </w:rPr>
        <w:t>primary</w:t>
      </w:r>
      <w:r w:rsidRPr="00200643">
        <w:rPr>
          <w:rFonts w:ascii="inherit" w:eastAsia="宋体" w:hAnsi="inherit" w:cs="Arial"/>
          <w:color w:val="34302D"/>
          <w:kern w:val="0"/>
          <w:sz w:val="24"/>
          <w:szCs w:val="24"/>
        </w:rPr>
        <w:t>其</w:t>
      </w:r>
      <w:r w:rsidRPr="00200643">
        <w:rPr>
          <w:rFonts w:ascii="Consolas" w:eastAsia="宋体" w:hAnsi="Consolas" w:cs="宋体"/>
          <w:color w:val="34302D"/>
          <w:kern w:val="0"/>
          <w:sz w:val="23"/>
          <w:szCs w:val="23"/>
          <w:shd w:val="clear" w:color="auto" w:fill="F7F7F8"/>
        </w:rPr>
        <w:t>&lt;bean/&gt;</w:t>
      </w:r>
      <w:r w:rsidRPr="00200643">
        <w:rPr>
          <w:rFonts w:ascii="inherit" w:eastAsia="宋体" w:hAnsi="inherit" w:cs="Arial"/>
          <w:color w:val="34302D"/>
          <w:kern w:val="0"/>
          <w:sz w:val="24"/>
          <w:szCs w:val="24"/>
        </w:rPr>
        <w:t>元素的属性设置为，将单个</w:t>
      </w:r>
      <w:r w:rsidRPr="00200643">
        <w:rPr>
          <w:rFonts w:ascii="inherit" w:eastAsia="宋体" w:hAnsi="inherit" w:cs="Arial"/>
          <w:color w:val="34302D"/>
          <w:kern w:val="0"/>
          <w:sz w:val="24"/>
          <w:szCs w:val="24"/>
        </w:rPr>
        <w:t>bean</w:t>
      </w:r>
      <w:r w:rsidRPr="00200643">
        <w:rPr>
          <w:rFonts w:ascii="inherit" w:eastAsia="宋体" w:hAnsi="inherit" w:cs="Arial"/>
          <w:color w:val="34302D"/>
          <w:kern w:val="0"/>
          <w:sz w:val="24"/>
          <w:szCs w:val="24"/>
        </w:rPr>
        <w:t>定义指定为主要候选者</w:t>
      </w:r>
      <w:r w:rsidRPr="00200643">
        <w:rPr>
          <w:rFonts w:ascii="inherit" w:eastAsia="宋体" w:hAnsi="inherit" w:cs="Arial"/>
          <w:color w:val="34302D"/>
          <w:kern w:val="0"/>
          <w:sz w:val="24"/>
          <w:szCs w:val="24"/>
        </w:rPr>
        <w:t> </w:t>
      </w:r>
      <w:r w:rsidRPr="00200643">
        <w:rPr>
          <w:rFonts w:ascii="Consolas" w:eastAsia="宋体" w:hAnsi="Consolas" w:cs="宋体"/>
          <w:color w:val="34302D"/>
          <w:kern w:val="0"/>
          <w:sz w:val="23"/>
          <w:szCs w:val="23"/>
          <w:shd w:val="clear" w:color="auto" w:fill="F7F7F8"/>
        </w:rPr>
        <w:t>true</w:t>
      </w:r>
      <w:r w:rsidRPr="00200643">
        <w:rPr>
          <w:rFonts w:ascii="inherit" w:eastAsia="宋体" w:hAnsi="inherit" w:cs="Arial"/>
          <w:color w:val="34302D"/>
          <w:kern w:val="0"/>
          <w:sz w:val="24"/>
          <w:szCs w:val="24"/>
        </w:rPr>
        <w:t>。</w:t>
      </w:r>
    </w:p>
    <w:p w:rsidR="00200643" w:rsidRPr="00200643" w:rsidRDefault="00200643" w:rsidP="00200643">
      <w:pPr>
        <w:widowControl/>
        <w:numPr>
          <w:ilvl w:val="0"/>
          <w:numId w:val="8"/>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实现基于注释的配置可用的更细粒度的控件，如</w:t>
      </w:r>
      <w:hyperlink r:id="rId127" w:anchor="beans-annotation-config" w:history="1">
        <w:r w:rsidRPr="00200643">
          <w:rPr>
            <w:rFonts w:ascii="inherit" w:eastAsia="宋体" w:hAnsi="inherit" w:cs="Arial"/>
            <w:color w:val="548E2E"/>
            <w:kern w:val="0"/>
            <w:sz w:val="24"/>
            <w:szCs w:val="24"/>
            <w:u w:val="single"/>
          </w:rPr>
          <w:t>基于注释的容器配置中所述</w:t>
        </w:r>
      </w:hyperlink>
      <w:r w:rsidRPr="00200643">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Excluding a Bean from Autowiring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 a per-bean basis, you can exclude a bean from autowiring. In Spring’s XML format, set the </w:t>
      </w:r>
      <w:r w:rsidRPr="00BA0D5D">
        <w:rPr>
          <w:rFonts w:ascii="Consolas" w:eastAsia="宋体" w:hAnsi="Consolas" w:cs="宋体"/>
          <w:color w:val="34302D"/>
          <w:kern w:val="0"/>
          <w:sz w:val="23"/>
          <w:szCs w:val="23"/>
          <w:shd w:val="clear" w:color="auto" w:fill="F7F7F8"/>
        </w:rPr>
        <w:t>autowire-candidate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to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The container makes that specific bean definition unavailable to the autowiring infrastructure (including annotation style configurations such as </w:t>
      </w:r>
      <w:hyperlink r:id="rId128" w:anchor="beans-autowired-annotation" w:history="1">
        <w:r w:rsidRPr="00BA0D5D">
          <w:rPr>
            <w:rFonts w:ascii="Consolas" w:eastAsia="宋体" w:hAnsi="Consolas" w:cs="宋体"/>
            <w:color w:val="548E2E"/>
            <w:kern w:val="0"/>
            <w:sz w:val="23"/>
            <w:szCs w:val="23"/>
            <w:u w:val="single"/>
            <w:shd w:val="clear" w:color="auto" w:fill="F7F7F8"/>
          </w:rPr>
          <w:t>@Autowired</w:t>
        </w:r>
      </w:hyperlink>
      <w:r w:rsidRPr="00BA0D5D">
        <w:rPr>
          <w:rFonts w:ascii="inherit" w:eastAsia="宋体" w:hAnsi="inherit" w:cs="Arial"/>
          <w:color w:val="34302D"/>
          <w:kern w:val="0"/>
          <w:sz w:val="24"/>
          <w:szCs w:val="24"/>
        </w:rPr>
        <w:t>).</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sidRPr="00200643">
        <w:rPr>
          <w:rFonts w:ascii="inherit" w:hAnsi="inherit" w:cs="Arial"/>
          <w:color w:val="34302D"/>
        </w:rPr>
        <w:t>从自动装配中排除</w:t>
      </w:r>
      <w:r w:rsidRPr="00200643">
        <w:rPr>
          <w:rFonts w:ascii="inherit" w:hAnsi="inherit" w:cs="Arial"/>
          <w:color w:val="34302D"/>
        </w:rPr>
        <w:t>Bean</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在每个</w:t>
      </w:r>
      <w:r>
        <w:rPr>
          <w:rFonts w:ascii="inherit" w:hAnsi="inherit" w:cs="Arial"/>
          <w:color w:val="34302D"/>
        </w:rPr>
        <w:t>bean</w:t>
      </w:r>
      <w:r>
        <w:rPr>
          <w:rFonts w:ascii="inherit" w:hAnsi="inherit" w:cs="Arial"/>
          <w:color w:val="34302D"/>
        </w:rPr>
        <w:t>的基础上，您可以从自动装配中排除</w:t>
      </w:r>
      <w:r>
        <w:rPr>
          <w:rFonts w:ascii="inherit" w:hAnsi="inherit" w:cs="Arial"/>
          <w:color w:val="34302D"/>
        </w:rPr>
        <w:t>bean</w:t>
      </w:r>
      <w:r>
        <w:rPr>
          <w:rFonts w:ascii="inherit" w:hAnsi="inherit" w:cs="Arial"/>
          <w:color w:val="34302D"/>
        </w:rPr>
        <w:t>。在</w:t>
      </w:r>
      <w:r>
        <w:rPr>
          <w:rFonts w:ascii="inherit" w:hAnsi="inherit" w:cs="Arial"/>
          <w:color w:val="34302D"/>
        </w:rPr>
        <w:t>Spring</w:t>
      </w:r>
      <w:r>
        <w:rPr>
          <w:rFonts w:ascii="inherit" w:hAnsi="inherit" w:cs="Arial"/>
          <w:color w:val="34302D"/>
        </w:rPr>
        <w:t>的</w:t>
      </w:r>
      <w:r>
        <w:rPr>
          <w:rFonts w:ascii="inherit" w:hAnsi="inherit" w:cs="Arial"/>
          <w:color w:val="34302D"/>
        </w:rPr>
        <w:t>XML</w:t>
      </w:r>
      <w:r>
        <w:rPr>
          <w:rFonts w:ascii="inherit" w:hAnsi="inherit" w:cs="Arial"/>
          <w:color w:val="34302D"/>
        </w:rPr>
        <w:t>格式中，将元素的</w:t>
      </w:r>
      <w:r>
        <w:rPr>
          <w:rStyle w:val="HTML"/>
          <w:rFonts w:ascii="Consolas" w:hAnsi="Consolas"/>
          <w:color w:val="34302D"/>
          <w:sz w:val="23"/>
          <w:szCs w:val="23"/>
          <w:shd w:val="clear" w:color="auto" w:fill="F7F7F8"/>
        </w:rPr>
        <w:t>autowire-candidate</w:t>
      </w:r>
      <w:r>
        <w:rPr>
          <w:rFonts w:ascii="inherit" w:hAnsi="inherit" w:cs="Arial"/>
          <w:color w:val="34302D"/>
        </w:rPr>
        <w:t>属性设置</w:t>
      </w:r>
      <w:r>
        <w:rPr>
          <w:rStyle w:val="HTML"/>
          <w:rFonts w:ascii="Consolas" w:hAnsi="Consolas"/>
          <w:color w:val="34302D"/>
          <w:sz w:val="23"/>
          <w:szCs w:val="23"/>
          <w:shd w:val="clear" w:color="auto" w:fill="F7F7F8"/>
        </w:rPr>
        <w:t>&lt;bean/&gt;</w:t>
      </w:r>
      <w:r>
        <w:rPr>
          <w:rFonts w:ascii="inherit" w:hAnsi="inherit" w:cs="Arial"/>
          <w:color w:val="34302D"/>
        </w:rPr>
        <w:t>为</w:t>
      </w:r>
      <w:r>
        <w:rPr>
          <w:rStyle w:val="HTML"/>
          <w:rFonts w:ascii="Consolas" w:hAnsi="Consolas"/>
          <w:color w:val="34302D"/>
          <w:sz w:val="23"/>
          <w:szCs w:val="23"/>
          <w:shd w:val="clear" w:color="auto" w:fill="F7F7F8"/>
        </w:rPr>
        <w:t>false</w:t>
      </w:r>
      <w:r>
        <w:rPr>
          <w:rFonts w:ascii="inherit" w:hAnsi="inherit" w:cs="Arial"/>
          <w:color w:val="34302D"/>
        </w:rPr>
        <w:t>。容器使特定的</w:t>
      </w:r>
      <w:r>
        <w:rPr>
          <w:rFonts w:ascii="inherit" w:hAnsi="inherit" w:cs="Arial"/>
          <w:color w:val="34302D"/>
        </w:rPr>
        <w:t>bean</w:t>
      </w:r>
      <w:r>
        <w:rPr>
          <w:rFonts w:ascii="inherit" w:hAnsi="inherit" w:cs="Arial"/>
          <w:color w:val="34302D"/>
        </w:rPr>
        <w:t>定义对自动装配基础结构不可用（包括注释样式配置等</w:t>
      </w:r>
      <w:hyperlink r:id="rId129" w:anchor="beans-autowired-annotation" w:history="1">
        <w:r>
          <w:rPr>
            <w:rStyle w:val="HTML"/>
            <w:rFonts w:ascii="Consolas" w:hAnsi="Consolas"/>
            <w:color w:val="548E2E"/>
            <w:sz w:val="23"/>
            <w:szCs w:val="23"/>
            <w:u w:val="single"/>
            <w:shd w:val="clear" w:color="auto" w:fill="F7F7F8"/>
          </w:rPr>
          <w:t>@Autowired</w:t>
        </w:r>
      </w:hyperlink>
      <w:r>
        <w:rPr>
          <w:rFonts w:ascii="inherit" w:hAnsi="inherit" w:cs="Arial"/>
          <w:color w:val="34302D"/>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BA6CE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autowire-candidate</w:t>
            </w:r>
            <w:r w:rsidRPr="00BA0D5D">
              <w:rPr>
                <w:rFonts w:ascii="宋体" w:eastAsia="宋体" w:hAnsi="宋体" w:cs="宋体"/>
                <w:kern w:val="0"/>
                <w:sz w:val="24"/>
                <w:szCs w:val="24"/>
              </w:rPr>
              <w:t> attribute is designed to only affect type-based autowiring. It does not affect explicit references by name, which get resolved even if the specified bean is not marked as an autowire candidate. As a consequence, autowiring by name nevertheless injects a bean if the name matches.</w:t>
            </w:r>
          </w:p>
          <w:p w:rsidR="00200643" w:rsidRPr="00BA0D5D" w:rsidRDefault="00200643" w:rsidP="00BA0D5D">
            <w:pPr>
              <w:widowControl/>
              <w:jc w:val="left"/>
              <w:rPr>
                <w:rFonts w:ascii="宋体" w:eastAsia="宋体" w:hAnsi="宋体" w:cs="宋体"/>
                <w:kern w:val="0"/>
                <w:sz w:val="24"/>
                <w:szCs w:val="24"/>
              </w:rPr>
            </w:pPr>
            <w:r>
              <w:rPr>
                <w:rFonts w:ascii="Arial" w:hAnsi="Arial" w:cs="Arial"/>
                <w:shd w:val="clear" w:color="auto" w:fill="EBF1E7"/>
              </w:rPr>
              <w:t>该</w:t>
            </w:r>
            <w:r>
              <w:rPr>
                <w:rStyle w:val="HTML"/>
                <w:rFonts w:ascii="Consolas" w:hAnsi="Consolas"/>
                <w:sz w:val="23"/>
                <w:szCs w:val="23"/>
                <w:shd w:val="clear" w:color="auto" w:fill="F7F7F8"/>
              </w:rPr>
              <w:t>autowire-candidate</w:t>
            </w:r>
            <w:r>
              <w:rPr>
                <w:rFonts w:ascii="Arial" w:hAnsi="Arial" w:cs="Arial"/>
                <w:shd w:val="clear" w:color="auto" w:fill="EBF1E7"/>
              </w:rPr>
              <w:t>属性旨在仅影响基于类型的自动装配。它不会影响名称的显式引用，即使指定的</w:t>
            </w:r>
            <w:r>
              <w:rPr>
                <w:rFonts w:ascii="Arial" w:hAnsi="Arial" w:cs="Arial"/>
                <w:shd w:val="clear" w:color="auto" w:fill="EBF1E7"/>
              </w:rPr>
              <w:t>bean</w:t>
            </w:r>
            <w:r>
              <w:rPr>
                <w:rFonts w:ascii="Arial" w:hAnsi="Arial" w:cs="Arial"/>
                <w:shd w:val="clear" w:color="auto" w:fill="EBF1E7"/>
              </w:rPr>
              <w:t>未标记为</w:t>
            </w:r>
            <w:r>
              <w:rPr>
                <w:rFonts w:ascii="Arial" w:hAnsi="Arial" w:cs="Arial"/>
                <w:shd w:val="clear" w:color="auto" w:fill="EBF1E7"/>
              </w:rPr>
              <w:t>autowire</w:t>
            </w:r>
            <w:r>
              <w:rPr>
                <w:rFonts w:ascii="Arial" w:hAnsi="Arial" w:cs="Arial"/>
                <w:shd w:val="clear" w:color="auto" w:fill="EBF1E7"/>
              </w:rPr>
              <w:t>候选，也会解析它。因此，如果名称匹配，则按名称自动装配会注入</w:t>
            </w:r>
            <w:r>
              <w:rPr>
                <w:rFonts w:ascii="Arial" w:hAnsi="Arial" w:cs="Arial"/>
                <w:shd w:val="clear" w:color="auto" w:fill="EBF1E7"/>
              </w:rPr>
              <w:t>bean</w:t>
            </w:r>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limit autowire candidates based on pattern-matching against bean names. The top-level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accepts one or more patterns within its </w:t>
      </w:r>
      <w:r w:rsidRPr="00BA0D5D">
        <w:rPr>
          <w:rFonts w:ascii="Consolas" w:eastAsia="宋体" w:hAnsi="Consolas" w:cs="宋体"/>
          <w:color w:val="34302D"/>
          <w:kern w:val="0"/>
          <w:sz w:val="23"/>
          <w:szCs w:val="23"/>
          <w:shd w:val="clear" w:color="auto" w:fill="F7F7F8"/>
        </w:rPr>
        <w:t>default-autowire-candidates</w:t>
      </w:r>
      <w:r w:rsidRPr="00BA0D5D">
        <w:rPr>
          <w:rFonts w:ascii="inherit" w:eastAsia="宋体" w:hAnsi="inherit" w:cs="Arial"/>
          <w:color w:val="34302D"/>
          <w:kern w:val="0"/>
          <w:sz w:val="24"/>
          <w:szCs w:val="24"/>
        </w:rPr>
        <w:t> attribute. For example, to limit autowire candidate status to any bean whose name ends with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provide a value of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To provide multiple patterns, define them in a comma-</w:t>
      </w:r>
      <w:r w:rsidRPr="00BA0D5D">
        <w:rPr>
          <w:rFonts w:ascii="inherit" w:eastAsia="宋体" w:hAnsi="inherit" w:cs="Arial"/>
          <w:color w:val="34302D"/>
          <w:kern w:val="0"/>
          <w:sz w:val="24"/>
          <w:szCs w:val="24"/>
        </w:rPr>
        <w:lastRenderedPageBreak/>
        <w:t>separated list. An explicit value of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for a bean definition’s </w:t>
      </w:r>
      <w:r w:rsidRPr="00BA0D5D">
        <w:rPr>
          <w:rFonts w:ascii="Consolas" w:eastAsia="宋体" w:hAnsi="Consolas" w:cs="宋体"/>
          <w:color w:val="34302D"/>
          <w:kern w:val="0"/>
          <w:sz w:val="23"/>
          <w:szCs w:val="23"/>
          <w:shd w:val="clear" w:color="auto" w:fill="F7F7F8"/>
        </w:rPr>
        <w:t>autowire-candidate</w:t>
      </w:r>
      <w:r w:rsidRPr="00BA0D5D">
        <w:rPr>
          <w:rFonts w:ascii="inherit" w:eastAsia="宋体" w:hAnsi="inherit" w:cs="Arial"/>
          <w:color w:val="34302D"/>
          <w:kern w:val="0"/>
          <w:sz w:val="24"/>
          <w:szCs w:val="24"/>
        </w:rPr>
        <w:t> attribute always takes precedence. For such beans, the pattern matching rules do not apply.</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您还可以根据与</w:t>
      </w:r>
      <w:r>
        <w:rPr>
          <w:rFonts w:ascii="Arial" w:hAnsi="Arial" w:cs="Arial"/>
          <w:color w:val="34302D"/>
          <w:shd w:val="clear" w:color="auto" w:fill="FFFFFF"/>
        </w:rPr>
        <w:t>bean</w:t>
      </w:r>
      <w:r>
        <w:rPr>
          <w:rFonts w:ascii="Arial" w:hAnsi="Arial" w:cs="Arial"/>
          <w:color w:val="34302D"/>
          <w:shd w:val="clear" w:color="auto" w:fill="FFFFFF"/>
        </w:rPr>
        <w:t>名称的模式匹配来限制</w:t>
      </w:r>
      <w:r>
        <w:rPr>
          <w:rFonts w:ascii="Arial" w:hAnsi="Arial" w:cs="Arial"/>
          <w:color w:val="34302D"/>
          <w:shd w:val="clear" w:color="auto" w:fill="FFFFFF"/>
        </w:rPr>
        <w:t>autowire</w:t>
      </w:r>
      <w:r>
        <w:rPr>
          <w:rFonts w:ascii="Arial" w:hAnsi="Arial" w:cs="Arial"/>
          <w:color w:val="34302D"/>
          <w:shd w:val="clear" w:color="auto" w:fill="FFFFFF"/>
        </w:rPr>
        <w:t>候选者。顶级</w:t>
      </w:r>
      <w:r>
        <w:rPr>
          <w:rStyle w:val="HTML"/>
          <w:rFonts w:ascii="Consolas" w:hAnsi="Consolas"/>
          <w:sz w:val="23"/>
          <w:szCs w:val="23"/>
          <w:shd w:val="clear" w:color="auto" w:fill="F7F7F8"/>
        </w:rPr>
        <w:t>&lt;beans/&gt;</w:t>
      </w:r>
      <w:r>
        <w:rPr>
          <w:rFonts w:ascii="Arial" w:hAnsi="Arial" w:cs="Arial"/>
          <w:color w:val="34302D"/>
          <w:shd w:val="clear" w:color="auto" w:fill="FFFFFF"/>
        </w:rPr>
        <w:t>元素在其</w:t>
      </w:r>
      <w:r>
        <w:rPr>
          <w:rStyle w:val="HTML"/>
          <w:rFonts w:ascii="Consolas" w:hAnsi="Consolas"/>
          <w:sz w:val="23"/>
          <w:szCs w:val="23"/>
          <w:shd w:val="clear" w:color="auto" w:fill="F7F7F8"/>
        </w:rPr>
        <w:t>default-autowire-candidates</w:t>
      </w:r>
      <w:r>
        <w:rPr>
          <w:rFonts w:ascii="Arial" w:hAnsi="Arial" w:cs="Arial"/>
          <w:color w:val="34302D"/>
          <w:shd w:val="clear" w:color="auto" w:fill="FFFFFF"/>
        </w:rPr>
        <w:t>属性中接受一个或多个模式</w:t>
      </w:r>
      <w:r>
        <w:rPr>
          <w:rFonts w:ascii="Arial" w:hAnsi="Arial" w:cs="Arial"/>
          <w:color w:val="34302D"/>
          <w:shd w:val="clear" w:color="auto" w:fill="FFFFFF"/>
        </w:rPr>
        <w:t> </w:t>
      </w:r>
      <w:r>
        <w:rPr>
          <w:rFonts w:ascii="Arial" w:hAnsi="Arial" w:cs="Arial"/>
          <w:color w:val="34302D"/>
          <w:shd w:val="clear" w:color="auto" w:fill="FFFFFF"/>
        </w:rPr>
        <w:t>。例如，要将</w:t>
      </w:r>
      <w:r>
        <w:rPr>
          <w:rFonts w:ascii="Arial" w:hAnsi="Arial" w:cs="Arial"/>
          <w:color w:val="34302D"/>
          <w:shd w:val="clear" w:color="auto" w:fill="FFFFFF"/>
        </w:rPr>
        <w:t>autowire</w:t>
      </w:r>
      <w:r>
        <w:rPr>
          <w:rFonts w:ascii="Arial" w:hAnsi="Arial" w:cs="Arial"/>
          <w:color w:val="34302D"/>
          <w:shd w:val="clear" w:color="auto" w:fill="FFFFFF"/>
        </w:rPr>
        <w:t>候选状态限制为名称以其结尾的任何</w:t>
      </w:r>
      <w:r>
        <w:rPr>
          <w:rFonts w:ascii="Arial" w:hAnsi="Arial" w:cs="Arial"/>
          <w:color w:val="34302D"/>
          <w:shd w:val="clear" w:color="auto" w:fill="FFFFFF"/>
        </w:rPr>
        <w:t>bean </w:t>
      </w:r>
      <w:r>
        <w:rPr>
          <w:rStyle w:val="HTML"/>
          <w:rFonts w:ascii="Consolas" w:hAnsi="Consolas"/>
          <w:sz w:val="23"/>
          <w:szCs w:val="23"/>
          <w:shd w:val="clear" w:color="auto" w:fill="F7F7F8"/>
        </w:rPr>
        <w:t>Repository</w:t>
      </w:r>
      <w:r>
        <w:rPr>
          <w:rFonts w:ascii="Arial" w:hAnsi="Arial" w:cs="Arial"/>
          <w:color w:val="34302D"/>
          <w:shd w:val="clear" w:color="auto" w:fill="FFFFFF"/>
        </w:rPr>
        <w:t>，请提供值</w:t>
      </w:r>
      <w:r>
        <w:rPr>
          <w:rStyle w:val="HTML"/>
          <w:rFonts w:ascii="Consolas" w:hAnsi="Consolas"/>
          <w:sz w:val="23"/>
          <w:szCs w:val="23"/>
          <w:shd w:val="clear" w:color="auto" w:fill="F7F7F8"/>
        </w:rPr>
        <w:t>*Repository</w:t>
      </w:r>
      <w:r>
        <w:rPr>
          <w:rFonts w:ascii="Arial" w:hAnsi="Arial" w:cs="Arial"/>
          <w:color w:val="34302D"/>
          <w:shd w:val="clear" w:color="auto" w:fill="FFFFFF"/>
        </w:rPr>
        <w:t>。要提供多个模式，请在逗号分隔的列表中定义它们。</w:t>
      </w:r>
      <w:r>
        <w:rPr>
          <w:rFonts w:ascii="Arial" w:hAnsi="Arial" w:cs="Arial"/>
          <w:color w:val="34302D"/>
          <w:shd w:val="clear" w:color="auto" w:fill="FFFFFF"/>
        </w:rPr>
        <w:t>bean</w:t>
      </w:r>
      <w:r>
        <w:rPr>
          <w:rFonts w:ascii="Arial" w:hAnsi="Arial" w:cs="Arial"/>
          <w:color w:val="34302D"/>
          <w:shd w:val="clear" w:color="auto" w:fill="FFFFFF"/>
        </w:rPr>
        <w:t>定义的属性的显式值</w:t>
      </w:r>
      <w:r>
        <w:rPr>
          <w:rFonts w:ascii="Arial" w:hAnsi="Arial" w:cs="Arial"/>
          <w:color w:val="34302D"/>
          <w:shd w:val="clear" w:color="auto" w:fill="FFFFFF"/>
        </w:rPr>
        <w:t> </w:t>
      </w:r>
      <w:r>
        <w:rPr>
          <w:rStyle w:val="HTML"/>
          <w:rFonts w:ascii="Consolas" w:hAnsi="Consolas"/>
          <w:sz w:val="23"/>
          <w:szCs w:val="23"/>
          <w:shd w:val="clear" w:color="auto" w:fill="F7F7F8"/>
        </w:rPr>
        <w:t>true</w:t>
      </w:r>
      <w:r>
        <w:rPr>
          <w:rFonts w:ascii="Arial" w:hAnsi="Arial" w:cs="Arial"/>
          <w:color w:val="34302D"/>
          <w:shd w:val="clear" w:color="auto" w:fill="FFFFFF"/>
        </w:rPr>
        <w:t>或优先级始终优先。对于此类</w:t>
      </w:r>
      <w:r>
        <w:rPr>
          <w:rFonts w:ascii="Arial" w:hAnsi="Arial" w:cs="Arial"/>
          <w:color w:val="34302D"/>
          <w:shd w:val="clear" w:color="auto" w:fill="FFFFFF"/>
        </w:rPr>
        <w:t>bean</w:t>
      </w:r>
      <w:r>
        <w:rPr>
          <w:rFonts w:ascii="Arial" w:hAnsi="Arial" w:cs="Arial"/>
          <w:color w:val="34302D"/>
          <w:shd w:val="clear" w:color="auto" w:fill="FFFFFF"/>
        </w:rPr>
        <w:t>，模式匹配规则不适用。</w:t>
      </w:r>
      <w:r>
        <w:rPr>
          <w:rStyle w:val="HTML"/>
          <w:rFonts w:ascii="Consolas" w:hAnsi="Consolas"/>
          <w:sz w:val="23"/>
          <w:szCs w:val="23"/>
          <w:shd w:val="clear" w:color="auto" w:fill="F7F7F8"/>
        </w:rPr>
        <w:t>falseautowire-candidate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These techniques are useful for beans that you never want to be injected into other beans by autowiring. It does not mean that an excluded bean cannot itself be configured by using autowiring. Rather, the bean itself is not a candidate for autowiring other beans.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这些技术对于您永远不希望通过自动装配注入其他</w:t>
      </w:r>
      <w:r>
        <w:rPr>
          <w:rFonts w:ascii="Arial" w:hAnsi="Arial" w:cs="Arial"/>
          <w:color w:val="34302D"/>
          <w:shd w:val="clear" w:color="auto" w:fill="FFFFFF"/>
        </w:rPr>
        <w:t>bean</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非常有用。这并不意味着排除的</w:t>
      </w:r>
      <w:r>
        <w:rPr>
          <w:rFonts w:ascii="Arial" w:hAnsi="Arial" w:cs="Arial"/>
          <w:color w:val="34302D"/>
          <w:shd w:val="clear" w:color="auto" w:fill="FFFFFF"/>
        </w:rPr>
        <w:t>bean</w:t>
      </w:r>
      <w:r>
        <w:rPr>
          <w:rFonts w:ascii="Arial" w:hAnsi="Arial" w:cs="Arial"/>
          <w:color w:val="34302D"/>
          <w:shd w:val="clear" w:color="auto" w:fill="FFFFFF"/>
        </w:rPr>
        <w:t>本身不能使用自动装配进行配置。相反，</w:t>
      </w:r>
      <w:r>
        <w:rPr>
          <w:rFonts w:ascii="Arial" w:hAnsi="Arial" w:cs="Arial"/>
          <w:color w:val="34302D"/>
          <w:shd w:val="clear" w:color="auto" w:fill="FFFFFF"/>
        </w:rPr>
        <w:t>bean</w:t>
      </w:r>
      <w:r>
        <w:rPr>
          <w:rFonts w:ascii="Arial" w:hAnsi="Arial" w:cs="Arial"/>
          <w:color w:val="34302D"/>
          <w:shd w:val="clear" w:color="auto" w:fill="FFFFFF"/>
        </w:rPr>
        <w:t>本身不是自动装配其他</w:t>
      </w:r>
      <w:r>
        <w:rPr>
          <w:rFonts w:ascii="Arial" w:hAnsi="Arial" w:cs="Arial"/>
          <w:color w:val="34302D"/>
          <w:shd w:val="clear" w:color="auto" w:fill="FFFFFF"/>
        </w:rPr>
        <w:t>bean</w:t>
      </w:r>
      <w:r>
        <w:rPr>
          <w:rFonts w:ascii="Arial" w:hAnsi="Arial" w:cs="Arial"/>
          <w:color w:val="34302D"/>
          <w:shd w:val="clear" w:color="auto" w:fill="FFFFFF"/>
        </w:rPr>
        <w:t>的候选者。</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1.4.6. Method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most application scenarios, most beans in the container are </w:t>
      </w:r>
      <w:hyperlink r:id="rId130" w:anchor="beans-factory-scopes-singleton" w:history="1">
        <w:r w:rsidRPr="00BA0D5D">
          <w:rPr>
            <w:rFonts w:ascii="inherit" w:eastAsia="宋体" w:hAnsi="inherit" w:cs="Arial"/>
            <w:color w:val="548E2E"/>
            <w:kern w:val="0"/>
            <w:sz w:val="24"/>
            <w:szCs w:val="24"/>
            <w:u w:val="single"/>
          </w:rPr>
          <w:t>singletons</w:t>
        </w:r>
      </w:hyperlink>
      <w:r w:rsidRPr="00BA0D5D">
        <w:rPr>
          <w:rFonts w:ascii="inherit" w:eastAsia="宋体" w:hAnsi="inherit" w:cs="Arial"/>
          <w:color w:val="34302D"/>
          <w:kern w:val="0"/>
          <w:sz w:val="24"/>
          <w:szCs w:val="24"/>
        </w:rPr>
        <w:t>. When a singleton bean needs to collaborate with another singleton bean or a non-singleton bean needs to collaborate with another non-singleton bean, you typically handle the dependency by defining one bean as a property of the other. A problem arises when the bean lifecycles are different. Suppose singleton bean A needs to use non-singleton (prototype) bean B, perhaps on each method invocation on A. The container creates the singleton bean A only once, and thus only gets one opportunity to set the properties. The container cannot provide bean A with a new instance of bean B every time one is needed.</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在大多数应用程序场景中，容器中的大多数</w:t>
      </w:r>
      <w:r>
        <w:rPr>
          <w:rFonts w:ascii="Arial" w:hAnsi="Arial" w:cs="Arial"/>
          <w:color w:val="34302D"/>
          <w:shd w:val="clear" w:color="auto" w:fill="FFFFFF"/>
        </w:rPr>
        <w:t>bean</w:t>
      </w:r>
      <w:r>
        <w:rPr>
          <w:rFonts w:ascii="Arial" w:hAnsi="Arial" w:cs="Arial"/>
          <w:color w:val="34302D"/>
          <w:shd w:val="clear" w:color="auto" w:fill="FFFFFF"/>
        </w:rPr>
        <w:t>都是</w:t>
      </w:r>
      <w:r>
        <w:rPr>
          <w:rFonts w:ascii="Arial" w:hAnsi="Arial" w:cs="Arial"/>
          <w:color w:val="34302D"/>
          <w:shd w:val="clear" w:color="auto" w:fill="FFFFFF"/>
        </w:rPr>
        <w:t> </w:t>
      </w:r>
      <w:hyperlink r:id="rId131" w:anchor="beans-factory-scopes-singleton" w:history="1">
        <w:r>
          <w:rPr>
            <w:rStyle w:val="a4"/>
            <w:rFonts w:ascii="Arial" w:hAnsi="Arial" w:cs="Arial"/>
            <w:color w:val="548E2E"/>
            <w:shd w:val="clear" w:color="auto" w:fill="FFFFFF"/>
          </w:rPr>
          <w:t>单例</w:t>
        </w:r>
      </w:hyperlink>
      <w:r>
        <w:rPr>
          <w:rFonts w:ascii="Arial" w:hAnsi="Arial" w:cs="Arial"/>
          <w:color w:val="34302D"/>
          <w:shd w:val="clear" w:color="auto" w:fill="FFFFFF"/>
        </w:rPr>
        <w:t>。当单例</w:t>
      </w:r>
      <w:r>
        <w:rPr>
          <w:rFonts w:ascii="Arial" w:hAnsi="Arial" w:cs="Arial"/>
          <w:color w:val="34302D"/>
          <w:shd w:val="clear" w:color="auto" w:fill="FFFFFF"/>
        </w:rPr>
        <w:t>bean</w:t>
      </w:r>
      <w:r>
        <w:rPr>
          <w:rFonts w:ascii="Arial" w:hAnsi="Arial" w:cs="Arial"/>
          <w:color w:val="34302D"/>
          <w:shd w:val="clear" w:color="auto" w:fill="FFFFFF"/>
        </w:rPr>
        <w:t>需要与另一个单例</w:t>
      </w:r>
      <w:r>
        <w:rPr>
          <w:rFonts w:ascii="Arial" w:hAnsi="Arial" w:cs="Arial"/>
          <w:color w:val="34302D"/>
          <w:shd w:val="clear" w:color="auto" w:fill="FFFFFF"/>
        </w:rPr>
        <w:t>bean</w:t>
      </w:r>
      <w:r>
        <w:rPr>
          <w:rFonts w:ascii="Arial" w:hAnsi="Arial" w:cs="Arial"/>
          <w:color w:val="34302D"/>
          <w:shd w:val="clear" w:color="auto" w:fill="FFFFFF"/>
        </w:rPr>
        <w:t>协作或非单例</w:t>
      </w:r>
      <w:r>
        <w:rPr>
          <w:rFonts w:ascii="Arial" w:hAnsi="Arial" w:cs="Arial"/>
          <w:color w:val="34302D"/>
          <w:shd w:val="clear" w:color="auto" w:fill="FFFFFF"/>
        </w:rPr>
        <w:t>bean</w:t>
      </w:r>
      <w:r>
        <w:rPr>
          <w:rFonts w:ascii="Arial" w:hAnsi="Arial" w:cs="Arial"/>
          <w:color w:val="34302D"/>
          <w:shd w:val="clear" w:color="auto" w:fill="FFFFFF"/>
        </w:rPr>
        <w:t>需要与另一个非单例</w:t>
      </w:r>
      <w:r>
        <w:rPr>
          <w:rFonts w:ascii="Arial" w:hAnsi="Arial" w:cs="Arial"/>
          <w:color w:val="34302D"/>
          <w:shd w:val="clear" w:color="auto" w:fill="FFFFFF"/>
        </w:rPr>
        <w:t>bean</w:t>
      </w:r>
      <w:r>
        <w:rPr>
          <w:rFonts w:ascii="Arial" w:hAnsi="Arial" w:cs="Arial"/>
          <w:color w:val="34302D"/>
          <w:shd w:val="clear" w:color="auto" w:fill="FFFFFF"/>
        </w:rPr>
        <w:t>协作时，通常通过将一个</w:t>
      </w:r>
      <w:r>
        <w:rPr>
          <w:rFonts w:ascii="Arial" w:hAnsi="Arial" w:cs="Arial"/>
          <w:color w:val="34302D"/>
          <w:shd w:val="clear" w:color="auto" w:fill="FFFFFF"/>
        </w:rPr>
        <w:t>bean</w:t>
      </w:r>
      <w:r>
        <w:rPr>
          <w:rFonts w:ascii="Arial" w:hAnsi="Arial" w:cs="Arial"/>
          <w:color w:val="34302D"/>
          <w:shd w:val="clear" w:color="auto" w:fill="FFFFFF"/>
        </w:rPr>
        <w:t>定义为另一个</w:t>
      </w:r>
      <w:r>
        <w:rPr>
          <w:rFonts w:ascii="Arial" w:hAnsi="Arial" w:cs="Arial"/>
          <w:color w:val="34302D"/>
          <w:shd w:val="clear" w:color="auto" w:fill="FFFFFF"/>
        </w:rPr>
        <w:t>bean</w:t>
      </w:r>
      <w:r>
        <w:rPr>
          <w:rFonts w:ascii="Arial" w:hAnsi="Arial" w:cs="Arial"/>
          <w:color w:val="34302D"/>
          <w:shd w:val="clear" w:color="auto" w:fill="FFFFFF"/>
        </w:rPr>
        <w:t>的属性来处理依赖关系。当</w:t>
      </w:r>
      <w:r>
        <w:rPr>
          <w:rFonts w:ascii="Arial" w:hAnsi="Arial" w:cs="Arial"/>
          <w:color w:val="34302D"/>
          <w:shd w:val="clear" w:color="auto" w:fill="FFFFFF"/>
        </w:rPr>
        <w:t>bean</w:t>
      </w:r>
      <w:r>
        <w:rPr>
          <w:rFonts w:ascii="Arial" w:hAnsi="Arial" w:cs="Arial"/>
          <w:color w:val="34302D"/>
          <w:shd w:val="clear" w:color="auto" w:fill="FFFFFF"/>
        </w:rPr>
        <w:t>生命周期不同时会出现问题。假设单例</w:t>
      </w:r>
      <w:r>
        <w:rPr>
          <w:rFonts w:ascii="Arial" w:hAnsi="Arial" w:cs="Arial"/>
          <w:color w:val="34302D"/>
          <w:shd w:val="clear" w:color="auto" w:fill="FFFFFF"/>
        </w:rPr>
        <w:t>bean A</w:t>
      </w:r>
      <w:r>
        <w:rPr>
          <w:rFonts w:ascii="Arial" w:hAnsi="Arial" w:cs="Arial"/>
          <w:color w:val="34302D"/>
          <w:shd w:val="clear" w:color="auto" w:fill="FFFFFF"/>
        </w:rPr>
        <w:t>需要使用非单例（原型）</w:t>
      </w:r>
      <w:r>
        <w:rPr>
          <w:rFonts w:ascii="Arial" w:hAnsi="Arial" w:cs="Arial"/>
          <w:color w:val="34302D"/>
          <w:shd w:val="clear" w:color="auto" w:fill="FFFFFF"/>
        </w:rPr>
        <w:t>bean B</w:t>
      </w:r>
      <w:r>
        <w:rPr>
          <w:rFonts w:ascii="Arial" w:hAnsi="Arial" w:cs="Arial"/>
          <w:color w:val="34302D"/>
          <w:shd w:val="clear" w:color="auto" w:fill="FFFFFF"/>
        </w:rPr>
        <w:t>，可能是在</w:t>
      </w:r>
      <w:r>
        <w:rPr>
          <w:rFonts w:ascii="Arial" w:hAnsi="Arial" w:cs="Arial"/>
          <w:color w:val="34302D"/>
          <w:shd w:val="clear" w:color="auto" w:fill="FFFFFF"/>
        </w:rPr>
        <w:t>A</w:t>
      </w:r>
      <w:r>
        <w:rPr>
          <w:rFonts w:ascii="Arial" w:hAnsi="Arial" w:cs="Arial"/>
          <w:color w:val="34302D"/>
          <w:shd w:val="clear" w:color="auto" w:fill="FFFFFF"/>
        </w:rPr>
        <w:t>上的每个方法调用上。容器只创建一次单例</w:t>
      </w:r>
      <w:r>
        <w:rPr>
          <w:rFonts w:ascii="Arial" w:hAnsi="Arial" w:cs="Arial"/>
          <w:color w:val="34302D"/>
          <w:shd w:val="clear" w:color="auto" w:fill="FFFFFF"/>
        </w:rPr>
        <w:t>bean A</w:t>
      </w:r>
      <w:r>
        <w:rPr>
          <w:rFonts w:ascii="Arial" w:hAnsi="Arial" w:cs="Arial"/>
          <w:color w:val="34302D"/>
          <w:shd w:val="clear" w:color="auto" w:fill="FFFFFF"/>
        </w:rPr>
        <w:t>，因此只有一次机会来设置属性。每次需要时，容器都不能为</w:t>
      </w:r>
      <w:r>
        <w:rPr>
          <w:rFonts w:ascii="Arial" w:hAnsi="Arial" w:cs="Arial"/>
          <w:color w:val="34302D"/>
          <w:shd w:val="clear" w:color="auto" w:fill="FFFFFF"/>
        </w:rPr>
        <w:t>bean A</w:t>
      </w:r>
      <w:r>
        <w:rPr>
          <w:rFonts w:ascii="Arial" w:hAnsi="Arial" w:cs="Arial"/>
          <w:color w:val="34302D"/>
          <w:shd w:val="clear" w:color="auto" w:fill="FFFFFF"/>
        </w:rPr>
        <w:t>提供</w:t>
      </w:r>
      <w:r>
        <w:rPr>
          <w:rFonts w:ascii="Arial" w:hAnsi="Arial" w:cs="Arial"/>
          <w:color w:val="34302D"/>
          <w:shd w:val="clear" w:color="auto" w:fill="FFFFFF"/>
        </w:rPr>
        <w:t>bean B</w:t>
      </w:r>
      <w:r>
        <w:rPr>
          <w:rFonts w:ascii="Arial" w:hAnsi="Arial" w:cs="Arial"/>
          <w:color w:val="34302D"/>
          <w:shd w:val="clear" w:color="auto" w:fill="FFFFFF"/>
        </w:rPr>
        <w:t>的新实例。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solution is to forego some inversion of control. You can </w:t>
      </w:r>
      <w:hyperlink r:id="rId132" w:anchor="beans-factory-aware" w:history="1">
        <w:r w:rsidRPr="00BA0D5D">
          <w:rPr>
            <w:rFonts w:ascii="inherit" w:eastAsia="宋体" w:hAnsi="inherit" w:cs="Arial"/>
            <w:color w:val="548E2E"/>
            <w:kern w:val="0"/>
            <w:sz w:val="24"/>
            <w:szCs w:val="24"/>
            <w:u w:val="single"/>
          </w:rPr>
          <w:t>make bean A aware of the container</w:t>
        </w:r>
      </w:hyperlink>
      <w:r w:rsidRPr="00BA0D5D">
        <w:rPr>
          <w:rFonts w:ascii="inherit" w:eastAsia="宋体" w:hAnsi="inherit" w:cs="Arial"/>
          <w:color w:val="34302D"/>
          <w:kern w:val="0"/>
          <w:sz w:val="24"/>
          <w:szCs w:val="24"/>
        </w:rPr>
        <w:t> by implementing the </w:t>
      </w:r>
      <w:r w:rsidRPr="00BA0D5D">
        <w:rPr>
          <w:rFonts w:ascii="Consolas" w:eastAsia="宋体" w:hAnsi="Consolas" w:cs="宋体"/>
          <w:color w:val="34302D"/>
          <w:kern w:val="0"/>
          <w:sz w:val="23"/>
          <w:szCs w:val="23"/>
          <w:shd w:val="clear" w:color="auto" w:fill="F7F7F8"/>
        </w:rPr>
        <w:t>ApplicationContextAware</w:t>
      </w:r>
      <w:r w:rsidRPr="00BA0D5D">
        <w:rPr>
          <w:rFonts w:ascii="inherit" w:eastAsia="宋体" w:hAnsi="inherit" w:cs="Arial"/>
          <w:color w:val="34302D"/>
          <w:kern w:val="0"/>
          <w:sz w:val="24"/>
          <w:szCs w:val="24"/>
        </w:rPr>
        <w:t> interface, and by </w:t>
      </w:r>
      <w:hyperlink r:id="rId133" w:anchor="beans-factory-client" w:history="1">
        <w:r w:rsidRPr="00BA0D5D">
          <w:rPr>
            <w:rFonts w:ascii="inherit" w:eastAsia="宋体" w:hAnsi="inherit" w:cs="Arial"/>
            <w:color w:val="548E2E"/>
            <w:kern w:val="0"/>
            <w:sz w:val="24"/>
            <w:szCs w:val="24"/>
            <w:u w:val="single"/>
          </w:rPr>
          <w:t>making a </w:t>
        </w:r>
        <w:r w:rsidRPr="00BA0D5D">
          <w:rPr>
            <w:rFonts w:ascii="Consolas" w:eastAsia="宋体" w:hAnsi="Consolas" w:cs="宋体"/>
            <w:color w:val="548E2E"/>
            <w:kern w:val="0"/>
            <w:sz w:val="23"/>
            <w:szCs w:val="23"/>
            <w:u w:val="single"/>
            <w:shd w:val="clear" w:color="auto" w:fill="F7F7F8"/>
          </w:rPr>
          <w:t>getBean("B")</w:t>
        </w:r>
        <w:r w:rsidRPr="00BA0D5D">
          <w:rPr>
            <w:rFonts w:ascii="inherit" w:eastAsia="宋体" w:hAnsi="inherit" w:cs="Arial"/>
            <w:color w:val="548E2E"/>
            <w:kern w:val="0"/>
            <w:sz w:val="24"/>
            <w:szCs w:val="24"/>
            <w:u w:val="single"/>
          </w:rPr>
          <w:t> call to the container</w:t>
        </w:r>
      </w:hyperlink>
      <w:r w:rsidRPr="00BA0D5D">
        <w:rPr>
          <w:rFonts w:ascii="inherit" w:eastAsia="宋体" w:hAnsi="inherit" w:cs="Arial"/>
          <w:color w:val="34302D"/>
          <w:kern w:val="0"/>
          <w:sz w:val="24"/>
          <w:szCs w:val="24"/>
        </w:rPr>
        <w:t> ask for (a typically new) bean B instance every time bean A needs it. The following example shows this approach:</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解决方案是放弃一些控制反转。你可以</w:t>
      </w:r>
      <w:hyperlink r:id="rId134" w:anchor="beans-factory-aware" w:history="1">
        <w:r>
          <w:rPr>
            <w:rStyle w:val="a4"/>
            <w:rFonts w:ascii="Arial" w:hAnsi="Arial" w:cs="Arial"/>
            <w:color w:val="548E2E"/>
            <w:shd w:val="clear" w:color="auto" w:fill="FFFFFF"/>
          </w:rPr>
          <w:t>做一个豆意识到容器</w:t>
        </w:r>
      </w:hyperlink>
      <w:r>
        <w:rPr>
          <w:rFonts w:ascii="Arial" w:hAnsi="Arial" w:cs="Arial"/>
          <w:color w:val="34302D"/>
          <w:shd w:val="clear" w:color="auto" w:fill="FFFFFF"/>
        </w:rPr>
        <w:t>通过实现</w:t>
      </w:r>
      <w:r>
        <w:rPr>
          <w:rStyle w:val="HTML"/>
          <w:rFonts w:ascii="Consolas" w:hAnsi="Consolas"/>
          <w:sz w:val="23"/>
          <w:szCs w:val="23"/>
          <w:shd w:val="clear" w:color="auto" w:fill="F7F7F8"/>
        </w:rPr>
        <w:t>ApplicationContextAware</w:t>
      </w:r>
      <w:r>
        <w:rPr>
          <w:rFonts w:ascii="Arial" w:hAnsi="Arial" w:cs="Arial"/>
          <w:color w:val="34302D"/>
          <w:shd w:val="clear" w:color="auto" w:fill="FFFFFF"/>
        </w:rPr>
        <w:t>接口，并通过</w:t>
      </w:r>
      <w:hyperlink r:id="rId135" w:anchor="beans-factory-client" w:history="1">
        <w:r>
          <w:rPr>
            <w:rStyle w:val="a4"/>
            <w:rFonts w:ascii="Arial" w:hAnsi="Arial" w:cs="Arial"/>
            <w:color w:val="548E2E"/>
            <w:shd w:val="clear" w:color="auto" w:fill="FFFFFF"/>
          </w:rPr>
          <w:t>制作</w:t>
        </w:r>
        <w:r>
          <w:rPr>
            <w:rStyle w:val="HTML"/>
            <w:rFonts w:ascii="Consolas" w:hAnsi="Consolas"/>
            <w:color w:val="548E2E"/>
            <w:sz w:val="23"/>
            <w:szCs w:val="23"/>
            <w:u w:val="single"/>
            <w:shd w:val="clear" w:color="auto" w:fill="F7F7F8"/>
          </w:rPr>
          <w:t>getBean("B")</w:t>
        </w:r>
        <w:r>
          <w:rPr>
            <w:rStyle w:val="a4"/>
            <w:rFonts w:ascii="Arial" w:hAnsi="Arial" w:cs="Arial"/>
            <w:color w:val="548E2E"/>
            <w:shd w:val="clear" w:color="auto" w:fill="FFFFFF"/>
          </w:rPr>
          <w:t>到容器调用</w:t>
        </w:r>
      </w:hyperlink>
      <w:r>
        <w:rPr>
          <w:rFonts w:ascii="Arial" w:hAnsi="Arial" w:cs="Arial"/>
          <w:color w:val="34302D"/>
          <w:shd w:val="clear" w:color="auto" w:fill="FFFFFF"/>
        </w:rPr>
        <w:t>请求（典型新）</w:t>
      </w:r>
      <w:r>
        <w:rPr>
          <w:rFonts w:ascii="Arial" w:hAnsi="Arial" w:cs="Arial"/>
          <w:color w:val="34302D"/>
          <w:shd w:val="clear" w:color="auto" w:fill="FFFFFF"/>
        </w:rPr>
        <w:t>bean B</w:t>
      </w:r>
      <w:r>
        <w:rPr>
          <w:rFonts w:ascii="Arial" w:hAnsi="Arial" w:cs="Arial"/>
          <w:color w:val="34302D"/>
          <w:shd w:val="clear" w:color="auto" w:fill="FFFFFF"/>
        </w:rPr>
        <w:t>实例的实例每次豆</w:t>
      </w:r>
      <w:r>
        <w:rPr>
          <w:rFonts w:ascii="Arial" w:hAnsi="Arial" w:cs="Arial"/>
          <w:color w:val="34302D"/>
          <w:shd w:val="clear" w:color="auto" w:fill="FFFFFF"/>
        </w:rPr>
        <w:t>A</w:t>
      </w:r>
      <w:r>
        <w:rPr>
          <w:rFonts w:ascii="Arial" w:hAnsi="Arial" w:cs="Arial"/>
          <w:color w:val="34302D"/>
          <w:shd w:val="clear" w:color="auto" w:fill="FFFFFF"/>
        </w:rPr>
        <w:t>需要它。以下示例显示了此方法：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 class that uses a stateful Command-style class to perform some processing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fiona.apple;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Spring-API imports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org.springframework.beans.BeansException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org.springframework.context.ApplicationContextAware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CommandManager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ApplicationContextAware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ApplicationContext 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process(Map commandState)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grab a new instance of the appropriate 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 command =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set the state on the (hopefully brand new) Command 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command.setState(commandState);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command.execute();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Command createCommand()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notice the Spring API dependency!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.applicationContext.getBean(</w:t>
      </w:r>
      <w:r w:rsidRPr="00BA0D5D">
        <w:rPr>
          <w:rFonts w:ascii="Consolas" w:eastAsia="宋体" w:hAnsi="Consolas" w:cs="宋体"/>
          <w:color w:val="DD1144"/>
          <w:kern w:val="0"/>
          <w:sz w:val="24"/>
          <w:szCs w:val="24"/>
        </w:rPr>
        <w:t>"command"</w:t>
      </w:r>
      <w:r w:rsidRPr="00BA0D5D">
        <w:rPr>
          <w:rFonts w:ascii="Consolas" w:eastAsia="宋体" w:hAnsi="Consolas" w:cs="宋体"/>
          <w:color w:val="34302D"/>
          <w:kern w:val="0"/>
          <w:sz w:val="24"/>
          <w:szCs w:val="24"/>
        </w:rPr>
        <w:t>, Command.class);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applicationContext)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BeansException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.applicationContext = 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is not desirable, because the business code is aware of and coupled to the Spring Framework. Method Injection, a somewhat advanced feature of the Spring IoC container, lets you handle this use case cleanly.</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前面的内容是不可取的，因为业务代码知道并耦合到</w:t>
      </w:r>
      <w:r>
        <w:rPr>
          <w:rFonts w:ascii="Arial" w:hAnsi="Arial" w:cs="Arial"/>
          <w:color w:val="34302D"/>
          <w:shd w:val="clear" w:color="auto" w:fill="FFFFFF"/>
        </w:rPr>
        <w:t>Spring Framework</w:t>
      </w:r>
      <w:r>
        <w:rPr>
          <w:rFonts w:ascii="Arial" w:hAnsi="Arial" w:cs="Arial"/>
          <w:color w:val="34302D"/>
          <w:shd w:val="clear" w:color="auto" w:fill="FFFFFF"/>
        </w:rPr>
        <w:t>。方法注入是</w:t>
      </w:r>
      <w:r>
        <w:rPr>
          <w:rFonts w:ascii="Arial" w:hAnsi="Arial" w:cs="Arial"/>
          <w:color w:val="34302D"/>
          <w:shd w:val="clear" w:color="auto" w:fill="FFFFFF"/>
        </w:rPr>
        <w:t>Spring IoC</w:t>
      </w:r>
      <w:r>
        <w:rPr>
          <w:rFonts w:ascii="Arial" w:hAnsi="Arial" w:cs="Arial"/>
          <w:color w:val="34302D"/>
          <w:shd w:val="clear" w:color="auto" w:fill="FFFFFF"/>
        </w:rPr>
        <w:t>容器的一个高级功能，可以让您干净地处理这个用例。</w:t>
      </w:r>
    </w:p>
    <w:p w:rsid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read more about the motivation for Method Injection in </w:t>
      </w:r>
      <w:hyperlink r:id="rId136" w:history="1">
        <w:r w:rsidRPr="00BA0D5D">
          <w:rPr>
            <w:rFonts w:ascii="inherit" w:eastAsia="宋体" w:hAnsi="inherit" w:cs="Arial"/>
            <w:color w:val="548E2E"/>
            <w:kern w:val="0"/>
            <w:sz w:val="24"/>
            <w:szCs w:val="24"/>
            <w:u w:val="single"/>
          </w:rPr>
          <w:t>this blog entry</w:t>
        </w:r>
      </w:hyperlink>
      <w:r w:rsidRPr="00BA0D5D">
        <w:rPr>
          <w:rFonts w:ascii="inherit" w:eastAsia="宋体" w:hAnsi="inherit" w:cs="Arial"/>
          <w:color w:val="34302D"/>
          <w:kern w:val="0"/>
          <w:sz w:val="24"/>
          <w:szCs w:val="24"/>
        </w:rPr>
        <w:t>.</w:t>
      </w:r>
    </w:p>
    <w:p w:rsidR="00200643" w:rsidRPr="00BA0D5D" w:rsidRDefault="00200643" w:rsidP="00BA0D5D">
      <w:pPr>
        <w:widowControl/>
        <w:shd w:val="clear" w:color="auto" w:fill="F1F1F1"/>
        <w:jc w:val="left"/>
        <w:rPr>
          <w:rFonts w:ascii="inherit" w:eastAsia="宋体" w:hAnsi="inherit" w:cs="Arial" w:hint="eastAsia"/>
          <w:color w:val="34302D"/>
          <w:kern w:val="0"/>
          <w:sz w:val="24"/>
          <w:szCs w:val="24"/>
        </w:rPr>
      </w:pPr>
      <w:r>
        <w:rPr>
          <w:rFonts w:ascii="Arial" w:hAnsi="Arial" w:cs="Arial"/>
          <w:color w:val="34302D"/>
          <w:shd w:val="clear" w:color="auto" w:fill="F1F1F1"/>
        </w:rPr>
        <w:t>您可以在</w:t>
      </w:r>
      <w:hyperlink r:id="rId137" w:history="1">
        <w:r>
          <w:rPr>
            <w:rStyle w:val="a4"/>
            <w:rFonts w:ascii="Arial" w:hAnsi="Arial" w:cs="Arial"/>
            <w:color w:val="548E2E"/>
            <w:shd w:val="clear" w:color="auto" w:fill="F1F1F1"/>
          </w:rPr>
          <w:t>此博客条目中</w:t>
        </w:r>
      </w:hyperlink>
      <w:r>
        <w:rPr>
          <w:rFonts w:ascii="Arial" w:hAnsi="Arial" w:cs="Arial"/>
          <w:color w:val="34302D"/>
          <w:shd w:val="clear" w:color="auto" w:fill="F1F1F1"/>
        </w:rPr>
        <w:t>阅读有关</w:t>
      </w:r>
      <w:r>
        <w:rPr>
          <w:rFonts w:ascii="Arial" w:hAnsi="Arial" w:cs="Arial"/>
          <w:color w:val="34302D"/>
          <w:shd w:val="clear" w:color="auto" w:fill="F1F1F1"/>
        </w:rPr>
        <w:t>Method Injection</w:t>
      </w:r>
      <w:r>
        <w:rPr>
          <w:rFonts w:ascii="Arial" w:hAnsi="Arial" w:cs="Arial"/>
          <w:color w:val="34302D"/>
          <w:shd w:val="clear" w:color="auto" w:fill="F1F1F1"/>
        </w:rPr>
        <w:t>的动机的更多信息</w:t>
      </w:r>
      <w:r>
        <w:rPr>
          <w:rFonts w:ascii="Arial" w:hAnsi="Arial" w:cs="Arial"/>
          <w:color w:val="34302D"/>
          <w:shd w:val="clear" w:color="auto" w:fill="F1F1F1"/>
        </w:rPr>
        <w:t> </w:t>
      </w:r>
      <w:r>
        <w:rPr>
          <w:rFonts w:ascii="Arial" w:hAnsi="Arial" w:cs="Arial"/>
          <w:color w:val="34302D"/>
          <w:shd w:val="clear" w:color="auto" w:fill="F1F1F1"/>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Lookup Method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Lookup method injection is the ability of the container to override methods on container-managed beans and return the lookup result for another named bean in the container. The lookup typically involves a prototype bean, as in the scenario described in </w:t>
      </w:r>
      <w:hyperlink r:id="rId138" w:anchor="beans-factory-method-injection" w:history="1">
        <w:r w:rsidRPr="00BA0D5D">
          <w:rPr>
            <w:rFonts w:ascii="inherit" w:eastAsia="宋体" w:hAnsi="inherit" w:cs="Arial"/>
            <w:color w:val="548E2E"/>
            <w:kern w:val="0"/>
            <w:sz w:val="24"/>
            <w:szCs w:val="24"/>
            <w:u w:val="single"/>
          </w:rPr>
          <w:t>the preceding section</w:t>
        </w:r>
      </w:hyperlink>
      <w:r w:rsidRPr="00BA0D5D">
        <w:rPr>
          <w:rFonts w:ascii="inherit" w:eastAsia="宋体" w:hAnsi="inherit" w:cs="Arial"/>
          <w:color w:val="34302D"/>
          <w:kern w:val="0"/>
          <w:sz w:val="24"/>
          <w:szCs w:val="24"/>
        </w:rPr>
        <w:t>. The Spring Framework implements this method injection by using bytecode generation from the CGLIB library to dynamically generate a subclass that overrides the method.</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查找方法注入是容器覆盖容器管理的</w:t>
      </w:r>
      <w:r>
        <w:rPr>
          <w:rFonts w:ascii="Arial" w:hAnsi="Arial" w:cs="Arial"/>
          <w:color w:val="34302D"/>
          <w:shd w:val="clear" w:color="auto" w:fill="FFFFFF"/>
        </w:rPr>
        <w:t>bean</w:t>
      </w:r>
      <w:r>
        <w:rPr>
          <w:rFonts w:ascii="Arial" w:hAnsi="Arial" w:cs="Arial"/>
          <w:color w:val="34302D"/>
          <w:shd w:val="clear" w:color="auto" w:fill="FFFFFF"/>
        </w:rPr>
        <w:t>上的方法并返回容器中另一个命名</w:t>
      </w:r>
      <w:r>
        <w:rPr>
          <w:rFonts w:ascii="Arial" w:hAnsi="Arial" w:cs="Arial"/>
          <w:color w:val="34302D"/>
          <w:shd w:val="clear" w:color="auto" w:fill="FFFFFF"/>
        </w:rPr>
        <w:t>bean</w:t>
      </w:r>
      <w:r>
        <w:rPr>
          <w:rFonts w:ascii="Arial" w:hAnsi="Arial" w:cs="Arial"/>
          <w:color w:val="34302D"/>
          <w:shd w:val="clear" w:color="auto" w:fill="FFFFFF"/>
        </w:rPr>
        <w:t>的查找结果的能力。查找通常涉及原型</w:t>
      </w:r>
      <w:r>
        <w:rPr>
          <w:rFonts w:ascii="Arial" w:hAnsi="Arial" w:cs="Arial"/>
          <w:color w:val="34302D"/>
          <w:shd w:val="clear" w:color="auto" w:fill="FFFFFF"/>
        </w:rPr>
        <w:t>bean</w:t>
      </w:r>
      <w:r>
        <w:rPr>
          <w:rFonts w:ascii="Arial" w:hAnsi="Arial" w:cs="Arial"/>
          <w:color w:val="34302D"/>
          <w:shd w:val="clear" w:color="auto" w:fill="FFFFFF"/>
        </w:rPr>
        <w:t>，如上</w:t>
      </w:r>
      <w:hyperlink r:id="rId139" w:anchor="beans-factory-method-injection" w:history="1">
        <w:r>
          <w:rPr>
            <w:rStyle w:val="a4"/>
            <w:rFonts w:ascii="Arial" w:hAnsi="Arial" w:cs="Arial"/>
            <w:color w:val="548E2E"/>
            <w:shd w:val="clear" w:color="auto" w:fill="FFFFFF"/>
          </w:rPr>
          <w:t>一节</w:t>
        </w:r>
      </w:hyperlink>
      <w:r>
        <w:rPr>
          <w:rFonts w:ascii="Arial" w:hAnsi="Arial" w:cs="Arial"/>
          <w:color w:val="34302D"/>
          <w:shd w:val="clear" w:color="auto" w:fill="FFFFFF"/>
        </w:rPr>
        <w:t>中描述的场景。</w:t>
      </w:r>
      <w:r>
        <w:rPr>
          <w:rFonts w:ascii="Arial" w:hAnsi="Arial" w:cs="Arial"/>
          <w:color w:val="34302D"/>
          <w:shd w:val="clear" w:color="auto" w:fill="FFFFFF"/>
        </w:rPr>
        <w:t>Spring Framework</w:t>
      </w:r>
      <w:r>
        <w:rPr>
          <w:rFonts w:ascii="Arial" w:hAnsi="Arial" w:cs="Arial"/>
          <w:color w:val="34302D"/>
          <w:shd w:val="clear" w:color="auto" w:fill="FFFFFF"/>
        </w:rPr>
        <w:t>通过使用</w:t>
      </w:r>
      <w:r>
        <w:rPr>
          <w:rFonts w:ascii="Arial" w:hAnsi="Arial" w:cs="Arial"/>
          <w:color w:val="34302D"/>
          <w:shd w:val="clear" w:color="auto" w:fill="FFFFFF"/>
        </w:rPr>
        <w:t>CGLIB</w:t>
      </w:r>
      <w:r>
        <w:rPr>
          <w:rFonts w:ascii="Arial" w:hAnsi="Arial" w:cs="Arial"/>
          <w:color w:val="34302D"/>
          <w:shd w:val="clear" w:color="auto" w:fill="FFFFFF"/>
        </w:rPr>
        <w:t>库中的字节码生成来动态生成覆盖该方法的子类来实现此方法注入。</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BA6CE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200643">
            <w:pPr>
              <w:widowControl/>
              <w:numPr>
                <w:ilvl w:val="0"/>
                <w:numId w:val="9"/>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For this dynamic subclassing to work, the class that the Spring bean container subclasses cannot be </w:t>
            </w:r>
            <w:r w:rsidRPr="00BA0D5D">
              <w:rPr>
                <w:rFonts w:ascii="Consolas" w:eastAsia="宋体" w:hAnsi="Consolas" w:cs="宋体"/>
                <w:kern w:val="0"/>
                <w:sz w:val="23"/>
                <w:szCs w:val="23"/>
                <w:shd w:val="clear" w:color="auto" w:fill="F7F7F8"/>
              </w:rPr>
              <w:t>final</w:t>
            </w:r>
            <w:r w:rsidRPr="00BA0D5D">
              <w:rPr>
                <w:rFonts w:ascii="inherit" w:eastAsia="宋体" w:hAnsi="inherit" w:cs="宋体"/>
                <w:kern w:val="0"/>
                <w:sz w:val="24"/>
                <w:szCs w:val="24"/>
              </w:rPr>
              <w:t>, and the method to be overridden cannot be </w:t>
            </w:r>
            <w:r w:rsidRPr="00BA0D5D">
              <w:rPr>
                <w:rFonts w:ascii="Consolas" w:eastAsia="宋体" w:hAnsi="Consolas" w:cs="宋体"/>
                <w:kern w:val="0"/>
                <w:sz w:val="23"/>
                <w:szCs w:val="23"/>
                <w:shd w:val="clear" w:color="auto" w:fill="F7F7F8"/>
              </w:rPr>
              <w:t>final</w:t>
            </w:r>
            <w:r w:rsidRPr="00BA0D5D">
              <w:rPr>
                <w:rFonts w:ascii="inherit" w:eastAsia="宋体" w:hAnsi="inherit" w:cs="宋体"/>
                <w:kern w:val="0"/>
                <w:sz w:val="24"/>
                <w:szCs w:val="24"/>
              </w:rPr>
              <w:t>, either.</w:t>
            </w:r>
          </w:p>
          <w:p w:rsidR="00BA0D5D" w:rsidRPr="00BA0D5D" w:rsidRDefault="00BA0D5D" w:rsidP="00200643">
            <w:pPr>
              <w:widowControl/>
              <w:numPr>
                <w:ilvl w:val="0"/>
                <w:numId w:val="9"/>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lastRenderedPageBreak/>
              <w:t>Unit-testing a class that has an </w:t>
            </w:r>
            <w:r w:rsidRPr="00BA0D5D">
              <w:rPr>
                <w:rFonts w:ascii="Consolas" w:eastAsia="宋体" w:hAnsi="Consolas" w:cs="宋体"/>
                <w:kern w:val="0"/>
                <w:sz w:val="23"/>
                <w:szCs w:val="23"/>
                <w:shd w:val="clear" w:color="auto" w:fill="F7F7F8"/>
              </w:rPr>
              <w:t>abstract</w:t>
            </w:r>
            <w:r w:rsidRPr="00BA0D5D">
              <w:rPr>
                <w:rFonts w:ascii="inherit" w:eastAsia="宋体" w:hAnsi="inherit" w:cs="宋体"/>
                <w:kern w:val="0"/>
                <w:sz w:val="24"/>
                <w:szCs w:val="24"/>
              </w:rPr>
              <w:t> method requires you to subclass the class yourself and to supply a stub implementation of the </w:t>
            </w:r>
            <w:r w:rsidRPr="00BA0D5D">
              <w:rPr>
                <w:rFonts w:ascii="Consolas" w:eastAsia="宋体" w:hAnsi="Consolas" w:cs="宋体"/>
                <w:kern w:val="0"/>
                <w:sz w:val="23"/>
                <w:szCs w:val="23"/>
                <w:shd w:val="clear" w:color="auto" w:fill="F7F7F8"/>
              </w:rPr>
              <w:t>abstract</w:t>
            </w:r>
            <w:r w:rsidRPr="00BA0D5D">
              <w:rPr>
                <w:rFonts w:ascii="inherit" w:eastAsia="宋体" w:hAnsi="inherit" w:cs="宋体"/>
                <w:kern w:val="0"/>
                <w:sz w:val="24"/>
                <w:szCs w:val="24"/>
              </w:rPr>
              <w:t> method.</w:t>
            </w:r>
          </w:p>
          <w:p w:rsidR="00BA0D5D" w:rsidRPr="00BA0D5D" w:rsidRDefault="00BA0D5D" w:rsidP="00200643">
            <w:pPr>
              <w:widowControl/>
              <w:numPr>
                <w:ilvl w:val="0"/>
                <w:numId w:val="9"/>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Concrete methods are also necessary for component scanning, which requires concrete classes to pick up.</w:t>
            </w:r>
          </w:p>
          <w:p w:rsidR="00200643" w:rsidRDefault="00BA0D5D" w:rsidP="00200643">
            <w:pPr>
              <w:widowControl/>
              <w:numPr>
                <w:ilvl w:val="0"/>
                <w:numId w:val="9"/>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A further key limitation is that lookup methods do not work with factory methods and in particular not with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in configuration classes, since, in that case, the container is not in charge of creating the instance and therefore cannot create a runtime-generated subclass on the fly.</w:t>
            </w:r>
          </w:p>
          <w:p w:rsidR="00200643" w:rsidRPr="00200643" w:rsidRDefault="00200643" w:rsidP="00200643">
            <w:pPr>
              <w:widowControl/>
              <w:numPr>
                <w:ilvl w:val="0"/>
                <w:numId w:val="9"/>
              </w:numPr>
              <w:shd w:val="clear" w:color="auto" w:fill="EBF1E7"/>
              <w:spacing w:after="150"/>
              <w:jc w:val="left"/>
              <w:rPr>
                <w:rFonts w:ascii="inherit" w:eastAsia="宋体" w:hAnsi="inherit" w:cs="Arial" w:hint="eastAsia"/>
                <w:kern w:val="0"/>
                <w:sz w:val="24"/>
                <w:szCs w:val="24"/>
              </w:rPr>
            </w:pPr>
            <w:r w:rsidRPr="00200643">
              <w:rPr>
                <w:rFonts w:ascii="inherit" w:eastAsia="宋体" w:hAnsi="inherit" w:cs="Arial"/>
                <w:kern w:val="0"/>
                <w:sz w:val="24"/>
                <w:szCs w:val="24"/>
              </w:rPr>
              <w:t>要使这个动态子类工作，</w:t>
            </w:r>
            <w:r w:rsidRPr="00200643">
              <w:rPr>
                <w:rFonts w:ascii="inherit" w:eastAsia="宋体" w:hAnsi="inherit" w:cs="Arial"/>
                <w:kern w:val="0"/>
                <w:sz w:val="24"/>
                <w:szCs w:val="24"/>
              </w:rPr>
              <w:t>Spring bean</w:t>
            </w:r>
            <w:r w:rsidRPr="00200643">
              <w:rPr>
                <w:rFonts w:ascii="inherit" w:eastAsia="宋体" w:hAnsi="inherit" w:cs="Arial"/>
                <w:kern w:val="0"/>
                <w:sz w:val="24"/>
                <w:szCs w:val="24"/>
              </w:rPr>
              <w:t>容器子类不能成为的类</w:t>
            </w:r>
            <w:r w:rsidRPr="00200643">
              <w:rPr>
                <w:rFonts w:ascii="Consolas" w:eastAsia="宋体" w:hAnsi="Consolas" w:cs="宋体"/>
                <w:kern w:val="0"/>
                <w:sz w:val="23"/>
                <w:szCs w:val="23"/>
                <w:shd w:val="clear" w:color="auto" w:fill="F7F7F8"/>
              </w:rPr>
              <w:t>final</w:t>
            </w:r>
            <w:r w:rsidRPr="00200643">
              <w:rPr>
                <w:rFonts w:ascii="inherit" w:eastAsia="宋体" w:hAnsi="inherit" w:cs="Arial"/>
                <w:kern w:val="0"/>
                <w:sz w:val="24"/>
                <w:szCs w:val="24"/>
              </w:rPr>
              <w:t>，以及要重写的方法也不能</w:t>
            </w:r>
            <w:r w:rsidRPr="00200643">
              <w:rPr>
                <w:rFonts w:ascii="Consolas" w:eastAsia="宋体" w:hAnsi="Consolas" w:cs="宋体"/>
                <w:kern w:val="0"/>
                <w:sz w:val="23"/>
                <w:szCs w:val="23"/>
                <w:shd w:val="clear" w:color="auto" w:fill="F7F7F8"/>
              </w:rPr>
              <w:t>final</w:t>
            </w:r>
            <w:r w:rsidRPr="00200643">
              <w:rPr>
                <w:rFonts w:ascii="inherit" w:eastAsia="宋体" w:hAnsi="inherit" w:cs="Arial"/>
                <w:kern w:val="0"/>
                <w:sz w:val="24"/>
                <w:szCs w:val="24"/>
              </w:rPr>
              <w:t>。</w:t>
            </w:r>
          </w:p>
          <w:p w:rsidR="00200643" w:rsidRPr="00200643" w:rsidRDefault="00200643" w:rsidP="00200643">
            <w:pPr>
              <w:widowControl/>
              <w:numPr>
                <w:ilvl w:val="0"/>
                <w:numId w:val="9"/>
              </w:numPr>
              <w:shd w:val="clear" w:color="auto" w:fill="EBF1E7"/>
              <w:spacing w:after="150"/>
              <w:jc w:val="left"/>
              <w:rPr>
                <w:rFonts w:ascii="inherit" w:eastAsia="宋体" w:hAnsi="inherit" w:cs="Arial" w:hint="eastAsia"/>
                <w:kern w:val="0"/>
                <w:sz w:val="24"/>
                <w:szCs w:val="24"/>
              </w:rPr>
            </w:pPr>
            <w:r w:rsidRPr="00200643">
              <w:rPr>
                <w:rFonts w:ascii="inherit" w:eastAsia="宋体" w:hAnsi="inherit" w:cs="Arial"/>
                <w:kern w:val="0"/>
                <w:sz w:val="24"/>
                <w:szCs w:val="24"/>
              </w:rPr>
              <w:t>对具有</w:t>
            </w:r>
            <w:r w:rsidRPr="00200643">
              <w:rPr>
                <w:rFonts w:ascii="Consolas" w:eastAsia="宋体" w:hAnsi="Consolas" w:cs="宋体"/>
                <w:kern w:val="0"/>
                <w:sz w:val="23"/>
                <w:szCs w:val="23"/>
                <w:shd w:val="clear" w:color="auto" w:fill="F7F7F8"/>
              </w:rPr>
              <w:t>abstract</w:t>
            </w:r>
            <w:r w:rsidRPr="00200643">
              <w:rPr>
                <w:rFonts w:ascii="inherit" w:eastAsia="宋体" w:hAnsi="inherit" w:cs="Arial"/>
                <w:kern w:val="0"/>
                <w:sz w:val="24"/>
                <w:szCs w:val="24"/>
              </w:rPr>
              <w:t>方法的类进行单元测试需要您自己对类进行子类化并提供该</w:t>
            </w:r>
            <w:r w:rsidRPr="00200643">
              <w:rPr>
                <w:rFonts w:ascii="Consolas" w:eastAsia="宋体" w:hAnsi="Consolas" w:cs="宋体"/>
                <w:kern w:val="0"/>
                <w:sz w:val="23"/>
                <w:szCs w:val="23"/>
                <w:shd w:val="clear" w:color="auto" w:fill="F7F7F8"/>
              </w:rPr>
              <w:t>abstract</w:t>
            </w:r>
            <w:r w:rsidRPr="00200643">
              <w:rPr>
                <w:rFonts w:ascii="inherit" w:eastAsia="宋体" w:hAnsi="inherit" w:cs="Arial"/>
                <w:kern w:val="0"/>
                <w:sz w:val="24"/>
                <w:szCs w:val="24"/>
              </w:rPr>
              <w:t>方法的存根实现。</w:t>
            </w:r>
          </w:p>
          <w:p w:rsidR="00200643" w:rsidRPr="00200643" w:rsidRDefault="00200643" w:rsidP="00200643">
            <w:pPr>
              <w:widowControl/>
              <w:numPr>
                <w:ilvl w:val="0"/>
                <w:numId w:val="9"/>
              </w:numPr>
              <w:shd w:val="clear" w:color="auto" w:fill="EBF1E7"/>
              <w:spacing w:after="150"/>
              <w:jc w:val="left"/>
              <w:rPr>
                <w:rFonts w:ascii="inherit" w:eastAsia="宋体" w:hAnsi="inherit" w:cs="Arial" w:hint="eastAsia"/>
                <w:kern w:val="0"/>
                <w:sz w:val="24"/>
                <w:szCs w:val="24"/>
              </w:rPr>
            </w:pPr>
            <w:r w:rsidRPr="00200643">
              <w:rPr>
                <w:rFonts w:ascii="inherit" w:eastAsia="宋体" w:hAnsi="inherit" w:cs="Arial"/>
                <w:kern w:val="0"/>
                <w:sz w:val="24"/>
                <w:szCs w:val="24"/>
              </w:rPr>
              <w:t>组件扫描也需要具体的方法，这需要具体的类来获取。</w:t>
            </w:r>
          </w:p>
          <w:p w:rsidR="00200643" w:rsidRPr="00200643" w:rsidRDefault="00200643" w:rsidP="00200643">
            <w:pPr>
              <w:widowControl/>
              <w:numPr>
                <w:ilvl w:val="0"/>
                <w:numId w:val="9"/>
              </w:numPr>
              <w:shd w:val="clear" w:color="auto" w:fill="EBF1E7"/>
              <w:spacing w:after="150"/>
              <w:jc w:val="left"/>
              <w:rPr>
                <w:rFonts w:ascii="inherit" w:eastAsia="宋体" w:hAnsi="inherit" w:cs="Arial" w:hint="eastAsia"/>
                <w:kern w:val="0"/>
                <w:sz w:val="24"/>
                <w:szCs w:val="24"/>
              </w:rPr>
            </w:pPr>
            <w:r w:rsidRPr="00200643">
              <w:rPr>
                <w:rFonts w:ascii="inherit" w:eastAsia="宋体" w:hAnsi="inherit" w:cs="Arial"/>
                <w:kern w:val="0"/>
                <w:sz w:val="24"/>
                <w:szCs w:val="24"/>
              </w:rPr>
              <w:t>另一个关键限制是查找方法不适用于工厂方法，特别是</w:t>
            </w:r>
            <w:r w:rsidRPr="00200643">
              <w:rPr>
                <w:rFonts w:ascii="Consolas" w:eastAsia="宋体" w:hAnsi="Consolas" w:cs="宋体"/>
                <w:kern w:val="0"/>
                <w:sz w:val="23"/>
                <w:szCs w:val="23"/>
                <w:shd w:val="clear" w:color="auto" w:fill="F7F7F8"/>
              </w:rPr>
              <w:t>@Bean</w:t>
            </w:r>
            <w:r w:rsidRPr="00200643">
              <w:rPr>
                <w:rFonts w:ascii="inherit" w:eastAsia="宋体" w:hAnsi="inherit" w:cs="Arial"/>
                <w:kern w:val="0"/>
                <w:sz w:val="24"/>
                <w:szCs w:val="24"/>
              </w:rPr>
              <w:t>配置类中的方法，因为在这种情况下，容器不负责创建实例，因此无法创建运行时生成的子类苍蝇</w:t>
            </w:r>
          </w:p>
          <w:p w:rsidR="00200643" w:rsidRPr="00200643" w:rsidRDefault="00200643" w:rsidP="00200643">
            <w:pPr>
              <w:widowControl/>
              <w:spacing w:after="150"/>
              <w:jc w:val="left"/>
              <w:rPr>
                <w:rFonts w:ascii="inherit" w:eastAsia="宋体" w:hAnsi="inherit" w:cs="宋体" w:hint="eastAsia"/>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In the case of the </w:t>
      </w:r>
      <w:r w:rsidRPr="00BA0D5D">
        <w:rPr>
          <w:rFonts w:ascii="Consolas" w:eastAsia="宋体" w:hAnsi="Consolas" w:cs="宋体"/>
          <w:color w:val="34302D"/>
          <w:kern w:val="0"/>
          <w:sz w:val="23"/>
          <w:szCs w:val="23"/>
          <w:shd w:val="clear" w:color="auto" w:fill="F7F7F8"/>
        </w:rPr>
        <w:t>CommandManager</w:t>
      </w:r>
      <w:r w:rsidRPr="00BA0D5D">
        <w:rPr>
          <w:rFonts w:ascii="inherit" w:eastAsia="宋体" w:hAnsi="inherit" w:cs="Arial"/>
          <w:color w:val="34302D"/>
          <w:kern w:val="0"/>
          <w:sz w:val="24"/>
          <w:szCs w:val="24"/>
        </w:rPr>
        <w:t> class in the previous code snippet, the Spring container dynamically overrides the implementation of the </w:t>
      </w:r>
      <w:r w:rsidRPr="00BA0D5D">
        <w:rPr>
          <w:rFonts w:ascii="Consolas" w:eastAsia="宋体" w:hAnsi="Consolas" w:cs="宋体"/>
          <w:color w:val="34302D"/>
          <w:kern w:val="0"/>
          <w:sz w:val="23"/>
          <w:szCs w:val="23"/>
          <w:shd w:val="clear" w:color="auto" w:fill="F7F7F8"/>
        </w:rPr>
        <w:t>createCommand()</w:t>
      </w:r>
      <w:r w:rsidRPr="00BA0D5D">
        <w:rPr>
          <w:rFonts w:ascii="inherit" w:eastAsia="宋体" w:hAnsi="inherit" w:cs="Arial"/>
          <w:color w:val="34302D"/>
          <w:kern w:val="0"/>
          <w:sz w:val="24"/>
          <w:szCs w:val="24"/>
        </w:rPr>
        <w:t> method. The </w:t>
      </w:r>
      <w:r w:rsidRPr="00BA0D5D">
        <w:rPr>
          <w:rFonts w:ascii="Consolas" w:eastAsia="宋体" w:hAnsi="Consolas" w:cs="宋体"/>
          <w:color w:val="34302D"/>
          <w:kern w:val="0"/>
          <w:sz w:val="23"/>
          <w:szCs w:val="23"/>
          <w:shd w:val="clear" w:color="auto" w:fill="F7F7F8"/>
        </w:rPr>
        <w:t>CommandManager</w:t>
      </w:r>
      <w:r w:rsidRPr="00BA0D5D">
        <w:rPr>
          <w:rFonts w:ascii="inherit" w:eastAsia="宋体" w:hAnsi="inherit" w:cs="Arial"/>
          <w:color w:val="34302D"/>
          <w:kern w:val="0"/>
          <w:sz w:val="24"/>
          <w:szCs w:val="24"/>
        </w:rPr>
        <w:t> class does not have any Spring dependencies, as the reworked example shows: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w:t>
      </w:r>
      <w:r>
        <w:rPr>
          <w:rStyle w:val="HTML"/>
          <w:rFonts w:ascii="Consolas" w:hAnsi="Consolas"/>
          <w:sz w:val="23"/>
          <w:szCs w:val="23"/>
          <w:shd w:val="clear" w:color="auto" w:fill="F7F7F8"/>
        </w:rPr>
        <w:t>CommandManager</w:t>
      </w:r>
      <w:r>
        <w:rPr>
          <w:rFonts w:ascii="Arial" w:hAnsi="Arial" w:cs="Arial"/>
          <w:color w:val="34302D"/>
          <w:shd w:val="clear" w:color="auto" w:fill="FFFFFF"/>
        </w:rPr>
        <w:t>前面代码片段中的类，</w:t>
      </w:r>
      <w:r>
        <w:rPr>
          <w:rFonts w:ascii="Arial" w:hAnsi="Arial" w:cs="Arial"/>
          <w:color w:val="34302D"/>
          <w:shd w:val="clear" w:color="auto" w:fill="FFFFFF"/>
        </w:rPr>
        <w:t>Spring</w:t>
      </w:r>
      <w:r>
        <w:rPr>
          <w:rFonts w:ascii="Arial" w:hAnsi="Arial" w:cs="Arial"/>
          <w:color w:val="34302D"/>
          <w:shd w:val="clear" w:color="auto" w:fill="FFFFFF"/>
        </w:rPr>
        <w:t>容器动态地覆盖</w:t>
      </w:r>
      <w:r>
        <w:rPr>
          <w:rStyle w:val="HTML"/>
          <w:rFonts w:ascii="Consolas" w:hAnsi="Consolas"/>
          <w:sz w:val="23"/>
          <w:szCs w:val="23"/>
          <w:shd w:val="clear" w:color="auto" w:fill="F7F7F8"/>
        </w:rPr>
        <w:t>createCommand()</w:t>
      </w:r>
      <w:r>
        <w:rPr>
          <w:rFonts w:ascii="Arial" w:hAnsi="Arial" w:cs="Arial"/>
          <w:color w:val="34302D"/>
          <w:shd w:val="clear" w:color="auto" w:fill="FFFFFF"/>
        </w:rPr>
        <w:t> </w:t>
      </w:r>
      <w:r>
        <w:rPr>
          <w:rFonts w:ascii="Arial" w:hAnsi="Arial" w:cs="Arial"/>
          <w:color w:val="34302D"/>
          <w:shd w:val="clear" w:color="auto" w:fill="FFFFFF"/>
        </w:rPr>
        <w:t>方法的实现。该</w:t>
      </w:r>
      <w:r>
        <w:rPr>
          <w:rStyle w:val="HTML"/>
          <w:rFonts w:ascii="Consolas" w:hAnsi="Consolas"/>
          <w:sz w:val="23"/>
          <w:szCs w:val="23"/>
          <w:shd w:val="clear" w:color="auto" w:fill="F7F7F8"/>
        </w:rPr>
        <w:t>CommandManager</w:t>
      </w:r>
      <w:r>
        <w:rPr>
          <w:rFonts w:ascii="Arial" w:hAnsi="Arial" w:cs="Arial"/>
          <w:color w:val="34302D"/>
          <w:shd w:val="clear" w:color="auto" w:fill="FFFFFF"/>
        </w:rPr>
        <w:t>班没有任何</w:t>
      </w:r>
      <w:r>
        <w:rPr>
          <w:rFonts w:ascii="Arial" w:hAnsi="Arial" w:cs="Arial"/>
          <w:color w:val="34302D"/>
          <w:shd w:val="clear" w:color="auto" w:fill="FFFFFF"/>
        </w:rPr>
        <w:t>Spring</w:t>
      </w:r>
      <w:r>
        <w:rPr>
          <w:rFonts w:ascii="Arial" w:hAnsi="Arial" w:cs="Arial"/>
          <w:color w:val="34302D"/>
          <w:shd w:val="clear" w:color="auto" w:fill="FFFFFF"/>
        </w:rPr>
        <w:t>的依赖，因为返工例所示：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fiona.apple;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no more Spring imports!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CommandManager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process(Object commandState)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grab a new instance of the appropriate Command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 command =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set the state on the (hopefully brand new) Command 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command.setState(commandState);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command.execute();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okay... but where is the implementation of this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Command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client class that contains the method to be injected (the </w:t>
      </w:r>
      <w:r w:rsidRPr="00BA0D5D">
        <w:rPr>
          <w:rFonts w:ascii="Consolas" w:eastAsia="宋体" w:hAnsi="Consolas" w:cs="宋体"/>
          <w:color w:val="34302D"/>
          <w:kern w:val="0"/>
          <w:sz w:val="23"/>
          <w:szCs w:val="23"/>
          <w:shd w:val="clear" w:color="auto" w:fill="F7F7F8"/>
        </w:rPr>
        <w:t>CommandManager</w:t>
      </w:r>
      <w:r w:rsidRPr="00BA0D5D">
        <w:rPr>
          <w:rFonts w:ascii="inherit" w:eastAsia="宋体" w:hAnsi="inherit" w:cs="Arial"/>
          <w:color w:val="34302D"/>
          <w:kern w:val="0"/>
          <w:sz w:val="24"/>
          <w:szCs w:val="24"/>
        </w:rPr>
        <w:t> in this case), the method to be injected requires a signature of the following form:</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在包含要注入的方法的客户端类中（</w:t>
      </w:r>
      <w:r>
        <w:rPr>
          <w:rStyle w:val="HTML"/>
          <w:rFonts w:ascii="Consolas" w:hAnsi="Consolas"/>
          <w:sz w:val="23"/>
          <w:szCs w:val="23"/>
          <w:shd w:val="clear" w:color="auto" w:fill="F7F7F8"/>
        </w:rPr>
        <w:t>CommandManager</w:t>
      </w:r>
      <w:r>
        <w:rPr>
          <w:rFonts w:ascii="Arial" w:hAnsi="Arial" w:cs="Arial"/>
          <w:color w:val="34302D"/>
          <w:shd w:val="clear" w:color="auto" w:fill="FFFFFF"/>
        </w:rPr>
        <w:t>在本例中），要注入的方法需要以下形式的签名：</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&lt;public</w:t>
      </w:r>
      <w:r w:rsidRPr="00BA0D5D">
        <w:rPr>
          <w:rFonts w:ascii="Consolas" w:eastAsia="宋体" w:hAnsi="Consolas" w:cs="宋体"/>
          <w:color w:val="880088"/>
          <w:kern w:val="0"/>
          <w:sz w:val="24"/>
          <w:szCs w:val="24"/>
        </w:rPr>
        <w:t>|</w:t>
      </w:r>
      <w:r w:rsidRPr="00BA0D5D">
        <w:rPr>
          <w:rFonts w:ascii="Consolas" w:eastAsia="宋体" w:hAnsi="Consolas" w:cs="宋体"/>
          <w:color w:val="000080"/>
          <w:kern w:val="0"/>
          <w:sz w:val="24"/>
          <w:szCs w:val="24"/>
        </w:rPr>
        <w:t>protected</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[abstract] </w:t>
      </w:r>
      <w:r w:rsidRPr="00BA0D5D">
        <w:rPr>
          <w:rFonts w:ascii="Consolas" w:eastAsia="宋体" w:hAnsi="Consolas" w:cs="宋体"/>
          <w:color w:val="008080"/>
          <w:kern w:val="0"/>
          <w:sz w:val="24"/>
          <w:szCs w:val="24"/>
        </w:rPr>
        <w:t>&lt;return-type&gt;</w:t>
      </w:r>
      <w:r w:rsidRPr="00BA0D5D">
        <w:rPr>
          <w:rFonts w:ascii="Consolas" w:eastAsia="宋体" w:hAnsi="Consolas" w:cs="宋体"/>
          <w:color w:val="34302D"/>
          <w:kern w:val="0"/>
          <w:sz w:val="24"/>
          <w:szCs w:val="24"/>
        </w:rPr>
        <w:t xml:space="preserve"> theMethodName(no-arguments);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method is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the dynamically-generated subclass implements the method. Otherwise, the dynamically-generated subclass overrides the concrete method defined in the original class. Consider the following example:</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如果方法是</w:t>
      </w:r>
      <w:r>
        <w:rPr>
          <w:rStyle w:val="HTML"/>
          <w:rFonts w:ascii="Consolas" w:hAnsi="Consolas"/>
          <w:sz w:val="23"/>
          <w:szCs w:val="23"/>
          <w:shd w:val="clear" w:color="auto" w:fill="F7F7F8"/>
        </w:rPr>
        <w:t>abstract</w:t>
      </w:r>
      <w:r>
        <w:rPr>
          <w:rFonts w:ascii="Arial" w:hAnsi="Arial" w:cs="Arial"/>
          <w:color w:val="34302D"/>
          <w:shd w:val="clear" w:color="auto" w:fill="FFFFFF"/>
        </w:rPr>
        <w:t>，则动态生成的子类实现该方法。否则，动态生成的子类将覆盖原始类中定义的具体方法。请考虑以下示例：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a stateful bean deployed as a prototype (non-singleton)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"myCommand"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"fiona.apple.AsyncCommand"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dependencies here as required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commandProcessor uses statefulCommandHelper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"commandManager"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"fiona.apple.CommandManager"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&lt;lookup-method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"createCommand"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"myCommand"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bean identified as </w:t>
      </w:r>
      <w:r w:rsidRPr="00BA0D5D">
        <w:rPr>
          <w:rFonts w:ascii="Consolas" w:eastAsia="宋体" w:hAnsi="Consolas" w:cs="宋体"/>
          <w:color w:val="34302D"/>
          <w:kern w:val="0"/>
          <w:sz w:val="23"/>
          <w:szCs w:val="23"/>
          <w:shd w:val="clear" w:color="auto" w:fill="F7F7F8"/>
        </w:rPr>
        <w:t>commandManager</w:t>
      </w:r>
      <w:r w:rsidRPr="00BA0D5D">
        <w:rPr>
          <w:rFonts w:ascii="inherit" w:eastAsia="宋体" w:hAnsi="inherit" w:cs="Arial"/>
          <w:color w:val="34302D"/>
          <w:kern w:val="0"/>
          <w:sz w:val="24"/>
          <w:szCs w:val="24"/>
        </w:rPr>
        <w:t> calls its own </w:t>
      </w:r>
      <w:r w:rsidRPr="00BA0D5D">
        <w:rPr>
          <w:rFonts w:ascii="Consolas" w:eastAsia="宋体" w:hAnsi="Consolas" w:cs="宋体"/>
          <w:color w:val="34302D"/>
          <w:kern w:val="0"/>
          <w:sz w:val="23"/>
          <w:szCs w:val="23"/>
          <w:shd w:val="clear" w:color="auto" w:fill="F7F7F8"/>
        </w:rPr>
        <w:t>createCommand()</w:t>
      </w:r>
      <w:r w:rsidRPr="00BA0D5D">
        <w:rPr>
          <w:rFonts w:ascii="inherit" w:eastAsia="宋体" w:hAnsi="inherit" w:cs="Arial"/>
          <w:color w:val="34302D"/>
          <w:kern w:val="0"/>
          <w:sz w:val="24"/>
          <w:szCs w:val="24"/>
        </w:rPr>
        <w:t> method whenever it needs a new instance of the </w:t>
      </w:r>
      <w:r w:rsidRPr="00BA0D5D">
        <w:rPr>
          <w:rFonts w:ascii="Consolas" w:eastAsia="宋体" w:hAnsi="Consolas" w:cs="宋体"/>
          <w:color w:val="34302D"/>
          <w:kern w:val="0"/>
          <w:sz w:val="23"/>
          <w:szCs w:val="23"/>
          <w:shd w:val="clear" w:color="auto" w:fill="F7F7F8"/>
        </w:rPr>
        <w:t>myCommand</w:t>
      </w:r>
      <w:r w:rsidRPr="00BA0D5D">
        <w:rPr>
          <w:rFonts w:ascii="inherit" w:eastAsia="宋体" w:hAnsi="inherit" w:cs="Arial"/>
          <w:color w:val="34302D"/>
          <w:kern w:val="0"/>
          <w:sz w:val="24"/>
          <w:szCs w:val="24"/>
        </w:rPr>
        <w:t> bean. You must be careful to deploy the </w:t>
      </w:r>
      <w:r w:rsidRPr="00BA0D5D">
        <w:rPr>
          <w:rFonts w:ascii="Consolas" w:eastAsia="宋体" w:hAnsi="Consolas" w:cs="宋体"/>
          <w:color w:val="34302D"/>
          <w:kern w:val="0"/>
          <w:sz w:val="23"/>
          <w:szCs w:val="23"/>
          <w:shd w:val="clear" w:color="auto" w:fill="F7F7F8"/>
        </w:rPr>
        <w:t>myCommand</w:t>
      </w:r>
      <w:r w:rsidRPr="00BA0D5D">
        <w:rPr>
          <w:rFonts w:ascii="inherit" w:eastAsia="宋体" w:hAnsi="inherit" w:cs="Arial"/>
          <w:color w:val="34302D"/>
          <w:kern w:val="0"/>
          <w:sz w:val="24"/>
          <w:szCs w:val="24"/>
        </w:rPr>
        <w:t> bean as a prototype if that is actually what is needed. If it is a </w:t>
      </w:r>
      <w:hyperlink r:id="rId140" w:anchor="beans-factory-scopes-singleton" w:history="1">
        <w:r w:rsidRPr="00BA0D5D">
          <w:rPr>
            <w:rFonts w:ascii="inherit" w:eastAsia="宋体" w:hAnsi="inherit" w:cs="Arial"/>
            <w:color w:val="548E2E"/>
            <w:kern w:val="0"/>
            <w:sz w:val="24"/>
            <w:szCs w:val="24"/>
            <w:u w:val="single"/>
          </w:rPr>
          <w:t>singleton</w:t>
        </w:r>
      </w:hyperlink>
      <w:r w:rsidRPr="00BA0D5D">
        <w:rPr>
          <w:rFonts w:ascii="inherit" w:eastAsia="宋体" w:hAnsi="inherit" w:cs="Arial"/>
          <w:color w:val="34302D"/>
          <w:kern w:val="0"/>
          <w:sz w:val="24"/>
          <w:szCs w:val="24"/>
        </w:rPr>
        <w:t>, the same instance of the </w:t>
      </w:r>
      <w:r w:rsidRPr="00BA0D5D">
        <w:rPr>
          <w:rFonts w:ascii="Consolas" w:eastAsia="宋体" w:hAnsi="Consolas" w:cs="宋体"/>
          <w:color w:val="34302D"/>
          <w:kern w:val="0"/>
          <w:sz w:val="23"/>
          <w:szCs w:val="23"/>
          <w:shd w:val="clear" w:color="auto" w:fill="F7F7F8"/>
        </w:rPr>
        <w:t>myCommand</w:t>
      </w:r>
      <w:r w:rsidRPr="00BA0D5D">
        <w:rPr>
          <w:rFonts w:ascii="inherit" w:eastAsia="宋体" w:hAnsi="inherit" w:cs="Arial"/>
          <w:color w:val="34302D"/>
          <w:kern w:val="0"/>
          <w:sz w:val="24"/>
          <w:szCs w:val="24"/>
        </w:rPr>
        <w:t> bean is returned each time.</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只要需要</w:t>
      </w:r>
      <w:r>
        <w:rPr>
          <w:rFonts w:ascii="Arial" w:hAnsi="Arial" w:cs="Arial"/>
          <w:color w:val="34302D"/>
          <w:shd w:val="clear" w:color="auto" w:fill="FFFFFF"/>
        </w:rPr>
        <w:t>bean </w:t>
      </w:r>
      <w:r>
        <w:rPr>
          <w:rFonts w:ascii="Arial" w:hAnsi="Arial" w:cs="Arial"/>
          <w:color w:val="34302D"/>
          <w:shd w:val="clear" w:color="auto" w:fill="FFFFFF"/>
        </w:rPr>
        <w:t>的新实例，标识为</w:t>
      </w:r>
      <w:r>
        <w:rPr>
          <w:rFonts w:ascii="Arial" w:hAnsi="Arial" w:cs="Arial"/>
          <w:color w:val="34302D"/>
          <w:shd w:val="clear" w:color="auto" w:fill="FFFFFF"/>
        </w:rPr>
        <w:t>bean</w:t>
      </w:r>
      <w:r>
        <w:rPr>
          <w:rFonts w:ascii="Arial" w:hAnsi="Arial" w:cs="Arial"/>
          <w:color w:val="34302D"/>
          <w:shd w:val="clear" w:color="auto" w:fill="FFFFFF"/>
        </w:rPr>
        <w:t>的</w:t>
      </w:r>
      <w:r>
        <w:rPr>
          <w:rFonts w:ascii="Arial" w:hAnsi="Arial" w:cs="Arial"/>
          <w:color w:val="34302D"/>
          <w:shd w:val="clear" w:color="auto" w:fill="FFFFFF"/>
        </w:rPr>
        <w:t>bean </w:t>
      </w:r>
      <w:r>
        <w:rPr>
          <w:rFonts w:ascii="Arial" w:hAnsi="Arial" w:cs="Arial"/>
          <w:color w:val="34302D"/>
          <w:shd w:val="clear" w:color="auto" w:fill="FFFFFF"/>
        </w:rPr>
        <w:t>就会</w:t>
      </w:r>
      <w:r>
        <w:rPr>
          <w:rStyle w:val="HTML"/>
          <w:rFonts w:ascii="Consolas" w:hAnsi="Consolas"/>
          <w:sz w:val="23"/>
          <w:szCs w:val="23"/>
          <w:shd w:val="clear" w:color="auto" w:fill="F7F7F8"/>
        </w:rPr>
        <w:t>commandManager</w:t>
      </w:r>
      <w:r>
        <w:rPr>
          <w:rFonts w:ascii="Arial" w:hAnsi="Arial" w:cs="Arial"/>
          <w:color w:val="34302D"/>
          <w:shd w:val="clear" w:color="auto" w:fill="FFFFFF"/>
        </w:rPr>
        <w:t>调用自己的</w:t>
      </w:r>
      <w:r>
        <w:rPr>
          <w:rStyle w:val="HTML"/>
          <w:rFonts w:ascii="Consolas" w:hAnsi="Consolas"/>
          <w:sz w:val="23"/>
          <w:szCs w:val="23"/>
          <w:shd w:val="clear" w:color="auto" w:fill="F7F7F8"/>
        </w:rPr>
        <w:t>createCommand()</w:t>
      </w:r>
      <w:r>
        <w:rPr>
          <w:rFonts w:ascii="Arial" w:hAnsi="Arial" w:cs="Arial"/>
          <w:color w:val="34302D"/>
          <w:shd w:val="clear" w:color="auto" w:fill="FFFFFF"/>
        </w:rPr>
        <w:t>方法</w:t>
      </w:r>
      <w:r>
        <w:rPr>
          <w:rStyle w:val="HTML"/>
          <w:rFonts w:ascii="Consolas" w:hAnsi="Consolas"/>
          <w:sz w:val="23"/>
          <w:szCs w:val="23"/>
          <w:shd w:val="clear" w:color="auto" w:fill="F7F7F8"/>
        </w:rPr>
        <w:t>myCommand</w:t>
      </w:r>
      <w:r>
        <w:rPr>
          <w:rFonts w:ascii="Arial" w:hAnsi="Arial" w:cs="Arial"/>
          <w:color w:val="34302D"/>
          <w:shd w:val="clear" w:color="auto" w:fill="FFFFFF"/>
        </w:rPr>
        <w:t>。</w:t>
      </w:r>
      <w:r>
        <w:rPr>
          <w:rStyle w:val="HTML"/>
          <w:rFonts w:ascii="Consolas" w:hAnsi="Consolas"/>
          <w:sz w:val="23"/>
          <w:szCs w:val="23"/>
          <w:shd w:val="clear" w:color="auto" w:fill="F7F7F8"/>
        </w:rPr>
        <w:t>myCommand</w:t>
      </w:r>
      <w:r>
        <w:rPr>
          <w:rFonts w:ascii="Arial" w:hAnsi="Arial" w:cs="Arial"/>
          <w:color w:val="34302D"/>
          <w:shd w:val="clear" w:color="auto" w:fill="FFFFFF"/>
        </w:rPr>
        <w:t>如果实际需要，您必须小心将</w:t>
      </w:r>
      <w:r>
        <w:rPr>
          <w:rFonts w:ascii="Arial" w:hAnsi="Arial" w:cs="Arial"/>
          <w:color w:val="34302D"/>
          <w:shd w:val="clear" w:color="auto" w:fill="FFFFFF"/>
        </w:rPr>
        <w:t>bean </w:t>
      </w:r>
      <w:r>
        <w:rPr>
          <w:rFonts w:ascii="Arial" w:hAnsi="Arial" w:cs="Arial"/>
          <w:color w:val="34302D"/>
          <w:shd w:val="clear" w:color="auto" w:fill="FFFFFF"/>
        </w:rPr>
        <w:t>部署为原型。如果它是</w:t>
      </w:r>
      <w:hyperlink r:id="rId141" w:anchor="beans-factory-scopes-singleton" w:history="1">
        <w:r>
          <w:rPr>
            <w:rStyle w:val="a4"/>
            <w:rFonts w:ascii="Arial" w:hAnsi="Arial" w:cs="Arial"/>
            <w:color w:val="548E2E"/>
            <w:shd w:val="clear" w:color="auto" w:fill="FFFFFF"/>
          </w:rPr>
          <w:t>单例</w:t>
        </w:r>
      </w:hyperlink>
      <w:r>
        <w:rPr>
          <w:rFonts w:ascii="Arial" w:hAnsi="Arial" w:cs="Arial"/>
          <w:color w:val="34302D"/>
          <w:shd w:val="clear" w:color="auto" w:fill="FFFFFF"/>
        </w:rPr>
        <w:t>，</w:t>
      </w:r>
      <w:r>
        <w:rPr>
          <w:rStyle w:val="HTML"/>
          <w:rFonts w:ascii="Consolas" w:hAnsi="Consolas"/>
          <w:sz w:val="23"/>
          <w:szCs w:val="23"/>
          <w:shd w:val="clear" w:color="auto" w:fill="F7F7F8"/>
        </w:rPr>
        <w:t>myCommand</w:t>
      </w:r>
      <w:r>
        <w:rPr>
          <w:rFonts w:ascii="Arial" w:hAnsi="Arial" w:cs="Arial"/>
          <w:color w:val="34302D"/>
          <w:shd w:val="clear" w:color="auto" w:fill="FFFFFF"/>
        </w:rPr>
        <w:t> </w:t>
      </w:r>
      <w:r>
        <w:rPr>
          <w:rFonts w:ascii="Arial" w:hAnsi="Arial" w:cs="Arial"/>
          <w:color w:val="34302D"/>
          <w:shd w:val="clear" w:color="auto" w:fill="FFFFFF"/>
        </w:rPr>
        <w:t>则每次返回相同的</w:t>
      </w:r>
      <w:r>
        <w:rPr>
          <w:rFonts w:ascii="Arial" w:hAnsi="Arial" w:cs="Arial"/>
          <w:color w:val="34302D"/>
          <w:shd w:val="clear" w:color="auto" w:fill="FFFFFF"/>
        </w:rPr>
        <w:t>bean </w:t>
      </w:r>
      <w:r>
        <w:rPr>
          <w:rFonts w:ascii="Arial" w:hAnsi="Arial" w:cs="Arial"/>
          <w:color w:val="34302D"/>
          <w:shd w:val="clear" w:color="auto" w:fill="FFFFFF"/>
        </w:rPr>
        <w:t>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within the annotation-based component model, you can declare a lookup method through the </w:t>
      </w:r>
      <w:r w:rsidRPr="00BA0D5D">
        <w:rPr>
          <w:rFonts w:ascii="Consolas" w:eastAsia="宋体" w:hAnsi="Consolas" w:cs="宋体"/>
          <w:color w:val="34302D"/>
          <w:kern w:val="0"/>
          <w:sz w:val="23"/>
          <w:szCs w:val="23"/>
          <w:shd w:val="clear" w:color="auto" w:fill="F7F7F8"/>
        </w:rPr>
        <w:t>@Lookup</w:t>
      </w:r>
      <w:r w:rsidRPr="00BA0D5D">
        <w:rPr>
          <w:rFonts w:ascii="inherit" w:eastAsia="宋体" w:hAnsi="inherit" w:cs="Arial"/>
          <w:color w:val="34302D"/>
          <w:kern w:val="0"/>
          <w:sz w:val="24"/>
          <w:szCs w:val="24"/>
        </w:rPr>
        <w:t>annotation, as the following example shows: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或者，在基于注释的组件模型中，您可以通过</w:t>
      </w:r>
      <w:r>
        <w:rPr>
          <w:rStyle w:val="HTML"/>
          <w:rFonts w:ascii="Consolas" w:hAnsi="Consolas"/>
          <w:sz w:val="23"/>
          <w:szCs w:val="23"/>
          <w:shd w:val="clear" w:color="auto" w:fill="F7F7F8"/>
        </w:rPr>
        <w:t>@Lookup</w:t>
      </w:r>
      <w:r>
        <w:rPr>
          <w:rFonts w:ascii="Arial" w:hAnsi="Arial" w:cs="Arial"/>
          <w:color w:val="34302D"/>
          <w:shd w:val="clear" w:color="auto" w:fill="FFFFFF"/>
        </w:rPr>
        <w:t>注释声明查找方法，如以下示例所示：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CommandManager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process(Object commandState)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 command =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command.setState(commandState);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command.execute();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@Lookup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"myCommand"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Command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Or, more idiomatically, you can rely on the target bean getting resolved against the declared return type of the lookup method:</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或者，更具惯用性，您可以依赖于针对查找方法的声明返回类型解析目标</w:t>
      </w:r>
      <w:r>
        <w:rPr>
          <w:rFonts w:ascii="Arial" w:hAnsi="Arial" w:cs="Arial"/>
          <w:color w:val="34302D"/>
          <w:shd w:val="clear" w:color="auto" w:fill="FFFFFF"/>
        </w:rPr>
        <w:t>bean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CommandManager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process(Object commandState)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MyCommand command =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command.setState(commandState);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command.execute();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@Lookup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MyCommand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you should typically declare such annotated lookup methods with a concrete stub implementation, in order for them to be compatible with Spring’s component scanning rules where abstract classes get ignored by default. This limitation does not apply to explicitly registered or explicitly imported bean classes.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请注意，您通常应该使用具体的存根实现来声明这种带注释的查找方法，以使它们与</w:t>
      </w:r>
      <w:r>
        <w:rPr>
          <w:rFonts w:ascii="Arial" w:hAnsi="Arial" w:cs="Arial"/>
          <w:color w:val="34302D"/>
          <w:shd w:val="clear" w:color="auto" w:fill="FFFFFF"/>
        </w:rPr>
        <w:t>Spring</w:t>
      </w:r>
      <w:r>
        <w:rPr>
          <w:rFonts w:ascii="Arial" w:hAnsi="Arial" w:cs="Arial"/>
          <w:color w:val="34302D"/>
          <w:shd w:val="clear" w:color="auto" w:fill="FFFFFF"/>
        </w:rPr>
        <w:t>的组件扫描规则兼容，其中默认情况下抽象类被忽略。此限制不适用于显式注册或显式导入的</w:t>
      </w:r>
      <w:r>
        <w:rPr>
          <w:rFonts w:ascii="Arial" w:hAnsi="Arial" w:cs="Arial"/>
          <w:color w:val="34302D"/>
          <w:shd w:val="clear" w:color="auto" w:fill="FFFFFF"/>
        </w:rPr>
        <w:t>bean</w:t>
      </w:r>
      <w:r>
        <w:rPr>
          <w:rFonts w:ascii="Arial" w:hAnsi="Arial" w:cs="Arial"/>
          <w:color w:val="34302D"/>
          <w:shd w:val="clear" w:color="auto" w:fill="FFFFFF"/>
        </w:rPr>
        <w:t>类。</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BA6CE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Another way of accessing differently scoped target beans is an </w:t>
            </w:r>
            <w:r w:rsidRPr="00BA0D5D">
              <w:rPr>
                <w:rFonts w:ascii="Consolas" w:eastAsia="宋体" w:hAnsi="Consolas" w:cs="宋体"/>
                <w:kern w:val="0"/>
                <w:sz w:val="23"/>
                <w:szCs w:val="23"/>
                <w:shd w:val="clear" w:color="auto" w:fill="F7F7F8"/>
              </w:rPr>
              <w:t>ObjectFactory</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Provider</w:t>
            </w:r>
            <w:r w:rsidRPr="00BA0D5D">
              <w:rPr>
                <w:rFonts w:ascii="inherit" w:eastAsia="宋体" w:hAnsi="inherit" w:cs="宋体"/>
                <w:kern w:val="0"/>
                <w:sz w:val="24"/>
                <w:szCs w:val="24"/>
              </w:rPr>
              <w:t> injection point. See </w:t>
            </w:r>
            <w:hyperlink r:id="rId142" w:anchor="beans-factory-scopes-other-injection" w:history="1">
              <w:r w:rsidRPr="00BA0D5D">
                <w:rPr>
                  <w:rFonts w:ascii="inherit" w:eastAsia="宋体" w:hAnsi="inherit" w:cs="宋体"/>
                  <w:color w:val="548E2E"/>
                  <w:kern w:val="0"/>
                  <w:sz w:val="24"/>
                  <w:szCs w:val="24"/>
                  <w:u w:val="single"/>
                </w:rPr>
                <w:t>Scoped Beans as Dependencies</w:t>
              </w:r>
            </w:hyperlink>
            <w:r w:rsidRPr="00BA0D5D">
              <w:rPr>
                <w:rFonts w:ascii="inherit" w:eastAsia="宋体" w:hAnsi="inherit" w:cs="宋体"/>
                <w:kern w:val="0"/>
                <w:sz w:val="24"/>
                <w:szCs w:val="24"/>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You may also find the </w:t>
            </w:r>
            <w:r w:rsidRPr="00BA0D5D">
              <w:rPr>
                <w:rFonts w:ascii="Consolas" w:eastAsia="宋体" w:hAnsi="Consolas" w:cs="宋体"/>
                <w:kern w:val="0"/>
                <w:sz w:val="23"/>
                <w:szCs w:val="23"/>
                <w:shd w:val="clear" w:color="auto" w:fill="F7F7F8"/>
              </w:rPr>
              <w:t>ServiceLocatorFactoryBean</w:t>
            </w:r>
            <w:r w:rsidRPr="00BA0D5D">
              <w:rPr>
                <w:rFonts w:ascii="inherit" w:eastAsia="宋体" w:hAnsi="inherit" w:cs="宋体"/>
                <w:kern w:val="0"/>
                <w:sz w:val="24"/>
                <w:szCs w:val="24"/>
              </w:rPr>
              <w:t> (in the </w:t>
            </w:r>
            <w:r w:rsidRPr="00BA0D5D">
              <w:rPr>
                <w:rFonts w:ascii="Consolas" w:eastAsia="宋体" w:hAnsi="Consolas" w:cs="宋体"/>
                <w:kern w:val="0"/>
                <w:sz w:val="23"/>
                <w:szCs w:val="23"/>
                <w:shd w:val="clear" w:color="auto" w:fill="F7F7F8"/>
              </w:rPr>
              <w:t>org.springframework.beans.factory.config</w:t>
            </w:r>
            <w:r w:rsidRPr="00BA0D5D">
              <w:rPr>
                <w:rFonts w:ascii="inherit" w:eastAsia="宋体" w:hAnsi="inherit" w:cs="宋体"/>
                <w:kern w:val="0"/>
                <w:sz w:val="24"/>
                <w:szCs w:val="24"/>
              </w:rPr>
              <w:t> package) to be useful.</w:t>
            </w:r>
          </w:p>
          <w:p w:rsidR="00200643" w:rsidRDefault="00200643" w:rsidP="00200643">
            <w:pPr>
              <w:pStyle w:val="a3"/>
              <w:shd w:val="clear" w:color="auto" w:fill="EBF1E7"/>
              <w:spacing w:before="0" w:beforeAutospacing="0" w:after="300" w:afterAutospacing="0"/>
              <w:rPr>
                <w:rFonts w:ascii="inherit" w:hAnsi="inherit" w:cs="Arial" w:hint="eastAsia"/>
              </w:rPr>
            </w:pPr>
            <w:r>
              <w:rPr>
                <w:rFonts w:ascii="inherit" w:hAnsi="inherit" w:cs="Arial"/>
              </w:rPr>
              <w:t>访问不同范围的目标</w:t>
            </w:r>
            <w:r>
              <w:rPr>
                <w:rFonts w:ascii="inherit" w:hAnsi="inherit" w:cs="Arial"/>
              </w:rPr>
              <w:t>bean</w:t>
            </w:r>
            <w:r>
              <w:rPr>
                <w:rFonts w:ascii="inherit" w:hAnsi="inherit" w:cs="Arial"/>
              </w:rPr>
              <w:t>的另一种方法是</w:t>
            </w:r>
            <w:r>
              <w:rPr>
                <w:rStyle w:val="HTML"/>
                <w:rFonts w:ascii="Consolas" w:hAnsi="Consolas"/>
                <w:sz w:val="23"/>
                <w:szCs w:val="23"/>
                <w:shd w:val="clear" w:color="auto" w:fill="F7F7F8"/>
              </w:rPr>
              <w:t>ObjectFactory</w:t>
            </w:r>
            <w:r>
              <w:rPr>
                <w:rFonts w:ascii="inherit" w:hAnsi="inherit" w:cs="Arial"/>
              </w:rPr>
              <w:t>/ </w:t>
            </w:r>
            <w:r>
              <w:rPr>
                <w:rStyle w:val="HTML"/>
                <w:rFonts w:ascii="Consolas" w:hAnsi="Consolas"/>
                <w:sz w:val="23"/>
                <w:szCs w:val="23"/>
                <w:shd w:val="clear" w:color="auto" w:fill="F7F7F8"/>
              </w:rPr>
              <w:t>Provider</w:t>
            </w:r>
            <w:r>
              <w:rPr>
                <w:rFonts w:ascii="inherit" w:hAnsi="inherit" w:cs="Arial"/>
              </w:rPr>
              <w:t>注入点。请参阅</w:t>
            </w:r>
            <w:hyperlink r:id="rId143" w:anchor="beans-factory-scopes-other-injection" w:history="1">
              <w:r>
                <w:rPr>
                  <w:rStyle w:val="a4"/>
                  <w:rFonts w:ascii="inherit" w:hAnsi="inherit" w:cs="Arial"/>
                  <w:color w:val="548E2E"/>
                </w:rPr>
                <w:t>Scoped Beans</w:t>
              </w:r>
              <w:r>
                <w:rPr>
                  <w:rStyle w:val="a4"/>
                  <w:rFonts w:ascii="inherit" w:hAnsi="inherit" w:cs="Arial"/>
                  <w:color w:val="548E2E"/>
                </w:rPr>
                <w:t>作为依赖关系</w:t>
              </w:r>
            </w:hyperlink>
            <w:r>
              <w:rPr>
                <w:rFonts w:ascii="inherit" w:hAnsi="inherit" w:cs="Arial"/>
              </w:rPr>
              <w:t>。</w:t>
            </w:r>
          </w:p>
          <w:p w:rsidR="00200643" w:rsidRDefault="00200643" w:rsidP="00200643">
            <w:pPr>
              <w:pStyle w:val="a3"/>
              <w:shd w:val="clear" w:color="auto" w:fill="EBF1E7"/>
              <w:spacing w:before="0" w:beforeAutospacing="0" w:after="0" w:afterAutospacing="0"/>
              <w:rPr>
                <w:rFonts w:ascii="inherit" w:hAnsi="inherit" w:cs="Arial" w:hint="eastAsia"/>
              </w:rPr>
            </w:pPr>
            <w:r>
              <w:rPr>
                <w:rFonts w:ascii="inherit" w:hAnsi="inherit" w:cs="Arial"/>
              </w:rPr>
              <w:t>您可能还会发现</w:t>
            </w:r>
            <w:r>
              <w:rPr>
                <w:rStyle w:val="HTML"/>
                <w:rFonts w:ascii="Consolas" w:hAnsi="Consolas"/>
                <w:sz w:val="23"/>
                <w:szCs w:val="23"/>
                <w:shd w:val="clear" w:color="auto" w:fill="F7F7F8"/>
              </w:rPr>
              <w:t>ServiceLocatorFactoryBean</w:t>
            </w:r>
            <w:r>
              <w:rPr>
                <w:rFonts w:ascii="inherit" w:hAnsi="inherit" w:cs="Arial"/>
              </w:rPr>
              <w:t>（在</w:t>
            </w:r>
            <w:r>
              <w:rPr>
                <w:rFonts w:ascii="inherit" w:hAnsi="inherit" w:cs="Arial"/>
              </w:rPr>
              <w:t> </w:t>
            </w:r>
            <w:r>
              <w:rPr>
                <w:rStyle w:val="HTML"/>
                <w:rFonts w:ascii="Consolas" w:hAnsi="Consolas"/>
                <w:sz w:val="23"/>
                <w:szCs w:val="23"/>
                <w:shd w:val="clear" w:color="auto" w:fill="F7F7F8"/>
              </w:rPr>
              <w:t>org.springframework.beans.factory.config</w:t>
            </w:r>
            <w:r>
              <w:rPr>
                <w:rFonts w:ascii="inherit" w:hAnsi="inherit" w:cs="Arial"/>
              </w:rPr>
              <w:t>包中）有用。</w:t>
            </w:r>
          </w:p>
          <w:p w:rsidR="00200643" w:rsidRPr="00BA0D5D" w:rsidRDefault="00200643" w:rsidP="00BA0D5D">
            <w:pPr>
              <w:widowControl/>
              <w:jc w:val="left"/>
              <w:rPr>
                <w:rFonts w:ascii="inherit" w:eastAsia="宋体" w:hAnsi="inherit" w:cs="宋体" w:hint="eastAsia"/>
                <w:kern w:val="0"/>
                <w:sz w:val="24"/>
                <w:szCs w:val="24"/>
              </w:rPr>
            </w:pP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Arbitrary Method Replacement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less useful form of method injection than lookup method injection is the ability to replace arbitrary methods in a managed bean with another method implementation. You can safely skip the rest of this section until you actually need this functionality.</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sidRPr="00200643">
        <w:rPr>
          <w:rFonts w:ascii="inherit" w:hAnsi="inherit" w:cs="Arial"/>
          <w:color w:val="34302D"/>
        </w:rPr>
        <w:t>任意方法替换</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与查找方法注入相比，一种不太有用的方法注入形式是能够使用另一个方法实现替换托管</w:t>
      </w:r>
      <w:r>
        <w:rPr>
          <w:rFonts w:ascii="inherit" w:hAnsi="inherit" w:cs="Arial"/>
          <w:color w:val="34302D"/>
        </w:rPr>
        <w:t>bean</w:t>
      </w:r>
      <w:r>
        <w:rPr>
          <w:rFonts w:ascii="inherit" w:hAnsi="inherit" w:cs="Arial"/>
          <w:color w:val="34302D"/>
        </w:rPr>
        <w:t>中的任意方法。您可以安全地跳过本节的其余部分，直到您确实需要此功能。</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With XML-based configuration metadata, you can use the </w:t>
      </w:r>
      <w:r w:rsidRPr="00BA0D5D">
        <w:rPr>
          <w:rFonts w:ascii="Consolas" w:eastAsia="宋体" w:hAnsi="Consolas" w:cs="宋体"/>
          <w:color w:val="34302D"/>
          <w:kern w:val="0"/>
          <w:sz w:val="23"/>
          <w:szCs w:val="23"/>
          <w:shd w:val="clear" w:color="auto" w:fill="F7F7F8"/>
        </w:rPr>
        <w:t>replaced-method</w:t>
      </w:r>
      <w:r w:rsidRPr="00BA0D5D">
        <w:rPr>
          <w:rFonts w:ascii="inherit" w:eastAsia="宋体" w:hAnsi="inherit" w:cs="Arial"/>
          <w:color w:val="34302D"/>
          <w:kern w:val="0"/>
          <w:sz w:val="24"/>
          <w:szCs w:val="24"/>
        </w:rPr>
        <w:t> element to replace an existing method implementation with another, for a deployed bean. Consider the following class, which has a method called </w:t>
      </w:r>
      <w:r w:rsidRPr="00BA0D5D">
        <w:rPr>
          <w:rFonts w:ascii="Consolas" w:eastAsia="宋体" w:hAnsi="Consolas" w:cs="宋体"/>
          <w:color w:val="34302D"/>
          <w:kern w:val="0"/>
          <w:sz w:val="23"/>
          <w:szCs w:val="23"/>
          <w:shd w:val="clear" w:color="auto" w:fill="F7F7F8"/>
        </w:rPr>
        <w:t>computeValue</w:t>
      </w:r>
      <w:r w:rsidRPr="00BA0D5D">
        <w:rPr>
          <w:rFonts w:ascii="inherit" w:eastAsia="宋体" w:hAnsi="inherit" w:cs="Arial"/>
          <w:color w:val="34302D"/>
          <w:kern w:val="0"/>
          <w:sz w:val="24"/>
          <w:szCs w:val="24"/>
        </w:rPr>
        <w:t> that we want to override:</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使用基于</w:t>
      </w:r>
      <w:r>
        <w:rPr>
          <w:rFonts w:ascii="Arial" w:hAnsi="Arial" w:cs="Arial"/>
          <w:color w:val="34302D"/>
          <w:shd w:val="clear" w:color="auto" w:fill="FFFFFF"/>
        </w:rPr>
        <w:t>XML</w:t>
      </w:r>
      <w:r>
        <w:rPr>
          <w:rFonts w:ascii="Arial" w:hAnsi="Arial" w:cs="Arial"/>
          <w:color w:val="34302D"/>
          <w:shd w:val="clear" w:color="auto" w:fill="FFFFFF"/>
        </w:rPr>
        <w:t>的配置元数据，您可以使用该</w:t>
      </w:r>
      <w:r>
        <w:rPr>
          <w:rStyle w:val="HTML"/>
          <w:rFonts w:ascii="Consolas" w:hAnsi="Consolas"/>
          <w:sz w:val="23"/>
          <w:szCs w:val="23"/>
          <w:shd w:val="clear" w:color="auto" w:fill="F7F7F8"/>
        </w:rPr>
        <w:t>replaced-method</w:t>
      </w:r>
      <w:r>
        <w:rPr>
          <w:rFonts w:ascii="Arial" w:hAnsi="Arial" w:cs="Arial"/>
          <w:color w:val="34302D"/>
          <w:shd w:val="clear" w:color="auto" w:fill="FFFFFF"/>
        </w:rPr>
        <w:t>元素将已存在的方法实现替换为已部署的</w:t>
      </w:r>
      <w:r>
        <w:rPr>
          <w:rFonts w:ascii="Arial" w:hAnsi="Arial" w:cs="Arial"/>
          <w:color w:val="34302D"/>
          <w:shd w:val="clear" w:color="auto" w:fill="FFFFFF"/>
        </w:rPr>
        <w:t>bean</w:t>
      </w:r>
      <w:r>
        <w:rPr>
          <w:rFonts w:ascii="Arial" w:hAnsi="Arial" w:cs="Arial"/>
          <w:color w:val="34302D"/>
          <w:shd w:val="clear" w:color="auto" w:fill="FFFFFF"/>
        </w:rPr>
        <w:t>。考虑以下类，它有一个</w:t>
      </w:r>
      <w:r>
        <w:rPr>
          <w:rStyle w:val="HTML"/>
          <w:rFonts w:ascii="Consolas" w:hAnsi="Consolas"/>
          <w:sz w:val="23"/>
          <w:szCs w:val="23"/>
          <w:shd w:val="clear" w:color="auto" w:fill="F7F7F8"/>
        </w:rPr>
        <w:t>computeValue</w:t>
      </w:r>
      <w:r>
        <w:rPr>
          <w:rFonts w:ascii="Arial" w:hAnsi="Arial" w:cs="Arial"/>
          <w:color w:val="34302D"/>
          <w:shd w:val="clear" w:color="auto" w:fill="FFFFFF"/>
        </w:rPr>
        <w:t>我们想要覆盖的方法：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MyValueCalculator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computeValue(String input)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some real code...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some other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class that implements the </w:t>
      </w:r>
      <w:r w:rsidRPr="00BA0D5D">
        <w:rPr>
          <w:rFonts w:ascii="Consolas" w:eastAsia="宋体" w:hAnsi="Consolas" w:cs="宋体"/>
          <w:color w:val="34302D"/>
          <w:kern w:val="0"/>
          <w:sz w:val="23"/>
          <w:szCs w:val="23"/>
          <w:shd w:val="clear" w:color="auto" w:fill="F7F7F8"/>
        </w:rPr>
        <w:t>org.springframework.beans.factory.support.MethodReplacer</w:t>
      </w:r>
      <w:r w:rsidRPr="00BA0D5D">
        <w:rPr>
          <w:rFonts w:ascii="inherit" w:eastAsia="宋体" w:hAnsi="inherit" w:cs="Arial"/>
          <w:color w:val="34302D"/>
          <w:kern w:val="0"/>
          <w:sz w:val="24"/>
          <w:szCs w:val="24"/>
        </w:rPr>
        <w:t> interface provides the new method definition, as the following example shows: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实现</w:t>
      </w:r>
      <w:r>
        <w:rPr>
          <w:rStyle w:val="HTML"/>
          <w:rFonts w:ascii="Consolas" w:hAnsi="Consolas"/>
          <w:sz w:val="23"/>
          <w:szCs w:val="23"/>
          <w:shd w:val="clear" w:color="auto" w:fill="F7F7F8"/>
        </w:rPr>
        <w:t>org.springframework.beans.factory.support.MethodReplacer</w:t>
      </w:r>
      <w:r>
        <w:rPr>
          <w:rFonts w:ascii="Arial" w:hAnsi="Arial" w:cs="Arial"/>
          <w:color w:val="34302D"/>
          <w:shd w:val="clear" w:color="auto" w:fill="FFFFFF"/>
        </w:rPr>
        <w:t> </w:t>
      </w:r>
      <w:r>
        <w:rPr>
          <w:rFonts w:ascii="Arial" w:hAnsi="Arial" w:cs="Arial"/>
          <w:color w:val="34302D"/>
          <w:shd w:val="clear" w:color="auto" w:fill="FFFFFF"/>
        </w:rPr>
        <w:t>接口的类提供新的方法定义，如以下示例所示：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meant to be used to override the existing computeValue(String)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implementation in MyValueCalculator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ReplacementComputeValue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MethodReplacer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reimplement(Object o, 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get the input value, work with it, and return a computed result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input = (String) args[</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return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bean definition to deploy the original class and specify the method override would resemble the following example:</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部署原始类并指定方法覆盖的</w:t>
      </w:r>
      <w:r>
        <w:rPr>
          <w:rFonts w:ascii="Arial" w:hAnsi="Arial" w:cs="Arial"/>
          <w:color w:val="34302D"/>
          <w:shd w:val="clear" w:color="auto" w:fill="FFFFFF"/>
        </w:rPr>
        <w:t>bean</w:t>
      </w:r>
      <w:r>
        <w:rPr>
          <w:rFonts w:ascii="Arial" w:hAnsi="Arial" w:cs="Arial"/>
          <w:color w:val="34302D"/>
          <w:shd w:val="clear" w:color="auto" w:fill="FFFFFF"/>
        </w:rPr>
        <w:t>定义类似于以下示例：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"myValueCalculator"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"x.y.z.MyValueCalculator"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arbitrary method replacement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&lt;replaced-method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"computeValue"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replacer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"replacementComputeValue"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&lt;arg-type&gt;</w:t>
      </w:r>
      <w:r w:rsidRPr="00BA0D5D">
        <w:rPr>
          <w:rFonts w:ascii="Consolas" w:eastAsia="宋体" w:hAnsi="Consolas" w:cs="宋体"/>
          <w:color w:val="34302D"/>
          <w:kern w:val="0"/>
          <w:sz w:val="24"/>
          <w:szCs w:val="24"/>
        </w:rPr>
        <w:t>String</w:t>
      </w:r>
      <w:r w:rsidRPr="00BA0D5D">
        <w:rPr>
          <w:rFonts w:ascii="Consolas" w:eastAsia="宋体" w:hAnsi="Consolas" w:cs="宋体"/>
          <w:color w:val="008080"/>
          <w:kern w:val="0"/>
          <w:sz w:val="24"/>
          <w:szCs w:val="24"/>
        </w:rPr>
        <w:t>&lt;/arg-type&gt;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&lt;/replaced-method&gt;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"replacementComputeValue"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"a.b.c.ReplacementComputeValue"</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one or more </w:t>
      </w:r>
      <w:r w:rsidRPr="00BA0D5D">
        <w:rPr>
          <w:rFonts w:ascii="Consolas" w:eastAsia="宋体" w:hAnsi="Consolas" w:cs="宋体"/>
          <w:color w:val="34302D"/>
          <w:kern w:val="0"/>
          <w:sz w:val="23"/>
          <w:szCs w:val="23"/>
          <w:shd w:val="clear" w:color="auto" w:fill="F7F7F8"/>
        </w:rPr>
        <w:t>&lt;arg-type/&gt;</w:t>
      </w:r>
      <w:r w:rsidRPr="00BA0D5D">
        <w:rPr>
          <w:rFonts w:ascii="inherit" w:eastAsia="宋体" w:hAnsi="inherit" w:cs="Arial"/>
          <w:color w:val="34302D"/>
          <w:kern w:val="0"/>
          <w:sz w:val="24"/>
          <w:szCs w:val="24"/>
        </w:rPr>
        <w:t> elements within the </w:t>
      </w:r>
      <w:r w:rsidRPr="00BA0D5D">
        <w:rPr>
          <w:rFonts w:ascii="Consolas" w:eastAsia="宋体" w:hAnsi="Consolas" w:cs="宋体"/>
          <w:color w:val="34302D"/>
          <w:kern w:val="0"/>
          <w:sz w:val="23"/>
          <w:szCs w:val="23"/>
          <w:shd w:val="clear" w:color="auto" w:fill="F7F7F8"/>
        </w:rPr>
        <w:t>&lt;replaced-method/&gt;</w:t>
      </w:r>
      <w:r w:rsidRPr="00BA0D5D">
        <w:rPr>
          <w:rFonts w:ascii="inherit" w:eastAsia="宋体" w:hAnsi="inherit" w:cs="Arial"/>
          <w:color w:val="34302D"/>
          <w:kern w:val="0"/>
          <w:sz w:val="24"/>
          <w:szCs w:val="24"/>
        </w:rPr>
        <w:t> element to indicate the method signature of the method being overridden. The signature for the arguments is necessary only if the method is overloaded and multiple variants exist within the class. For convenience, the type string for an argument may be a substring of the fully qualified type name. For example, the following all match </w:t>
      </w:r>
      <w:r w:rsidRPr="00BA0D5D">
        <w:rPr>
          <w:rFonts w:ascii="Consolas" w:eastAsia="宋体" w:hAnsi="Consolas" w:cs="宋体"/>
          <w:color w:val="34302D"/>
          <w:kern w:val="0"/>
          <w:sz w:val="23"/>
          <w:szCs w:val="23"/>
          <w:shd w:val="clear" w:color="auto" w:fill="F7F7F8"/>
        </w:rPr>
        <w:t>java.lang.String</w:t>
      </w:r>
      <w:r w:rsidRPr="00BA0D5D">
        <w:rPr>
          <w:rFonts w:ascii="inherit" w:eastAsia="宋体" w:hAnsi="inherit" w:cs="Arial"/>
          <w:color w:val="34302D"/>
          <w:kern w:val="0"/>
          <w:sz w:val="24"/>
          <w:szCs w:val="24"/>
        </w:rPr>
        <w:t>:</w:t>
      </w:r>
    </w:p>
    <w:p w:rsidR="008D3896" w:rsidRPr="00BA0D5D" w:rsidRDefault="008D389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您可以使用</w:t>
      </w:r>
      <w:r>
        <w:rPr>
          <w:rStyle w:val="HTML"/>
          <w:rFonts w:ascii="Consolas" w:hAnsi="Consolas"/>
          <w:sz w:val="23"/>
          <w:szCs w:val="23"/>
          <w:shd w:val="clear" w:color="auto" w:fill="F7F7F8"/>
        </w:rPr>
        <w:t>&lt;arg-type/&gt;</w:t>
      </w:r>
      <w:r>
        <w:rPr>
          <w:rFonts w:ascii="Arial" w:hAnsi="Arial" w:cs="Arial"/>
          <w:color w:val="34302D"/>
          <w:shd w:val="clear" w:color="auto" w:fill="FFFFFF"/>
        </w:rPr>
        <w:t>元素中的一个或多个元素</w:t>
      </w:r>
      <w:r>
        <w:rPr>
          <w:rStyle w:val="HTML"/>
          <w:rFonts w:ascii="Consolas" w:hAnsi="Consolas"/>
          <w:sz w:val="23"/>
          <w:szCs w:val="23"/>
          <w:shd w:val="clear" w:color="auto" w:fill="F7F7F8"/>
        </w:rPr>
        <w:t>&lt;replaced-method/&gt;</w:t>
      </w:r>
      <w:r>
        <w:rPr>
          <w:rFonts w:ascii="Arial" w:hAnsi="Arial" w:cs="Arial"/>
          <w:color w:val="34302D"/>
          <w:shd w:val="clear" w:color="auto" w:fill="FFFFFF"/>
        </w:rPr>
        <w:t> </w:t>
      </w:r>
      <w:r>
        <w:rPr>
          <w:rFonts w:ascii="Arial" w:hAnsi="Arial" w:cs="Arial"/>
          <w:color w:val="34302D"/>
          <w:shd w:val="clear" w:color="auto" w:fill="FFFFFF"/>
        </w:rPr>
        <w:t>来指示被覆盖的方法的方法签名。仅当方法重载且类中存在多个变体时，才需要参数的签名。为方便起见，参数的类型字符串可以是完全限定类型名称的子字符串。例如，以下所有匹配</w:t>
      </w:r>
      <w:r>
        <w:rPr>
          <w:rStyle w:val="HTML"/>
          <w:rFonts w:ascii="Consolas" w:hAnsi="Consolas"/>
          <w:sz w:val="23"/>
          <w:szCs w:val="23"/>
          <w:shd w:val="clear" w:color="auto" w:fill="F7F7F8"/>
        </w:rPr>
        <w:t>java.lang.String</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java.lang.String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the number of arguments is often enough to distinguish between each possible choice, this shortcut can save a lot of typing, by letting you type only the shortest string that matches an argument type.</w:t>
      </w:r>
    </w:p>
    <w:p w:rsidR="008D3896" w:rsidRPr="00BA0D5D" w:rsidRDefault="008D389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因为参数的数量通常足以区分每个可能的选择，所以通过让您只键入与参数类型匹配的最短字符串，此快捷方式可以节省大量的输入。</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33" w:name="_Toc15327091"/>
      <w:r w:rsidRPr="00BA0D5D">
        <w:rPr>
          <w:rFonts w:ascii="Arial" w:eastAsia="宋体" w:hAnsi="Arial" w:cs="Arial"/>
          <w:color w:val="34302D"/>
          <w:kern w:val="0"/>
          <w:sz w:val="41"/>
          <w:szCs w:val="41"/>
        </w:rPr>
        <w:t>1.5. Bean Scopes</w:t>
      </w:r>
      <w:bookmarkEnd w:id="2333"/>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create a bean definition, you create a recipe for creating actual instances of the class defined by that bean definition. The idea that a bean definition is a recipe is important, because it means that, as with a class, you can create many object instances from a single recipe.</w:t>
      </w:r>
    </w:p>
    <w:p w:rsidR="00185B20" w:rsidRPr="00BA0D5D" w:rsidRDefault="00185B20"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创建</w:t>
      </w:r>
      <w:r>
        <w:rPr>
          <w:rFonts w:ascii="Arial" w:hAnsi="Arial" w:cs="Arial"/>
          <w:color w:val="34302D"/>
          <w:shd w:val="clear" w:color="auto" w:fill="FFFFFF"/>
        </w:rPr>
        <w:t>bean</w:t>
      </w:r>
      <w:r>
        <w:rPr>
          <w:rFonts w:ascii="Arial" w:hAnsi="Arial" w:cs="Arial"/>
          <w:color w:val="34302D"/>
          <w:shd w:val="clear" w:color="auto" w:fill="FFFFFF"/>
        </w:rPr>
        <w:t>定义时，可以创建用于创建由该</w:t>
      </w:r>
      <w:r>
        <w:rPr>
          <w:rFonts w:ascii="Arial" w:hAnsi="Arial" w:cs="Arial"/>
          <w:color w:val="34302D"/>
          <w:shd w:val="clear" w:color="auto" w:fill="FFFFFF"/>
        </w:rPr>
        <w:t>bean</w:t>
      </w:r>
      <w:r>
        <w:rPr>
          <w:rFonts w:ascii="Arial" w:hAnsi="Arial" w:cs="Arial"/>
          <w:color w:val="34302D"/>
          <w:shd w:val="clear" w:color="auto" w:fill="FFFFFF"/>
        </w:rPr>
        <w:t>定义定义的类的实际实例的配方。</w:t>
      </w:r>
      <w:r>
        <w:rPr>
          <w:rFonts w:ascii="Arial" w:hAnsi="Arial" w:cs="Arial"/>
          <w:color w:val="34302D"/>
          <w:shd w:val="clear" w:color="auto" w:fill="FFFFFF"/>
        </w:rPr>
        <w:t>bean</w:t>
      </w:r>
      <w:r>
        <w:rPr>
          <w:rFonts w:ascii="Arial" w:hAnsi="Arial" w:cs="Arial"/>
          <w:color w:val="34302D"/>
          <w:shd w:val="clear" w:color="auto" w:fill="FFFFFF"/>
        </w:rPr>
        <w:t>定义是一个配方的想法很重要，因为它意味着，与一个类一样，您可以从一个配方创建许多对象实例。</w:t>
      </w:r>
    </w:p>
    <w:p w:rsidR="00BA0D5D" w:rsidRDefault="00BA0D5D" w:rsidP="00BA0D5D">
      <w:pPr>
        <w:widowControl/>
        <w:shd w:val="clear" w:color="auto" w:fill="FFFFFF"/>
        <w:spacing w:after="300"/>
        <w:jc w:val="left"/>
        <w:rPr>
          <w:rFonts w:ascii="inherit" w:eastAsia="宋体" w:hAnsi="inherit" w:cs="Arial" w:hint="eastAsia"/>
          <w:color w:val="548E2E"/>
          <w:kern w:val="0"/>
          <w:sz w:val="24"/>
          <w:szCs w:val="24"/>
          <w:u w:val="single"/>
        </w:rPr>
      </w:pPr>
      <w:r w:rsidRPr="00BA0D5D">
        <w:rPr>
          <w:rFonts w:ascii="inherit" w:eastAsia="宋体" w:hAnsi="inherit" w:cs="Arial"/>
          <w:color w:val="34302D"/>
          <w:kern w:val="0"/>
          <w:sz w:val="24"/>
          <w:szCs w:val="24"/>
        </w:rPr>
        <w:t>You can control not only the various dependencies and configuration values that are to be plugged into an object that is created from a particular bean definition but also control the scope of the objects created from a particular bean definition. This approach is powerful and flexible, because you can choose the scope of the objects you create through configuration instead of having to bake in the scope of an object at the Java class level. Beans can be defined to be deployed in one of a number of scopes. The Spring Framework supports six scopes, four of which are available only if you use a web-aware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You can also create </w:t>
      </w:r>
      <w:hyperlink r:id="rId144" w:anchor="beans-factory-scopes-custom" w:history="1">
        <w:r w:rsidRPr="00BA0D5D">
          <w:rPr>
            <w:rFonts w:ascii="inherit" w:eastAsia="宋体" w:hAnsi="inherit" w:cs="Arial"/>
            <w:color w:val="548E2E"/>
            <w:kern w:val="0"/>
            <w:sz w:val="24"/>
            <w:szCs w:val="24"/>
            <w:u w:val="single"/>
          </w:rPr>
          <w:t>a custom scope.</w:t>
        </w:r>
      </w:hyperlink>
    </w:p>
    <w:p w:rsidR="00185B20" w:rsidRPr="00BA0D5D" w:rsidRDefault="00185B20"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您不仅可以控制要插入到从特定</w:t>
      </w:r>
      <w:r>
        <w:rPr>
          <w:rFonts w:ascii="Arial" w:hAnsi="Arial" w:cs="Arial"/>
          <w:color w:val="34302D"/>
          <w:shd w:val="clear" w:color="auto" w:fill="FFFFFF"/>
        </w:rPr>
        <w:t>bean</w:t>
      </w:r>
      <w:r>
        <w:rPr>
          <w:rFonts w:ascii="Arial" w:hAnsi="Arial" w:cs="Arial"/>
          <w:color w:val="34302D"/>
          <w:shd w:val="clear" w:color="auto" w:fill="FFFFFF"/>
        </w:rPr>
        <w:t>定义创建的对象中的各种依赖项和配置值，还可以控制从特定</w:t>
      </w:r>
      <w:r>
        <w:rPr>
          <w:rFonts w:ascii="Arial" w:hAnsi="Arial" w:cs="Arial"/>
          <w:color w:val="34302D"/>
          <w:shd w:val="clear" w:color="auto" w:fill="FFFFFF"/>
        </w:rPr>
        <w:t>bean</w:t>
      </w:r>
      <w:r>
        <w:rPr>
          <w:rFonts w:ascii="Arial" w:hAnsi="Arial" w:cs="Arial"/>
          <w:color w:val="34302D"/>
          <w:shd w:val="clear" w:color="auto" w:fill="FFFFFF"/>
        </w:rPr>
        <w:t>定义创建的对象的范围。这种方法功能强大且灵活，因为您可以选择通过配置创建的对象的范围，而不必在</w:t>
      </w:r>
      <w:r>
        <w:rPr>
          <w:rFonts w:ascii="Arial" w:hAnsi="Arial" w:cs="Arial"/>
          <w:color w:val="34302D"/>
          <w:shd w:val="clear" w:color="auto" w:fill="FFFFFF"/>
        </w:rPr>
        <w:t>Java</w:t>
      </w:r>
      <w:r>
        <w:rPr>
          <w:rFonts w:ascii="Arial" w:hAnsi="Arial" w:cs="Arial"/>
          <w:color w:val="34302D"/>
          <w:shd w:val="clear" w:color="auto" w:fill="FFFFFF"/>
        </w:rPr>
        <w:t>类级别烘焙对象的范围。可以将</w:t>
      </w:r>
      <w:r>
        <w:rPr>
          <w:rFonts w:ascii="Arial" w:hAnsi="Arial" w:cs="Arial"/>
          <w:color w:val="34302D"/>
          <w:shd w:val="clear" w:color="auto" w:fill="FFFFFF"/>
        </w:rPr>
        <w:t>Bean</w:t>
      </w:r>
      <w:r>
        <w:rPr>
          <w:rFonts w:ascii="Arial" w:hAnsi="Arial" w:cs="Arial"/>
          <w:color w:val="34302D"/>
          <w:shd w:val="clear" w:color="auto" w:fill="FFFFFF"/>
        </w:rPr>
        <w:t>定义为部署在多个范围之一中。</w:t>
      </w:r>
      <w:r>
        <w:rPr>
          <w:rFonts w:ascii="Arial" w:hAnsi="Arial" w:cs="Arial"/>
          <w:color w:val="34302D"/>
          <w:shd w:val="clear" w:color="auto" w:fill="FFFFFF"/>
        </w:rPr>
        <w:t>Spring Framework</w:t>
      </w:r>
      <w:r>
        <w:rPr>
          <w:rFonts w:ascii="Arial" w:hAnsi="Arial" w:cs="Arial"/>
          <w:color w:val="34302D"/>
          <w:shd w:val="clear" w:color="auto" w:fill="FFFFFF"/>
        </w:rPr>
        <w:t>支持六个范围，其中四个范围仅在您使用</w:t>
      </w:r>
      <w:r>
        <w:rPr>
          <w:rFonts w:ascii="Arial" w:hAnsi="Arial" w:cs="Arial"/>
          <w:color w:val="34302D"/>
          <w:shd w:val="clear" w:color="auto" w:fill="FFFFFF"/>
        </w:rPr>
        <w:t>Web</w:t>
      </w:r>
      <w:r>
        <w:rPr>
          <w:rFonts w:ascii="Arial" w:hAnsi="Arial" w:cs="Arial"/>
          <w:color w:val="34302D"/>
          <w:shd w:val="clear" w:color="auto" w:fill="FFFFFF"/>
        </w:rPr>
        <w:t>感知时才可用</w:t>
      </w:r>
      <w:r>
        <w:rPr>
          <w:rStyle w:val="HTML"/>
          <w:rFonts w:ascii="Consolas" w:hAnsi="Consolas"/>
          <w:sz w:val="23"/>
          <w:szCs w:val="23"/>
          <w:shd w:val="clear" w:color="auto" w:fill="F7F7F8"/>
        </w:rPr>
        <w:t>ApplicationContext</w:t>
      </w:r>
      <w:r>
        <w:rPr>
          <w:rFonts w:ascii="Arial" w:hAnsi="Arial" w:cs="Arial"/>
          <w:color w:val="34302D"/>
          <w:shd w:val="clear" w:color="auto" w:fill="FFFFFF"/>
        </w:rPr>
        <w:t>。您还可以创建</w:t>
      </w:r>
      <w:r>
        <w:rPr>
          <w:rFonts w:ascii="Arial" w:hAnsi="Arial" w:cs="Arial"/>
          <w:color w:val="34302D"/>
          <w:shd w:val="clear" w:color="auto" w:fill="FFFFFF"/>
        </w:rPr>
        <w:t> </w:t>
      </w:r>
      <w:hyperlink r:id="rId145" w:anchor="beans-factory-scopes-custom" w:history="1">
        <w:r>
          <w:rPr>
            <w:rStyle w:val="a4"/>
            <w:rFonts w:ascii="Arial" w:hAnsi="Arial" w:cs="Arial"/>
            <w:color w:val="548E2E"/>
            <w:shd w:val="clear" w:color="auto" w:fill="FFFFFF"/>
          </w:rPr>
          <w:t>自定义范围。</w:t>
        </w:r>
      </w:hyperlink>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following table describes the supported scopes:</w:t>
      </w:r>
    </w:p>
    <w:p w:rsidR="00185B20" w:rsidRDefault="00185B20"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下表描述了支持的范围：</w:t>
      </w:r>
    </w:p>
    <w:tbl>
      <w:tblPr>
        <w:tblStyle w:val="a7"/>
        <w:tblW w:w="0" w:type="auto"/>
        <w:tblLook w:val="04A0" w:firstRow="1" w:lastRow="0" w:firstColumn="1" w:lastColumn="0" w:noHBand="0" w:noVBand="1"/>
      </w:tblPr>
      <w:tblGrid>
        <w:gridCol w:w="1283"/>
        <w:gridCol w:w="9174"/>
      </w:tblGrid>
      <w:tr w:rsidR="00436F3F" w:rsidRPr="00BA0D5D" w:rsidTr="001165DE">
        <w:tc>
          <w:tcPr>
            <w:tcW w:w="0" w:type="auto"/>
            <w:gridSpan w:val="2"/>
            <w:hideMark/>
          </w:tcPr>
          <w:p w:rsidR="00436F3F" w:rsidRPr="00BA0D5D" w:rsidRDefault="00436F3F" w:rsidP="001165DE">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3. Bean scopes</w:t>
            </w:r>
          </w:p>
        </w:tc>
      </w:tr>
      <w:tr w:rsidR="00436F3F" w:rsidRPr="00BA0D5D" w:rsidTr="001165DE">
        <w:tc>
          <w:tcPr>
            <w:tcW w:w="0" w:type="auto"/>
            <w:hideMark/>
          </w:tcPr>
          <w:p w:rsidR="00436F3F" w:rsidRPr="00BA0D5D" w:rsidRDefault="00436F3F" w:rsidP="001165DE">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Scope</w:t>
            </w:r>
          </w:p>
        </w:tc>
        <w:tc>
          <w:tcPr>
            <w:tcW w:w="0" w:type="auto"/>
            <w:hideMark/>
          </w:tcPr>
          <w:p w:rsidR="00436F3F" w:rsidRPr="00BA0D5D" w:rsidRDefault="00436F3F" w:rsidP="001165DE">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Description</w:t>
            </w:r>
          </w:p>
        </w:tc>
      </w:tr>
      <w:tr w:rsidR="00436F3F" w:rsidRPr="00BA0D5D" w:rsidTr="001165DE">
        <w:tc>
          <w:tcPr>
            <w:tcW w:w="0" w:type="auto"/>
            <w:hideMark/>
          </w:tcPr>
          <w:p w:rsidR="00436F3F" w:rsidRPr="00BA0D5D" w:rsidRDefault="003D7FE9" w:rsidP="001165DE">
            <w:pPr>
              <w:widowControl/>
              <w:jc w:val="left"/>
              <w:rPr>
                <w:rFonts w:ascii="inherit" w:eastAsia="宋体" w:hAnsi="inherit" w:cs="宋体" w:hint="eastAsia"/>
                <w:color w:val="34302D"/>
                <w:kern w:val="0"/>
                <w:sz w:val="24"/>
                <w:szCs w:val="24"/>
              </w:rPr>
            </w:pPr>
            <w:hyperlink r:id="rId146" w:anchor="beans-factory-scopes-singleton" w:history="1">
              <w:r w:rsidR="00436F3F" w:rsidRPr="00BA0D5D">
                <w:rPr>
                  <w:rFonts w:ascii="inherit" w:eastAsia="宋体" w:hAnsi="inherit" w:cs="宋体"/>
                  <w:color w:val="548E2E"/>
                  <w:kern w:val="0"/>
                  <w:sz w:val="24"/>
                  <w:szCs w:val="24"/>
                  <w:u w:val="single"/>
                </w:rPr>
                <w:t>singleton</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(Default) Scopes a single bean definition to a single object instance for each Spring IoC container.</w:t>
            </w:r>
          </w:p>
        </w:tc>
      </w:tr>
      <w:tr w:rsidR="00436F3F" w:rsidRPr="00BA0D5D" w:rsidTr="001165DE">
        <w:tc>
          <w:tcPr>
            <w:tcW w:w="0" w:type="auto"/>
            <w:hideMark/>
          </w:tcPr>
          <w:p w:rsidR="00436F3F" w:rsidRPr="00BA0D5D" w:rsidRDefault="003D7FE9" w:rsidP="001165DE">
            <w:pPr>
              <w:widowControl/>
              <w:jc w:val="left"/>
              <w:rPr>
                <w:rFonts w:ascii="inherit" w:eastAsia="宋体" w:hAnsi="inherit" w:cs="宋体" w:hint="eastAsia"/>
                <w:color w:val="34302D"/>
                <w:kern w:val="0"/>
                <w:sz w:val="24"/>
                <w:szCs w:val="24"/>
              </w:rPr>
            </w:pPr>
            <w:hyperlink r:id="rId147" w:anchor="beans-factory-scopes-prototype" w:history="1">
              <w:r w:rsidR="00436F3F" w:rsidRPr="00BA0D5D">
                <w:rPr>
                  <w:rFonts w:ascii="inherit" w:eastAsia="宋体" w:hAnsi="inherit" w:cs="宋体"/>
                  <w:color w:val="548E2E"/>
                  <w:kern w:val="0"/>
                  <w:sz w:val="24"/>
                  <w:szCs w:val="24"/>
                  <w:u w:val="single"/>
                </w:rPr>
                <w:t>prototype</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 a single bean definition to any number of object instances.</w:t>
            </w:r>
          </w:p>
        </w:tc>
      </w:tr>
      <w:tr w:rsidR="00436F3F" w:rsidRPr="00BA0D5D" w:rsidTr="001165DE">
        <w:tc>
          <w:tcPr>
            <w:tcW w:w="0" w:type="auto"/>
            <w:hideMark/>
          </w:tcPr>
          <w:p w:rsidR="00436F3F" w:rsidRPr="00BA0D5D" w:rsidRDefault="003D7FE9" w:rsidP="001165DE">
            <w:pPr>
              <w:widowControl/>
              <w:jc w:val="left"/>
              <w:rPr>
                <w:rFonts w:ascii="inherit" w:eastAsia="宋体" w:hAnsi="inherit" w:cs="宋体" w:hint="eastAsia"/>
                <w:color w:val="34302D"/>
                <w:kern w:val="0"/>
                <w:sz w:val="24"/>
                <w:szCs w:val="24"/>
              </w:rPr>
            </w:pPr>
            <w:hyperlink r:id="rId148" w:anchor="beans-factory-scopes-request" w:history="1">
              <w:r w:rsidR="00436F3F" w:rsidRPr="00BA0D5D">
                <w:rPr>
                  <w:rFonts w:ascii="inherit" w:eastAsia="宋体" w:hAnsi="inherit" w:cs="宋体"/>
                  <w:color w:val="548E2E"/>
                  <w:kern w:val="0"/>
                  <w:sz w:val="24"/>
                  <w:szCs w:val="24"/>
                  <w:u w:val="single"/>
                </w:rPr>
                <w:t>request</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 a single bean definition to the lifecycle of a single HTTP request. That is, each HTTP request has its own instance of a bean created off the back of a single bean definition. Only valid in the context of a web-aware Spring </w:t>
            </w:r>
            <w:r w:rsidRPr="00BA0D5D">
              <w:rPr>
                <w:rFonts w:ascii="Consolas" w:eastAsia="宋体" w:hAnsi="Consolas" w:cs="宋体"/>
                <w:color w:val="34302D"/>
                <w:kern w:val="0"/>
                <w:sz w:val="23"/>
                <w:szCs w:val="23"/>
              </w:rPr>
              <w:t>ApplicationContext</w:t>
            </w:r>
            <w:r w:rsidRPr="00BA0D5D">
              <w:rPr>
                <w:rFonts w:ascii="inherit" w:eastAsia="宋体" w:hAnsi="inherit" w:cs="宋体"/>
                <w:color w:val="34302D"/>
                <w:kern w:val="0"/>
                <w:sz w:val="24"/>
                <w:szCs w:val="24"/>
              </w:rPr>
              <w:t>.</w:t>
            </w:r>
          </w:p>
        </w:tc>
      </w:tr>
      <w:tr w:rsidR="00436F3F" w:rsidRPr="00BA0D5D" w:rsidTr="001165DE">
        <w:tc>
          <w:tcPr>
            <w:tcW w:w="0" w:type="auto"/>
            <w:hideMark/>
          </w:tcPr>
          <w:p w:rsidR="00436F3F" w:rsidRPr="00BA0D5D" w:rsidRDefault="003D7FE9" w:rsidP="001165DE">
            <w:pPr>
              <w:widowControl/>
              <w:jc w:val="left"/>
              <w:rPr>
                <w:rFonts w:ascii="inherit" w:eastAsia="宋体" w:hAnsi="inherit" w:cs="宋体" w:hint="eastAsia"/>
                <w:color w:val="34302D"/>
                <w:kern w:val="0"/>
                <w:sz w:val="24"/>
                <w:szCs w:val="24"/>
              </w:rPr>
            </w:pPr>
            <w:hyperlink r:id="rId149" w:anchor="beans-factory-scopes-session" w:history="1">
              <w:r w:rsidR="00436F3F" w:rsidRPr="00BA0D5D">
                <w:rPr>
                  <w:rFonts w:ascii="inherit" w:eastAsia="宋体" w:hAnsi="inherit" w:cs="宋体"/>
                  <w:color w:val="548E2E"/>
                  <w:kern w:val="0"/>
                  <w:sz w:val="24"/>
                  <w:szCs w:val="24"/>
                  <w:u w:val="single"/>
                </w:rPr>
                <w:t>session</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 a single bean definition to the lifecycle of an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宋体"/>
                <w:color w:val="34302D"/>
                <w:kern w:val="0"/>
                <w:sz w:val="24"/>
                <w:szCs w:val="24"/>
              </w:rPr>
              <w:t>. Only valid in the context of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w:t>
            </w:r>
          </w:p>
        </w:tc>
      </w:tr>
      <w:tr w:rsidR="00436F3F" w:rsidRPr="00BA0D5D" w:rsidTr="001165DE">
        <w:tc>
          <w:tcPr>
            <w:tcW w:w="0" w:type="auto"/>
            <w:hideMark/>
          </w:tcPr>
          <w:p w:rsidR="00436F3F" w:rsidRPr="00BA0D5D" w:rsidRDefault="003D7FE9" w:rsidP="001165DE">
            <w:pPr>
              <w:widowControl/>
              <w:jc w:val="left"/>
              <w:rPr>
                <w:rFonts w:ascii="inherit" w:eastAsia="宋体" w:hAnsi="inherit" w:cs="宋体" w:hint="eastAsia"/>
                <w:color w:val="34302D"/>
                <w:kern w:val="0"/>
                <w:sz w:val="24"/>
                <w:szCs w:val="24"/>
              </w:rPr>
            </w:pPr>
            <w:hyperlink r:id="rId150" w:anchor="beans-factory-scopes-application" w:history="1">
              <w:r w:rsidR="00436F3F" w:rsidRPr="00BA0D5D">
                <w:rPr>
                  <w:rFonts w:ascii="inherit" w:eastAsia="宋体" w:hAnsi="inherit" w:cs="宋体"/>
                  <w:color w:val="548E2E"/>
                  <w:kern w:val="0"/>
                  <w:sz w:val="24"/>
                  <w:szCs w:val="24"/>
                  <w:u w:val="single"/>
                </w:rPr>
                <w:t>application</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 a single bean definition to the lifecycle of a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宋体"/>
                <w:color w:val="34302D"/>
                <w:kern w:val="0"/>
                <w:sz w:val="24"/>
                <w:szCs w:val="24"/>
              </w:rPr>
              <w:t>. Only valid in the context of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w:t>
            </w:r>
          </w:p>
        </w:tc>
      </w:tr>
      <w:tr w:rsidR="00436F3F" w:rsidRPr="00BA0D5D" w:rsidTr="001165DE">
        <w:tc>
          <w:tcPr>
            <w:tcW w:w="0" w:type="auto"/>
            <w:hideMark/>
          </w:tcPr>
          <w:p w:rsidR="00436F3F" w:rsidRPr="00BA0D5D" w:rsidRDefault="003D7FE9" w:rsidP="001165DE">
            <w:pPr>
              <w:widowControl/>
              <w:jc w:val="left"/>
              <w:rPr>
                <w:rFonts w:ascii="inherit" w:eastAsia="宋体" w:hAnsi="inherit" w:cs="宋体" w:hint="eastAsia"/>
                <w:color w:val="34302D"/>
                <w:kern w:val="0"/>
                <w:sz w:val="24"/>
                <w:szCs w:val="24"/>
              </w:rPr>
            </w:pPr>
            <w:hyperlink r:id="rId151" w:anchor="websocket-stomp-websocket-scope" w:history="1">
              <w:r w:rsidR="00436F3F" w:rsidRPr="00BA0D5D">
                <w:rPr>
                  <w:rFonts w:ascii="inherit" w:eastAsia="宋体" w:hAnsi="inherit" w:cs="宋体"/>
                  <w:color w:val="548E2E"/>
                  <w:kern w:val="0"/>
                  <w:sz w:val="24"/>
                  <w:szCs w:val="24"/>
                  <w:u w:val="single"/>
                </w:rPr>
                <w:t>websocket</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 a single bean definition to the lifecycle of a </w:t>
            </w:r>
            <w:r w:rsidRPr="00BA0D5D">
              <w:rPr>
                <w:rFonts w:ascii="Consolas" w:eastAsia="宋体" w:hAnsi="Consolas" w:cs="宋体"/>
                <w:color w:val="34302D"/>
                <w:kern w:val="0"/>
                <w:sz w:val="23"/>
                <w:szCs w:val="23"/>
                <w:shd w:val="clear" w:color="auto" w:fill="F7F7F8"/>
              </w:rPr>
              <w:t>WebSocket</w:t>
            </w:r>
            <w:r w:rsidRPr="00BA0D5D">
              <w:rPr>
                <w:rFonts w:ascii="inherit" w:eastAsia="宋体" w:hAnsi="inherit" w:cs="宋体"/>
                <w:color w:val="34302D"/>
                <w:kern w:val="0"/>
                <w:sz w:val="24"/>
                <w:szCs w:val="24"/>
              </w:rPr>
              <w:t>. Only valid in the context of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w:t>
            </w:r>
          </w:p>
        </w:tc>
      </w:tr>
    </w:tbl>
    <w:p w:rsidR="00436F3F" w:rsidRDefault="00436F3F" w:rsidP="00CA7BD0">
      <w:pPr>
        <w:rPr>
          <w:shd w:val="clear" w:color="auto" w:fill="FFFFFF"/>
        </w:rPr>
      </w:pPr>
    </w:p>
    <w:tbl>
      <w:tblPr>
        <w:tblStyle w:val="a7"/>
        <w:tblW w:w="0" w:type="auto"/>
        <w:tblLook w:val="04A0" w:firstRow="1" w:lastRow="0" w:firstColumn="1" w:lastColumn="0" w:noHBand="0" w:noVBand="1"/>
      </w:tblPr>
      <w:tblGrid>
        <w:gridCol w:w="1417"/>
        <w:gridCol w:w="9040"/>
      </w:tblGrid>
      <w:tr w:rsidR="00F5674E" w:rsidTr="00F5674E">
        <w:tc>
          <w:tcPr>
            <w:tcW w:w="0" w:type="auto"/>
            <w:gridSpan w:val="2"/>
            <w:hideMark/>
          </w:tcPr>
          <w:p w:rsidR="00F5674E" w:rsidRDefault="00F5674E">
            <w:pPr>
              <w:spacing w:after="60"/>
              <w:rPr>
                <w:rFonts w:ascii="Arial" w:eastAsia="宋体" w:hAnsi="Arial" w:cs="Arial"/>
                <w:i/>
                <w:iCs/>
                <w:color w:val="0B0A0A"/>
                <w:sz w:val="24"/>
                <w:szCs w:val="24"/>
              </w:rPr>
            </w:pPr>
            <w:r>
              <w:rPr>
                <w:rFonts w:ascii="Arial" w:hAnsi="Arial" w:cs="Arial"/>
                <w:i/>
                <w:iCs/>
                <w:color w:val="0B0A0A"/>
              </w:rPr>
              <w:t>表</w:t>
            </w:r>
            <w:r>
              <w:rPr>
                <w:rFonts w:ascii="Arial" w:hAnsi="Arial" w:cs="Arial"/>
                <w:i/>
                <w:iCs/>
                <w:color w:val="0B0A0A"/>
              </w:rPr>
              <w:t>3. Bean</w:t>
            </w:r>
            <w:r>
              <w:rPr>
                <w:rFonts w:ascii="Arial" w:hAnsi="Arial" w:cs="Arial"/>
                <w:i/>
                <w:iCs/>
                <w:color w:val="0B0A0A"/>
              </w:rPr>
              <w:t>范围</w:t>
            </w:r>
          </w:p>
        </w:tc>
      </w:tr>
      <w:tr w:rsidR="00F5674E" w:rsidTr="00F5674E">
        <w:tc>
          <w:tcPr>
            <w:tcW w:w="0" w:type="auto"/>
            <w:hideMark/>
          </w:tcPr>
          <w:p w:rsidR="00F5674E" w:rsidRDefault="00F5674E">
            <w:pPr>
              <w:rPr>
                <w:rFonts w:ascii="Arial" w:hAnsi="Arial" w:cs="Arial"/>
                <w:b/>
                <w:bCs/>
                <w:color w:val="34302D"/>
              </w:rPr>
            </w:pPr>
            <w:r>
              <w:rPr>
                <w:rFonts w:ascii="Arial" w:hAnsi="Arial" w:cs="Arial"/>
                <w:b/>
                <w:bCs/>
                <w:color w:val="34302D"/>
              </w:rPr>
              <w:t>范围</w:t>
            </w:r>
          </w:p>
        </w:tc>
        <w:tc>
          <w:tcPr>
            <w:tcW w:w="0" w:type="auto"/>
            <w:hideMark/>
          </w:tcPr>
          <w:p w:rsidR="00F5674E" w:rsidRDefault="00F5674E">
            <w:pPr>
              <w:rPr>
                <w:rFonts w:ascii="Arial" w:hAnsi="Arial" w:cs="Arial"/>
                <w:b/>
                <w:bCs/>
                <w:color w:val="34302D"/>
              </w:rPr>
            </w:pPr>
            <w:r>
              <w:rPr>
                <w:rFonts w:ascii="Arial" w:hAnsi="Arial" w:cs="Arial"/>
                <w:b/>
                <w:bCs/>
                <w:color w:val="34302D"/>
              </w:rPr>
              <w:t>描述</w:t>
            </w:r>
          </w:p>
        </w:tc>
      </w:tr>
      <w:tr w:rsidR="00F5674E" w:rsidTr="00F5674E">
        <w:tc>
          <w:tcPr>
            <w:tcW w:w="0" w:type="auto"/>
            <w:hideMark/>
          </w:tcPr>
          <w:p w:rsidR="00F5674E" w:rsidRDefault="003D7FE9">
            <w:pPr>
              <w:pStyle w:val="tableblock"/>
              <w:spacing w:before="0" w:beforeAutospacing="0" w:after="0" w:afterAutospacing="0"/>
              <w:rPr>
                <w:rFonts w:ascii="inherit" w:hAnsi="inherit" w:cs="Arial" w:hint="eastAsia"/>
                <w:color w:val="34302D"/>
              </w:rPr>
            </w:pPr>
            <w:hyperlink r:id="rId152" w:anchor="beans-factory-scopes-singleton" w:history="1">
              <w:r w:rsidR="00F5674E">
                <w:rPr>
                  <w:rStyle w:val="a4"/>
                  <w:rFonts w:ascii="inherit" w:hAnsi="inherit" w:cs="Arial"/>
                  <w:color w:val="548E2E"/>
                </w:rPr>
                <w:t>独生子</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（默认）将单个</w:t>
            </w:r>
            <w:r>
              <w:rPr>
                <w:rFonts w:ascii="inherit" w:hAnsi="inherit" w:cs="Arial"/>
                <w:color w:val="34302D"/>
              </w:rPr>
              <w:t>bean</w:t>
            </w:r>
            <w:r>
              <w:rPr>
                <w:rFonts w:ascii="inherit" w:hAnsi="inherit" w:cs="Arial"/>
                <w:color w:val="34302D"/>
              </w:rPr>
              <w:t>定义范围限定为每个</w:t>
            </w:r>
            <w:r>
              <w:rPr>
                <w:rFonts w:ascii="inherit" w:hAnsi="inherit" w:cs="Arial"/>
                <w:color w:val="34302D"/>
              </w:rPr>
              <w:t>Spring IoC</w:t>
            </w:r>
            <w:r>
              <w:rPr>
                <w:rFonts w:ascii="inherit" w:hAnsi="inherit" w:cs="Arial"/>
                <w:color w:val="34302D"/>
              </w:rPr>
              <w:t>容器的单个对象实例。</w:t>
            </w:r>
          </w:p>
        </w:tc>
      </w:tr>
      <w:tr w:rsidR="00F5674E" w:rsidTr="00F5674E">
        <w:tc>
          <w:tcPr>
            <w:tcW w:w="0" w:type="auto"/>
            <w:hideMark/>
          </w:tcPr>
          <w:p w:rsidR="00F5674E" w:rsidRDefault="003D7FE9">
            <w:pPr>
              <w:pStyle w:val="tableblock"/>
              <w:spacing w:before="0" w:beforeAutospacing="0" w:after="0" w:afterAutospacing="0"/>
              <w:rPr>
                <w:rFonts w:ascii="inherit" w:hAnsi="inherit" w:cs="Arial" w:hint="eastAsia"/>
                <w:color w:val="34302D"/>
              </w:rPr>
            </w:pPr>
            <w:hyperlink r:id="rId153" w:anchor="beans-factory-scopes-prototype" w:history="1">
              <w:r w:rsidR="00F5674E">
                <w:rPr>
                  <w:rStyle w:val="a4"/>
                  <w:rFonts w:ascii="inherit" w:hAnsi="inherit" w:cs="Arial"/>
                  <w:color w:val="548E2E"/>
                </w:rPr>
                <w:t>原型</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将单个</w:t>
            </w:r>
            <w:r>
              <w:rPr>
                <w:rFonts w:ascii="inherit" w:hAnsi="inherit" w:cs="Arial"/>
                <w:color w:val="34302D"/>
              </w:rPr>
              <w:t>bean</w:t>
            </w:r>
            <w:r>
              <w:rPr>
                <w:rFonts w:ascii="inherit" w:hAnsi="inherit" w:cs="Arial"/>
                <w:color w:val="34302D"/>
              </w:rPr>
              <w:t>定义范围限定为任意数量的对象实例。</w:t>
            </w:r>
          </w:p>
        </w:tc>
      </w:tr>
      <w:tr w:rsidR="00F5674E" w:rsidTr="00F5674E">
        <w:tc>
          <w:tcPr>
            <w:tcW w:w="0" w:type="auto"/>
            <w:hideMark/>
          </w:tcPr>
          <w:p w:rsidR="00F5674E" w:rsidRDefault="003D7FE9">
            <w:pPr>
              <w:pStyle w:val="tableblock"/>
              <w:spacing w:before="0" w:beforeAutospacing="0" w:after="0" w:afterAutospacing="0"/>
              <w:rPr>
                <w:rFonts w:ascii="inherit" w:hAnsi="inherit" w:cs="Arial" w:hint="eastAsia"/>
                <w:color w:val="34302D"/>
              </w:rPr>
            </w:pPr>
            <w:hyperlink r:id="rId154" w:anchor="beans-factory-scopes-request" w:history="1">
              <w:r w:rsidR="00F5674E">
                <w:rPr>
                  <w:rStyle w:val="a4"/>
                  <w:rFonts w:ascii="inherit" w:hAnsi="inherit" w:cs="Arial"/>
                  <w:color w:val="548E2E"/>
                </w:rPr>
                <w:t>请求</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将单个</w:t>
            </w:r>
            <w:r>
              <w:rPr>
                <w:rFonts w:ascii="inherit" w:hAnsi="inherit" w:cs="Arial"/>
                <w:color w:val="34302D"/>
              </w:rPr>
              <w:t>bean</w:t>
            </w:r>
            <w:r>
              <w:rPr>
                <w:rFonts w:ascii="inherit" w:hAnsi="inherit" w:cs="Arial"/>
                <w:color w:val="34302D"/>
              </w:rPr>
              <w:t>定义范围限定为单个</w:t>
            </w:r>
            <w:r>
              <w:rPr>
                <w:rFonts w:ascii="inherit" w:hAnsi="inherit" w:cs="Arial"/>
                <w:color w:val="34302D"/>
              </w:rPr>
              <w:t>HTTP</w:t>
            </w:r>
            <w:r>
              <w:rPr>
                <w:rFonts w:ascii="inherit" w:hAnsi="inherit" w:cs="Arial"/>
                <w:color w:val="34302D"/>
              </w:rPr>
              <w:t>请求的生命周期。也就是说，每个</w:t>
            </w:r>
            <w:r>
              <w:rPr>
                <w:rFonts w:ascii="inherit" w:hAnsi="inherit" w:cs="Arial"/>
                <w:color w:val="34302D"/>
              </w:rPr>
              <w:t>HTTP</w:t>
            </w:r>
            <w:r>
              <w:rPr>
                <w:rFonts w:ascii="inherit" w:hAnsi="inherit" w:cs="Arial"/>
                <w:color w:val="34302D"/>
              </w:rPr>
              <w:t>请求都有自己的</w:t>
            </w:r>
            <w:r>
              <w:rPr>
                <w:rFonts w:ascii="inherit" w:hAnsi="inherit" w:cs="Arial"/>
                <w:color w:val="34302D"/>
              </w:rPr>
              <w:t>bean</w:t>
            </w:r>
            <w:r>
              <w:rPr>
                <w:rFonts w:ascii="inherit" w:hAnsi="inherit" w:cs="Arial"/>
                <w:color w:val="34302D"/>
              </w:rPr>
              <w:t>实例，它是在单个</w:t>
            </w:r>
            <w:r>
              <w:rPr>
                <w:rFonts w:ascii="inherit" w:hAnsi="inherit" w:cs="Arial"/>
                <w:color w:val="34302D"/>
              </w:rPr>
              <w:t>bean</w:t>
            </w:r>
            <w:r>
              <w:rPr>
                <w:rFonts w:ascii="inherit" w:hAnsi="inherit" w:cs="Arial"/>
                <w:color w:val="34302D"/>
              </w:rPr>
              <w:t>定义的后面创建的。仅在具有</w:t>
            </w:r>
            <w:r>
              <w:rPr>
                <w:rFonts w:ascii="inherit" w:hAnsi="inherit" w:cs="Arial"/>
                <w:color w:val="34302D"/>
              </w:rPr>
              <w:t>Web</w:t>
            </w:r>
            <w:r>
              <w:rPr>
                <w:rFonts w:ascii="inherit" w:hAnsi="inherit" w:cs="Arial"/>
                <w:color w:val="34302D"/>
              </w:rPr>
              <w:t>感知功能的</w:t>
            </w:r>
            <w:r>
              <w:rPr>
                <w:rFonts w:ascii="inherit" w:hAnsi="inherit" w:cs="Arial"/>
                <w:color w:val="34302D"/>
              </w:rPr>
              <w:t>Spring</w:t>
            </w:r>
            <w:r>
              <w:rPr>
                <w:rFonts w:ascii="inherit" w:hAnsi="inherit" w:cs="Arial"/>
                <w:color w:val="34302D"/>
              </w:rPr>
              <w:t>环境中有效</w:t>
            </w:r>
            <w:r>
              <w:rPr>
                <w:rStyle w:val="HTML"/>
                <w:rFonts w:ascii="Consolas" w:hAnsi="Consolas"/>
                <w:color w:val="34302D"/>
                <w:sz w:val="23"/>
                <w:szCs w:val="23"/>
                <w:shd w:val="clear" w:color="auto" w:fill="F7F7F8"/>
              </w:rPr>
              <w:t>ApplicationContext</w:t>
            </w:r>
            <w:r>
              <w:rPr>
                <w:rFonts w:ascii="inherit" w:hAnsi="inherit" w:cs="Arial"/>
                <w:color w:val="34302D"/>
              </w:rPr>
              <w:t>。</w:t>
            </w:r>
          </w:p>
        </w:tc>
      </w:tr>
      <w:tr w:rsidR="00F5674E" w:rsidTr="00F5674E">
        <w:tc>
          <w:tcPr>
            <w:tcW w:w="0" w:type="auto"/>
            <w:hideMark/>
          </w:tcPr>
          <w:p w:rsidR="00F5674E" w:rsidRDefault="003D7FE9">
            <w:pPr>
              <w:pStyle w:val="tableblock"/>
              <w:spacing w:before="0" w:beforeAutospacing="0" w:after="0" w:afterAutospacing="0"/>
              <w:rPr>
                <w:rFonts w:ascii="inherit" w:hAnsi="inherit" w:cs="Arial" w:hint="eastAsia"/>
                <w:color w:val="34302D"/>
              </w:rPr>
            </w:pPr>
            <w:hyperlink r:id="rId155" w:anchor="beans-factory-scopes-session" w:history="1">
              <w:r w:rsidR="00F5674E">
                <w:rPr>
                  <w:rStyle w:val="a4"/>
                  <w:rFonts w:ascii="inherit" w:hAnsi="inherit" w:cs="Arial"/>
                  <w:color w:val="548E2E"/>
                </w:rPr>
                <w:t>会议</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将单个</w:t>
            </w:r>
            <w:r>
              <w:rPr>
                <w:rFonts w:ascii="inherit" w:hAnsi="inherit" w:cs="Arial"/>
                <w:color w:val="34302D"/>
              </w:rPr>
              <w:t>bean</w:t>
            </w:r>
            <w:r>
              <w:rPr>
                <w:rFonts w:ascii="inherit" w:hAnsi="inherit" w:cs="Arial"/>
                <w:color w:val="34302D"/>
              </w:rPr>
              <w:t>定义范围限定为</w:t>
            </w:r>
            <w:r>
              <w:rPr>
                <w:rFonts w:ascii="inherit" w:hAnsi="inherit" w:cs="Arial"/>
                <w:color w:val="34302D"/>
              </w:rPr>
              <w:t>HTTP</w:t>
            </w:r>
            <w:r>
              <w:rPr>
                <w:rFonts w:ascii="inherit" w:hAnsi="inherit" w:cs="Arial"/>
                <w:color w:val="34302D"/>
              </w:rPr>
              <w:t>的生命周期</w:t>
            </w:r>
            <w:r>
              <w:rPr>
                <w:rStyle w:val="HTML"/>
                <w:rFonts w:ascii="Consolas" w:hAnsi="Consolas"/>
                <w:color w:val="34302D"/>
                <w:sz w:val="23"/>
                <w:szCs w:val="23"/>
                <w:shd w:val="clear" w:color="auto" w:fill="F7F7F8"/>
              </w:rPr>
              <w:t>Session</w:t>
            </w:r>
            <w:r>
              <w:rPr>
                <w:rFonts w:ascii="inherit" w:hAnsi="inherit" w:cs="Arial"/>
                <w:color w:val="34302D"/>
              </w:rPr>
              <w:t>。仅在具有</w:t>
            </w:r>
            <w:r>
              <w:rPr>
                <w:rFonts w:ascii="inherit" w:hAnsi="inherit" w:cs="Arial"/>
                <w:color w:val="34302D"/>
              </w:rPr>
              <w:t>Web</w:t>
            </w:r>
            <w:r>
              <w:rPr>
                <w:rFonts w:ascii="inherit" w:hAnsi="inherit" w:cs="Arial"/>
                <w:color w:val="34302D"/>
              </w:rPr>
              <w:t>感知功能的</w:t>
            </w:r>
            <w:r>
              <w:rPr>
                <w:rFonts w:ascii="inherit" w:hAnsi="inherit" w:cs="Arial"/>
                <w:color w:val="34302D"/>
              </w:rPr>
              <w:t>Spring</w:t>
            </w:r>
            <w:r>
              <w:rPr>
                <w:rFonts w:ascii="inherit" w:hAnsi="inherit" w:cs="Arial"/>
                <w:color w:val="34302D"/>
              </w:rPr>
              <w:t>环境中有效</w:t>
            </w:r>
            <w:r>
              <w:rPr>
                <w:rStyle w:val="HTML"/>
                <w:rFonts w:ascii="Consolas" w:hAnsi="Consolas"/>
                <w:color w:val="34302D"/>
                <w:sz w:val="23"/>
                <w:szCs w:val="23"/>
                <w:shd w:val="clear" w:color="auto" w:fill="F7F7F8"/>
              </w:rPr>
              <w:t>ApplicationContext</w:t>
            </w:r>
            <w:r>
              <w:rPr>
                <w:rFonts w:ascii="inherit" w:hAnsi="inherit" w:cs="Arial"/>
                <w:color w:val="34302D"/>
              </w:rPr>
              <w:t>。</w:t>
            </w:r>
          </w:p>
        </w:tc>
      </w:tr>
      <w:tr w:rsidR="00F5674E" w:rsidTr="00F5674E">
        <w:tc>
          <w:tcPr>
            <w:tcW w:w="0" w:type="auto"/>
            <w:hideMark/>
          </w:tcPr>
          <w:p w:rsidR="00F5674E" w:rsidRDefault="003D7FE9">
            <w:pPr>
              <w:pStyle w:val="tableblock"/>
              <w:spacing w:before="0" w:beforeAutospacing="0" w:after="0" w:afterAutospacing="0"/>
              <w:rPr>
                <w:rFonts w:ascii="inherit" w:hAnsi="inherit" w:cs="Arial" w:hint="eastAsia"/>
                <w:color w:val="34302D"/>
              </w:rPr>
            </w:pPr>
            <w:hyperlink r:id="rId156" w:anchor="beans-factory-scopes-application" w:history="1">
              <w:r w:rsidR="00F5674E">
                <w:rPr>
                  <w:rStyle w:val="a4"/>
                  <w:rFonts w:ascii="inherit" w:hAnsi="inherit" w:cs="Arial"/>
                  <w:color w:val="548E2E"/>
                </w:rPr>
                <w:t>应用</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将单个</w:t>
            </w:r>
            <w:r>
              <w:rPr>
                <w:rFonts w:ascii="inherit" w:hAnsi="inherit" w:cs="Arial"/>
                <w:color w:val="34302D"/>
              </w:rPr>
              <w:t>bean</w:t>
            </w:r>
            <w:r>
              <w:rPr>
                <w:rFonts w:ascii="inherit" w:hAnsi="inherit" w:cs="Arial"/>
                <w:color w:val="34302D"/>
              </w:rPr>
              <w:t>定义范围限定为</w:t>
            </w:r>
            <w:r>
              <w:rPr>
                <w:rFonts w:ascii="inherit" w:hAnsi="inherit" w:cs="Arial"/>
                <w:color w:val="34302D"/>
              </w:rPr>
              <w:t>a</w:t>
            </w:r>
            <w:r>
              <w:rPr>
                <w:rFonts w:ascii="inherit" w:hAnsi="inherit" w:cs="Arial"/>
                <w:color w:val="34302D"/>
              </w:rPr>
              <w:t>的生命周期</w:t>
            </w:r>
            <w:r>
              <w:rPr>
                <w:rStyle w:val="HTML"/>
                <w:rFonts w:ascii="Consolas" w:hAnsi="Consolas"/>
                <w:color w:val="34302D"/>
                <w:sz w:val="23"/>
                <w:szCs w:val="23"/>
                <w:shd w:val="clear" w:color="auto" w:fill="F7F7F8"/>
              </w:rPr>
              <w:t>ServletContext</w:t>
            </w:r>
            <w:r>
              <w:rPr>
                <w:rFonts w:ascii="inherit" w:hAnsi="inherit" w:cs="Arial"/>
                <w:color w:val="34302D"/>
              </w:rPr>
              <w:t>。仅在具有</w:t>
            </w:r>
            <w:r>
              <w:rPr>
                <w:rFonts w:ascii="inherit" w:hAnsi="inherit" w:cs="Arial"/>
                <w:color w:val="34302D"/>
              </w:rPr>
              <w:t>Web</w:t>
            </w:r>
            <w:r>
              <w:rPr>
                <w:rFonts w:ascii="inherit" w:hAnsi="inherit" w:cs="Arial"/>
                <w:color w:val="34302D"/>
              </w:rPr>
              <w:t>感知功能的</w:t>
            </w:r>
            <w:r>
              <w:rPr>
                <w:rFonts w:ascii="inherit" w:hAnsi="inherit" w:cs="Arial"/>
                <w:color w:val="34302D"/>
              </w:rPr>
              <w:t>Spring</w:t>
            </w:r>
            <w:r>
              <w:rPr>
                <w:rFonts w:ascii="inherit" w:hAnsi="inherit" w:cs="Arial"/>
                <w:color w:val="34302D"/>
              </w:rPr>
              <w:t>环境中有效</w:t>
            </w:r>
            <w:r>
              <w:rPr>
                <w:rStyle w:val="HTML"/>
                <w:rFonts w:ascii="Consolas" w:hAnsi="Consolas"/>
                <w:color w:val="34302D"/>
                <w:sz w:val="23"/>
                <w:szCs w:val="23"/>
                <w:shd w:val="clear" w:color="auto" w:fill="F7F7F8"/>
              </w:rPr>
              <w:t>ApplicationContext</w:t>
            </w:r>
            <w:r>
              <w:rPr>
                <w:rFonts w:ascii="inherit" w:hAnsi="inherit" w:cs="Arial"/>
                <w:color w:val="34302D"/>
              </w:rPr>
              <w:t>。</w:t>
            </w:r>
          </w:p>
        </w:tc>
      </w:tr>
      <w:tr w:rsidR="00F5674E" w:rsidTr="00F5674E">
        <w:tc>
          <w:tcPr>
            <w:tcW w:w="0" w:type="auto"/>
            <w:hideMark/>
          </w:tcPr>
          <w:p w:rsidR="00F5674E" w:rsidRDefault="003D7FE9">
            <w:pPr>
              <w:pStyle w:val="tableblock"/>
              <w:spacing w:before="0" w:beforeAutospacing="0" w:after="0" w:afterAutospacing="0"/>
              <w:rPr>
                <w:rFonts w:ascii="inherit" w:hAnsi="inherit" w:cs="Arial" w:hint="eastAsia"/>
                <w:color w:val="34302D"/>
              </w:rPr>
            </w:pPr>
            <w:hyperlink r:id="rId157" w:anchor="websocket-stomp-websocket-scope" w:history="1">
              <w:r w:rsidR="00F5674E">
                <w:rPr>
                  <w:rStyle w:val="a4"/>
                  <w:rFonts w:ascii="inherit" w:hAnsi="inherit" w:cs="Arial"/>
                  <w:color w:val="548E2E"/>
                </w:rPr>
                <w:t>的</w:t>
              </w:r>
              <w:r w:rsidR="00F5674E">
                <w:rPr>
                  <w:rStyle w:val="a4"/>
                  <w:rFonts w:ascii="inherit" w:hAnsi="inherit" w:cs="Arial"/>
                  <w:color w:val="548E2E"/>
                </w:rPr>
                <w:t>WebSocket</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将单个</w:t>
            </w:r>
            <w:r>
              <w:rPr>
                <w:rFonts w:ascii="inherit" w:hAnsi="inherit" w:cs="Arial"/>
                <w:color w:val="34302D"/>
              </w:rPr>
              <w:t>bean</w:t>
            </w:r>
            <w:r>
              <w:rPr>
                <w:rFonts w:ascii="inherit" w:hAnsi="inherit" w:cs="Arial"/>
                <w:color w:val="34302D"/>
              </w:rPr>
              <w:t>定义范围限定为</w:t>
            </w:r>
            <w:r>
              <w:rPr>
                <w:rFonts w:ascii="inherit" w:hAnsi="inherit" w:cs="Arial"/>
                <w:color w:val="34302D"/>
              </w:rPr>
              <w:t>a</w:t>
            </w:r>
            <w:r>
              <w:rPr>
                <w:rFonts w:ascii="inherit" w:hAnsi="inherit" w:cs="Arial"/>
                <w:color w:val="34302D"/>
              </w:rPr>
              <w:t>的生命周期</w:t>
            </w:r>
            <w:r>
              <w:rPr>
                <w:rStyle w:val="HTML"/>
                <w:rFonts w:ascii="Consolas" w:hAnsi="Consolas"/>
                <w:color w:val="34302D"/>
                <w:sz w:val="23"/>
                <w:szCs w:val="23"/>
                <w:shd w:val="clear" w:color="auto" w:fill="F7F7F8"/>
              </w:rPr>
              <w:t>WebSocket</w:t>
            </w:r>
            <w:r>
              <w:rPr>
                <w:rFonts w:ascii="inherit" w:hAnsi="inherit" w:cs="Arial"/>
                <w:color w:val="34302D"/>
              </w:rPr>
              <w:t>。仅在具有</w:t>
            </w:r>
            <w:r>
              <w:rPr>
                <w:rFonts w:ascii="inherit" w:hAnsi="inherit" w:cs="Arial"/>
                <w:color w:val="34302D"/>
              </w:rPr>
              <w:t>Web</w:t>
            </w:r>
            <w:r>
              <w:rPr>
                <w:rFonts w:ascii="inherit" w:hAnsi="inherit" w:cs="Arial"/>
                <w:color w:val="34302D"/>
              </w:rPr>
              <w:t>感知功能的</w:t>
            </w:r>
            <w:r>
              <w:rPr>
                <w:rFonts w:ascii="inherit" w:hAnsi="inherit" w:cs="Arial"/>
                <w:color w:val="34302D"/>
              </w:rPr>
              <w:t>Spring</w:t>
            </w:r>
            <w:r>
              <w:rPr>
                <w:rFonts w:ascii="inherit" w:hAnsi="inherit" w:cs="Arial"/>
                <w:color w:val="34302D"/>
              </w:rPr>
              <w:t>环境中有效</w:t>
            </w:r>
            <w:r>
              <w:rPr>
                <w:rStyle w:val="HTML"/>
                <w:rFonts w:ascii="Consolas" w:hAnsi="Consolas"/>
                <w:color w:val="34302D"/>
                <w:sz w:val="23"/>
                <w:szCs w:val="23"/>
                <w:shd w:val="clear" w:color="auto" w:fill="F7F7F8"/>
              </w:rPr>
              <w:t>ApplicationContext</w:t>
            </w:r>
            <w:r>
              <w:rPr>
                <w:rFonts w:ascii="inherit" w:hAnsi="inherit" w:cs="Arial"/>
                <w:color w:val="34302D"/>
              </w:rPr>
              <w:t>。</w:t>
            </w:r>
          </w:p>
        </w:tc>
      </w:tr>
    </w:tbl>
    <w:p w:rsidR="00436F3F" w:rsidRPr="00BA0D5D" w:rsidRDefault="00436F3F" w:rsidP="00CA7BD0"/>
    <w:p w:rsidR="00BA0D5D" w:rsidRPr="00BA0D5D" w:rsidRDefault="00BA0D5D" w:rsidP="00BA0D5D">
      <w:pPr>
        <w:widowControl/>
        <w:shd w:val="clear" w:color="auto" w:fill="EBF1E7"/>
        <w:jc w:val="left"/>
        <w:rPr>
          <w:rFonts w:ascii="Arial" w:eastAsia="宋体" w:hAnsi="Arial" w:cs="Arial"/>
          <w:vanish/>
          <w:color w:val="34302D"/>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85B20">
        <w:trPr>
          <w:trHeight w:val="1263"/>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FFFFFF"/>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of Spring 3.0, a thread scope is available but is not registered by default: see </w:t>
            </w:r>
            <w:hyperlink r:id="rId158" w:history="1">
              <w:r w:rsidRPr="00BA0D5D">
                <w:rPr>
                  <w:rFonts w:ascii="Consolas" w:eastAsia="宋体" w:hAnsi="Consolas" w:cs="宋体"/>
                  <w:color w:val="548E2E"/>
                  <w:kern w:val="0"/>
                  <w:sz w:val="23"/>
                  <w:szCs w:val="23"/>
                  <w:u w:val="single"/>
                  <w:shd w:val="clear" w:color="auto" w:fill="F7F7F8"/>
                </w:rPr>
                <w:t>SimpleThreadScope</w:t>
              </w:r>
            </w:hyperlink>
            <w:r w:rsidRPr="00BA0D5D">
              <w:rPr>
                <w:rFonts w:ascii="宋体" w:eastAsia="宋体" w:hAnsi="宋体" w:cs="宋体"/>
                <w:kern w:val="0"/>
                <w:sz w:val="24"/>
                <w:szCs w:val="24"/>
              </w:rPr>
              <w:t>. As of Spring 4.2, a transaction scope is available as well: </w:t>
            </w:r>
            <w:hyperlink r:id="rId159" w:history="1">
              <w:r w:rsidRPr="00BA0D5D">
                <w:rPr>
                  <w:rFonts w:ascii="Consolas" w:eastAsia="宋体" w:hAnsi="Consolas" w:cs="宋体"/>
                  <w:color w:val="548E2E"/>
                  <w:kern w:val="0"/>
                  <w:sz w:val="23"/>
                  <w:szCs w:val="23"/>
                  <w:u w:val="single"/>
                  <w:shd w:val="clear" w:color="auto" w:fill="F7F7F8"/>
                </w:rPr>
                <w:t>SimpleTransactionScope</w:t>
              </w:r>
            </w:hyperlink>
            <w:r w:rsidRPr="00BA0D5D">
              <w:rPr>
                <w:rFonts w:ascii="宋体" w:eastAsia="宋体" w:hAnsi="宋体" w:cs="宋体"/>
                <w:kern w:val="0"/>
                <w:sz w:val="24"/>
                <w:szCs w:val="24"/>
              </w:rPr>
              <w:t>. For instructions on how to register these or any other custom scopes, see </w:t>
            </w:r>
            <w:hyperlink r:id="rId160" w:anchor="beans-factory-scopes-custom-using" w:history="1">
              <w:r w:rsidRPr="00BA0D5D">
                <w:rPr>
                  <w:rFonts w:ascii="宋体" w:eastAsia="宋体" w:hAnsi="宋体" w:cs="宋体"/>
                  <w:color w:val="548E2E"/>
                  <w:kern w:val="0"/>
                  <w:sz w:val="24"/>
                  <w:szCs w:val="24"/>
                  <w:u w:val="single"/>
                </w:rPr>
                <w:t>Using a Custom Scope</w:t>
              </w:r>
            </w:hyperlink>
            <w:r w:rsidRPr="00BA0D5D">
              <w:rPr>
                <w:rFonts w:ascii="宋体" w:eastAsia="宋体" w:hAnsi="宋体" w:cs="宋体"/>
                <w:kern w:val="0"/>
                <w:sz w:val="24"/>
                <w:szCs w:val="24"/>
              </w:rPr>
              <w:t>.</w:t>
            </w:r>
          </w:p>
          <w:p w:rsidR="00F5674E" w:rsidRPr="00BA0D5D" w:rsidRDefault="00F5674E" w:rsidP="00BA0D5D">
            <w:pPr>
              <w:widowControl/>
              <w:jc w:val="left"/>
              <w:rPr>
                <w:rFonts w:ascii="宋体" w:eastAsia="宋体" w:hAnsi="宋体" w:cs="宋体"/>
                <w:kern w:val="0"/>
                <w:sz w:val="24"/>
                <w:szCs w:val="24"/>
              </w:rPr>
            </w:pPr>
            <w:r>
              <w:rPr>
                <w:rFonts w:ascii="Arial" w:hAnsi="Arial" w:cs="Arial"/>
                <w:shd w:val="clear" w:color="auto" w:fill="EBF1E7"/>
              </w:rPr>
              <w:t>从</w:t>
            </w:r>
            <w:r>
              <w:rPr>
                <w:rFonts w:ascii="Arial" w:hAnsi="Arial" w:cs="Arial"/>
                <w:shd w:val="clear" w:color="auto" w:fill="EBF1E7"/>
              </w:rPr>
              <w:t>Spring 3.0</w:t>
            </w:r>
            <w:r>
              <w:rPr>
                <w:rFonts w:ascii="Arial" w:hAnsi="Arial" w:cs="Arial"/>
                <w:shd w:val="clear" w:color="auto" w:fill="EBF1E7"/>
              </w:rPr>
              <w:t>开始，线程范围可用，但默认情况下未注册：请参阅</w:t>
            </w:r>
            <w:hyperlink r:id="rId161" w:history="1">
              <w:r>
                <w:rPr>
                  <w:rStyle w:val="HTML"/>
                  <w:rFonts w:ascii="Consolas" w:hAnsi="Consolas"/>
                  <w:color w:val="548E2E"/>
                  <w:sz w:val="23"/>
                  <w:szCs w:val="23"/>
                  <w:u w:val="single"/>
                  <w:shd w:val="clear" w:color="auto" w:fill="F7F7F8"/>
                </w:rPr>
                <w:t>SimpleThreadScope</w:t>
              </w:r>
            </w:hyperlink>
            <w:r>
              <w:rPr>
                <w:rFonts w:ascii="Arial" w:hAnsi="Arial" w:cs="Arial"/>
                <w:shd w:val="clear" w:color="auto" w:fill="EBF1E7"/>
              </w:rPr>
              <w:t>。从</w:t>
            </w:r>
            <w:r>
              <w:rPr>
                <w:rFonts w:ascii="Arial" w:hAnsi="Arial" w:cs="Arial"/>
                <w:shd w:val="clear" w:color="auto" w:fill="EBF1E7"/>
              </w:rPr>
              <w:t>Spring 4.2</w:t>
            </w:r>
            <w:r>
              <w:rPr>
                <w:rFonts w:ascii="Arial" w:hAnsi="Arial" w:cs="Arial"/>
                <w:shd w:val="clear" w:color="auto" w:fill="EBF1E7"/>
              </w:rPr>
              <w:t>开始，还有一个事务范围：</w:t>
            </w:r>
            <w:r>
              <w:rPr>
                <w:rFonts w:ascii="Arial" w:hAnsi="Arial" w:cs="Arial"/>
                <w:shd w:val="clear" w:color="auto" w:fill="EBF1E7"/>
              </w:rPr>
              <w:t> </w:t>
            </w:r>
            <w:hyperlink r:id="rId162" w:history="1">
              <w:r>
                <w:rPr>
                  <w:rStyle w:val="HTML"/>
                  <w:rFonts w:ascii="Consolas" w:hAnsi="Consolas"/>
                  <w:color w:val="548E2E"/>
                  <w:sz w:val="23"/>
                  <w:szCs w:val="23"/>
                  <w:u w:val="single"/>
                  <w:shd w:val="clear" w:color="auto" w:fill="F7F7F8"/>
                </w:rPr>
                <w:t>SimpleTransactionScope</w:t>
              </w:r>
            </w:hyperlink>
            <w:r>
              <w:rPr>
                <w:rFonts w:ascii="Arial" w:hAnsi="Arial" w:cs="Arial"/>
                <w:shd w:val="clear" w:color="auto" w:fill="EBF1E7"/>
              </w:rPr>
              <w:t>。有关如何注册这些或任何其他自定义作用域的说明，请参阅</w:t>
            </w:r>
            <w:r>
              <w:rPr>
                <w:rFonts w:ascii="Arial" w:hAnsi="Arial" w:cs="Arial"/>
                <w:shd w:val="clear" w:color="auto" w:fill="EBF1E7"/>
              </w:rPr>
              <w:t> </w:t>
            </w:r>
            <w:hyperlink r:id="rId163" w:anchor="beans-factory-scopes-custom-using" w:history="1">
              <w:r>
                <w:rPr>
                  <w:rStyle w:val="a4"/>
                  <w:rFonts w:ascii="Arial" w:hAnsi="Arial" w:cs="Arial"/>
                  <w:color w:val="548E2E"/>
                  <w:shd w:val="clear" w:color="auto" w:fill="EBF1E7"/>
                </w:rPr>
                <w:t>使用自定义作用域</w:t>
              </w:r>
            </w:hyperlink>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1.5.1. The Singleton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Only one shared instance of a singleton bean is managed, and all requests for beans with an ID or IDs that match that bean definition result in that one specific bean instance being returned by the Spring container.</w:t>
      </w:r>
    </w:p>
    <w:p w:rsidR="00F5674E" w:rsidRPr="00BA0D5D" w:rsidRDefault="00F5674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只管理单个</w:t>
      </w:r>
      <w:r>
        <w:rPr>
          <w:rFonts w:ascii="Arial" w:hAnsi="Arial" w:cs="Arial"/>
          <w:color w:val="34302D"/>
          <w:shd w:val="clear" w:color="auto" w:fill="FFFFFF"/>
        </w:rPr>
        <w:t>bean</w:t>
      </w:r>
      <w:r>
        <w:rPr>
          <w:rFonts w:ascii="Arial" w:hAnsi="Arial" w:cs="Arial"/>
          <w:color w:val="34302D"/>
          <w:shd w:val="clear" w:color="auto" w:fill="FFFFFF"/>
        </w:rPr>
        <w:t>的一个共享实例，并且对具有与该</w:t>
      </w:r>
      <w:r>
        <w:rPr>
          <w:rFonts w:ascii="Arial" w:hAnsi="Arial" w:cs="Arial"/>
          <w:color w:val="34302D"/>
          <w:shd w:val="clear" w:color="auto" w:fill="FFFFFF"/>
        </w:rPr>
        <w:t>bean</w:t>
      </w:r>
      <w:r>
        <w:rPr>
          <w:rFonts w:ascii="Arial" w:hAnsi="Arial" w:cs="Arial"/>
          <w:color w:val="34302D"/>
          <w:shd w:val="clear" w:color="auto" w:fill="FFFFFF"/>
        </w:rPr>
        <w:t>定义匹配的</w:t>
      </w:r>
      <w:r>
        <w:rPr>
          <w:rFonts w:ascii="Arial" w:hAnsi="Arial" w:cs="Arial"/>
          <w:color w:val="34302D"/>
          <w:shd w:val="clear" w:color="auto" w:fill="FFFFFF"/>
        </w:rPr>
        <w:t>ID</w:t>
      </w:r>
      <w:r>
        <w:rPr>
          <w:rFonts w:ascii="Arial" w:hAnsi="Arial" w:cs="Arial"/>
          <w:color w:val="34302D"/>
          <w:shd w:val="clear" w:color="auto" w:fill="FFFFFF"/>
        </w:rPr>
        <w:t>或</w:t>
      </w:r>
      <w:r>
        <w:rPr>
          <w:rFonts w:ascii="Arial" w:hAnsi="Arial" w:cs="Arial"/>
          <w:color w:val="34302D"/>
          <w:shd w:val="clear" w:color="auto" w:fill="FFFFFF"/>
        </w:rPr>
        <w:t>ID</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的所有请求都会导致</w:t>
      </w:r>
      <w:r>
        <w:rPr>
          <w:rFonts w:ascii="Arial" w:hAnsi="Arial" w:cs="Arial"/>
          <w:color w:val="34302D"/>
          <w:shd w:val="clear" w:color="auto" w:fill="FFFFFF"/>
        </w:rPr>
        <w:t>Spring</w:t>
      </w:r>
      <w:r>
        <w:rPr>
          <w:rFonts w:ascii="Arial" w:hAnsi="Arial" w:cs="Arial"/>
          <w:color w:val="34302D"/>
          <w:shd w:val="clear" w:color="auto" w:fill="FFFFFF"/>
        </w:rPr>
        <w:t>容器返回一个特定的</w:t>
      </w:r>
      <w:r>
        <w:rPr>
          <w:rFonts w:ascii="Arial" w:hAnsi="Arial" w:cs="Arial"/>
          <w:color w:val="34302D"/>
          <w:shd w:val="clear" w:color="auto" w:fill="FFFFFF"/>
        </w:rPr>
        <w:t>bean</w:t>
      </w:r>
      <w:r>
        <w:rPr>
          <w:rFonts w:ascii="Arial" w:hAnsi="Arial" w:cs="Arial"/>
          <w:color w:val="34302D"/>
          <w:shd w:val="clear" w:color="auto" w:fill="FFFFFF"/>
        </w:rPr>
        <w:t>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put it another way, when you define a bean definition and it is scoped as a singleton, the Spring IoC container creates exactly one instance of the object defined by that bean definition. This single instance is stored in a cache of such singleton beans, and all subsequent requests and references for that named bean return the cached object. The following image shows how the singleton scope works:</w:t>
      </w:r>
    </w:p>
    <w:p w:rsidR="00F5674E" w:rsidRPr="00BA0D5D" w:rsidRDefault="00F5674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换句话说，当您定义</w:t>
      </w:r>
      <w:r>
        <w:rPr>
          <w:rFonts w:ascii="Arial" w:hAnsi="Arial" w:cs="Arial"/>
          <w:color w:val="34302D"/>
          <w:shd w:val="clear" w:color="auto" w:fill="FFFFFF"/>
        </w:rPr>
        <w:t>bean</w:t>
      </w:r>
      <w:r>
        <w:rPr>
          <w:rFonts w:ascii="Arial" w:hAnsi="Arial" w:cs="Arial"/>
          <w:color w:val="34302D"/>
          <w:shd w:val="clear" w:color="auto" w:fill="FFFFFF"/>
        </w:rPr>
        <w:t>定义并将其作为单一作用域时，</w:t>
      </w:r>
      <w:r>
        <w:rPr>
          <w:rFonts w:ascii="Arial" w:hAnsi="Arial" w:cs="Arial"/>
          <w:color w:val="34302D"/>
          <w:shd w:val="clear" w:color="auto" w:fill="FFFFFF"/>
        </w:rPr>
        <w:t>Spring IoC</w:t>
      </w:r>
      <w:r>
        <w:rPr>
          <w:rFonts w:ascii="Arial" w:hAnsi="Arial" w:cs="Arial"/>
          <w:color w:val="34302D"/>
          <w:shd w:val="clear" w:color="auto" w:fill="FFFFFF"/>
        </w:rPr>
        <w:t>容器只创建该</w:t>
      </w:r>
      <w:r>
        <w:rPr>
          <w:rFonts w:ascii="Arial" w:hAnsi="Arial" w:cs="Arial"/>
          <w:color w:val="34302D"/>
          <w:shd w:val="clear" w:color="auto" w:fill="FFFFFF"/>
        </w:rPr>
        <w:t>bean</w:t>
      </w:r>
      <w:r>
        <w:rPr>
          <w:rFonts w:ascii="Arial" w:hAnsi="Arial" w:cs="Arial"/>
          <w:color w:val="34302D"/>
          <w:shd w:val="clear" w:color="auto" w:fill="FFFFFF"/>
        </w:rPr>
        <w:t>定义定义的对象的一个</w:t>
      </w:r>
      <w:r>
        <w:rPr>
          <w:rFonts w:ascii="Arial" w:hAnsi="Arial" w:cs="Arial"/>
          <w:color w:val="34302D"/>
          <w:shd w:val="clear" w:color="auto" w:fill="FFFFFF"/>
        </w:rPr>
        <w:t>​​</w:t>
      </w:r>
      <w:r>
        <w:rPr>
          <w:rFonts w:ascii="Arial" w:hAnsi="Arial" w:cs="Arial"/>
          <w:color w:val="34302D"/>
          <w:shd w:val="clear" w:color="auto" w:fill="FFFFFF"/>
        </w:rPr>
        <w:t>实例。此单个实例存储在此类单例</w:t>
      </w:r>
      <w:r>
        <w:rPr>
          <w:rFonts w:ascii="Arial" w:hAnsi="Arial" w:cs="Arial"/>
          <w:color w:val="34302D"/>
          <w:shd w:val="clear" w:color="auto" w:fill="FFFFFF"/>
        </w:rPr>
        <w:t>bean</w:t>
      </w:r>
      <w:r>
        <w:rPr>
          <w:rFonts w:ascii="Arial" w:hAnsi="Arial" w:cs="Arial"/>
          <w:color w:val="34302D"/>
          <w:shd w:val="clear" w:color="auto" w:fill="FFFFFF"/>
        </w:rPr>
        <w:t>的缓存中，并且该命名</w:t>
      </w:r>
      <w:r>
        <w:rPr>
          <w:rFonts w:ascii="Arial" w:hAnsi="Arial" w:cs="Arial"/>
          <w:color w:val="34302D"/>
          <w:shd w:val="clear" w:color="auto" w:fill="FFFFFF"/>
        </w:rPr>
        <w:t>Bean</w:t>
      </w:r>
      <w:r>
        <w:rPr>
          <w:rFonts w:ascii="Arial" w:hAnsi="Arial" w:cs="Arial"/>
          <w:color w:val="34302D"/>
          <w:shd w:val="clear" w:color="auto" w:fill="FFFFFF"/>
        </w:rPr>
        <w:t>的所有后续请求和引用都将返回缓存对象。下图显示了单例范围的工作原理：</w:t>
      </w:r>
    </w:p>
    <w:p w:rsidR="00BA0D5D" w:rsidRPr="00BA0D5D" w:rsidRDefault="00BA0D5D" w:rsidP="00BA0D5D">
      <w:pPr>
        <w:widowControl/>
        <w:shd w:val="clear" w:color="auto" w:fill="FFFFFF"/>
        <w:jc w:val="left"/>
        <w:rPr>
          <w:rFonts w:ascii="Arial" w:eastAsia="宋体" w:hAnsi="Arial" w:cs="Arial"/>
          <w:color w:val="34302D"/>
          <w:kern w:val="0"/>
          <w:sz w:val="24"/>
          <w:szCs w:val="24"/>
        </w:rPr>
      </w:pPr>
      <w:r w:rsidRPr="00BA0D5D">
        <w:rPr>
          <w:rFonts w:ascii="Arial" w:eastAsia="宋体" w:hAnsi="Arial" w:cs="Arial"/>
          <w:noProof/>
          <w:color w:val="34302D"/>
          <w:kern w:val="0"/>
          <w:sz w:val="24"/>
          <w:szCs w:val="24"/>
        </w:rPr>
        <w:drawing>
          <wp:inline distT="0" distB="0" distL="0" distR="0" wp14:anchorId="13204593" wp14:editId="61FB87D1">
            <wp:extent cx="6712918" cy="3341915"/>
            <wp:effectExtent l="0" t="0" r="0" b="0"/>
            <wp:docPr id="2" name="图片 2"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726816" cy="3348834"/>
                    </a:xfrm>
                    <a:prstGeom prst="rect">
                      <a:avLst/>
                    </a:prstGeom>
                    <a:noFill/>
                    <a:ln>
                      <a:noFill/>
                    </a:ln>
                  </pic:spPr>
                </pic:pic>
              </a:graphicData>
            </a:graphic>
          </wp:inline>
        </w:drawing>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concept of a singleton bean differs from the singleton pattern as defined in the Gang of Four (GoF) patterns book. The GoF singleton hard-codes the scope of an object such that one and only one instance of a particular class is created per ClassLoader. The scope of the Spring singleton is best described as being per-container and per-bean. This means that, if you define one bean for a particular class in a single Spring container, the Spring container creates one and only one instance of the class defined by that bean definition. The singleton scope is the default scope in Spring. To define a bean as a singleton in XML, you can define a bean as shown in the following example:</w:t>
      </w:r>
    </w:p>
    <w:p w:rsidR="00F5674E" w:rsidRPr="00BA0D5D" w:rsidRDefault="00F5674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的单例</w:t>
      </w:r>
      <w:r>
        <w:rPr>
          <w:rFonts w:ascii="Arial" w:hAnsi="Arial" w:cs="Arial"/>
          <w:color w:val="34302D"/>
          <w:shd w:val="clear" w:color="auto" w:fill="FFFFFF"/>
        </w:rPr>
        <w:t>bean</w:t>
      </w:r>
      <w:r>
        <w:rPr>
          <w:rFonts w:ascii="Arial" w:hAnsi="Arial" w:cs="Arial"/>
          <w:color w:val="34302D"/>
          <w:shd w:val="clear" w:color="auto" w:fill="FFFFFF"/>
        </w:rPr>
        <w:t>概念不同于</w:t>
      </w:r>
      <w:r>
        <w:rPr>
          <w:rFonts w:ascii="Arial" w:hAnsi="Arial" w:cs="Arial"/>
          <w:color w:val="34302D"/>
          <w:shd w:val="clear" w:color="auto" w:fill="FFFFFF"/>
        </w:rPr>
        <w:t>Gang of Four</w:t>
      </w:r>
      <w:r>
        <w:rPr>
          <w:rFonts w:ascii="Arial" w:hAnsi="Arial" w:cs="Arial"/>
          <w:color w:val="34302D"/>
          <w:shd w:val="clear" w:color="auto" w:fill="FFFFFF"/>
        </w:rPr>
        <w:t>（</w:t>
      </w:r>
      <w:r>
        <w:rPr>
          <w:rFonts w:ascii="Arial" w:hAnsi="Arial" w:cs="Arial"/>
          <w:color w:val="34302D"/>
          <w:shd w:val="clear" w:color="auto" w:fill="FFFFFF"/>
        </w:rPr>
        <w:t>GoF</w:t>
      </w:r>
      <w:r>
        <w:rPr>
          <w:rFonts w:ascii="Arial" w:hAnsi="Arial" w:cs="Arial"/>
          <w:color w:val="34302D"/>
          <w:shd w:val="clear" w:color="auto" w:fill="FFFFFF"/>
        </w:rPr>
        <w:t>）模式书中定义的单例模式。</w:t>
      </w:r>
      <w:r>
        <w:rPr>
          <w:rFonts w:ascii="Arial" w:hAnsi="Arial" w:cs="Arial"/>
          <w:color w:val="34302D"/>
          <w:shd w:val="clear" w:color="auto" w:fill="FFFFFF"/>
        </w:rPr>
        <w:t>GoF</w:t>
      </w:r>
      <w:r>
        <w:rPr>
          <w:rFonts w:ascii="Arial" w:hAnsi="Arial" w:cs="Arial"/>
          <w:color w:val="34302D"/>
          <w:shd w:val="clear" w:color="auto" w:fill="FFFFFF"/>
        </w:rPr>
        <w:t>单例对一个对象的范围进行硬编码，使得每个</w:t>
      </w:r>
      <w:r>
        <w:rPr>
          <w:rFonts w:ascii="Arial" w:hAnsi="Arial" w:cs="Arial"/>
          <w:color w:val="34302D"/>
          <w:shd w:val="clear" w:color="auto" w:fill="FFFFFF"/>
        </w:rPr>
        <w:t>ClassLoader</w:t>
      </w:r>
      <w:r>
        <w:rPr>
          <w:rFonts w:ascii="Arial" w:hAnsi="Arial" w:cs="Arial"/>
          <w:color w:val="34302D"/>
          <w:shd w:val="clear" w:color="auto" w:fill="FFFFFF"/>
        </w:rPr>
        <w:t>创建一个且只有一个特定类的实例。</w:t>
      </w:r>
      <w:r>
        <w:rPr>
          <w:rFonts w:ascii="Arial" w:hAnsi="Arial" w:cs="Arial"/>
          <w:color w:val="34302D"/>
          <w:shd w:val="clear" w:color="auto" w:fill="FFFFFF"/>
        </w:rPr>
        <w:t>Spring</w:t>
      </w:r>
      <w:r>
        <w:rPr>
          <w:rFonts w:ascii="Arial" w:hAnsi="Arial" w:cs="Arial"/>
          <w:color w:val="34302D"/>
          <w:shd w:val="clear" w:color="auto" w:fill="FFFFFF"/>
        </w:rPr>
        <w:t>单例的范围最好描述为每容器和每个</w:t>
      </w:r>
      <w:r>
        <w:rPr>
          <w:rFonts w:ascii="Arial" w:hAnsi="Arial" w:cs="Arial"/>
          <w:color w:val="34302D"/>
          <w:shd w:val="clear" w:color="auto" w:fill="FFFFFF"/>
        </w:rPr>
        <w:t>bean</w:t>
      </w:r>
      <w:r>
        <w:rPr>
          <w:rFonts w:ascii="Arial" w:hAnsi="Arial" w:cs="Arial"/>
          <w:color w:val="34302D"/>
          <w:shd w:val="clear" w:color="auto" w:fill="FFFFFF"/>
        </w:rPr>
        <w:t>。这意味着，如果在单个</w:t>
      </w:r>
      <w:r>
        <w:rPr>
          <w:rFonts w:ascii="Arial" w:hAnsi="Arial" w:cs="Arial"/>
          <w:color w:val="34302D"/>
          <w:shd w:val="clear" w:color="auto" w:fill="FFFFFF"/>
        </w:rPr>
        <w:t>Spring</w:t>
      </w:r>
      <w:r>
        <w:rPr>
          <w:rFonts w:ascii="Arial" w:hAnsi="Arial" w:cs="Arial"/>
          <w:color w:val="34302D"/>
          <w:shd w:val="clear" w:color="auto" w:fill="FFFFFF"/>
        </w:rPr>
        <w:t>容器中为特定类定义一个</w:t>
      </w:r>
      <w:r>
        <w:rPr>
          <w:rFonts w:ascii="Arial" w:hAnsi="Arial" w:cs="Arial"/>
          <w:color w:val="34302D"/>
          <w:shd w:val="clear" w:color="auto" w:fill="FFFFFF"/>
        </w:rPr>
        <w:t>bean</w:t>
      </w:r>
      <w:r>
        <w:rPr>
          <w:rFonts w:ascii="Arial" w:hAnsi="Arial" w:cs="Arial"/>
          <w:color w:val="34302D"/>
          <w:shd w:val="clear" w:color="auto" w:fill="FFFFFF"/>
        </w:rPr>
        <w:t>，则</w:t>
      </w:r>
      <w:r>
        <w:rPr>
          <w:rFonts w:ascii="Arial" w:hAnsi="Arial" w:cs="Arial"/>
          <w:color w:val="34302D"/>
          <w:shd w:val="clear" w:color="auto" w:fill="FFFFFF"/>
        </w:rPr>
        <w:t>Spring</w:t>
      </w:r>
      <w:r>
        <w:rPr>
          <w:rFonts w:ascii="Arial" w:hAnsi="Arial" w:cs="Arial"/>
          <w:color w:val="34302D"/>
          <w:shd w:val="clear" w:color="auto" w:fill="FFFFFF"/>
        </w:rPr>
        <w:t>容器将创建该</w:t>
      </w:r>
      <w:r>
        <w:rPr>
          <w:rFonts w:ascii="Arial" w:hAnsi="Arial" w:cs="Arial"/>
          <w:color w:val="34302D"/>
          <w:shd w:val="clear" w:color="auto" w:fill="FFFFFF"/>
        </w:rPr>
        <w:t>bean</w:t>
      </w:r>
      <w:r>
        <w:rPr>
          <w:rFonts w:ascii="Arial" w:hAnsi="Arial" w:cs="Arial"/>
          <w:color w:val="34302D"/>
          <w:shd w:val="clear" w:color="auto" w:fill="FFFFFF"/>
        </w:rPr>
        <w:t>定义所定义的类的一个且仅一个实例。单例范围是</w:t>
      </w:r>
      <w:r>
        <w:rPr>
          <w:rFonts w:ascii="Arial" w:hAnsi="Arial" w:cs="Arial"/>
          <w:color w:val="34302D"/>
          <w:shd w:val="clear" w:color="auto" w:fill="FFFFFF"/>
        </w:rPr>
        <w:t>Spring</w:t>
      </w:r>
      <w:r>
        <w:rPr>
          <w:rFonts w:ascii="Arial" w:hAnsi="Arial" w:cs="Arial"/>
          <w:color w:val="34302D"/>
          <w:shd w:val="clear" w:color="auto" w:fill="FFFFFF"/>
        </w:rPr>
        <w:t>中的默认范围。要将</w:t>
      </w:r>
      <w:r>
        <w:rPr>
          <w:rFonts w:ascii="Arial" w:hAnsi="Arial" w:cs="Arial"/>
          <w:color w:val="34302D"/>
          <w:shd w:val="clear" w:color="auto" w:fill="FFFFFF"/>
        </w:rPr>
        <w:t>bean</w:t>
      </w:r>
      <w:r>
        <w:rPr>
          <w:rFonts w:ascii="Arial" w:hAnsi="Arial" w:cs="Arial"/>
          <w:color w:val="34302D"/>
          <w:shd w:val="clear" w:color="auto" w:fill="FFFFFF"/>
        </w:rPr>
        <w:t>定义为</w:t>
      </w:r>
      <w:r>
        <w:rPr>
          <w:rFonts w:ascii="Arial" w:hAnsi="Arial" w:cs="Arial"/>
          <w:color w:val="34302D"/>
          <w:shd w:val="clear" w:color="auto" w:fill="FFFFFF"/>
        </w:rPr>
        <w:t>XML</w:t>
      </w:r>
      <w:r>
        <w:rPr>
          <w:rFonts w:ascii="Arial" w:hAnsi="Arial" w:cs="Arial"/>
          <w:color w:val="34302D"/>
          <w:shd w:val="clear" w:color="auto" w:fill="FFFFFF"/>
        </w:rPr>
        <w:t>中的单例，您可以定义一个</w:t>
      </w:r>
      <w:r>
        <w:rPr>
          <w:rFonts w:ascii="Arial" w:hAnsi="Arial" w:cs="Arial"/>
          <w:color w:val="34302D"/>
          <w:shd w:val="clear" w:color="auto" w:fill="FFFFFF"/>
        </w:rPr>
        <w:t>bean</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"com.something.DefaultAccountService"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the following is equivalent, though redundant (singleton scope is the default)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"com.something.DefaultAccountService"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"singleton"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1.5.2. The Prototype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non-singleton prototype scope of bean deployment results in the creation of a new bean instance every time a request for that specific bean is made. That is, the bean is injected into another bean or you request it through a </w:t>
      </w:r>
      <w:r w:rsidRPr="00BA0D5D">
        <w:rPr>
          <w:rFonts w:ascii="Consolas" w:eastAsia="宋体" w:hAnsi="Consolas" w:cs="宋体"/>
          <w:color w:val="34302D"/>
          <w:kern w:val="0"/>
          <w:sz w:val="23"/>
          <w:szCs w:val="23"/>
          <w:shd w:val="clear" w:color="auto" w:fill="F7F7F8"/>
        </w:rPr>
        <w:t>getBean()</w:t>
      </w:r>
      <w:r w:rsidRPr="00BA0D5D">
        <w:rPr>
          <w:rFonts w:ascii="inherit" w:eastAsia="宋体" w:hAnsi="inherit" w:cs="Arial"/>
          <w:color w:val="34302D"/>
          <w:kern w:val="0"/>
          <w:sz w:val="24"/>
          <w:szCs w:val="24"/>
        </w:rPr>
        <w:t> method call on the container. As a rule, you should use the prototype scope for all stateful beans and the singleton scope for stateless beans.</w:t>
      </w:r>
    </w:p>
    <w:p w:rsidR="001165DE" w:rsidRDefault="001165DE" w:rsidP="001165DE">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bean</w:t>
      </w:r>
      <w:r>
        <w:rPr>
          <w:rFonts w:ascii="inherit" w:hAnsi="inherit" w:cs="Arial"/>
          <w:color w:val="34302D"/>
        </w:rPr>
        <w:t>部署的非单例原型范围导致每次发出对该特定</w:t>
      </w:r>
      <w:r>
        <w:rPr>
          <w:rFonts w:ascii="inherit" w:hAnsi="inherit" w:cs="Arial"/>
          <w:color w:val="34302D"/>
        </w:rPr>
        <w:t>bean</w:t>
      </w:r>
      <w:r>
        <w:rPr>
          <w:rFonts w:ascii="inherit" w:hAnsi="inherit" w:cs="Arial"/>
          <w:color w:val="34302D"/>
        </w:rPr>
        <w:t>的请求时都创建新的</w:t>
      </w:r>
      <w:r>
        <w:rPr>
          <w:rFonts w:ascii="inherit" w:hAnsi="inherit" w:cs="Arial"/>
          <w:color w:val="34302D"/>
        </w:rPr>
        <w:t>bean</w:t>
      </w:r>
      <w:r>
        <w:rPr>
          <w:rFonts w:ascii="inherit" w:hAnsi="inherit" w:cs="Arial"/>
          <w:color w:val="34302D"/>
        </w:rPr>
        <w:t>实例。也就是说，</w:t>
      </w:r>
      <w:r>
        <w:rPr>
          <w:rFonts w:ascii="inherit" w:hAnsi="inherit" w:cs="Arial"/>
          <w:color w:val="34302D"/>
        </w:rPr>
        <w:t>bean</w:t>
      </w:r>
      <w:r>
        <w:rPr>
          <w:rFonts w:ascii="inherit" w:hAnsi="inherit" w:cs="Arial"/>
          <w:color w:val="34302D"/>
        </w:rPr>
        <w:t>被注入另一个</w:t>
      </w:r>
      <w:r>
        <w:rPr>
          <w:rFonts w:ascii="inherit" w:hAnsi="inherit" w:cs="Arial"/>
          <w:color w:val="34302D"/>
        </w:rPr>
        <w:t>bean</w:t>
      </w:r>
      <w:r>
        <w:rPr>
          <w:rFonts w:ascii="inherit" w:hAnsi="inherit" w:cs="Arial"/>
          <w:color w:val="34302D"/>
        </w:rPr>
        <w:t>，或者通过</w:t>
      </w:r>
      <w:r>
        <w:rPr>
          <w:rStyle w:val="HTML"/>
          <w:rFonts w:ascii="Consolas" w:hAnsi="Consolas"/>
          <w:color w:val="34302D"/>
          <w:sz w:val="23"/>
          <w:szCs w:val="23"/>
          <w:shd w:val="clear" w:color="auto" w:fill="F7F7F8"/>
        </w:rPr>
        <w:t>getBean()</w:t>
      </w:r>
      <w:r>
        <w:rPr>
          <w:rFonts w:ascii="inherit" w:hAnsi="inherit" w:cs="Arial"/>
          <w:color w:val="34302D"/>
        </w:rPr>
        <w:t>对容器的方法调用来请求它。通常，您应该对所有有状态</w:t>
      </w:r>
      <w:r>
        <w:rPr>
          <w:rFonts w:ascii="inherit" w:hAnsi="inherit" w:cs="Arial"/>
          <w:color w:val="34302D"/>
        </w:rPr>
        <w:t>bean</w:t>
      </w:r>
      <w:r>
        <w:rPr>
          <w:rFonts w:ascii="inherit" w:hAnsi="inherit" w:cs="Arial"/>
          <w:color w:val="34302D"/>
        </w:rPr>
        <w:t>使用原型范围，对无状态</w:t>
      </w:r>
      <w:r>
        <w:rPr>
          <w:rFonts w:ascii="inherit" w:hAnsi="inherit" w:cs="Arial"/>
          <w:color w:val="34302D"/>
        </w:rPr>
        <w:t>bean</w:t>
      </w:r>
      <w:r>
        <w:rPr>
          <w:rFonts w:ascii="inherit" w:hAnsi="inherit" w:cs="Arial"/>
          <w:color w:val="34302D"/>
        </w:rPr>
        <w:t>使用单例范围。</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diagram illustrates the Spring prototype scope:</w:t>
      </w:r>
    </w:p>
    <w:p w:rsidR="001165DE" w:rsidRPr="001165DE" w:rsidRDefault="001165DE" w:rsidP="001165DE">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下图说明了</w:t>
      </w:r>
      <w:r>
        <w:rPr>
          <w:rFonts w:ascii="inherit" w:hAnsi="inherit" w:cs="Arial"/>
          <w:color w:val="34302D"/>
        </w:rPr>
        <w:t>Spring</w:t>
      </w:r>
      <w:r>
        <w:rPr>
          <w:rFonts w:ascii="inherit" w:hAnsi="inherit" w:cs="Arial"/>
          <w:color w:val="34302D"/>
        </w:rPr>
        <w:t>原型范围：</w:t>
      </w:r>
    </w:p>
    <w:p w:rsidR="00BA0D5D" w:rsidRPr="00BA0D5D" w:rsidRDefault="00BA0D5D" w:rsidP="00BA0D5D">
      <w:pPr>
        <w:widowControl/>
        <w:shd w:val="clear" w:color="auto" w:fill="FFFFFF"/>
        <w:jc w:val="left"/>
        <w:rPr>
          <w:rFonts w:ascii="Arial" w:eastAsia="宋体" w:hAnsi="Arial" w:cs="Arial"/>
          <w:color w:val="34302D"/>
          <w:kern w:val="0"/>
          <w:sz w:val="24"/>
          <w:szCs w:val="24"/>
        </w:rPr>
      </w:pPr>
      <w:r w:rsidRPr="00BA0D5D">
        <w:rPr>
          <w:rFonts w:ascii="Arial" w:eastAsia="宋体" w:hAnsi="Arial" w:cs="Arial"/>
          <w:noProof/>
          <w:color w:val="34302D"/>
          <w:kern w:val="0"/>
          <w:sz w:val="24"/>
          <w:szCs w:val="24"/>
        </w:rPr>
        <w:drawing>
          <wp:inline distT="0" distB="0" distL="0" distR="0" wp14:anchorId="5819C163" wp14:editId="67A7807E">
            <wp:extent cx="6776357" cy="3363897"/>
            <wp:effectExtent l="0" t="0" r="5715" b="8255"/>
            <wp:docPr id="3" name="图片 3"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totyp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780493" cy="3365950"/>
                    </a:xfrm>
                    <a:prstGeom prst="rect">
                      <a:avLst/>
                    </a:prstGeom>
                    <a:noFill/>
                    <a:ln>
                      <a:noFill/>
                    </a:ln>
                  </pic:spPr>
                </pic:pic>
              </a:graphicData>
            </a:graphic>
          </wp:inline>
        </w:drawing>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data access object (DAO) is not typically configured as a prototype, because a typical DAO does not hold any conversational state. It was easier for us to reuse the core of the singleton diagram.)</w:t>
      </w:r>
    </w:p>
    <w:p w:rsidR="001165DE" w:rsidRDefault="001165DE" w:rsidP="001165DE">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（数据访问对象（</w:t>
      </w:r>
      <w:r>
        <w:rPr>
          <w:rFonts w:ascii="inherit" w:hAnsi="inherit" w:cs="Arial"/>
          <w:color w:val="34302D"/>
        </w:rPr>
        <w:t>DAO</w:t>
      </w:r>
      <w:r>
        <w:rPr>
          <w:rFonts w:ascii="inherit" w:hAnsi="inherit" w:cs="Arial"/>
          <w:color w:val="34302D"/>
        </w:rPr>
        <w:t>）通常不配置为原型，因为典型的</w:t>
      </w:r>
      <w:r>
        <w:rPr>
          <w:rFonts w:ascii="inherit" w:hAnsi="inherit" w:cs="Arial"/>
          <w:color w:val="34302D"/>
        </w:rPr>
        <w:t>DAO</w:t>
      </w:r>
      <w:r>
        <w:rPr>
          <w:rFonts w:ascii="inherit" w:hAnsi="inherit" w:cs="Arial"/>
          <w:color w:val="34302D"/>
        </w:rPr>
        <w:t>不会保持任何会话状态。我们更容易重用单例图的核心。）</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defines a bean as a prototype in XML:</w:t>
      </w:r>
    </w:p>
    <w:p w:rsidR="001165DE" w:rsidRPr="001165DE" w:rsidRDefault="001165DE" w:rsidP="001165DE">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以下示例将</w:t>
      </w:r>
      <w:r>
        <w:rPr>
          <w:rFonts w:ascii="inherit" w:hAnsi="inherit" w:cs="Arial"/>
          <w:color w:val="34302D"/>
        </w:rPr>
        <w:t>bean</w:t>
      </w:r>
      <w:r>
        <w:rPr>
          <w:rFonts w:ascii="inherit" w:hAnsi="inherit" w:cs="Arial"/>
          <w:color w:val="34302D"/>
        </w:rPr>
        <w:t>定义为</w:t>
      </w:r>
      <w:r>
        <w:rPr>
          <w:rFonts w:ascii="inherit" w:hAnsi="inherit" w:cs="Arial"/>
          <w:color w:val="34302D"/>
        </w:rPr>
        <w:t>XML</w:t>
      </w:r>
      <w:r>
        <w:rPr>
          <w:rFonts w:ascii="inherit" w:hAnsi="inherit" w:cs="Arial"/>
          <w:color w:val="34302D"/>
        </w:rPr>
        <w:t>中的原型：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"com.something.DefaultAccountService"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contrast to the other scopes, Spring does not manage the complete lifecycle of a prototype bean. The container instantiates, configures, and otherwise assembles a prototype object and hands it to the client, with no further record of that prototype instance. Thus, although initialization lifecycle callback methods are called on all objects regardless of scope, in the case of prototypes, configured destruction lifecycle callbacks are not called. The client code must clean up prototype-scoped objects and release expensive resources that the prototype beans hold. To get the Spring container to release resources held by prototype-scoped beans, try using a custom </w:t>
      </w:r>
      <w:hyperlink r:id="rId166" w:anchor="beans-factory-extension-bpp" w:history="1">
        <w:r w:rsidRPr="00BA0D5D">
          <w:rPr>
            <w:rFonts w:ascii="inherit" w:eastAsia="宋体" w:hAnsi="inherit" w:cs="Arial"/>
            <w:color w:val="548E2E"/>
            <w:kern w:val="0"/>
            <w:sz w:val="24"/>
            <w:szCs w:val="24"/>
            <w:u w:val="single"/>
          </w:rPr>
          <w:t>bean post-processor</w:t>
        </w:r>
      </w:hyperlink>
      <w:r w:rsidRPr="00BA0D5D">
        <w:rPr>
          <w:rFonts w:ascii="inherit" w:eastAsia="宋体" w:hAnsi="inherit" w:cs="Arial"/>
          <w:color w:val="34302D"/>
          <w:kern w:val="0"/>
          <w:sz w:val="24"/>
          <w:szCs w:val="24"/>
        </w:rPr>
        <w:t>, which holds a reference to beans that need to be cleaned up.</w:t>
      </w:r>
    </w:p>
    <w:p w:rsidR="001165DE" w:rsidRPr="00BA0D5D"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与其他范围相比，</w:t>
      </w:r>
      <w:r>
        <w:rPr>
          <w:rFonts w:ascii="Arial" w:hAnsi="Arial" w:cs="Arial"/>
          <w:color w:val="34302D"/>
          <w:shd w:val="clear" w:color="auto" w:fill="FFFFFF"/>
        </w:rPr>
        <w:t>Spring</w:t>
      </w:r>
      <w:r>
        <w:rPr>
          <w:rFonts w:ascii="Arial" w:hAnsi="Arial" w:cs="Arial"/>
          <w:color w:val="34302D"/>
          <w:shd w:val="clear" w:color="auto" w:fill="FFFFFF"/>
        </w:rPr>
        <w:t>不管理原型</w:t>
      </w:r>
      <w:r>
        <w:rPr>
          <w:rFonts w:ascii="Arial" w:hAnsi="Arial" w:cs="Arial"/>
          <w:color w:val="34302D"/>
          <w:shd w:val="clear" w:color="auto" w:fill="FFFFFF"/>
        </w:rPr>
        <w:t>bean</w:t>
      </w:r>
      <w:r>
        <w:rPr>
          <w:rFonts w:ascii="Arial" w:hAnsi="Arial" w:cs="Arial"/>
          <w:color w:val="34302D"/>
          <w:shd w:val="clear" w:color="auto" w:fill="FFFFFF"/>
        </w:rPr>
        <w:t>的完整生命周期。容器实例化，配置和组装原型对象并将其交给客户端，而没有该原型实例的进一步记录。因此，尽管无论范围如何都在所有对象上调用初始化生命周期回调方法，但在原型的情况下，不会调用已配置的销毁生命周期回调。客户端代码必须清理原型范围的对象并释放原型</w:t>
      </w:r>
      <w:r>
        <w:rPr>
          <w:rFonts w:ascii="Arial" w:hAnsi="Arial" w:cs="Arial"/>
          <w:color w:val="34302D"/>
          <w:shd w:val="clear" w:color="auto" w:fill="FFFFFF"/>
        </w:rPr>
        <w:t>bean</w:t>
      </w:r>
      <w:r>
        <w:rPr>
          <w:rFonts w:ascii="Arial" w:hAnsi="Arial" w:cs="Arial"/>
          <w:color w:val="34302D"/>
          <w:shd w:val="clear" w:color="auto" w:fill="FFFFFF"/>
        </w:rPr>
        <w:t>所拥有的昂贵资源。要使</w:t>
      </w:r>
      <w:r>
        <w:rPr>
          <w:rFonts w:ascii="Arial" w:hAnsi="Arial" w:cs="Arial"/>
          <w:color w:val="34302D"/>
          <w:shd w:val="clear" w:color="auto" w:fill="FFFFFF"/>
        </w:rPr>
        <w:t>Spring</w:t>
      </w:r>
      <w:r>
        <w:rPr>
          <w:rFonts w:ascii="Arial" w:hAnsi="Arial" w:cs="Arial"/>
          <w:color w:val="34302D"/>
          <w:shd w:val="clear" w:color="auto" w:fill="FFFFFF"/>
        </w:rPr>
        <w:t>容器释放原型范围的</w:t>
      </w:r>
      <w:r>
        <w:rPr>
          <w:rFonts w:ascii="Arial" w:hAnsi="Arial" w:cs="Arial"/>
          <w:color w:val="34302D"/>
          <w:shd w:val="clear" w:color="auto" w:fill="FFFFFF"/>
        </w:rPr>
        <w:t>bean</w:t>
      </w:r>
      <w:r>
        <w:rPr>
          <w:rFonts w:ascii="Arial" w:hAnsi="Arial" w:cs="Arial"/>
          <w:color w:val="34302D"/>
          <w:shd w:val="clear" w:color="auto" w:fill="FFFFFF"/>
        </w:rPr>
        <w:t>所拥有的资源，请尝试使用自定义</w:t>
      </w:r>
      <w:hyperlink r:id="rId167" w:anchor="beans-factory-extension-bpp" w:history="1">
        <w:r>
          <w:rPr>
            <w:rStyle w:val="a4"/>
            <w:rFonts w:ascii="Arial" w:hAnsi="Arial" w:cs="Arial"/>
            <w:color w:val="548E2E"/>
            <w:shd w:val="clear" w:color="auto" w:fill="FFFFFF"/>
          </w:rPr>
          <w:t>bean</w:t>
        </w:r>
        <w:r>
          <w:rPr>
            <w:rStyle w:val="a4"/>
            <w:rFonts w:ascii="Arial" w:hAnsi="Arial" w:cs="Arial"/>
            <w:color w:val="548E2E"/>
            <w:shd w:val="clear" w:color="auto" w:fill="FFFFFF"/>
          </w:rPr>
          <w:t>后处理器</w:t>
        </w:r>
      </w:hyperlink>
      <w:r>
        <w:rPr>
          <w:rFonts w:ascii="Arial" w:hAnsi="Arial" w:cs="Arial"/>
          <w:color w:val="34302D"/>
          <w:shd w:val="clear" w:color="auto" w:fill="FFFFFF"/>
        </w:rPr>
        <w:t>，它包含对需要清理的</w:t>
      </w:r>
      <w:r>
        <w:rPr>
          <w:rFonts w:ascii="Arial" w:hAnsi="Arial" w:cs="Arial"/>
          <w:color w:val="34302D"/>
          <w:shd w:val="clear" w:color="auto" w:fill="FFFFFF"/>
        </w:rPr>
        <w:t>bean</w:t>
      </w:r>
      <w:r>
        <w:rPr>
          <w:rFonts w:ascii="Arial" w:hAnsi="Arial" w:cs="Arial"/>
          <w:color w:val="34302D"/>
          <w:shd w:val="clear" w:color="auto" w:fill="FFFFFF"/>
        </w:rPr>
        <w:t>的引用。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some respects, the Spring container’s role in regard to a prototype-scoped bean is a replacement for the Java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operator. All lifecycle management past that point must be handled by the client. (For details on the lifecycle of a bean in the Spring container, see </w:t>
      </w:r>
      <w:hyperlink r:id="rId168" w:anchor="beans-factory-lifecycle" w:history="1">
        <w:r w:rsidRPr="00BA0D5D">
          <w:rPr>
            <w:rFonts w:ascii="inherit" w:eastAsia="宋体" w:hAnsi="inherit" w:cs="Arial"/>
            <w:color w:val="548E2E"/>
            <w:kern w:val="0"/>
            <w:sz w:val="24"/>
            <w:szCs w:val="24"/>
            <w:u w:val="single"/>
          </w:rPr>
          <w:t>Lifecycle Callbacks</w:t>
        </w:r>
      </w:hyperlink>
      <w:r w:rsidRPr="00BA0D5D">
        <w:rPr>
          <w:rFonts w:ascii="inherit" w:eastAsia="宋体" w:hAnsi="inherit" w:cs="Arial"/>
          <w:color w:val="34302D"/>
          <w:kern w:val="0"/>
          <w:sz w:val="24"/>
          <w:szCs w:val="24"/>
        </w:rPr>
        <w:t>.)</w:t>
      </w:r>
    </w:p>
    <w:p w:rsidR="001165DE" w:rsidRPr="00BA0D5D"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在某些方面，</w:t>
      </w:r>
      <w:r>
        <w:rPr>
          <w:rFonts w:ascii="Arial" w:hAnsi="Arial" w:cs="Arial"/>
          <w:color w:val="34302D"/>
          <w:shd w:val="clear" w:color="auto" w:fill="FFFFFF"/>
        </w:rPr>
        <w:t>Spring</w:t>
      </w:r>
      <w:r>
        <w:rPr>
          <w:rFonts w:ascii="Arial" w:hAnsi="Arial" w:cs="Arial"/>
          <w:color w:val="34302D"/>
          <w:shd w:val="clear" w:color="auto" w:fill="FFFFFF"/>
        </w:rPr>
        <w:t>容器关于原型范围</w:t>
      </w:r>
      <w:r>
        <w:rPr>
          <w:rFonts w:ascii="Arial" w:hAnsi="Arial" w:cs="Arial"/>
          <w:color w:val="34302D"/>
          <w:shd w:val="clear" w:color="auto" w:fill="FFFFFF"/>
        </w:rPr>
        <w:t>bean</w:t>
      </w:r>
      <w:r>
        <w:rPr>
          <w:rFonts w:ascii="Arial" w:hAnsi="Arial" w:cs="Arial"/>
          <w:color w:val="34302D"/>
          <w:shd w:val="clear" w:color="auto" w:fill="FFFFFF"/>
        </w:rPr>
        <w:t>的角色是</w:t>
      </w:r>
      <w:r>
        <w:rPr>
          <w:rFonts w:ascii="Arial" w:hAnsi="Arial" w:cs="Arial"/>
          <w:color w:val="34302D"/>
          <w:shd w:val="clear" w:color="auto" w:fill="FFFFFF"/>
        </w:rPr>
        <w:t>Java </w:t>
      </w:r>
      <w:r>
        <w:rPr>
          <w:rStyle w:val="HTML"/>
          <w:rFonts w:ascii="Consolas" w:hAnsi="Consolas"/>
          <w:sz w:val="23"/>
          <w:szCs w:val="23"/>
          <w:shd w:val="clear" w:color="auto" w:fill="F7F7F8"/>
        </w:rPr>
        <w:t>new</w:t>
      </w:r>
      <w:r>
        <w:rPr>
          <w:rFonts w:ascii="Arial" w:hAnsi="Arial" w:cs="Arial"/>
          <w:color w:val="34302D"/>
          <w:shd w:val="clear" w:color="auto" w:fill="FFFFFF"/>
        </w:rPr>
        <w:t>运算符的替代品。超过该点的所有生命周期管理必须由客户端处理。（有关</w:t>
      </w:r>
      <w:r>
        <w:rPr>
          <w:rFonts w:ascii="Arial" w:hAnsi="Arial" w:cs="Arial"/>
          <w:color w:val="34302D"/>
          <w:shd w:val="clear" w:color="auto" w:fill="FFFFFF"/>
        </w:rPr>
        <w:t>Spring</w:t>
      </w:r>
      <w:r>
        <w:rPr>
          <w:rFonts w:ascii="Arial" w:hAnsi="Arial" w:cs="Arial"/>
          <w:color w:val="34302D"/>
          <w:shd w:val="clear" w:color="auto" w:fill="FFFFFF"/>
        </w:rPr>
        <w:t>容器中</w:t>
      </w:r>
      <w:r>
        <w:rPr>
          <w:rFonts w:ascii="Arial" w:hAnsi="Arial" w:cs="Arial"/>
          <w:color w:val="34302D"/>
          <w:shd w:val="clear" w:color="auto" w:fill="FFFFFF"/>
        </w:rPr>
        <w:t>bean</w:t>
      </w:r>
      <w:r>
        <w:rPr>
          <w:rFonts w:ascii="Arial" w:hAnsi="Arial" w:cs="Arial"/>
          <w:color w:val="34302D"/>
          <w:shd w:val="clear" w:color="auto" w:fill="FFFFFF"/>
        </w:rPr>
        <w:t>的生命周期的详细信息，请参阅</w:t>
      </w:r>
      <w:hyperlink r:id="rId169" w:anchor="beans-factory-lifecycle" w:history="1">
        <w:r>
          <w:rPr>
            <w:rStyle w:val="a4"/>
            <w:rFonts w:ascii="Arial" w:hAnsi="Arial" w:cs="Arial"/>
            <w:color w:val="548E2E"/>
            <w:shd w:val="clear" w:color="auto" w:fill="FFFFFF"/>
          </w:rPr>
          <w:t>Lifecycle Callbacks</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1.5.3. Singleton Beans with Prototype-bean Dependencies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use singleton-scoped beans with dependencies on prototype beans, be aware that dependencies are resolved at instantiation time. Thus, if you dependency-inject a prototype-scoped bean into a singleton-scoped bean, a new prototype bean is instantiated and then dependency-injected into the singleton bean. The prototype instance is the sole instance that is ever supplied to the singleton-scoped bean.</w:t>
      </w:r>
    </w:p>
    <w:p w:rsidR="001165DE" w:rsidRPr="001165DE"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当您使用具有依赖于原型</w:t>
      </w:r>
      <w:r>
        <w:rPr>
          <w:rFonts w:ascii="Arial" w:hAnsi="Arial" w:cs="Arial"/>
          <w:color w:val="34302D"/>
          <w:shd w:val="clear" w:color="auto" w:fill="FFFFFF"/>
        </w:rPr>
        <w:t>bean</w:t>
      </w:r>
      <w:r>
        <w:rPr>
          <w:rFonts w:ascii="Arial" w:hAnsi="Arial" w:cs="Arial"/>
          <w:color w:val="34302D"/>
          <w:shd w:val="clear" w:color="auto" w:fill="FFFFFF"/>
        </w:rPr>
        <w:t>的单例作用域</w:t>
      </w:r>
      <w:r>
        <w:rPr>
          <w:rFonts w:ascii="Arial" w:hAnsi="Arial" w:cs="Arial"/>
          <w:color w:val="34302D"/>
          <w:shd w:val="clear" w:color="auto" w:fill="FFFFFF"/>
        </w:rPr>
        <w:t>bean</w:t>
      </w:r>
      <w:r>
        <w:rPr>
          <w:rFonts w:ascii="Arial" w:hAnsi="Arial" w:cs="Arial"/>
          <w:color w:val="34302D"/>
          <w:shd w:val="clear" w:color="auto" w:fill="FFFFFF"/>
        </w:rPr>
        <w:t>时，请注意在实例化时解析依赖项。因此，如果依赖项将原型范围的</w:t>
      </w:r>
      <w:r>
        <w:rPr>
          <w:rFonts w:ascii="Arial" w:hAnsi="Arial" w:cs="Arial"/>
          <w:color w:val="34302D"/>
          <w:shd w:val="clear" w:color="auto" w:fill="FFFFFF"/>
        </w:rPr>
        <w:t>bean</w:t>
      </w:r>
      <w:r>
        <w:rPr>
          <w:rFonts w:ascii="Arial" w:hAnsi="Arial" w:cs="Arial"/>
          <w:color w:val="34302D"/>
          <w:shd w:val="clear" w:color="auto" w:fill="FFFFFF"/>
        </w:rPr>
        <w:t>注入到单例范围的</w:t>
      </w:r>
      <w:r>
        <w:rPr>
          <w:rFonts w:ascii="Arial" w:hAnsi="Arial" w:cs="Arial"/>
          <w:color w:val="34302D"/>
          <w:shd w:val="clear" w:color="auto" w:fill="FFFFFF"/>
        </w:rPr>
        <w:t>bean</w:t>
      </w:r>
      <w:r>
        <w:rPr>
          <w:rFonts w:ascii="Arial" w:hAnsi="Arial" w:cs="Arial"/>
          <w:color w:val="34302D"/>
          <w:shd w:val="clear" w:color="auto" w:fill="FFFFFF"/>
        </w:rPr>
        <w:t>中，则会实例化一个新的原型</w:t>
      </w:r>
      <w:r>
        <w:rPr>
          <w:rFonts w:ascii="Arial" w:hAnsi="Arial" w:cs="Arial"/>
          <w:color w:val="34302D"/>
          <w:shd w:val="clear" w:color="auto" w:fill="FFFFFF"/>
        </w:rPr>
        <w:t>bean</w:t>
      </w:r>
      <w:r>
        <w:rPr>
          <w:rFonts w:ascii="Arial" w:hAnsi="Arial" w:cs="Arial"/>
          <w:color w:val="34302D"/>
          <w:shd w:val="clear" w:color="auto" w:fill="FFFFFF"/>
        </w:rPr>
        <w:t>，然后将依赖注入到单例</w:t>
      </w:r>
      <w:r>
        <w:rPr>
          <w:rFonts w:ascii="Arial" w:hAnsi="Arial" w:cs="Arial"/>
          <w:color w:val="34302D"/>
          <w:shd w:val="clear" w:color="auto" w:fill="FFFFFF"/>
        </w:rPr>
        <w:t>bean</w:t>
      </w:r>
      <w:r>
        <w:rPr>
          <w:rFonts w:ascii="Arial" w:hAnsi="Arial" w:cs="Arial"/>
          <w:color w:val="34302D"/>
          <w:shd w:val="clear" w:color="auto" w:fill="FFFFFF"/>
        </w:rPr>
        <w:t>中。原型实例是唯一提供给单例范围</w:t>
      </w:r>
      <w:r>
        <w:rPr>
          <w:rFonts w:ascii="Arial" w:hAnsi="Arial" w:cs="Arial"/>
          <w:color w:val="34302D"/>
          <w:shd w:val="clear" w:color="auto" w:fill="FFFFFF"/>
        </w:rPr>
        <w:t>bean</w:t>
      </w:r>
      <w:r>
        <w:rPr>
          <w:rFonts w:ascii="Arial" w:hAnsi="Arial" w:cs="Arial"/>
          <w:color w:val="34302D"/>
          <w:shd w:val="clear" w:color="auto" w:fill="FFFFFF"/>
        </w:rPr>
        <w:t>的实例。</w:t>
      </w:r>
    </w:p>
    <w:p w:rsidR="00BA0D5D" w:rsidRDefault="00BA0D5D" w:rsidP="00BA0D5D">
      <w:pPr>
        <w:widowControl/>
        <w:shd w:val="clear" w:color="auto" w:fill="FFFFFF"/>
        <w:spacing w:after="300"/>
        <w:jc w:val="left"/>
        <w:rPr>
          <w:rFonts w:ascii="inherit" w:eastAsia="宋体" w:hAnsi="inherit" w:cs="Arial" w:hint="eastAsia"/>
          <w:color w:val="548E2E"/>
          <w:kern w:val="0"/>
          <w:sz w:val="24"/>
          <w:szCs w:val="24"/>
          <w:u w:val="single"/>
        </w:rPr>
      </w:pPr>
      <w:r w:rsidRPr="00BA0D5D">
        <w:rPr>
          <w:rFonts w:ascii="inherit" w:eastAsia="宋体" w:hAnsi="inherit" w:cs="Arial"/>
          <w:color w:val="34302D"/>
          <w:kern w:val="0"/>
          <w:sz w:val="24"/>
          <w:szCs w:val="24"/>
        </w:rPr>
        <w:t>However, suppose you want the singleton-scoped bean to acquire a new instance of the prototype-scoped bean repeatedly at runtime. You cannot dependency-inject a prototype-scoped bean into your singleton bean, because that injection occurs only once, when the Spring container instantiates the singleton bean and resolves and injects its dependencies. If you need a new instance of a prototype bean at runtime more than once, see </w:t>
      </w:r>
      <w:hyperlink r:id="rId170" w:anchor="beans-factory-method-injection" w:history="1">
        <w:r w:rsidRPr="00BA0D5D">
          <w:rPr>
            <w:rFonts w:ascii="inherit" w:eastAsia="宋体" w:hAnsi="inherit" w:cs="Arial"/>
            <w:color w:val="548E2E"/>
            <w:kern w:val="0"/>
            <w:sz w:val="24"/>
            <w:szCs w:val="24"/>
            <w:u w:val="single"/>
          </w:rPr>
          <w:t>Method Injection</w:t>
        </w:r>
      </w:hyperlink>
    </w:p>
    <w:p w:rsidR="001165DE" w:rsidRPr="00BA0D5D"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但是，假设您希望单例范围的</w:t>
      </w:r>
      <w:r>
        <w:rPr>
          <w:rFonts w:ascii="Arial" w:hAnsi="Arial" w:cs="Arial"/>
          <w:color w:val="34302D"/>
          <w:shd w:val="clear" w:color="auto" w:fill="FFFFFF"/>
        </w:rPr>
        <w:t>bean</w:t>
      </w:r>
      <w:r>
        <w:rPr>
          <w:rFonts w:ascii="Arial" w:hAnsi="Arial" w:cs="Arial"/>
          <w:color w:val="34302D"/>
          <w:shd w:val="clear" w:color="auto" w:fill="FFFFFF"/>
        </w:rPr>
        <w:t>在运行时重复获取原型范围的</w:t>
      </w:r>
      <w:r>
        <w:rPr>
          <w:rFonts w:ascii="Arial" w:hAnsi="Arial" w:cs="Arial"/>
          <w:color w:val="34302D"/>
          <w:shd w:val="clear" w:color="auto" w:fill="FFFFFF"/>
        </w:rPr>
        <w:t>bean</w:t>
      </w:r>
      <w:r>
        <w:rPr>
          <w:rFonts w:ascii="Arial" w:hAnsi="Arial" w:cs="Arial"/>
          <w:color w:val="34302D"/>
          <w:shd w:val="clear" w:color="auto" w:fill="FFFFFF"/>
        </w:rPr>
        <w:t>的新实例。您不能将原型范围的</w:t>
      </w:r>
      <w:r>
        <w:rPr>
          <w:rFonts w:ascii="Arial" w:hAnsi="Arial" w:cs="Arial"/>
          <w:color w:val="34302D"/>
          <w:shd w:val="clear" w:color="auto" w:fill="FFFFFF"/>
        </w:rPr>
        <w:t>bean</w:t>
      </w:r>
      <w:r>
        <w:rPr>
          <w:rFonts w:ascii="Arial" w:hAnsi="Arial" w:cs="Arial"/>
          <w:color w:val="34302D"/>
          <w:shd w:val="clear" w:color="auto" w:fill="FFFFFF"/>
        </w:rPr>
        <w:t>依赖注入到您的单例</w:t>
      </w:r>
      <w:r>
        <w:rPr>
          <w:rFonts w:ascii="Arial" w:hAnsi="Arial" w:cs="Arial"/>
          <w:color w:val="34302D"/>
          <w:shd w:val="clear" w:color="auto" w:fill="FFFFFF"/>
        </w:rPr>
        <w:t>bean</w:t>
      </w:r>
      <w:r>
        <w:rPr>
          <w:rFonts w:ascii="Arial" w:hAnsi="Arial" w:cs="Arial"/>
          <w:color w:val="34302D"/>
          <w:shd w:val="clear" w:color="auto" w:fill="FFFFFF"/>
        </w:rPr>
        <w:t>中，因为当</w:t>
      </w:r>
      <w:r>
        <w:rPr>
          <w:rFonts w:ascii="Arial" w:hAnsi="Arial" w:cs="Arial"/>
          <w:color w:val="34302D"/>
          <w:shd w:val="clear" w:color="auto" w:fill="FFFFFF"/>
        </w:rPr>
        <w:t>Spring</w:t>
      </w:r>
      <w:r>
        <w:rPr>
          <w:rFonts w:ascii="Arial" w:hAnsi="Arial" w:cs="Arial"/>
          <w:color w:val="34302D"/>
          <w:shd w:val="clear" w:color="auto" w:fill="FFFFFF"/>
        </w:rPr>
        <w:t>容器实例化单例</w:t>
      </w:r>
      <w:r>
        <w:rPr>
          <w:rFonts w:ascii="Arial" w:hAnsi="Arial" w:cs="Arial"/>
          <w:color w:val="34302D"/>
          <w:shd w:val="clear" w:color="auto" w:fill="FFFFFF"/>
        </w:rPr>
        <w:t>bean</w:t>
      </w:r>
      <w:r>
        <w:rPr>
          <w:rFonts w:ascii="Arial" w:hAnsi="Arial" w:cs="Arial"/>
          <w:color w:val="34302D"/>
          <w:shd w:val="clear" w:color="auto" w:fill="FFFFFF"/>
        </w:rPr>
        <w:t>并解析并注入其依赖项时，该注入只发生一次。如果您需要在运行时多次使用原型</w:t>
      </w:r>
      <w:r>
        <w:rPr>
          <w:rFonts w:ascii="Arial" w:hAnsi="Arial" w:cs="Arial"/>
          <w:color w:val="34302D"/>
          <w:shd w:val="clear" w:color="auto" w:fill="FFFFFF"/>
        </w:rPr>
        <w:t>bean</w:t>
      </w:r>
      <w:r>
        <w:rPr>
          <w:rFonts w:ascii="Arial" w:hAnsi="Arial" w:cs="Arial"/>
          <w:color w:val="34302D"/>
          <w:shd w:val="clear" w:color="auto" w:fill="FFFFFF"/>
        </w:rPr>
        <w:t>的新实例，请参阅</w:t>
      </w:r>
      <w:hyperlink r:id="rId171" w:anchor="beans-factory-method-injection" w:history="1">
        <w:r>
          <w:rPr>
            <w:rStyle w:val="a4"/>
            <w:rFonts w:ascii="Arial" w:hAnsi="Arial" w:cs="Arial"/>
            <w:color w:val="548E2E"/>
            <w:shd w:val="clear" w:color="auto" w:fill="FFFFFF"/>
          </w:rPr>
          <w:t>方法注入</w:t>
        </w:r>
      </w:hyperlink>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1.5.4. Request, Session, Application, and WebSocket Scopes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request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application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websocket</w:t>
      </w:r>
      <w:r w:rsidRPr="00BA0D5D">
        <w:rPr>
          <w:rFonts w:ascii="inherit" w:eastAsia="宋体" w:hAnsi="inherit" w:cs="Arial"/>
          <w:color w:val="34302D"/>
          <w:kern w:val="0"/>
          <w:sz w:val="24"/>
          <w:szCs w:val="24"/>
        </w:rPr>
        <w:t> scopes are available only if you use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 (such as </w:t>
      </w:r>
      <w:r w:rsidRPr="00BA0D5D">
        <w:rPr>
          <w:rFonts w:ascii="Consolas" w:eastAsia="宋体" w:hAnsi="Consolas" w:cs="宋体"/>
          <w:color w:val="34302D"/>
          <w:kern w:val="0"/>
          <w:sz w:val="23"/>
          <w:szCs w:val="23"/>
          <w:shd w:val="clear" w:color="auto" w:fill="F7F7F8"/>
        </w:rPr>
        <w:t>XmlWebApplicationContext</w:t>
      </w:r>
      <w:r w:rsidRPr="00BA0D5D">
        <w:rPr>
          <w:rFonts w:ascii="inherit" w:eastAsia="宋体" w:hAnsi="inherit" w:cs="Arial"/>
          <w:color w:val="34302D"/>
          <w:kern w:val="0"/>
          <w:sz w:val="24"/>
          <w:szCs w:val="24"/>
        </w:rPr>
        <w:t>). If you use these scopes with regular Spring IoC containers, such as the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an </w:t>
      </w:r>
      <w:r w:rsidRPr="00BA0D5D">
        <w:rPr>
          <w:rFonts w:ascii="Consolas" w:eastAsia="宋体" w:hAnsi="Consolas" w:cs="宋体"/>
          <w:color w:val="34302D"/>
          <w:kern w:val="0"/>
          <w:sz w:val="23"/>
          <w:szCs w:val="23"/>
          <w:shd w:val="clear" w:color="auto" w:fill="F7F7F8"/>
        </w:rPr>
        <w:t>IllegalStateException</w:t>
      </w:r>
      <w:r w:rsidRPr="00BA0D5D">
        <w:rPr>
          <w:rFonts w:ascii="inherit" w:eastAsia="宋体" w:hAnsi="inherit" w:cs="Arial"/>
          <w:color w:val="34302D"/>
          <w:kern w:val="0"/>
          <w:sz w:val="24"/>
          <w:szCs w:val="24"/>
        </w:rPr>
        <w:t> that complains about an unknown bean scope is thrown.</w:t>
      </w:r>
    </w:p>
    <w:p w:rsidR="001165DE" w:rsidRPr="00BA0D5D"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request</w:t>
      </w:r>
      <w:r>
        <w:rPr>
          <w:rFonts w:ascii="Arial" w:hAnsi="Arial" w:cs="Arial"/>
          <w:color w:val="34302D"/>
          <w:shd w:val="clear" w:color="auto" w:fill="FFFFFF"/>
        </w:rPr>
        <w:t>，</w:t>
      </w:r>
      <w:r>
        <w:rPr>
          <w:rStyle w:val="HTML"/>
          <w:rFonts w:ascii="Consolas" w:hAnsi="Consolas"/>
          <w:sz w:val="23"/>
          <w:szCs w:val="23"/>
          <w:shd w:val="clear" w:color="auto" w:fill="F7F7F8"/>
        </w:rPr>
        <w:t>session</w:t>
      </w:r>
      <w:r>
        <w:rPr>
          <w:rFonts w:ascii="Arial" w:hAnsi="Arial" w:cs="Arial"/>
          <w:color w:val="34302D"/>
          <w:shd w:val="clear" w:color="auto" w:fill="FFFFFF"/>
        </w:rPr>
        <w:t>，</w:t>
      </w:r>
      <w:r>
        <w:rPr>
          <w:rStyle w:val="HTML"/>
          <w:rFonts w:ascii="Consolas" w:hAnsi="Consolas"/>
          <w:sz w:val="23"/>
          <w:szCs w:val="23"/>
          <w:shd w:val="clear" w:color="auto" w:fill="F7F7F8"/>
        </w:rPr>
        <w:t>application</w:t>
      </w:r>
      <w:r>
        <w:rPr>
          <w:rFonts w:ascii="Arial" w:hAnsi="Arial" w:cs="Arial"/>
          <w:color w:val="34302D"/>
          <w:shd w:val="clear" w:color="auto" w:fill="FFFFFF"/>
        </w:rPr>
        <w:t>，和</w:t>
      </w:r>
      <w:r>
        <w:rPr>
          <w:rStyle w:val="HTML"/>
          <w:rFonts w:ascii="Consolas" w:hAnsi="Consolas"/>
          <w:sz w:val="23"/>
          <w:szCs w:val="23"/>
          <w:shd w:val="clear" w:color="auto" w:fill="F7F7F8"/>
        </w:rPr>
        <w:t>websocket</w:t>
      </w:r>
      <w:r>
        <w:rPr>
          <w:rFonts w:ascii="Arial" w:hAnsi="Arial" w:cs="Arial"/>
          <w:color w:val="34302D"/>
          <w:shd w:val="clear" w:color="auto" w:fill="FFFFFF"/>
        </w:rPr>
        <w:t>范围只有当你使用一个基于</w:t>
      </w:r>
      <w:r>
        <w:rPr>
          <w:rFonts w:ascii="Arial" w:hAnsi="Arial" w:cs="Arial"/>
          <w:color w:val="34302D"/>
          <w:shd w:val="clear" w:color="auto" w:fill="FFFFFF"/>
        </w:rPr>
        <w:t>web</w:t>
      </w:r>
      <w:r>
        <w:rPr>
          <w:rFonts w:ascii="Arial" w:hAnsi="Arial" w:cs="Arial"/>
          <w:color w:val="34302D"/>
          <w:shd w:val="clear" w:color="auto" w:fill="FFFFFF"/>
        </w:rPr>
        <w:t>的</w:t>
      </w:r>
      <w:r>
        <w:rPr>
          <w:rFonts w:ascii="Arial" w:hAnsi="Arial" w:cs="Arial"/>
          <w:color w:val="34302D"/>
          <w:shd w:val="clear" w:color="auto" w:fill="FFFFFF"/>
        </w:rPr>
        <w:t>Spring</w:t>
      </w:r>
      <w:r>
        <w:rPr>
          <w:rFonts w:ascii="Arial" w:hAnsi="Arial" w:cs="Arial"/>
          <w:color w:val="34302D"/>
          <w:shd w:val="clear" w:color="auto" w:fill="FFFFFF"/>
        </w:rPr>
        <w:t>可</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实现（例如</w:t>
      </w:r>
      <w:r>
        <w:rPr>
          <w:rStyle w:val="HTML"/>
          <w:rFonts w:ascii="Consolas" w:hAnsi="Consolas"/>
          <w:sz w:val="23"/>
          <w:szCs w:val="23"/>
          <w:shd w:val="clear" w:color="auto" w:fill="F7F7F8"/>
        </w:rPr>
        <w:t>XmlWebApplicationContext</w:t>
      </w:r>
      <w:r>
        <w:rPr>
          <w:rFonts w:ascii="Arial" w:hAnsi="Arial" w:cs="Arial"/>
          <w:color w:val="34302D"/>
          <w:shd w:val="clear" w:color="auto" w:fill="FFFFFF"/>
        </w:rPr>
        <w:t>）。如果将这些范围与常规的</w:t>
      </w:r>
      <w:r>
        <w:rPr>
          <w:rFonts w:ascii="Arial" w:hAnsi="Arial" w:cs="Arial"/>
          <w:color w:val="34302D"/>
          <w:shd w:val="clear" w:color="auto" w:fill="FFFFFF"/>
        </w:rPr>
        <w:t>Spring IoC</w:t>
      </w:r>
      <w:r>
        <w:rPr>
          <w:rFonts w:ascii="Arial" w:hAnsi="Arial" w:cs="Arial"/>
          <w:color w:val="34302D"/>
          <w:shd w:val="clear" w:color="auto" w:fill="FFFFFF"/>
        </w:rPr>
        <w:t>容器一起使用，例如</w:t>
      </w:r>
      <w:r>
        <w:rPr>
          <w:rStyle w:val="HTML"/>
          <w:rFonts w:ascii="Consolas" w:hAnsi="Consolas"/>
          <w:sz w:val="23"/>
          <w:szCs w:val="23"/>
          <w:shd w:val="clear" w:color="auto" w:fill="F7F7F8"/>
        </w:rPr>
        <w:t>ClassPathXmlApplicationContext</w:t>
      </w:r>
      <w:r>
        <w:rPr>
          <w:rFonts w:ascii="Arial" w:hAnsi="Arial" w:cs="Arial"/>
          <w:color w:val="34302D"/>
          <w:shd w:val="clear" w:color="auto" w:fill="FFFFFF"/>
        </w:rPr>
        <w:t>，</w:t>
      </w:r>
      <w:r>
        <w:rPr>
          <w:rStyle w:val="HTML"/>
          <w:rFonts w:ascii="Consolas" w:hAnsi="Consolas"/>
          <w:sz w:val="23"/>
          <w:szCs w:val="23"/>
          <w:shd w:val="clear" w:color="auto" w:fill="F7F7F8"/>
        </w:rPr>
        <w:t>IllegalStateException</w:t>
      </w:r>
      <w:r>
        <w:rPr>
          <w:rFonts w:ascii="Arial" w:hAnsi="Arial" w:cs="Arial"/>
          <w:color w:val="34302D"/>
          <w:shd w:val="clear" w:color="auto" w:fill="FFFFFF"/>
        </w:rPr>
        <w:t>则会引发抱怨未知</w:t>
      </w:r>
      <w:r>
        <w:rPr>
          <w:rFonts w:ascii="Arial" w:hAnsi="Arial" w:cs="Arial"/>
          <w:color w:val="34302D"/>
          <w:shd w:val="clear" w:color="auto" w:fill="FFFFFF"/>
        </w:rPr>
        <w:t>Bean</w:t>
      </w:r>
      <w:r>
        <w:rPr>
          <w:rFonts w:ascii="Arial" w:hAnsi="Arial" w:cs="Arial"/>
          <w:color w:val="34302D"/>
          <w:shd w:val="clear" w:color="auto" w:fill="FFFFFF"/>
        </w:rPr>
        <w:t>范围的问题。</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Initial Web Configuration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support the scoping of beans at the </w:t>
      </w:r>
      <w:r w:rsidRPr="00BA0D5D">
        <w:rPr>
          <w:rFonts w:ascii="Consolas" w:eastAsia="宋体" w:hAnsi="Consolas" w:cs="宋体"/>
          <w:color w:val="34302D"/>
          <w:kern w:val="0"/>
          <w:sz w:val="23"/>
          <w:szCs w:val="23"/>
          <w:shd w:val="clear" w:color="auto" w:fill="F7F7F8"/>
        </w:rPr>
        <w:t>request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application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websocket</w:t>
      </w:r>
      <w:r w:rsidRPr="00BA0D5D">
        <w:rPr>
          <w:rFonts w:ascii="inherit" w:eastAsia="宋体" w:hAnsi="inherit" w:cs="Arial"/>
          <w:color w:val="34302D"/>
          <w:kern w:val="0"/>
          <w:sz w:val="24"/>
          <w:szCs w:val="24"/>
        </w:rPr>
        <w:t> levels (web-scoped beans), some minor initial configuration is required before you define your beans. (This initial setup is not required for the standard scopes: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prototype</w:t>
      </w:r>
      <w:r w:rsidRPr="00BA0D5D">
        <w:rPr>
          <w:rFonts w:ascii="inherit" w:eastAsia="宋体" w:hAnsi="inherit" w:cs="Arial"/>
          <w:color w:val="34302D"/>
          <w:kern w:val="0"/>
          <w:sz w:val="24"/>
          <w:szCs w:val="24"/>
        </w:rPr>
        <w:t>.)</w:t>
      </w:r>
    </w:p>
    <w:p w:rsidR="001165DE" w:rsidRPr="00BA0D5D"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为了支持豆的范围界定在</w:t>
      </w:r>
      <w:r>
        <w:rPr>
          <w:rStyle w:val="HTML"/>
          <w:rFonts w:ascii="Consolas" w:hAnsi="Consolas"/>
          <w:sz w:val="23"/>
          <w:szCs w:val="23"/>
          <w:shd w:val="clear" w:color="auto" w:fill="F7F7F8"/>
        </w:rPr>
        <w:t>request</w:t>
      </w:r>
      <w:r>
        <w:rPr>
          <w:rFonts w:ascii="Arial" w:hAnsi="Arial" w:cs="Arial"/>
          <w:color w:val="34302D"/>
          <w:shd w:val="clear" w:color="auto" w:fill="FFFFFF"/>
        </w:rPr>
        <w:t>，</w:t>
      </w:r>
      <w:r>
        <w:rPr>
          <w:rStyle w:val="HTML"/>
          <w:rFonts w:ascii="Consolas" w:hAnsi="Consolas"/>
          <w:sz w:val="23"/>
          <w:szCs w:val="23"/>
          <w:shd w:val="clear" w:color="auto" w:fill="F7F7F8"/>
        </w:rPr>
        <w:t>session</w:t>
      </w:r>
      <w:r>
        <w:rPr>
          <w:rFonts w:ascii="Arial" w:hAnsi="Arial" w:cs="Arial"/>
          <w:color w:val="34302D"/>
          <w:shd w:val="clear" w:color="auto" w:fill="FFFFFF"/>
        </w:rPr>
        <w:t>，</w:t>
      </w:r>
      <w:r>
        <w:rPr>
          <w:rStyle w:val="HTML"/>
          <w:rFonts w:ascii="Consolas" w:hAnsi="Consolas"/>
          <w:sz w:val="23"/>
          <w:szCs w:val="23"/>
          <w:shd w:val="clear" w:color="auto" w:fill="F7F7F8"/>
        </w:rPr>
        <w:t>application</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websocket</w:t>
      </w:r>
      <w:r>
        <w:rPr>
          <w:rFonts w:ascii="Arial" w:hAnsi="Arial" w:cs="Arial"/>
          <w:color w:val="34302D"/>
          <w:shd w:val="clear" w:color="auto" w:fill="FFFFFF"/>
        </w:rPr>
        <w:t>（即具有</w:t>
      </w:r>
      <w:r>
        <w:rPr>
          <w:rFonts w:ascii="Arial" w:hAnsi="Arial" w:cs="Arial"/>
          <w:color w:val="34302D"/>
          <w:shd w:val="clear" w:color="auto" w:fill="FFFFFF"/>
        </w:rPr>
        <w:t>web</w:t>
      </w:r>
      <w:r>
        <w:rPr>
          <w:rFonts w:ascii="Arial" w:hAnsi="Arial" w:cs="Arial"/>
          <w:color w:val="34302D"/>
          <w:shd w:val="clear" w:color="auto" w:fill="FFFFFF"/>
        </w:rPr>
        <w:t>作用域</w:t>
      </w:r>
      <w:r>
        <w:rPr>
          <w:rFonts w:ascii="Arial" w:hAnsi="Arial" w:cs="Arial"/>
          <w:color w:val="34302D"/>
          <w:shd w:val="clear" w:color="auto" w:fill="FFFFFF"/>
        </w:rPr>
        <w:t>bean</w:t>
      </w:r>
      <w:r>
        <w:rPr>
          <w:rFonts w:ascii="Arial" w:hAnsi="Arial" w:cs="Arial"/>
          <w:color w:val="34302D"/>
          <w:shd w:val="clear" w:color="auto" w:fill="FFFFFF"/>
        </w:rPr>
        <w:t>），需要做少量的初始配置定义你的豆之前。（标准范围不需要此初始设置：</w:t>
      </w:r>
      <w:r>
        <w:rPr>
          <w:rStyle w:val="HTML"/>
          <w:rFonts w:ascii="Consolas" w:hAnsi="Consolas"/>
          <w:sz w:val="23"/>
          <w:szCs w:val="23"/>
          <w:shd w:val="clear" w:color="auto" w:fill="F7F7F8"/>
        </w:rPr>
        <w:t>singleton</w:t>
      </w:r>
      <w:r>
        <w:rPr>
          <w:rFonts w:ascii="Arial" w:hAnsi="Arial" w:cs="Arial"/>
          <w:color w:val="34302D"/>
          <w:shd w:val="clear" w:color="auto" w:fill="FFFFFF"/>
        </w:rPr>
        <w:t>和</w:t>
      </w:r>
      <w:r>
        <w:rPr>
          <w:rStyle w:val="HTML"/>
          <w:rFonts w:ascii="Consolas" w:hAnsi="Consolas"/>
          <w:sz w:val="23"/>
          <w:szCs w:val="23"/>
          <w:shd w:val="clear" w:color="auto" w:fill="F7F7F8"/>
        </w:rPr>
        <w:t>prototype</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 you accomplish this initial setup depends on your particular Servlet environment.</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如何完成此初始设置取决于您的特定</w:t>
      </w:r>
      <w:r>
        <w:rPr>
          <w:rFonts w:ascii="Arial" w:hAnsi="Arial" w:cs="Arial"/>
          <w:color w:val="34302D"/>
          <w:shd w:val="clear" w:color="auto" w:fill="FFFFFF"/>
        </w:rPr>
        <w:t>Servlet</w:t>
      </w:r>
      <w:r>
        <w:rPr>
          <w:rFonts w:ascii="Arial" w:hAnsi="Arial" w:cs="Arial"/>
          <w:color w:val="34302D"/>
          <w:shd w:val="clear" w:color="auto" w:fill="FFFFFF"/>
        </w:rPr>
        <w:t>环境。</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access scoped beans within Spring Web MVC, in effect, within a request that is processed by the Spring </w:t>
      </w:r>
      <w:r w:rsidRPr="00BA0D5D">
        <w:rPr>
          <w:rFonts w:ascii="Consolas" w:eastAsia="宋体" w:hAnsi="Consolas" w:cs="宋体"/>
          <w:color w:val="34302D"/>
          <w:kern w:val="0"/>
          <w:sz w:val="23"/>
          <w:szCs w:val="23"/>
          <w:shd w:val="clear" w:color="auto" w:fill="F7F7F8"/>
        </w:rPr>
        <w:t>DispatcherServlet</w:t>
      </w:r>
      <w:r w:rsidRPr="00BA0D5D">
        <w:rPr>
          <w:rFonts w:ascii="inherit" w:eastAsia="宋体" w:hAnsi="inherit" w:cs="Arial"/>
          <w:color w:val="34302D"/>
          <w:kern w:val="0"/>
          <w:sz w:val="24"/>
          <w:szCs w:val="24"/>
        </w:rPr>
        <w:t>, no special setup is necessary. </w:t>
      </w:r>
      <w:r w:rsidRPr="00BA0D5D">
        <w:rPr>
          <w:rFonts w:ascii="Consolas" w:eastAsia="宋体" w:hAnsi="Consolas" w:cs="宋体"/>
          <w:color w:val="34302D"/>
          <w:kern w:val="0"/>
          <w:sz w:val="23"/>
          <w:szCs w:val="23"/>
          <w:shd w:val="clear" w:color="auto" w:fill="F7F7F8"/>
        </w:rPr>
        <w:t>DispatcherServlet</w:t>
      </w:r>
      <w:r w:rsidRPr="00BA0D5D">
        <w:rPr>
          <w:rFonts w:ascii="inherit" w:eastAsia="宋体" w:hAnsi="inherit" w:cs="Arial"/>
          <w:color w:val="34302D"/>
          <w:kern w:val="0"/>
          <w:sz w:val="24"/>
          <w:szCs w:val="24"/>
        </w:rPr>
        <w:t> already exposes all relevant state.</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如果您在</w:t>
      </w:r>
      <w:r>
        <w:rPr>
          <w:rFonts w:ascii="Arial" w:hAnsi="Arial" w:cs="Arial"/>
          <w:color w:val="34302D"/>
          <w:shd w:val="clear" w:color="auto" w:fill="FFFFFF"/>
        </w:rPr>
        <w:t>Spring Web MVC</w:t>
      </w:r>
      <w:r>
        <w:rPr>
          <w:rFonts w:ascii="Arial" w:hAnsi="Arial" w:cs="Arial"/>
          <w:color w:val="34302D"/>
          <w:shd w:val="clear" w:color="auto" w:fill="FFFFFF"/>
        </w:rPr>
        <w:t>中访问</w:t>
      </w:r>
      <w:r>
        <w:rPr>
          <w:rFonts w:ascii="Arial" w:hAnsi="Arial" w:cs="Arial"/>
          <w:color w:val="34302D"/>
          <w:shd w:val="clear" w:color="auto" w:fill="FFFFFF"/>
        </w:rPr>
        <w:t>scoped bean</w:t>
      </w:r>
      <w:r>
        <w:rPr>
          <w:rFonts w:ascii="Arial" w:hAnsi="Arial" w:cs="Arial"/>
          <w:color w:val="34302D"/>
          <w:shd w:val="clear" w:color="auto" w:fill="FFFFFF"/>
        </w:rPr>
        <w:t>，实际上是在</w:t>
      </w:r>
      <w:r>
        <w:rPr>
          <w:rFonts w:ascii="Arial" w:hAnsi="Arial" w:cs="Arial"/>
          <w:color w:val="34302D"/>
          <w:shd w:val="clear" w:color="auto" w:fill="FFFFFF"/>
        </w:rPr>
        <w:t>Spring</w:t>
      </w:r>
      <w:r>
        <w:rPr>
          <w:rFonts w:ascii="Arial" w:hAnsi="Arial" w:cs="Arial"/>
          <w:color w:val="34302D"/>
          <w:shd w:val="clear" w:color="auto" w:fill="FFFFFF"/>
        </w:rPr>
        <w:t>处理的请求中，则</w:t>
      </w:r>
      <w:r>
        <w:rPr>
          <w:rStyle w:val="HTML"/>
          <w:rFonts w:ascii="Consolas" w:hAnsi="Consolas"/>
          <w:sz w:val="23"/>
          <w:szCs w:val="23"/>
          <w:shd w:val="clear" w:color="auto" w:fill="F7F7F8"/>
        </w:rPr>
        <w:t>DispatcherServlet</w:t>
      </w:r>
      <w:r>
        <w:rPr>
          <w:rFonts w:ascii="Arial" w:hAnsi="Arial" w:cs="Arial"/>
          <w:color w:val="34302D"/>
          <w:shd w:val="clear" w:color="auto" w:fill="FFFFFF"/>
        </w:rPr>
        <w:t>无需进行特殊设置。</w:t>
      </w:r>
      <w:r>
        <w:rPr>
          <w:rStyle w:val="HTML"/>
          <w:rFonts w:ascii="Consolas" w:hAnsi="Consolas"/>
          <w:sz w:val="23"/>
          <w:szCs w:val="23"/>
          <w:shd w:val="clear" w:color="auto" w:fill="F7F7F8"/>
        </w:rPr>
        <w:t>DispatcherServlet</w:t>
      </w:r>
      <w:r>
        <w:rPr>
          <w:rFonts w:ascii="Arial" w:hAnsi="Arial" w:cs="Arial"/>
          <w:color w:val="34302D"/>
          <w:shd w:val="clear" w:color="auto" w:fill="FFFFFF"/>
        </w:rPr>
        <w:t>已暴露所有相关国家。</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a Servlet 2.5 web container, with requests processed outside of Spring’s </w:t>
      </w:r>
      <w:r w:rsidRPr="00BA0D5D">
        <w:rPr>
          <w:rFonts w:ascii="Consolas" w:eastAsia="宋体" w:hAnsi="Consolas" w:cs="宋体"/>
          <w:color w:val="34302D"/>
          <w:kern w:val="0"/>
          <w:sz w:val="23"/>
          <w:szCs w:val="23"/>
          <w:shd w:val="clear" w:color="auto" w:fill="F7F7F8"/>
        </w:rPr>
        <w:t>DispatcherServlet</w:t>
      </w:r>
      <w:r w:rsidRPr="00BA0D5D">
        <w:rPr>
          <w:rFonts w:ascii="inherit" w:eastAsia="宋体" w:hAnsi="inherit" w:cs="Arial"/>
          <w:color w:val="34302D"/>
          <w:kern w:val="0"/>
          <w:sz w:val="24"/>
          <w:szCs w:val="24"/>
        </w:rPr>
        <w:t> (for example, when using JSF or Struts), you need to register the </w:t>
      </w:r>
      <w:r w:rsidRPr="00BA0D5D">
        <w:rPr>
          <w:rFonts w:ascii="Consolas" w:eastAsia="宋体" w:hAnsi="Consolas" w:cs="宋体"/>
          <w:color w:val="34302D"/>
          <w:kern w:val="0"/>
          <w:sz w:val="23"/>
          <w:szCs w:val="23"/>
          <w:shd w:val="clear" w:color="auto" w:fill="F7F7F8"/>
        </w:rPr>
        <w:t>org.springframework.web.context.request.RequestContextListenerServletRequestListener</w:t>
      </w:r>
      <w:r w:rsidRPr="00BA0D5D">
        <w:rPr>
          <w:rFonts w:ascii="inherit" w:eastAsia="宋体" w:hAnsi="inherit" w:cs="Arial"/>
          <w:color w:val="34302D"/>
          <w:kern w:val="0"/>
          <w:sz w:val="24"/>
          <w:szCs w:val="24"/>
        </w:rPr>
        <w:t>. For Servlet 3.0+, this can be done programmatically by using the </w:t>
      </w:r>
      <w:r w:rsidRPr="00BA0D5D">
        <w:rPr>
          <w:rFonts w:ascii="Consolas" w:eastAsia="宋体" w:hAnsi="Consolas" w:cs="宋体"/>
          <w:color w:val="34302D"/>
          <w:kern w:val="0"/>
          <w:sz w:val="23"/>
          <w:szCs w:val="23"/>
          <w:shd w:val="clear" w:color="auto" w:fill="F7F7F8"/>
        </w:rPr>
        <w:t>WebApplicationInitializer</w:t>
      </w:r>
      <w:r w:rsidRPr="00BA0D5D">
        <w:rPr>
          <w:rFonts w:ascii="inherit" w:eastAsia="宋体" w:hAnsi="inherit" w:cs="Arial"/>
          <w:color w:val="34302D"/>
          <w:kern w:val="0"/>
          <w:sz w:val="24"/>
          <w:szCs w:val="24"/>
        </w:rPr>
        <w:t>interface. Alternatively, or for older containers, add the following declaration to your web application’s </w:t>
      </w:r>
      <w:r w:rsidRPr="00BA0D5D">
        <w:rPr>
          <w:rFonts w:ascii="Consolas" w:eastAsia="宋体" w:hAnsi="Consolas" w:cs="宋体"/>
          <w:color w:val="34302D"/>
          <w:kern w:val="0"/>
          <w:sz w:val="23"/>
          <w:szCs w:val="23"/>
          <w:shd w:val="clear" w:color="auto" w:fill="F7F7F8"/>
        </w:rPr>
        <w:t>web.xml</w:t>
      </w:r>
      <w:r w:rsidRPr="00BA0D5D">
        <w:rPr>
          <w:rFonts w:ascii="inherit" w:eastAsia="宋体" w:hAnsi="inherit" w:cs="Arial"/>
          <w:color w:val="34302D"/>
          <w:kern w:val="0"/>
          <w:sz w:val="24"/>
          <w:szCs w:val="24"/>
        </w:rPr>
        <w:t> file:</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如果您使用</w:t>
      </w:r>
      <w:r>
        <w:rPr>
          <w:rFonts w:ascii="Arial" w:hAnsi="Arial" w:cs="Arial"/>
          <w:color w:val="34302D"/>
          <w:shd w:val="clear" w:color="auto" w:fill="FFFFFF"/>
        </w:rPr>
        <w:t>Servlet 2.5 Web</w:t>
      </w:r>
      <w:r>
        <w:rPr>
          <w:rFonts w:ascii="Arial" w:hAnsi="Arial" w:cs="Arial"/>
          <w:color w:val="34302D"/>
          <w:shd w:val="clear" w:color="auto" w:fill="FFFFFF"/>
        </w:rPr>
        <w:t>容器，并且在</w:t>
      </w:r>
      <w:r>
        <w:rPr>
          <w:rFonts w:ascii="Arial" w:hAnsi="Arial" w:cs="Arial"/>
          <w:color w:val="34302D"/>
          <w:shd w:val="clear" w:color="auto" w:fill="FFFFFF"/>
        </w:rPr>
        <w:t>Spring</w:t>
      </w:r>
      <w:r>
        <w:rPr>
          <w:rFonts w:ascii="Arial" w:hAnsi="Arial" w:cs="Arial"/>
          <w:color w:val="34302D"/>
          <w:shd w:val="clear" w:color="auto" w:fill="FFFFFF"/>
        </w:rPr>
        <w:t>之外处理请求</w:t>
      </w:r>
      <w:r>
        <w:rPr>
          <w:rFonts w:ascii="Arial" w:hAnsi="Arial" w:cs="Arial"/>
          <w:color w:val="34302D"/>
          <w:shd w:val="clear" w:color="auto" w:fill="FFFFFF"/>
        </w:rPr>
        <w:t> </w:t>
      </w:r>
      <w:r>
        <w:rPr>
          <w:rStyle w:val="HTML"/>
          <w:rFonts w:ascii="Consolas" w:hAnsi="Consolas"/>
          <w:sz w:val="23"/>
          <w:szCs w:val="23"/>
          <w:shd w:val="clear" w:color="auto" w:fill="F7F7F8"/>
        </w:rPr>
        <w:t>DispatcherServlet</w:t>
      </w:r>
      <w:r>
        <w:rPr>
          <w:rFonts w:ascii="Arial" w:hAnsi="Arial" w:cs="Arial"/>
          <w:color w:val="34302D"/>
          <w:shd w:val="clear" w:color="auto" w:fill="FFFFFF"/>
        </w:rPr>
        <w:t>（例如，使用</w:t>
      </w:r>
      <w:r>
        <w:rPr>
          <w:rFonts w:ascii="Arial" w:hAnsi="Arial" w:cs="Arial"/>
          <w:color w:val="34302D"/>
          <w:shd w:val="clear" w:color="auto" w:fill="FFFFFF"/>
        </w:rPr>
        <w:t>JSF</w:t>
      </w:r>
      <w:r>
        <w:rPr>
          <w:rFonts w:ascii="Arial" w:hAnsi="Arial" w:cs="Arial"/>
          <w:color w:val="34302D"/>
          <w:shd w:val="clear" w:color="auto" w:fill="FFFFFF"/>
        </w:rPr>
        <w:t>或</w:t>
      </w:r>
      <w:r>
        <w:rPr>
          <w:rFonts w:ascii="Arial" w:hAnsi="Arial" w:cs="Arial"/>
          <w:color w:val="34302D"/>
          <w:shd w:val="clear" w:color="auto" w:fill="FFFFFF"/>
        </w:rPr>
        <w:t>Struts</w:t>
      </w:r>
      <w:r>
        <w:rPr>
          <w:rFonts w:ascii="Arial" w:hAnsi="Arial" w:cs="Arial"/>
          <w:color w:val="34302D"/>
          <w:shd w:val="clear" w:color="auto" w:fill="FFFFFF"/>
        </w:rPr>
        <w:t>时），则需要注册</w:t>
      </w:r>
      <w:r>
        <w:rPr>
          <w:rStyle w:val="HTML"/>
          <w:rFonts w:ascii="Consolas" w:hAnsi="Consolas"/>
          <w:sz w:val="23"/>
          <w:szCs w:val="23"/>
          <w:shd w:val="clear" w:color="auto" w:fill="F7F7F8"/>
        </w:rPr>
        <w:t>org.springframework.web.context.request.RequestContextListener</w:t>
      </w:r>
      <w:r>
        <w:rPr>
          <w:rFonts w:ascii="Arial" w:hAnsi="Arial" w:cs="Arial"/>
          <w:color w:val="34302D"/>
          <w:shd w:val="clear" w:color="auto" w:fill="FFFFFF"/>
        </w:rPr>
        <w:t> </w:t>
      </w:r>
      <w:r>
        <w:rPr>
          <w:rStyle w:val="HTML"/>
          <w:rFonts w:ascii="Consolas" w:hAnsi="Consolas"/>
          <w:sz w:val="23"/>
          <w:szCs w:val="23"/>
          <w:shd w:val="clear" w:color="auto" w:fill="F7F7F8"/>
        </w:rPr>
        <w:t>ServletRequestListener</w:t>
      </w:r>
      <w:r>
        <w:rPr>
          <w:rFonts w:ascii="Arial" w:hAnsi="Arial" w:cs="Arial"/>
          <w:color w:val="34302D"/>
          <w:shd w:val="clear" w:color="auto" w:fill="FFFFFF"/>
        </w:rPr>
        <w:t>。对于</w:t>
      </w:r>
      <w:r>
        <w:rPr>
          <w:rFonts w:ascii="Arial" w:hAnsi="Arial" w:cs="Arial"/>
          <w:color w:val="34302D"/>
          <w:shd w:val="clear" w:color="auto" w:fill="FFFFFF"/>
        </w:rPr>
        <w:t>Servlet 3.0+</w:t>
      </w:r>
      <w:r>
        <w:rPr>
          <w:rFonts w:ascii="Arial" w:hAnsi="Arial" w:cs="Arial"/>
          <w:color w:val="34302D"/>
          <w:shd w:val="clear" w:color="auto" w:fill="FFFFFF"/>
        </w:rPr>
        <w:t>，可以使用该</w:t>
      </w:r>
      <w:r>
        <w:rPr>
          <w:rStyle w:val="HTML"/>
          <w:rFonts w:ascii="Consolas" w:hAnsi="Consolas"/>
          <w:sz w:val="23"/>
          <w:szCs w:val="23"/>
          <w:shd w:val="clear" w:color="auto" w:fill="F7F7F8"/>
        </w:rPr>
        <w:t>WebApplicationInitializer</w:t>
      </w:r>
      <w:r>
        <w:rPr>
          <w:rFonts w:ascii="Arial" w:hAnsi="Arial" w:cs="Arial"/>
          <w:color w:val="34302D"/>
          <w:shd w:val="clear" w:color="auto" w:fill="FFFFFF"/>
        </w:rPr>
        <w:t> </w:t>
      </w:r>
      <w:r>
        <w:rPr>
          <w:rFonts w:ascii="Arial" w:hAnsi="Arial" w:cs="Arial"/>
          <w:color w:val="34302D"/>
          <w:shd w:val="clear" w:color="auto" w:fill="FFFFFF"/>
        </w:rPr>
        <w:t>接口以编程方式完成。或者，或者对于旧容器，将以下声明添加到</w:t>
      </w:r>
      <w:r>
        <w:rPr>
          <w:rFonts w:ascii="Arial" w:hAnsi="Arial" w:cs="Arial"/>
          <w:color w:val="34302D"/>
          <w:shd w:val="clear" w:color="auto" w:fill="FFFFFF"/>
        </w:rPr>
        <w:t>Web</w:t>
      </w:r>
      <w:r>
        <w:rPr>
          <w:rFonts w:ascii="Arial" w:hAnsi="Arial" w:cs="Arial"/>
          <w:color w:val="34302D"/>
          <w:shd w:val="clear" w:color="auto" w:fill="FFFFFF"/>
        </w:rPr>
        <w:t>应用程序的</w:t>
      </w:r>
      <w:r>
        <w:rPr>
          <w:rStyle w:val="HTML"/>
          <w:rFonts w:ascii="Consolas" w:hAnsi="Consolas"/>
          <w:sz w:val="23"/>
          <w:szCs w:val="23"/>
          <w:shd w:val="clear" w:color="auto" w:fill="F7F7F8"/>
        </w:rPr>
        <w:t>web.xml</w:t>
      </w:r>
      <w:r>
        <w:rPr>
          <w:rFonts w:ascii="Arial" w:hAnsi="Arial" w:cs="Arial"/>
          <w:color w:val="34302D"/>
          <w:shd w:val="clear" w:color="auto" w:fill="FFFFFF"/>
        </w:rPr>
        <w:t>文件中：</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org.springframework.web.context.request.RequestContextListener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&lt;/listener&gt;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if there are issues with your listener setup, consider using Spring’s </w:t>
      </w:r>
      <w:r w:rsidRPr="00BA0D5D">
        <w:rPr>
          <w:rFonts w:ascii="Consolas" w:eastAsia="宋体" w:hAnsi="Consolas" w:cs="宋体"/>
          <w:color w:val="34302D"/>
          <w:kern w:val="0"/>
          <w:sz w:val="23"/>
          <w:szCs w:val="23"/>
          <w:shd w:val="clear" w:color="auto" w:fill="F7F7F8"/>
        </w:rPr>
        <w:t>RequestContextFilter</w:t>
      </w:r>
      <w:r w:rsidRPr="00BA0D5D">
        <w:rPr>
          <w:rFonts w:ascii="inherit" w:eastAsia="宋体" w:hAnsi="inherit" w:cs="Arial"/>
          <w:color w:val="34302D"/>
          <w:kern w:val="0"/>
          <w:sz w:val="24"/>
          <w:szCs w:val="24"/>
        </w:rPr>
        <w:t>. The filter mapping depends on the surrounding web application configuration, so you have to change it as appropriate. The following listing shows the filter part of a web application:</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或者，如果您的侦听器设置存在问题，请考虑使用</w:t>
      </w:r>
      <w:r>
        <w:rPr>
          <w:rFonts w:ascii="Arial" w:hAnsi="Arial" w:cs="Arial"/>
          <w:color w:val="34302D"/>
          <w:shd w:val="clear" w:color="auto" w:fill="FFFFFF"/>
        </w:rPr>
        <w:t>Spring </w:t>
      </w:r>
      <w:r>
        <w:rPr>
          <w:rStyle w:val="HTML"/>
          <w:rFonts w:ascii="Consolas" w:hAnsi="Consolas"/>
          <w:sz w:val="23"/>
          <w:szCs w:val="23"/>
          <w:shd w:val="clear" w:color="auto" w:fill="F7F7F8"/>
        </w:rPr>
        <w:t>RequestContextFilter</w:t>
      </w:r>
      <w:r>
        <w:rPr>
          <w:rFonts w:ascii="Arial" w:hAnsi="Arial" w:cs="Arial"/>
          <w:color w:val="34302D"/>
          <w:shd w:val="clear" w:color="auto" w:fill="FFFFFF"/>
        </w:rPr>
        <w:t>。过滤器映射取决于周围的</w:t>
      </w:r>
      <w:r>
        <w:rPr>
          <w:rFonts w:ascii="Arial" w:hAnsi="Arial" w:cs="Arial"/>
          <w:color w:val="34302D"/>
          <w:shd w:val="clear" w:color="auto" w:fill="FFFFFF"/>
        </w:rPr>
        <w:t>Web</w:t>
      </w:r>
      <w:r>
        <w:rPr>
          <w:rFonts w:ascii="Arial" w:hAnsi="Arial" w:cs="Arial"/>
          <w:color w:val="34302D"/>
          <w:shd w:val="clear" w:color="auto" w:fill="FFFFFF"/>
        </w:rPr>
        <w:t>应用程序配置，因此您必须根据需要进行更改。以下清单显示了</w:t>
      </w:r>
      <w:r>
        <w:rPr>
          <w:rFonts w:ascii="Arial" w:hAnsi="Arial" w:cs="Arial"/>
          <w:color w:val="34302D"/>
          <w:shd w:val="clear" w:color="auto" w:fill="FFFFFF"/>
        </w:rPr>
        <w:t>Web</w:t>
      </w:r>
      <w:r>
        <w:rPr>
          <w:rFonts w:ascii="Arial" w:hAnsi="Arial" w:cs="Arial"/>
          <w:color w:val="34302D"/>
          <w:shd w:val="clear" w:color="auto" w:fill="FFFFFF"/>
        </w:rPr>
        <w:t>应用程序的过滤器部分：</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&lt;filter-name&gt;</w:t>
      </w:r>
      <w:r w:rsidRPr="00BA0D5D">
        <w:rPr>
          <w:rFonts w:ascii="Consolas" w:eastAsia="宋体" w:hAnsi="Consolas" w:cs="宋体"/>
          <w:color w:val="34302D"/>
          <w:kern w:val="0"/>
          <w:sz w:val="24"/>
          <w:szCs w:val="24"/>
        </w:rPr>
        <w:t>requestContextFilter</w:t>
      </w:r>
      <w:r w:rsidRPr="00BA0D5D">
        <w:rPr>
          <w:rFonts w:ascii="Consolas" w:eastAsia="宋体" w:hAnsi="Consolas" w:cs="宋体"/>
          <w:color w:val="008080"/>
          <w:kern w:val="0"/>
          <w:sz w:val="24"/>
          <w:szCs w:val="24"/>
        </w:rPr>
        <w:t>&lt;/filter-name&gt;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&lt;filter-class&gt;</w:t>
      </w:r>
      <w:r w:rsidRPr="00BA0D5D">
        <w:rPr>
          <w:rFonts w:ascii="Consolas" w:eastAsia="宋体" w:hAnsi="Consolas" w:cs="宋体"/>
          <w:color w:val="34302D"/>
          <w:kern w:val="0"/>
          <w:sz w:val="24"/>
          <w:szCs w:val="24"/>
        </w:rPr>
        <w:t>org.springframework.web.filter.RequestContextFilter</w:t>
      </w:r>
      <w:r w:rsidRPr="00BA0D5D">
        <w:rPr>
          <w:rFonts w:ascii="Consolas" w:eastAsia="宋体" w:hAnsi="Consolas" w:cs="宋体"/>
          <w:color w:val="008080"/>
          <w:kern w:val="0"/>
          <w:sz w:val="24"/>
          <w:szCs w:val="24"/>
        </w:rPr>
        <w:t>&lt;/filter-class&gt;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&lt;filter-mapping&gt;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&lt;filter-name&gt;</w:t>
      </w:r>
      <w:r w:rsidRPr="00BA0D5D">
        <w:rPr>
          <w:rFonts w:ascii="Consolas" w:eastAsia="宋体" w:hAnsi="Consolas" w:cs="宋体"/>
          <w:color w:val="34302D"/>
          <w:kern w:val="0"/>
          <w:sz w:val="24"/>
          <w:szCs w:val="24"/>
        </w:rPr>
        <w:t>requestContextFilter</w:t>
      </w:r>
      <w:r w:rsidRPr="00BA0D5D">
        <w:rPr>
          <w:rFonts w:ascii="Consolas" w:eastAsia="宋体" w:hAnsi="Consolas" w:cs="宋体"/>
          <w:color w:val="008080"/>
          <w:kern w:val="0"/>
          <w:sz w:val="24"/>
          <w:szCs w:val="24"/>
        </w:rPr>
        <w:t>&lt;/filter-name&gt;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&lt;url-pattern&gt;</w:t>
      </w:r>
      <w:r w:rsidRPr="00BA0D5D">
        <w:rPr>
          <w:rFonts w:ascii="Consolas" w:eastAsia="宋体" w:hAnsi="Consolas" w:cs="宋体"/>
          <w:color w:val="34302D"/>
          <w:kern w:val="0"/>
          <w:sz w:val="24"/>
          <w:szCs w:val="24"/>
        </w:rPr>
        <w:t>/*</w:t>
      </w:r>
      <w:r w:rsidRPr="00BA0D5D">
        <w:rPr>
          <w:rFonts w:ascii="Consolas" w:eastAsia="宋体" w:hAnsi="Consolas" w:cs="宋体"/>
          <w:color w:val="008080"/>
          <w:kern w:val="0"/>
          <w:sz w:val="24"/>
          <w:szCs w:val="24"/>
        </w:rPr>
        <w:t>&lt;/url-pattern&gt;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&lt;/filter-mapping&gt;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DispatcherServlet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RequestContextListener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RequestContextFilter</w:t>
      </w:r>
      <w:r w:rsidRPr="00BA0D5D">
        <w:rPr>
          <w:rFonts w:ascii="inherit" w:eastAsia="宋体" w:hAnsi="inherit" w:cs="Arial"/>
          <w:color w:val="34302D"/>
          <w:kern w:val="0"/>
          <w:sz w:val="24"/>
          <w:szCs w:val="24"/>
        </w:rPr>
        <w:t> all do exactly the same thing, namely bind the HTTP request object to the </w:t>
      </w:r>
      <w:r w:rsidRPr="00BA0D5D">
        <w:rPr>
          <w:rFonts w:ascii="Consolas" w:eastAsia="宋体" w:hAnsi="Consolas" w:cs="宋体"/>
          <w:color w:val="34302D"/>
          <w:kern w:val="0"/>
          <w:sz w:val="23"/>
          <w:szCs w:val="23"/>
          <w:shd w:val="clear" w:color="auto" w:fill="F7F7F8"/>
        </w:rPr>
        <w:t>Thread</w:t>
      </w:r>
      <w:r w:rsidRPr="00BA0D5D">
        <w:rPr>
          <w:rFonts w:ascii="inherit" w:eastAsia="宋体" w:hAnsi="inherit" w:cs="Arial"/>
          <w:color w:val="34302D"/>
          <w:kern w:val="0"/>
          <w:sz w:val="24"/>
          <w:szCs w:val="24"/>
        </w:rPr>
        <w:t> that is servicing that request. This makes beans that are request- and session-scoped available further down the call chain.</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DispatcherServlet</w:t>
      </w:r>
      <w:r>
        <w:rPr>
          <w:rFonts w:ascii="Arial" w:hAnsi="Arial" w:cs="Arial"/>
          <w:color w:val="34302D"/>
          <w:shd w:val="clear" w:color="auto" w:fill="FFFFFF"/>
        </w:rPr>
        <w:t>，</w:t>
      </w:r>
      <w:r>
        <w:rPr>
          <w:rStyle w:val="HTML"/>
          <w:rFonts w:ascii="Consolas" w:hAnsi="Consolas"/>
          <w:sz w:val="23"/>
          <w:szCs w:val="23"/>
          <w:shd w:val="clear" w:color="auto" w:fill="F7F7F8"/>
        </w:rPr>
        <w:t>RequestContextListener</w:t>
      </w:r>
      <w:r>
        <w:rPr>
          <w:rFonts w:ascii="Arial" w:hAnsi="Arial" w:cs="Arial"/>
          <w:color w:val="34302D"/>
          <w:shd w:val="clear" w:color="auto" w:fill="FFFFFF"/>
        </w:rPr>
        <w:t>和</w:t>
      </w:r>
      <w:r>
        <w:rPr>
          <w:rStyle w:val="HTML"/>
          <w:rFonts w:ascii="Consolas" w:hAnsi="Consolas"/>
          <w:sz w:val="23"/>
          <w:szCs w:val="23"/>
          <w:shd w:val="clear" w:color="auto" w:fill="F7F7F8"/>
        </w:rPr>
        <w:t>RequestContextFilter</w:t>
      </w:r>
      <w:r>
        <w:rPr>
          <w:rFonts w:ascii="Arial" w:hAnsi="Arial" w:cs="Arial"/>
          <w:color w:val="34302D"/>
          <w:shd w:val="clear" w:color="auto" w:fill="FFFFFF"/>
        </w:rPr>
        <w:t>所有做同样的事情，即将</w:t>
      </w:r>
      <w:r>
        <w:rPr>
          <w:rFonts w:ascii="Arial" w:hAnsi="Arial" w:cs="Arial"/>
          <w:color w:val="34302D"/>
          <w:shd w:val="clear" w:color="auto" w:fill="FFFFFF"/>
        </w:rPr>
        <w:t>HTTP</w:t>
      </w:r>
      <w:r>
        <w:rPr>
          <w:rFonts w:ascii="Arial" w:hAnsi="Arial" w:cs="Arial"/>
          <w:color w:val="34302D"/>
          <w:shd w:val="clear" w:color="auto" w:fill="FFFFFF"/>
        </w:rPr>
        <w:t>请求对象绑定到</w:t>
      </w:r>
      <w:r>
        <w:rPr>
          <w:rStyle w:val="HTML"/>
          <w:rFonts w:ascii="Consolas" w:hAnsi="Consolas"/>
          <w:sz w:val="23"/>
          <w:szCs w:val="23"/>
          <w:shd w:val="clear" w:color="auto" w:fill="F7F7F8"/>
        </w:rPr>
        <w:t>Thread</w:t>
      </w:r>
      <w:r>
        <w:rPr>
          <w:rFonts w:ascii="Arial" w:hAnsi="Arial" w:cs="Arial"/>
          <w:color w:val="34302D"/>
          <w:shd w:val="clear" w:color="auto" w:fill="FFFFFF"/>
        </w:rPr>
        <w:t>为该请求提供服务的对象。这使得请求和会话范围的</w:t>
      </w:r>
      <w:r>
        <w:rPr>
          <w:rFonts w:ascii="Arial" w:hAnsi="Arial" w:cs="Arial"/>
          <w:color w:val="34302D"/>
          <w:shd w:val="clear" w:color="auto" w:fill="FFFFFF"/>
        </w:rPr>
        <w:t>bean</w:t>
      </w:r>
      <w:r>
        <w:rPr>
          <w:rFonts w:ascii="Arial" w:hAnsi="Arial" w:cs="Arial"/>
          <w:color w:val="34302D"/>
          <w:shd w:val="clear" w:color="auto" w:fill="FFFFFF"/>
        </w:rPr>
        <w:t>可以在调用链的下游进一步使用。</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Request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XML configuration for a bean definition:</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考虑</w:t>
      </w:r>
      <w:r>
        <w:rPr>
          <w:rFonts w:ascii="Arial" w:hAnsi="Arial" w:cs="Arial"/>
          <w:color w:val="34302D"/>
          <w:shd w:val="clear" w:color="auto" w:fill="FFFFFF"/>
        </w:rPr>
        <w:t>bean</w:t>
      </w:r>
      <w:r>
        <w:rPr>
          <w:rFonts w:ascii="Arial" w:hAnsi="Arial" w:cs="Arial"/>
          <w:color w:val="34302D"/>
          <w:shd w:val="clear" w:color="auto" w:fill="FFFFFF"/>
        </w:rPr>
        <w:t>定义的以下</w:t>
      </w:r>
      <w:r>
        <w:rPr>
          <w:rFonts w:ascii="Arial" w:hAnsi="Arial" w:cs="Arial"/>
          <w:color w:val="34302D"/>
          <w:shd w:val="clear" w:color="auto" w:fill="FFFFFF"/>
        </w:rPr>
        <w:t>XML</w:t>
      </w:r>
      <w:r>
        <w:rPr>
          <w:rFonts w:ascii="Arial" w:hAnsi="Arial" w:cs="Arial"/>
          <w:color w:val="34302D"/>
          <w:shd w:val="clear" w:color="auto" w:fill="FFFFFF"/>
        </w:rPr>
        <w:t>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"loginAction"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"com.something.LoginAction"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"request"</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creates a new instance of the </w:t>
      </w:r>
      <w:r w:rsidRPr="00BA0D5D">
        <w:rPr>
          <w:rFonts w:ascii="Consolas" w:eastAsia="宋体" w:hAnsi="Consolas" w:cs="宋体"/>
          <w:color w:val="34302D"/>
          <w:kern w:val="0"/>
          <w:sz w:val="23"/>
          <w:szCs w:val="23"/>
          <w:shd w:val="clear" w:color="auto" w:fill="F7F7F8"/>
        </w:rPr>
        <w:t>LoginAction</w:t>
      </w:r>
      <w:r w:rsidRPr="00BA0D5D">
        <w:rPr>
          <w:rFonts w:ascii="inherit" w:eastAsia="宋体" w:hAnsi="inherit" w:cs="Arial"/>
          <w:color w:val="34302D"/>
          <w:kern w:val="0"/>
          <w:sz w:val="24"/>
          <w:szCs w:val="24"/>
        </w:rPr>
        <w:t> bean by using the </w:t>
      </w:r>
      <w:r w:rsidRPr="00BA0D5D">
        <w:rPr>
          <w:rFonts w:ascii="Consolas" w:eastAsia="宋体" w:hAnsi="Consolas" w:cs="宋体"/>
          <w:color w:val="34302D"/>
          <w:kern w:val="0"/>
          <w:sz w:val="23"/>
          <w:szCs w:val="23"/>
          <w:shd w:val="clear" w:color="auto" w:fill="F7F7F8"/>
        </w:rPr>
        <w:t>loginAction</w:t>
      </w:r>
      <w:r w:rsidRPr="00BA0D5D">
        <w:rPr>
          <w:rFonts w:ascii="inherit" w:eastAsia="宋体" w:hAnsi="inherit" w:cs="Arial"/>
          <w:color w:val="34302D"/>
          <w:kern w:val="0"/>
          <w:sz w:val="24"/>
          <w:szCs w:val="24"/>
        </w:rPr>
        <w:t> bean definition for each and every HTTP request. That is, the </w:t>
      </w:r>
      <w:r w:rsidRPr="00BA0D5D">
        <w:rPr>
          <w:rFonts w:ascii="Consolas" w:eastAsia="宋体" w:hAnsi="Consolas" w:cs="宋体"/>
          <w:color w:val="34302D"/>
          <w:kern w:val="0"/>
          <w:sz w:val="23"/>
          <w:szCs w:val="23"/>
          <w:shd w:val="clear" w:color="auto" w:fill="F7F7F8"/>
        </w:rPr>
        <w:t>loginAction</w:t>
      </w:r>
      <w:r w:rsidRPr="00BA0D5D">
        <w:rPr>
          <w:rFonts w:ascii="inherit" w:eastAsia="宋体" w:hAnsi="inherit" w:cs="Arial"/>
          <w:color w:val="34302D"/>
          <w:kern w:val="0"/>
          <w:sz w:val="24"/>
          <w:szCs w:val="24"/>
        </w:rPr>
        <w:t> bean is scoped at the HTTP request level. You can change the internal state of the instance that is created as much as you want, because other instances created from the same </w:t>
      </w:r>
      <w:r w:rsidRPr="00BA0D5D">
        <w:rPr>
          <w:rFonts w:ascii="Consolas" w:eastAsia="宋体" w:hAnsi="Consolas" w:cs="宋体"/>
          <w:color w:val="34302D"/>
          <w:kern w:val="0"/>
          <w:sz w:val="23"/>
          <w:szCs w:val="23"/>
          <w:shd w:val="clear" w:color="auto" w:fill="F7F7F8"/>
        </w:rPr>
        <w:t>loginAction</w:t>
      </w:r>
      <w:r w:rsidRPr="00BA0D5D">
        <w:rPr>
          <w:rFonts w:ascii="inherit" w:eastAsia="宋体" w:hAnsi="inherit" w:cs="Arial"/>
          <w:color w:val="34302D"/>
          <w:kern w:val="0"/>
          <w:sz w:val="24"/>
          <w:szCs w:val="24"/>
        </w:rPr>
        <w:t> bean definition do not see these changes in state. They are particular to an individual request. When the request completes processing, the bean that is scoped to the request is discarded.</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Spring</w:t>
      </w:r>
      <w:r>
        <w:rPr>
          <w:rFonts w:ascii="Arial" w:hAnsi="Arial" w:cs="Arial"/>
          <w:color w:val="34302D"/>
          <w:shd w:val="clear" w:color="auto" w:fill="FFFFFF"/>
        </w:rPr>
        <w:t>容器</w:t>
      </w:r>
      <w:r>
        <w:rPr>
          <w:rStyle w:val="HTML"/>
          <w:rFonts w:ascii="Consolas" w:hAnsi="Consolas"/>
          <w:sz w:val="23"/>
          <w:szCs w:val="23"/>
          <w:shd w:val="clear" w:color="auto" w:fill="F7F7F8"/>
        </w:rPr>
        <w:t>LoginAction</w:t>
      </w:r>
      <w:r>
        <w:rPr>
          <w:rFonts w:ascii="Arial" w:hAnsi="Arial" w:cs="Arial"/>
          <w:color w:val="34302D"/>
          <w:shd w:val="clear" w:color="auto" w:fill="FFFFFF"/>
        </w:rPr>
        <w:t>通过</w:t>
      </w:r>
      <w:r>
        <w:rPr>
          <w:rStyle w:val="HTML"/>
          <w:rFonts w:ascii="Consolas" w:hAnsi="Consolas"/>
          <w:sz w:val="23"/>
          <w:szCs w:val="23"/>
          <w:shd w:val="clear" w:color="auto" w:fill="F7F7F8"/>
        </w:rPr>
        <w:t>loginAction</w:t>
      </w:r>
      <w:r>
        <w:rPr>
          <w:rFonts w:ascii="Arial" w:hAnsi="Arial" w:cs="Arial"/>
          <w:color w:val="34302D"/>
          <w:shd w:val="clear" w:color="auto" w:fill="FFFFFF"/>
        </w:rPr>
        <w:t>对每个</w:t>
      </w:r>
      <w:r>
        <w:rPr>
          <w:rFonts w:ascii="Arial" w:hAnsi="Arial" w:cs="Arial"/>
          <w:color w:val="34302D"/>
          <w:shd w:val="clear" w:color="auto" w:fill="FFFFFF"/>
        </w:rPr>
        <w:t>HTTP</w:t>
      </w:r>
      <w:r>
        <w:rPr>
          <w:rFonts w:ascii="Arial" w:hAnsi="Arial" w:cs="Arial"/>
          <w:color w:val="34302D"/>
          <w:shd w:val="clear" w:color="auto" w:fill="FFFFFF"/>
        </w:rPr>
        <w:t>请求使用</w:t>
      </w:r>
      <w:r>
        <w:rPr>
          <w:rFonts w:ascii="Arial" w:hAnsi="Arial" w:cs="Arial"/>
          <w:color w:val="34302D"/>
          <w:shd w:val="clear" w:color="auto" w:fill="FFFFFF"/>
        </w:rPr>
        <w:t>bean</w:t>
      </w:r>
      <w:r>
        <w:rPr>
          <w:rFonts w:ascii="Arial" w:hAnsi="Arial" w:cs="Arial"/>
          <w:color w:val="34302D"/>
          <w:shd w:val="clear" w:color="auto" w:fill="FFFFFF"/>
        </w:rPr>
        <w:t>定义来创建</w:t>
      </w:r>
      <w:r>
        <w:rPr>
          <w:rFonts w:ascii="Arial" w:hAnsi="Arial" w:cs="Arial"/>
          <w:color w:val="34302D"/>
          <w:shd w:val="clear" w:color="auto" w:fill="FFFFFF"/>
        </w:rPr>
        <w:t>bean </w:t>
      </w:r>
      <w:r>
        <w:rPr>
          <w:rFonts w:ascii="Arial" w:hAnsi="Arial" w:cs="Arial"/>
          <w:color w:val="34302D"/>
          <w:shd w:val="clear" w:color="auto" w:fill="FFFFFF"/>
        </w:rPr>
        <w:t>的新实例。也就是说，</w:t>
      </w:r>
      <w:r>
        <w:rPr>
          <w:rFonts w:ascii="Arial" w:hAnsi="Arial" w:cs="Arial"/>
          <w:color w:val="34302D"/>
          <w:shd w:val="clear" w:color="auto" w:fill="FFFFFF"/>
        </w:rPr>
        <w:t> </w:t>
      </w:r>
      <w:r>
        <w:rPr>
          <w:rStyle w:val="HTML"/>
          <w:rFonts w:ascii="Consolas" w:hAnsi="Consolas"/>
          <w:sz w:val="23"/>
          <w:szCs w:val="23"/>
          <w:shd w:val="clear" w:color="auto" w:fill="F7F7F8"/>
        </w:rPr>
        <w:t>loginAction</w:t>
      </w:r>
      <w:r>
        <w:rPr>
          <w:rFonts w:ascii="Arial" w:hAnsi="Arial" w:cs="Arial"/>
          <w:color w:val="34302D"/>
          <w:shd w:val="clear" w:color="auto" w:fill="FFFFFF"/>
        </w:rPr>
        <w:t>bean</w:t>
      </w:r>
      <w:r>
        <w:rPr>
          <w:rFonts w:ascii="Arial" w:hAnsi="Arial" w:cs="Arial"/>
          <w:color w:val="34302D"/>
          <w:shd w:val="clear" w:color="auto" w:fill="FFFFFF"/>
        </w:rPr>
        <w:t>的范围是</w:t>
      </w:r>
      <w:r>
        <w:rPr>
          <w:rFonts w:ascii="Arial" w:hAnsi="Arial" w:cs="Arial"/>
          <w:color w:val="34302D"/>
          <w:shd w:val="clear" w:color="auto" w:fill="FFFFFF"/>
        </w:rPr>
        <w:t>HTTP</w:t>
      </w:r>
      <w:r>
        <w:rPr>
          <w:rFonts w:ascii="Arial" w:hAnsi="Arial" w:cs="Arial"/>
          <w:color w:val="34302D"/>
          <w:shd w:val="clear" w:color="auto" w:fill="FFFFFF"/>
        </w:rPr>
        <w:t>请求级别。您可以根据需要更改创建的实例的内部状态，因为从同一</w:t>
      </w:r>
      <w:r>
        <w:rPr>
          <w:rStyle w:val="HTML"/>
          <w:rFonts w:ascii="Consolas" w:hAnsi="Consolas"/>
          <w:sz w:val="23"/>
          <w:szCs w:val="23"/>
          <w:shd w:val="clear" w:color="auto" w:fill="F7F7F8"/>
        </w:rPr>
        <w:t>loginAction</w:t>
      </w:r>
      <w:r>
        <w:rPr>
          <w:rFonts w:ascii="Arial" w:hAnsi="Arial" w:cs="Arial"/>
          <w:color w:val="34302D"/>
          <w:shd w:val="clear" w:color="auto" w:fill="FFFFFF"/>
        </w:rPr>
        <w:t>bean</w:t>
      </w:r>
      <w:r>
        <w:rPr>
          <w:rFonts w:ascii="Arial" w:hAnsi="Arial" w:cs="Arial"/>
          <w:color w:val="34302D"/>
          <w:shd w:val="clear" w:color="auto" w:fill="FFFFFF"/>
        </w:rPr>
        <w:t>定义创建的其他实例在状态中看不到这些更改。它们特别针对个人要求。当请求完成处理时，将放弃作用于请求的</w:t>
      </w:r>
      <w:r>
        <w:rPr>
          <w:rFonts w:ascii="Arial" w:hAnsi="Arial" w:cs="Arial"/>
          <w:color w:val="34302D"/>
          <w:shd w:val="clear" w:color="auto" w:fill="FFFFFF"/>
        </w:rPr>
        <w:t>bean</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using annotation-driven components or Java configuration, the </w:t>
      </w:r>
      <w:r w:rsidRPr="00BA0D5D">
        <w:rPr>
          <w:rFonts w:ascii="Consolas" w:eastAsia="宋体" w:hAnsi="Consolas" w:cs="宋体"/>
          <w:color w:val="34302D"/>
          <w:kern w:val="0"/>
          <w:sz w:val="23"/>
          <w:szCs w:val="23"/>
          <w:shd w:val="clear" w:color="auto" w:fill="F7F7F8"/>
        </w:rPr>
        <w:t>@RequestScope</w:t>
      </w:r>
      <w:r w:rsidRPr="00BA0D5D">
        <w:rPr>
          <w:rFonts w:ascii="inherit" w:eastAsia="宋体" w:hAnsi="inherit" w:cs="Arial"/>
          <w:color w:val="34302D"/>
          <w:kern w:val="0"/>
          <w:sz w:val="24"/>
          <w:szCs w:val="24"/>
        </w:rPr>
        <w:t> annotation can be used to assign a component to the </w:t>
      </w:r>
      <w:r w:rsidRPr="00BA0D5D">
        <w:rPr>
          <w:rFonts w:ascii="Consolas" w:eastAsia="宋体" w:hAnsi="Consolas" w:cs="宋体"/>
          <w:color w:val="34302D"/>
          <w:kern w:val="0"/>
          <w:sz w:val="23"/>
          <w:szCs w:val="23"/>
          <w:shd w:val="clear" w:color="auto" w:fill="F7F7F8"/>
        </w:rPr>
        <w:t>request</w:t>
      </w:r>
      <w:r w:rsidRPr="00BA0D5D">
        <w:rPr>
          <w:rFonts w:ascii="inherit" w:eastAsia="宋体" w:hAnsi="inherit" w:cs="Arial"/>
          <w:color w:val="34302D"/>
          <w:kern w:val="0"/>
          <w:sz w:val="24"/>
          <w:szCs w:val="24"/>
        </w:rPr>
        <w:t> scope. The following example shows how to do so:</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使用注释驱动的组件或</w:t>
      </w:r>
      <w:r>
        <w:rPr>
          <w:rFonts w:ascii="Arial" w:hAnsi="Arial" w:cs="Arial"/>
          <w:color w:val="34302D"/>
          <w:shd w:val="clear" w:color="auto" w:fill="FFFFFF"/>
        </w:rPr>
        <w:t>Java</w:t>
      </w:r>
      <w:r>
        <w:rPr>
          <w:rFonts w:ascii="Arial" w:hAnsi="Arial" w:cs="Arial"/>
          <w:color w:val="34302D"/>
          <w:shd w:val="clear" w:color="auto" w:fill="FFFFFF"/>
        </w:rPr>
        <w:t>配置时，</w:t>
      </w:r>
      <w:r>
        <w:rPr>
          <w:rStyle w:val="HTML"/>
          <w:rFonts w:ascii="Consolas" w:hAnsi="Consolas"/>
          <w:sz w:val="23"/>
          <w:szCs w:val="23"/>
          <w:shd w:val="clear" w:color="auto" w:fill="F7F7F8"/>
        </w:rPr>
        <w:t>@RequestScope</w:t>
      </w:r>
      <w:r>
        <w:rPr>
          <w:rFonts w:ascii="Arial" w:hAnsi="Arial" w:cs="Arial"/>
          <w:color w:val="34302D"/>
          <w:shd w:val="clear" w:color="auto" w:fill="FFFFFF"/>
        </w:rPr>
        <w:t>注释可用于将组件分配给</w:t>
      </w:r>
      <w:r>
        <w:rPr>
          <w:rStyle w:val="HTML"/>
          <w:rFonts w:ascii="Consolas" w:hAnsi="Consolas"/>
          <w:sz w:val="23"/>
          <w:szCs w:val="23"/>
          <w:shd w:val="clear" w:color="auto" w:fill="F7F7F8"/>
        </w:rPr>
        <w:t>request</w:t>
      </w:r>
      <w:r>
        <w:rPr>
          <w:rFonts w:ascii="Arial" w:hAnsi="Arial" w:cs="Arial"/>
          <w:color w:val="34302D"/>
          <w:shd w:val="clear" w:color="auto" w:fill="FFFFFF"/>
        </w:rPr>
        <w:t>范围。以下示例显示了如何执行此操作：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@RequestScope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LoginAction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Session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XML configuration for a bean definition:</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考虑</w:t>
      </w:r>
      <w:r>
        <w:rPr>
          <w:rFonts w:ascii="Arial" w:hAnsi="Arial" w:cs="Arial"/>
          <w:color w:val="34302D"/>
          <w:shd w:val="clear" w:color="auto" w:fill="FFFFFF"/>
        </w:rPr>
        <w:t>bean</w:t>
      </w:r>
      <w:r>
        <w:rPr>
          <w:rFonts w:ascii="Arial" w:hAnsi="Arial" w:cs="Arial"/>
          <w:color w:val="34302D"/>
          <w:shd w:val="clear" w:color="auto" w:fill="FFFFFF"/>
        </w:rPr>
        <w:t>定义的以下</w:t>
      </w:r>
      <w:r>
        <w:rPr>
          <w:rFonts w:ascii="Arial" w:hAnsi="Arial" w:cs="Arial"/>
          <w:color w:val="34302D"/>
          <w:shd w:val="clear" w:color="auto" w:fill="FFFFFF"/>
        </w:rPr>
        <w:t>XML</w:t>
      </w:r>
      <w:r>
        <w:rPr>
          <w:rFonts w:ascii="Arial" w:hAnsi="Arial" w:cs="Arial"/>
          <w:color w:val="34302D"/>
          <w:shd w:val="clear" w:color="auto" w:fill="FFFFFF"/>
        </w:rPr>
        <w:t>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"session"</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creates a new instance of the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by using the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definition for the lifetime of a single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In other words, the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is effectively scoped at the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level. As with request-scoped beans, you can change the internal state of the instance that is created as much as you want, knowing that other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instances that are also using instances created from the same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definition do not see these changes in state, because they are particular to an individual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When the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is eventually discarded, the bean that is scoped to that particular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is also discarded.</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w:t>
      </w:r>
      <w:r>
        <w:rPr>
          <w:rStyle w:val="HTML"/>
          <w:rFonts w:ascii="Consolas" w:hAnsi="Consolas"/>
          <w:sz w:val="23"/>
          <w:szCs w:val="23"/>
          <w:shd w:val="clear" w:color="auto" w:fill="F7F7F8"/>
        </w:rPr>
        <w:t>UserPreferences</w:t>
      </w:r>
      <w:r>
        <w:rPr>
          <w:rFonts w:ascii="Arial" w:hAnsi="Arial" w:cs="Arial"/>
          <w:color w:val="34302D"/>
          <w:shd w:val="clear" w:color="auto" w:fill="FFFFFF"/>
        </w:rPr>
        <w:t>通过在</w:t>
      </w:r>
      <w:r>
        <w:rPr>
          <w:rStyle w:val="HTML"/>
          <w:rFonts w:ascii="Consolas" w:hAnsi="Consolas"/>
          <w:sz w:val="23"/>
          <w:szCs w:val="23"/>
          <w:shd w:val="clear" w:color="auto" w:fill="F7F7F8"/>
        </w:rPr>
        <w:t>userPreferences</w:t>
      </w:r>
      <w:r>
        <w:rPr>
          <w:rFonts w:ascii="Arial" w:hAnsi="Arial" w:cs="Arial"/>
          <w:color w:val="34302D"/>
          <w:shd w:val="clear" w:color="auto" w:fill="FFFFFF"/>
        </w:rPr>
        <w:t>单个</w:t>
      </w:r>
      <w:r>
        <w:rPr>
          <w:rFonts w:ascii="Arial" w:hAnsi="Arial" w:cs="Arial"/>
          <w:color w:val="34302D"/>
          <w:shd w:val="clear" w:color="auto" w:fill="FFFFFF"/>
        </w:rPr>
        <w:t>HTTP</w:t>
      </w:r>
      <w:r>
        <w:rPr>
          <w:rFonts w:ascii="Arial" w:hAnsi="Arial" w:cs="Arial"/>
          <w:color w:val="34302D"/>
          <w:shd w:val="clear" w:color="auto" w:fill="FFFFFF"/>
        </w:rPr>
        <w:t>的生存期内使用</w:t>
      </w:r>
      <w:r>
        <w:rPr>
          <w:rFonts w:ascii="Arial" w:hAnsi="Arial" w:cs="Arial"/>
          <w:color w:val="34302D"/>
          <w:shd w:val="clear" w:color="auto" w:fill="FFFFFF"/>
        </w:rPr>
        <w:t>bean</w:t>
      </w:r>
      <w:r>
        <w:rPr>
          <w:rFonts w:ascii="Arial" w:hAnsi="Arial" w:cs="Arial"/>
          <w:color w:val="34302D"/>
          <w:shd w:val="clear" w:color="auto" w:fill="FFFFFF"/>
        </w:rPr>
        <w:t>定义来创建</w:t>
      </w:r>
      <w:r>
        <w:rPr>
          <w:rFonts w:ascii="Arial" w:hAnsi="Arial" w:cs="Arial"/>
          <w:color w:val="34302D"/>
          <w:shd w:val="clear" w:color="auto" w:fill="FFFFFF"/>
        </w:rPr>
        <w:t>bean </w:t>
      </w:r>
      <w:r>
        <w:rPr>
          <w:rFonts w:ascii="Arial" w:hAnsi="Arial" w:cs="Arial"/>
          <w:color w:val="34302D"/>
          <w:shd w:val="clear" w:color="auto" w:fill="FFFFFF"/>
        </w:rPr>
        <w:t>的新实例</w:t>
      </w:r>
      <w:r>
        <w:rPr>
          <w:rStyle w:val="HTML"/>
          <w:rFonts w:ascii="Consolas" w:hAnsi="Consolas"/>
          <w:sz w:val="23"/>
          <w:szCs w:val="23"/>
          <w:shd w:val="clear" w:color="auto" w:fill="F7F7F8"/>
        </w:rPr>
        <w:t>Session</w:t>
      </w:r>
      <w:r>
        <w:rPr>
          <w:rFonts w:ascii="Arial" w:hAnsi="Arial" w:cs="Arial"/>
          <w:color w:val="34302D"/>
          <w:shd w:val="clear" w:color="auto" w:fill="FFFFFF"/>
        </w:rPr>
        <w:t>。换句话说，</w:t>
      </w:r>
      <w:r>
        <w:rPr>
          <w:rStyle w:val="HTML"/>
          <w:rFonts w:ascii="Consolas" w:hAnsi="Consolas"/>
          <w:sz w:val="23"/>
          <w:szCs w:val="23"/>
          <w:shd w:val="clear" w:color="auto" w:fill="F7F7F8"/>
        </w:rPr>
        <w:t>userPreferences</w:t>
      </w:r>
      <w:r>
        <w:rPr>
          <w:rFonts w:ascii="Arial" w:hAnsi="Arial" w:cs="Arial"/>
          <w:color w:val="34302D"/>
          <w:shd w:val="clear" w:color="auto" w:fill="FFFFFF"/>
        </w:rPr>
        <w:t>bean</w:t>
      </w:r>
      <w:r>
        <w:rPr>
          <w:rFonts w:ascii="Arial" w:hAnsi="Arial" w:cs="Arial"/>
          <w:color w:val="34302D"/>
          <w:shd w:val="clear" w:color="auto" w:fill="FFFFFF"/>
        </w:rPr>
        <w:t>在</w:t>
      </w:r>
      <w:r>
        <w:rPr>
          <w:rFonts w:ascii="Arial" w:hAnsi="Arial" w:cs="Arial"/>
          <w:color w:val="34302D"/>
          <w:shd w:val="clear" w:color="auto" w:fill="FFFFFF"/>
        </w:rPr>
        <w:t>HTTP </w:t>
      </w:r>
      <w:r>
        <w:rPr>
          <w:rStyle w:val="HTML"/>
          <w:rFonts w:ascii="Consolas" w:hAnsi="Consolas"/>
          <w:sz w:val="23"/>
          <w:szCs w:val="23"/>
          <w:shd w:val="clear" w:color="auto" w:fill="F7F7F8"/>
        </w:rPr>
        <w:t>Session</w:t>
      </w:r>
      <w:r>
        <w:rPr>
          <w:rFonts w:ascii="Arial" w:hAnsi="Arial" w:cs="Arial"/>
          <w:color w:val="34302D"/>
          <w:shd w:val="clear" w:color="auto" w:fill="FFFFFF"/>
        </w:rPr>
        <w:t>级别上有效地作用域。与请求范围的</w:t>
      </w:r>
      <w:r>
        <w:rPr>
          <w:rFonts w:ascii="Arial" w:hAnsi="Arial" w:cs="Arial"/>
          <w:color w:val="34302D"/>
          <w:shd w:val="clear" w:color="auto" w:fill="FFFFFF"/>
        </w:rPr>
        <w:t>bean</w:t>
      </w:r>
      <w:r>
        <w:rPr>
          <w:rFonts w:ascii="Arial" w:hAnsi="Arial" w:cs="Arial"/>
          <w:color w:val="34302D"/>
          <w:shd w:val="clear" w:color="auto" w:fill="FFFFFF"/>
        </w:rPr>
        <w:t>一样，您可以根据需要更改创建的实例的内部状态，因为知道</w:t>
      </w:r>
      <w:r>
        <w:rPr>
          <w:rStyle w:val="HTML"/>
          <w:rFonts w:ascii="Consolas" w:hAnsi="Consolas"/>
          <w:sz w:val="23"/>
          <w:szCs w:val="23"/>
          <w:shd w:val="clear" w:color="auto" w:fill="F7F7F8"/>
        </w:rPr>
        <w:t>Session</w:t>
      </w:r>
      <w:r>
        <w:rPr>
          <w:rFonts w:ascii="Arial" w:hAnsi="Arial" w:cs="Arial"/>
          <w:color w:val="34302D"/>
          <w:shd w:val="clear" w:color="auto" w:fill="FFFFFF"/>
        </w:rPr>
        <w:t>同样使用从同一</w:t>
      </w:r>
      <w:r>
        <w:rPr>
          <w:rStyle w:val="HTML"/>
          <w:rFonts w:ascii="Consolas" w:hAnsi="Consolas"/>
          <w:sz w:val="23"/>
          <w:szCs w:val="23"/>
          <w:shd w:val="clear" w:color="auto" w:fill="F7F7F8"/>
        </w:rPr>
        <w:t>userPreferences</w:t>
      </w:r>
      <w:r>
        <w:rPr>
          <w:rFonts w:ascii="Arial" w:hAnsi="Arial" w:cs="Arial"/>
          <w:color w:val="34302D"/>
          <w:shd w:val="clear" w:color="auto" w:fill="FFFFFF"/>
        </w:rPr>
        <w:t>bean</w:t>
      </w:r>
      <w:r>
        <w:rPr>
          <w:rFonts w:ascii="Arial" w:hAnsi="Arial" w:cs="Arial"/>
          <w:color w:val="34302D"/>
          <w:shd w:val="clear" w:color="auto" w:fill="FFFFFF"/>
        </w:rPr>
        <w:t>定义创建的实例的其他</w:t>
      </w:r>
      <w:r>
        <w:rPr>
          <w:rFonts w:ascii="Arial" w:hAnsi="Arial" w:cs="Arial"/>
          <w:color w:val="34302D"/>
          <w:shd w:val="clear" w:color="auto" w:fill="FFFFFF"/>
        </w:rPr>
        <w:t>HTTP </w:t>
      </w:r>
      <w:r>
        <w:rPr>
          <w:rFonts w:ascii="Arial" w:hAnsi="Arial" w:cs="Arial"/>
          <w:color w:val="34302D"/>
          <w:shd w:val="clear" w:color="auto" w:fill="FFFFFF"/>
        </w:rPr>
        <w:t>实例在状态中看不到这些更改，因为它们特定于单个</w:t>
      </w:r>
      <w:r>
        <w:rPr>
          <w:rFonts w:ascii="Arial" w:hAnsi="Arial" w:cs="Arial"/>
          <w:color w:val="34302D"/>
          <w:shd w:val="clear" w:color="auto" w:fill="FFFFFF"/>
        </w:rPr>
        <w:t>HTTP </w:t>
      </w:r>
      <w:r>
        <w:rPr>
          <w:rStyle w:val="HTML"/>
          <w:rFonts w:ascii="Consolas" w:hAnsi="Consolas"/>
          <w:sz w:val="23"/>
          <w:szCs w:val="23"/>
          <w:shd w:val="clear" w:color="auto" w:fill="F7F7F8"/>
        </w:rPr>
        <w:t>Session</w:t>
      </w:r>
      <w:r>
        <w:rPr>
          <w:rFonts w:ascii="Arial" w:hAnsi="Arial" w:cs="Arial"/>
          <w:color w:val="34302D"/>
          <w:shd w:val="clear" w:color="auto" w:fill="FFFFFF"/>
        </w:rPr>
        <w:t>。当</w:t>
      </w:r>
      <w:r>
        <w:rPr>
          <w:rStyle w:val="HTML"/>
          <w:rFonts w:ascii="Consolas" w:hAnsi="Consolas"/>
          <w:sz w:val="23"/>
          <w:szCs w:val="23"/>
          <w:shd w:val="clear" w:color="auto" w:fill="F7F7F8"/>
        </w:rPr>
        <w:t>Session</w:t>
      </w:r>
      <w:r>
        <w:rPr>
          <w:rFonts w:ascii="Arial" w:hAnsi="Arial" w:cs="Arial"/>
          <w:color w:val="34302D"/>
          <w:shd w:val="clear" w:color="auto" w:fill="FFFFFF"/>
        </w:rPr>
        <w:t>最终丢弃</w:t>
      </w:r>
      <w:r>
        <w:rPr>
          <w:rFonts w:ascii="Arial" w:hAnsi="Arial" w:cs="Arial"/>
          <w:color w:val="34302D"/>
          <w:shd w:val="clear" w:color="auto" w:fill="FFFFFF"/>
        </w:rPr>
        <w:t>HTTP</w:t>
      </w:r>
      <w:r>
        <w:rPr>
          <w:rFonts w:ascii="Arial" w:hAnsi="Arial" w:cs="Arial"/>
          <w:color w:val="34302D"/>
          <w:shd w:val="clear" w:color="auto" w:fill="FFFFFF"/>
        </w:rPr>
        <w:t>时</w:t>
      </w:r>
      <w:r>
        <w:rPr>
          <w:rStyle w:val="HTML"/>
          <w:rFonts w:ascii="Consolas" w:hAnsi="Consolas"/>
          <w:sz w:val="23"/>
          <w:szCs w:val="23"/>
          <w:shd w:val="clear" w:color="auto" w:fill="F7F7F8"/>
        </w:rPr>
        <w:t>Session</w:t>
      </w:r>
      <w:r>
        <w:rPr>
          <w:rFonts w:ascii="Arial" w:hAnsi="Arial" w:cs="Arial"/>
          <w:color w:val="34302D"/>
          <w:shd w:val="clear" w:color="auto" w:fill="FFFFFF"/>
        </w:rPr>
        <w:t>，也将丢弃作用于该特定</w:t>
      </w:r>
      <w:r>
        <w:rPr>
          <w:rFonts w:ascii="Arial" w:hAnsi="Arial" w:cs="Arial"/>
          <w:color w:val="34302D"/>
          <w:shd w:val="clear" w:color="auto" w:fill="FFFFFF"/>
        </w:rPr>
        <w:t>HTTP</w:t>
      </w:r>
      <w:r>
        <w:rPr>
          <w:rFonts w:ascii="Arial" w:hAnsi="Arial" w:cs="Arial"/>
          <w:color w:val="34302D"/>
          <w:shd w:val="clear" w:color="auto" w:fill="FFFFFF"/>
        </w:rPr>
        <w:t>的</w:t>
      </w:r>
      <w:r>
        <w:rPr>
          <w:rFonts w:ascii="Arial" w:hAnsi="Arial" w:cs="Arial"/>
          <w:color w:val="34302D"/>
          <w:shd w:val="clear" w:color="auto" w:fill="FFFFFF"/>
        </w:rPr>
        <w:t>bean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using annotation-driven components or Java configuration, you can use the </w:t>
      </w:r>
      <w:r w:rsidRPr="00BA0D5D">
        <w:rPr>
          <w:rFonts w:ascii="Consolas" w:eastAsia="宋体" w:hAnsi="Consolas" w:cs="宋体"/>
          <w:color w:val="34302D"/>
          <w:kern w:val="0"/>
          <w:sz w:val="23"/>
          <w:szCs w:val="23"/>
          <w:shd w:val="clear" w:color="auto" w:fill="F7F7F8"/>
        </w:rPr>
        <w:t>@SessionScope</w:t>
      </w:r>
      <w:r w:rsidRPr="00BA0D5D">
        <w:rPr>
          <w:rFonts w:ascii="inherit" w:eastAsia="宋体" w:hAnsi="inherit" w:cs="Arial"/>
          <w:color w:val="34302D"/>
          <w:kern w:val="0"/>
          <w:sz w:val="24"/>
          <w:szCs w:val="24"/>
        </w:rPr>
        <w:t> annotation to assign a component to the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scope.</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使用注释驱动的组件或</w:t>
      </w:r>
      <w:r>
        <w:rPr>
          <w:rFonts w:ascii="Arial" w:hAnsi="Arial" w:cs="Arial"/>
          <w:color w:val="34302D"/>
          <w:shd w:val="clear" w:color="auto" w:fill="FFFFFF"/>
        </w:rPr>
        <w:t>Java</w:t>
      </w:r>
      <w:r>
        <w:rPr>
          <w:rFonts w:ascii="Arial" w:hAnsi="Arial" w:cs="Arial"/>
          <w:color w:val="34302D"/>
          <w:shd w:val="clear" w:color="auto" w:fill="FFFFFF"/>
        </w:rPr>
        <w:t>配置时，可以使用</w:t>
      </w:r>
      <w:r>
        <w:rPr>
          <w:rFonts w:ascii="Arial" w:hAnsi="Arial" w:cs="Arial"/>
          <w:color w:val="34302D"/>
          <w:shd w:val="clear" w:color="auto" w:fill="FFFFFF"/>
        </w:rPr>
        <w:t> </w:t>
      </w:r>
      <w:r>
        <w:rPr>
          <w:rStyle w:val="HTML"/>
          <w:rFonts w:ascii="Consolas" w:hAnsi="Consolas"/>
          <w:sz w:val="23"/>
          <w:szCs w:val="23"/>
          <w:shd w:val="clear" w:color="auto" w:fill="F7F7F8"/>
        </w:rPr>
        <w:t>@SessionScope</w:t>
      </w:r>
      <w:r>
        <w:rPr>
          <w:rFonts w:ascii="Arial" w:hAnsi="Arial" w:cs="Arial"/>
          <w:color w:val="34302D"/>
          <w:shd w:val="clear" w:color="auto" w:fill="FFFFFF"/>
        </w:rPr>
        <w:t>注释将组件分配给</w:t>
      </w:r>
      <w:r>
        <w:rPr>
          <w:rStyle w:val="HTML"/>
          <w:rFonts w:ascii="Consolas" w:hAnsi="Consolas"/>
          <w:sz w:val="23"/>
          <w:szCs w:val="23"/>
          <w:shd w:val="clear" w:color="auto" w:fill="F7F7F8"/>
        </w:rPr>
        <w:t>session</w:t>
      </w:r>
      <w:r>
        <w:rPr>
          <w:rFonts w:ascii="Arial" w:hAnsi="Arial" w:cs="Arial"/>
          <w:color w:val="34302D"/>
          <w:shd w:val="clear" w:color="auto" w:fill="FFFFFF"/>
        </w:rPr>
        <w:t>范围。</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@SessionScope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UserPreferences</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Application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XML configuration for a bean definition:</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考虑</w:t>
      </w:r>
      <w:r>
        <w:rPr>
          <w:rFonts w:ascii="Arial" w:hAnsi="Arial" w:cs="Arial"/>
          <w:color w:val="34302D"/>
          <w:shd w:val="clear" w:color="auto" w:fill="FFFFFF"/>
        </w:rPr>
        <w:t>bean</w:t>
      </w:r>
      <w:r>
        <w:rPr>
          <w:rFonts w:ascii="Arial" w:hAnsi="Arial" w:cs="Arial"/>
          <w:color w:val="34302D"/>
          <w:shd w:val="clear" w:color="auto" w:fill="FFFFFF"/>
        </w:rPr>
        <w:t>定义的以下</w:t>
      </w:r>
      <w:r>
        <w:rPr>
          <w:rFonts w:ascii="Arial" w:hAnsi="Arial" w:cs="Arial"/>
          <w:color w:val="34302D"/>
          <w:shd w:val="clear" w:color="auto" w:fill="FFFFFF"/>
        </w:rPr>
        <w:t>XML</w:t>
      </w:r>
      <w:r>
        <w:rPr>
          <w:rFonts w:ascii="Arial" w:hAnsi="Arial" w:cs="Arial"/>
          <w:color w:val="34302D"/>
          <w:shd w:val="clear" w:color="auto" w:fill="FFFFFF"/>
        </w:rPr>
        <w:t>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"appPreferences"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"com.something.AppPreferences"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"application"</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creates a new instance of the </w:t>
      </w:r>
      <w:r w:rsidRPr="00BA0D5D">
        <w:rPr>
          <w:rFonts w:ascii="Consolas" w:eastAsia="宋体" w:hAnsi="Consolas" w:cs="宋体"/>
          <w:color w:val="34302D"/>
          <w:kern w:val="0"/>
          <w:sz w:val="23"/>
          <w:szCs w:val="23"/>
          <w:shd w:val="clear" w:color="auto" w:fill="F7F7F8"/>
        </w:rPr>
        <w:t>AppPreferences</w:t>
      </w:r>
      <w:r w:rsidRPr="00BA0D5D">
        <w:rPr>
          <w:rFonts w:ascii="inherit" w:eastAsia="宋体" w:hAnsi="inherit" w:cs="Arial"/>
          <w:color w:val="34302D"/>
          <w:kern w:val="0"/>
          <w:sz w:val="24"/>
          <w:szCs w:val="24"/>
        </w:rPr>
        <w:t> bean by using the </w:t>
      </w:r>
      <w:r w:rsidRPr="00BA0D5D">
        <w:rPr>
          <w:rFonts w:ascii="Consolas" w:eastAsia="宋体" w:hAnsi="Consolas" w:cs="宋体"/>
          <w:color w:val="34302D"/>
          <w:kern w:val="0"/>
          <w:sz w:val="23"/>
          <w:szCs w:val="23"/>
          <w:shd w:val="clear" w:color="auto" w:fill="F7F7F8"/>
        </w:rPr>
        <w:t>appPreferences</w:t>
      </w:r>
      <w:r w:rsidRPr="00BA0D5D">
        <w:rPr>
          <w:rFonts w:ascii="inherit" w:eastAsia="宋体" w:hAnsi="inherit" w:cs="Arial"/>
          <w:color w:val="34302D"/>
          <w:kern w:val="0"/>
          <w:sz w:val="24"/>
          <w:szCs w:val="24"/>
        </w:rPr>
        <w:t> bean definition once for the entire web application. That is, the </w:t>
      </w:r>
      <w:r w:rsidRPr="00BA0D5D">
        <w:rPr>
          <w:rFonts w:ascii="Consolas" w:eastAsia="宋体" w:hAnsi="Consolas" w:cs="宋体"/>
          <w:color w:val="34302D"/>
          <w:kern w:val="0"/>
          <w:sz w:val="23"/>
          <w:szCs w:val="23"/>
          <w:shd w:val="clear" w:color="auto" w:fill="F7F7F8"/>
        </w:rPr>
        <w:t>appPreferences</w:t>
      </w:r>
      <w:r w:rsidRPr="00BA0D5D">
        <w:rPr>
          <w:rFonts w:ascii="inherit" w:eastAsia="宋体" w:hAnsi="inherit" w:cs="Arial"/>
          <w:color w:val="34302D"/>
          <w:kern w:val="0"/>
          <w:sz w:val="24"/>
          <w:szCs w:val="24"/>
        </w:rPr>
        <w:t> bean is scoped at the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level and stored as a regular</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attribute. This is somewhat similar to a Spring singleton bean but differs in two important ways: It is a singleton per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not per Spring 'ApplicationContext' (for which there may be several in any given web application), and it is actually exposed and therefore visible as a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attribute.</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w:t>
      </w:r>
      <w:r>
        <w:rPr>
          <w:rStyle w:val="HTML"/>
          <w:rFonts w:ascii="Consolas" w:hAnsi="Consolas"/>
          <w:sz w:val="23"/>
          <w:szCs w:val="23"/>
          <w:shd w:val="clear" w:color="auto" w:fill="F7F7F8"/>
        </w:rPr>
        <w:t>AppPreferences</w:t>
      </w:r>
      <w:r>
        <w:rPr>
          <w:rFonts w:ascii="Arial" w:hAnsi="Arial" w:cs="Arial"/>
          <w:color w:val="34302D"/>
          <w:shd w:val="clear" w:color="auto" w:fill="FFFFFF"/>
        </w:rPr>
        <w:t>通过</w:t>
      </w:r>
      <w:r>
        <w:rPr>
          <w:rStyle w:val="HTML"/>
          <w:rFonts w:ascii="Consolas" w:hAnsi="Consolas"/>
          <w:sz w:val="23"/>
          <w:szCs w:val="23"/>
          <w:shd w:val="clear" w:color="auto" w:fill="F7F7F8"/>
        </w:rPr>
        <w:t>appPreferences</w:t>
      </w:r>
      <w:r>
        <w:rPr>
          <w:rFonts w:ascii="Arial" w:hAnsi="Arial" w:cs="Arial"/>
          <w:color w:val="34302D"/>
          <w:shd w:val="clear" w:color="auto" w:fill="FFFFFF"/>
        </w:rPr>
        <w:t>对整个</w:t>
      </w:r>
      <w:r>
        <w:rPr>
          <w:rFonts w:ascii="Arial" w:hAnsi="Arial" w:cs="Arial"/>
          <w:color w:val="34302D"/>
          <w:shd w:val="clear" w:color="auto" w:fill="FFFFFF"/>
        </w:rPr>
        <w:t>Web</w:t>
      </w:r>
      <w:r>
        <w:rPr>
          <w:rFonts w:ascii="Arial" w:hAnsi="Arial" w:cs="Arial"/>
          <w:color w:val="34302D"/>
          <w:shd w:val="clear" w:color="auto" w:fill="FFFFFF"/>
        </w:rPr>
        <w:t>应用程序使用一次</w:t>
      </w:r>
      <w:r>
        <w:rPr>
          <w:rFonts w:ascii="Arial" w:hAnsi="Arial" w:cs="Arial"/>
          <w:color w:val="34302D"/>
          <w:shd w:val="clear" w:color="auto" w:fill="FFFFFF"/>
        </w:rPr>
        <w:t>bean</w:t>
      </w:r>
      <w:r>
        <w:rPr>
          <w:rFonts w:ascii="Arial" w:hAnsi="Arial" w:cs="Arial"/>
          <w:color w:val="34302D"/>
          <w:shd w:val="clear" w:color="auto" w:fill="FFFFFF"/>
        </w:rPr>
        <w:t>定义来创建</w:t>
      </w:r>
      <w:r>
        <w:rPr>
          <w:rFonts w:ascii="Arial" w:hAnsi="Arial" w:cs="Arial"/>
          <w:color w:val="34302D"/>
          <w:shd w:val="clear" w:color="auto" w:fill="FFFFFF"/>
        </w:rPr>
        <w:t>bean </w:t>
      </w:r>
      <w:r>
        <w:rPr>
          <w:rFonts w:ascii="Arial" w:hAnsi="Arial" w:cs="Arial"/>
          <w:color w:val="34302D"/>
          <w:shd w:val="clear" w:color="auto" w:fill="FFFFFF"/>
        </w:rPr>
        <w:t>的新实例。也就是说，</w:t>
      </w:r>
      <w:r>
        <w:rPr>
          <w:rStyle w:val="HTML"/>
          <w:rFonts w:ascii="Consolas" w:hAnsi="Consolas"/>
          <w:sz w:val="23"/>
          <w:szCs w:val="23"/>
          <w:shd w:val="clear" w:color="auto" w:fill="F7F7F8"/>
        </w:rPr>
        <w:t>appPreferences</w:t>
      </w:r>
      <w:r>
        <w:rPr>
          <w:rFonts w:ascii="Arial" w:hAnsi="Arial" w:cs="Arial"/>
          <w:color w:val="34302D"/>
          <w:shd w:val="clear" w:color="auto" w:fill="FFFFFF"/>
        </w:rPr>
        <w:t>bean</w:t>
      </w:r>
      <w:r>
        <w:rPr>
          <w:rFonts w:ascii="Arial" w:hAnsi="Arial" w:cs="Arial"/>
          <w:color w:val="34302D"/>
          <w:shd w:val="clear" w:color="auto" w:fill="FFFFFF"/>
        </w:rPr>
        <w:t>在该</w:t>
      </w:r>
      <w:r>
        <w:rPr>
          <w:rStyle w:val="HTML"/>
          <w:rFonts w:ascii="Consolas" w:hAnsi="Consolas"/>
          <w:sz w:val="23"/>
          <w:szCs w:val="23"/>
          <w:shd w:val="clear" w:color="auto" w:fill="F7F7F8"/>
        </w:rPr>
        <w:t>ServletContext</w:t>
      </w:r>
      <w:r>
        <w:rPr>
          <w:rFonts w:ascii="Arial" w:hAnsi="Arial" w:cs="Arial"/>
          <w:color w:val="34302D"/>
          <w:shd w:val="clear" w:color="auto" w:fill="FFFFFF"/>
        </w:rPr>
        <w:t>级别作用域并存储为常规</w:t>
      </w:r>
      <w:r>
        <w:rPr>
          <w:rFonts w:ascii="Arial" w:hAnsi="Arial" w:cs="Arial"/>
          <w:color w:val="34302D"/>
          <w:shd w:val="clear" w:color="auto" w:fill="FFFFFF"/>
        </w:rPr>
        <w:t> </w:t>
      </w:r>
      <w:r>
        <w:rPr>
          <w:rStyle w:val="HTML"/>
          <w:rFonts w:ascii="Consolas" w:hAnsi="Consolas"/>
          <w:sz w:val="23"/>
          <w:szCs w:val="23"/>
          <w:shd w:val="clear" w:color="auto" w:fill="F7F7F8"/>
        </w:rPr>
        <w:t>ServletContext</w:t>
      </w:r>
      <w:r>
        <w:rPr>
          <w:rFonts w:ascii="Arial" w:hAnsi="Arial" w:cs="Arial"/>
          <w:color w:val="34302D"/>
          <w:shd w:val="clear" w:color="auto" w:fill="FFFFFF"/>
        </w:rPr>
        <w:t>属性。这有点类似于</w:t>
      </w:r>
      <w:r>
        <w:rPr>
          <w:rFonts w:ascii="Arial" w:hAnsi="Arial" w:cs="Arial"/>
          <w:color w:val="34302D"/>
          <w:shd w:val="clear" w:color="auto" w:fill="FFFFFF"/>
        </w:rPr>
        <w:t>Spring</w:t>
      </w:r>
      <w:r>
        <w:rPr>
          <w:rFonts w:ascii="Arial" w:hAnsi="Arial" w:cs="Arial"/>
          <w:color w:val="34302D"/>
          <w:shd w:val="clear" w:color="auto" w:fill="FFFFFF"/>
        </w:rPr>
        <w:t>单例</w:t>
      </w:r>
      <w:r>
        <w:rPr>
          <w:rFonts w:ascii="Arial" w:hAnsi="Arial" w:cs="Arial"/>
          <w:color w:val="34302D"/>
          <w:shd w:val="clear" w:color="auto" w:fill="FFFFFF"/>
        </w:rPr>
        <w:t>bean</w:t>
      </w:r>
      <w:r>
        <w:rPr>
          <w:rFonts w:ascii="Arial" w:hAnsi="Arial" w:cs="Arial"/>
          <w:color w:val="34302D"/>
          <w:shd w:val="clear" w:color="auto" w:fill="FFFFFF"/>
        </w:rPr>
        <w:t>，但在两个重要方面有所不同：它是一个单独的</w:t>
      </w:r>
      <w:r>
        <w:rPr>
          <w:rStyle w:val="HTML"/>
          <w:rFonts w:ascii="Consolas" w:hAnsi="Consolas"/>
          <w:sz w:val="23"/>
          <w:szCs w:val="23"/>
          <w:shd w:val="clear" w:color="auto" w:fill="F7F7F8"/>
        </w:rPr>
        <w:t>ServletContext</w:t>
      </w:r>
      <w:r>
        <w:rPr>
          <w:rFonts w:ascii="Arial" w:hAnsi="Arial" w:cs="Arial"/>
          <w:color w:val="34302D"/>
          <w:shd w:val="clear" w:color="auto" w:fill="FFFFFF"/>
        </w:rPr>
        <w:t>，不是每个</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'ApplicationContext'</w:t>
      </w:r>
      <w:r>
        <w:rPr>
          <w:rFonts w:ascii="Arial" w:hAnsi="Arial" w:cs="Arial"/>
          <w:color w:val="34302D"/>
          <w:shd w:val="clear" w:color="auto" w:fill="FFFFFF"/>
        </w:rPr>
        <w:t>（在任何给定的</w:t>
      </w:r>
      <w:r>
        <w:rPr>
          <w:rFonts w:ascii="Arial" w:hAnsi="Arial" w:cs="Arial"/>
          <w:color w:val="34302D"/>
          <w:shd w:val="clear" w:color="auto" w:fill="FFFFFF"/>
        </w:rPr>
        <w:t>Web</w:t>
      </w:r>
      <w:r>
        <w:rPr>
          <w:rFonts w:ascii="Arial" w:hAnsi="Arial" w:cs="Arial"/>
          <w:color w:val="34302D"/>
          <w:shd w:val="clear" w:color="auto" w:fill="FFFFFF"/>
        </w:rPr>
        <w:t>应用程序中可能有几个），它实际上是暴露的，因此是可见的作为一个</w:t>
      </w:r>
      <w:r>
        <w:rPr>
          <w:rStyle w:val="HTML"/>
          <w:rFonts w:ascii="Consolas" w:hAnsi="Consolas"/>
          <w:sz w:val="23"/>
          <w:szCs w:val="23"/>
          <w:shd w:val="clear" w:color="auto" w:fill="F7F7F8"/>
        </w:rPr>
        <w:t>ServletContext</w:t>
      </w:r>
      <w:r>
        <w:rPr>
          <w:rFonts w:ascii="Arial" w:hAnsi="Arial" w:cs="Arial"/>
          <w:color w:val="34302D"/>
          <w:shd w:val="clear" w:color="auto" w:fill="FFFFFF"/>
        </w:rPr>
        <w:t>属性。</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using annotation-driven components or Java configuration, you can use the </w:t>
      </w:r>
      <w:r w:rsidRPr="00BA0D5D">
        <w:rPr>
          <w:rFonts w:ascii="Consolas" w:eastAsia="宋体" w:hAnsi="Consolas" w:cs="宋体"/>
          <w:color w:val="34302D"/>
          <w:kern w:val="0"/>
          <w:sz w:val="23"/>
          <w:szCs w:val="23"/>
          <w:shd w:val="clear" w:color="auto" w:fill="F7F7F8"/>
        </w:rPr>
        <w:t>@ApplicationScope</w:t>
      </w:r>
      <w:r w:rsidRPr="00BA0D5D">
        <w:rPr>
          <w:rFonts w:ascii="inherit" w:eastAsia="宋体" w:hAnsi="inherit" w:cs="Arial"/>
          <w:color w:val="34302D"/>
          <w:kern w:val="0"/>
          <w:sz w:val="24"/>
          <w:szCs w:val="24"/>
        </w:rPr>
        <w:t> annotation to assign a component to the </w:t>
      </w:r>
      <w:r w:rsidRPr="00BA0D5D">
        <w:rPr>
          <w:rFonts w:ascii="Consolas" w:eastAsia="宋体" w:hAnsi="Consolas" w:cs="宋体"/>
          <w:color w:val="34302D"/>
          <w:kern w:val="0"/>
          <w:sz w:val="23"/>
          <w:szCs w:val="23"/>
          <w:shd w:val="clear" w:color="auto" w:fill="F7F7F8"/>
        </w:rPr>
        <w:t>application</w:t>
      </w:r>
      <w:r w:rsidRPr="00BA0D5D">
        <w:rPr>
          <w:rFonts w:ascii="inherit" w:eastAsia="宋体" w:hAnsi="inherit" w:cs="Arial"/>
          <w:color w:val="34302D"/>
          <w:kern w:val="0"/>
          <w:sz w:val="24"/>
          <w:szCs w:val="24"/>
        </w:rPr>
        <w:t> scope. The following example shows how to do so:</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使用注释驱动的组件或</w:t>
      </w:r>
      <w:r>
        <w:rPr>
          <w:rFonts w:ascii="Arial" w:hAnsi="Arial" w:cs="Arial"/>
          <w:color w:val="34302D"/>
          <w:shd w:val="clear" w:color="auto" w:fill="FFFFFF"/>
        </w:rPr>
        <w:t>Java</w:t>
      </w:r>
      <w:r>
        <w:rPr>
          <w:rFonts w:ascii="Arial" w:hAnsi="Arial" w:cs="Arial"/>
          <w:color w:val="34302D"/>
          <w:shd w:val="clear" w:color="auto" w:fill="FFFFFF"/>
        </w:rPr>
        <w:t>配置时，可以使用</w:t>
      </w:r>
      <w:r>
        <w:rPr>
          <w:rFonts w:ascii="Arial" w:hAnsi="Arial" w:cs="Arial"/>
          <w:color w:val="34302D"/>
          <w:shd w:val="clear" w:color="auto" w:fill="FFFFFF"/>
        </w:rPr>
        <w:t> </w:t>
      </w:r>
      <w:r>
        <w:rPr>
          <w:rStyle w:val="HTML"/>
          <w:rFonts w:ascii="Consolas" w:hAnsi="Consolas"/>
          <w:sz w:val="23"/>
          <w:szCs w:val="23"/>
          <w:shd w:val="clear" w:color="auto" w:fill="F7F7F8"/>
        </w:rPr>
        <w:t>@ApplicationScope</w:t>
      </w:r>
      <w:r>
        <w:rPr>
          <w:rFonts w:ascii="Arial" w:hAnsi="Arial" w:cs="Arial"/>
          <w:color w:val="34302D"/>
          <w:shd w:val="clear" w:color="auto" w:fill="FFFFFF"/>
        </w:rPr>
        <w:t>注释将组件分配给</w:t>
      </w:r>
      <w:r>
        <w:rPr>
          <w:rStyle w:val="HTML"/>
          <w:rFonts w:ascii="Consolas" w:hAnsi="Consolas"/>
          <w:sz w:val="23"/>
          <w:szCs w:val="23"/>
          <w:shd w:val="clear" w:color="auto" w:fill="F7F7F8"/>
        </w:rPr>
        <w:t>application</w:t>
      </w:r>
      <w:r>
        <w:rPr>
          <w:rFonts w:ascii="Arial" w:hAnsi="Arial" w:cs="Arial"/>
          <w:color w:val="34302D"/>
          <w:shd w:val="clear" w:color="auto" w:fill="FFFFFF"/>
        </w:rPr>
        <w:t>范围。以下示例显示了如何执行此操作：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@ApplicationScope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AppPreferences</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Scoped Beans as Dependencies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 xml:space="preserve">The Spring IoC container manages not only the instantiation of your objects (beans), but also the wiring up of collaborators (or dependencies). If you want to inject (for example) an HTTP request-scoped bean into another bean of a longer-lived scope, you may choose to inject an AOP proxy in place of the scoped bean. That is, you need to inject a proxy object that exposes the same public interface as the scoped object but that </w:t>
      </w:r>
      <w:r w:rsidRPr="00BA0D5D">
        <w:rPr>
          <w:rFonts w:ascii="inherit" w:eastAsia="宋体" w:hAnsi="inherit" w:cs="Arial"/>
          <w:color w:val="34302D"/>
          <w:kern w:val="0"/>
          <w:sz w:val="24"/>
          <w:szCs w:val="24"/>
        </w:rPr>
        <w:lastRenderedPageBreak/>
        <w:t>can also retrieve the real target object from the relevant scope (such as an HTTP request) and delegate method calls onto the real object.</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 IoC</w:t>
      </w:r>
      <w:r>
        <w:rPr>
          <w:rFonts w:ascii="Arial" w:hAnsi="Arial" w:cs="Arial"/>
          <w:color w:val="34302D"/>
          <w:shd w:val="clear" w:color="auto" w:fill="FFFFFF"/>
        </w:rPr>
        <w:t>容器不仅管理对象（</w:t>
      </w:r>
      <w:r>
        <w:rPr>
          <w:rFonts w:ascii="Arial" w:hAnsi="Arial" w:cs="Arial"/>
          <w:color w:val="34302D"/>
          <w:shd w:val="clear" w:color="auto" w:fill="FFFFFF"/>
        </w:rPr>
        <w:t>bean</w:t>
      </w:r>
      <w:r>
        <w:rPr>
          <w:rFonts w:ascii="Arial" w:hAnsi="Arial" w:cs="Arial"/>
          <w:color w:val="34302D"/>
          <w:shd w:val="clear" w:color="auto" w:fill="FFFFFF"/>
        </w:rPr>
        <w:t>）的实例化，还管理协作者（或依赖关系）的连接。如果要将（例如）</w:t>
      </w:r>
      <w:r>
        <w:rPr>
          <w:rFonts w:ascii="Arial" w:hAnsi="Arial" w:cs="Arial"/>
          <w:color w:val="34302D"/>
          <w:shd w:val="clear" w:color="auto" w:fill="FFFFFF"/>
        </w:rPr>
        <w:t>HTTP</w:t>
      </w:r>
      <w:r>
        <w:rPr>
          <w:rFonts w:ascii="Arial" w:hAnsi="Arial" w:cs="Arial"/>
          <w:color w:val="34302D"/>
          <w:shd w:val="clear" w:color="auto" w:fill="FFFFFF"/>
        </w:rPr>
        <w:t>请求范围的</w:t>
      </w:r>
      <w:r>
        <w:rPr>
          <w:rFonts w:ascii="Arial" w:hAnsi="Arial" w:cs="Arial"/>
          <w:color w:val="34302D"/>
          <w:shd w:val="clear" w:color="auto" w:fill="FFFFFF"/>
        </w:rPr>
        <w:t>bean</w:t>
      </w:r>
      <w:r>
        <w:rPr>
          <w:rFonts w:ascii="Arial" w:hAnsi="Arial" w:cs="Arial"/>
          <w:color w:val="34302D"/>
          <w:shd w:val="clear" w:color="auto" w:fill="FFFFFF"/>
        </w:rPr>
        <w:t>注入到寿命较长范围的另一个</w:t>
      </w:r>
      <w:r>
        <w:rPr>
          <w:rFonts w:ascii="Arial" w:hAnsi="Arial" w:cs="Arial"/>
          <w:color w:val="34302D"/>
          <w:shd w:val="clear" w:color="auto" w:fill="FFFFFF"/>
        </w:rPr>
        <w:t>bean</w:t>
      </w:r>
      <w:r>
        <w:rPr>
          <w:rFonts w:ascii="Arial" w:hAnsi="Arial" w:cs="Arial"/>
          <w:color w:val="34302D"/>
          <w:shd w:val="clear" w:color="auto" w:fill="FFFFFF"/>
        </w:rPr>
        <w:t>中，您可以选择注入</w:t>
      </w:r>
      <w:r>
        <w:rPr>
          <w:rFonts w:ascii="Arial" w:hAnsi="Arial" w:cs="Arial"/>
          <w:color w:val="34302D"/>
          <w:shd w:val="clear" w:color="auto" w:fill="FFFFFF"/>
        </w:rPr>
        <w:t>AOP</w:t>
      </w:r>
      <w:r>
        <w:rPr>
          <w:rFonts w:ascii="Arial" w:hAnsi="Arial" w:cs="Arial"/>
          <w:color w:val="34302D"/>
          <w:shd w:val="clear" w:color="auto" w:fill="FFFFFF"/>
        </w:rPr>
        <w:t>代理来代替范围内的</w:t>
      </w:r>
      <w:r>
        <w:rPr>
          <w:rFonts w:ascii="Arial" w:hAnsi="Arial" w:cs="Arial"/>
          <w:color w:val="34302D"/>
          <w:shd w:val="clear" w:color="auto" w:fill="FFFFFF"/>
        </w:rPr>
        <w:t>bean</w:t>
      </w:r>
      <w:r>
        <w:rPr>
          <w:rFonts w:ascii="Arial" w:hAnsi="Arial" w:cs="Arial"/>
          <w:color w:val="34302D"/>
          <w:shd w:val="clear" w:color="auto" w:fill="FFFFFF"/>
        </w:rPr>
        <w:t>。也就是说，您需要注入一个代理对象，该对象公开与范围对象相同的公共接口，但也可以从相关范围（例如</w:t>
      </w:r>
      <w:r>
        <w:rPr>
          <w:rFonts w:ascii="Arial" w:hAnsi="Arial" w:cs="Arial"/>
          <w:color w:val="34302D"/>
          <w:shd w:val="clear" w:color="auto" w:fill="FFFFFF"/>
        </w:rPr>
        <w:t>HTTP</w:t>
      </w:r>
      <w:r>
        <w:rPr>
          <w:rFonts w:ascii="Arial" w:hAnsi="Arial" w:cs="Arial"/>
          <w:color w:val="34302D"/>
          <w:shd w:val="clear" w:color="auto" w:fill="FFFFFF"/>
        </w:rPr>
        <w:t>请求）中检索真实目标对象，并将方法调用委托给真实对象。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47734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may also use </w:t>
            </w:r>
            <w:r w:rsidRPr="00BA0D5D">
              <w:rPr>
                <w:rFonts w:ascii="Consolas" w:eastAsia="宋体" w:hAnsi="Consolas" w:cs="宋体"/>
                <w:kern w:val="0"/>
                <w:sz w:val="23"/>
                <w:szCs w:val="23"/>
                <w:shd w:val="clear" w:color="auto" w:fill="F7F7F8"/>
              </w:rPr>
              <w:t>&lt;aop:scoped-proxy/&gt;</w:t>
            </w:r>
            <w:r w:rsidRPr="00BA0D5D">
              <w:rPr>
                <w:rFonts w:ascii="inherit" w:eastAsia="宋体" w:hAnsi="inherit" w:cs="宋体"/>
                <w:kern w:val="0"/>
                <w:sz w:val="24"/>
                <w:szCs w:val="24"/>
              </w:rPr>
              <w:t> between beans that are scoped as </w:t>
            </w:r>
            <w:r w:rsidRPr="00BA0D5D">
              <w:rPr>
                <w:rFonts w:ascii="Consolas" w:eastAsia="宋体" w:hAnsi="Consolas" w:cs="宋体"/>
                <w:kern w:val="0"/>
                <w:sz w:val="23"/>
                <w:szCs w:val="23"/>
                <w:shd w:val="clear" w:color="auto" w:fill="F7F7F8"/>
              </w:rPr>
              <w:t>singleton</w:t>
            </w:r>
            <w:r w:rsidRPr="00BA0D5D">
              <w:rPr>
                <w:rFonts w:ascii="inherit" w:eastAsia="宋体" w:hAnsi="inherit" w:cs="宋体"/>
                <w:kern w:val="0"/>
                <w:sz w:val="24"/>
                <w:szCs w:val="24"/>
              </w:rPr>
              <w:t>, with the reference then going through an intermediate proxy that is serializable and therefore able to re-obtain the target singleton bean on deserialization.</w:t>
            </w:r>
          </w:p>
          <w:p w:rsidR="0047734B" w:rsidRPr="00BA0D5D" w:rsidRDefault="0047734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您还可以</w:t>
            </w:r>
            <w:r>
              <w:rPr>
                <w:rStyle w:val="HTML"/>
                <w:rFonts w:ascii="Consolas" w:hAnsi="Consolas"/>
                <w:sz w:val="23"/>
                <w:szCs w:val="23"/>
                <w:shd w:val="clear" w:color="auto" w:fill="F7F7F8"/>
              </w:rPr>
              <w:t>&lt;aop:scoped-proxy/&gt;</w:t>
            </w:r>
            <w:r>
              <w:rPr>
                <w:rFonts w:ascii="Arial" w:hAnsi="Arial" w:cs="Arial"/>
                <w:shd w:val="clear" w:color="auto" w:fill="EBF1E7"/>
              </w:rPr>
              <w:t>在作用域的</w:t>
            </w:r>
            <w:r>
              <w:rPr>
                <w:rFonts w:ascii="Arial" w:hAnsi="Arial" w:cs="Arial"/>
                <w:shd w:val="clear" w:color="auto" w:fill="EBF1E7"/>
              </w:rPr>
              <w:t>bean</w:t>
            </w:r>
            <w:r>
              <w:rPr>
                <w:rFonts w:ascii="Arial" w:hAnsi="Arial" w:cs="Arial"/>
                <w:shd w:val="clear" w:color="auto" w:fill="EBF1E7"/>
              </w:rPr>
              <w:t>之间使用</w:t>
            </w:r>
            <w:r>
              <w:rPr>
                <w:rStyle w:val="HTML"/>
                <w:rFonts w:ascii="Consolas" w:hAnsi="Consolas"/>
                <w:sz w:val="23"/>
                <w:szCs w:val="23"/>
                <w:shd w:val="clear" w:color="auto" w:fill="F7F7F8"/>
              </w:rPr>
              <w:t>singleton</w:t>
            </w:r>
            <w:r>
              <w:rPr>
                <w:rFonts w:ascii="Arial" w:hAnsi="Arial" w:cs="Arial"/>
                <w:shd w:val="clear" w:color="auto" w:fill="EBF1E7"/>
              </w:rPr>
              <w:t>，然后通过引用然后通过可序列化的中间代理，从而能够在反序列化时重新获取目标单例</w:t>
            </w:r>
            <w:r>
              <w:rPr>
                <w:rFonts w:ascii="Arial" w:hAnsi="Arial" w:cs="Arial"/>
                <w:shd w:val="clear" w:color="auto" w:fill="EBF1E7"/>
              </w:rPr>
              <w:t>bean</w:t>
            </w:r>
            <w:r>
              <w:rPr>
                <w:rFonts w:ascii="Arial" w:hAnsi="Arial" w:cs="Arial"/>
                <w:shd w:val="clear" w:color="auto" w:fill="EBF1E7"/>
              </w:rPr>
              <w:t>。</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When declaring </w:t>
            </w:r>
            <w:r w:rsidRPr="00BA0D5D">
              <w:rPr>
                <w:rFonts w:ascii="Consolas" w:eastAsia="宋体" w:hAnsi="Consolas" w:cs="宋体"/>
                <w:kern w:val="0"/>
                <w:sz w:val="23"/>
                <w:szCs w:val="23"/>
                <w:shd w:val="clear" w:color="auto" w:fill="F7F7F8"/>
              </w:rPr>
              <w:t>&lt;aop:scoped-proxy/&gt;</w:t>
            </w:r>
            <w:r w:rsidRPr="00BA0D5D">
              <w:rPr>
                <w:rFonts w:ascii="inherit" w:eastAsia="宋体" w:hAnsi="inherit" w:cs="宋体"/>
                <w:kern w:val="0"/>
                <w:sz w:val="24"/>
                <w:szCs w:val="24"/>
              </w:rPr>
              <w:t> against a bean of scope </w:t>
            </w:r>
            <w:r w:rsidRPr="00BA0D5D">
              <w:rPr>
                <w:rFonts w:ascii="Consolas" w:eastAsia="宋体" w:hAnsi="Consolas" w:cs="宋体"/>
                <w:kern w:val="0"/>
                <w:sz w:val="23"/>
                <w:szCs w:val="23"/>
                <w:shd w:val="clear" w:color="auto" w:fill="F7F7F8"/>
              </w:rPr>
              <w:t>prototype</w:t>
            </w:r>
            <w:r w:rsidRPr="00BA0D5D">
              <w:rPr>
                <w:rFonts w:ascii="inherit" w:eastAsia="宋体" w:hAnsi="inherit" w:cs="宋体"/>
                <w:kern w:val="0"/>
                <w:sz w:val="24"/>
                <w:szCs w:val="24"/>
              </w:rPr>
              <w:t>, every method call on the shared proxy leads to the creation of a new target instance to which the call is then being forwarded.</w:t>
            </w:r>
          </w:p>
          <w:p w:rsidR="0047734B" w:rsidRPr="00BA0D5D" w:rsidRDefault="0047734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当声明</w:t>
            </w:r>
            <w:r>
              <w:rPr>
                <w:rStyle w:val="HTML"/>
                <w:rFonts w:ascii="Consolas" w:hAnsi="Consolas"/>
                <w:sz w:val="23"/>
                <w:szCs w:val="23"/>
                <w:shd w:val="clear" w:color="auto" w:fill="F7F7F8"/>
              </w:rPr>
              <w:t>&lt;aop:scoped-proxy/&gt;</w:t>
            </w:r>
            <w:r>
              <w:rPr>
                <w:rFonts w:ascii="Arial" w:hAnsi="Arial" w:cs="Arial"/>
                <w:shd w:val="clear" w:color="auto" w:fill="EBF1E7"/>
              </w:rPr>
              <w:t>范围的</w:t>
            </w:r>
            <w:r>
              <w:rPr>
                <w:rFonts w:ascii="Arial" w:hAnsi="Arial" w:cs="Arial"/>
                <w:shd w:val="clear" w:color="auto" w:fill="EBF1E7"/>
              </w:rPr>
              <w:t>bean</w:t>
            </w:r>
            <w:r>
              <w:rPr>
                <w:rFonts w:ascii="Arial" w:hAnsi="Arial" w:cs="Arial"/>
                <w:shd w:val="clear" w:color="auto" w:fill="EBF1E7"/>
              </w:rPr>
              <w:t>时</w:t>
            </w:r>
            <w:r>
              <w:rPr>
                <w:rStyle w:val="HTML"/>
                <w:rFonts w:ascii="Consolas" w:hAnsi="Consolas"/>
                <w:sz w:val="23"/>
                <w:szCs w:val="23"/>
                <w:shd w:val="clear" w:color="auto" w:fill="F7F7F8"/>
              </w:rPr>
              <w:t>prototype</w:t>
            </w:r>
            <w:r>
              <w:rPr>
                <w:rFonts w:ascii="Arial" w:hAnsi="Arial" w:cs="Arial"/>
                <w:shd w:val="clear" w:color="auto" w:fill="EBF1E7"/>
              </w:rPr>
              <w:t>，共享代理上的每个方法调用都会导致创建一个新的目标实例，然后转发该调用。</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Also, scoped proxies are not the only way to access beans from shorter scopes in a lifecycle-safe fashion. You may also declare your injection point (that is, the constructor or setter argument or autowired field) as </w:t>
            </w:r>
            <w:r w:rsidRPr="00BA0D5D">
              <w:rPr>
                <w:rFonts w:ascii="Consolas" w:eastAsia="宋体" w:hAnsi="Consolas" w:cs="宋体"/>
                <w:kern w:val="0"/>
                <w:sz w:val="23"/>
                <w:szCs w:val="23"/>
                <w:shd w:val="clear" w:color="auto" w:fill="F7F7F8"/>
              </w:rPr>
              <w:t>ObjectFactory&lt;MyTargetBean&gt;</w:t>
            </w:r>
            <w:r w:rsidRPr="00BA0D5D">
              <w:rPr>
                <w:rFonts w:ascii="inherit" w:eastAsia="宋体" w:hAnsi="inherit" w:cs="宋体"/>
                <w:kern w:val="0"/>
                <w:sz w:val="24"/>
                <w:szCs w:val="24"/>
              </w:rPr>
              <w:t>, allowing for a </w:t>
            </w:r>
            <w:r w:rsidRPr="00BA0D5D">
              <w:rPr>
                <w:rFonts w:ascii="Consolas" w:eastAsia="宋体" w:hAnsi="Consolas" w:cs="宋体"/>
                <w:kern w:val="0"/>
                <w:sz w:val="23"/>
                <w:szCs w:val="23"/>
                <w:shd w:val="clear" w:color="auto" w:fill="F7F7F8"/>
              </w:rPr>
              <w:t>getObject()</w:t>
            </w:r>
            <w:r w:rsidRPr="00BA0D5D">
              <w:rPr>
                <w:rFonts w:ascii="inherit" w:eastAsia="宋体" w:hAnsi="inherit" w:cs="宋体"/>
                <w:kern w:val="0"/>
                <w:sz w:val="24"/>
                <w:szCs w:val="24"/>
              </w:rPr>
              <w:t> call to retrieve the current instance on demand every time it is needed — without holding on to the instance or storing it separately.</w:t>
            </w:r>
          </w:p>
          <w:p w:rsidR="0047734B" w:rsidRPr="00BA0D5D" w:rsidRDefault="0047734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此外，范围代理不是以生命周期安全的方式从较短范围访问</w:t>
            </w:r>
            <w:r>
              <w:rPr>
                <w:rFonts w:ascii="Arial" w:hAnsi="Arial" w:cs="Arial"/>
                <w:shd w:val="clear" w:color="auto" w:fill="EBF1E7"/>
              </w:rPr>
              <w:t>bean</w:t>
            </w:r>
            <w:r>
              <w:rPr>
                <w:rFonts w:ascii="Arial" w:hAnsi="Arial" w:cs="Arial"/>
                <w:shd w:val="clear" w:color="auto" w:fill="EBF1E7"/>
              </w:rPr>
              <w:t>的唯一方法。您还可以将注入点（即构造函数或</w:t>
            </w:r>
            <w:r>
              <w:rPr>
                <w:rFonts w:ascii="Arial" w:hAnsi="Arial" w:cs="Arial"/>
                <w:shd w:val="clear" w:color="auto" w:fill="EBF1E7"/>
              </w:rPr>
              <w:t>setter</w:t>
            </w:r>
            <w:r>
              <w:rPr>
                <w:rFonts w:ascii="Arial" w:hAnsi="Arial" w:cs="Arial"/>
                <w:shd w:val="clear" w:color="auto" w:fill="EBF1E7"/>
              </w:rPr>
              <w:t>参数或</w:t>
            </w:r>
            <w:r>
              <w:rPr>
                <w:rFonts w:ascii="Arial" w:hAnsi="Arial" w:cs="Arial"/>
                <w:shd w:val="clear" w:color="auto" w:fill="EBF1E7"/>
              </w:rPr>
              <w:t>autowired</w:t>
            </w:r>
            <w:r>
              <w:rPr>
                <w:rFonts w:ascii="Arial" w:hAnsi="Arial" w:cs="Arial"/>
                <w:shd w:val="clear" w:color="auto" w:fill="EBF1E7"/>
              </w:rPr>
              <w:t>字段）声明为</w:t>
            </w:r>
            <w:r>
              <w:rPr>
                <w:rStyle w:val="HTML"/>
                <w:rFonts w:ascii="Consolas" w:hAnsi="Consolas"/>
                <w:sz w:val="23"/>
                <w:szCs w:val="23"/>
                <w:shd w:val="clear" w:color="auto" w:fill="F7F7F8"/>
              </w:rPr>
              <w:t>ObjectFactory&lt;MyTargetBean&gt;</w:t>
            </w:r>
            <w:r>
              <w:rPr>
                <w:rFonts w:ascii="Arial" w:hAnsi="Arial" w:cs="Arial"/>
                <w:shd w:val="clear" w:color="auto" w:fill="EBF1E7"/>
              </w:rPr>
              <w:t>允许</w:t>
            </w:r>
            <w:r>
              <w:rPr>
                <w:rStyle w:val="HTML"/>
                <w:rFonts w:ascii="Consolas" w:hAnsi="Consolas"/>
                <w:sz w:val="23"/>
                <w:szCs w:val="23"/>
                <w:shd w:val="clear" w:color="auto" w:fill="F7F7F8"/>
              </w:rPr>
              <w:t>getObject()</w:t>
            </w:r>
            <w:r>
              <w:rPr>
                <w:rFonts w:ascii="Arial" w:hAnsi="Arial" w:cs="Arial"/>
                <w:shd w:val="clear" w:color="auto" w:fill="EBF1E7"/>
              </w:rPr>
              <w:t>调用，以便在每次需要时按需检索当前实例</w:t>
            </w:r>
            <w:r>
              <w:rPr>
                <w:rFonts w:ascii="Arial" w:hAnsi="Arial" w:cs="Arial"/>
                <w:shd w:val="clear" w:color="auto" w:fill="EBF1E7"/>
              </w:rPr>
              <w:t xml:space="preserve"> - </w:t>
            </w:r>
            <w:r>
              <w:rPr>
                <w:rFonts w:ascii="Arial" w:hAnsi="Arial" w:cs="Arial"/>
                <w:shd w:val="clear" w:color="auto" w:fill="EBF1E7"/>
              </w:rPr>
              <w:t>无需保留实例或单独存储它。</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As an extended variant, you may declare </w:t>
            </w:r>
            <w:r w:rsidRPr="00BA0D5D">
              <w:rPr>
                <w:rFonts w:ascii="Consolas" w:eastAsia="宋体" w:hAnsi="Consolas" w:cs="宋体"/>
                <w:kern w:val="0"/>
                <w:sz w:val="23"/>
                <w:szCs w:val="23"/>
                <w:shd w:val="clear" w:color="auto" w:fill="F7F7F8"/>
              </w:rPr>
              <w:t>ObjectProvider&lt;MyTargetBean&gt;</w:t>
            </w:r>
            <w:r w:rsidRPr="00BA0D5D">
              <w:rPr>
                <w:rFonts w:ascii="inherit" w:eastAsia="宋体" w:hAnsi="inherit" w:cs="宋体"/>
                <w:kern w:val="0"/>
                <w:sz w:val="24"/>
                <w:szCs w:val="24"/>
              </w:rPr>
              <w:t>, which delivers several additional access variants, including </w:t>
            </w:r>
            <w:r w:rsidRPr="00BA0D5D">
              <w:rPr>
                <w:rFonts w:ascii="Consolas" w:eastAsia="宋体" w:hAnsi="Consolas" w:cs="宋体"/>
                <w:kern w:val="0"/>
                <w:sz w:val="23"/>
                <w:szCs w:val="23"/>
                <w:shd w:val="clear" w:color="auto" w:fill="F7F7F8"/>
              </w:rPr>
              <w:t>getIfAvailable</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getIfUnique</w:t>
            </w:r>
            <w:r w:rsidRPr="00BA0D5D">
              <w:rPr>
                <w:rFonts w:ascii="inherit" w:eastAsia="宋体" w:hAnsi="inherit" w:cs="宋体"/>
                <w:kern w:val="0"/>
                <w:sz w:val="24"/>
                <w:szCs w:val="24"/>
              </w:rPr>
              <w:t>.</w:t>
            </w:r>
          </w:p>
          <w:p w:rsidR="0047734B" w:rsidRPr="00BA0D5D" w:rsidRDefault="0047734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作为扩展变体，您可以声明</w:t>
            </w:r>
            <w:r>
              <w:rPr>
                <w:rStyle w:val="HTML"/>
                <w:rFonts w:ascii="Consolas" w:hAnsi="Consolas"/>
                <w:sz w:val="23"/>
                <w:szCs w:val="23"/>
                <w:shd w:val="clear" w:color="auto" w:fill="F7F7F8"/>
              </w:rPr>
              <w:t>ObjectProvider&lt;MyTargetBean&gt;</w:t>
            </w:r>
            <w:r>
              <w:rPr>
                <w:rFonts w:ascii="Arial" w:hAnsi="Arial" w:cs="Arial"/>
                <w:shd w:val="clear" w:color="auto" w:fill="EBF1E7"/>
              </w:rPr>
              <w:t>，它提供了几个额外的访问变体，包括</w:t>
            </w:r>
            <w:r>
              <w:rPr>
                <w:rStyle w:val="HTML"/>
                <w:rFonts w:ascii="Consolas" w:hAnsi="Consolas"/>
                <w:sz w:val="23"/>
                <w:szCs w:val="23"/>
                <w:shd w:val="clear" w:color="auto" w:fill="F7F7F8"/>
              </w:rPr>
              <w:t>getIfAvailable</w:t>
            </w:r>
            <w:r>
              <w:rPr>
                <w:rFonts w:ascii="Arial" w:hAnsi="Arial" w:cs="Arial"/>
                <w:shd w:val="clear" w:color="auto" w:fill="EBF1E7"/>
              </w:rPr>
              <w:t>和</w:t>
            </w:r>
            <w:r>
              <w:rPr>
                <w:rStyle w:val="HTML"/>
                <w:rFonts w:ascii="Consolas" w:hAnsi="Consolas"/>
                <w:sz w:val="23"/>
                <w:szCs w:val="23"/>
                <w:shd w:val="clear" w:color="auto" w:fill="F7F7F8"/>
              </w:rPr>
              <w:t>getIfUnique</w:t>
            </w:r>
            <w:r>
              <w:rPr>
                <w:rFonts w:ascii="Arial" w:hAnsi="Arial" w:cs="Arial"/>
                <w:shd w:val="clear" w:color="auto" w:fill="EBF1E7"/>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The JSR-330 variant of this is called </w:t>
            </w:r>
            <w:r w:rsidRPr="00BA0D5D">
              <w:rPr>
                <w:rFonts w:ascii="Consolas" w:eastAsia="宋体" w:hAnsi="Consolas" w:cs="宋体"/>
                <w:kern w:val="0"/>
                <w:sz w:val="23"/>
                <w:szCs w:val="23"/>
                <w:shd w:val="clear" w:color="auto" w:fill="F7F7F8"/>
              </w:rPr>
              <w:t>Provider</w:t>
            </w:r>
            <w:r w:rsidRPr="00BA0D5D">
              <w:rPr>
                <w:rFonts w:ascii="inherit" w:eastAsia="宋体" w:hAnsi="inherit" w:cs="宋体"/>
                <w:kern w:val="0"/>
                <w:sz w:val="24"/>
                <w:szCs w:val="24"/>
              </w:rPr>
              <w:t> and is used with a </w:t>
            </w:r>
            <w:r w:rsidRPr="00BA0D5D">
              <w:rPr>
                <w:rFonts w:ascii="Consolas" w:eastAsia="宋体" w:hAnsi="Consolas" w:cs="宋体"/>
                <w:kern w:val="0"/>
                <w:sz w:val="23"/>
                <w:szCs w:val="23"/>
                <w:shd w:val="clear" w:color="auto" w:fill="F7F7F8"/>
              </w:rPr>
              <w:t>Provider&lt;MyTargetBean&gt;</w:t>
            </w:r>
            <w:r w:rsidRPr="00BA0D5D">
              <w:rPr>
                <w:rFonts w:ascii="inherit" w:eastAsia="宋体" w:hAnsi="inherit" w:cs="宋体"/>
                <w:kern w:val="0"/>
                <w:sz w:val="24"/>
                <w:szCs w:val="24"/>
              </w:rPr>
              <w:t> declaration and a corresponding </w:t>
            </w:r>
            <w:r w:rsidRPr="00BA0D5D">
              <w:rPr>
                <w:rFonts w:ascii="Consolas" w:eastAsia="宋体" w:hAnsi="Consolas" w:cs="宋体"/>
                <w:kern w:val="0"/>
                <w:sz w:val="23"/>
                <w:szCs w:val="23"/>
                <w:shd w:val="clear" w:color="auto" w:fill="F7F7F8"/>
              </w:rPr>
              <w:t>get()</w:t>
            </w:r>
            <w:r w:rsidRPr="00BA0D5D">
              <w:rPr>
                <w:rFonts w:ascii="inherit" w:eastAsia="宋体" w:hAnsi="inherit" w:cs="宋体"/>
                <w:kern w:val="0"/>
                <w:sz w:val="24"/>
                <w:szCs w:val="24"/>
              </w:rPr>
              <w:t> call for every retrieval attempt. See </w:t>
            </w:r>
            <w:hyperlink r:id="rId172" w:anchor="beans-standard-annotations" w:history="1">
              <w:r w:rsidRPr="00BA0D5D">
                <w:rPr>
                  <w:rFonts w:ascii="inherit" w:eastAsia="宋体" w:hAnsi="inherit" w:cs="宋体"/>
                  <w:color w:val="548E2E"/>
                  <w:kern w:val="0"/>
                  <w:sz w:val="24"/>
                  <w:szCs w:val="24"/>
                  <w:u w:val="single"/>
                </w:rPr>
                <w:t>here</w:t>
              </w:r>
            </w:hyperlink>
            <w:r w:rsidRPr="00BA0D5D">
              <w:rPr>
                <w:rFonts w:ascii="inherit" w:eastAsia="宋体" w:hAnsi="inherit" w:cs="宋体"/>
                <w:kern w:val="0"/>
                <w:sz w:val="24"/>
                <w:szCs w:val="24"/>
              </w:rPr>
              <w:t> for more details on JSR-330 overall.</w:t>
            </w:r>
          </w:p>
          <w:p w:rsidR="0047734B" w:rsidRPr="00BA0D5D" w:rsidRDefault="0047734B" w:rsidP="00BA0D5D">
            <w:pPr>
              <w:widowControl/>
              <w:jc w:val="left"/>
              <w:rPr>
                <w:rFonts w:ascii="inherit" w:eastAsia="宋体" w:hAnsi="inherit" w:cs="宋体" w:hint="eastAsia"/>
                <w:kern w:val="0"/>
                <w:sz w:val="24"/>
                <w:szCs w:val="24"/>
              </w:rPr>
            </w:pPr>
            <w:r>
              <w:rPr>
                <w:rFonts w:ascii="Arial" w:hAnsi="Arial" w:cs="Arial"/>
                <w:shd w:val="clear" w:color="auto" w:fill="EBF1E7"/>
              </w:rPr>
              <w:t>调用它的</w:t>
            </w:r>
            <w:r>
              <w:rPr>
                <w:rFonts w:ascii="Arial" w:hAnsi="Arial" w:cs="Arial"/>
                <w:shd w:val="clear" w:color="auto" w:fill="EBF1E7"/>
              </w:rPr>
              <w:t>JSR-330</w:t>
            </w:r>
            <w:r>
              <w:rPr>
                <w:rFonts w:ascii="Arial" w:hAnsi="Arial" w:cs="Arial"/>
                <w:shd w:val="clear" w:color="auto" w:fill="EBF1E7"/>
              </w:rPr>
              <w:t>变体，</w:t>
            </w:r>
            <w:r>
              <w:rPr>
                <w:rStyle w:val="HTML"/>
                <w:rFonts w:ascii="Consolas" w:hAnsi="Consolas"/>
                <w:sz w:val="23"/>
                <w:szCs w:val="23"/>
                <w:shd w:val="clear" w:color="auto" w:fill="F7F7F8"/>
              </w:rPr>
              <w:t>Provider</w:t>
            </w:r>
            <w:r>
              <w:rPr>
                <w:rFonts w:ascii="Arial" w:hAnsi="Arial" w:cs="Arial"/>
                <w:shd w:val="clear" w:color="auto" w:fill="EBF1E7"/>
              </w:rPr>
              <w:t>并与每次检索尝试的</w:t>
            </w:r>
            <w:r>
              <w:rPr>
                <w:rStyle w:val="HTML"/>
                <w:rFonts w:ascii="Consolas" w:hAnsi="Consolas"/>
                <w:sz w:val="23"/>
                <w:szCs w:val="23"/>
                <w:shd w:val="clear" w:color="auto" w:fill="F7F7F8"/>
              </w:rPr>
              <w:t>Provider&lt;MyTargetBean&gt;</w:t>
            </w:r>
            <w:r>
              <w:rPr>
                <w:rFonts w:ascii="Arial" w:hAnsi="Arial" w:cs="Arial"/>
                <w:shd w:val="clear" w:color="auto" w:fill="EBF1E7"/>
              </w:rPr>
              <w:t> </w:t>
            </w:r>
            <w:r>
              <w:rPr>
                <w:rFonts w:ascii="Arial" w:hAnsi="Arial" w:cs="Arial"/>
                <w:shd w:val="clear" w:color="auto" w:fill="EBF1E7"/>
              </w:rPr>
              <w:t>声明和相应</w:t>
            </w:r>
            <w:r>
              <w:rPr>
                <w:rStyle w:val="HTML"/>
                <w:rFonts w:ascii="Consolas" w:hAnsi="Consolas"/>
                <w:sz w:val="23"/>
                <w:szCs w:val="23"/>
                <w:shd w:val="clear" w:color="auto" w:fill="F7F7F8"/>
              </w:rPr>
              <w:t>get()</w:t>
            </w:r>
            <w:r>
              <w:rPr>
                <w:rFonts w:ascii="Arial" w:hAnsi="Arial" w:cs="Arial"/>
                <w:shd w:val="clear" w:color="auto" w:fill="EBF1E7"/>
              </w:rPr>
              <w:t>调用一起使用。有关</w:t>
            </w:r>
            <w:r>
              <w:rPr>
                <w:rFonts w:ascii="Arial" w:hAnsi="Arial" w:cs="Arial"/>
                <w:shd w:val="clear" w:color="auto" w:fill="EBF1E7"/>
              </w:rPr>
              <w:t>JSR-330</w:t>
            </w:r>
            <w:r>
              <w:rPr>
                <w:rFonts w:ascii="Arial" w:hAnsi="Arial" w:cs="Arial"/>
                <w:shd w:val="clear" w:color="auto" w:fill="EBF1E7"/>
              </w:rPr>
              <w:t>整体的更多详细信息，请参见</w:t>
            </w:r>
            <w:hyperlink r:id="rId173" w:anchor="beans-standard-annotations" w:history="1">
              <w:r>
                <w:rPr>
                  <w:rStyle w:val="a4"/>
                  <w:rFonts w:ascii="Arial" w:hAnsi="Arial" w:cs="Arial"/>
                  <w:color w:val="548E2E"/>
                  <w:shd w:val="clear" w:color="auto" w:fill="EBF1E7"/>
                </w:rPr>
                <w:t>此处</w:t>
              </w:r>
            </w:hyperlink>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configuration in the following example is only one line, but it is important to understand the “why” as well as the “how” behind it:</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以下示例中的配置只有一行，但了解</w:t>
      </w:r>
      <w:r>
        <w:rPr>
          <w:rFonts w:ascii="Arial" w:hAnsi="Arial" w:cs="Arial"/>
          <w:color w:val="34302D"/>
          <w:shd w:val="clear" w:color="auto" w:fill="FFFFFF"/>
        </w:rPr>
        <w:t>“</w:t>
      </w:r>
      <w:r>
        <w:rPr>
          <w:rFonts w:ascii="Arial" w:hAnsi="Arial" w:cs="Arial"/>
          <w:color w:val="34302D"/>
          <w:shd w:val="clear" w:color="auto" w:fill="FFFFFF"/>
        </w:rPr>
        <w:t>为什么</w:t>
      </w:r>
      <w:r>
        <w:rPr>
          <w:rFonts w:ascii="Arial" w:hAnsi="Arial" w:cs="Arial"/>
          <w:color w:val="34302D"/>
          <w:shd w:val="clear" w:color="auto" w:fill="FFFFFF"/>
        </w:rPr>
        <w:t>”</w:t>
      </w:r>
      <w:r>
        <w:rPr>
          <w:rFonts w:ascii="Arial" w:hAnsi="Arial" w:cs="Arial"/>
          <w:color w:val="34302D"/>
          <w:shd w:val="clear" w:color="auto" w:fill="FFFFFF"/>
        </w:rPr>
        <w:t>以及它背后的</w:t>
      </w:r>
      <w:r>
        <w:rPr>
          <w:rFonts w:ascii="Arial" w:hAnsi="Arial" w:cs="Arial"/>
          <w:color w:val="34302D"/>
          <w:shd w:val="clear" w:color="auto" w:fill="FFFFFF"/>
        </w:rPr>
        <w:t>“</w:t>
      </w:r>
      <w:r>
        <w:rPr>
          <w:rFonts w:ascii="Arial" w:hAnsi="Arial" w:cs="Arial"/>
          <w:color w:val="34302D"/>
          <w:shd w:val="clear" w:color="auto" w:fill="FFFFFF"/>
        </w:rPr>
        <w:t>如何</w:t>
      </w:r>
      <w:r>
        <w:rPr>
          <w:rFonts w:ascii="Arial" w:hAnsi="Arial" w:cs="Arial"/>
          <w:color w:val="34302D"/>
          <w:shd w:val="clear" w:color="auto" w:fill="FFFFFF"/>
        </w:rPr>
        <w:t>”</w:t>
      </w:r>
      <w:r>
        <w:rPr>
          <w:rFonts w:ascii="Arial" w:hAnsi="Arial" w:cs="Arial"/>
          <w:color w:val="34302D"/>
          <w:shd w:val="clear" w:color="auto" w:fill="FFFFFF"/>
        </w:rPr>
        <w:t>非常重要：</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lastRenderedPageBreak/>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xmlns:aop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"http://www.springframework.org/schema/aop"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http://www.springframework.org/schema/aop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https://www.springframework.org/schema/aop/spring-aop.xsd"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an HTTP Session-scoped bean exposed as a proxy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"session"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instructs the container to proxy the surrounding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&lt;aop:scoped-proxy/&gt;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 singleton-scoped bean injected with a proxy to the above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"com.something.SimpleUserService"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 reference to the proxied userPreferences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Mar>
          <w:top w:w="15" w:type="dxa"/>
          <w:left w:w="15" w:type="dxa"/>
          <w:bottom w:w="15" w:type="dxa"/>
          <w:right w:w="15" w:type="dxa"/>
        </w:tblCellMar>
        <w:tblLook w:val="04A0" w:firstRow="1" w:lastRow="0" w:firstColumn="1" w:lastColumn="0" w:noHBand="0" w:noVBand="1"/>
      </w:tblPr>
      <w:tblGrid>
        <w:gridCol w:w="366"/>
        <w:gridCol w:w="3840"/>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line that defines the proxy.</w:t>
            </w:r>
          </w:p>
        </w:tc>
      </w:tr>
      <w:tr w:rsidR="0047734B" w:rsidRPr="00BA0D5D" w:rsidTr="00BA0D5D">
        <w:tc>
          <w:tcPr>
            <w:tcW w:w="0" w:type="auto"/>
            <w:tcMar>
              <w:top w:w="0" w:type="dxa"/>
              <w:left w:w="180" w:type="dxa"/>
              <w:bottom w:w="0" w:type="dxa"/>
              <w:right w:w="180" w:type="dxa"/>
            </w:tcMar>
            <w:vAlign w:val="center"/>
          </w:tcPr>
          <w:p w:rsidR="0047734B" w:rsidRPr="00BA0D5D" w:rsidRDefault="0047734B"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tcPr>
          <w:p w:rsidR="0047734B" w:rsidRPr="00BA0D5D" w:rsidRDefault="0047734B" w:rsidP="00BA0D5D">
            <w:pPr>
              <w:widowControl/>
              <w:jc w:val="left"/>
              <w:rPr>
                <w:rFonts w:ascii="宋体" w:eastAsia="宋体" w:hAnsi="宋体" w:cs="宋体"/>
                <w:color w:val="34302D"/>
                <w:kern w:val="0"/>
                <w:sz w:val="24"/>
                <w:szCs w:val="24"/>
              </w:rPr>
            </w:pPr>
            <w:r>
              <w:t>定义代理的行。</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create such a proxy, you insert a child </w:t>
      </w:r>
      <w:r w:rsidRPr="00BA0D5D">
        <w:rPr>
          <w:rFonts w:ascii="Consolas" w:eastAsia="宋体" w:hAnsi="Consolas" w:cs="宋体"/>
          <w:color w:val="34302D"/>
          <w:kern w:val="0"/>
          <w:sz w:val="23"/>
          <w:szCs w:val="23"/>
          <w:shd w:val="clear" w:color="auto" w:fill="F7F7F8"/>
        </w:rPr>
        <w:t>&lt;aop:scoped-proxy/&gt;</w:t>
      </w:r>
      <w:r w:rsidRPr="00BA0D5D">
        <w:rPr>
          <w:rFonts w:ascii="inherit" w:eastAsia="宋体" w:hAnsi="inherit" w:cs="Arial"/>
          <w:color w:val="34302D"/>
          <w:kern w:val="0"/>
          <w:sz w:val="24"/>
          <w:szCs w:val="24"/>
        </w:rPr>
        <w:t> element into a scoped bean definition (see </w:t>
      </w:r>
      <w:hyperlink r:id="rId174" w:anchor="beans-factory-scopes-other-injection-proxies" w:history="1">
        <w:r w:rsidRPr="00BA0D5D">
          <w:rPr>
            <w:rFonts w:ascii="inherit" w:eastAsia="宋体" w:hAnsi="inherit" w:cs="Arial"/>
            <w:color w:val="548E2E"/>
            <w:kern w:val="0"/>
            <w:sz w:val="24"/>
            <w:szCs w:val="24"/>
            <w:u w:val="single"/>
          </w:rPr>
          <w:t>Choosing the Type of Proxy to Create</w:t>
        </w:r>
      </w:hyperlink>
      <w:r w:rsidRPr="00BA0D5D">
        <w:rPr>
          <w:rFonts w:ascii="inherit" w:eastAsia="宋体" w:hAnsi="inherit" w:cs="Arial"/>
          <w:color w:val="34302D"/>
          <w:kern w:val="0"/>
          <w:sz w:val="24"/>
          <w:szCs w:val="24"/>
        </w:rPr>
        <w:t> and </w:t>
      </w:r>
      <w:hyperlink r:id="rId175" w:anchor="xsd-schemas" w:history="1">
        <w:r w:rsidRPr="00BA0D5D">
          <w:rPr>
            <w:rFonts w:ascii="inherit" w:eastAsia="宋体" w:hAnsi="inherit" w:cs="Arial"/>
            <w:color w:val="548E2E"/>
            <w:kern w:val="0"/>
            <w:sz w:val="24"/>
            <w:szCs w:val="24"/>
            <w:u w:val="single"/>
          </w:rPr>
          <w:t>XML Schema-based configuration</w:t>
        </w:r>
      </w:hyperlink>
      <w:r w:rsidRPr="00BA0D5D">
        <w:rPr>
          <w:rFonts w:ascii="inherit" w:eastAsia="宋体" w:hAnsi="inherit" w:cs="Arial"/>
          <w:color w:val="34302D"/>
          <w:kern w:val="0"/>
          <w:sz w:val="24"/>
          <w:szCs w:val="24"/>
        </w:rPr>
        <w:t>). Why do definitions of beans scoped at the </w:t>
      </w:r>
      <w:r w:rsidRPr="00BA0D5D">
        <w:rPr>
          <w:rFonts w:ascii="Consolas" w:eastAsia="宋体" w:hAnsi="Consolas" w:cs="宋体"/>
          <w:color w:val="34302D"/>
          <w:kern w:val="0"/>
          <w:sz w:val="23"/>
          <w:szCs w:val="23"/>
          <w:shd w:val="clear" w:color="auto" w:fill="F7F7F8"/>
        </w:rPr>
        <w:t>request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and custom-scope levels require the </w:t>
      </w:r>
      <w:r w:rsidRPr="00BA0D5D">
        <w:rPr>
          <w:rFonts w:ascii="Consolas" w:eastAsia="宋体" w:hAnsi="Consolas" w:cs="宋体"/>
          <w:color w:val="34302D"/>
          <w:kern w:val="0"/>
          <w:sz w:val="23"/>
          <w:szCs w:val="23"/>
          <w:shd w:val="clear" w:color="auto" w:fill="F7F7F8"/>
        </w:rPr>
        <w:t>&lt;aop:scoped-proxy/&gt;</w:t>
      </w:r>
      <w:r w:rsidRPr="00BA0D5D">
        <w:rPr>
          <w:rFonts w:ascii="inherit" w:eastAsia="宋体" w:hAnsi="inherit" w:cs="Arial"/>
          <w:color w:val="34302D"/>
          <w:kern w:val="0"/>
          <w:sz w:val="24"/>
          <w:szCs w:val="24"/>
        </w:rPr>
        <w:t> element? Consider the following singleton bean definition and contrast it with what you need to define for the aforementioned scopes (note that the following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definition as it stands is incomplete):</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要创建此类代理，请将子</w:t>
      </w:r>
      <w:r>
        <w:rPr>
          <w:rStyle w:val="HTML"/>
          <w:rFonts w:ascii="Consolas" w:hAnsi="Consolas"/>
          <w:sz w:val="23"/>
          <w:szCs w:val="23"/>
          <w:shd w:val="clear" w:color="auto" w:fill="F7F7F8"/>
        </w:rPr>
        <w:t>&lt;aop:scoped-proxy/&gt;</w:t>
      </w:r>
      <w:r>
        <w:rPr>
          <w:rFonts w:ascii="Arial" w:hAnsi="Arial" w:cs="Arial"/>
          <w:color w:val="34302D"/>
          <w:shd w:val="clear" w:color="auto" w:fill="FFFFFF"/>
        </w:rPr>
        <w:t>元素插入到作用域</w:t>
      </w:r>
      <w:r>
        <w:rPr>
          <w:rFonts w:ascii="Arial" w:hAnsi="Arial" w:cs="Arial"/>
          <w:color w:val="34302D"/>
          <w:shd w:val="clear" w:color="auto" w:fill="FFFFFF"/>
        </w:rPr>
        <w:t>bean</w:t>
      </w:r>
      <w:r>
        <w:rPr>
          <w:rFonts w:ascii="Arial" w:hAnsi="Arial" w:cs="Arial"/>
          <w:color w:val="34302D"/>
          <w:shd w:val="clear" w:color="auto" w:fill="FFFFFF"/>
        </w:rPr>
        <w:t>定义中（请参阅</w:t>
      </w:r>
      <w:hyperlink r:id="rId176" w:anchor="beans-factory-scopes-other-injection-proxies" w:history="1">
        <w:r>
          <w:rPr>
            <w:rStyle w:val="a4"/>
            <w:rFonts w:ascii="Arial" w:hAnsi="Arial" w:cs="Arial"/>
            <w:color w:val="548E2E"/>
            <w:shd w:val="clear" w:color="auto" w:fill="FFFFFF"/>
          </w:rPr>
          <w:t>选择要创建的代理类型</w:t>
        </w:r>
      </w:hyperlink>
      <w:r>
        <w:rPr>
          <w:rFonts w:ascii="Arial" w:hAnsi="Arial" w:cs="Arial"/>
          <w:color w:val="34302D"/>
          <w:shd w:val="clear" w:color="auto" w:fill="FFFFFF"/>
        </w:rPr>
        <w:t>和</w:t>
      </w:r>
      <w:r>
        <w:rPr>
          <w:rFonts w:ascii="Arial" w:hAnsi="Arial" w:cs="Arial"/>
          <w:color w:val="34302D"/>
          <w:shd w:val="clear" w:color="auto" w:fill="FFFFFF"/>
        </w:rPr>
        <w:t> </w:t>
      </w:r>
      <w:hyperlink r:id="rId177" w:anchor="xsd-schemas" w:history="1">
        <w:r>
          <w:rPr>
            <w:rStyle w:val="a4"/>
            <w:rFonts w:ascii="Arial" w:hAnsi="Arial" w:cs="Arial"/>
            <w:color w:val="548E2E"/>
            <w:shd w:val="clear" w:color="auto" w:fill="FFFFFF"/>
          </w:rPr>
          <w:t>基于</w:t>
        </w:r>
        <w:r>
          <w:rPr>
            <w:rStyle w:val="a4"/>
            <w:rFonts w:ascii="Arial" w:hAnsi="Arial" w:cs="Arial"/>
            <w:color w:val="548E2E"/>
            <w:shd w:val="clear" w:color="auto" w:fill="FFFFFF"/>
          </w:rPr>
          <w:t>XML</w:t>
        </w:r>
        <w:r>
          <w:rPr>
            <w:rStyle w:val="a4"/>
            <w:rFonts w:ascii="Arial" w:hAnsi="Arial" w:cs="Arial"/>
            <w:color w:val="548E2E"/>
            <w:shd w:val="clear" w:color="auto" w:fill="FFFFFF"/>
          </w:rPr>
          <w:t>架构的配置</w:t>
        </w:r>
      </w:hyperlink>
      <w:r>
        <w:rPr>
          <w:rFonts w:ascii="Arial" w:hAnsi="Arial" w:cs="Arial"/>
          <w:color w:val="34302D"/>
          <w:shd w:val="clear" w:color="auto" w:fill="FFFFFF"/>
        </w:rPr>
        <w:t>）。豆类的定义为何作用域的</w:t>
      </w:r>
      <w:r>
        <w:rPr>
          <w:rStyle w:val="HTML"/>
          <w:rFonts w:ascii="Consolas" w:hAnsi="Consolas"/>
          <w:sz w:val="23"/>
          <w:szCs w:val="23"/>
          <w:shd w:val="clear" w:color="auto" w:fill="F7F7F8"/>
        </w:rPr>
        <w:t>request</w:t>
      </w:r>
      <w:r>
        <w:rPr>
          <w:rFonts w:ascii="Arial" w:hAnsi="Arial" w:cs="Arial"/>
          <w:color w:val="34302D"/>
          <w:shd w:val="clear" w:color="auto" w:fill="FFFFFF"/>
        </w:rPr>
        <w:t>，</w:t>
      </w:r>
      <w:r>
        <w:rPr>
          <w:rStyle w:val="HTML"/>
          <w:rFonts w:ascii="Consolas" w:hAnsi="Consolas"/>
          <w:sz w:val="23"/>
          <w:szCs w:val="23"/>
          <w:shd w:val="clear" w:color="auto" w:fill="F7F7F8"/>
        </w:rPr>
        <w:t>session</w:t>
      </w:r>
      <w:r>
        <w:rPr>
          <w:rFonts w:ascii="Arial" w:hAnsi="Arial" w:cs="Arial"/>
          <w:color w:val="34302D"/>
          <w:shd w:val="clear" w:color="auto" w:fill="FFFFFF"/>
        </w:rPr>
        <w:t>和自定义范围水平要求</w:t>
      </w:r>
      <w:r>
        <w:rPr>
          <w:rStyle w:val="HTML"/>
          <w:rFonts w:ascii="Consolas" w:hAnsi="Consolas"/>
          <w:sz w:val="23"/>
          <w:szCs w:val="23"/>
          <w:shd w:val="clear" w:color="auto" w:fill="F7F7F8"/>
        </w:rPr>
        <w:t>&lt;aop:scoped-proxy/&gt;</w:t>
      </w:r>
      <w:r>
        <w:rPr>
          <w:rFonts w:ascii="Arial" w:hAnsi="Arial" w:cs="Arial"/>
          <w:color w:val="34302D"/>
          <w:shd w:val="clear" w:color="auto" w:fill="FFFFFF"/>
        </w:rPr>
        <w:t>元素？考虑以下单例</w:t>
      </w:r>
      <w:r>
        <w:rPr>
          <w:rFonts w:ascii="Arial" w:hAnsi="Arial" w:cs="Arial"/>
          <w:color w:val="34302D"/>
          <w:shd w:val="clear" w:color="auto" w:fill="FFFFFF"/>
        </w:rPr>
        <w:t>bean</w:t>
      </w:r>
      <w:r>
        <w:rPr>
          <w:rFonts w:ascii="Arial" w:hAnsi="Arial" w:cs="Arial"/>
          <w:color w:val="34302D"/>
          <w:shd w:val="clear" w:color="auto" w:fill="FFFFFF"/>
        </w:rPr>
        <w:t>定义，并将其与您需要为上述范围定义的内容进行对比（请注意，以下</w:t>
      </w:r>
      <w:r>
        <w:rPr>
          <w:rFonts w:ascii="Arial" w:hAnsi="Arial" w:cs="Arial"/>
          <w:color w:val="34302D"/>
          <w:shd w:val="clear" w:color="auto" w:fill="FFFFFF"/>
        </w:rPr>
        <w:t> </w:t>
      </w:r>
      <w:r>
        <w:rPr>
          <w:rStyle w:val="HTML"/>
          <w:rFonts w:ascii="Consolas" w:hAnsi="Consolas"/>
          <w:sz w:val="23"/>
          <w:szCs w:val="23"/>
          <w:shd w:val="clear" w:color="auto" w:fill="F7F7F8"/>
        </w:rPr>
        <w:t>userPreferences</w:t>
      </w:r>
      <w:r>
        <w:rPr>
          <w:rFonts w:ascii="Arial" w:hAnsi="Arial" w:cs="Arial"/>
          <w:color w:val="34302D"/>
          <w:shd w:val="clear" w:color="auto" w:fill="FFFFFF"/>
        </w:rPr>
        <w:t>bean</w:t>
      </w:r>
      <w:r>
        <w:rPr>
          <w:rFonts w:ascii="Arial" w:hAnsi="Arial" w:cs="Arial"/>
          <w:color w:val="34302D"/>
          <w:shd w:val="clear" w:color="auto" w:fill="FFFFFF"/>
        </w:rPr>
        <w:t>定义不完整）：</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"session"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the singleton bean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is injected with a reference to the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-scoped bean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The salient point here is that the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xml:space="preserve"> bean is a singleton: it is instantiated exactly once per container, and its dependencies (in this case only one, </w:t>
      </w: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are also injected only once. This means that the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bean operates only on the exact same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 (that is, the one with which it was originally injected.</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在前面的示例中，</w:t>
      </w:r>
      <w:r>
        <w:rPr>
          <w:rFonts w:ascii="Arial" w:hAnsi="Arial" w:cs="Arial"/>
          <w:color w:val="34302D"/>
          <w:shd w:val="clear" w:color="auto" w:fill="FFFFFF"/>
        </w:rPr>
        <w:t>singleton bean</w:t>
      </w:r>
      <w:r>
        <w:rPr>
          <w:rFonts w:ascii="Arial" w:hAnsi="Arial" w:cs="Arial"/>
          <w:color w:val="34302D"/>
          <w:shd w:val="clear" w:color="auto" w:fill="FFFFFF"/>
        </w:rPr>
        <w:t>（</w:t>
      </w:r>
      <w:r>
        <w:rPr>
          <w:rStyle w:val="HTML"/>
          <w:rFonts w:ascii="Consolas" w:hAnsi="Consolas"/>
          <w:sz w:val="23"/>
          <w:szCs w:val="23"/>
          <w:shd w:val="clear" w:color="auto" w:fill="F7F7F8"/>
        </w:rPr>
        <w:t>userManager</w:t>
      </w:r>
      <w:r>
        <w:rPr>
          <w:rFonts w:ascii="Arial" w:hAnsi="Arial" w:cs="Arial"/>
          <w:color w:val="34302D"/>
          <w:shd w:val="clear" w:color="auto" w:fill="FFFFFF"/>
        </w:rPr>
        <w:t>）注入了对</w:t>
      </w:r>
      <w:r>
        <w:rPr>
          <w:rFonts w:ascii="Arial" w:hAnsi="Arial" w:cs="Arial"/>
          <w:color w:val="34302D"/>
          <w:shd w:val="clear" w:color="auto" w:fill="FFFFFF"/>
        </w:rPr>
        <w:t>HTTP </w:t>
      </w:r>
      <w:r>
        <w:rPr>
          <w:rStyle w:val="HTML"/>
          <w:rFonts w:ascii="Consolas" w:hAnsi="Consolas"/>
          <w:sz w:val="23"/>
          <w:szCs w:val="23"/>
          <w:shd w:val="clear" w:color="auto" w:fill="F7F7F8"/>
        </w:rPr>
        <w:t>Session</w:t>
      </w:r>
      <w:r>
        <w:rPr>
          <w:rFonts w:ascii="Arial" w:hAnsi="Arial" w:cs="Arial"/>
          <w:color w:val="34302D"/>
          <w:shd w:val="clear" w:color="auto" w:fill="FFFFFF"/>
        </w:rPr>
        <w:t>-scoped bean</w:t>
      </w:r>
      <w:r>
        <w:rPr>
          <w:rFonts w:ascii="Arial" w:hAnsi="Arial" w:cs="Arial"/>
          <w:color w:val="34302D"/>
          <w:shd w:val="clear" w:color="auto" w:fill="FFFFFF"/>
        </w:rPr>
        <w:t>（</w:t>
      </w:r>
      <w:r>
        <w:rPr>
          <w:rStyle w:val="HTML"/>
          <w:rFonts w:ascii="Consolas" w:hAnsi="Consolas"/>
          <w:sz w:val="23"/>
          <w:szCs w:val="23"/>
          <w:shd w:val="clear" w:color="auto" w:fill="F7F7F8"/>
        </w:rPr>
        <w:t>userPreferences</w:t>
      </w:r>
      <w:r>
        <w:rPr>
          <w:rFonts w:ascii="Arial" w:hAnsi="Arial" w:cs="Arial"/>
          <w:color w:val="34302D"/>
          <w:shd w:val="clear" w:color="auto" w:fill="FFFFFF"/>
        </w:rPr>
        <w:t>）的引用。这里的重点是</w:t>
      </w:r>
      <w:r>
        <w:rPr>
          <w:rFonts w:ascii="Arial" w:hAnsi="Arial" w:cs="Arial"/>
          <w:color w:val="34302D"/>
          <w:shd w:val="clear" w:color="auto" w:fill="FFFFFF"/>
        </w:rPr>
        <w:t> </w:t>
      </w:r>
      <w:r>
        <w:rPr>
          <w:rStyle w:val="HTML"/>
          <w:rFonts w:ascii="Consolas" w:hAnsi="Consolas"/>
          <w:sz w:val="23"/>
          <w:szCs w:val="23"/>
          <w:shd w:val="clear" w:color="auto" w:fill="F7F7F8"/>
        </w:rPr>
        <w:t>userManager</w:t>
      </w:r>
      <w:r>
        <w:rPr>
          <w:rFonts w:ascii="Arial" w:hAnsi="Arial" w:cs="Arial"/>
          <w:color w:val="34302D"/>
          <w:shd w:val="clear" w:color="auto" w:fill="FFFFFF"/>
        </w:rPr>
        <w:t>bean</w:t>
      </w:r>
      <w:r>
        <w:rPr>
          <w:rFonts w:ascii="Arial" w:hAnsi="Arial" w:cs="Arial"/>
          <w:color w:val="34302D"/>
          <w:shd w:val="clear" w:color="auto" w:fill="FFFFFF"/>
        </w:rPr>
        <w:t>是一个单例：它每个容器只实例化一次，它的依赖关系（在这种情况下只有一个，</w:t>
      </w:r>
      <w:r>
        <w:rPr>
          <w:rStyle w:val="HTML"/>
          <w:rFonts w:ascii="Consolas" w:hAnsi="Consolas"/>
          <w:sz w:val="23"/>
          <w:szCs w:val="23"/>
          <w:shd w:val="clear" w:color="auto" w:fill="F7F7F8"/>
        </w:rPr>
        <w:t>userPreferences</w:t>
      </w:r>
      <w:r>
        <w:rPr>
          <w:rFonts w:ascii="Arial" w:hAnsi="Arial" w:cs="Arial"/>
          <w:color w:val="34302D"/>
          <w:shd w:val="clear" w:color="auto" w:fill="FFFFFF"/>
        </w:rPr>
        <w:t>bean</w:t>
      </w:r>
      <w:r>
        <w:rPr>
          <w:rFonts w:ascii="Arial" w:hAnsi="Arial" w:cs="Arial"/>
          <w:color w:val="34302D"/>
          <w:shd w:val="clear" w:color="auto" w:fill="FFFFFF"/>
        </w:rPr>
        <w:t>）也只注入一次。这意味着</w:t>
      </w:r>
      <w:r>
        <w:rPr>
          <w:rStyle w:val="HTML"/>
          <w:rFonts w:ascii="Consolas" w:hAnsi="Consolas"/>
          <w:sz w:val="23"/>
          <w:szCs w:val="23"/>
          <w:shd w:val="clear" w:color="auto" w:fill="F7F7F8"/>
        </w:rPr>
        <w:t>userManager</w:t>
      </w:r>
      <w:r>
        <w:rPr>
          <w:rFonts w:ascii="Arial" w:hAnsi="Arial" w:cs="Arial"/>
          <w:color w:val="34302D"/>
          <w:shd w:val="clear" w:color="auto" w:fill="FFFFFF"/>
        </w:rPr>
        <w:t>bean</w:t>
      </w:r>
      <w:r>
        <w:rPr>
          <w:rFonts w:ascii="Arial" w:hAnsi="Arial" w:cs="Arial"/>
          <w:color w:val="34302D"/>
          <w:shd w:val="clear" w:color="auto" w:fill="FFFFFF"/>
        </w:rPr>
        <w:t>只在完全相同的</w:t>
      </w:r>
      <w:r>
        <w:rPr>
          <w:rStyle w:val="HTML"/>
          <w:rFonts w:ascii="Consolas" w:hAnsi="Consolas"/>
          <w:sz w:val="23"/>
          <w:szCs w:val="23"/>
          <w:shd w:val="clear" w:color="auto" w:fill="F7F7F8"/>
        </w:rPr>
        <w:t>userPreferences</w:t>
      </w:r>
      <w:r>
        <w:rPr>
          <w:rFonts w:ascii="Arial" w:hAnsi="Arial" w:cs="Arial"/>
          <w:color w:val="34302D"/>
          <w:shd w:val="clear" w:color="auto" w:fill="FFFFFF"/>
        </w:rPr>
        <w:t>对象（即最初注入它的对象）上运行。</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is not the behavior you want when injecting a shorter-lived scoped bean into a longer-lived scoped bean (for example, injecting an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-scoped collaborating bean as a dependency into singleton bean). Rather, you need a single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object, and, for the lifetime of an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you need a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 that is specific to the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Thus, the container creates an object that exposes the exact same public interface as the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class (ideally an object that is a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instance), which can fetch the real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 from the scoping mechanism (HTTP request,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and so forth). The container injects this proxy object into the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bean, which is unaware that this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reference is a proxy. In this example, when a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instance invokes a method on the dependency-injected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 it is actually invoking a method on the proxy. The proxy then fetches the real</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 from (in this case) the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and delegates the method invocation onto the retrieved real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当将一个寿命较短的</w:t>
      </w:r>
      <w:r>
        <w:rPr>
          <w:rFonts w:ascii="Arial" w:hAnsi="Arial" w:cs="Arial"/>
          <w:color w:val="34302D"/>
          <w:shd w:val="clear" w:color="auto" w:fill="FFFFFF"/>
        </w:rPr>
        <w:t>scoped bean</w:t>
      </w:r>
      <w:r>
        <w:rPr>
          <w:rFonts w:ascii="Arial" w:hAnsi="Arial" w:cs="Arial"/>
          <w:color w:val="34302D"/>
          <w:shd w:val="clear" w:color="auto" w:fill="FFFFFF"/>
        </w:rPr>
        <w:t>注入一个寿命较长的</w:t>
      </w:r>
      <w:r>
        <w:rPr>
          <w:rFonts w:ascii="Arial" w:hAnsi="Arial" w:cs="Arial"/>
          <w:color w:val="34302D"/>
          <w:shd w:val="clear" w:color="auto" w:fill="FFFFFF"/>
        </w:rPr>
        <w:t>scoped bean</w:t>
      </w:r>
      <w:r>
        <w:rPr>
          <w:rFonts w:ascii="Arial" w:hAnsi="Arial" w:cs="Arial"/>
          <w:color w:val="34302D"/>
          <w:shd w:val="clear" w:color="auto" w:fill="FFFFFF"/>
        </w:rPr>
        <w:t>时，这不是你想要的行为（例如，将一个</w:t>
      </w:r>
      <w:r>
        <w:rPr>
          <w:rFonts w:ascii="Arial" w:hAnsi="Arial" w:cs="Arial"/>
          <w:color w:val="34302D"/>
          <w:shd w:val="clear" w:color="auto" w:fill="FFFFFF"/>
        </w:rPr>
        <w:t>HTTP </w:t>
      </w:r>
      <w:r>
        <w:rPr>
          <w:rStyle w:val="HTML"/>
          <w:rFonts w:ascii="Consolas" w:hAnsi="Consolas"/>
          <w:sz w:val="23"/>
          <w:szCs w:val="23"/>
          <w:shd w:val="clear" w:color="auto" w:fill="F7F7F8"/>
        </w:rPr>
        <w:t>Session</w:t>
      </w:r>
      <w:r>
        <w:rPr>
          <w:rFonts w:ascii="Arial" w:hAnsi="Arial" w:cs="Arial"/>
          <w:color w:val="34302D"/>
          <w:shd w:val="clear" w:color="auto" w:fill="FFFFFF"/>
        </w:rPr>
        <w:t>-scoped</w:t>
      </w:r>
      <w:r>
        <w:rPr>
          <w:rFonts w:ascii="Arial" w:hAnsi="Arial" w:cs="Arial"/>
          <w:color w:val="34302D"/>
          <w:shd w:val="clear" w:color="auto" w:fill="FFFFFF"/>
        </w:rPr>
        <w:t>协作</w:t>
      </w:r>
      <w:r>
        <w:rPr>
          <w:rFonts w:ascii="Arial" w:hAnsi="Arial" w:cs="Arial"/>
          <w:color w:val="34302D"/>
          <w:shd w:val="clear" w:color="auto" w:fill="FFFFFF"/>
        </w:rPr>
        <w:t>bean</w:t>
      </w:r>
      <w:r>
        <w:rPr>
          <w:rFonts w:ascii="Arial" w:hAnsi="Arial" w:cs="Arial"/>
          <w:color w:val="34302D"/>
          <w:shd w:val="clear" w:color="auto" w:fill="FFFFFF"/>
        </w:rPr>
        <w:t>作为依赖注入到</w:t>
      </w:r>
      <w:r>
        <w:rPr>
          <w:rFonts w:ascii="Arial" w:hAnsi="Arial" w:cs="Arial"/>
          <w:color w:val="34302D"/>
          <w:shd w:val="clear" w:color="auto" w:fill="FFFFFF"/>
        </w:rPr>
        <w:t>singleton bean</w:t>
      </w:r>
      <w:r>
        <w:rPr>
          <w:rFonts w:ascii="Arial" w:hAnsi="Arial" w:cs="Arial"/>
          <w:color w:val="34302D"/>
          <w:shd w:val="clear" w:color="auto" w:fill="FFFFFF"/>
        </w:rPr>
        <w:t>中）。相反，您需要一个</w:t>
      </w:r>
      <w:r>
        <w:rPr>
          <w:rStyle w:val="HTML"/>
          <w:rFonts w:ascii="Consolas" w:hAnsi="Consolas"/>
          <w:sz w:val="23"/>
          <w:szCs w:val="23"/>
          <w:shd w:val="clear" w:color="auto" w:fill="F7F7F8"/>
        </w:rPr>
        <w:t>userManager</w:t>
      </w:r>
      <w:r>
        <w:rPr>
          <w:rFonts w:ascii="Arial" w:hAnsi="Arial" w:cs="Arial"/>
          <w:color w:val="34302D"/>
          <w:shd w:val="clear" w:color="auto" w:fill="FFFFFF"/>
        </w:rPr>
        <w:t> </w:t>
      </w:r>
      <w:r>
        <w:rPr>
          <w:rFonts w:ascii="Arial" w:hAnsi="Arial" w:cs="Arial"/>
          <w:color w:val="34302D"/>
          <w:shd w:val="clear" w:color="auto" w:fill="FFFFFF"/>
        </w:rPr>
        <w:t>对象，并且，在</w:t>
      </w:r>
      <w:r>
        <w:rPr>
          <w:rFonts w:ascii="Arial" w:hAnsi="Arial" w:cs="Arial"/>
          <w:color w:val="34302D"/>
          <w:shd w:val="clear" w:color="auto" w:fill="FFFFFF"/>
        </w:rPr>
        <w:t>HTTP</w:t>
      </w:r>
      <w:r>
        <w:rPr>
          <w:rFonts w:ascii="Arial" w:hAnsi="Arial" w:cs="Arial"/>
          <w:color w:val="34302D"/>
          <w:shd w:val="clear" w:color="auto" w:fill="FFFFFF"/>
        </w:rPr>
        <w:t>的生命周期中</w:t>
      </w:r>
      <w:r>
        <w:rPr>
          <w:rStyle w:val="HTML"/>
          <w:rFonts w:ascii="Consolas" w:hAnsi="Consolas"/>
          <w:sz w:val="23"/>
          <w:szCs w:val="23"/>
          <w:shd w:val="clear" w:color="auto" w:fill="F7F7F8"/>
        </w:rPr>
        <w:t>Session</w:t>
      </w:r>
      <w:r>
        <w:rPr>
          <w:rFonts w:ascii="Arial" w:hAnsi="Arial" w:cs="Arial"/>
          <w:color w:val="34302D"/>
          <w:shd w:val="clear" w:color="auto" w:fill="FFFFFF"/>
        </w:rPr>
        <w:t>，您需要一个</w:t>
      </w:r>
      <w:r>
        <w:rPr>
          <w:rStyle w:val="HTML"/>
          <w:rFonts w:ascii="Consolas" w:hAnsi="Consolas"/>
          <w:sz w:val="23"/>
          <w:szCs w:val="23"/>
          <w:shd w:val="clear" w:color="auto" w:fill="F7F7F8"/>
        </w:rPr>
        <w:t>userPreferences</w:t>
      </w:r>
      <w:r>
        <w:rPr>
          <w:rFonts w:ascii="Arial" w:hAnsi="Arial" w:cs="Arial"/>
          <w:color w:val="34302D"/>
          <w:shd w:val="clear" w:color="auto" w:fill="FFFFFF"/>
        </w:rPr>
        <w:t>特定于</w:t>
      </w:r>
      <w:r>
        <w:rPr>
          <w:rFonts w:ascii="Arial" w:hAnsi="Arial" w:cs="Arial"/>
          <w:color w:val="34302D"/>
          <w:shd w:val="clear" w:color="auto" w:fill="FFFFFF"/>
        </w:rPr>
        <w:t>HTTP </w:t>
      </w:r>
      <w:r>
        <w:rPr>
          <w:rFonts w:ascii="Arial" w:hAnsi="Arial" w:cs="Arial"/>
          <w:color w:val="34302D"/>
          <w:shd w:val="clear" w:color="auto" w:fill="FFFFFF"/>
        </w:rPr>
        <w:t>的对象</w:t>
      </w:r>
      <w:r>
        <w:rPr>
          <w:rStyle w:val="HTML"/>
          <w:rFonts w:ascii="Consolas" w:hAnsi="Consolas"/>
          <w:sz w:val="23"/>
          <w:szCs w:val="23"/>
          <w:shd w:val="clear" w:color="auto" w:fill="F7F7F8"/>
        </w:rPr>
        <w:t>Session</w:t>
      </w:r>
      <w:r>
        <w:rPr>
          <w:rFonts w:ascii="Arial" w:hAnsi="Arial" w:cs="Arial"/>
          <w:color w:val="34302D"/>
          <w:shd w:val="clear" w:color="auto" w:fill="FFFFFF"/>
        </w:rPr>
        <w:t>。因此，容器创建一个对象，该对象公开与</w:t>
      </w:r>
      <w:r>
        <w:rPr>
          <w:rStyle w:val="HTML"/>
          <w:rFonts w:ascii="Consolas" w:hAnsi="Consolas"/>
          <w:sz w:val="23"/>
          <w:szCs w:val="23"/>
          <w:shd w:val="clear" w:color="auto" w:fill="F7F7F8"/>
        </w:rPr>
        <w:t>UserPreferences</w:t>
      </w:r>
      <w:r>
        <w:rPr>
          <w:rFonts w:ascii="Arial" w:hAnsi="Arial" w:cs="Arial"/>
          <w:color w:val="34302D"/>
          <w:shd w:val="clear" w:color="auto" w:fill="FFFFFF"/>
        </w:rPr>
        <w:t>该类完全相同的公共接口（理想情况下是一个</w:t>
      </w:r>
      <w:r>
        <w:rPr>
          <w:rStyle w:val="HTML"/>
          <w:rFonts w:ascii="Consolas" w:hAnsi="Consolas"/>
          <w:sz w:val="23"/>
          <w:szCs w:val="23"/>
          <w:shd w:val="clear" w:color="auto" w:fill="F7F7F8"/>
        </w:rPr>
        <w:t>UserPreferences</w:t>
      </w:r>
      <w:r>
        <w:rPr>
          <w:rFonts w:ascii="Arial" w:hAnsi="Arial" w:cs="Arial"/>
          <w:color w:val="34302D"/>
          <w:shd w:val="clear" w:color="auto" w:fill="FFFFFF"/>
        </w:rPr>
        <w:t>实例的对象），该</w:t>
      </w:r>
      <w:r>
        <w:rPr>
          <w:rStyle w:val="HTML"/>
          <w:rFonts w:ascii="Consolas" w:hAnsi="Consolas"/>
          <w:sz w:val="23"/>
          <w:szCs w:val="23"/>
          <w:shd w:val="clear" w:color="auto" w:fill="F7F7F8"/>
        </w:rPr>
        <w:t>UserPreferences</w:t>
      </w:r>
      <w:r>
        <w:rPr>
          <w:rFonts w:ascii="Arial" w:hAnsi="Arial" w:cs="Arial"/>
          <w:color w:val="34302D"/>
          <w:shd w:val="clear" w:color="auto" w:fill="FFFFFF"/>
        </w:rPr>
        <w:t>对象可以从作用域机制（</w:t>
      </w:r>
      <w:r>
        <w:rPr>
          <w:rFonts w:ascii="Arial" w:hAnsi="Arial" w:cs="Arial"/>
          <w:color w:val="34302D"/>
          <w:shd w:val="clear" w:color="auto" w:fill="FFFFFF"/>
        </w:rPr>
        <w:t>HTTP</w:t>
      </w:r>
      <w:r>
        <w:rPr>
          <w:rFonts w:ascii="Arial" w:hAnsi="Arial" w:cs="Arial"/>
          <w:color w:val="34302D"/>
          <w:shd w:val="clear" w:color="auto" w:fill="FFFFFF"/>
        </w:rPr>
        <w:t>请求</w:t>
      </w:r>
      <w:r>
        <w:rPr>
          <w:rStyle w:val="HTML"/>
          <w:rFonts w:ascii="Consolas" w:hAnsi="Consolas"/>
          <w:sz w:val="23"/>
          <w:szCs w:val="23"/>
          <w:shd w:val="clear" w:color="auto" w:fill="F7F7F8"/>
        </w:rPr>
        <w:t>Session</w:t>
      </w:r>
      <w:r>
        <w:rPr>
          <w:rFonts w:ascii="Arial" w:hAnsi="Arial" w:cs="Arial"/>
          <w:color w:val="34302D"/>
          <w:shd w:val="clear" w:color="auto" w:fill="FFFFFF"/>
        </w:rPr>
        <w:t>等）中获取真实对象。容器将此代理对象注入到</w:t>
      </w:r>
      <w:r>
        <w:rPr>
          <w:rStyle w:val="HTML"/>
          <w:rFonts w:ascii="Consolas" w:hAnsi="Consolas"/>
          <w:sz w:val="23"/>
          <w:szCs w:val="23"/>
          <w:shd w:val="clear" w:color="auto" w:fill="F7F7F8"/>
        </w:rPr>
        <w:t>userManager</w:t>
      </w:r>
      <w:r>
        <w:rPr>
          <w:rFonts w:ascii="Arial" w:hAnsi="Arial" w:cs="Arial"/>
          <w:color w:val="34302D"/>
          <w:shd w:val="clear" w:color="auto" w:fill="FFFFFF"/>
        </w:rPr>
        <w:t>bean</w:t>
      </w:r>
      <w:r>
        <w:rPr>
          <w:rFonts w:ascii="Arial" w:hAnsi="Arial" w:cs="Arial"/>
          <w:color w:val="34302D"/>
          <w:shd w:val="clear" w:color="auto" w:fill="FFFFFF"/>
        </w:rPr>
        <w:t>中，该</w:t>
      </w:r>
      <w:r>
        <w:rPr>
          <w:rFonts w:ascii="Arial" w:hAnsi="Arial" w:cs="Arial"/>
          <w:color w:val="34302D"/>
          <w:shd w:val="clear" w:color="auto" w:fill="FFFFFF"/>
        </w:rPr>
        <w:t>bean</w:t>
      </w:r>
      <w:r>
        <w:rPr>
          <w:rFonts w:ascii="Arial" w:hAnsi="Arial" w:cs="Arial"/>
          <w:color w:val="34302D"/>
          <w:shd w:val="clear" w:color="auto" w:fill="FFFFFF"/>
        </w:rPr>
        <w:t>不知道此</w:t>
      </w:r>
      <w:r>
        <w:rPr>
          <w:rStyle w:val="HTML"/>
          <w:rFonts w:ascii="Consolas" w:hAnsi="Consolas"/>
          <w:sz w:val="23"/>
          <w:szCs w:val="23"/>
          <w:shd w:val="clear" w:color="auto" w:fill="F7F7F8"/>
        </w:rPr>
        <w:t>UserPreferences</w:t>
      </w:r>
      <w:r>
        <w:rPr>
          <w:rFonts w:ascii="Arial" w:hAnsi="Arial" w:cs="Arial"/>
          <w:color w:val="34302D"/>
          <w:shd w:val="clear" w:color="auto" w:fill="FFFFFF"/>
        </w:rPr>
        <w:t>引用是代理。在这个例子中，当一个</w:t>
      </w:r>
      <w:r>
        <w:rPr>
          <w:rStyle w:val="HTML"/>
          <w:rFonts w:ascii="Consolas" w:hAnsi="Consolas"/>
          <w:sz w:val="23"/>
          <w:szCs w:val="23"/>
          <w:shd w:val="clear" w:color="auto" w:fill="F7F7F8"/>
        </w:rPr>
        <w:t>UserManager</w:t>
      </w:r>
      <w:r>
        <w:rPr>
          <w:rFonts w:ascii="Arial" w:hAnsi="Arial" w:cs="Arial"/>
          <w:color w:val="34302D"/>
          <w:shd w:val="clear" w:color="auto" w:fill="FFFFFF"/>
        </w:rPr>
        <w:t>实例在依赖注入的</w:t>
      </w:r>
      <w:r>
        <w:rPr>
          <w:rStyle w:val="HTML"/>
          <w:rFonts w:ascii="Consolas" w:hAnsi="Consolas"/>
          <w:sz w:val="23"/>
          <w:szCs w:val="23"/>
          <w:shd w:val="clear" w:color="auto" w:fill="F7F7F8"/>
        </w:rPr>
        <w:t>UserPreferences</w:t>
      </w:r>
      <w:r>
        <w:rPr>
          <w:rFonts w:ascii="Arial" w:hAnsi="Arial" w:cs="Arial"/>
          <w:color w:val="34302D"/>
          <w:shd w:val="clear" w:color="auto" w:fill="FFFFFF"/>
        </w:rPr>
        <w:t> </w:t>
      </w:r>
      <w:r>
        <w:rPr>
          <w:rFonts w:ascii="Arial" w:hAnsi="Arial" w:cs="Arial"/>
          <w:color w:val="34302D"/>
          <w:shd w:val="clear" w:color="auto" w:fill="FFFFFF"/>
        </w:rPr>
        <w:t>对象上调用一个方法，它实际上是在代理上调用一个方法。然后，代理</w:t>
      </w:r>
      <w:r>
        <w:rPr>
          <w:rStyle w:val="HTML"/>
          <w:rFonts w:ascii="Consolas" w:hAnsi="Consolas"/>
          <w:sz w:val="23"/>
          <w:szCs w:val="23"/>
          <w:shd w:val="clear" w:color="auto" w:fill="F7F7F8"/>
        </w:rPr>
        <w:t>UserPreferences</w:t>
      </w:r>
      <w:r>
        <w:rPr>
          <w:rFonts w:ascii="Arial" w:hAnsi="Arial" w:cs="Arial"/>
          <w:color w:val="34302D"/>
          <w:shd w:val="clear" w:color="auto" w:fill="FFFFFF"/>
        </w:rPr>
        <w:t>从（在这种情况下）</w:t>
      </w:r>
      <w:r>
        <w:rPr>
          <w:rFonts w:ascii="Arial" w:hAnsi="Arial" w:cs="Arial"/>
          <w:color w:val="34302D"/>
          <w:shd w:val="clear" w:color="auto" w:fill="FFFFFF"/>
        </w:rPr>
        <w:t>HTTP</w:t>
      </w:r>
      <w:r>
        <w:rPr>
          <w:rFonts w:ascii="Arial" w:hAnsi="Arial" w:cs="Arial"/>
          <w:color w:val="34302D"/>
          <w:shd w:val="clear" w:color="auto" w:fill="FFFFFF"/>
        </w:rPr>
        <w:t>中</w:t>
      </w:r>
      <w:r>
        <w:rPr>
          <w:rStyle w:val="HTML"/>
          <w:rFonts w:ascii="Consolas" w:hAnsi="Consolas"/>
          <w:sz w:val="23"/>
          <w:szCs w:val="23"/>
          <w:shd w:val="clear" w:color="auto" w:fill="F7F7F8"/>
        </w:rPr>
        <w:t>Session</w:t>
      </w:r>
      <w:r>
        <w:rPr>
          <w:rFonts w:ascii="Arial" w:hAnsi="Arial" w:cs="Arial"/>
          <w:color w:val="34302D"/>
          <w:shd w:val="clear" w:color="auto" w:fill="FFFFFF"/>
        </w:rPr>
        <w:t>获取真实</w:t>
      </w:r>
      <w:r>
        <w:rPr>
          <w:rStyle w:val="HTML"/>
          <w:rFonts w:ascii="Consolas" w:hAnsi="Consolas"/>
          <w:sz w:val="23"/>
          <w:szCs w:val="23"/>
          <w:shd w:val="clear" w:color="auto" w:fill="F7F7F8"/>
        </w:rPr>
        <w:t>UserPreferences</w:t>
      </w:r>
      <w:r>
        <w:rPr>
          <w:rFonts w:ascii="Arial" w:hAnsi="Arial" w:cs="Arial"/>
          <w:color w:val="34302D"/>
          <w:shd w:val="clear" w:color="auto" w:fill="FFFFFF"/>
        </w:rPr>
        <w:t>对象，并将方法调用委托给检索到的真实对象。</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Thus, you need the following (correct and complete) configuration when injecting </w:t>
      </w:r>
      <w:r w:rsidRPr="00BA0D5D">
        <w:rPr>
          <w:rFonts w:ascii="Consolas" w:eastAsia="宋体" w:hAnsi="Consolas" w:cs="宋体"/>
          <w:color w:val="34302D"/>
          <w:kern w:val="0"/>
          <w:sz w:val="23"/>
          <w:szCs w:val="23"/>
          <w:shd w:val="clear" w:color="auto" w:fill="F7F7F8"/>
        </w:rPr>
        <w:t>request-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session-scoped</w:t>
      </w:r>
      <w:r w:rsidRPr="00BA0D5D">
        <w:rPr>
          <w:rFonts w:ascii="inherit" w:eastAsia="宋体" w:hAnsi="inherit" w:cs="Arial"/>
          <w:color w:val="34302D"/>
          <w:kern w:val="0"/>
          <w:sz w:val="24"/>
          <w:szCs w:val="24"/>
        </w:rPr>
        <w:t> beans into collaborating objects, as the following example shows:</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因此，在将</w:t>
      </w:r>
      <w:r>
        <w:rPr>
          <w:rFonts w:ascii="Arial" w:hAnsi="Arial" w:cs="Arial"/>
          <w:color w:val="34302D"/>
          <w:shd w:val="clear" w:color="auto" w:fill="FFFFFF"/>
        </w:rPr>
        <w:t>bean </w:t>
      </w:r>
      <w:r>
        <w:rPr>
          <w:rStyle w:val="HTML"/>
          <w:rFonts w:ascii="Consolas" w:hAnsi="Consolas"/>
          <w:sz w:val="23"/>
          <w:szCs w:val="23"/>
          <w:shd w:val="clear" w:color="auto" w:fill="F7F7F8"/>
        </w:rPr>
        <w:t>request-</w:t>
      </w:r>
      <w:r>
        <w:rPr>
          <w:rFonts w:ascii="Arial" w:hAnsi="Arial" w:cs="Arial"/>
          <w:color w:val="34302D"/>
          <w:shd w:val="clear" w:color="auto" w:fill="FFFFFF"/>
        </w:rPr>
        <w:t>和</w:t>
      </w:r>
      <w:r>
        <w:rPr>
          <w:rStyle w:val="HTML"/>
          <w:rFonts w:ascii="Consolas" w:hAnsi="Consolas"/>
          <w:sz w:val="23"/>
          <w:szCs w:val="23"/>
          <w:shd w:val="clear" w:color="auto" w:fill="F7F7F8"/>
        </w:rPr>
        <w:t>session-scoped</w:t>
      </w:r>
      <w:r>
        <w:rPr>
          <w:rFonts w:ascii="Arial" w:hAnsi="Arial" w:cs="Arial"/>
          <w:color w:val="34302D"/>
          <w:shd w:val="clear" w:color="auto" w:fill="FFFFFF"/>
        </w:rPr>
        <w:t>bean</w:t>
      </w:r>
      <w:r>
        <w:rPr>
          <w:rFonts w:ascii="Arial" w:hAnsi="Arial" w:cs="Arial"/>
          <w:color w:val="34302D"/>
          <w:shd w:val="clear" w:color="auto" w:fill="FFFFFF"/>
        </w:rPr>
        <w:t>注入协作对象时，您需要以下（正确和完整）配置</w:t>
      </w:r>
      <w:r>
        <w:rPr>
          <w:rFonts w:ascii="Arial" w:hAnsi="Arial" w:cs="Arial"/>
          <w:color w:val="34302D"/>
          <w:shd w:val="clear" w:color="auto" w:fill="FFFFFF"/>
        </w:rPr>
        <w:t> </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"session"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&lt;aop:scoped-proxy/&gt;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Choosing the Type of Proxy to Create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By default, when the Spring container creates a proxy for a bean that is marked up with the </w:t>
      </w:r>
      <w:r w:rsidRPr="00BA0D5D">
        <w:rPr>
          <w:rFonts w:ascii="Consolas" w:eastAsia="宋体" w:hAnsi="Consolas" w:cs="宋体"/>
          <w:color w:val="34302D"/>
          <w:kern w:val="0"/>
          <w:sz w:val="23"/>
          <w:szCs w:val="23"/>
          <w:shd w:val="clear" w:color="auto" w:fill="F7F7F8"/>
        </w:rPr>
        <w:t>&lt;aop:scoped-proxy/&gt;</w:t>
      </w:r>
      <w:r w:rsidRPr="00BA0D5D">
        <w:rPr>
          <w:rFonts w:ascii="inherit" w:eastAsia="宋体" w:hAnsi="inherit" w:cs="Arial"/>
          <w:color w:val="34302D"/>
          <w:kern w:val="0"/>
          <w:sz w:val="24"/>
          <w:szCs w:val="24"/>
        </w:rPr>
        <w:t> element, a CGLIB-based class proxy is created.</w:t>
      </w:r>
    </w:p>
    <w:p w:rsidR="00620E09" w:rsidRPr="00620E09" w:rsidRDefault="00620E09" w:rsidP="00620E09">
      <w:pPr>
        <w:pStyle w:val="a3"/>
        <w:shd w:val="clear" w:color="auto" w:fill="FFFFFF"/>
        <w:spacing w:before="0" w:beforeAutospacing="0" w:after="300" w:afterAutospacing="0"/>
        <w:rPr>
          <w:rFonts w:ascii="inherit" w:hAnsi="inherit" w:cs="Arial" w:hint="eastAsia"/>
          <w:color w:val="34302D"/>
        </w:rPr>
      </w:pPr>
      <w:r w:rsidRPr="00620E09">
        <w:rPr>
          <w:rFonts w:ascii="inherit" w:hAnsi="inherit" w:cs="Arial"/>
          <w:color w:val="34302D"/>
        </w:rPr>
        <w:t>选择要创建的代理类型</w:t>
      </w:r>
    </w:p>
    <w:p w:rsidR="00620E09" w:rsidRPr="00620E09" w:rsidRDefault="00620E09" w:rsidP="00620E0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默认情况下，当</w:t>
      </w:r>
      <w:r>
        <w:rPr>
          <w:rFonts w:ascii="inherit" w:hAnsi="inherit" w:cs="Arial"/>
          <w:color w:val="34302D"/>
        </w:rPr>
        <w:t>Spring</w:t>
      </w:r>
      <w:r>
        <w:rPr>
          <w:rFonts w:ascii="inherit" w:hAnsi="inherit" w:cs="Arial"/>
          <w:color w:val="34302D"/>
        </w:rPr>
        <w:t>容器为使用该</w:t>
      </w:r>
      <w:r>
        <w:rPr>
          <w:rStyle w:val="HTML"/>
          <w:rFonts w:ascii="Consolas" w:hAnsi="Consolas"/>
          <w:color w:val="34302D"/>
          <w:sz w:val="23"/>
          <w:szCs w:val="23"/>
          <w:shd w:val="clear" w:color="auto" w:fill="F7F7F8"/>
        </w:rPr>
        <w:t>&lt;aop:scoped-proxy/&gt;</w:t>
      </w:r>
      <w:r>
        <w:rPr>
          <w:rFonts w:ascii="inherit" w:hAnsi="inherit" w:cs="Arial"/>
          <w:color w:val="34302D"/>
        </w:rPr>
        <w:t>元素标记的</w:t>
      </w:r>
      <w:r>
        <w:rPr>
          <w:rFonts w:ascii="inherit" w:hAnsi="inherit" w:cs="Arial"/>
          <w:color w:val="34302D"/>
        </w:rPr>
        <w:t>bean</w:t>
      </w:r>
      <w:r>
        <w:rPr>
          <w:rFonts w:ascii="inherit" w:hAnsi="inherit" w:cs="Arial"/>
          <w:color w:val="34302D"/>
        </w:rPr>
        <w:t>创建代理时，将创建基于</w:t>
      </w:r>
      <w:r>
        <w:rPr>
          <w:rFonts w:ascii="inherit" w:hAnsi="inherit" w:cs="Arial"/>
          <w:color w:val="34302D"/>
        </w:rPr>
        <w:t>CGLIB</w:t>
      </w:r>
      <w:r>
        <w:rPr>
          <w:rFonts w:ascii="inherit" w:hAnsi="inherit" w:cs="Arial"/>
          <w:color w:val="34302D"/>
        </w:rPr>
        <w:t>的类代理。</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620E0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CGLIB proxies intercept only public method calls! Do not call non-public methods on such a proxy. They are not delegated to the actual scoped target object.</w:t>
            </w:r>
          </w:p>
          <w:p w:rsidR="00620E09" w:rsidRPr="00BA0D5D" w:rsidRDefault="00620E09" w:rsidP="00BA0D5D">
            <w:pPr>
              <w:widowControl/>
              <w:jc w:val="left"/>
              <w:rPr>
                <w:rFonts w:ascii="inherit" w:eastAsia="宋体" w:hAnsi="inherit" w:cs="宋体" w:hint="eastAsia"/>
                <w:kern w:val="0"/>
                <w:sz w:val="24"/>
                <w:szCs w:val="24"/>
              </w:rPr>
            </w:pPr>
            <w:r>
              <w:rPr>
                <w:rFonts w:ascii="Arial" w:hAnsi="Arial" w:cs="Arial"/>
                <w:shd w:val="clear" w:color="auto" w:fill="EBF1E7"/>
              </w:rPr>
              <w:t>CGLIB</w:t>
            </w:r>
            <w:r>
              <w:rPr>
                <w:rFonts w:ascii="Arial" w:hAnsi="Arial" w:cs="Arial"/>
                <w:shd w:val="clear" w:color="auto" w:fill="EBF1E7"/>
              </w:rPr>
              <w:t>代理只拦截公共方法调用！不要在这样的代理上调用非公共方法。它们不会委托给实际的作用域目标对象。</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you can configure the Spring container to create standard JDK interface-based proxies for such scoped beans, by specifying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for the value of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&lt;aop:scoped-proxy/&gt;</w:t>
      </w:r>
      <w:r w:rsidRPr="00BA0D5D">
        <w:rPr>
          <w:rFonts w:ascii="inherit" w:eastAsia="宋体" w:hAnsi="inherit" w:cs="Arial"/>
          <w:color w:val="34302D"/>
          <w:kern w:val="0"/>
          <w:sz w:val="24"/>
          <w:szCs w:val="24"/>
        </w:rPr>
        <w:t> element. Using JDK interface-based proxies means that you do not need additional libraries in your application classpath to affect such proxying. However, it also means that the class of the scoped bean must implement at least one interface and that all collaborators into which the scoped bean is injected must reference the bean through one of its interfaces. The following example shows a proxy based on an interface:</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或者，您可以通过指定元素属性</w:t>
      </w:r>
      <w:r>
        <w:rPr>
          <w:rStyle w:val="HTML"/>
          <w:rFonts w:ascii="Consolas" w:hAnsi="Consolas"/>
          <w:sz w:val="23"/>
          <w:szCs w:val="23"/>
          <w:shd w:val="clear" w:color="auto" w:fill="F7F7F8"/>
        </w:rPr>
        <w:t>false</w:t>
      </w:r>
      <w:r>
        <w:rPr>
          <w:rFonts w:ascii="Arial" w:hAnsi="Arial" w:cs="Arial"/>
          <w:color w:val="34302D"/>
          <w:shd w:val="clear" w:color="auto" w:fill="FFFFFF"/>
        </w:rPr>
        <w:t>的值，将</w:t>
      </w:r>
      <w:r>
        <w:rPr>
          <w:rFonts w:ascii="Arial" w:hAnsi="Arial" w:cs="Arial"/>
          <w:color w:val="34302D"/>
          <w:shd w:val="clear" w:color="auto" w:fill="FFFFFF"/>
        </w:rPr>
        <w:t>Spring</w:t>
      </w:r>
      <w:r>
        <w:rPr>
          <w:rFonts w:ascii="Arial" w:hAnsi="Arial" w:cs="Arial"/>
          <w:color w:val="34302D"/>
          <w:shd w:val="clear" w:color="auto" w:fill="FFFFFF"/>
        </w:rPr>
        <w:t>容器配置为为此类作用域</w:t>
      </w:r>
      <w:r>
        <w:rPr>
          <w:rFonts w:ascii="Arial" w:hAnsi="Arial" w:cs="Arial"/>
          <w:color w:val="34302D"/>
          <w:shd w:val="clear" w:color="auto" w:fill="FFFFFF"/>
        </w:rPr>
        <w:t>bean</w:t>
      </w:r>
      <w:r>
        <w:rPr>
          <w:rFonts w:ascii="Arial" w:hAnsi="Arial" w:cs="Arial"/>
          <w:color w:val="34302D"/>
          <w:shd w:val="clear" w:color="auto" w:fill="FFFFFF"/>
        </w:rPr>
        <w:t>创建基于</w:t>
      </w:r>
      <w:r>
        <w:rPr>
          <w:rFonts w:ascii="Arial" w:hAnsi="Arial" w:cs="Arial"/>
          <w:color w:val="34302D"/>
          <w:shd w:val="clear" w:color="auto" w:fill="FFFFFF"/>
        </w:rPr>
        <w:t>JDK</w:t>
      </w:r>
      <w:r>
        <w:rPr>
          <w:rFonts w:ascii="Arial" w:hAnsi="Arial" w:cs="Arial"/>
          <w:color w:val="34302D"/>
          <w:shd w:val="clear" w:color="auto" w:fill="FFFFFF"/>
        </w:rPr>
        <w:t>接口的标准代理。使用基于</w:t>
      </w:r>
      <w:r>
        <w:rPr>
          <w:rFonts w:ascii="Arial" w:hAnsi="Arial" w:cs="Arial"/>
          <w:color w:val="34302D"/>
          <w:shd w:val="clear" w:color="auto" w:fill="FFFFFF"/>
        </w:rPr>
        <w:t>JDK</w:t>
      </w:r>
      <w:r>
        <w:rPr>
          <w:rFonts w:ascii="Arial" w:hAnsi="Arial" w:cs="Arial"/>
          <w:color w:val="34302D"/>
          <w:shd w:val="clear" w:color="auto" w:fill="FFFFFF"/>
        </w:rPr>
        <w:t>接口的代理意味着您不需要在应用程序类路径中使用其他库来影响此类代理。但是，这也意味着作用域</w:t>
      </w:r>
      <w:r>
        <w:rPr>
          <w:rFonts w:ascii="Arial" w:hAnsi="Arial" w:cs="Arial"/>
          <w:color w:val="34302D"/>
          <w:shd w:val="clear" w:color="auto" w:fill="FFFFFF"/>
        </w:rPr>
        <w:t>bean</w:t>
      </w:r>
      <w:r>
        <w:rPr>
          <w:rFonts w:ascii="Arial" w:hAnsi="Arial" w:cs="Arial"/>
          <w:color w:val="34302D"/>
          <w:shd w:val="clear" w:color="auto" w:fill="FFFFFF"/>
        </w:rPr>
        <w:t>的类必须至少实现一个接口，并且注入了作用域</w:t>
      </w:r>
      <w:r>
        <w:rPr>
          <w:rFonts w:ascii="Arial" w:hAnsi="Arial" w:cs="Arial"/>
          <w:color w:val="34302D"/>
          <w:shd w:val="clear" w:color="auto" w:fill="FFFFFF"/>
        </w:rPr>
        <w:t>bean</w:t>
      </w:r>
      <w:r>
        <w:rPr>
          <w:rFonts w:ascii="Arial" w:hAnsi="Arial" w:cs="Arial"/>
          <w:color w:val="34302D"/>
          <w:shd w:val="clear" w:color="auto" w:fill="FFFFFF"/>
        </w:rPr>
        <w:t>的所有协作者必须通过其中一个接口引用</w:t>
      </w:r>
      <w:r>
        <w:rPr>
          <w:rFonts w:ascii="Arial" w:hAnsi="Arial" w:cs="Arial"/>
          <w:color w:val="34302D"/>
          <w:shd w:val="clear" w:color="auto" w:fill="FFFFFF"/>
        </w:rPr>
        <w:t>bean</w:t>
      </w:r>
      <w:r>
        <w:rPr>
          <w:rFonts w:ascii="Arial" w:hAnsi="Arial" w:cs="Arial"/>
          <w:color w:val="34302D"/>
          <w:shd w:val="clear" w:color="auto" w:fill="FFFFFF"/>
        </w:rPr>
        <w:t>。以下示例显示了基于接口的代理：</w:t>
      </w:r>
      <w:r>
        <w:rPr>
          <w:rStyle w:val="HTML"/>
          <w:rFonts w:ascii="Consolas" w:hAnsi="Consolas"/>
          <w:sz w:val="23"/>
          <w:szCs w:val="23"/>
          <w:shd w:val="clear" w:color="auto" w:fill="F7F7F8"/>
        </w:rPr>
        <w:t>proxy-target-class&lt;aop:scoped-proxy/&gt;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DefaultUserPreferences implements the UserPreferences interface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"com.stuff.DefaultUserPreferences"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"session"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&lt;aop:scoped-proxy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proxy-target-class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"false"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"com.stuff.UserManager"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more detailed information about choosing class-based or interface-based proxying, see </w:t>
      </w:r>
      <w:hyperlink r:id="rId178" w:anchor="aop-proxying" w:history="1">
        <w:r w:rsidRPr="00BA0D5D">
          <w:rPr>
            <w:rFonts w:ascii="inherit" w:eastAsia="宋体" w:hAnsi="inherit" w:cs="Arial"/>
            <w:color w:val="548E2E"/>
            <w:kern w:val="0"/>
            <w:sz w:val="24"/>
            <w:szCs w:val="24"/>
            <w:u w:val="single"/>
          </w:rPr>
          <w:t>Proxying Mechanisms</w:t>
        </w:r>
      </w:hyperlink>
      <w:r w:rsidRPr="00BA0D5D">
        <w:rPr>
          <w:rFonts w:ascii="inherit" w:eastAsia="宋体" w:hAnsi="inherit" w:cs="Arial"/>
          <w:color w:val="34302D"/>
          <w:kern w:val="0"/>
          <w:sz w:val="24"/>
          <w:szCs w:val="24"/>
        </w:rPr>
        <w:t>.</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有关选择基于类或基于接口的代理的更多详细信息，请参阅</w:t>
      </w:r>
      <w:hyperlink r:id="rId179" w:anchor="aop-proxying" w:history="1">
        <w:r>
          <w:rPr>
            <w:rStyle w:val="a4"/>
            <w:rFonts w:ascii="Arial" w:hAnsi="Arial" w:cs="Arial"/>
            <w:color w:val="548E2E"/>
            <w:shd w:val="clear" w:color="auto" w:fill="FFFFFF"/>
          </w:rPr>
          <w:t>代理机制</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1.5.5. Custom Scopes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bean scoping mechanism is extensible. You can define your own scopes or even redefine existing scopes, although the latter is considered bad practice and you cannot override the built-in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prototype</w:t>
      </w:r>
      <w:r w:rsidRPr="00BA0D5D">
        <w:rPr>
          <w:rFonts w:ascii="inherit" w:eastAsia="宋体" w:hAnsi="inherit" w:cs="Arial"/>
          <w:color w:val="34302D"/>
          <w:kern w:val="0"/>
          <w:sz w:val="24"/>
          <w:szCs w:val="24"/>
        </w:rPr>
        <w:t> scopes.</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bean</w:t>
      </w:r>
      <w:r>
        <w:rPr>
          <w:rFonts w:ascii="Arial" w:hAnsi="Arial" w:cs="Arial"/>
          <w:color w:val="34302D"/>
          <w:shd w:val="clear" w:color="auto" w:fill="FFFFFF"/>
        </w:rPr>
        <w:t>范围机制是可扩展的。您可以定义自己的范围，甚至可以重新定义现有范围，尽管后者被认为是不好的做法，您无法覆盖内置</w:t>
      </w:r>
      <w:r>
        <w:rPr>
          <w:rStyle w:val="HTML"/>
          <w:rFonts w:ascii="Consolas" w:hAnsi="Consolas"/>
          <w:sz w:val="23"/>
          <w:szCs w:val="23"/>
          <w:shd w:val="clear" w:color="auto" w:fill="F7F7F8"/>
        </w:rPr>
        <w:t>singleton</w:t>
      </w:r>
      <w:r>
        <w:rPr>
          <w:rFonts w:ascii="Arial" w:hAnsi="Arial" w:cs="Arial"/>
          <w:color w:val="34302D"/>
          <w:shd w:val="clear" w:color="auto" w:fill="FFFFFF"/>
        </w:rPr>
        <w:t>和</w:t>
      </w:r>
      <w:r>
        <w:rPr>
          <w:rStyle w:val="HTML"/>
          <w:rFonts w:ascii="Consolas" w:hAnsi="Consolas"/>
          <w:sz w:val="23"/>
          <w:szCs w:val="23"/>
          <w:shd w:val="clear" w:color="auto" w:fill="F7F7F8"/>
        </w:rPr>
        <w:t>prototype</w:t>
      </w:r>
      <w:r>
        <w:rPr>
          <w:rFonts w:ascii="Arial" w:hAnsi="Arial" w:cs="Arial"/>
          <w:color w:val="34302D"/>
          <w:shd w:val="clear" w:color="auto" w:fill="FFFFFF"/>
        </w:rPr>
        <w:t>范围。</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Creating a Custom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integrate your custom scopes into the Spring container, you need to implement the</w:t>
      </w:r>
      <w:r w:rsidRPr="00BA0D5D">
        <w:rPr>
          <w:rFonts w:ascii="Consolas" w:eastAsia="宋体" w:hAnsi="Consolas" w:cs="宋体"/>
          <w:color w:val="34302D"/>
          <w:kern w:val="0"/>
          <w:sz w:val="23"/>
          <w:szCs w:val="23"/>
          <w:shd w:val="clear" w:color="auto" w:fill="F7F7F8"/>
        </w:rPr>
        <w:t>org.springframework.beans.factory.config.Scope</w:t>
      </w:r>
      <w:r w:rsidRPr="00BA0D5D">
        <w:rPr>
          <w:rFonts w:ascii="inherit" w:eastAsia="宋体" w:hAnsi="inherit" w:cs="Arial"/>
          <w:color w:val="34302D"/>
          <w:kern w:val="0"/>
          <w:sz w:val="24"/>
          <w:szCs w:val="24"/>
        </w:rPr>
        <w:t> interface, which is described in this section. For an idea of how to implement your own scopes, see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implementations that are supplied with the Spring Framework itself and the </w:t>
      </w:r>
      <w:hyperlink r:id="rId180" w:history="1">
        <w:r w:rsidRPr="00BA0D5D">
          <w:rPr>
            <w:rFonts w:ascii="Consolas" w:eastAsia="宋体" w:hAnsi="Consolas" w:cs="宋体"/>
            <w:color w:val="548E2E"/>
            <w:kern w:val="0"/>
            <w:sz w:val="23"/>
            <w:szCs w:val="23"/>
            <w:u w:val="single"/>
            <w:shd w:val="clear" w:color="auto" w:fill="F7F7F8"/>
          </w:rPr>
          <w:t>Scope</w:t>
        </w:r>
      </w:hyperlink>
      <w:r w:rsidRPr="00BA0D5D">
        <w:rPr>
          <w:rFonts w:ascii="inherit" w:eastAsia="宋体" w:hAnsi="inherit" w:cs="Arial"/>
          <w:color w:val="34302D"/>
          <w:kern w:val="0"/>
          <w:sz w:val="24"/>
          <w:szCs w:val="24"/>
        </w:rPr>
        <w:t> javadoc, which explains the methods you need to implement in more detail.</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要将自定义作用域集成到</w:t>
      </w:r>
      <w:r>
        <w:rPr>
          <w:rFonts w:ascii="Arial" w:hAnsi="Arial" w:cs="Arial"/>
          <w:color w:val="34302D"/>
          <w:shd w:val="clear" w:color="auto" w:fill="FFFFFF"/>
        </w:rPr>
        <w:t>Spring</w:t>
      </w:r>
      <w:r>
        <w:rPr>
          <w:rFonts w:ascii="Arial" w:hAnsi="Arial" w:cs="Arial"/>
          <w:color w:val="34302D"/>
          <w:shd w:val="clear" w:color="auto" w:fill="FFFFFF"/>
        </w:rPr>
        <w:t>容器中，需要实现</w:t>
      </w:r>
      <w:r>
        <w:rPr>
          <w:rStyle w:val="HTML"/>
          <w:rFonts w:ascii="Consolas" w:hAnsi="Consolas"/>
          <w:sz w:val="23"/>
          <w:szCs w:val="23"/>
          <w:shd w:val="clear" w:color="auto" w:fill="F7F7F8"/>
        </w:rPr>
        <w:t>org.springframework.beans.factory.config.Scope</w:t>
      </w:r>
      <w:r>
        <w:rPr>
          <w:rFonts w:ascii="Arial" w:hAnsi="Arial" w:cs="Arial"/>
          <w:color w:val="34302D"/>
          <w:shd w:val="clear" w:color="auto" w:fill="FFFFFF"/>
        </w:rPr>
        <w:t>本节中描述的</w:t>
      </w:r>
      <w:r>
        <w:rPr>
          <w:rFonts w:ascii="Arial" w:hAnsi="Arial" w:cs="Arial"/>
          <w:color w:val="34302D"/>
          <w:shd w:val="clear" w:color="auto" w:fill="FFFFFF"/>
        </w:rPr>
        <w:t> </w:t>
      </w:r>
      <w:r>
        <w:rPr>
          <w:rFonts w:ascii="Arial" w:hAnsi="Arial" w:cs="Arial"/>
          <w:color w:val="34302D"/>
          <w:shd w:val="clear" w:color="auto" w:fill="FFFFFF"/>
        </w:rPr>
        <w:t>接口。有关如何实现自己的作用域的想法，请参阅</w:t>
      </w:r>
      <w:r>
        <w:rPr>
          <w:rStyle w:val="HTML"/>
          <w:rFonts w:ascii="Consolas" w:hAnsi="Consolas"/>
          <w:sz w:val="23"/>
          <w:szCs w:val="23"/>
          <w:shd w:val="clear" w:color="auto" w:fill="F7F7F8"/>
        </w:rPr>
        <w:t>Scope</w:t>
      </w:r>
      <w:r>
        <w:rPr>
          <w:rFonts w:ascii="Arial" w:hAnsi="Arial" w:cs="Arial"/>
          <w:color w:val="34302D"/>
          <w:shd w:val="clear" w:color="auto" w:fill="FFFFFF"/>
        </w:rPr>
        <w:t> Spring Framework</w:t>
      </w:r>
      <w:r>
        <w:rPr>
          <w:rFonts w:ascii="Arial" w:hAnsi="Arial" w:cs="Arial"/>
          <w:color w:val="34302D"/>
          <w:shd w:val="clear" w:color="auto" w:fill="FFFFFF"/>
        </w:rPr>
        <w:t>本身和</w:t>
      </w:r>
      <w:hyperlink r:id="rId181" w:history="1">
        <w:r>
          <w:rPr>
            <w:rStyle w:val="HTML"/>
            <w:rFonts w:ascii="Consolas" w:hAnsi="Consolas"/>
            <w:color w:val="548E2E"/>
            <w:sz w:val="23"/>
            <w:szCs w:val="23"/>
            <w:u w:val="single"/>
            <w:shd w:val="clear" w:color="auto" w:fill="F7F7F8"/>
          </w:rPr>
          <w:t>Scope</w:t>
        </w:r>
      </w:hyperlink>
      <w:r>
        <w:rPr>
          <w:rFonts w:ascii="Arial" w:hAnsi="Arial" w:cs="Arial"/>
          <w:color w:val="34302D"/>
          <w:shd w:val="clear" w:color="auto" w:fill="FFFFFF"/>
        </w:rPr>
        <w:t>javadoc </w:t>
      </w:r>
      <w:r>
        <w:rPr>
          <w:rFonts w:ascii="Arial" w:hAnsi="Arial" w:cs="Arial"/>
          <w:color w:val="34302D"/>
          <w:shd w:val="clear" w:color="auto" w:fill="FFFFFF"/>
        </w:rPr>
        <w:t>提供的实现</w:t>
      </w:r>
      <w:r>
        <w:rPr>
          <w:rFonts w:ascii="Arial" w:hAnsi="Arial" w:cs="Arial"/>
          <w:color w:val="34302D"/>
          <w:shd w:val="clear" w:color="auto" w:fill="FFFFFF"/>
        </w:rPr>
        <w:t> </w:t>
      </w:r>
      <w:r>
        <w:rPr>
          <w:rFonts w:ascii="Arial" w:hAnsi="Arial" w:cs="Arial"/>
          <w:color w:val="34302D"/>
          <w:shd w:val="clear" w:color="auto" w:fill="FFFFFF"/>
        </w:rPr>
        <w:t>，它们解释了您需要更详细地实现的方法。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interface has four methods to get objects from the scope, remove them from the scope, and let them be destroyed.</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Scope</w:t>
      </w:r>
      <w:r>
        <w:rPr>
          <w:rFonts w:ascii="Arial" w:hAnsi="Arial" w:cs="Arial"/>
          <w:color w:val="34302D"/>
          <w:shd w:val="clear" w:color="auto" w:fill="FFFFFF"/>
        </w:rPr>
        <w:t>接口有四种方法可以从作用域中获取对象，将其从作用域中删除，然后将其销毁。</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session scope implementation, for example, returns the session-scoped bean (if it does not exist, the method returns a new instance of the bean, after having bound it to the session for future reference). The following method returns the object from the underlying scope:</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例如，会话范围实现返回会话范围的</w:t>
      </w:r>
      <w:r>
        <w:rPr>
          <w:rFonts w:ascii="Arial" w:hAnsi="Arial" w:cs="Arial"/>
          <w:color w:val="34302D"/>
          <w:shd w:val="clear" w:color="auto" w:fill="FFFFFF"/>
        </w:rPr>
        <w:t>bean</w:t>
      </w:r>
      <w:r>
        <w:rPr>
          <w:rFonts w:ascii="Arial" w:hAnsi="Arial" w:cs="Arial"/>
          <w:color w:val="34302D"/>
          <w:shd w:val="clear" w:color="auto" w:fill="FFFFFF"/>
        </w:rPr>
        <w:t>（如果它不存在，则该方法在将其绑定到会话以供将来参考之后返回该</w:t>
      </w:r>
      <w:r>
        <w:rPr>
          <w:rFonts w:ascii="Arial" w:hAnsi="Arial" w:cs="Arial"/>
          <w:color w:val="34302D"/>
          <w:shd w:val="clear" w:color="auto" w:fill="FFFFFF"/>
        </w:rPr>
        <w:t>bean</w:t>
      </w:r>
      <w:r>
        <w:rPr>
          <w:rFonts w:ascii="Arial" w:hAnsi="Arial" w:cs="Arial"/>
          <w:color w:val="34302D"/>
          <w:shd w:val="clear" w:color="auto" w:fill="FFFFFF"/>
        </w:rPr>
        <w:t>的新实例）。以下方法从基础范围返回对象：</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get(String name, ObjectFactory objectFactory)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session scope implementation, for example, removes the session-scoped bean from the underlying session. The object should be returned, but you can return null if the object with the specified name is not found. The following method removes the object from the underlying scope:</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例如，会话范围实现从基础会话中删除会话范围的</w:t>
      </w:r>
      <w:r>
        <w:rPr>
          <w:rFonts w:ascii="Arial" w:hAnsi="Arial" w:cs="Arial"/>
          <w:color w:val="34302D"/>
          <w:shd w:val="clear" w:color="auto" w:fill="FFFFFF"/>
        </w:rPr>
        <w:t>bean</w:t>
      </w:r>
      <w:r>
        <w:rPr>
          <w:rFonts w:ascii="Arial" w:hAnsi="Arial" w:cs="Arial"/>
          <w:color w:val="34302D"/>
          <w:shd w:val="clear" w:color="auto" w:fill="FFFFFF"/>
        </w:rPr>
        <w:t>。应返回该对象，但如果找不到具有指定名称的对象，则可以返回</w:t>
      </w:r>
      <w:r>
        <w:rPr>
          <w:rFonts w:ascii="Arial" w:hAnsi="Arial" w:cs="Arial"/>
          <w:color w:val="34302D"/>
          <w:shd w:val="clear" w:color="auto" w:fill="FFFFFF"/>
        </w:rPr>
        <w:t>null</w:t>
      </w:r>
      <w:r>
        <w:rPr>
          <w:rFonts w:ascii="Arial" w:hAnsi="Arial" w:cs="Arial"/>
          <w:color w:val="34302D"/>
          <w:shd w:val="clear" w:color="auto" w:fill="FFFFFF"/>
        </w:rPr>
        <w:t>。以下方法从基础范围中删除对象：</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remove(String name)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method registers the callbacks the scope should execute when it is destroyed or when the specified object in the scope is destroyed:</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以下方法记录范围在销毁时或范围中指定对象被销毁时应执行的回调：</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registerDestructionCallback(String name, Runnable destructionCallback)</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182" w:anchor="registerDestructionCallback" w:history="1">
        <w:r w:rsidRPr="00BA0D5D">
          <w:rPr>
            <w:rFonts w:ascii="inherit" w:eastAsia="宋体" w:hAnsi="inherit" w:cs="Arial"/>
            <w:color w:val="548E2E"/>
            <w:kern w:val="0"/>
            <w:sz w:val="24"/>
            <w:szCs w:val="24"/>
            <w:u w:val="single"/>
          </w:rPr>
          <w:t>javadoc</w:t>
        </w:r>
      </w:hyperlink>
      <w:r w:rsidRPr="00BA0D5D">
        <w:rPr>
          <w:rFonts w:ascii="inherit" w:eastAsia="宋体" w:hAnsi="inherit" w:cs="Arial"/>
          <w:color w:val="34302D"/>
          <w:kern w:val="0"/>
          <w:sz w:val="24"/>
          <w:szCs w:val="24"/>
        </w:rPr>
        <w:t> or a Spring scope implementation for more information on destruction callbacks.</w:t>
      </w:r>
    </w:p>
    <w:p w:rsidR="00620E09" w:rsidRPr="00620E09" w:rsidRDefault="00620E09" w:rsidP="00620E0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lastRenderedPageBreak/>
        <w:t>有关</w:t>
      </w:r>
      <w:r>
        <w:rPr>
          <w:rFonts w:ascii="inherit" w:hAnsi="inherit" w:cs="Arial"/>
          <w:color w:val="34302D"/>
        </w:rPr>
        <w:t> </w:t>
      </w:r>
      <w:r>
        <w:rPr>
          <w:rFonts w:ascii="inherit" w:hAnsi="inherit" w:cs="Arial"/>
          <w:color w:val="34302D"/>
        </w:rPr>
        <w:t>销毁回调的更多信息，请参阅</w:t>
      </w:r>
      <w:hyperlink r:id="rId183" w:anchor="registerDestructionCallback" w:history="1">
        <w:r>
          <w:rPr>
            <w:rStyle w:val="a4"/>
            <w:rFonts w:ascii="inherit" w:hAnsi="inherit" w:cs="Arial"/>
            <w:color w:val="548E2E"/>
          </w:rPr>
          <w:t>javadoc</w:t>
        </w:r>
      </w:hyperlink>
      <w:r>
        <w:rPr>
          <w:rFonts w:ascii="inherit" w:hAnsi="inherit" w:cs="Arial"/>
          <w:color w:val="34302D"/>
        </w:rPr>
        <w:t>或</w:t>
      </w:r>
      <w:r>
        <w:rPr>
          <w:rFonts w:ascii="inherit" w:hAnsi="inherit" w:cs="Arial"/>
          <w:color w:val="34302D"/>
        </w:rPr>
        <w:t>Spring</w:t>
      </w:r>
      <w:r>
        <w:rPr>
          <w:rFonts w:ascii="inherit" w:hAnsi="inherit" w:cs="Arial"/>
          <w:color w:val="34302D"/>
        </w:rPr>
        <w:t>作用域实现。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method obtains the conversation identifier for the underlying scope:</w:t>
      </w:r>
    </w:p>
    <w:p w:rsidR="00620E09" w:rsidRPr="00620E09" w:rsidRDefault="00620E09" w:rsidP="00620E0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以下方法获取基础范围的对话标识符：</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getConversationId()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identifier is different for each scope. For a session scoped implementation, this identifier can be the session identifier.</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每个范围的标识符都不同。对于会话范围的实现，该标识符可以是会话标识符。</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a Custom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you write and test one or more custom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implementations, you need to make the Spring container aware of your new scopes. The following method is the central method to register a new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with the Spring container:</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在编写并测试一个或多个自定义</w:t>
      </w:r>
      <w:r>
        <w:rPr>
          <w:rStyle w:val="HTML"/>
          <w:rFonts w:ascii="Consolas" w:hAnsi="Consolas"/>
          <w:sz w:val="23"/>
          <w:szCs w:val="23"/>
          <w:shd w:val="clear" w:color="auto" w:fill="F7F7F8"/>
        </w:rPr>
        <w:t>Scope</w:t>
      </w:r>
      <w:r>
        <w:rPr>
          <w:rFonts w:ascii="Arial" w:hAnsi="Arial" w:cs="Arial"/>
          <w:color w:val="34302D"/>
          <w:shd w:val="clear" w:color="auto" w:fill="FFFFFF"/>
        </w:rPr>
        <w:t>实现之后，您需要让</w:t>
      </w:r>
      <w:r>
        <w:rPr>
          <w:rFonts w:ascii="Arial" w:hAnsi="Arial" w:cs="Arial"/>
          <w:color w:val="34302D"/>
          <w:shd w:val="clear" w:color="auto" w:fill="FFFFFF"/>
        </w:rPr>
        <w:t>Spring</w:t>
      </w:r>
      <w:r>
        <w:rPr>
          <w:rFonts w:ascii="Arial" w:hAnsi="Arial" w:cs="Arial"/>
          <w:color w:val="34302D"/>
          <w:shd w:val="clear" w:color="auto" w:fill="FFFFFF"/>
        </w:rPr>
        <w:t>容器知道您的新范围。以下方法是</w:t>
      </w:r>
      <w:r>
        <w:rPr>
          <w:rStyle w:val="HTML"/>
          <w:rFonts w:ascii="Consolas" w:hAnsi="Consolas"/>
          <w:sz w:val="23"/>
          <w:szCs w:val="23"/>
          <w:shd w:val="clear" w:color="auto" w:fill="F7F7F8"/>
        </w:rPr>
        <w:t>Scope</w:t>
      </w:r>
      <w:r>
        <w:rPr>
          <w:rFonts w:ascii="Arial" w:hAnsi="Arial" w:cs="Arial"/>
          <w:color w:val="34302D"/>
          <w:shd w:val="clear" w:color="auto" w:fill="FFFFFF"/>
        </w:rPr>
        <w:t>使用</w:t>
      </w:r>
      <w:r>
        <w:rPr>
          <w:rFonts w:ascii="Arial" w:hAnsi="Arial" w:cs="Arial"/>
          <w:color w:val="34302D"/>
          <w:shd w:val="clear" w:color="auto" w:fill="FFFFFF"/>
        </w:rPr>
        <w:t>Spring</w:t>
      </w:r>
      <w:r>
        <w:rPr>
          <w:rFonts w:ascii="Arial" w:hAnsi="Arial" w:cs="Arial"/>
          <w:color w:val="34302D"/>
          <w:shd w:val="clear" w:color="auto" w:fill="FFFFFF"/>
        </w:rPr>
        <w:t>容器注册</w:t>
      </w:r>
      <w:r>
        <w:rPr>
          <w:rFonts w:ascii="Arial" w:hAnsi="Arial" w:cs="Arial"/>
          <w:color w:val="34302D"/>
          <w:shd w:val="clear" w:color="auto" w:fill="FFFFFF"/>
        </w:rPr>
        <w:t>new</w:t>
      </w:r>
      <w:r>
        <w:rPr>
          <w:rFonts w:ascii="Arial" w:hAnsi="Arial" w:cs="Arial"/>
          <w:color w:val="34302D"/>
          <w:shd w:val="clear" w:color="auto" w:fill="FFFFFF"/>
        </w:rPr>
        <w:t>的核心方法：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registerScope(String scopeName, Scope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method is declared on the </w:t>
      </w:r>
      <w:r w:rsidRPr="00BA0D5D">
        <w:rPr>
          <w:rFonts w:ascii="Consolas" w:eastAsia="宋体" w:hAnsi="Consolas" w:cs="宋体"/>
          <w:color w:val="34302D"/>
          <w:kern w:val="0"/>
          <w:sz w:val="23"/>
          <w:szCs w:val="23"/>
          <w:shd w:val="clear" w:color="auto" w:fill="F7F7F8"/>
        </w:rPr>
        <w:t>ConfigurableBeanFactory</w:t>
      </w:r>
      <w:r w:rsidRPr="00BA0D5D">
        <w:rPr>
          <w:rFonts w:ascii="inherit" w:eastAsia="宋体" w:hAnsi="inherit" w:cs="Arial"/>
          <w:color w:val="34302D"/>
          <w:kern w:val="0"/>
          <w:sz w:val="24"/>
          <w:szCs w:val="24"/>
        </w:rPr>
        <w:t> interface, which is available through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property on most of the concrete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implementations that ship with Spring.</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此方法在</w:t>
      </w:r>
      <w:r>
        <w:rPr>
          <w:rStyle w:val="HTML"/>
          <w:rFonts w:ascii="Consolas" w:hAnsi="Consolas"/>
          <w:sz w:val="23"/>
          <w:szCs w:val="23"/>
          <w:shd w:val="clear" w:color="auto" w:fill="F7F7F8"/>
        </w:rPr>
        <w:t>ConfigurableBeanFactory</w:t>
      </w:r>
      <w:r>
        <w:rPr>
          <w:rFonts w:ascii="Arial" w:hAnsi="Arial" w:cs="Arial"/>
          <w:color w:val="34302D"/>
          <w:shd w:val="clear" w:color="auto" w:fill="FFFFFF"/>
        </w:rPr>
        <w:t>接口上声明，该接口可通过</w:t>
      </w:r>
      <w:r>
        <w:rPr>
          <w:rFonts w:ascii="Arial" w:hAnsi="Arial" w:cs="Arial"/>
          <w:color w:val="34302D"/>
          <w:shd w:val="clear" w:color="auto" w:fill="FFFFFF"/>
        </w:rPr>
        <w:t> Spring</w:t>
      </w:r>
      <w:r>
        <w:rPr>
          <w:rFonts w:ascii="Arial" w:hAnsi="Arial" w:cs="Arial"/>
          <w:color w:val="34302D"/>
          <w:shd w:val="clear" w:color="auto" w:fill="FFFFFF"/>
        </w:rPr>
        <w:t>随附的</w:t>
      </w:r>
      <w:r>
        <w:rPr>
          <w:rStyle w:val="HTML"/>
          <w:rFonts w:ascii="Consolas" w:hAnsi="Consolas"/>
          <w:sz w:val="23"/>
          <w:szCs w:val="23"/>
          <w:shd w:val="clear" w:color="auto" w:fill="F7F7F8"/>
        </w:rPr>
        <w:t>BeanFactory</w:t>
      </w:r>
      <w:r>
        <w:rPr>
          <w:rFonts w:ascii="Arial" w:hAnsi="Arial" w:cs="Arial"/>
          <w:color w:val="34302D"/>
          <w:shd w:val="clear" w:color="auto" w:fill="FFFFFF"/>
        </w:rPr>
        <w:t>大多数具体</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实现的属性获得。</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first argument to the </w:t>
      </w:r>
      <w:r w:rsidRPr="00BA0D5D">
        <w:rPr>
          <w:rFonts w:ascii="Consolas" w:eastAsia="宋体" w:hAnsi="Consolas" w:cs="宋体"/>
          <w:color w:val="34302D"/>
          <w:kern w:val="0"/>
          <w:sz w:val="23"/>
          <w:szCs w:val="23"/>
          <w:shd w:val="clear" w:color="auto" w:fill="F7F7F8"/>
        </w:rPr>
        <w:t>registerScope(..)</w:t>
      </w:r>
      <w:r w:rsidRPr="00BA0D5D">
        <w:rPr>
          <w:rFonts w:ascii="inherit" w:eastAsia="宋体" w:hAnsi="inherit" w:cs="Arial"/>
          <w:color w:val="34302D"/>
          <w:kern w:val="0"/>
          <w:sz w:val="24"/>
          <w:szCs w:val="24"/>
        </w:rPr>
        <w:t> method is the unique name associated with a scope. Examples of such names in the Spring container itself are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prototype</w:t>
      </w:r>
      <w:r w:rsidRPr="00BA0D5D">
        <w:rPr>
          <w:rFonts w:ascii="inherit" w:eastAsia="宋体" w:hAnsi="inherit" w:cs="Arial"/>
          <w:color w:val="34302D"/>
          <w:kern w:val="0"/>
          <w:sz w:val="24"/>
          <w:szCs w:val="24"/>
        </w:rPr>
        <w:t>. The second argument to the </w:t>
      </w:r>
      <w:r w:rsidRPr="00BA0D5D">
        <w:rPr>
          <w:rFonts w:ascii="Consolas" w:eastAsia="宋体" w:hAnsi="Consolas" w:cs="宋体"/>
          <w:color w:val="34302D"/>
          <w:kern w:val="0"/>
          <w:sz w:val="23"/>
          <w:szCs w:val="23"/>
          <w:shd w:val="clear" w:color="auto" w:fill="F7F7F8"/>
        </w:rPr>
        <w:t>registerScope(..)</w:t>
      </w:r>
      <w:r w:rsidRPr="00BA0D5D">
        <w:rPr>
          <w:rFonts w:ascii="inherit" w:eastAsia="宋体" w:hAnsi="inherit" w:cs="Arial"/>
          <w:color w:val="34302D"/>
          <w:kern w:val="0"/>
          <w:sz w:val="24"/>
          <w:szCs w:val="24"/>
        </w:rPr>
        <w:t> method is an actual instance of the custom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implementation that you wish to register and use.</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registerScope(..)</w:t>
      </w:r>
      <w:r>
        <w:rPr>
          <w:rFonts w:ascii="Arial" w:hAnsi="Arial" w:cs="Arial"/>
          <w:color w:val="34302D"/>
          <w:shd w:val="clear" w:color="auto" w:fill="FFFFFF"/>
        </w:rPr>
        <w:t>方法的第一个参数是与范围关联的唯一名称。</w:t>
      </w:r>
      <w:r>
        <w:rPr>
          <w:rFonts w:ascii="Arial" w:hAnsi="Arial" w:cs="Arial"/>
          <w:color w:val="34302D"/>
          <w:shd w:val="clear" w:color="auto" w:fill="FFFFFF"/>
        </w:rPr>
        <w:t>Spring</w:t>
      </w:r>
      <w:r>
        <w:rPr>
          <w:rFonts w:ascii="Arial" w:hAnsi="Arial" w:cs="Arial"/>
          <w:color w:val="34302D"/>
          <w:shd w:val="clear" w:color="auto" w:fill="FFFFFF"/>
        </w:rPr>
        <w:t>容器本身中的这些名称的示例是</w:t>
      </w:r>
      <w:r>
        <w:rPr>
          <w:rStyle w:val="HTML"/>
          <w:rFonts w:ascii="Consolas" w:hAnsi="Consolas"/>
          <w:sz w:val="23"/>
          <w:szCs w:val="23"/>
          <w:shd w:val="clear" w:color="auto" w:fill="F7F7F8"/>
        </w:rPr>
        <w:t>singleton</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prototype</w:t>
      </w:r>
      <w:r>
        <w:rPr>
          <w:rFonts w:ascii="Arial" w:hAnsi="Arial" w:cs="Arial"/>
          <w:color w:val="34302D"/>
          <w:shd w:val="clear" w:color="auto" w:fill="FFFFFF"/>
        </w:rPr>
        <w:t>。该</w:t>
      </w:r>
      <w:r>
        <w:rPr>
          <w:rStyle w:val="HTML"/>
          <w:rFonts w:ascii="Consolas" w:hAnsi="Consolas"/>
          <w:sz w:val="23"/>
          <w:szCs w:val="23"/>
          <w:shd w:val="clear" w:color="auto" w:fill="F7F7F8"/>
        </w:rPr>
        <w:t>registerScope(..)</w:t>
      </w:r>
      <w:r>
        <w:rPr>
          <w:rFonts w:ascii="Arial" w:hAnsi="Arial" w:cs="Arial"/>
          <w:color w:val="34302D"/>
          <w:shd w:val="clear" w:color="auto" w:fill="FFFFFF"/>
        </w:rPr>
        <w:t>方法的第二个参数是</w:t>
      </w:r>
      <w:r>
        <w:rPr>
          <w:rStyle w:val="HTML"/>
          <w:rFonts w:ascii="Consolas" w:hAnsi="Consolas"/>
          <w:sz w:val="23"/>
          <w:szCs w:val="23"/>
          <w:shd w:val="clear" w:color="auto" w:fill="F7F7F8"/>
        </w:rPr>
        <w:t>Scope</w:t>
      </w:r>
      <w:r>
        <w:rPr>
          <w:rFonts w:ascii="Arial" w:hAnsi="Arial" w:cs="Arial"/>
          <w:color w:val="34302D"/>
          <w:shd w:val="clear" w:color="auto" w:fill="FFFFFF"/>
        </w:rPr>
        <w:t>您希望注册和使用的自定义实现的实际实例。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Suppose that you write your custom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implementation, and then register it as shown in the next example.</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假设您编写自定义</w:t>
      </w:r>
      <w:r>
        <w:rPr>
          <w:rStyle w:val="HTML"/>
          <w:rFonts w:ascii="Consolas" w:hAnsi="Consolas"/>
          <w:sz w:val="23"/>
          <w:szCs w:val="23"/>
          <w:shd w:val="clear" w:color="auto" w:fill="F7F7F8"/>
        </w:rPr>
        <w:t>Scope</w:t>
      </w:r>
      <w:r>
        <w:rPr>
          <w:rFonts w:ascii="Arial" w:hAnsi="Arial" w:cs="Arial"/>
          <w:color w:val="34302D"/>
          <w:shd w:val="clear" w:color="auto" w:fill="FFFFFF"/>
        </w:rPr>
        <w:t>实现，然后注册它，如下一个示例所示。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620E0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next example uses </w:t>
            </w:r>
            <w:r w:rsidRPr="00BA0D5D">
              <w:rPr>
                <w:rFonts w:ascii="Consolas" w:eastAsia="宋体" w:hAnsi="Consolas" w:cs="宋体"/>
                <w:kern w:val="0"/>
                <w:sz w:val="23"/>
                <w:szCs w:val="23"/>
                <w:shd w:val="clear" w:color="auto" w:fill="F7F7F8"/>
              </w:rPr>
              <w:t>SimpleThreadScope</w:t>
            </w:r>
            <w:r w:rsidRPr="00BA0D5D">
              <w:rPr>
                <w:rFonts w:ascii="宋体" w:eastAsia="宋体" w:hAnsi="宋体" w:cs="宋体"/>
                <w:kern w:val="0"/>
                <w:sz w:val="24"/>
                <w:szCs w:val="24"/>
              </w:rPr>
              <w:t>, which is included with Spring but is not registered by default. The instructions would be the same for your own custom </w:t>
            </w:r>
            <w:r w:rsidRPr="00BA0D5D">
              <w:rPr>
                <w:rFonts w:ascii="Consolas" w:eastAsia="宋体" w:hAnsi="Consolas" w:cs="宋体"/>
                <w:kern w:val="0"/>
                <w:sz w:val="23"/>
                <w:szCs w:val="23"/>
                <w:shd w:val="clear" w:color="auto" w:fill="F7F7F8"/>
              </w:rPr>
              <w:t>Scope</w:t>
            </w:r>
            <w:r w:rsidRPr="00BA0D5D">
              <w:rPr>
                <w:rFonts w:ascii="宋体" w:eastAsia="宋体" w:hAnsi="宋体" w:cs="宋体"/>
                <w:kern w:val="0"/>
                <w:sz w:val="24"/>
                <w:szCs w:val="24"/>
              </w:rPr>
              <w:t> implementations.</w:t>
            </w:r>
          </w:p>
          <w:p w:rsidR="00620E09" w:rsidRPr="00BA0D5D" w:rsidRDefault="00620E09" w:rsidP="00BA0D5D">
            <w:pPr>
              <w:widowControl/>
              <w:jc w:val="left"/>
              <w:rPr>
                <w:rFonts w:ascii="宋体" w:eastAsia="宋体" w:hAnsi="宋体" w:cs="宋体"/>
                <w:kern w:val="0"/>
                <w:sz w:val="24"/>
                <w:szCs w:val="24"/>
              </w:rPr>
            </w:pPr>
            <w:r>
              <w:rPr>
                <w:rFonts w:ascii="Arial" w:hAnsi="Arial" w:cs="Arial"/>
                <w:shd w:val="clear" w:color="auto" w:fill="EBF1E7"/>
              </w:rPr>
              <w:lastRenderedPageBreak/>
              <w:t>下一个示例使用</w:t>
            </w:r>
            <w:r>
              <w:rPr>
                <w:rStyle w:val="HTML"/>
                <w:rFonts w:ascii="Consolas" w:hAnsi="Consolas"/>
                <w:sz w:val="23"/>
                <w:szCs w:val="23"/>
                <w:shd w:val="clear" w:color="auto" w:fill="F7F7F8"/>
              </w:rPr>
              <w:t>SimpleThreadScope</w:t>
            </w:r>
            <w:r>
              <w:rPr>
                <w:rFonts w:ascii="Arial" w:hAnsi="Arial" w:cs="Arial"/>
                <w:shd w:val="clear" w:color="auto" w:fill="EBF1E7"/>
              </w:rPr>
              <w:t>，它包含在</w:t>
            </w:r>
            <w:r>
              <w:rPr>
                <w:rFonts w:ascii="Arial" w:hAnsi="Arial" w:cs="Arial"/>
                <w:shd w:val="clear" w:color="auto" w:fill="EBF1E7"/>
              </w:rPr>
              <w:t>Spring</w:t>
            </w:r>
            <w:r>
              <w:rPr>
                <w:rFonts w:ascii="Arial" w:hAnsi="Arial" w:cs="Arial"/>
                <w:shd w:val="clear" w:color="auto" w:fill="EBF1E7"/>
              </w:rPr>
              <w:t>中，但默认情况下未注册。您自己的自定义</w:t>
            </w:r>
            <w:r>
              <w:rPr>
                <w:rStyle w:val="HTML"/>
                <w:rFonts w:ascii="Consolas" w:hAnsi="Consolas"/>
                <w:sz w:val="23"/>
                <w:szCs w:val="23"/>
                <w:shd w:val="clear" w:color="auto" w:fill="F7F7F8"/>
              </w:rPr>
              <w:t>Scope</w:t>
            </w:r>
            <w:r>
              <w:rPr>
                <w:rFonts w:ascii="Arial" w:hAnsi="Arial" w:cs="Arial"/>
                <w:shd w:val="clear" w:color="auto" w:fill="EBF1E7"/>
              </w:rPr>
              <w:t> </w:t>
            </w:r>
            <w:r>
              <w:rPr>
                <w:rFonts w:ascii="Arial" w:hAnsi="Arial" w:cs="Arial"/>
                <w:shd w:val="clear" w:color="auto" w:fill="EBF1E7"/>
              </w:rPr>
              <w:t>实现的说明是相同的。</w:t>
            </w:r>
          </w:p>
        </w:tc>
      </w:tr>
    </w:tbl>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Scope threadScope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SimpleThreadScope();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beanFactory.registerScope(</w:t>
      </w:r>
      <w:r w:rsidRPr="00BA0D5D">
        <w:rPr>
          <w:rFonts w:ascii="Consolas" w:eastAsia="宋体" w:hAnsi="Consolas" w:cs="宋体"/>
          <w:color w:val="DD1144"/>
          <w:kern w:val="0"/>
          <w:sz w:val="24"/>
          <w:szCs w:val="24"/>
        </w:rPr>
        <w:t>"thread"</w:t>
      </w:r>
      <w:r w:rsidRPr="00BA0D5D">
        <w:rPr>
          <w:rFonts w:ascii="Consolas" w:eastAsia="宋体" w:hAnsi="Consolas" w:cs="宋体"/>
          <w:color w:val="34302D"/>
          <w:kern w:val="0"/>
          <w:sz w:val="24"/>
          <w:szCs w:val="24"/>
        </w:rPr>
        <w:t>, threadScope);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then create bean definitions that adhere to the scoping rules of your custom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as follows:</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然后，您可以创建符合自定义的作用域规则的</w:t>
      </w:r>
      <w:r>
        <w:rPr>
          <w:rFonts w:ascii="Arial" w:hAnsi="Arial" w:cs="Arial"/>
          <w:color w:val="34302D"/>
          <w:shd w:val="clear" w:color="auto" w:fill="FFFFFF"/>
        </w:rPr>
        <w:t>bean</w:t>
      </w:r>
      <w:r>
        <w:rPr>
          <w:rFonts w:ascii="Arial" w:hAnsi="Arial" w:cs="Arial"/>
          <w:color w:val="34302D"/>
          <w:shd w:val="clear" w:color="auto" w:fill="FFFFFF"/>
        </w:rPr>
        <w:t>定义，</w:t>
      </w:r>
      <w:r>
        <w:rPr>
          <w:rFonts w:ascii="Arial" w:hAnsi="Arial" w:cs="Arial"/>
          <w:color w:val="34302D"/>
          <w:shd w:val="clear" w:color="auto" w:fill="FFFFFF"/>
        </w:rPr>
        <w:t> </w:t>
      </w:r>
      <w:r>
        <w:rPr>
          <w:rStyle w:val="HTML"/>
          <w:rFonts w:ascii="Consolas" w:hAnsi="Consolas"/>
          <w:sz w:val="23"/>
          <w:szCs w:val="23"/>
          <w:shd w:val="clear" w:color="auto" w:fill="F7F7F8"/>
        </w:rPr>
        <w:t>Scope</w:t>
      </w:r>
      <w:r>
        <w:rPr>
          <w:rFonts w:ascii="Arial" w:hAnsi="Arial" w:cs="Arial"/>
          <w:color w:val="34302D"/>
          <w:shd w:val="clear" w:color="auto" w:fill="FFFFFF"/>
        </w:rPr>
        <w:t>如下所示：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"thread"</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a custom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implementation, you are not limited to programmatic registration of the scope. You can also do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registration declaratively, by using the </w:t>
      </w:r>
      <w:r w:rsidRPr="00BA0D5D">
        <w:rPr>
          <w:rFonts w:ascii="Consolas" w:eastAsia="宋体" w:hAnsi="Consolas" w:cs="宋体"/>
          <w:color w:val="34302D"/>
          <w:kern w:val="0"/>
          <w:sz w:val="23"/>
          <w:szCs w:val="23"/>
          <w:shd w:val="clear" w:color="auto" w:fill="F7F7F8"/>
        </w:rPr>
        <w:t>CustomScopeConfigurer</w:t>
      </w:r>
      <w:r w:rsidRPr="00BA0D5D">
        <w:rPr>
          <w:rFonts w:ascii="inherit" w:eastAsia="宋体" w:hAnsi="inherit" w:cs="Arial"/>
          <w:color w:val="34302D"/>
          <w:kern w:val="0"/>
          <w:sz w:val="24"/>
          <w:szCs w:val="24"/>
        </w:rPr>
        <w:t> class, as the following example shows:</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使用自定义</w:t>
      </w:r>
      <w:r>
        <w:rPr>
          <w:rStyle w:val="HTML"/>
          <w:rFonts w:ascii="Consolas" w:hAnsi="Consolas"/>
          <w:sz w:val="23"/>
          <w:szCs w:val="23"/>
          <w:shd w:val="clear" w:color="auto" w:fill="F7F7F8"/>
        </w:rPr>
        <w:t>Scope</w:t>
      </w:r>
      <w:r>
        <w:rPr>
          <w:rFonts w:ascii="Arial" w:hAnsi="Arial" w:cs="Arial"/>
          <w:color w:val="34302D"/>
          <w:shd w:val="clear" w:color="auto" w:fill="FFFFFF"/>
        </w:rPr>
        <w:t>实现，您不仅限于范围的编程注册。您还可以</w:t>
      </w:r>
      <w:r>
        <w:rPr>
          <w:rStyle w:val="HTML"/>
          <w:rFonts w:ascii="Consolas" w:hAnsi="Consolas"/>
          <w:sz w:val="23"/>
          <w:szCs w:val="23"/>
          <w:shd w:val="clear" w:color="auto" w:fill="F7F7F8"/>
        </w:rPr>
        <w:t>Scope</w:t>
      </w:r>
      <w:r>
        <w:rPr>
          <w:rFonts w:ascii="Arial" w:hAnsi="Arial" w:cs="Arial"/>
          <w:color w:val="34302D"/>
          <w:shd w:val="clear" w:color="auto" w:fill="FFFFFF"/>
        </w:rPr>
        <w:t>使用</w:t>
      </w:r>
      <w:r>
        <w:rPr>
          <w:rStyle w:val="HTML"/>
          <w:rFonts w:ascii="Consolas" w:hAnsi="Consolas"/>
          <w:sz w:val="23"/>
          <w:szCs w:val="23"/>
          <w:shd w:val="clear" w:color="auto" w:fill="F7F7F8"/>
        </w:rPr>
        <w:t>CustomScopeConfigurer</w:t>
      </w:r>
      <w:r>
        <w:rPr>
          <w:rFonts w:ascii="Arial" w:hAnsi="Arial" w:cs="Arial"/>
          <w:color w:val="34302D"/>
          <w:shd w:val="clear" w:color="auto" w:fill="FFFFFF"/>
        </w:rPr>
        <w:t>该类以声明方式进行注册</w:t>
      </w:r>
      <w:r>
        <w:rPr>
          <w:rFonts w:ascii="Arial" w:hAnsi="Arial" w:cs="Arial"/>
          <w:color w:val="34302D"/>
          <w:shd w:val="clear" w:color="auto" w:fill="FFFFFF"/>
        </w:rPr>
        <w:t> </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xmlns:aop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"http://www.springframework.org/schema/aop"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http://www.springframework.org/schema/aop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https://www.springframework.org/schema/aop/spring-aop.xsd"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"org.springframework.beans.factory.config.CustomScopeConfigurer"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"scopes"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"thread"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"org.springframework.context.support.SimpleThreadScope"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"thing2"</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"x.y.Thing2"</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"thread"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"Rick"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&lt;aop:scoped-proxy/&gt;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"thing1"</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"thing2"</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"thing2"</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620E0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When you place </w:t>
            </w:r>
            <w:r w:rsidRPr="00BA0D5D">
              <w:rPr>
                <w:rFonts w:ascii="Consolas" w:eastAsia="宋体" w:hAnsi="Consolas" w:cs="宋体"/>
                <w:kern w:val="0"/>
                <w:sz w:val="23"/>
                <w:szCs w:val="23"/>
                <w:shd w:val="clear" w:color="auto" w:fill="F7F7F8"/>
              </w:rPr>
              <w:t>&lt;aop:scoped-proxy/&gt;</w:t>
            </w:r>
            <w:r w:rsidRPr="00BA0D5D">
              <w:rPr>
                <w:rFonts w:ascii="宋体" w:eastAsia="宋体" w:hAnsi="宋体" w:cs="宋体"/>
                <w:kern w:val="0"/>
                <w:sz w:val="24"/>
                <w:szCs w:val="24"/>
              </w:rPr>
              <w:t> in a </w:t>
            </w:r>
            <w:r w:rsidRPr="00BA0D5D">
              <w:rPr>
                <w:rFonts w:ascii="Consolas" w:eastAsia="宋体" w:hAnsi="Consolas" w:cs="宋体"/>
                <w:kern w:val="0"/>
                <w:sz w:val="23"/>
                <w:szCs w:val="23"/>
                <w:shd w:val="clear" w:color="auto" w:fill="F7F7F8"/>
              </w:rPr>
              <w:t>FactoryBean</w:t>
            </w:r>
            <w:r w:rsidRPr="00BA0D5D">
              <w:rPr>
                <w:rFonts w:ascii="宋体" w:eastAsia="宋体" w:hAnsi="宋体" w:cs="宋体"/>
                <w:kern w:val="0"/>
                <w:sz w:val="24"/>
                <w:szCs w:val="24"/>
              </w:rPr>
              <w:t> implementation, it is the factory bean itself that is scoped, not the object returned from </w:t>
            </w:r>
            <w:r w:rsidRPr="00BA0D5D">
              <w:rPr>
                <w:rFonts w:ascii="Consolas" w:eastAsia="宋体" w:hAnsi="Consolas" w:cs="宋体"/>
                <w:kern w:val="0"/>
                <w:sz w:val="23"/>
                <w:szCs w:val="23"/>
                <w:shd w:val="clear" w:color="auto" w:fill="F7F7F8"/>
              </w:rPr>
              <w:t>getObject()</w:t>
            </w:r>
            <w:r w:rsidRPr="00BA0D5D">
              <w:rPr>
                <w:rFonts w:ascii="宋体" w:eastAsia="宋体" w:hAnsi="宋体" w:cs="宋体"/>
                <w:kern w:val="0"/>
                <w:sz w:val="24"/>
                <w:szCs w:val="24"/>
              </w:rPr>
              <w:t>.</w:t>
            </w:r>
          </w:p>
          <w:p w:rsidR="00620E09" w:rsidRPr="00BA0D5D" w:rsidRDefault="00620E09" w:rsidP="00BA0D5D">
            <w:pPr>
              <w:widowControl/>
              <w:jc w:val="left"/>
              <w:rPr>
                <w:rFonts w:ascii="宋体" w:eastAsia="宋体" w:hAnsi="宋体" w:cs="宋体"/>
                <w:kern w:val="0"/>
                <w:sz w:val="24"/>
                <w:szCs w:val="24"/>
              </w:rPr>
            </w:pPr>
            <w:r>
              <w:rPr>
                <w:rFonts w:ascii="Arial" w:hAnsi="Arial" w:cs="Arial"/>
                <w:shd w:val="clear" w:color="auto" w:fill="EBF1E7"/>
              </w:rPr>
              <w:t>放置</w:t>
            </w:r>
            <w:r>
              <w:rPr>
                <w:rStyle w:val="HTML"/>
                <w:rFonts w:ascii="Consolas" w:hAnsi="Consolas"/>
                <w:sz w:val="23"/>
                <w:szCs w:val="23"/>
                <w:shd w:val="clear" w:color="auto" w:fill="F7F7F8"/>
              </w:rPr>
              <w:t>&lt;aop:scoped-proxy/&gt;</w:t>
            </w:r>
            <w:r>
              <w:rPr>
                <w:rFonts w:ascii="Arial" w:hAnsi="Arial" w:cs="Arial"/>
                <w:shd w:val="clear" w:color="auto" w:fill="EBF1E7"/>
              </w:rPr>
              <w:t>在</w:t>
            </w:r>
            <w:r>
              <w:rPr>
                <w:rStyle w:val="HTML"/>
                <w:rFonts w:ascii="Consolas" w:hAnsi="Consolas"/>
                <w:sz w:val="23"/>
                <w:szCs w:val="23"/>
                <w:shd w:val="clear" w:color="auto" w:fill="F7F7F8"/>
              </w:rPr>
              <w:t>FactoryBean</w:t>
            </w:r>
            <w:r>
              <w:rPr>
                <w:rFonts w:ascii="Arial" w:hAnsi="Arial" w:cs="Arial"/>
                <w:shd w:val="clear" w:color="auto" w:fill="EBF1E7"/>
              </w:rPr>
              <w:t>实现中时，工厂</w:t>
            </w:r>
            <w:r>
              <w:rPr>
                <w:rFonts w:ascii="Arial" w:hAnsi="Arial" w:cs="Arial"/>
                <w:shd w:val="clear" w:color="auto" w:fill="EBF1E7"/>
              </w:rPr>
              <w:t>bean</w:t>
            </w:r>
            <w:r>
              <w:rPr>
                <w:rFonts w:ascii="Arial" w:hAnsi="Arial" w:cs="Arial"/>
                <w:shd w:val="clear" w:color="auto" w:fill="EBF1E7"/>
              </w:rPr>
              <w:t>本身是作用域的，而不是从中返回的对象</w:t>
            </w:r>
            <w:r>
              <w:rPr>
                <w:rStyle w:val="HTML"/>
                <w:rFonts w:ascii="Consolas" w:hAnsi="Consolas"/>
                <w:sz w:val="23"/>
                <w:szCs w:val="23"/>
                <w:shd w:val="clear" w:color="auto" w:fill="F7F7F8"/>
              </w:rPr>
              <w:t>getObject()</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34" w:name="_Toc15327092"/>
      <w:r w:rsidRPr="00BA0D5D">
        <w:rPr>
          <w:rFonts w:ascii="Arial" w:eastAsia="宋体" w:hAnsi="Arial" w:cs="Arial"/>
          <w:color w:val="34302D"/>
          <w:kern w:val="0"/>
          <w:sz w:val="41"/>
          <w:szCs w:val="41"/>
        </w:rPr>
        <w:t>1.6. Customizing the Nature of a Bean</w:t>
      </w:r>
      <w:bookmarkEnd w:id="2334"/>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Framework provides a number of interfaces you can use to customize the nature of a bean. This section groups them as follows:</w:t>
      </w:r>
    </w:p>
    <w:p w:rsidR="00F704F7" w:rsidRPr="00BA0D5D" w:rsidRDefault="00F704F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 Framework</w:t>
      </w:r>
      <w:r>
        <w:rPr>
          <w:rFonts w:ascii="Arial" w:hAnsi="Arial" w:cs="Arial"/>
          <w:color w:val="34302D"/>
          <w:shd w:val="clear" w:color="auto" w:fill="FFFFFF"/>
        </w:rPr>
        <w:t>提供了许多可用于自定义</w:t>
      </w:r>
      <w:r>
        <w:rPr>
          <w:rFonts w:ascii="Arial" w:hAnsi="Arial" w:cs="Arial"/>
          <w:color w:val="34302D"/>
          <w:shd w:val="clear" w:color="auto" w:fill="FFFFFF"/>
        </w:rPr>
        <w:t>bean</w:t>
      </w:r>
      <w:r>
        <w:rPr>
          <w:rFonts w:ascii="Arial" w:hAnsi="Arial" w:cs="Arial"/>
          <w:color w:val="34302D"/>
          <w:shd w:val="clear" w:color="auto" w:fill="FFFFFF"/>
        </w:rPr>
        <w:t>特性的接口。本节将它们分组如下：</w:t>
      </w:r>
    </w:p>
    <w:p w:rsidR="00BA0D5D" w:rsidRPr="00BA0D5D" w:rsidRDefault="003D7FE9" w:rsidP="00BA0D5D">
      <w:pPr>
        <w:widowControl/>
        <w:numPr>
          <w:ilvl w:val="0"/>
          <w:numId w:val="10"/>
        </w:numPr>
        <w:shd w:val="clear" w:color="auto" w:fill="FFFFFF"/>
        <w:spacing w:after="150"/>
        <w:ind w:left="360"/>
        <w:jc w:val="left"/>
        <w:rPr>
          <w:rFonts w:ascii="inherit" w:eastAsia="宋体" w:hAnsi="inherit" w:cs="Arial" w:hint="eastAsia"/>
          <w:color w:val="34302D"/>
          <w:kern w:val="0"/>
          <w:sz w:val="24"/>
          <w:szCs w:val="24"/>
        </w:rPr>
      </w:pPr>
      <w:hyperlink r:id="rId184" w:anchor="beans-factory-lifecycle" w:history="1">
        <w:r w:rsidR="00BA0D5D" w:rsidRPr="00BA0D5D">
          <w:rPr>
            <w:rFonts w:ascii="inherit" w:eastAsia="宋体" w:hAnsi="inherit" w:cs="Arial"/>
            <w:color w:val="548E2E"/>
            <w:kern w:val="0"/>
            <w:sz w:val="24"/>
            <w:szCs w:val="24"/>
            <w:u w:val="single"/>
          </w:rPr>
          <w:t>Lifecycle Callbacks</w:t>
        </w:r>
      </w:hyperlink>
    </w:p>
    <w:p w:rsidR="00BA0D5D" w:rsidRPr="00BA0D5D" w:rsidRDefault="003D7FE9" w:rsidP="00BA0D5D">
      <w:pPr>
        <w:widowControl/>
        <w:numPr>
          <w:ilvl w:val="0"/>
          <w:numId w:val="10"/>
        </w:numPr>
        <w:shd w:val="clear" w:color="auto" w:fill="FFFFFF"/>
        <w:spacing w:after="150"/>
        <w:ind w:left="360"/>
        <w:jc w:val="left"/>
        <w:rPr>
          <w:rFonts w:ascii="inherit" w:eastAsia="宋体" w:hAnsi="inherit" w:cs="Arial" w:hint="eastAsia"/>
          <w:color w:val="34302D"/>
          <w:kern w:val="0"/>
          <w:sz w:val="24"/>
          <w:szCs w:val="24"/>
        </w:rPr>
      </w:pPr>
      <w:hyperlink r:id="rId185" w:anchor="beans-factory-aware" w:history="1">
        <w:r w:rsidR="00BA0D5D" w:rsidRPr="00BA0D5D">
          <w:rPr>
            <w:rFonts w:ascii="Consolas" w:eastAsia="宋体" w:hAnsi="Consolas" w:cs="宋体"/>
            <w:color w:val="548E2E"/>
            <w:kern w:val="0"/>
            <w:sz w:val="23"/>
            <w:szCs w:val="23"/>
            <w:u w:val="single"/>
            <w:shd w:val="clear" w:color="auto" w:fill="F7F7F8"/>
          </w:rPr>
          <w:t>ApplicationContextAware</w:t>
        </w:r>
        <w:r w:rsidR="00BA0D5D" w:rsidRPr="00BA0D5D">
          <w:rPr>
            <w:rFonts w:ascii="inherit" w:eastAsia="宋体" w:hAnsi="inherit" w:cs="Arial"/>
            <w:color w:val="548E2E"/>
            <w:kern w:val="0"/>
            <w:sz w:val="24"/>
            <w:szCs w:val="24"/>
            <w:u w:val="single"/>
          </w:rPr>
          <w:t> and </w:t>
        </w:r>
        <w:r w:rsidR="00BA0D5D" w:rsidRPr="00BA0D5D">
          <w:rPr>
            <w:rFonts w:ascii="Consolas" w:eastAsia="宋体" w:hAnsi="Consolas" w:cs="宋体"/>
            <w:color w:val="548E2E"/>
            <w:kern w:val="0"/>
            <w:sz w:val="23"/>
            <w:szCs w:val="23"/>
            <w:u w:val="single"/>
            <w:shd w:val="clear" w:color="auto" w:fill="F7F7F8"/>
          </w:rPr>
          <w:t>BeanNameAware</w:t>
        </w:r>
      </w:hyperlink>
    </w:p>
    <w:p w:rsidR="00BA0D5D" w:rsidRPr="00F704F7" w:rsidRDefault="003D7FE9" w:rsidP="00BA0D5D">
      <w:pPr>
        <w:widowControl/>
        <w:numPr>
          <w:ilvl w:val="0"/>
          <w:numId w:val="10"/>
        </w:numPr>
        <w:shd w:val="clear" w:color="auto" w:fill="FFFFFF"/>
        <w:spacing w:after="150"/>
        <w:ind w:left="360"/>
        <w:jc w:val="left"/>
        <w:rPr>
          <w:rFonts w:ascii="inherit" w:eastAsia="宋体" w:hAnsi="inherit" w:cs="Arial" w:hint="eastAsia"/>
          <w:color w:val="34302D"/>
          <w:kern w:val="0"/>
          <w:sz w:val="24"/>
          <w:szCs w:val="24"/>
        </w:rPr>
      </w:pPr>
      <w:hyperlink r:id="rId186" w:anchor="aware-list" w:history="1">
        <w:r w:rsidR="00BA0D5D" w:rsidRPr="00BA0D5D">
          <w:rPr>
            <w:rFonts w:ascii="inherit" w:eastAsia="宋体" w:hAnsi="inherit" w:cs="Arial"/>
            <w:color w:val="548E2E"/>
            <w:kern w:val="0"/>
            <w:sz w:val="24"/>
            <w:szCs w:val="24"/>
            <w:u w:val="single"/>
          </w:rPr>
          <w:t>Other </w:t>
        </w:r>
        <w:r w:rsidR="00BA0D5D" w:rsidRPr="00BA0D5D">
          <w:rPr>
            <w:rFonts w:ascii="Consolas" w:eastAsia="宋体" w:hAnsi="Consolas" w:cs="宋体"/>
            <w:color w:val="548E2E"/>
            <w:kern w:val="0"/>
            <w:sz w:val="23"/>
            <w:szCs w:val="23"/>
            <w:u w:val="single"/>
            <w:shd w:val="clear" w:color="auto" w:fill="F7F7F8"/>
          </w:rPr>
          <w:t>Aware</w:t>
        </w:r>
        <w:r w:rsidR="00BA0D5D" w:rsidRPr="00BA0D5D">
          <w:rPr>
            <w:rFonts w:ascii="inherit" w:eastAsia="宋体" w:hAnsi="inherit" w:cs="Arial"/>
            <w:color w:val="548E2E"/>
            <w:kern w:val="0"/>
            <w:sz w:val="24"/>
            <w:szCs w:val="24"/>
            <w:u w:val="single"/>
          </w:rPr>
          <w:t> Interfaces</w:t>
        </w:r>
      </w:hyperlink>
    </w:p>
    <w:p w:rsidR="00F704F7" w:rsidRDefault="003D7FE9" w:rsidP="00F704F7">
      <w:pPr>
        <w:pStyle w:val="a3"/>
        <w:numPr>
          <w:ilvl w:val="0"/>
          <w:numId w:val="10"/>
        </w:numPr>
        <w:shd w:val="clear" w:color="auto" w:fill="FFFFFF"/>
        <w:spacing w:before="0" w:beforeAutospacing="0" w:after="150" w:afterAutospacing="0"/>
        <w:rPr>
          <w:rFonts w:ascii="inherit" w:hAnsi="inherit" w:cs="Arial" w:hint="eastAsia"/>
          <w:color w:val="34302D"/>
        </w:rPr>
      </w:pPr>
      <w:hyperlink r:id="rId187" w:anchor="beans-factory-lifecycle" w:history="1">
        <w:r w:rsidR="00F704F7">
          <w:rPr>
            <w:rStyle w:val="a4"/>
            <w:rFonts w:ascii="inherit" w:hAnsi="inherit" w:cs="Arial"/>
            <w:color w:val="548E2E"/>
          </w:rPr>
          <w:t>生命周期回调</w:t>
        </w:r>
      </w:hyperlink>
    </w:p>
    <w:p w:rsidR="00F704F7" w:rsidRDefault="003D7FE9" w:rsidP="00F704F7">
      <w:pPr>
        <w:pStyle w:val="a3"/>
        <w:numPr>
          <w:ilvl w:val="0"/>
          <w:numId w:val="10"/>
        </w:numPr>
        <w:shd w:val="clear" w:color="auto" w:fill="FFFFFF"/>
        <w:spacing w:before="0" w:beforeAutospacing="0" w:after="150" w:afterAutospacing="0"/>
        <w:rPr>
          <w:rFonts w:ascii="inherit" w:hAnsi="inherit" w:cs="Arial" w:hint="eastAsia"/>
          <w:color w:val="34302D"/>
        </w:rPr>
      </w:pPr>
      <w:hyperlink r:id="rId188" w:anchor="beans-factory-aware" w:history="1">
        <w:r w:rsidR="00F704F7">
          <w:rPr>
            <w:rStyle w:val="HTML"/>
            <w:rFonts w:ascii="Consolas" w:hAnsi="Consolas"/>
            <w:color w:val="548E2E"/>
            <w:sz w:val="23"/>
            <w:szCs w:val="23"/>
            <w:u w:val="single"/>
            <w:shd w:val="clear" w:color="auto" w:fill="F7F7F8"/>
          </w:rPr>
          <w:t>ApplicationContextAware</w:t>
        </w:r>
        <w:r w:rsidR="00F704F7">
          <w:rPr>
            <w:rStyle w:val="a4"/>
            <w:rFonts w:ascii="inherit" w:hAnsi="inherit" w:cs="Arial"/>
            <w:color w:val="548E2E"/>
          </w:rPr>
          <w:t> </w:t>
        </w:r>
        <w:r w:rsidR="00F704F7">
          <w:rPr>
            <w:rStyle w:val="a4"/>
            <w:rFonts w:ascii="inherit" w:hAnsi="inherit" w:cs="Arial"/>
            <w:color w:val="548E2E"/>
          </w:rPr>
          <w:t>和</w:t>
        </w:r>
        <w:r w:rsidR="00F704F7">
          <w:rPr>
            <w:rStyle w:val="a4"/>
            <w:rFonts w:ascii="inherit" w:hAnsi="inherit" w:cs="Arial"/>
            <w:color w:val="548E2E"/>
          </w:rPr>
          <w:t> </w:t>
        </w:r>
        <w:r w:rsidR="00F704F7">
          <w:rPr>
            <w:rStyle w:val="HTML"/>
            <w:rFonts w:ascii="Consolas" w:hAnsi="Consolas"/>
            <w:color w:val="548E2E"/>
            <w:sz w:val="23"/>
            <w:szCs w:val="23"/>
            <w:u w:val="single"/>
            <w:shd w:val="clear" w:color="auto" w:fill="F7F7F8"/>
          </w:rPr>
          <w:t>BeanNameAware</w:t>
        </w:r>
      </w:hyperlink>
    </w:p>
    <w:p w:rsidR="00F704F7" w:rsidRPr="00A61F56" w:rsidRDefault="003D7FE9" w:rsidP="00F704F7">
      <w:pPr>
        <w:pStyle w:val="a3"/>
        <w:numPr>
          <w:ilvl w:val="0"/>
          <w:numId w:val="10"/>
        </w:numPr>
        <w:shd w:val="clear" w:color="auto" w:fill="FFFFFF"/>
        <w:spacing w:before="0" w:beforeAutospacing="0" w:after="150" w:afterAutospacing="0"/>
        <w:rPr>
          <w:rFonts w:ascii="inherit" w:hAnsi="inherit" w:cs="Arial" w:hint="eastAsia"/>
          <w:color w:val="34302D"/>
        </w:rPr>
      </w:pPr>
      <w:hyperlink r:id="rId189" w:anchor="aware-list" w:history="1">
        <w:r w:rsidR="00F704F7">
          <w:rPr>
            <w:rStyle w:val="a4"/>
            <w:rFonts w:ascii="inherit" w:hAnsi="inherit" w:cs="Arial"/>
            <w:color w:val="548E2E"/>
          </w:rPr>
          <w:t>其他</w:t>
        </w:r>
        <w:r w:rsidR="00F704F7">
          <w:rPr>
            <w:rStyle w:val="HTML"/>
            <w:rFonts w:ascii="Consolas" w:hAnsi="Consolas"/>
            <w:color w:val="548E2E"/>
            <w:sz w:val="23"/>
            <w:szCs w:val="23"/>
            <w:u w:val="single"/>
            <w:shd w:val="clear" w:color="auto" w:fill="F7F7F8"/>
          </w:rPr>
          <w:t>Aware</w:t>
        </w:r>
        <w:r w:rsidR="00F704F7">
          <w:rPr>
            <w:rStyle w:val="a4"/>
            <w:rFonts w:ascii="inherit" w:hAnsi="inherit" w:cs="Arial"/>
            <w:color w:val="548E2E"/>
          </w:rPr>
          <w:t>接口</w:t>
        </w:r>
      </w:hyperlink>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1.6.1. Lifecycle Callbacks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interact with the container’s management of the bean lifecycle, you can implement the Spring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interfaces. The container calls </w:t>
      </w:r>
      <w:r w:rsidRPr="00BA0D5D">
        <w:rPr>
          <w:rFonts w:ascii="Consolas" w:eastAsia="宋体" w:hAnsi="Consolas" w:cs="宋体"/>
          <w:color w:val="34302D"/>
          <w:kern w:val="0"/>
          <w:sz w:val="23"/>
          <w:szCs w:val="23"/>
          <w:shd w:val="clear" w:color="auto" w:fill="F7F7F8"/>
        </w:rPr>
        <w:t>afterPropertiesSet()</w:t>
      </w:r>
      <w:r w:rsidRPr="00BA0D5D">
        <w:rPr>
          <w:rFonts w:ascii="inherit" w:eastAsia="宋体" w:hAnsi="inherit" w:cs="Arial"/>
          <w:color w:val="34302D"/>
          <w:kern w:val="0"/>
          <w:sz w:val="24"/>
          <w:szCs w:val="24"/>
        </w:rPr>
        <w:t> for the former and </w:t>
      </w:r>
      <w:r w:rsidRPr="00BA0D5D">
        <w:rPr>
          <w:rFonts w:ascii="Consolas" w:eastAsia="宋体" w:hAnsi="Consolas" w:cs="宋体"/>
          <w:color w:val="34302D"/>
          <w:kern w:val="0"/>
          <w:sz w:val="23"/>
          <w:szCs w:val="23"/>
          <w:shd w:val="clear" w:color="auto" w:fill="F7F7F8"/>
        </w:rPr>
        <w:t>destroy()</w:t>
      </w:r>
      <w:r w:rsidRPr="00BA0D5D">
        <w:rPr>
          <w:rFonts w:ascii="inherit" w:eastAsia="宋体" w:hAnsi="inherit" w:cs="Arial"/>
          <w:color w:val="34302D"/>
          <w:kern w:val="0"/>
          <w:sz w:val="24"/>
          <w:szCs w:val="24"/>
        </w:rPr>
        <w:t> for the latter to let the bean perform certain actions upon initialization and destruction of your beans.</w:t>
      </w:r>
    </w:p>
    <w:p w:rsidR="00A61F56" w:rsidRPr="00BA0D5D" w:rsidRDefault="00A61F5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要与容器的</w:t>
      </w:r>
      <w:r>
        <w:rPr>
          <w:rFonts w:ascii="Arial" w:hAnsi="Arial" w:cs="Arial"/>
          <w:color w:val="34302D"/>
          <w:shd w:val="clear" w:color="auto" w:fill="FFFFFF"/>
        </w:rPr>
        <w:t>bean</w:t>
      </w:r>
      <w:r>
        <w:rPr>
          <w:rFonts w:ascii="Arial" w:hAnsi="Arial" w:cs="Arial"/>
          <w:color w:val="34302D"/>
          <w:shd w:val="clear" w:color="auto" w:fill="FFFFFF"/>
        </w:rPr>
        <w:t>生命周期管理进行交互，可以实现</w:t>
      </w:r>
      <w:r>
        <w:rPr>
          <w:rFonts w:ascii="Arial" w:hAnsi="Arial" w:cs="Arial"/>
          <w:color w:val="34302D"/>
          <w:shd w:val="clear" w:color="auto" w:fill="FFFFFF"/>
        </w:rPr>
        <w:t>Spring </w:t>
      </w:r>
      <w:r>
        <w:rPr>
          <w:rStyle w:val="HTML"/>
          <w:rFonts w:ascii="Consolas" w:hAnsi="Consolas"/>
          <w:sz w:val="23"/>
          <w:szCs w:val="23"/>
          <w:shd w:val="clear" w:color="auto" w:fill="F7F7F8"/>
        </w:rPr>
        <w:t>InitializingBean</w:t>
      </w:r>
      <w:r>
        <w:rPr>
          <w:rFonts w:ascii="Arial" w:hAnsi="Arial" w:cs="Arial"/>
          <w:color w:val="34302D"/>
          <w:shd w:val="clear" w:color="auto" w:fill="FFFFFF"/>
        </w:rPr>
        <w:t>和</w:t>
      </w:r>
      <w:r>
        <w:rPr>
          <w:rStyle w:val="HTML"/>
          <w:rFonts w:ascii="Consolas" w:hAnsi="Consolas"/>
          <w:sz w:val="23"/>
          <w:szCs w:val="23"/>
          <w:shd w:val="clear" w:color="auto" w:fill="F7F7F8"/>
        </w:rPr>
        <w:t>DisposableBean</w:t>
      </w:r>
      <w:r>
        <w:rPr>
          <w:rFonts w:ascii="Arial" w:hAnsi="Arial" w:cs="Arial"/>
          <w:color w:val="34302D"/>
          <w:shd w:val="clear" w:color="auto" w:fill="FFFFFF"/>
        </w:rPr>
        <w:t>接口。容器调用</w:t>
      </w:r>
      <w:r>
        <w:rPr>
          <w:rStyle w:val="HTML"/>
          <w:rFonts w:ascii="Consolas" w:hAnsi="Consolas"/>
          <w:sz w:val="23"/>
          <w:szCs w:val="23"/>
          <w:shd w:val="clear" w:color="auto" w:fill="F7F7F8"/>
        </w:rPr>
        <w:t>afterPropertiesSet()</w:t>
      </w:r>
      <w:r>
        <w:rPr>
          <w:rFonts w:ascii="Arial" w:hAnsi="Arial" w:cs="Arial"/>
          <w:color w:val="34302D"/>
          <w:shd w:val="clear" w:color="auto" w:fill="FFFFFF"/>
        </w:rPr>
        <w:t>前者，</w:t>
      </w:r>
      <w:r>
        <w:rPr>
          <w:rStyle w:val="HTML"/>
          <w:rFonts w:ascii="Consolas" w:hAnsi="Consolas"/>
          <w:sz w:val="23"/>
          <w:szCs w:val="23"/>
          <w:shd w:val="clear" w:color="auto" w:fill="F7F7F8"/>
        </w:rPr>
        <w:t>destroy()</w:t>
      </w:r>
      <w:r>
        <w:rPr>
          <w:rFonts w:ascii="Arial" w:hAnsi="Arial" w:cs="Arial"/>
          <w:color w:val="34302D"/>
          <w:shd w:val="clear" w:color="auto" w:fill="FFFFFF"/>
        </w:rPr>
        <w:t>后者让</w:t>
      </w:r>
      <w:r>
        <w:rPr>
          <w:rFonts w:ascii="Arial" w:hAnsi="Arial" w:cs="Arial"/>
          <w:color w:val="34302D"/>
          <w:shd w:val="clear" w:color="auto" w:fill="FFFFFF"/>
        </w:rPr>
        <w:t>bean</w:t>
      </w:r>
      <w:r>
        <w:rPr>
          <w:rFonts w:ascii="Arial" w:hAnsi="Arial" w:cs="Arial"/>
          <w:color w:val="34302D"/>
          <w:shd w:val="clear" w:color="auto" w:fill="FFFFFF"/>
        </w:rPr>
        <w:t>在初始化和销毁</w:t>
      </w:r>
      <w:r>
        <w:rPr>
          <w:rFonts w:ascii="Arial" w:hAnsi="Arial" w:cs="Arial"/>
          <w:color w:val="34302D"/>
          <w:shd w:val="clear" w:color="auto" w:fill="FFFFFF"/>
        </w:rPr>
        <w:t>​​bean</w:t>
      </w:r>
      <w:r>
        <w:rPr>
          <w:rFonts w:ascii="Arial" w:hAnsi="Arial" w:cs="Arial"/>
          <w:color w:val="34302D"/>
          <w:shd w:val="clear" w:color="auto" w:fill="FFFFFF"/>
        </w:rPr>
        <w:t>时执行某些操作。</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2E7A5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JSR-250 </w:t>
            </w:r>
            <w:r w:rsidRPr="00BA0D5D">
              <w:rPr>
                <w:rFonts w:ascii="Consolas" w:eastAsia="宋体" w:hAnsi="Consolas" w:cs="宋体"/>
                <w:kern w:val="0"/>
                <w:sz w:val="23"/>
                <w:szCs w:val="23"/>
                <w:shd w:val="clear" w:color="auto" w:fill="F7F7F8"/>
              </w:rPr>
              <w:t>@PostConstruct</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@PreDestroy</w:t>
            </w:r>
            <w:r w:rsidRPr="00BA0D5D">
              <w:rPr>
                <w:rFonts w:ascii="inherit" w:eastAsia="宋体" w:hAnsi="inherit" w:cs="宋体"/>
                <w:kern w:val="0"/>
                <w:sz w:val="24"/>
                <w:szCs w:val="24"/>
              </w:rPr>
              <w:t> annotations are generally considered best practice for receiving lifecycle callbacks in a modern Spring application. Using these annotations means that your beans are not coupled to Spring-specific interfaces. For details, see </w:t>
            </w:r>
            <w:hyperlink r:id="rId190" w:anchor="beans-postconstruct-and-predestroy-annotations" w:history="1">
              <w:r w:rsidRPr="00BA0D5D">
                <w:rPr>
                  <w:rFonts w:ascii="inherit" w:eastAsia="宋体" w:hAnsi="inherit" w:cs="宋体"/>
                  <w:color w:val="548E2E"/>
                  <w:kern w:val="0"/>
                  <w:sz w:val="24"/>
                  <w:szCs w:val="24"/>
                  <w:u w:val="single"/>
                </w:rPr>
                <w:t>Using </w:t>
              </w:r>
              <w:r w:rsidRPr="00BA0D5D">
                <w:rPr>
                  <w:rFonts w:ascii="Consolas" w:eastAsia="宋体" w:hAnsi="Consolas" w:cs="宋体"/>
                  <w:color w:val="548E2E"/>
                  <w:kern w:val="0"/>
                  <w:sz w:val="23"/>
                  <w:szCs w:val="23"/>
                  <w:u w:val="single"/>
                  <w:shd w:val="clear" w:color="auto" w:fill="F7F7F8"/>
                </w:rPr>
                <w:t>@PostConstruct</w:t>
              </w:r>
              <w:r w:rsidRPr="00BA0D5D">
                <w:rPr>
                  <w:rFonts w:ascii="inherit" w:eastAsia="宋体" w:hAnsi="inherit" w:cs="宋体"/>
                  <w:color w:val="548E2E"/>
                  <w:kern w:val="0"/>
                  <w:sz w:val="24"/>
                  <w:szCs w:val="24"/>
                  <w:u w:val="single"/>
                </w:rPr>
                <w:t> and </w:t>
              </w:r>
              <w:r w:rsidRPr="00BA0D5D">
                <w:rPr>
                  <w:rFonts w:ascii="Consolas" w:eastAsia="宋体" w:hAnsi="Consolas" w:cs="宋体"/>
                  <w:color w:val="548E2E"/>
                  <w:kern w:val="0"/>
                  <w:sz w:val="23"/>
                  <w:szCs w:val="23"/>
                  <w:u w:val="single"/>
                  <w:shd w:val="clear" w:color="auto" w:fill="F7F7F8"/>
                </w:rPr>
                <w:t>@PreDestroy</w:t>
              </w:r>
            </w:hyperlink>
            <w:r w:rsidRPr="00BA0D5D">
              <w:rPr>
                <w:rFonts w:ascii="inherit" w:eastAsia="宋体" w:hAnsi="inherit" w:cs="宋体"/>
                <w:kern w:val="0"/>
                <w:sz w:val="24"/>
                <w:szCs w:val="24"/>
              </w:rPr>
              <w:t>.</w:t>
            </w:r>
          </w:p>
          <w:p w:rsidR="00A61F56" w:rsidRPr="00BA0D5D" w:rsidRDefault="00A61F56"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JSR-250 </w:t>
            </w:r>
            <w:r>
              <w:rPr>
                <w:rStyle w:val="HTML"/>
                <w:rFonts w:ascii="Consolas" w:hAnsi="Consolas"/>
                <w:sz w:val="23"/>
                <w:szCs w:val="23"/>
                <w:shd w:val="clear" w:color="auto" w:fill="F7F7F8"/>
              </w:rPr>
              <w:t>@PostConstruct</w:t>
            </w:r>
            <w:r>
              <w:rPr>
                <w:rFonts w:ascii="Arial" w:hAnsi="Arial" w:cs="Arial"/>
                <w:shd w:val="clear" w:color="auto" w:fill="EBF1E7"/>
              </w:rPr>
              <w:t>和</w:t>
            </w:r>
            <w:r>
              <w:rPr>
                <w:rStyle w:val="HTML"/>
                <w:rFonts w:ascii="Consolas" w:hAnsi="Consolas"/>
                <w:sz w:val="23"/>
                <w:szCs w:val="23"/>
                <w:shd w:val="clear" w:color="auto" w:fill="F7F7F8"/>
              </w:rPr>
              <w:t>@PreDestroy</w:t>
            </w:r>
            <w:r>
              <w:rPr>
                <w:rFonts w:ascii="Arial" w:hAnsi="Arial" w:cs="Arial"/>
                <w:shd w:val="clear" w:color="auto" w:fill="EBF1E7"/>
              </w:rPr>
              <w:t>注释通常被认为是在现代</w:t>
            </w:r>
            <w:r>
              <w:rPr>
                <w:rFonts w:ascii="Arial" w:hAnsi="Arial" w:cs="Arial"/>
                <w:shd w:val="clear" w:color="auto" w:fill="EBF1E7"/>
              </w:rPr>
              <w:t>Spring</w:t>
            </w:r>
            <w:r>
              <w:rPr>
                <w:rFonts w:ascii="Arial" w:hAnsi="Arial" w:cs="Arial"/>
                <w:shd w:val="clear" w:color="auto" w:fill="EBF1E7"/>
              </w:rPr>
              <w:t>应用程序中接收生命周期回调的最佳实践。使用这些注释意味着您的</w:t>
            </w:r>
            <w:r>
              <w:rPr>
                <w:rFonts w:ascii="Arial" w:hAnsi="Arial" w:cs="Arial"/>
                <w:shd w:val="clear" w:color="auto" w:fill="EBF1E7"/>
              </w:rPr>
              <w:t>bean</w:t>
            </w:r>
            <w:r>
              <w:rPr>
                <w:rFonts w:ascii="Arial" w:hAnsi="Arial" w:cs="Arial"/>
                <w:shd w:val="clear" w:color="auto" w:fill="EBF1E7"/>
              </w:rPr>
              <w:t>不会耦合到特定于</w:t>
            </w:r>
            <w:r>
              <w:rPr>
                <w:rFonts w:ascii="Arial" w:hAnsi="Arial" w:cs="Arial"/>
                <w:shd w:val="clear" w:color="auto" w:fill="EBF1E7"/>
              </w:rPr>
              <w:t>Spring</w:t>
            </w:r>
            <w:r>
              <w:rPr>
                <w:rFonts w:ascii="Arial" w:hAnsi="Arial" w:cs="Arial"/>
                <w:shd w:val="clear" w:color="auto" w:fill="EBF1E7"/>
              </w:rPr>
              <w:t>的接口。有关详细信息，请参阅</w:t>
            </w:r>
            <w:hyperlink r:id="rId191" w:anchor="beans-postconstruct-and-predestroy-annotations" w:history="1">
              <w:r>
                <w:rPr>
                  <w:rStyle w:val="a4"/>
                  <w:rFonts w:ascii="Arial" w:hAnsi="Arial" w:cs="Arial"/>
                  <w:color w:val="548E2E"/>
                  <w:shd w:val="clear" w:color="auto" w:fill="EBF1E7"/>
                </w:rPr>
                <w:t>使用</w:t>
              </w:r>
              <w:r>
                <w:rPr>
                  <w:rStyle w:val="HTML"/>
                  <w:rFonts w:ascii="Consolas" w:hAnsi="Consolas"/>
                  <w:color w:val="548E2E"/>
                  <w:sz w:val="23"/>
                  <w:szCs w:val="23"/>
                  <w:u w:val="single"/>
                  <w:shd w:val="clear" w:color="auto" w:fill="F7F7F8"/>
                </w:rPr>
                <w:t>@PostConstruct</w:t>
              </w:r>
              <w:r>
                <w:rPr>
                  <w:rStyle w:val="a4"/>
                  <w:rFonts w:ascii="Arial" w:hAnsi="Arial" w:cs="Arial"/>
                  <w:color w:val="548E2E"/>
                  <w:shd w:val="clear" w:color="auto" w:fill="EBF1E7"/>
                </w:rPr>
                <w:t>和</w:t>
              </w:r>
              <w:r>
                <w:rPr>
                  <w:rStyle w:val="HTML"/>
                  <w:rFonts w:ascii="Consolas" w:hAnsi="Consolas"/>
                  <w:color w:val="548E2E"/>
                  <w:sz w:val="23"/>
                  <w:szCs w:val="23"/>
                  <w:u w:val="single"/>
                  <w:shd w:val="clear" w:color="auto" w:fill="F7F7F8"/>
                </w:rPr>
                <w:t>@PreDestroy</w:t>
              </w:r>
            </w:hyperlink>
            <w:r>
              <w:rPr>
                <w:rFonts w:ascii="Arial" w:hAnsi="Arial" w:cs="Arial"/>
                <w:shd w:val="clear" w:color="auto" w:fill="EBF1E7"/>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lastRenderedPageBreak/>
              <w:t>If you do not want to use the JSR-250 annotations but you still want to remove coupling, consider </w:t>
            </w:r>
            <w:r w:rsidRPr="00BA0D5D">
              <w:rPr>
                <w:rFonts w:ascii="Consolas" w:eastAsia="宋体" w:hAnsi="Consolas" w:cs="宋体"/>
                <w:kern w:val="0"/>
                <w:sz w:val="23"/>
                <w:szCs w:val="23"/>
                <w:shd w:val="clear" w:color="auto" w:fill="F7F7F8"/>
              </w:rPr>
              <w:t>init-method</w:t>
            </w:r>
            <w:r w:rsidRPr="00BA0D5D">
              <w:rPr>
                <w:rFonts w:ascii="inherit" w:eastAsia="宋体" w:hAnsi="inherit" w:cs="宋体"/>
                <w:kern w:val="0"/>
                <w:sz w:val="24"/>
                <w:szCs w:val="24"/>
              </w:rPr>
              <w:t>and </w:t>
            </w:r>
            <w:r w:rsidRPr="00BA0D5D">
              <w:rPr>
                <w:rFonts w:ascii="Consolas" w:eastAsia="宋体" w:hAnsi="Consolas" w:cs="宋体"/>
                <w:kern w:val="0"/>
                <w:sz w:val="23"/>
                <w:szCs w:val="23"/>
                <w:shd w:val="clear" w:color="auto" w:fill="F7F7F8"/>
              </w:rPr>
              <w:t>destroy-method</w:t>
            </w:r>
            <w:r w:rsidRPr="00BA0D5D">
              <w:rPr>
                <w:rFonts w:ascii="inherit" w:eastAsia="宋体" w:hAnsi="inherit" w:cs="宋体"/>
                <w:kern w:val="0"/>
                <w:sz w:val="24"/>
                <w:szCs w:val="24"/>
              </w:rPr>
              <w:t> bean definition metadata.</w:t>
            </w:r>
          </w:p>
          <w:p w:rsidR="00A61F56" w:rsidRPr="00BA0D5D" w:rsidRDefault="00A61F56" w:rsidP="00BA0D5D">
            <w:pPr>
              <w:widowControl/>
              <w:jc w:val="left"/>
              <w:rPr>
                <w:rFonts w:ascii="inherit" w:eastAsia="宋体" w:hAnsi="inherit" w:cs="宋体" w:hint="eastAsia"/>
                <w:kern w:val="0"/>
                <w:sz w:val="24"/>
                <w:szCs w:val="24"/>
              </w:rPr>
            </w:pPr>
            <w:r>
              <w:rPr>
                <w:rFonts w:ascii="Arial" w:hAnsi="Arial" w:cs="Arial"/>
                <w:shd w:val="clear" w:color="auto" w:fill="EBF1E7"/>
              </w:rPr>
              <w:t>如果您不想使用</w:t>
            </w:r>
            <w:r>
              <w:rPr>
                <w:rFonts w:ascii="Arial" w:hAnsi="Arial" w:cs="Arial"/>
                <w:shd w:val="clear" w:color="auto" w:fill="EBF1E7"/>
              </w:rPr>
              <w:t>JSR-250</w:t>
            </w:r>
            <w:r>
              <w:rPr>
                <w:rFonts w:ascii="Arial" w:hAnsi="Arial" w:cs="Arial"/>
                <w:shd w:val="clear" w:color="auto" w:fill="EBF1E7"/>
              </w:rPr>
              <w:t>注释但仍想删除耦合，请考虑</w:t>
            </w:r>
            <w:r>
              <w:rPr>
                <w:rStyle w:val="HTML"/>
                <w:rFonts w:ascii="Consolas" w:hAnsi="Consolas"/>
                <w:sz w:val="23"/>
                <w:szCs w:val="23"/>
                <w:shd w:val="clear" w:color="auto" w:fill="F7F7F8"/>
              </w:rPr>
              <w:t>init-method</w:t>
            </w:r>
            <w:r>
              <w:rPr>
                <w:rFonts w:ascii="Arial" w:hAnsi="Arial" w:cs="Arial"/>
                <w:shd w:val="clear" w:color="auto" w:fill="EBF1E7"/>
              </w:rPr>
              <w:t>和</w:t>
            </w:r>
            <w:r>
              <w:rPr>
                <w:rStyle w:val="HTML"/>
                <w:rFonts w:ascii="Consolas" w:hAnsi="Consolas"/>
                <w:sz w:val="23"/>
                <w:szCs w:val="23"/>
                <w:shd w:val="clear" w:color="auto" w:fill="F7F7F8"/>
              </w:rPr>
              <w:t>destroy-method</w:t>
            </w:r>
            <w:r>
              <w:rPr>
                <w:rFonts w:ascii="Arial" w:hAnsi="Arial" w:cs="Arial"/>
                <w:shd w:val="clear" w:color="auto" w:fill="EBF1E7"/>
              </w:rPr>
              <w:t>bean</w:t>
            </w:r>
            <w:r>
              <w:rPr>
                <w:rFonts w:ascii="Arial" w:hAnsi="Arial" w:cs="Arial"/>
                <w:shd w:val="clear" w:color="auto" w:fill="EBF1E7"/>
              </w:rPr>
              <w:t>定义元数据。</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Internally, the Spring Framework uses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implementations to process any callback interfaces it can find and call the appropriate methods. If you need custom features or other lifecycle behavior Spring does not by default offer, you can implement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yourself. For more information, see </w:t>
      </w:r>
      <w:hyperlink r:id="rId192" w:anchor="beans-factory-extension" w:history="1">
        <w:r w:rsidRPr="00BA0D5D">
          <w:rPr>
            <w:rFonts w:ascii="inherit" w:eastAsia="宋体" w:hAnsi="inherit" w:cs="Arial"/>
            <w:color w:val="548E2E"/>
            <w:kern w:val="0"/>
            <w:sz w:val="24"/>
            <w:szCs w:val="24"/>
            <w:u w:val="single"/>
          </w:rPr>
          <w:t>Container Extension Points</w:t>
        </w:r>
      </w:hyperlink>
      <w:r w:rsidRPr="00BA0D5D">
        <w:rPr>
          <w:rFonts w:ascii="inherit" w:eastAsia="宋体" w:hAnsi="inherit" w:cs="Arial"/>
          <w:color w:val="34302D"/>
          <w:kern w:val="0"/>
          <w:sz w:val="24"/>
          <w:szCs w:val="24"/>
        </w:rPr>
        <w:t>.</w:t>
      </w:r>
    </w:p>
    <w:p w:rsidR="00A61F56" w:rsidRPr="00BA0D5D" w:rsidRDefault="00A61F5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在内部，</w:t>
      </w:r>
      <w:r>
        <w:rPr>
          <w:rFonts w:ascii="Arial" w:hAnsi="Arial" w:cs="Arial"/>
          <w:color w:val="34302D"/>
          <w:shd w:val="clear" w:color="auto" w:fill="FFFFFF"/>
        </w:rPr>
        <w:t>Spring Framework</w:t>
      </w:r>
      <w:r>
        <w:rPr>
          <w:rFonts w:ascii="Arial" w:hAnsi="Arial" w:cs="Arial"/>
          <w:color w:val="34302D"/>
          <w:shd w:val="clear" w:color="auto" w:fill="FFFFFF"/>
        </w:rPr>
        <w:t>使用</w:t>
      </w:r>
      <w:r>
        <w:rPr>
          <w:rStyle w:val="HTML"/>
          <w:rFonts w:ascii="Consolas" w:hAnsi="Consolas"/>
          <w:sz w:val="23"/>
          <w:szCs w:val="23"/>
          <w:shd w:val="clear" w:color="auto" w:fill="F7F7F8"/>
        </w:rPr>
        <w:t>BeanPostProcessor</w:t>
      </w:r>
      <w:r>
        <w:rPr>
          <w:rFonts w:ascii="Arial" w:hAnsi="Arial" w:cs="Arial"/>
          <w:color w:val="34302D"/>
          <w:shd w:val="clear" w:color="auto" w:fill="FFFFFF"/>
        </w:rPr>
        <w:t>实现来处理它可以找到的任何回调接口并调用适当的方法。如果您需要自定义功能或其他生命周期行为</w:t>
      </w:r>
      <w:r>
        <w:rPr>
          <w:rFonts w:ascii="Arial" w:hAnsi="Arial" w:cs="Arial"/>
          <w:color w:val="34302D"/>
          <w:shd w:val="clear" w:color="auto" w:fill="FFFFFF"/>
        </w:rPr>
        <w:t>Spring</w:t>
      </w:r>
      <w:r>
        <w:rPr>
          <w:rFonts w:ascii="Arial" w:hAnsi="Arial" w:cs="Arial"/>
          <w:color w:val="34302D"/>
          <w:shd w:val="clear" w:color="auto" w:fill="FFFFFF"/>
        </w:rPr>
        <w:t>默认不提供，您可以</w:t>
      </w:r>
      <w:r>
        <w:rPr>
          <w:rStyle w:val="HTML"/>
          <w:rFonts w:ascii="Consolas" w:hAnsi="Consolas"/>
          <w:sz w:val="23"/>
          <w:szCs w:val="23"/>
          <w:shd w:val="clear" w:color="auto" w:fill="F7F7F8"/>
        </w:rPr>
        <w:t>BeanPostProcessor</w:t>
      </w:r>
      <w:r>
        <w:rPr>
          <w:rFonts w:ascii="Arial" w:hAnsi="Arial" w:cs="Arial"/>
          <w:color w:val="34302D"/>
          <w:shd w:val="clear" w:color="auto" w:fill="FFFFFF"/>
        </w:rPr>
        <w:t>自己实现。有关更多信息，请参阅</w:t>
      </w:r>
      <w:r>
        <w:rPr>
          <w:rFonts w:ascii="Arial" w:hAnsi="Arial" w:cs="Arial"/>
          <w:color w:val="34302D"/>
          <w:shd w:val="clear" w:color="auto" w:fill="FFFFFF"/>
        </w:rPr>
        <w:t> </w:t>
      </w:r>
      <w:hyperlink r:id="rId193" w:anchor="beans-factory-extension" w:history="1">
        <w:r>
          <w:rPr>
            <w:rStyle w:val="a4"/>
            <w:rFonts w:ascii="Arial" w:hAnsi="Arial" w:cs="Arial"/>
            <w:color w:val="548E2E"/>
            <w:shd w:val="clear" w:color="auto" w:fill="FFFFFF"/>
          </w:rPr>
          <w:t>容器扩展点</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the initialization and destruction callbacks, Spring-managed objects may also implement the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interface so that those objects can participate in the startup and shutdown process, as driven by the container’s own lifecycle.</w:t>
      </w:r>
    </w:p>
    <w:p w:rsidR="00A61F56" w:rsidRPr="00BA0D5D" w:rsidRDefault="00A61F5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除了初始化和销毁</w:t>
      </w:r>
      <w:r>
        <w:rPr>
          <w:rFonts w:ascii="Arial" w:hAnsi="Arial" w:cs="Arial"/>
          <w:color w:val="34302D"/>
          <w:shd w:val="clear" w:color="auto" w:fill="FFFFFF"/>
        </w:rPr>
        <w:t>​​</w:t>
      </w:r>
      <w:r>
        <w:rPr>
          <w:rFonts w:ascii="Arial" w:hAnsi="Arial" w:cs="Arial"/>
          <w:color w:val="34302D"/>
          <w:shd w:val="clear" w:color="auto" w:fill="FFFFFF"/>
        </w:rPr>
        <w:t>回调之外，</w:t>
      </w:r>
      <w:r>
        <w:rPr>
          <w:rFonts w:ascii="Arial" w:hAnsi="Arial" w:cs="Arial"/>
          <w:color w:val="34302D"/>
          <w:shd w:val="clear" w:color="auto" w:fill="FFFFFF"/>
        </w:rPr>
        <w:t>Spring</w:t>
      </w:r>
      <w:r>
        <w:rPr>
          <w:rFonts w:ascii="Arial" w:hAnsi="Arial" w:cs="Arial"/>
          <w:color w:val="34302D"/>
          <w:shd w:val="clear" w:color="auto" w:fill="FFFFFF"/>
        </w:rPr>
        <w:t>管理的对象还可以实现</w:t>
      </w:r>
      <w:r>
        <w:rPr>
          <w:rStyle w:val="HTML"/>
          <w:rFonts w:ascii="Consolas" w:hAnsi="Consolas"/>
          <w:sz w:val="23"/>
          <w:szCs w:val="23"/>
          <w:shd w:val="clear" w:color="auto" w:fill="F7F7F8"/>
        </w:rPr>
        <w:t>Lifecycle</w:t>
      </w:r>
      <w:r>
        <w:rPr>
          <w:rFonts w:ascii="Arial" w:hAnsi="Arial" w:cs="Arial"/>
          <w:color w:val="34302D"/>
          <w:shd w:val="clear" w:color="auto" w:fill="FFFFFF"/>
        </w:rPr>
        <w:t>接口，以便这些对象可以参与启动和关闭过程，这是由容器自身的生命周期驱动的。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lifecycle callback interfaces are described in this section.</w:t>
      </w:r>
    </w:p>
    <w:p w:rsidR="00A61F56" w:rsidRPr="00BA0D5D" w:rsidRDefault="00A61F5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本节描述了生命周期回调接口。</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Initialization Callbacks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org.springframework.beans.factory.InitializingBean</w:t>
      </w:r>
      <w:r w:rsidRPr="00BA0D5D">
        <w:rPr>
          <w:rFonts w:ascii="inherit" w:eastAsia="宋体" w:hAnsi="inherit" w:cs="Arial"/>
          <w:color w:val="34302D"/>
          <w:kern w:val="0"/>
          <w:sz w:val="24"/>
          <w:szCs w:val="24"/>
        </w:rPr>
        <w:t> interface lets a bean perform initialization work after the container has set all necessary properties on the bean. The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interface specifies a single method:</w:t>
      </w:r>
    </w:p>
    <w:p w:rsidR="00A61F56" w:rsidRPr="00BA0D5D" w:rsidRDefault="00A61F5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org.springframework.beans.factory.InitializingBean</w:t>
      </w:r>
      <w:r>
        <w:rPr>
          <w:rFonts w:ascii="Arial" w:hAnsi="Arial" w:cs="Arial"/>
          <w:color w:val="34302D"/>
          <w:shd w:val="clear" w:color="auto" w:fill="FFFFFF"/>
        </w:rPr>
        <w:t>接口允许在容器上设置</w:t>
      </w:r>
      <w:r>
        <w:rPr>
          <w:rFonts w:ascii="Arial" w:hAnsi="Arial" w:cs="Arial"/>
          <w:color w:val="34302D"/>
          <w:shd w:val="clear" w:color="auto" w:fill="FFFFFF"/>
        </w:rPr>
        <w:t>bean</w:t>
      </w:r>
      <w:r>
        <w:rPr>
          <w:rFonts w:ascii="Arial" w:hAnsi="Arial" w:cs="Arial"/>
          <w:color w:val="34302D"/>
          <w:shd w:val="clear" w:color="auto" w:fill="FFFFFF"/>
        </w:rPr>
        <w:t>的所有必要属性后，一个</w:t>
      </w:r>
      <w:r>
        <w:rPr>
          <w:rFonts w:ascii="Arial" w:hAnsi="Arial" w:cs="Arial"/>
          <w:color w:val="34302D"/>
          <w:shd w:val="clear" w:color="auto" w:fill="FFFFFF"/>
        </w:rPr>
        <w:t>bean</w:t>
      </w:r>
      <w:r>
        <w:rPr>
          <w:rFonts w:ascii="Arial" w:hAnsi="Arial" w:cs="Arial"/>
          <w:color w:val="34302D"/>
          <w:shd w:val="clear" w:color="auto" w:fill="FFFFFF"/>
        </w:rPr>
        <w:t>进行初始化工作。的</w:t>
      </w:r>
      <w:r>
        <w:rPr>
          <w:rStyle w:val="HTML"/>
          <w:rFonts w:ascii="Consolas" w:hAnsi="Consolas"/>
          <w:sz w:val="23"/>
          <w:szCs w:val="23"/>
          <w:shd w:val="clear" w:color="auto" w:fill="F7F7F8"/>
        </w:rPr>
        <w:t>InitializingBean</w:t>
      </w:r>
      <w:r>
        <w:rPr>
          <w:rFonts w:ascii="Arial" w:hAnsi="Arial" w:cs="Arial"/>
          <w:color w:val="34302D"/>
          <w:shd w:val="clear" w:color="auto" w:fill="FFFFFF"/>
        </w:rPr>
        <w:t>接口规定了一个方法：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afterPropertiesSet()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recommend that you do not use the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interface, because it unnecessarily couples the code to Spring. Alternatively, we suggest using the </w:t>
      </w:r>
      <w:hyperlink r:id="rId194" w:anchor="beans-postconstruct-and-predestroy-annotations" w:history="1">
        <w:r w:rsidRPr="00BA0D5D">
          <w:rPr>
            <w:rFonts w:ascii="Consolas" w:eastAsia="宋体" w:hAnsi="Consolas" w:cs="宋体"/>
            <w:color w:val="548E2E"/>
            <w:kern w:val="0"/>
            <w:sz w:val="23"/>
            <w:szCs w:val="23"/>
            <w:u w:val="single"/>
            <w:shd w:val="clear" w:color="auto" w:fill="F7F7F8"/>
          </w:rPr>
          <w:t>@PostConstruct</w:t>
        </w:r>
      </w:hyperlink>
      <w:r w:rsidRPr="00BA0D5D">
        <w:rPr>
          <w:rFonts w:ascii="inherit" w:eastAsia="宋体" w:hAnsi="inherit" w:cs="Arial"/>
          <w:color w:val="34302D"/>
          <w:kern w:val="0"/>
          <w:sz w:val="24"/>
          <w:szCs w:val="24"/>
        </w:rPr>
        <w:t> annotation or specifying a POJO initialization method. In the case of XML-based configuration metadata, you can use the </w:t>
      </w:r>
      <w:r w:rsidRPr="00BA0D5D">
        <w:rPr>
          <w:rFonts w:ascii="Consolas" w:eastAsia="宋体" w:hAnsi="Consolas" w:cs="宋体"/>
          <w:color w:val="34302D"/>
          <w:kern w:val="0"/>
          <w:sz w:val="23"/>
          <w:szCs w:val="23"/>
          <w:shd w:val="clear" w:color="auto" w:fill="F7F7F8"/>
        </w:rPr>
        <w:t>init-method</w:t>
      </w:r>
      <w:r w:rsidRPr="00BA0D5D">
        <w:rPr>
          <w:rFonts w:ascii="inherit" w:eastAsia="宋体" w:hAnsi="inherit" w:cs="Arial"/>
          <w:color w:val="34302D"/>
          <w:kern w:val="0"/>
          <w:sz w:val="24"/>
          <w:szCs w:val="24"/>
        </w:rPr>
        <w:t> attribute to specify the name of the method that has a void no-argument signature. With Java configuration, you can use the </w:t>
      </w:r>
      <w:r w:rsidRPr="00BA0D5D">
        <w:rPr>
          <w:rFonts w:ascii="Consolas" w:eastAsia="宋体" w:hAnsi="Consolas" w:cs="宋体"/>
          <w:color w:val="34302D"/>
          <w:kern w:val="0"/>
          <w:sz w:val="23"/>
          <w:szCs w:val="23"/>
          <w:shd w:val="clear" w:color="auto" w:fill="F7F7F8"/>
        </w:rPr>
        <w:t>initMethod</w:t>
      </w:r>
      <w:r w:rsidRPr="00BA0D5D">
        <w:rPr>
          <w:rFonts w:ascii="inherit" w:eastAsia="宋体" w:hAnsi="inherit" w:cs="Arial"/>
          <w:color w:val="34302D"/>
          <w:kern w:val="0"/>
          <w:sz w:val="24"/>
          <w:szCs w:val="24"/>
        </w:rPr>
        <w:t> attribute of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See </w:t>
      </w:r>
      <w:hyperlink r:id="rId195" w:anchor="beans-java-lifecycle-callbacks" w:history="1">
        <w:r w:rsidRPr="00BA0D5D">
          <w:rPr>
            <w:rFonts w:ascii="inherit" w:eastAsia="宋体" w:hAnsi="inherit" w:cs="Arial"/>
            <w:color w:val="548E2E"/>
            <w:kern w:val="0"/>
            <w:sz w:val="24"/>
            <w:szCs w:val="24"/>
            <w:u w:val="single"/>
          </w:rPr>
          <w:t>Receiving Lifecycle Callbacks</w:t>
        </w:r>
      </w:hyperlink>
      <w:r w:rsidRPr="00BA0D5D">
        <w:rPr>
          <w:rFonts w:ascii="inherit" w:eastAsia="宋体" w:hAnsi="inherit" w:cs="Arial"/>
          <w:color w:val="34302D"/>
          <w:kern w:val="0"/>
          <w:sz w:val="24"/>
          <w:szCs w:val="24"/>
        </w:rPr>
        <w:t>. Consider the following example:</w:t>
      </w:r>
    </w:p>
    <w:p w:rsidR="00DC787D" w:rsidRPr="00BA0D5D" w:rsidRDefault="00DC787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我们建议您不要使用该</w:t>
      </w:r>
      <w:r>
        <w:rPr>
          <w:rStyle w:val="HTML"/>
          <w:rFonts w:ascii="Consolas" w:hAnsi="Consolas"/>
          <w:sz w:val="23"/>
          <w:szCs w:val="23"/>
          <w:shd w:val="clear" w:color="auto" w:fill="F7F7F8"/>
        </w:rPr>
        <w:t>InitializingBean</w:t>
      </w:r>
      <w:r>
        <w:rPr>
          <w:rFonts w:ascii="Arial" w:hAnsi="Arial" w:cs="Arial"/>
          <w:color w:val="34302D"/>
          <w:shd w:val="clear" w:color="auto" w:fill="FFFFFF"/>
        </w:rPr>
        <w:t>接口，因为它会不必要地将代码耦合到</w:t>
      </w:r>
      <w:r>
        <w:rPr>
          <w:rFonts w:ascii="Arial" w:hAnsi="Arial" w:cs="Arial"/>
          <w:color w:val="34302D"/>
          <w:shd w:val="clear" w:color="auto" w:fill="FFFFFF"/>
        </w:rPr>
        <w:t>Spring</w:t>
      </w:r>
      <w:r>
        <w:rPr>
          <w:rFonts w:ascii="Arial" w:hAnsi="Arial" w:cs="Arial"/>
          <w:color w:val="34302D"/>
          <w:shd w:val="clear" w:color="auto" w:fill="FFFFFF"/>
        </w:rPr>
        <w:t>。或者，我们建议使用</w:t>
      </w:r>
      <w:hyperlink r:id="rId196" w:anchor="beans-postconstruct-and-predestroy-annotations" w:history="1">
        <w:r>
          <w:rPr>
            <w:rStyle w:val="HTML"/>
            <w:rFonts w:ascii="Consolas" w:hAnsi="Consolas"/>
            <w:color w:val="548E2E"/>
            <w:sz w:val="23"/>
            <w:szCs w:val="23"/>
            <w:u w:val="single"/>
            <w:shd w:val="clear" w:color="auto" w:fill="F7F7F8"/>
          </w:rPr>
          <w:t>@PostConstruct</w:t>
        </w:r>
      </w:hyperlink>
      <w:r>
        <w:rPr>
          <w:rFonts w:ascii="Arial" w:hAnsi="Arial" w:cs="Arial"/>
          <w:color w:val="34302D"/>
          <w:shd w:val="clear" w:color="auto" w:fill="FFFFFF"/>
        </w:rPr>
        <w:t>注释或指定</w:t>
      </w:r>
      <w:r>
        <w:rPr>
          <w:rFonts w:ascii="Arial" w:hAnsi="Arial" w:cs="Arial"/>
          <w:color w:val="34302D"/>
          <w:shd w:val="clear" w:color="auto" w:fill="FFFFFF"/>
        </w:rPr>
        <w:t>POJO</w:t>
      </w:r>
      <w:r>
        <w:rPr>
          <w:rFonts w:ascii="Arial" w:hAnsi="Arial" w:cs="Arial"/>
          <w:color w:val="34302D"/>
          <w:shd w:val="clear" w:color="auto" w:fill="FFFFFF"/>
        </w:rPr>
        <w:t>初始化方法。对于基于</w:t>
      </w:r>
      <w:r>
        <w:rPr>
          <w:rFonts w:ascii="Arial" w:hAnsi="Arial" w:cs="Arial"/>
          <w:color w:val="34302D"/>
          <w:shd w:val="clear" w:color="auto" w:fill="FFFFFF"/>
        </w:rPr>
        <w:t>XML</w:t>
      </w:r>
      <w:r>
        <w:rPr>
          <w:rFonts w:ascii="Arial" w:hAnsi="Arial" w:cs="Arial"/>
          <w:color w:val="34302D"/>
          <w:shd w:val="clear" w:color="auto" w:fill="FFFFFF"/>
        </w:rPr>
        <w:t>的配置元数据，您可以使用该</w:t>
      </w:r>
      <w:r>
        <w:rPr>
          <w:rStyle w:val="HTML"/>
          <w:rFonts w:ascii="Consolas" w:hAnsi="Consolas"/>
          <w:sz w:val="23"/>
          <w:szCs w:val="23"/>
          <w:shd w:val="clear" w:color="auto" w:fill="F7F7F8"/>
        </w:rPr>
        <w:t>init-method</w:t>
      </w:r>
      <w:r>
        <w:rPr>
          <w:rFonts w:ascii="Arial" w:hAnsi="Arial" w:cs="Arial"/>
          <w:color w:val="34302D"/>
          <w:shd w:val="clear" w:color="auto" w:fill="FFFFFF"/>
        </w:rPr>
        <w:t>属性指定具有</w:t>
      </w:r>
      <w:r>
        <w:rPr>
          <w:rFonts w:ascii="Arial" w:hAnsi="Arial" w:cs="Arial"/>
          <w:color w:val="34302D"/>
          <w:shd w:val="clear" w:color="auto" w:fill="FFFFFF"/>
        </w:rPr>
        <w:t>void</w:t>
      </w:r>
      <w:r>
        <w:rPr>
          <w:rFonts w:ascii="Arial" w:hAnsi="Arial" w:cs="Arial"/>
          <w:color w:val="34302D"/>
          <w:shd w:val="clear" w:color="auto" w:fill="FFFFFF"/>
        </w:rPr>
        <w:t>无参数签名的方法的名称。使用</w:t>
      </w:r>
      <w:r>
        <w:rPr>
          <w:rFonts w:ascii="Arial" w:hAnsi="Arial" w:cs="Arial"/>
          <w:color w:val="34302D"/>
          <w:shd w:val="clear" w:color="auto" w:fill="FFFFFF"/>
        </w:rPr>
        <w:t>Java</w:t>
      </w:r>
      <w:r>
        <w:rPr>
          <w:rFonts w:ascii="Arial" w:hAnsi="Arial" w:cs="Arial"/>
          <w:color w:val="34302D"/>
          <w:shd w:val="clear" w:color="auto" w:fill="FFFFFF"/>
        </w:rPr>
        <w:t>配置，您可以使用。的</w:t>
      </w:r>
      <w:r>
        <w:rPr>
          <w:rStyle w:val="HTML"/>
          <w:rFonts w:ascii="Consolas" w:hAnsi="Consolas"/>
          <w:sz w:val="23"/>
          <w:szCs w:val="23"/>
          <w:shd w:val="clear" w:color="auto" w:fill="F7F7F8"/>
        </w:rPr>
        <w:t>initMethod</w:t>
      </w:r>
      <w:r>
        <w:rPr>
          <w:rFonts w:ascii="Arial" w:hAnsi="Arial" w:cs="Arial"/>
          <w:color w:val="34302D"/>
          <w:shd w:val="clear" w:color="auto" w:fill="FFFFFF"/>
        </w:rPr>
        <w:t>属性</w:t>
      </w:r>
      <w:r>
        <w:rPr>
          <w:rFonts w:ascii="Arial" w:hAnsi="Arial" w:cs="Arial"/>
          <w:color w:val="34302D"/>
          <w:shd w:val="clear" w:color="auto" w:fill="FFFFFF"/>
        </w:rPr>
        <w:t> </w:t>
      </w:r>
      <w:r>
        <w:rPr>
          <w:rStyle w:val="HTML"/>
          <w:rFonts w:ascii="Consolas" w:hAnsi="Consolas"/>
          <w:sz w:val="23"/>
          <w:szCs w:val="23"/>
          <w:shd w:val="clear" w:color="auto" w:fill="F7F7F8"/>
        </w:rPr>
        <w:t>@Bean</w:t>
      </w:r>
      <w:r>
        <w:rPr>
          <w:rFonts w:ascii="Arial" w:hAnsi="Arial" w:cs="Arial"/>
          <w:color w:val="34302D"/>
          <w:shd w:val="clear" w:color="auto" w:fill="FFFFFF"/>
        </w:rPr>
        <w:t>。请参阅</w:t>
      </w:r>
      <w:hyperlink r:id="rId197" w:anchor="beans-java-lifecycle-callbacks" w:history="1">
        <w:r>
          <w:rPr>
            <w:rStyle w:val="a4"/>
            <w:rFonts w:ascii="Arial" w:hAnsi="Arial" w:cs="Arial"/>
            <w:color w:val="548E2E"/>
            <w:shd w:val="clear" w:color="auto" w:fill="FFFFFF"/>
          </w:rPr>
          <w:t>接收生命周期回调</w:t>
        </w:r>
      </w:hyperlink>
      <w:r>
        <w:rPr>
          <w:rFonts w:ascii="Arial" w:hAnsi="Arial" w:cs="Arial"/>
          <w:color w:val="34302D"/>
          <w:shd w:val="clear" w:color="auto" w:fill="FFFFFF"/>
        </w:rPr>
        <w:t>。请考虑以下示例：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"exampleInitBean"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init-method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ExampleBean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 initialization work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example has almost exactly the same effect as the following example (which consists of two listings):</w:t>
      </w:r>
    </w:p>
    <w:p w:rsidR="00CB2C29" w:rsidRPr="00BA0D5D" w:rsidRDefault="00CB2C2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前面的示例与以下示例几乎完全相同（包含两个列表）：</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"exampleInitBean"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"examples.AnotherExampleBean"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AnotherExampleBean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InitializingBean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afterPropertiesSet()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 initialization work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the first of the two preceding examples does not couple the code to Spring.</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但是，前面两个示例中的第一个没有将代码耦合到</w:t>
      </w:r>
      <w:r>
        <w:rPr>
          <w:rFonts w:ascii="Arial" w:hAnsi="Arial" w:cs="Arial"/>
          <w:color w:val="34302D"/>
          <w:shd w:val="clear" w:color="auto" w:fill="FFFFFF"/>
        </w:rPr>
        <w:t>Spring</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Destruction Callbacks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Implementing the </w:t>
      </w:r>
      <w:r w:rsidRPr="00BA0D5D">
        <w:rPr>
          <w:rFonts w:ascii="Consolas" w:eastAsia="宋体" w:hAnsi="Consolas" w:cs="宋体"/>
          <w:color w:val="34302D"/>
          <w:kern w:val="0"/>
          <w:sz w:val="23"/>
          <w:szCs w:val="23"/>
          <w:shd w:val="clear" w:color="auto" w:fill="F7F7F8"/>
        </w:rPr>
        <w:t>org.springframework.beans.factory.DisposableBean</w:t>
      </w:r>
      <w:r w:rsidRPr="00BA0D5D">
        <w:rPr>
          <w:rFonts w:ascii="inherit" w:eastAsia="宋体" w:hAnsi="inherit" w:cs="Arial"/>
          <w:color w:val="34302D"/>
          <w:kern w:val="0"/>
          <w:sz w:val="24"/>
          <w:szCs w:val="24"/>
        </w:rPr>
        <w:t> interface lets a bean get a callback when the container that contains it is destroyed. The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interface specifies a single method:</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实现</w:t>
      </w:r>
      <w:r>
        <w:rPr>
          <w:rStyle w:val="HTML"/>
          <w:rFonts w:ascii="Consolas" w:hAnsi="Consolas"/>
          <w:sz w:val="23"/>
          <w:szCs w:val="23"/>
          <w:shd w:val="clear" w:color="auto" w:fill="F7F7F8"/>
        </w:rPr>
        <w:t>org.springframework.beans.factory.DisposableBean</w:t>
      </w:r>
      <w:r>
        <w:rPr>
          <w:rFonts w:ascii="Arial" w:hAnsi="Arial" w:cs="Arial"/>
          <w:color w:val="34302D"/>
          <w:shd w:val="clear" w:color="auto" w:fill="FFFFFF"/>
        </w:rPr>
        <w:t>接口允许</w:t>
      </w:r>
      <w:r>
        <w:rPr>
          <w:rFonts w:ascii="Arial" w:hAnsi="Arial" w:cs="Arial"/>
          <w:color w:val="34302D"/>
          <w:shd w:val="clear" w:color="auto" w:fill="FFFFFF"/>
        </w:rPr>
        <w:t>bean</w:t>
      </w:r>
      <w:r>
        <w:rPr>
          <w:rFonts w:ascii="Arial" w:hAnsi="Arial" w:cs="Arial"/>
          <w:color w:val="34302D"/>
          <w:shd w:val="clear" w:color="auto" w:fill="FFFFFF"/>
        </w:rPr>
        <w:t>在包含它的容器被销毁时获得回调。的</w:t>
      </w:r>
      <w:r>
        <w:rPr>
          <w:rFonts w:ascii="Arial" w:hAnsi="Arial" w:cs="Arial"/>
          <w:color w:val="34302D"/>
          <w:shd w:val="clear" w:color="auto" w:fill="FFFFFF"/>
        </w:rPr>
        <w:t> </w:t>
      </w:r>
      <w:r>
        <w:rPr>
          <w:rStyle w:val="HTML"/>
          <w:rFonts w:ascii="Consolas" w:hAnsi="Consolas"/>
          <w:sz w:val="23"/>
          <w:szCs w:val="23"/>
          <w:shd w:val="clear" w:color="auto" w:fill="F7F7F8"/>
        </w:rPr>
        <w:t>DisposableBean</w:t>
      </w:r>
      <w:r>
        <w:rPr>
          <w:rFonts w:ascii="Arial" w:hAnsi="Arial" w:cs="Arial"/>
          <w:color w:val="34302D"/>
          <w:shd w:val="clear" w:color="auto" w:fill="FFFFFF"/>
        </w:rPr>
        <w:t>接口规定了一个方法：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destroy()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recommend that you do not use the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callback interface, because it unnecessarily couples the code to Spring. Alternatively, we suggest using the </w:t>
      </w:r>
      <w:hyperlink r:id="rId198" w:anchor="beans-postconstruct-and-predestroy-annotations" w:history="1">
        <w:r w:rsidRPr="00BA0D5D">
          <w:rPr>
            <w:rFonts w:ascii="Consolas" w:eastAsia="宋体" w:hAnsi="Consolas" w:cs="宋体"/>
            <w:color w:val="548E2E"/>
            <w:kern w:val="0"/>
            <w:sz w:val="23"/>
            <w:szCs w:val="23"/>
            <w:u w:val="single"/>
            <w:shd w:val="clear" w:color="auto" w:fill="F7F7F8"/>
          </w:rPr>
          <w:t>@PreDestroy</w:t>
        </w:r>
      </w:hyperlink>
      <w:r w:rsidRPr="00BA0D5D">
        <w:rPr>
          <w:rFonts w:ascii="inherit" w:eastAsia="宋体" w:hAnsi="inherit" w:cs="Arial"/>
          <w:color w:val="34302D"/>
          <w:kern w:val="0"/>
          <w:sz w:val="24"/>
          <w:szCs w:val="24"/>
        </w:rPr>
        <w:t> annotation or specifying a generic method that is supported by bean definitions. With XML-based configuration metadata, you can use the </w:t>
      </w:r>
      <w:r w:rsidRPr="00BA0D5D">
        <w:rPr>
          <w:rFonts w:ascii="Consolas" w:eastAsia="宋体" w:hAnsi="Consolas" w:cs="宋体"/>
          <w:color w:val="34302D"/>
          <w:kern w:val="0"/>
          <w:sz w:val="23"/>
          <w:szCs w:val="23"/>
          <w:shd w:val="clear" w:color="auto" w:fill="F7F7F8"/>
        </w:rPr>
        <w:t>destroy-method</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With Java configuration, you can use the </w:t>
      </w:r>
      <w:r w:rsidRPr="00BA0D5D">
        <w:rPr>
          <w:rFonts w:ascii="Consolas" w:eastAsia="宋体" w:hAnsi="Consolas" w:cs="宋体"/>
          <w:color w:val="34302D"/>
          <w:kern w:val="0"/>
          <w:sz w:val="23"/>
          <w:szCs w:val="23"/>
          <w:shd w:val="clear" w:color="auto" w:fill="F7F7F8"/>
        </w:rPr>
        <w:t>destroyMethod</w:t>
      </w:r>
      <w:r w:rsidRPr="00BA0D5D">
        <w:rPr>
          <w:rFonts w:ascii="inherit" w:eastAsia="宋体" w:hAnsi="inherit" w:cs="Arial"/>
          <w:color w:val="34302D"/>
          <w:kern w:val="0"/>
          <w:sz w:val="24"/>
          <w:szCs w:val="24"/>
        </w:rPr>
        <w:t> attribute of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See </w:t>
      </w:r>
      <w:hyperlink r:id="rId199" w:anchor="beans-java-lifecycle-callbacks" w:history="1">
        <w:r w:rsidRPr="00BA0D5D">
          <w:rPr>
            <w:rFonts w:ascii="inherit" w:eastAsia="宋体" w:hAnsi="inherit" w:cs="Arial"/>
            <w:color w:val="548E2E"/>
            <w:kern w:val="0"/>
            <w:sz w:val="24"/>
            <w:szCs w:val="24"/>
            <w:u w:val="single"/>
          </w:rPr>
          <w:t>Receiving Lifecycle Callbacks</w:t>
        </w:r>
      </w:hyperlink>
      <w:r w:rsidRPr="00BA0D5D">
        <w:rPr>
          <w:rFonts w:ascii="inherit" w:eastAsia="宋体" w:hAnsi="inherit" w:cs="Arial"/>
          <w:color w:val="34302D"/>
          <w:kern w:val="0"/>
          <w:sz w:val="24"/>
          <w:szCs w:val="24"/>
        </w:rPr>
        <w:t>. Consider the following definition:</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我们建议您不要使用</w:t>
      </w:r>
      <w:r>
        <w:rPr>
          <w:rStyle w:val="HTML"/>
          <w:rFonts w:ascii="Consolas" w:hAnsi="Consolas"/>
          <w:sz w:val="23"/>
          <w:szCs w:val="23"/>
          <w:shd w:val="clear" w:color="auto" w:fill="F7F7F8"/>
        </w:rPr>
        <w:t>DisposableBean</w:t>
      </w:r>
      <w:r>
        <w:rPr>
          <w:rFonts w:ascii="Arial" w:hAnsi="Arial" w:cs="Arial"/>
          <w:color w:val="34302D"/>
          <w:shd w:val="clear" w:color="auto" w:fill="FFFFFF"/>
        </w:rPr>
        <w:t>回调接口，因为它会不必要地将代码耦合到</w:t>
      </w:r>
      <w:r>
        <w:rPr>
          <w:rFonts w:ascii="Arial" w:hAnsi="Arial" w:cs="Arial"/>
          <w:color w:val="34302D"/>
          <w:shd w:val="clear" w:color="auto" w:fill="FFFFFF"/>
        </w:rPr>
        <w:t>Spring</w:t>
      </w:r>
      <w:r>
        <w:rPr>
          <w:rFonts w:ascii="Arial" w:hAnsi="Arial" w:cs="Arial"/>
          <w:color w:val="34302D"/>
          <w:shd w:val="clear" w:color="auto" w:fill="FFFFFF"/>
        </w:rPr>
        <w:t>。或者，我们建议使用</w:t>
      </w:r>
      <w:hyperlink r:id="rId200" w:anchor="beans-postconstruct-and-predestroy-annotations" w:history="1">
        <w:r>
          <w:rPr>
            <w:rStyle w:val="HTML"/>
            <w:rFonts w:ascii="Consolas" w:hAnsi="Consolas"/>
            <w:color w:val="548E2E"/>
            <w:sz w:val="23"/>
            <w:szCs w:val="23"/>
            <w:u w:val="single"/>
            <w:shd w:val="clear" w:color="auto" w:fill="F7F7F8"/>
          </w:rPr>
          <w:t>@PreDestroy</w:t>
        </w:r>
      </w:hyperlink>
      <w:r>
        <w:rPr>
          <w:rFonts w:ascii="Arial" w:hAnsi="Arial" w:cs="Arial"/>
          <w:color w:val="34302D"/>
          <w:shd w:val="clear" w:color="auto" w:fill="FFFFFF"/>
        </w:rPr>
        <w:t>注释或指定</w:t>
      </w:r>
      <w:r>
        <w:rPr>
          <w:rFonts w:ascii="Arial" w:hAnsi="Arial" w:cs="Arial"/>
          <w:color w:val="34302D"/>
          <w:shd w:val="clear" w:color="auto" w:fill="FFFFFF"/>
        </w:rPr>
        <w:t>bean</w:t>
      </w:r>
      <w:r>
        <w:rPr>
          <w:rFonts w:ascii="Arial" w:hAnsi="Arial" w:cs="Arial"/>
          <w:color w:val="34302D"/>
          <w:shd w:val="clear" w:color="auto" w:fill="FFFFFF"/>
        </w:rPr>
        <w:t>定义支持的泛型方法。使用基于</w:t>
      </w:r>
      <w:r>
        <w:rPr>
          <w:rFonts w:ascii="Arial" w:hAnsi="Arial" w:cs="Arial"/>
          <w:color w:val="34302D"/>
          <w:shd w:val="clear" w:color="auto" w:fill="FFFFFF"/>
        </w:rPr>
        <w:t>XML</w:t>
      </w:r>
      <w:r>
        <w:rPr>
          <w:rFonts w:ascii="Arial" w:hAnsi="Arial" w:cs="Arial"/>
          <w:color w:val="34302D"/>
          <w:shd w:val="clear" w:color="auto" w:fill="FFFFFF"/>
        </w:rPr>
        <w:t>的配置元数据，您可以使用该</w:t>
      </w:r>
      <w:r>
        <w:rPr>
          <w:rStyle w:val="HTML"/>
          <w:rFonts w:ascii="Consolas" w:hAnsi="Consolas"/>
          <w:sz w:val="23"/>
          <w:szCs w:val="23"/>
          <w:shd w:val="clear" w:color="auto" w:fill="F7F7F8"/>
        </w:rPr>
        <w:t>destroy-method</w:t>
      </w:r>
      <w:r>
        <w:rPr>
          <w:rFonts w:ascii="Arial" w:hAnsi="Arial" w:cs="Arial"/>
          <w:color w:val="34302D"/>
          <w:shd w:val="clear" w:color="auto" w:fill="FFFFFF"/>
        </w:rPr>
        <w:t>属性</w:t>
      </w:r>
      <w:r>
        <w:rPr>
          <w:rStyle w:val="HTML"/>
          <w:rFonts w:ascii="Consolas" w:hAnsi="Consolas"/>
          <w:sz w:val="23"/>
          <w:szCs w:val="23"/>
          <w:shd w:val="clear" w:color="auto" w:fill="F7F7F8"/>
        </w:rPr>
        <w:t>&lt;bean/&gt;</w:t>
      </w:r>
      <w:r>
        <w:rPr>
          <w:rFonts w:ascii="Arial" w:hAnsi="Arial" w:cs="Arial"/>
          <w:color w:val="34302D"/>
          <w:shd w:val="clear" w:color="auto" w:fill="FFFFFF"/>
        </w:rPr>
        <w:t>。使用</w:t>
      </w:r>
      <w:r>
        <w:rPr>
          <w:rFonts w:ascii="Arial" w:hAnsi="Arial" w:cs="Arial"/>
          <w:color w:val="34302D"/>
          <w:shd w:val="clear" w:color="auto" w:fill="FFFFFF"/>
        </w:rPr>
        <w:t>Java</w:t>
      </w:r>
      <w:r>
        <w:rPr>
          <w:rFonts w:ascii="Arial" w:hAnsi="Arial" w:cs="Arial"/>
          <w:color w:val="34302D"/>
          <w:shd w:val="clear" w:color="auto" w:fill="FFFFFF"/>
        </w:rPr>
        <w:t>配置，您可以使用。的</w:t>
      </w:r>
      <w:r>
        <w:rPr>
          <w:rStyle w:val="HTML"/>
          <w:rFonts w:ascii="Consolas" w:hAnsi="Consolas"/>
          <w:sz w:val="23"/>
          <w:szCs w:val="23"/>
          <w:shd w:val="clear" w:color="auto" w:fill="F7F7F8"/>
        </w:rPr>
        <w:t>destroyMethod</w:t>
      </w:r>
      <w:r>
        <w:rPr>
          <w:rFonts w:ascii="Arial" w:hAnsi="Arial" w:cs="Arial"/>
          <w:color w:val="34302D"/>
          <w:shd w:val="clear" w:color="auto" w:fill="FFFFFF"/>
        </w:rPr>
        <w:t>属性</w:t>
      </w:r>
      <w:r>
        <w:rPr>
          <w:rStyle w:val="HTML"/>
          <w:rFonts w:ascii="Consolas" w:hAnsi="Consolas"/>
          <w:sz w:val="23"/>
          <w:szCs w:val="23"/>
          <w:shd w:val="clear" w:color="auto" w:fill="F7F7F8"/>
        </w:rPr>
        <w:t>@Bean</w:t>
      </w:r>
      <w:r>
        <w:rPr>
          <w:rFonts w:ascii="Arial" w:hAnsi="Arial" w:cs="Arial"/>
          <w:color w:val="34302D"/>
          <w:shd w:val="clear" w:color="auto" w:fill="FFFFFF"/>
        </w:rPr>
        <w:t>。请参阅</w:t>
      </w:r>
      <w:r>
        <w:rPr>
          <w:rFonts w:ascii="Arial" w:hAnsi="Arial" w:cs="Arial"/>
          <w:color w:val="34302D"/>
          <w:shd w:val="clear" w:color="auto" w:fill="FFFFFF"/>
        </w:rPr>
        <w:t> </w:t>
      </w:r>
      <w:hyperlink r:id="rId201" w:anchor="beans-java-lifecycle-callbacks" w:history="1">
        <w:r>
          <w:rPr>
            <w:rStyle w:val="a4"/>
            <w:rFonts w:ascii="Arial" w:hAnsi="Arial" w:cs="Arial"/>
            <w:color w:val="548E2E"/>
            <w:shd w:val="clear" w:color="auto" w:fill="FFFFFF"/>
          </w:rPr>
          <w:t>接收生命周期回调</w:t>
        </w:r>
      </w:hyperlink>
      <w:r>
        <w:rPr>
          <w:rFonts w:ascii="Arial" w:hAnsi="Arial" w:cs="Arial"/>
          <w:color w:val="34302D"/>
          <w:shd w:val="clear" w:color="auto" w:fill="FFFFFF"/>
        </w:rPr>
        <w:t>。考虑以下定义：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"exampleInitBean"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destroy-method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"cleanup"</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ExampleBean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cleanup()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 destruction work (like releasing pooled connections)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definition has almost exactly the same effect as the following definition:</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前面的定义与以下定义几乎完全相同：</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"exampleInitBean"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"examples.AnotherExampleBean"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AnotherExampleBean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DisposableBean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destroy()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 destruction work (like releasing pooled connections)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the first of the two preceding definitions does not couple the code to Spring.</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但是，前面两个定义中的第一个没有将代码耦合到</w:t>
      </w:r>
      <w:r>
        <w:rPr>
          <w:rFonts w:ascii="Arial" w:hAnsi="Arial" w:cs="Arial"/>
          <w:color w:val="34302D"/>
          <w:shd w:val="clear" w:color="auto" w:fill="FFFFFF"/>
        </w:rPr>
        <w:t>Spring</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4788C">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assign the </w:t>
            </w:r>
            <w:r w:rsidRPr="00BA0D5D">
              <w:rPr>
                <w:rFonts w:ascii="Consolas" w:eastAsia="宋体" w:hAnsi="Consolas" w:cs="宋体"/>
                <w:kern w:val="0"/>
                <w:sz w:val="23"/>
                <w:szCs w:val="23"/>
                <w:shd w:val="clear" w:color="auto" w:fill="F7F7F8"/>
              </w:rPr>
              <w:t>destroy-method</w:t>
            </w:r>
            <w:r w:rsidRPr="00BA0D5D">
              <w:rPr>
                <w:rFonts w:ascii="宋体" w:eastAsia="宋体" w:hAnsi="宋体" w:cs="宋体"/>
                <w:kern w:val="0"/>
                <w:sz w:val="24"/>
                <w:szCs w:val="24"/>
              </w:rPr>
              <w:t> attribute of a </w:t>
            </w:r>
            <w:r w:rsidRPr="00BA0D5D">
              <w:rPr>
                <w:rFonts w:ascii="Consolas" w:eastAsia="宋体" w:hAnsi="Consolas" w:cs="宋体"/>
                <w:kern w:val="0"/>
                <w:sz w:val="23"/>
                <w:szCs w:val="23"/>
                <w:shd w:val="clear" w:color="auto" w:fill="F7F7F8"/>
              </w:rPr>
              <w:t>&lt;bean&gt;</w:t>
            </w:r>
            <w:r w:rsidRPr="00BA0D5D">
              <w:rPr>
                <w:rFonts w:ascii="宋体" w:eastAsia="宋体" w:hAnsi="宋体" w:cs="宋体"/>
                <w:kern w:val="0"/>
                <w:sz w:val="24"/>
                <w:szCs w:val="24"/>
              </w:rPr>
              <w:t> element a special </w:t>
            </w:r>
            <w:r w:rsidRPr="00BA0D5D">
              <w:rPr>
                <w:rFonts w:ascii="Consolas" w:eastAsia="宋体" w:hAnsi="Consolas" w:cs="宋体"/>
                <w:kern w:val="0"/>
                <w:sz w:val="23"/>
                <w:szCs w:val="23"/>
                <w:shd w:val="clear" w:color="auto" w:fill="F7F7F8"/>
              </w:rPr>
              <w:t>(inferred)</w:t>
            </w:r>
            <w:r w:rsidRPr="00BA0D5D">
              <w:rPr>
                <w:rFonts w:ascii="宋体" w:eastAsia="宋体" w:hAnsi="宋体" w:cs="宋体"/>
                <w:kern w:val="0"/>
                <w:sz w:val="24"/>
                <w:szCs w:val="24"/>
              </w:rPr>
              <w:t> value, which instructs Spring to automatically detect a public </w:t>
            </w:r>
            <w:r w:rsidRPr="00BA0D5D">
              <w:rPr>
                <w:rFonts w:ascii="Consolas" w:eastAsia="宋体" w:hAnsi="Consolas" w:cs="宋体"/>
                <w:kern w:val="0"/>
                <w:sz w:val="23"/>
                <w:szCs w:val="23"/>
                <w:shd w:val="clear" w:color="auto" w:fill="F7F7F8"/>
              </w:rPr>
              <w:t>close</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shutdown</w:t>
            </w:r>
            <w:r w:rsidRPr="00BA0D5D">
              <w:rPr>
                <w:rFonts w:ascii="宋体" w:eastAsia="宋体" w:hAnsi="宋体" w:cs="宋体"/>
                <w:kern w:val="0"/>
                <w:sz w:val="24"/>
                <w:szCs w:val="24"/>
              </w:rPr>
              <w:t> method on the specific bean class. (Any class that implements </w:t>
            </w:r>
            <w:r w:rsidRPr="00BA0D5D">
              <w:rPr>
                <w:rFonts w:ascii="Consolas" w:eastAsia="宋体" w:hAnsi="Consolas" w:cs="宋体"/>
                <w:kern w:val="0"/>
                <w:sz w:val="23"/>
                <w:szCs w:val="23"/>
                <w:shd w:val="clear" w:color="auto" w:fill="F7F7F8"/>
              </w:rPr>
              <w:t>java.lang.AutoCloseable</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java.io.Closeable</w:t>
            </w:r>
            <w:r w:rsidRPr="00BA0D5D">
              <w:rPr>
                <w:rFonts w:ascii="宋体" w:eastAsia="宋体" w:hAnsi="宋体" w:cs="宋体"/>
                <w:kern w:val="0"/>
                <w:sz w:val="24"/>
                <w:szCs w:val="24"/>
              </w:rPr>
              <w:t> would therefore match.) You can also set this special </w:t>
            </w:r>
            <w:r w:rsidRPr="00BA0D5D">
              <w:rPr>
                <w:rFonts w:ascii="Consolas" w:eastAsia="宋体" w:hAnsi="Consolas" w:cs="宋体"/>
                <w:kern w:val="0"/>
                <w:sz w:val="23"/>
                <w:szCs w:val="23"/>
                <w:shd w:val="clear" w:color="auto" w:fill="F7F7F8"/>
              </w:rPr>
              <w:t>(inferred)</w:t>
            </w:r>
            <w:r w:rsidRPr="00BA0D5D">
              <w:rPr>
                <w:rFonts w:ascii="宋体" w:eastAsia="宋体" w:hAnsi="宋体" w:cs="宋体"/>
                <w:kern w:val="0"/>
                <w:sz w:val="24"/>
                <w:szCs w:val="24"/>
              </w:rPr>
              <w:t> value on the </w:t>
            </w:r>
            <w:r w:rsidRPr="00BA0D5D">
              <w:rPr>
                <w:rFonts w:ascii="Consolas" w:eastAsia="宋体" w:hAnsi="Consolas" w:cs="宋体"/>
                <w:kern w:val="0"/>
                <w:sz w:val="23"/>
                <w:szCs w:val="23"/>
                <w:shd w:val="clear" w:color="auto" w:fill="F7F7F8"/>
              </w:rPr>
              <w:t>default-destroy-method</w:t>
            </w:r>
            <w:r w:rsidRPr="00BA0D5D">
              <w:rPr>
                <w:rFonts w:ascii="宋体" w:eastAsia="宋体" w:hAnsi="宋体" w:cs="宋体"/>
                <w:kern w:val="0"/>
                <w:sz w:val="24"/>
                <w:szCs w:val="24"/>
              </w:rPr>
              <w:t> attribute of a </w:t>
            </w:r>
            <w:r w:rsidRPr="00BA0D5D">
              <w:rPr>
                <w:rFonts w:ascii="Consolas" w:eastAsia="宋体" w:hAnsi="Consolas" w:cs="宋体"/>
                <w:kern w:val="0"/>
                <w:sz w:val="23"/>
                <w:szCs w:val="23"/>
                <w:shd w:val="clear" w:color="auto" w:fill="F7F7F8"/>
              </w:rPr>
              <w:t>&lt;beans&gt;</w:t>
            </w:r>
            <w:r w:rsidRPr="00BA0D5D">
              <w:rPr>
                <w:rFonts w:ascii="宋体" w:eastAsia="宋体" w:hAnsi="宋体" w:cs="宋体"/>
                <w:kern w:val="0"/>
                <w:sz w:val="24"/>
                <w:szCs w:val="24"/>
              </w:rPr>
              <w:t> element to apply this behavior to an entire set of beans (see </w:t>
            </w:r>
            <w:hyperlink r:id="rId202" w:anchor="beans-factory-lifecycle-default-init-destroy-methods" w:history="1">
              <w:r w:rsidRPr="00BA0D5D">
                <w:rPr>
                  <w:rFonts w:ascii="宋体" w:eastAsia="宋体" w:hAnsi="宋体" w:cs="宋体"/>
                  <w:color w:val="548E2E"/>
                  <w:kern w:val="0"/>
                  <w:sz w:val="24"/>
                  <w:szCs w:val="24"/>
                  <w:u w:val="single"/>
                </w:rPr>
                <w:t>Default Initialization and Destroy Methods</w:t>
              </w:r>
            </w:hyperlink>
            <w:r w:rsidRPr="00BA0D5D">
              <w:rPr>
                <w:rFonts w:ascii="宋体" w:eastAsia="宋体" w:hAnsi="宋体" w:cs="宋体"/>
                <w:kern w:val="0"/>
                <w:sz w:val="24"/>
                <w:szCs w:val="24"/>
              </w:rPr>
              <w:t>). Note that this is the default behavior with Java configuration.</w:t>
            </w:r>
          </w:p>
          <w:p w:rsidR="0034788C" w:rsidRPr="00BA0D5D" w:rsidRDefault="0034788C" w:rsidP="00BA0D5D">
            <w:pPr>
              <w:widowControl/>
              <w:jc w:val="left"/>
              <w:rPr>
                <w:rFonts w:ascii="宋体" w:eastAsia="宋体" w:hAnsi="宋体" w:cs="宋体"/>
                <w:kern w:val="0"/>
                <w:sz w:val="24"/>
                <w:szCs w:val="24"/>
              </w:rPr>
            </w:pPr>
            <w:r>
              <w:rPr>
                <w:rFonts w:ascii="Arial" w:hAnsi="Arial" w:cs="Arial"/>
                <w:shd w:val="clear" w:color="auto" w:fill="EBF1E7"/>
              </w:rPr>
              <w:t>您可以</w:t>
            </w:r>
            <w:r>
              <w:rPr>
                <w:rStyle w:val="HTML"/>
                <w:rFonts w:ascii="Consolas" w:hAnsi="Consolas"/>
                <w:sz w:val="23"/>
                <w:szCs w:val="23"/>
                <w:shd w:val="clear" w:color="auto" w:fill="F7F7F8"/>
              </w:rPr>
              <w:t>destroy-method</w:t>
            </w:r>
            <w:r>
              <w:rPr>
                <w:rFonts w:ascii="Arial" w:hAnsi="Arial" w:cs="Arial"/>
                <w:shd w:val="clear" w:color="auto" w:fill="EBF1E7"/>
              </w:rPr>
              <w:t>为</w:t>
            </w:r>
            <w:r>
              <w:rPr>
                <w:rStyle w:val="HTML"/>
                <w:rFonts w:ascii="Consolas" w:hAnsi="Consolas"/>
                <w:sz w:val="23"/>
                <w:szCs w:val="23"/>
                <w:shd w:val="clear" w:color="auto" w:fill="F7F7F8"/>
              </w:rPr>
              <w:t>&lt;bean&gt;</w:t>
            </w:r>
            <w:r>
              <w:rPr>
                <w:rFonts w:ascii="Arial" w:hAnsi="Arial" w:cs="Arial"/>
                <w:shd w:val="clear" w:color="auto" w:fill="EBF1E7"/>
              </w:rPr>
              <w:t>元素的属性指定一个特殊</w:t>
            </w:r>
            <w:r>
              <w:rPr>
                <w:rFonts w:ascii="Arial" w:hAnsi="Arial" w:cs="Arial"/>
                <w:shd w:val="clear" w:color="auto" w:fill="EBF1E7"/>
              </w:rPr>
              <w:t> </w:t>
            </w:r>
            <w:r>
              <w:rPr>
                <w:rStyle w:val="HTML"/>
                <w:rFonts w:ascii="Consolas" w:hAnsi="Consolas"/>
                <w:sz w:val="23"/>
                <w:szCs w:val="23"/>
                <w:shd w:val="clear" w:color="auto" w:fill="F7F7F8"/>
              </w:rPr>
              <w:t>(inferred)</w:t>
            </w:r>
            <w:r>
              <w:rPr>
                <w:rFonts w:ascii="Arial" w:hAnsi="Arial" w:cs="Arial"/>
                <w:shd w:val="clear" w:color="auto" w:fill="EBF1E7"/>
              </w:rPr>
              <w:t>值，该值指示</w:t>
            </w:r>
            <w:r>
              <w:rPr>
                <w:rFonts w:ascii="Arial" w:hAnsi="Arial" w:cs="Arial"/>
                <w:shd w:val="clear" w:color="auto" w:fill="EBF1E7"/>
              </w:rPr>
              <w:t>Spring</w:t>
            </w:r>
            <w:r>
              <w:rPr>
                <w:rFonts w:ascii="Arial" w:hAnsi="Arial" w:cs="Arial"/>
                <w:shd w:val="clear" w:color="auto" w:fill="EBF1E7"/>
              </w:rPr>
              <w:t>自动检测特定</w:t>
            </w:r>
            <w:r>
              <w:rPr>
                <w:rFonts w:ascii="Arial" w:hAnsi="Arial" w:cs="Arial"/>
                <w:shd w:val="clear" w:color="auto" w:fill="EBF1E7"/>
              </w:rPr>
              <w:t>bean</w:t>
            </w:r>
            <w:r>
              <w:rPr>
                <w:rFonts w:ascii="Arial" w:hAnsi="Arial" w:cs="Arial"/>
                <w:shd w:val="clear" w:color="auto" w:fill="EBF1E7"/>
              </w:rPr>
              <w:t>类的公共</w:t>
            </w:r>
            <w:r>
              <w:rPr>
                <w:rStyle w:val="HTML"/>
                <w:rFonts w:ascii="Consolas" w:hAnsi="Consolas"/>
                <w:sz w:val="23"/>
                <w:szCs w:val="23"/>
                <w:shd w:val="clear" w:color="auto" w:fill="F7F7F8"/>
              </w:rPr>
              <w:t>close</w:t>
            </w:r>
            <w:r>
              <w:rPr>
                <w:rFonts w:ascii="Arial" w:hAnsi="Arial" w:cs="Arial"/>
                <w:shd w:val="clear" w:color="auto" w:fill="EBF1E7"/>
              </w:rPr>
              <w:t>或</w:t>
            </w:r>
            <w:r>
              <w:rPr>
                <w:rFonts w:ascii="Arial" w:hAnsi="Arial" w:cs="Arial"/>
                <w:shd w:val="clear" w:color="auto" w:fill="EBF1E7"/>
              </w:rPr>
              <w:t> </w:t>
            </w:r>
            <w:r>
              <w:rPr>
                <w:rStyle w:val="HTML"/>
                <w:rFonts w:ascii="Consolas" w:hAnsi="Consolas"/>
                <w:sz w:val="23"/>
                <w:szCs w:val="23"/>
                <w:shd w:val="clear" w:color="auto" w:fill="F7F7F8"/>
              </w:rPr>
              <w:t>shutdown</w:t>
            </w:r>
            <w:r>
              <w:rPr>
                <w:rFonts w:ascii="Arial" w:hAnsi="Arial" w:cs="Arial"/>
                <w:shd w:val="clear" w:color="auto" w:fill="EBF1E7"/>
              </w:rPr>
              <w:t>方法。（任何实现</w:t>
            </w:r>
            <w:r>
              <w:rPr>
                <w:rFonts w:ascii="Arial" w:hAnsi="Arial" w:cs="Arial"/>
                <w:shd w:val="clear" w:color="auto" w:fill="EBF1E7"/>
              </w:rPr>
              <w:t> </w:t>
            </w:r>
            <w:r>
              <w:rPr>
                <w:rStyle w:val="HTML"/>
                <w:rFonts w:ascii="Consolas" w:hAnsi="Consolas"/>
                <w:sz w:val="23"/>
                <w:szCs w:val="23"/>
                <w:shd w:val="clear" w:color="auto" w:fill="F7F7F8"/>
              </w:rPr>
              <w:t>java.lang.AutoCloseable</w:t>
            </w:r>
            <w:r>
              <w:rPr>
                <w:rFonts w:ascii="Arial" w:hAnsi="Arial" w:cs="Arial"/>
                <w:shd w:val="clear" w:color="auto" w:fill="EBF1E7"/>
              </w:rPr>
              <w:t>或</w:t>
            </w:r>
            <w:r>
              <w:rPr>
                <w:rStyle w:val="HTML"/>
                <w:rFonts w:ascii="Consolas" w:hAnsi="Consolas"/>
                <w:sz w:val="23"/>
                <w:szCs w:val="23"/>
                <w:shd w:val="clear" w:color="auto" w:fill="F7F7F8"/>
              </w:rPr>
              <w:t>java.io.Closeable</w:t>
            </w:r>
            <w:r>
              <w:rPr>
                <w:rFonts w:ascii="Arial" w:hAnsi="Arial" w:cs="Arial"/>
                <w:shd w:val="clear" w:color="auto" w:fill="EBF1E7"/>
              </w:rPr>
              <w:t>因此匹配的类。）您还可以</w:t>
            </w:r>
            <w:r>
              <w:rPr>
                <w:rStyle w:val="HTML"/>
                <w:rFonts w:ascii="Consolas" w:hAnsi="Consolas"/>
                <w:sz w:val="23"/>
                <w:szCs w:val="23"/>
                <w:shd w:val="clear" w:color="auto" w:fill="F7F7F8"/>
              </w:rPr>
              <w:t>(inferred)</w:t>
            </w:r>
            <w:r>
              <w:rPr>
                <w:rFonts w:ascii="Arial" w:hAnsi="Arial" w:cs="Arial"/>
                <w:shd w:val="clear" w:color="auto" w:fill="EBF1E7"/>
              </w:rPr>
              <w:t>在元素的</w:t>
            </w:r>
            <w:r>
              <w:rPr>
                <w:rStyle w:val="HTML"/>
                <w:rFonts w:ascii="Consolas" w:hAnsi="Consolas"/>
                <w:sz w:val="23"/>
                <w:szCs w:val="23"/>
                <w:shd w:val="clear" w:color="auto" w:fill="F7F7F8"/>
              </w:rPr>
              <w:t>default-destroy-method</w:t>
            </w:r>
            <w:r>
              <w:rPr>
                <w:rFonts w:ascii="Arial" w:hAnsi="Arial" w:cs="Arial"/>
                <w:shd w:val="clear" w:color="auto" w:fill="EBF1E7"/>
              </w:rPr>
              <w:t>属性</w:t>
            </w:r>
            <w:r>
              <w:rPr>
                <w:rFonts w:ascii="Arial" w:hAnsi="Arial" w:cs="Arial"/>
                <w:shd w:val="clear" w:color="auto" w:fill="EBF1E7"/>
              </w:rPr>
              <w:t> </w:t>
            </w:r>
            <w:r>
              <w:rPr>
                <w:rFonts w:ascii="Arial" w:hAnsi="Arial" w:cs="Arial"/>
                <w:shd w:val="clear" w:color="auto" w:fill="EBF1E7"/>
              </w:rPr>
              <w:t>上设置此特殊值，</w:t>
            </w:r>
            <w:r>
              <w:rPr>
                <w:rStyle w:val="HTML"/>
                <w:rFonts w:ascii="Consolas" w:hAnsi="Consolas"/>
                <w:sz w:val="23"/>
                <w:szCs w:val="23"/>
                <w:shd w:val="clear" w:color="auto" w:fill="F7F7F8"/>
              </w:rPr>
              <w:t>&lt;beans&gt;</w:t>
            </w:r>
            <w:r>
              <w:rPr>
                <w:rFonts w:ascii="Arial" w:hAnsi="Arial" w:cs="Arial"/>
                <w:shd w:val="clear" w:color="auto" w:fill="EBF1E7"/>
              </w:rPr>
              <w:t>以将此行为应用于整组</w:t>
            </w:r>
            <w:r>
              <w:rPr>
                <w:rFonts w:ascii="Arial" w:hAnsi="Arial" w:cs="Arial"/>
                <w:shd w:val="clear" w:color="auto" w:fill="EBF1E7"/>
              </w:rPr>
              <w:t>bean</w:t>
            </w:r>
            <w:r>
              <w:rPr>
                <w:rFonts w:ascii="Arial" w:hAnsi="Arial" w:cs="Arial"/>
                <w:shd w:val="clear" w:color="auto" w:fill="EBF1E7"/>
              </w:rPr>
              <w:t>（请参阅</w:t>
            </w:r>
            <w:hyperlink r:id="rId203" w:anchor="beans-factory-lifecycle-default-init-destroy-methods" w:history="1">
              <w:r>
                <w:rPr>
                  <w:rStyle w:val="a4"/>
                  <w:rFonts w:ascii="Arial" w:hAnsi="Arial" w:cs="Arial"/>
                  <w:color w:val="548E2E"/>
                  <w:shd w:val="clear" w:color="auto" w:fill="EBF1E7"/>
                </w:rPr>
                <w:t>默认初始化和销毁</w:t>
              </w:r>
              <w:r>
                <w:rPr>
                  <w:rStyle w:val="a4"/>
                  <w:rFonts w:ascii="Arial" w:hAnsi="Arial" w:cs="Arial"/>
                  <w:color w:val="548E2E"/>
                  <w:shd w:val="clear" w:color="auto" w:fill="EBF1E7"/>
                </w:rPr>
                <w:t>​​</w:t>
              </w:r>
              <w:r>
                <w:rPr>
                  <w:rStyle w:val="a4"/>
                  <w:rFonts w:ascii="Arial" w:hAnsi="Arial" w:cs="Arial"/>
                  <w:color w:val="548E2E"/>
                  <w:shd w:val="clear" w:color="auto" w:fill="EBF1E7"/>
                </w:rPr>
                <w:t>方法</w:t>
              </w:r>
            </w:hyperlink>
            <w:r>
              <w:rPr>
                <w:rFonts w:ascii="Arial" w:hAnsi="Arial" w:cs="Arial"/>
                <w:shd w:val="clear" w:color="auto" w:fill="EBF1E7"/>
              </w:rPr>
              <w:t>）。请注意，这是</w:t>
            </w:r>
            <w:r>
              <w:rPr>
                <w:rFonts w:ascii="Arial" w:hAnsi="Arial" w:cs="Arial"/>
                <w:shd w:val="clear" w:color="auto" w:fill="EBF1E7"/>
              </w:rPr>
              <w:t>Java</w:t>
            </w:r>
            <w:r>
              <w:rPr>
                <w:rFonts w:ascii="Arial" w:hAnsi="Arial" w:cs="Arial"/>
                <w:shd w:val="clear" w:color="auto" w:fill="EBF1E7"/>
              </w:rPr>
              <w:t>配置的默认行为。</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Default Initialization and Destroy Methods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write initialization and destroy method callbacks that do not use the Spring-specific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callback interfaces, you typically write methods with names such as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initialize()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dispose()</w:t>
      </w:r>
      <w:r w:rsidRPr="00BA0D5D">
        <w:rPr>
          <w:rFonts w:ascii="inherit" w:eastAsia="宋体" w:hAnsi="inherit" w:cs="Arial"/>
          <w:color w:val="34302D"/>
          <w:kern w:val="0"/>
          <w:sz w:val="24"/>
          <w:szCs w:val="24"/>
        </w:rPr>
        <w:t>, and so on. Ideally, the names of such lifecycle callback methods are standardized across a project so that all developers use the same method names and ensure consistency.</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当你写的初始化和销毁不使用</w:t>
      </w:r>
      <w:r>
        <w:rPr>
          <w:rFonts w:ascii="Arial" w:hAnsi="Arial" w:cs="Arial"/>
          <w:color w:val="34302D"/>
          <w:shd w:val="clear" w:color="auto" w:fill="FFFFFF"/>
        </w:rPr>
        <w:t>Spring</w:t>
      </w:r>
      <w:r>
        <w:rPr>
          <w:rFonts w:ascii="Arial" w:hAnsi="Arial" w:cs="Arial"/>
          <w:color w:val="34302D"/>
          <w:shd w:val="clear" w:color="auto" w:fill="FFFFFF"/>
        </w:rPr>
        <w:t>的具体方法回调</w:t>
      </w:r>
      <w:r>
        <w:rPr>
          <w:rStyle w:val="HTML"/>
          <w:rFonts w:ascii="Consolas" w:hAnsi="Consolas"/>
          <w:sz w:val="23"/>
          <w:szCs w:val="23"/>
          <w:shd w:val="clear" w:color="auto" w:fill="F7F7F8"/>
        </w:rPr>
        <w:t>InitializingBean</w:t>
      </w:r>
      <w:r>
        <w:rPr>
          <w:rFonts w:ascii="Arial" w:hAnsi="Arial" w:cs="Arial"/>
          <w:color w:val="34302D"/>
          <w:shd w:val="clear" w:color="auto" w:fill="FFFFFF"/>
        </w:rPr>
        <w:t>和</w:t>
      </w:r>
      <w:r>
        <w:rPr>
          <w:rStyle w:val="HTML"/>
          <w:rFonts w:ascii="Consolas" w:hAnsi="Consolas"/>
          <w:sz w:val="23"/>
          <w:szCs w:val="23"/>
          <w:shd w:val="clear" w:color="auto" w:fill="F7F7F8"/>
        </w:rPr>
        <w:t>DisposableBean</w:t>
      </w:r>
      <w:r>
        <w:rPr>
          <w:rFonts w:ascii="Arial" w:hAnsi="Arial" w:cs="Arial"/>
          <w:color w:val="34302D"/>
          <w:shd w:val="clear" w:color="auto" w:fill="FFFFFF"/>
        </w:rPr>
        <w:t>回调接口，你通常写有名字，如方法</w:t>
      </w:r>
      <w:r>
        <w:rPr>
          <w:rStyle w:val="HTML"/>
          <w:rFonts w:ascii="Consolas" w:hAnsi="Consolas"/>
          <w:sz w:val="23"/>
          <w:szCs w:val="23"/>
          <w:shd w:val="clear" w:color="auto" w:fill="F7F7F8"/>
        </w:rPr>
        <w:t>init()</w:t>
      </w:r>
      <w:r>
        <w:rPr>
          <w:rFonts w:ascii="Arial" w:hAnsi="Arial" w:cs="Arial"/>
          <w:color w:val="34302D"/>
          <w:shd w:val="clear" w:color="auto" w:fill="FFFFFF"/>
        </w:rPr>
        <w:t>，</w:t>
      </w:r>
      <w:r>
        <w:rPr>
          <w:rStyle w:val="HTML"/>
          <w:rFonts w:ascii="Consolas" w:hAnsi="Consolas"/>
          <w:sz w:val="23"/>
          <w:szCs w:val="23"/>
          <w:shd w:val="clear" w:color="auto" w:fill="F7F7F8"/>
        </w:rPr>
        <w:t>initialize()</w:t>
      </w:r>
      <w:r>
        <w:rPr>
          <w:rFonts w:ascii="Arial" w:hAnsi="Arial" w:cs="Arial"/>
          <w:color w:val="34302D"/>
          <w:shd w:val="clear" w:color="auto" w:fill="FFFFFF"/>
        </w:rPr>
        <w:t>，</w:t>
      </w:r>
      <w:r>
        <w:rPr>
          <w:rStyle w:val="HTML"/>
          <w:rFonts w:ascii="Consolas" w:hAnsi="Consolas"/>
          <w:sz w:val="23"/>
          <w:szCs w:val="23"/>
          <w:shd w:val="clear" w:color="auto" w:fill="F7F7F8"/>
        </w:rPr>
        <w:t>dispose()</w:t>
      </w:r>
      <w:r>
        <w:rPr>
          <w:rFonts w:ascii="Arial" w:hAnsi="Arial" w:cs="Arial"/>
          <w:color w:val="34302D"/>
          <w:shd w:val="clear" w:color="auto" w:fill="FFFFFF"/>
        </w:rPr>
        <w:t>，等等。理想情况下，此类生命周期回调方法的名称在项目中是标准化的，以便所有开发人员使用相同的方法名称并确保一致性。</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configure the Spring container to “look” for named initialization and destroy callback method names on every bean. This means that you, as an application developer, can write your application classes and use an initialization callback called</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without having to configure an </w:t>
      </w:r>
      <w:r w:rsidRPr="00BA0D5D">
        <w:rPr>
          <w:rFonts w:ascii="Consolas" w:eastAsia="宋体" w:hAnsi="Consolas" w:cs="宋体"/>
          <w:color w:val="34302D"/>
          <w:kern w:val="0"/>
          <w:sz w:val="23"/>
          <w:szCs w:val="23"/>
          <w:shd w:val="clear" w:color="auto" w:fill="F7F7F8"/>
        </w:rPr>
        <w:t>init-method="init"</w:t>
      </w:r>
      <w:r w:rsidRPr="00BA0D5D">
        <w:rPr>
          <w:rFonts w:ascii="inherit" w:eastAsia="宋体" w:hAnsi="inherit" w:cs="Arial"/>
          <w:color w:val="34302D"/>
          <w:kern w:val="0"/>
          <w:sz w:val="24"/>
          <w:szCs w:val="24"/>
        </w:rPr>
        <w:t> attribute with each bean definition. The Spring IoC container calls that method when the bean is created (and in accordance with the standard lifecycle callback contract </w:t>
      </w:r>
      <w:hyperlink r:id="rId204" w:anchor="beans-factory-lifecycle" w:history="1">
        <w:r w:rsidRPr="00BA0D5D">
          <w:rPr>
            <w:rFonts w:ascii="inherit" w:eastAsia="宋体" w:hAnsi="inherit" w:cs="Arial"/>
            <w:color w:val="548E2E"/>
            <w:kern w:val="0"/>
            <w:sz w:val="24"/>
            <w:szCs w:val="24"/>
            <w:u w:val="single"/>
          </w:rPr>
          <w:t>described previously</w:t>
        </w:r>
      </w:hyperlink>
      <w:r w:rsidRPr="00BA0D5D">
        <w:rPr>
          <w:rFonts w:ascii="inherit" w:eastAsia="宋体" w:hAnsi="inherit" w:cs="Arial"/>
          <w:color w:val="34302D"/>
          <w:kern w:val="0"/>
          <w:sz w:val="24"/>
          <w:szCs w:val="24"/>
        </w:rPr>
        <w:t>). This feature also enforces a consistent naming convention for initialization and destroy method callbacks.</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您可以将</w:t>
      </w:r>
      <w:r>
        <w:rPr>
          <w:rFonts w:ascii="Arial" w:hAnsi="Arial" w:cs="Arial"/>
          <w:color w:val="34302D"/>
          <w:shd w:val="clear" w:color="auto" w:fill="FFFFFF"/>
        </w:rPr>
        <w:t>Spring</w:t>
      </w:r>
      <w:r>
        <w:rPr>
          <w:rFonts w:ascii="Arial" w:hAnsi="Arial" w:cs="Arial"/>
          <w:color w:val="34302D"/>
          <w:shd w:val="clear" w:color="auto" w:fill="FFFFFF"/>
        </w:rPr>
        <w:t>容器配置为</w:t>
      </w:r>
      <w:r>
        <w:rPr>
          <w:rFonts w:ascii="Arial" w:hAnsi="Arial" w:cs="Arial"/>
          <w:color w:val="34302D"/>
          <w:shd w:val="clear" w:color="auto" w:fill="FFFFFF"/>
        </w:rPr>
        <w:t>“</w:t>
      </w:r>
      <w:r>
        <w:rPr>
          <w:rFonts w:ascii="Arial" w:hAnsi="Arial" w:cs="Arial"/>
          <w:color w:val="34302D"/>
          <w:shd w:val="clear" w:color="auto" w:fill="FFFFFF"/>
        </w:rPr>
        <w:t>查找</w:t>
      </w:r>
      <w:r>
        <w:rPr>
          <w:rFonts w:ascii="Arial" w:hAnsi="Arial" w:cs="Arial"/>
          <w:color w:val="34302D"/>
          <w:shd w:val="clear" w:color="auto" w:fill="FFFFFF"/>
        </w:rPr>
        <w:t>”</w:t>
      </w:r>
      <w:r>
        <w:rPr>
          <w:rFonts w:ascii="Arial" w:hAnsi="Arial" w:cs="Arial"/>
          <w:color w:val="34302D"/>
          <w:shd w:val="clear" w:color="auto" w:fill="FFFFFF"/>
        </w:rPr>
        <w:t>命名初始化并销毁每个</w:t>
      </w:r>
      <w:r>
        <w:rPr>
          <w:rFonts w:ascii="Arial" w:hAnsi="Arial" w:cs="Arial"/>
          <w:color w:val="34302D"/>
          <w:shd w:val="clear" w:color="auto" w:fill="FFFFFF"/>
        </w:rPr>
        <w:t>bean</w:t>
      </w:r>
      <w:r>
        <w:rPr>
          <w:rFonts w:ascii="Arial" w:hAnsi="Arial" w:cs="Arial"/>
          <w:color w:val="34302D"/>
          <w:shd w:val="clear" w:color="auto" w:fill="FFFFFF"/>
        </w:rPr>
        <w:t>上的回调方法名称。这意味着，作为应用程序开发人员，您可以编写应用程序类并使用调用的初始化回调</w:t>
      </w:r>
      <w:r>
        <w:rPr>
          <w:rFonts w:ascii="Arial" w:hAnsi="Arial" w:cs="Arial"/>
          <w:color w:val="34302D"/>
          <w:shd w:val="clear" w:color="auto" w:fill="FFFFFF"/>
        </w:rPr>
        <w:t> </w:t>
      </w:r>
      <w:r>
        <w:rPr>
          <w:rStyle w:val="HTML"/>
          <w:rFonts w:ascii="Consolas" w:hAnsi="Consolas"/>
          <w:sz w:val="23"/>
          <w:szCs w:val="23"/>
          <w:shd w:val="clear" w:color="auto" w:fill="F7F7F8"/>
        </w:rPr>
        <w:t>init()</w:t>
      </w:r>
      <w:r>
        <w:rPr>
          <w:rFonts w:ascii="Arial" w:hAnsi="Arial" w:cs="Arial"/>
          <w:color w:val="34302D"/>
          <w:shd w:val="clear" w:color="auto" w:fill="FFFFFF"/>
        </w:rPr>
        <w:t>，而无需为</w:t>
      </w:r>
      <w:r>
        <w:rPr>
          <w:rStyle w:val="HTML"/>
          <w:rFonts w:ascii="Consolas" w:hAnsi="Consolas"/>
          <w:sz w:val="23"/>
          <w:szCs w:val="23"/>
          <w:shd w:val="clear" w:color="auto" w:fill="F7F7F8"/>
        </w:rPr>
        <w:t>init-method="init"</w:t>
      </w:r>
      <w:r>
        <w:rPr>
          <w:rFonts w:ascii="Arial" w:hAnsi="Arial" w:cs="Arial"/>
          <w:color w:val="34302D"/>
          <w:shd w:val="clear" w:color="auto" w:fill="FFFFFF"/>
        </w:rPr>
        <w:t>每个</w:t>
      </w:r>
      <w:r>
        <w:rPr>
          <w:rFonts w:ascii="Arial" w:hAnsi="Arial" w:cs="Arial"/>
          <w:color w:val="34302D"/>
          <w:shd w:val="clear" w:color="auto" w:fill="FFFFFF"/>
        </w:rPr>
        <w:t>bean</w:t>
      </w:r>
      <w:r>
        <w:rPr>
          <w:rFonts w:ascii="Arial" w:hAnsi="Arial" w:cs="Arial"/>
          <w:color w:val="34302D"/>
          <w:shd w:val="clear" w:color="auto" w:fill="FFFFFF"/>
        </w:rPr>
        <w:t>定义配置属性。</w:t>
      </w:r>
      <w:r>
        <w:rPr>
          <w:rFonts w:ascii="Arial" w:hAnsi="Arial" w:cs="Arial"/>
          <w:color w:val="34302D"/>
          <w:shd w:val="clear" w:color="auto" w:fill="FFFFFF"/>
        </w:rPr>
        <w:t>Spring IoC</w:t>
      </w:r>
      <w:r>
        <w:rPr>
          <w:rFonts w:ascii="Arial" w:hAnsi="Arial" w:cs="Arial"/>
          <w:color w:val="34302D"/>
          <w:shd w:val="clear" w:color="auto" w:fill="FFFFFF"/>
        </w:rPr>
        <w:t>容器在创建</w:t>
      </w:r>
      <w:r>
        <w:rPr>
          <w:rFonts w:ascii="Arial" w:hAnsi="Arial" w:cs="Arial"/>
          <w:color w:val="34302D"/>
          <w:shd w:val="clear" w:color="auto" w:fill="FFFFFF"/>
        </w:rPr>
        <w:t>bean</w:t>
      </w:r>
      <w:r>
        <w:rPr>
          <w:rFonts w:ascii="Arial" w:hAnsi="Arial" w:cs="Arial"/>
          <w:color w:val="34302D"/>
          <w:shd w:val="clear" w:color="auto" w:fill="FFFFFF"/>
        </w:rPr>
        <w:t>时调用该方法（并且符合</w:t>
      </w:r>
      <w:hyperlink r:id="rId205" w:anchor="beans-factory-lifecycle" w:history="1">
        <w:r>
          <w:rPr>
            <w:rStyle w:val="a4"/>
            <w:rFonts w:ascii="Arial" w:hAnsi="Arial" w:cs="Arial"/>
            <w:color w:val="548E2E"/>
            <w:shd w:val="clear" w:color="auto" w:fill="FFFFFF"/>
          </w:rPr>
          <w:t>前面描述</w:t>
        </w:r>
      </w:hyperlink>
      <w:r>
        <w:rPr>
          <w:rFonts w:ascii="Arial" w:hAnsi="Arial" w:cs="Arial"/>
          <w:color w:val="34302D"/>
          <w:shd w:val="clear" w:color="auto" w:fill="FFFFFF"/>
        </w:rPr>
        <w:t>的标准生命周期回调协定）。此功能还强制执行初始化和销毁</w:t>
      </w:r>
      <w:r>
        <w:rPr>
          <w:rFonts w:ascii="Arial" w:hAnsi="Arial" w:cs="Arial"/>
          <w:color w:val="34302D"/>
          <w:shd w:val="clear" w:color="auto" w:fill="FFFFFF"/>
        </w:rPr>
        <w:t>​​</w:t>
      </w:r>
      <w:r>
        <w:rPr>
          <w:rFonts w:ascii="Arial" w:hAnsi="Arial" w:cs="Arial"/>
          <w:color w:val="34302D"/>
          <w:shd w:val="clear" w:color="auto" w:fill="FFFFFF"/>
        </w:rPr>
        <w:t>方法回调的一致命名约定。</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Suppose that your initialization callback methods are named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and your destroy callback methods are named </w:t>
      </w:r>
      <w:r w:rsidRPr="00BA0D5D">
        <w:rPr>
          <w:rFonts w:ascii="Consolas" w:eastAsia="宋体" w:hAnsi="Consolas" w:cs="宋体"/>
          <w:color w:val="34302D"/>
          <w:kern w:val="0"/>
          <w:sz w:val="23"/>
          <w:szCs w:val="23"/>
          <w:shd w:val="clear" w:color="auto" w:fill="F7F7F8"/>
        </w:rPr>
        <w:t>destroy()</w:t>
      </w:r>
      <w:r w:rsidRPr="00BA0D5D">
        <w:rPr>
          <w:rFonts w:ascii="inherit" w:eastAsia="宋体" w:hAnsi="inherit" w:cs="Arial"/>
          <w:color w:val="34302D"/>
          <w:kern w:val="0"/>
          <w:sz w:val="24"/>
          <w:szCs w:val="24"/>
        </w:rPr>
        <w:t>. Your class then resembles the class in the following example: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假设您的初始化回调方法已命名，</w:t>
      </w:r>
      <w:r>
        <w:rPr>
          <w:rStyle w:val="HTML"/>
          <w:rFonts w:ascii="Consolas" w:hAnsi="Consolas"/>
          <w:sz w:val="23"/>
          <w:szCs w:val="23"/>
          <w:shd w:val="clear" w:color="auto" w:fill="F7F7F8"/>
        </w:rPr>
        <w:t>init()</w:t>
      </w:r>
      <w:r>
        <w:rPr>
          <w:rFonts w:ascii="Arial" w:hAnsi="Arial" w:cs="Arial"/>
          <w:color w:val="34302D"/>
          <w:shd w:val="clear" w:color="auto" w:fill="FFFFFF"/>
        </w:rPr>
        <w:t>并且您的</w:t>
      </w:r>
      <w:r>
        <w:rPr>
          <w:rFonts w:ascii="Arial" w:hAnsi="Arial" w:cs="Arial"/>
          <w:color w:val="34302D"/>
          <w:shd w:val="clear" w:color="auto" w:fill="FFFFFF"/>
        </w:rPr>
        <w:t>destroy</w:t>
      </w:r>
      <w:r>
        <w:rPr>
          <w:rFonts w:ascii="Arial" w:hAnsi="Arial" w:cs="Arial"/>
          <w:color w:val="34302D"/>
          <w:shd w:val="clear" w:color="auto" w:fill="FFFFFF"/>
        </w:rPr>
        <w:t>回调方法已命名</w:t>
      </w:r>
      <w:r>
        <w:rPr>
          <w:rStyle w:val="HTML"/>
          <w:rFonts w:ascii="Consolas" w:hAnsi="Consolas"/>
          <w:sz w:val="23"/>
          <w:szCs w:val="23"/>
          <w:shd w:val="clear" w:color="auto" w:fill="F7F7F8"/>
        </w:rPr>
        <w:t>destroy()</w:t>
      </w:r>
      <w:r>
        <w:rPr>
          <w:rFonts w:ascii="Arial" w:hAnsi="Arial" w:cs="Arial"/>
          <w:color w:val="34302D"/>
          <w:shd w:val="clear" w:color="auto" w:fill="FFFFFF"/>
        </w:rPr>
        <w:t>。然后，您的类类似于以下示例中的类：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DefaultBlogService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BlogService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BlogDao blogDao;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setBlogDao(BlogDao blogDao)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.blogDao = blogDao;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is (unsurprisingly) the initialization callback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xml:space="preserve">.blogDao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IllegalStateException(</w:t>
      </w:r>
      <w:r w:rsidRPr="00BA0D5D">
        <w:rPr>
          <w:rFonts w:ascii="Consolas" w:eastAsia="宋体" w:hAnsi="Consolas" w:cs="宋体"/>
          <w:color w:val="DD1144"/>
          <w:kern w:val="0"/>
          <w:sz w:val="24"/>
          <w:szCs w:val="24"/>
        </w:rPr>
        <w:t>"The [blogDao] property must be set."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could then use that class in a bean resembling the following:</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然后，您可以在类似于以下内容的</w:t>
      </w:r>
      <w:r>
        <w:rPr>
          <w:rFonts w:ascii="Arial" w:hAnsi="Arial" w:cs="Arial"/>
          <w:color w:val="34302D"/>
          <w:shd w:val="clear" w:color="auto" w:fill="FFFFFF"/>
        </w:rPr>
        <w:t>bean</w:t>
      </w:r>
      <w:r>
        <w:rPr>
          <w:rFonts w:ascii="Arial" w:hAnsi="Arial" w:cs="Arial"/>
          <w:color w:val="34302D"/>
          <w:shd w:val="clear" w:color="auto" w:fill="FFFFFF"/>
        </w:rPr>
        <w:t>中使用该类：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default-init-method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"blogService"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"com.something.DefaultBlogService"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"blogDao"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"blogDao"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presence of the </w:t>
      </w:r>
      <w:r w:rsidRPr="00BA0D5D">
        <w:rPr>
          <w:rFonts w:ascii="Consolas" w:eastAsia="宋体" w:hAnsi="Consolas" w:cs="宋体"/>
          <w:color w:val="34302D"/>
          <w:kern w:val="0"/>
          <w:sz w:val="23"/>
          <w:szCs w:val="23"/>
          <w:shd w:val="clear" w:color="auto" w:fill="F7F7F8"/>
        </w:rPr>
        <w:t>default-init-method</w:t>
      </w:r>
      <w:r w:rsidRPr="00BA0D5D">
        <w:rPr>
          <w:rFonts w:ascii="inherit" w:eastAsia="宋体" w:hAnsi="inherit" w:cs="Arial"/>
          <w:color w:val="34302D"/>
          <w:kern w:val="0"/>
          <w:sz w:val="24"/>
          <w:szCs w:val="24"/>
        </w:rPr>
        <w:t> attribute on the top-level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attribute causes the Spring IoC container to recognize a method called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on the bean class as the initialization method callback. When a bean is created and assembled, if the bean class has such a method, it is invoked at the appropriate time.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default-init-method</w:t>
      </w:r>
      <w:r>
        <w:rPr>
          <w:rFonts w:ascii="Arial" w:hAnsi="Arial" w:cs="Arial"/>
          <w:color w:val="34302D"/>
          <w:shd w:val="clear" w:color="auto" w:fill="FFFFFF"/>
        </w:rPr>
        <w:t>顶级</w:t>
      </w:r>
      <w:r>
        <w:rPr>
          <w:rStyle w:val="HTML"/>
          <w:rFonts w:ascii="Consolas" w:hAnsi="Consolas"/>
          <w:sz w:val="23"/>
          <w:szCs w:val="23"/>
          <w:shd w:val="clear" w:color="auto" w:fill="F7F7F8"/>
        </w:rPr>
        <w:t>&lt;beans/&gt;</w:t>
      </w:r>
      <w:r>
        <w:rPr>
          <w:rFonts w:ascii="Arial" w:hAnsi="Arial" w:cs="Arial"/>
          <w:color w:val="34302D"/>
          <w:shd w:val="clear" w:color="auto" w:fill="FFFFFF"/>
        </w:rPr>
        <w:t>元素属性上存在属性会导致</w:t>
      </w:r>
      <w:r>
        <w:rPr>
          <w:rFonts w:ascii="Arial" w:hAnsi="Arial" w:cs="Arial"/>
          <w:color w:val="34302D"/>
          <w:shd w:val="clear" w:color="auto" w:fill="FFFFFF"/>
        </w:rPr>
        <w:t>Spring IoC</w:t>
      </w:r>
      <w:r>
        <w:rPr>
          <w:rFonts w:ascii="Arial" w:hAnsi="Arial" w:cs="Arial"/>
          <w:color w:val="34302D"/>
          <w:shd w:val="clear" w:color="auto" w:fill="FFFFFF"/>
        </w:rPr>
        <w:t>容器</w:t>
      </w:r>
      <w:r>
        <w:rPr>
          <w:rStyle w:val="HTML"/>
          <w:rFonts w:ascii="Consolas" w:hAnsi="Consolas"/>
          <w:sz w:val="23"/>
          <w:szCs w:val="23"/>
          <w:shd w:val="clear" w:color="auto" w:fill="F7F7F8"/>
        </w:rPr>
        <w:t>init</w:t>
      </w:r>
      <w:r>
        <w:rPr>
          <w:rFonts w:ascii="Arial" w:hAnsi="Arial" w:cs="Arial"/>
          <w:color w:val="34302D"/>
          <w:shd w:val="clear" w:color="auto" w:fill="FFFFFF"/>
        </w:rPr>
        <w:t>将</w:t>
      </w:r>
      <w:r>
        <w:rPr>
          <w:rFonts w:ascii="Arial" w:hAnsi="Arial" w:cs="Arial"/>
          <w:color w:val="34302D"/>
          <w:shd w:val="clear" w:color="auto" w:fill="FFFFFF"/>
        </w:rPr>
        <w:t>bean</w:t>
      </w:r>
      <w:r>
        <w:rPr>
          <w:rFonts w:ascii="Arial" w:hAnsi="Arial" w:cs="Arial"/>
          <w:color w:val="34302D"/>
          <w:shd w:val="clear" w:color="auto" w:fill="FFFFFF"/>
        </w:rPr>
        <w:t>类上调用的方法识别为初始化方法回调。当</w:t>
      </w:r>
      <w:r>
        <w:rPr>
          <w:rFonts w:ascii="Arial" w:hAnsi="Arial" w:cs="Arial"/>
          <w:color w:val="34302D"/>
          <w:shd w:val="clear" w:color="auto" w:fill="FFFFFF"/>
        </w:rPr>
        <w:t>bean</w:t>
      </w:r>
      <w:r>
        <w:rPr>
          <w:rFonts w:ascii="Arial" w:hAnsi="Arial" w:cs="Arial"/>
          <w:color w:val="34302D"/>
          <w:shd w:val="clear" w:color="auto" w:fill="FFFFFF"/>
        </w:rPr>
        <w:t>被创建和组装时，如果</w:t>
      </w:r>
      <w:r>
        <w:rPr>
          <w:rFonts w:ascii="Arial" w:hAnsi="Arial" w:cs="Arial"/>
          <w:color w:val="34302D"/>
          <w:shd w:val="clear" w:color="auto" w:fill="FFFFFF"/>
        </w:rPr>
        <w:t>bean</w:t>
      </w:r>
      <w:r>
        <w:rPr>
          <w:rFonts w:ascii="Arial" w:hAnsi="Arial" w:cs="Arial"/>
          <w:color w:val="34302D"/>
          <w:shd w:val="clear" w:color="auto" w:fill="FFFFFF"/>
        </w:rPr>
        <w:t>类具有这样的方法，则在适当的时候调用它。</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configure destroy method callbacks similarly (in XML, that is) by using the </w:t>
      </w:r>
      <w:r w:rsidRPr="00BA0D5D">
        <w:rPr>
          <w:rFonts w:ascii="Consolas" w:eastAsia="宋体" w:hAnsi="Consolas" w:cs="宋体"/>
          <w:color w:val="34302D"/>
          <w:kern w:val="0"/>
          <w:sz w:val="23"/>
          <w:szCs w:val="23"/>
          <w:shd w:val="clear" w:color="auto" w:fill="F7F7F8"/>
        </w:rPr>
        <w:t>default-destroy-method</w:t>
      </w:r>
      <w:r w:rsidRPr="00BA0D5D">
        <w:rPr>
          <w:rFonts w:ascii="inherit" w:eastAsia="宋体" w:hAnsi="inherit" w:cs="Arial"/>
          <w:color w:val="34302D"/>
          <w:kern w:val="0"/>
          <w:sz w:val="24"/>
          <w:szCs w:val="24"/>
        </w:rPr>
        <w:t> attribute on the top-level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您可以通过使用</w:t>
      </w:r>
      <w:r>
        <w:rPr>
          <w:rStyle w:val="HTML"/>
          <w:rFonts w:ascii="Consolas" w:hAnsi="Consolas"/>
          <w:sz w:val="23"/>
          <w:szCs w:val="23"/>
          <w:shd w:val="clear" w:color="auto" w:fill="F7F7F8"/>
        </w:rPr>
        <w:t>default-destroy-method</w:t>
      </w:r>
      <w:r>
        <w:rPr>
          <w:rFonts w:ascii="Arial" w:hAnsi="Arial" w:cs="Arial"/>
          <w:color w:val="34302D"/>
          <w:shd w:val="clear" w:color="auto" w:fill="FFFFFF"/>
        </w:rPr>
        <w:t>顶级</w:t>
      </w:r>
      <w:r>
        <w:rPr>
          <w:rStyle w:val="HTML"/>
          <w:rFonts w:ascii="Consolas" w:hAnsi="Consolas"/>
          <w:sz w:val="23"/>
          <w:szCs w:val="23"/>
          <w:shd w:val="clear" w:color="auto" w:fill="F7F7F8"/>
        </w:rPr>
        <w:t>&lt;beans/&gt;</w:t>
      </w:r>
      <w:r>
        <w:rPr>
          <w:rFonts w:ascii="Arial" w:hAnsi="Arial" w:cs="Arial"/>
          <w:color w:val="34302D"/>
          <w:shd w:val="clear" w:color="auto" w:fill="FFFFFF"/>
        </w:rPr>
        <w:t>元素上的属性来类似地配置</w:t>
      </w:r>
      <w:r>
        <w:rPr>
          <w:rFonts w:ascii="Arial" w:hAnsi="Arial" w:cs="Arial"/>
          <w:color w:val="34302D"/>
          <w:shd w:val="clear" w:color="auto" w:fill="FFFFFF"/>
        </w:rPr>
        <w:t>destroy</w:t>
      </w:r>
      <w:r>
        <w:rPr>
          <w:rFonts w:ascii="Arial" w:hAnsi="Arial" w:cs="Arial"/>
          <w:color w:val="34302D"/>
          <w:shd w:val="clear" w:color="auto" w:fill="FFFFFF"/>
        </w:rPr>
        <w:t>方法回调（在</w:t>
      </w:r>
      <w:r>
        <w:rPr>
          <w:rFonts w:ascii="Arial" w:hAnsi="Arial" w:cs="Arial"/>
          <w:color w:val="34302D"/>
          <w:shd w:val="clear" w:color="auto" w:fill="FFFFFF"/>
        </w:rPr>
        <w:t>XML</w:t>
      </w:r>
      <w:r>
        <w:rPr>
          <w:rFonts w:ascii="Arial" w:hAnsi="Arial" w:cs="Arial"/>
          <w:color w:val="34302D"/>
          <w:shd w:val="clear" w:color="auto" w:fill="FFFFFF"/>
        </w:rPr>
        <w:t>中）</w:t>
      </w:r>
      <w:r>
        <w:rPr>
          <w:rFonts w:ascii="Arial" w:hAnsi="Arial" w:cs="Arial"/>
          <w:color w:val="34302D"/>
          <w:shd w:val="clear" w:color="auto" w:fill="FFFFFF"/>
        </w:rPr>
        <w:t>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Where existing bean classes already have callback methods that are named at variance with the convention, you can override the default by specifying (in XML, that is) the method name by using the </w:t>
      </w:r>
      <w:r w:rsidRPr="00BA0D5D">
        <w:rPr>
          <w:rFonts w:ascii="Consolas" w:eastAsia="宋体" w:hAnsi="Consolas" w:cs="宋体"/>
          <w:color w:val="34302D"/>
          <w:kern w:val="0"/>
          <w:sz w:val="23"/>
          <w:szCs w:val="23"/>
          <w:shd w:val="clear" w:color="auto" w:fill="F7F7F8"/>
        </w:rPr>
        <w:t>init-method</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destroy-method</w:t>
      </w:r>
      <w:r w:rsidRPr="00BA0D5D">
        <w:rPr>
          <w:rFonts w:ascii="inherit" w:eastAsia="宋体" w:hAnsi="inherit" w:cs="Arial"/>
          <w:color w:val="34302D"/>
          <w:kern w:val="0"/>
          <w:sz w:val="24"/>
          <w:szCs w:val="24"/>
        </w:rPr>
        <w:t> attributes of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itself.</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如果现有的</w:t>
      </w:r>
      <w:r>
        <w:rPr>
          <w:rFonts w:ascii="Arial" w:hAnsi="Arial" w:cs="Arial"/>
          <w:color w:val="34302D"/>
          <w:shd w:val="clear" w:color="auto" w:fill="FFFFFF"/>
        </w:rPr>
        <w:t>bean</w:t>
      </w:r>
      <w:r>
        <w:rPr>
          <w:rFonts w:ascii="Arial" w:hAnsi="Arial" w:cs="Arial"/>
          <w:color w:val="34302D"/>
          <w:shd w:val="clear" w:color="auto" w:fill="FFFFFF"/>
        </w:rPr>
        <w:t>类已经具有与约定一致的回调方法，则可以通过使用</w:t>
      </w:r>
      <w:r>
        <w:rPr>
          <w:rFonts w:ascii="Arial" w:hAnsi="Arial" w:cs="Arial"/>
          <w:color w:val="34302D"/>
          <w:shd w:val="clear" w:color="auto" w:fill="FFFFFF"/>
        </w:rPr>
        <w:t> </w:t>
      </w:r>
      <w:r>
        <w:rPr>
          <w:rFonts w:ascii="Arial" w:hAnsi="Arial" w:cs="Arial"/>
          <w:color w:val="34302D"/>
          <w:shd w:val="clear" w:color="auto" w:fill="FFFFFF"/>
        </w:rPr>
        <w:t>自身的</w:t>
      </w:r>
      <w:r>
        <w:rPr>
          <w:rStyle w:val="HTML"/>
          <w:rFonts w:ascii="Consolas" w:hAnsi="Consolas"/>
          <w:sz w:val="23"/>
          <w:szCs w:val="23"/>
          <w:shd w:val="clear" w:color="auto" w:fill="F7F7F8"/>
        </w:rPr>
        <w:t>init-method</w:t>
      </w:r>
      <w:r>
        <w:rPr>
          <w:rFonts w:ascii="Arial" w:hAnsi="Arial" w:cs="Arial"/>
          <w:color w:val="34302D"/>
          <w:shd w:val="clear" w:color="auto" w:fill="FFFFFF"/>
        </w:rPr>
        <w:t>和</w:t>
      </w:r>
      <w:r>
        <w:rPr>
          <w:rStyle w:val="HTML"/>
          <w:rFonts w:ascii="Consolas" w:hAnsi="Consolas"/>
          <w:sz w:val="23"/>
          <w:szCs w:val="23"/>
          <w:shd w:val="clear" w:color="auto" w:fill="F7F7F8"/>
        </w:rPr>
        <w:t>destroy-method</w:t>
      </w:r>
      <w:r>
        <w:rPr>
          <w:rFonts w:ascii="Arial" w:hAnsi="Arial" w:cs="Arial"/>
          <w:color w:val="34302D"/>
          <w:shd w:val="clear" w:color="auto" w:fill="FFFFFF"/>
        </w:rPr>
        <w:t>属性指定（在</w:t>
      </w:r>
      <w:r>
        <w:rPr>
          <w:rFonts w:ascii="Arial" w:hAnsi="Arial" w:cs="Arial"/>
          <w:color w:val="34302D"/>
          <w:shd w:val="clear" w:color="auto" w:fill="FFFFFF"/>
        </w:rPr>
        <w:t>XML</w:t>
      </w:r>
      <w:r>
        <w:rPr>
          <w:rFonts w:ascii="Arial" w:hAnsi="Arial" w:cs="Arial"/>
          <w:color w:val="34302D"/>
          <w:shd w:val="clear" w:color="auto" w:fill="FFFFFF"/>
        </w:rPr>
        <w:t>中，即方法名称）来覆盖默认值</w:t>
      </w:r>
      <w:r>
        <w:rPr>
          <w:rStyle w:val="HTML"/>
          <w:rFonts w:ascii="Consolas" w:hAnsi="Consolas"/>
          <w:sz w:val="23"/>
          <w:szCs w:val="23"/>
          <w:shd w:val="clear" w:color="auto" w:fill="F7F7F8"/>
        </w:rPr>
        <w:t>&lt;bean/&gt;</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guarantees that a configured initialization callback is called immediately after a bean is supplied with all dependencies. Thus, the initialization callback is called on the raw bean reference, which means that AOP interceptors and so forth are not yet applied to the bean. A target bean is fully created first and then an AOP proxy (for example) with its interceptor chain is applied. If the target bean and the proxy are defined separately, your code can even interact with the raw target bean, bypassing the proxy. Hence, it would be inconsistent to apply the interceptors to the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method, because doing so would couple the lifecycle of the target bean to its proxy or interceptors and leave strange semantics when your code interacts directly with the raw target bean.</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容器保证在为</w:t>
      </w:r>
      <w:r>
        <w:rPr>
          <w:rFonts w:ascii="Arial" w:hAnsi="Arial" w:cs="Arial"/>
          <w:color w:val="34302D"/>
          <w:shd w:val="clear" w:color="auto" w:fill="FFFFFF"/>
        </w:rPr>
        <w:t>bean</w:t>
      </w:r>
      <w:r>
        <w:rPr>
          <w:rFonts w:ascii="Arial" w:hAnsi="Arial" w:cs="Arial"/>
          <w:color w:val="34302D"/>
          <w:shd w:val="clear" w:color="auto" w:fill="FFFFFF"/>
        </w:rPr>
        <w:t>提供所有依赖项后立即调用已配置的初始化回调。因此，在原始</w:t>
      </w:r>
      <w:r>
        <w:rPr>
          <w:rFonts w:ascii="Arial" w:hAnsi="Arial" w:cs="Arial"/>
          <w:color w:val="34302D"/>
          <w:shd w:val="clear" w:color="auto" w:fill="FFFFFF"/>
        </w:rPr>
        <w:t>bean</w:t>
      </w:r>
      <w:r>
        <w:rPr>
          <w:rFonts w:ascii="Arial" w:hAnsi="Arial" w:cs="Arial"/>
          <w:color w:val="34302D"/>
          <w:shd w:val="clear" w:color="auto" w:fill="FFFFFF"/>
        </w:rPr>
        <w:t>引用上调用初始化回调，这意味着</w:t>
      </w:r>
      <w:r>
        <w:rPr>
          <w:rFonts w:ascii="Arial" w:hAnsi="Arial" w:cs="Arial"/>
          <w:color w:val="34302D"/>
          <w:shd w:val="clear" w:color="auto" w:fill="FFFFFF"/>
        </w:rPr>
        <w:t>AOP</w:t>
      </w:r>
      <w:r>
        <w:rPr>
          <w:rFonts w:ascii="Arial" w:hAnsi="Arial" w:cs="Arial"/>
          <w:color w:val="34302D"/>
          <w:shd w:val="clear" w:color="auto" w:fill="FFFFFF"/>
        </w:rPr>
        <w:t>拦截器等尚未应用于</w:t>
      </w:r>
      <w:r>
        <w:rPr>
          <w:rFonts w:ascii="Arial" w:hAnsi="Arial" w:cs="Arial"/>
          <w:color w:val="34302D"/>
          <w:shd w:val="clear" w:color="auto" w:fill="FFFFFF"/>
        </w:rPr>
        <w:t>bean</w:t>
      </w:r>
      <w:r>
        <w:rPr>
          <w:rFonts w:ascii="Arial" w:hAnsi="Arial" w:cs="Arial"/>
          <w:color w:val="34302D"/>
          <w:shd w:val="clear" w:color="auto" w:fill="FFFFFF"/>
        </w:rPr>
        <w:t>。首先完全创建目标</w:t>
      </w:r>
      <w:r>
        <w:rPr>
          <w:rFonts w:ascii="Arial" w:hAnsi="Arial" w:cs="Arial"/>
          <w:color w:val="34302D"/>
          <w:shd w:val="clear" w:color="auto" w:fill="FFFFFF"/>
        </w:rPr>
        <w:t>bean</w:t>
      </w:r>
      <w:r>
        <w:rPr>
          <w:rFonts w:ascii="Arial" w:hAnsi="Arial" w:cs="Arial"/>
          <w:color w:val="34302D"/>
          <w:shd w:val="clear" w:color="auto" w:fill="FFFFFF"/>
        </w:rPr>
        <w:t>，然后应用带有拦截器链的</w:t>
      </w:r>
      <w:r>
        <w:rPr>
          <w:rFonts w:ascii="Arial" w:hAnsi="Arial" w:cs="Arial"/>
          <w:color w:val="34302D"/>
          <w:shd w:val="clear" w:color="auto" w:fill="FFFFFF"/>
        </w:rPr>
        <w:t>AOP</w:t>
      </w:r>
      <w:r>
        <w:rPr>
          <w:rFonts w:ascii="Arial" w:hAnsi="Arial" w:cs="Arial"/>
          <w:color w:val="34302D"/>
          <w:shd w:val="clear" w:color="auto" w:fill="FFFFFF"/>
        </w:rPr>
        <w:t>代理（例如）。如果目标</w:t>
      </w:r>
      <w:r>
        <w:rPr>
          <w:rFonts w:ascii="Arial" w:hAnsi="Arial" w:cs="Arial"/>
          <w:color w:val="34302D"/>
          <w:shd w:val="clear" w:color="auto" w:fill="FFFFFF"/>
        </w:rPr>
        <w:t>bean</w:t>
      </w:r>
      <w:r>
        <w:rPr>
          <w:rFonts w:ascii="Arial" w:hAnsi="Arial" w:cs="Arial"/>
          <w:color w:val="34302D"/>
          <w:shd w:val="clear" w:color="auto" w:fill="FFFFFF"/>
        </w:rPr>
        <w:t>和代理是分开定义的，那么您的代码甚至可以绕过代理与原始目标</w:t>
      </w:r>
      <w:r>
        <w:rPr>
          <w:rFonts w:ascii="Arial" w:hAnsi="Arial" w:cs="Arial"/>
          <w:color w:val="34302D"/>
          <w:shd w:val="clear" w:color="auto" w:fill="FFFFFF"/>
        </w:rPr>
        <w:t>bean</w:t>
      </w:r>
      <w:r>
        <w:rPr>
          <w:rFonts w:ascii="Arial" w:hAnsi="Arial" w:cs="Arial"/>
          <w:color w:val="34302D"/>
          <w:shd w:val="clear" w:color="auto" w:fill="FFFFFF"/>
        </w:rPr>
        <w:t>交互。因此，将拦截器应用于</w:t>
      </w:r>
      <w:r>
        <w:rPr>
          <w:rStyle w:val="HTML"/>
          <w:rFonts w:ascii="Consolas" w:hAnsi="Consolas"/>
          <w:sz w:val="23"/>
          <w:szCs w:val="23"/>
          <w:shd w:val="clear" w:color="auto" w:fill="F7F7F8"/>
        </w:rPr>
        <w:t>init</w:t>
      </w:r>
      <w:r>
        <w:rPr>
          <w:rFonts w:ascii="Arial" w:hAnsi="Arial" w:cs="Arial"/>
          <w:color w:val="34302D"/>
          <w:shd w:val="clear" w:color="auto" w:fill="FFFFFF"/>
        </w:rPr>
        <w:t>方法是不一致的，因为这样做会将目标</w:t>
      </w:r>
      <w:r>
        <w:rPr>
          <w:rFonts w:ascii="Arial" w:hAnsi="Arial" w:cs="Arial"/>
          <w:color w:val="34302D"/>
          <w:shd w:val="clear" w:color="auto" w:fill="FFFFFF"/>
        </w:rPr>
        <w:t>bean</w:t>
      </w:r>
      <w:r>
        <w:rPr>
          <w:rFonts w:ascii="Arial" w:hAnsi="Arial" w:cs="Arial"/>
          <w:color w:val="34302D"/>
          <w:shd w:val="clear" w:color="auto" w:fill="FFFFFF"/>
        </w:rPr>
        <w:t>的生命周期耦合到其代理或拦截器，并在代码直接与原始目标</w:t>
      </w:r>
      <w:r>
        <w:rPr>
          <w:rFonts w:ascii="Arial" w:hAnsi="Arial" w:cs="Arial"/>
          <w:color w:val="34302D"/>
          <w:shd w:val="clear" w:color="auto" w:fill="FFFFFF"/>
        </w:rPr>
        <w:t>bean</w:t>
      </w:r>
      <w:r>
        <w:rPr>
          <w:rFonts w:ascii="Arial" w:hAnsi="Arial" w:cs="Arial"/>
          <w:color w:val="34302D"/>
          <w:shd w:val="clear" w:color="auto" w:fill="FFFFFF"/>
        </w:rPr>
        <w:t>交互时留下奇怪的语义。</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Combining Lifecycle Mechanisms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2.5, you have three options for controlling bean lifecycle behavior:</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从</w:t>
      </w:r>
      <w:r>
        <w:rPr>
          <w:rFonts w:ascii="Arial" w:hAnsi="Arial" w:cs="Arial"/>
          <w:color w:val="34302D"/>
          <w:shd w:val="clear" w:color="auto" w:fill="FFFFFF"/>
        </w:rPr>
        <w:t>Spring 2.5</w:t>
      </w:r>
      <w:r>
        <w:rPr>
          <w:rFonts w:ascii="Arial" w:hAnsi="Arial" w:cs="Arial"/>
          <w:color w:val="34302D"/>
          <w:shd w:val="clear" w:color="auto" w:fill="FFFFFF"/>
        </w:rPr>
        <w:t>开始，您有三个控制</w:t>
      </w:r>
      <w:r>
        <w:rPr>
          <w:rFonts w:ascii="Arial" w:hAnsi="Arial" w:cs="Arial"/>
          <w:color w:val="34302D"/>
          <w:shd w:val="clear" w:color="auto" w:fill="FFFFFF"/>
        </w:rPr>
        <w:t>bean</w:t>
      </w:r>
      <w:r>
        <w:rPr>
          <w:rFonts w:ascii="Arial" w:hAnsi="Arial" w:cs="Arial"/>
          <w:color w:val="34302D"/>
          <w:shd w:val="clear" w:color="auto" w:fill="FFFFFF"/>
        </w:rPr>
        <w:t>生命周期行为的选项：</w:t>
      </w:r>
    </w:p>
    <w:p w:rsidR="00BA0D5D" w:rsidRPr="00BA0D5D" w:rsidRDefault="00BA0D5D" w:rsidP="00BA0D5D">
      <w:pPr>
        <w:widowControl/>
        <w:numPr>
          <w:ilvl w:val="0"/>
          <w:numId w:val="1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hyperlink r:id="rId206" w:anchor="beans-factory-lifecycle-initializingbean" w:history="1">
        <w:r w:rsidRPr="00BA0D5D">
          <w:rPr>
            <w:rFonts w:ascii="Consolas" w:eastAsia="宋体" w:hAnsi="Consolas" w:cs="宋体"/>
            <w:color w:val="548E2E"/>
            <w:kern w:val="0"/>
            <w:sz w:val="23"/>
            <w:szCs w:val="23"/>
            <w:u w:val="single"/>
            <w:shd w:val="clear" w:color="auto" w:fill="F7F7F8"/>
          </w:rPr>
          <w:t>InitializingBean</w:t>
        </w:r>
      </w:hyperlink>
      <w:r w:rsidRPr="00BA0D5D">
        <w:rPr>
          <w:rFonts w:ascii="inherit" w:eastAsia="宋体" w:hAnsi="inherit" w:cs="Arial"/>
          <w:color w:val="34302D"/>
          <w:kern w:val="0"/>
          <w:sz w:val="24"/>
          <w:szCs w:val="24"/>
        </w:rPr>
        <w:t> and </w:t>
      </w:r>
      <w:hyperlink r:id="rId207" w:anchor="beans-factory-lifecycle-disposablebean" w:history="1">
        <w:r w:rsidRPr="00BA0D5D">
          <w:rPr>
            <w:rFonts w:ascii="Consolas" w:eastAsia="宋体" w:hAnsi="Consolas" w:cs="宋体"/>
            <w:color w:val="548E2E"/>
            <w:kern w:val="0"/>
            <w:sz w:val="23"/>
            <w:szCs w:val="23"/>
            <w:u w:val="single"/>
            <w:shd w:val="clear" w:color="auto" w:fill="F7F7F8"/>
          </w:rPr>
          <w:t>DisposableBean</w:t>
        </w:r>
      </w:hyperlink>
      <w:r w:rsidRPr="00BA0D5D">
        <w:rPr>
          <w:rFonts w:ascii="inherit" w:eastAsia="宋体" w:hAnsi="inherit" w:cs="Arial"/>
          <w:color w:val="34302D"/>
          <w:kern w:val="0"/>
          <w:sz w:val="24"/>
          <w:szCs w:val="24"/>
        </w:rPr>
        <w:t> callback interfaces</w:t>
      </w:r>
    </w:p>
    <w:p w:rsidR="00BA0D5D" w:rsidRPr="00BA0D5D" w:rsidRDefault="00BA0D5D" w:rsidP="00BA0D5D">
      <w:pPr>
        <w:widowControl/>
        <w:numPr>
          <w:ilvl w:val="0"/>
          <w:numId w:val="1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Custom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destroy()</w:t>
      </w:r>
      <w:r w:rsidRPr="00BA0D5D">
        <w:rPr>
          <w:rFonts w:ascii="inherit" w:eastAsia="宋体" w:hAnsi="inherit" w:cs="Arial"/>
          <w:color w:val="34302D"/>
          <w:kern w:val="0"/>
          <w:sz w:val="24"/>
          <w:szCs w:val="24"/>
        </w:rPr>
        <w:t> methods</w:t>
      </w:r>
    </w:p>
    <w:p w:rsidR="00BA0D5D" w:rsidRDefault="00BA0D5D" w:rsidP="00BA0D5D">
      <w:pPr>
        <w:widowControl/>
        <w:numPr>
          <w:ilvl w:val="0"/>
          <w:numId w:val="1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hyperlink r:id="rId208" w:anchor="beans-postconstruct-and-predestroy-annotations" w:history="1">
        <w:r w:rsidRPr="00BA0D5D">
          <w:rPr>
            <w:rFonts w:ascii="Consolas" w:eastAsia="宋体" w:hAnsi="Consolas" w:cs="宋体"/>
            <w:color w:val="548E2E"/>
            <w:kern w:val="0"/>
            <w:sz w:val="23"/>
            <w:szCs w:val="23"/>
            <w:u w:val="single"/>
            <w:shd w:val="clear" w:color="auto" w:fill="F7F7F8"/>
          </w:rPr>
          <w:t>@PostConstruct</w:t>
        </w:r>
        <w:r w:rsidRPr="00BA0D5D">
          <w:rPr>
            <w:rFonts w:ascii="inherit" w:eastAsia="宋体" w:hAnsi="inherit" w:cs="Arial"/>
            <w:color w:val="548E2E"/>
            <w:kern w:val="0"/>
            <w:sz w:val="24"/>
            <w:szCs w:val="24"/>
            <w:u w:val="single"/>
          </w:rPr>
          <w:t> and </w:t>
        </w:r>
        <w:r w:rsidRPr="00BA0D5D">
          <w:rPr>
            <w:rFonts w:ascii="Consolas" w:eastAsia="宋体" w:hAnsi="Consolas" w:cs="宋体"/>
            <w:color w:val="548E2E"/>
            <w:kern w:val="0"/>
            <w:sz w:val="23"/>
            <w:szCs w:val="23"/>
            <w:u w:val="single"/>
            <w:shd w:val="clear" w:color="auto" w:fill="F7F7F8"/>
          </w:rPr>
          <w:t>@PreDestroy</w:t>
        </w:r>
        <w:r w:rsidRPr="00BA0D5D">
          <w:rPr>
            <w:rFonts w:ascii="inherit" w:eastAsia="宋体" w:hAnsi="inherit" w:cs="Arial"/>
            <w:color w:val="548E2E"/>
            <w:kern w:val="0"/>
            <w:sz w:val="24"/>
            <w:szCs w:val="24"/>
            <w:u w:val="single"/>
          </w:rPr>
          <w:t> annotations</w:t>
        </w:r>
      </w:hyperlink>
      <w:r w:rsidRPr="00BA0D5D">
        <w:rPr>
          <w:rFonts w:ascii="inherit" w:eastAsia="宋体" w:hAnsi="inherit" w:cs="Arial"/>
          <w:color w:val="34302D"/>
          <w:kern w:val="0"/>
          <w:sz w:val="24"/>
          <w:szCs w:val="24"/>
        </w:rPr>
        <w:t>. You can combine these mechanisms to control a given bean.</w:t>
      </w:r>
    </w:p>
    <w:p w:rsidR="0034788C" w:rsidRDefault="0034788C" w:rsidP="0034788C">
      <w:pPr>
        <w:pStyle w:val="a3"/>
        <w:numPr>
          <w:ilvl w:val="0"/>
          <w:numId w:val="11"/>
        </w:numPr>
        <w:shd w:val="clear" w:color="auto" w:fill="FFFFFF"/>
        <w:spacing w:before="0" w:beforeAutospacing="0" w:after="150" w:afterAutospacing="0"/>
        <w:rPr>
          <w:rFonts w:ascii="inherit" w:hAnsi="inherit" w:cs="Arial" w:hint="eastAsia"/>
          <w:color w:val="34302D"/>
        </w:rPr>
      </w:pPr>
      <w:r>
        <w:rPr>
          <w:rFonts w:ascii="inherit" w:hAnsi="inherit" w:cs="Arial"/>
          <w:color w:val="34302D"/>
        </w:rPr>
        <w:t>在</w:t>
      </w:r>
      <w:hyperlink r:id="rId209" w:anchor="beans-factory-lifecycle-initializingbean" w:history="1">
        <w:r>
          <w:rPr>
            <w:rStyle w:val="HTML"/>
            <w:rFonts w:ascii="Consolas" w:hAnsi="Consolas"/>
            <w:color w:val="548E2E"/>
            <w:sz w:val="23"/>
            <w:szCs w:val="23"/>
            <w:u w:val="single"/>
            <w:shd w:val="clear" w:color="auto" w:fill="F7F7F8"/>
          </w:rPr>
          <w:t>InitializingBean</w:t>
        </w:r>
      </w:hyperlink>
      <w:r>
        <w:rPr>
          <w:rFonts w:ascii="inherit" w:hAnsi="inherit" w:cs="Arial"/>
          <w:color w:val="34302D"/>
        </w:rPr>
        <w:t>和</w:t>
      </w:r>
      <w:r>
        <w:rPr>
          <w:rFonts w:ascii="inherit" w:hAnsi="inherit" w:cs="Arial"/>
          <w:color w:val="34302D"/>
        </w:rPr>
        <w:t> </w:t>
      </w:r>
      <w:hyperlink r:id="rId210" w:anchor="beans-factory-lifecycle-disposablebean" w:history="1">
        <w:r>
          <w:rPr>
            <w:rStyle w:val="HTML"/>
            <w:rFonts w:ascii="Consolas" w:hAnsi="Consolas"/>
            <w:color w:val="548E2E"/>
            <w:sz w:val="23"/>
            <w:szCs w:val="23"/>
            <w:u w:val="single"/>
            <w:shd w:val="clear" w:color="auto" w:fill="F7F7F8"/>
          </w:rPr>
          <w:t>DisposableBean</w:t>
        </w:r>
      </w:hyperlink>
      <w:r>
        <w:rPr>
          <w:rFonts w:ascii="inherit" w:hAnsi="inherit" w:cs="Arial"/>
          <w:color w:val="34302D"/>
        </w:rPr>
        <w:t>回调接口</w:t>
      </w:r>
    </w:p>
    <w:p w:rsidR="0034788C" w:rsidRDefault="0034788C" w:rsidP="0034788C">
      <w:pPr>
        <w:pStyle w:val="a3"/>
        <w:numPr>
          <w:ilvl w:val="0"/>
          <w:numId w:val="11"/>
        </w:numPr>
        <w:shd w:val="clear" w:color="auto" w:fill="FFFFFF"/>
        <w:spacing w:before="0" w:beforeAutospacing="0" w:after="150" w:afterAutospacing="0"/>
        <w:rPr>
          <w:rFonts w:ascii="inherit" w:hAnsi="inherit" w:cs="Arial" w:hint="eastAsia"/>
          <w:color w:val="34302D"/>
        </w:rPr>
      </w:pPr>
      <w:r>
        <w:rPr>
          <w:rFonts w:ascii="inherit" w:hAnsi="inherit" w:cs="Arial"/>
          <w:color w:val="34302D"/>
        </w:rPr>
        <w:t>定制</w:t>
      </w:r>
      <w:r>
        <w:rPr>
          <w:rStyle w:val="HTML"/>
          <w:rFonts w:ascii="Consolas" w:hAnsi="Consolas"/>
          <w:color w:val="34302D"/>
          <w:sz w:val="23"/>
          <w:szCs w:val="23"/>
          <w:shd w:val="clear" w:color="auto" w:fill="F7F7F8"/>
        </w:rPr>
        <w:t>init()</w:t>
      </w:r>
      <w:r>
        <w:rPr>
          <w:rFonts w:ascii="inherit" w:hAnsi="inherit" w:cs="Arial"/>
          <w:color w:val="34302D"/>
        </w:rPr>
        <w:t>和</w:t>
      </w:r>
      <w:r>
        <w:rPr>
          <w:rStyle w:val="HTML"/>
          <w:rFonts w:ascii="Consolas" w:hAnsi="Consolas"/>
          <w:color w:val="34302D"/>
          <w:sz w:val="23"/>
          <w:szCs w:val="23"/>
          <w:shd w:val="clear" w:color="auto" w:fill="F7F7F8"/>
        </w:rPr>
        <w:t>destroy()</w:t>
      </w:r>
      <w:r>
        <w:rPr>
          <w:rFonts w:ascii="inherit" w:hAnsi="inherit" w:cs="Arial"/>
          <w:color w:val="34302D"/>
        </w:rPr>
        <w:t>方法</w:t>
      </w:r>
    </w:p>
    <w:p w:rsidR="0034788C" w:rsidRDefault="0034788C" w:rsidP="0034788C">
      <w:pPr>
        <w:pStyle w:val="a3"/>
        <w:numPr>
          <w:ilvl w:val="0"/>
          <w:numId w:val="11"/>
        </w:numPr>
        <w:shd w:val="clear" w:color="auto" w:fill="FFFFFF"/>
        <w:spacing w:before="0" w:beforeAutospacing="0" w:after="150" w:afterAutospacing="0"/>
        <w:rPr>
          <w:rFonts w:ascii="inherit" w:hAnsi="inherit" w:cs="Arial" w:hint="eastAsia"/>
          <w:color w:val="34302D"/>
        </w:rPr>
      </w:pPr>
      <w:r>
        <w:rPr>
          <w:rFonts w:ascii="inherit" w:hAnsi="inherit" w:cs="Arial"/>
          <w:color w:val="34302D"/>
        </w:rPr>
        <w:t>在</w:t>
      </w:r>
      <w:hyperlink r:id="rId211" w:anchor="beans-postconstruct-and-predestroy-annotations" w:history="1">
        <w:r>
          <w:rPr>
            <w:rStyle w:val="HTML"/>
            <w:rFonts w:ascii="Consolas" w:hAnsi="Consolas"/>
            <w:color w:val="548E2E"/>
            <w:sz w:val="23"/>
            <w:szCs w:val="23"/>
            <w:u w:val="single"/>
            <w:shd w:val="clear" w:color="auto" w:fill="F7F7F8"/>
          </w:rPr>
          <w:t>@PostConstruct</w:t>
        </w:r>
        <w:r>
          <w:rPr>
            <w:rStyle w:val="a4"/>
            <w:rFonts w:ascii="inherit" w:hAnsi="inherit" w:cs="Arial"/>
            <w:color w:val="548E2E"/>
          </w:rPr>
          <w:t>和</w:t>
        </w:r>
        <w:r>
          <w:rPr>
            <w:rStyle w:val="HTML"/>
            <w:rFonts w:ascii="Consolas" w:hAnsi="Consolas"/>
            <w:color w:val="548E2E"/>
            <w:sz w:val="23"/>
            <w:szCs w:val="23"/>
            <w:u w:val="single"/>
            <w:shd w:val="clear" w:color="auto" w:fill="F7F7F8"/>
          </w:rPr>
          <w:t>@PreDestroy</w:t>
        </w:r>
        <w:r>
          <w:rPr>
            <w:rStyle w:val="a4"/>
            <w:rFonts w:ascii="inherit" w:hAnsi="inherit" w:cs="Arial"/>
            <w:color w:val="548E2E"/>
          </w:rPr>
          <w:t> </w:t>
        </w:r>
        <w:r>
          <w:rPr>
            <w:rStyle w:val="a4"/>
            <w:rFonts w:ascii="inherit" w:hAnsi="inherit" w:cs="Arial"/>
            <w:color w:val="548E2E"/>
          </w:rPr>
          <w:t>注释</w:t>
        </w:r>
      </w:hyperlink>
      <w:r>
        <w:rPr>
          <w:rFonts w:ascii="inherit" w:hAnsi="inherit" w:cs="Arial"/>
          <w:color w:val="34302D"/>
        </w:rPr>
        <w:t>。您可以组合这些机制来控制给定的</w:t>
      </w:r>
      <w:r>
        <w:rPr>
          <w:rFonts w:ascii="inherit" w:hAnsi="inherit" w:cs="Arial"/>
          <w:color w:val="34302D"/>
        </w:rPr>
        <w:t>bean</w:t>
      </w:r>
      <w:r>
        <w:rPr>
          <w:rFonts w:ascii="inherit" w:hAnsi="inherit" w:cs="Arial"/>
          <w:color w:val="34302D"/>
        </w:rPr>
        <w:t>。</w:t>
      </w:r>
    </w:p>
    <w:p w:rsidR="0034788C" w:rsidRPr="00BA0D5D" w:rsidRDefault="0034788C" w:rsidP="0034788C">
      <w:pPr>
        <w:widowControl/>
        <w:shd w:val="clear" w:color="auto" w:fill="FFFFFF"/>
        <w:spacing w:after="150"/>
        <w:jc w:val="left"/>
        <w:rPr>
          <w:rFonts w:ascii="inherit" w:eastAsia="宋体" w:hAnsi="inherit" w:cs="Arial" w:hint="eastAsia"/>
          <w:color w:val="34302D"/>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4788C">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multiple lifecycle mechanisms are configured for a bean and each mechanism is configured with a different method name, then each configured method is executed in the order listed after this note. However, if the same method name is configured</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for example, </w:t>
            </w:r>
            <w:r w:rsidRPr="00BA0D5D">
              <w:rPr>
                <w:rFonts w:ascii="Consolas" w:eastAsia="宋体" w:hAnsi="Consolas" w:cs="宋体"/>
                <w:kern w:val="0"/>
                <w:sz w:val="23"/>
                <w:szCs w:val="23"/>
                <w:shd w:val="clear" w:color="auto" w:fill="F7F7F8"/>
              </w:rPr>
              <w:t>init()</w:t>
            </w:r>
            <w:r w:rsidRPr="00BA0D5D">
              <w:rPr>
                <w:rFonts w:ascii="宋体" w:eastAsia="宋体" w:hAnsi="宋体" w:cs="宋体"/>
                <w:kern w:val="0"/>
                <w:sz w:val="24"/>
                <w:szCs w:val="24"/>
              </w:rPr>
              <w:t> for an initialization method</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for more than one of these lifecycle mechanisms, that method is executed once, as explained in the </w:t>
            </w:r>
            <w:hyperlink r:id="rId212" w:anchor="beans-factory-lifecycle-default-init-destroy-methods" w:history="1">
              <w:r w:rsidRPr="00BA0D5D">
                <w:rPr>
                  <w:rFonts w:ascii="宋体" w:eastAsia="宋体" w:hAnsi="宋体" w:cs="宋体"/>
                  <w:color w:val="548E2E"/>
                  <w:kern w:val="0"/>
                  <w:sz w:val="24"/>
                  <w:szCs w:val="24"/>
                  <w:u w:val="single"/>
                </w:rPr>
                <w:t>preceding section</w:t>
              </w:r>
            </w:hyperlink>
            <w:r w:rsidRPr="00BA0D5D">
              <w:rPr>
                <w:rFonts w:ascii="宋体" w:eastAsia="宋体" w:hAnsi="宋体" w:cs="宋体"/>
                <w:kern w:val="0"/>
                <w:sz w:val="24"/>
                <w:szCs w:val="24"/>
              </w:rPr>
              <w:t>.</w:t>
            </w:r>
          </w:p>
          <w:p w:rsidR="0034788C" w:rsidRPr="00BA0D5D" w:rsidRDefault="0034788C" w:rsidP="00BA0D5D">
            <w:pPr>
              <w:widowControl/>
              <w:jc w:val="left"/>
              <w:rPr>
                <w:rFonts w:ascii="宋体" w:eastAsia="宋体" w:hAnsi="宋体" w:cs="宋体"/>
                <w:kern w:val="0"/>
                <w:sz w:val="24"/>
                <w:szCs w:val="24"/>
              </w:rPr>
            </w:pPr>
            <w:r>
              <w:rPr>
                <w:rFonts w:ascii="Arial" w:hAnsi="Arial" w:cs="Arial"/>
                <w:shd w:val="clear" w:color="auto" w:fill="EBF1E7"/>
              </w:rPr>
              <w:t>如果为</w:t>
            </w:r>
            <w:r>
              <w:rPr>
                <w:rFonts w:ascii="Arial" w:hAnsi="Arial" w:cs="Arial"/>
                <w:shd w:val="clear" w:color="auto" w:fill="EBF1E7"/>
              </w:rPr>
              <w:t>bean</w:t>
            </w:r>
            <w:r>
              <w:rPr>
                <w:rFonts w:ascii="Arial" w:hAnsi="Arial" w:cs="Arial"/>
                <w:shd w:val="clear" w:color="auto" w:fill="EBF1E7"/>
              </w:rPr>
              <w:t>配置了多个生命周期机制，并且每个机制都配置了不同的方法名称，则每个配置的方法都按照此注释后列出的顺序执行。但是，如果</w:t>
            </w:r>
            <w:r>
              <w:rPr>
                <w:rStyle w:val="HTML"/>
                <w:rFonts w:ascii="Consolas" w:hAnsi="Consolas"/>
                <w:sz w:val="23"/>
                <w:szCs w:val="23"/>
                <w:shd w:val="clear" w:color="auto" w:fill="F7F7F8"/>
              </w:rPr>
              <w:t>init()</w:t>
            </w:r>
            <w:r>
              <w:rPr>
                <w:rFonts w:ascii="Arial" w:hAnsi="Arial" w:cs="Arial"/>
                <w:shd w:val="clear" w:color="auto" w:fill="EBF1E7"/>
              </w:rPr>
              <w:t>为多个这些生命周期机制配置了相同的方法名称（例如，</w:t>
            </w:r>
            <w:r>
              <w:rPr>
                <w:rFonts w:ascii="Arial" w:hAnsi="Arial" w:cs="Arial"/>
                <w:shd w:val="clear" w:color="auto" w:fill="EBF1E7"/>
              </w:rPr>
              <w:t> </w:t>
            </w:r>
            <w:r>
              <w:rPr>
                <w:rFonts w:ascii="Arial" w:hAnsi="Arial" w:cs="Arial"/>
                <w:shd w:val="clear" w:color="auto" w:fill="EBF1E7"/>
              </w:rPr>
              <w:t>对于初始化方法），则该方法将执行一次，如上</w:t>
            </w:r>
            <w:r>
              <w:rPr>
                <w:rFonts w:ascii="Arial" w:hAnsi="Arial" w:cs="Arial"/>
                <w:shd w:val="clear" w:color="auto" w:fill="EBF1E7"/>
              </w:rPr>
              <w:t> </w:t>
            </w:r>
            <w:hyperlink r:id="rId213" w:anchor="beans-factory-lifecycle-default-init-destroy-methods" w:history="1">
              <w:r>
                <w:rPr>
                  <w:rStyle w:val="a4"/>
                  <w:rFonts w:ascii="Arial" w:hAnsi="Arial" w:cs="Arial"/>
                  <w:color w:val="548E2E"/>
                  <w:shd w:val="clear" w:color="auto" w:fill="EBF1E7"/>
                </w:rPr>
                <w:t>一节中所述</w:t>
              </w:r>
            </w:hyperlink>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Multiple lifecycle mechanisms configured for the same bean, with different initialization methods, are called as follows:</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为同一个</w:t>
      </w:r>
      <w:r>
        <w:rPr>
          <w:rFonts w:ascii="Arial" w:hAnsi="Arial" w:cs="Arial"/>
          <w:color w:val="34302D"/>
          <w:shd w:val="clear" w:color="auto" w:fill="FFFFFF"/>
        </w:rPr>
        <w:t>bean</w:t>
      </w:r>
      <w:r>
        <w:rPr>
          <w:rFonts w:ascii="Arial" w:hAnsi="Arial" w:cs="Arial"/>
          <w:color w:val="34302D"/>
          <w:shd w:val="clear" w:color="auto" w:fill="FFFFFF"/>
        </w:rPr>
        <w:t>配置的多个生命周期机制具有不同的初始化方法，如下所示：</w:t>
      </w:r>
    </w:p>
    <w:p w:rsidR="00BA0D5D" w:rsidRPr="00BA0D5D" w:rsidRDefault="00BA0D5D" w:rsidP="00BA0D5D">
      <w:pPr>
        <w:widowControl/>
        <w:numPr>
          <w:ilvl w:val="0"/>
          <w:numId w:val="12"/>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Methods annotated with </w:t>
      </w:r>
      <w:r w:rsidRPr="00BA0D5D">
        <w:rPr>
          <w:rFonts w:ascii="Consolas" w:eastAsia="宋体" w:hAnsi="Consolas" w:cs="宋体"/>
          <w:color w:val="34302D"/>
          <w:kern w:val="0"/>
          <w:sz w:val="23"/>
          <w:szCs w:val="23"/>
          <w:shd w:val="clear" w:color="auto" w:fill="F7F7F8"/>
        </w:rPr>
        <w:t>@PostConstruct</w:t>
      </w:r>
    </w:p>
    <w:p w:rsidR="00BA0D5D" w:rsidRPr="00BA0D5D" w:rsidRDefault="00BA0D5D" w:rsidP="00BA0D5D">
      <w:pPr>
        <w:widowControl/>
        <w:numPr>
          <w:ilvl w:val="0"/>
          <w:numId w:val="12"/>
        </w:numPr>
        <w:shd w:val="clear" w:color="auto" w:fill="FFFFFF"/>
        <w:spacing w:after="150"/>
        <w:ind w:left="42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afterPropertiesSet()</w:t>
      </w:r>
      <w:r w:rsidRPr="00BA0D5D">
        <w:rPr>
          <w:rFonts w:ascii="inherit" w:eastAsia="宋体" w:hAnsi="inherit" w:cs="Arial"/>
          <w:color w:val="34302D"/>
          <w:kern w:val="0"/>
          <w:sz w:val="24"/>
          <w:szCs w:val="24"/>
        </w:rPr>
        <w:t> as defined by the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callback interface</w:t>
      </w:r>
    </w:p>
    <w:p w:rsidR="00BA0D5D" w:rsidRDefault="00BA0D5D" w:rsidP="00BA0D5D">
      <w:pPr>
        <w:widowControl/>
        <w:numPr>
          <w:ilvl w:val="0"/>
          <w:numId w:val="12"/>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custom configured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method</w:t>
      </w:r>
    </w:p>
    <w:p w:rsidR="0034788C" w:rsidRPr="0034788C" w:rsidRDefault="0034788C" w:rsidP="00C554B0">
      <w:pPr>
        <w:widowControl/>
        <w:numPr>
          <w:ilvl w:val="0"/>
          <w:numId w:val="69"/>
        </w:numPr>
        <w:shd w:val="clear" w:color="auto" w:fill="FFFFFF"/>
        <w:tabs>
          <w:tab w:val="clear" w:pos="720"/>
          <w:tab w:val="num" w:pos="567"/>
        </w:tabs>
        <w:spacing w:after="150"/>
        <w:ind w:left="426"/>
        <w:jc w:val="left"/>
        <w:rPr>
          <w:rFonts w:ascii="inherit" w:eastAsia="宋体" w:hAnsi="inherit" w:cs="Arial" w:hint="eastAsia"/>
          <w:color w:val="34302D"/>
          <w:kern w:val="0"/>
          <w:sz w:val="24"/>
          <w:szCs w:val="24"/>
        </w:rPr>
      </w:pPr>
      <w:r w:rsidRPr="0034788C">
        <w:rPr>
          <w:rFonts w:ascii="inherit" w:eastAsia="宋体" w:hAnsi="inherit" w:cs="Arial"/>
          <w:color w:val="34302D"/>
          <w:kern w:val="0"/>
          <w:sz w:val="24"/>
          <w:szCs w:val="24"/>
        </w:rPr>
        <w:t>用注释方法注释</w:t>
      </w:r>
      <w:r w:rsidRPr="0034788C">
        <w:rPr>
          <w:rFonts w:ascii="inherit" w:eastAsia="宋体" w:hAnsi="inherit" w:cs="Arial"/>
          <w:color w:val="34302D"/>
          <w:kern w:val="0"/>
          <w:sz w:val="24"/>
          <w:szCs w:val="24"/>
        </w:rPr>
        <w:t> </w:t>
      </w:r>
      <w:r w:rsidRPr="0034788C">
        <w:rPr>
          <w:rFonts w:ascii="Consolas" w:eastAsia="宋体" w:hAnsi="Consolas" w:cs="宋体"/>
          <w:color w:val="34302D"/>
          <w:kern w:val="0"/>
          <w:sz w:val="23"/>
          <w:szCs w:val="23"/>
          <w:shd w:val="clear" w:color="auto" w:fill="F7F7F8"/>
        </w:rPr>
        <w:t>@PostConstruct</w:t>
      </w:r>
    </w:p>
    <w:p w:rsidR="0034788C" w:rsidRPr="0034788C" w:rsidRDefault="0034788C" w:rsidP="00C554B0">
      <w:pPr>
        <w:widowControl/>
        <w:numPr>
          <w:ilvl w:val="0"/>
          <w:numId w:val="69"/>
        </w:numPr>
        <w:shd w:val="clear" w:color="auto" w:fill="FFFFFF"/>
        <w:spacing w:after="150"/>
        <w:ind w:left="426"/>
        <w:jc w:val="left"/>
        <w:rPr>
          <w:rFonts w:ascii="inherit" w:eastAsia="宋体" w:hAnsi="inherit" w:cs="Arial" w:hint="eastAsia"/>
          <w:color w:val="34302D"/>
          <w:kern w:val="0"/>
          <w:sz w:val="24"/>
          <w:szCs w:val="24"/>
        </w:rPr>
      </w:pPr>
      <w:r w:rsidRPr="0034788C">
        <w:rPr>
          <w:rFonts w:ascii="Consolas" w:eastAsia="宋体" w:hAnsi="Consolas" w:cs="宋体"/>
          <w:color w:val="34302D"/>
          <w:kern w:val="0"/>
          <w:sz w:val="23"/>
          <w:szCs w:val="23"/>
          <w:shd w:val="clear" w:color="auto" w:fill="F7F7F8"/>
        </w:rPr>
        <w:t>afterPropertiesSet()</w:t>
      </w:r>
      <w:r w:rsidRPr="0034788C">
        <w:rPr>
          <w:rFonts w:ascii="inherit" w:eastAsia="宋体" w:hAnsi="inherit" w:cs="Arial"/>
          <w:color w:val="34302D"/>
          <w:kern w:val="0"/>
          <w:sz w:val="24"/>
          <w:szCs w:val="24"/>
        </w:rPr>
        <w:t>由</w:t>
      </w:r>
      <w:r w:rsidRPr="0034788C">
        <w:rPr>
          <w:rFonts w:ascii="Consolas" w:eastAsia="宋体" w:hAnsi="Consolas" w:cs="宋体"/>
          <w:color w:val="34302D"/>
          <w:kern w:val="0"/>
          <w:sz w:val="23"/>
          <w:szCs w:val="23"/>
          <w:shd w:val="clear" w:color="auto" w:fill="F7F7F8"/>
        </w:rPr>
        <w:t>InitializingBean</w:t>
      </w:r>
      <w:r w:rsidRPr="0034788C">
        <w:rPr>
          <w:rFonts w:ascii="inherit" w:eastAsia="宋体" w:hAnsi="inherit" w:cs="Arial"/>
          <w:color w:val="34302D"/>
          <w:kern w:val="0"/>
          <w:sz w:val="24"/>
          <w:szCs w:val="24"/>
        </w:rPr>
        <w:t>回调接口定义</w:t>
      </w:r>
    </w:p>
    <w:p w:rsidR="0034788C" w:rsidRPr="0034788C" w:rsidRDefault="0034788C" w:rsidP="00C554B0">
      <w:pPr>
        <w:widowControl/>
        <w:numPr>
          <w:ilvl w:val="0"/>
          <w:numId w:val="69"/>
        </w:numPr>
        <w:shd w:val="clear" w:color="auto" w:fill="FFFFFF"/>
        <w:spacing w:after="150"/>
        <w:ind w:left="426"/>
        <w:jc w:val="left"/>
        <w:rPr>
          <w:rFonts w:ascii="inherit" w:eastAsia="宋体" w:hAnsi="inherit" w:cs="Arial" w:hint="eastAsia"/>
          <w:color w:val="34302D"/>
          <w:kern w:val="0"/>
          <w:sz w:val="24"/>
          <w:szCs w:val="24"/>
        </w:rPr>
      </w:pPr>
      <w:r w:rsidRPr="0034788C">
        <w:rPr>
          <w:rFonts w:ascii="inherit" w:eastAsia="宋体" w:hAnsi="inherit" w:cs="Arial"/>
          <w:color w:val="34302D"/>
          <w:kern w:val="0"/>
          <w:sz w:val="24"/>
          <w:szCs w:val="24"/>
        </w:rPr>
        <w:t>自定义配置的</w:t>
      </w:r>
      <w:r w:rsidRPr="0034788C">
        <w:rPr>
          <w:rFonts w:ascii="Consolas" w:eastAsia="宋体" w:hAnsi="Consolas" w:cs="宋体"/>
          <w:color w:val="34302D"/>
          <w:kern w:val="0"/>
          <w:sz w:val="23"/>
          <w:szCs w:val="23"/>
          <w:shd w:val="clear" w:color="auto" w:fill="F7F7F8"/>
        </w:rPr>
        <w:t>init()</w:t>
      </w:r>
      <w:r w:rsidRPr="0034788C">
        <w:rPr>
          <w:rFonts w:ascii="inherit" w:eastAsia="宋体" w:hAnsi="inherit" w:cs="Arial"/>
          <w:color w:val="34302D"/>
          <w:kern w:val="0"/>
          <w:sz w:val="24"/>
          <w:szCs w:val="24"/>
        </w:rPr>
        <w:t>方法</w:t>
      </w:r>
    </w:p>
    <w:p w:rsidR="0034788C" w:rsidRPr="00BA0D5D" w:rsidRDefault="0034788C" w:rsidP="0034788C">
      <w:pPr>
        <w:widowControl/>
        <w:shd w:val="clear" w:color="auto" w:fill="FFFFFF"/>
        <w:spacing w:after="150"/>
        <w:ind w:left="60"/>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Destroy methods are called in the same order:</w:t>
      </w:r>
    </w:p>
    <w:p w:rsidR="00BA0D5D" w:rsidRPr="00BA0D5D" w:rsidRDefault="00BA0D5D" w:rsidP="00BA0D5D">
      <w:pPr>
        <w:widowControl/>
        <w:numPr>
          <w:ilvl w:val="0"/>
          <w:numId w:val="13"/>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Methods annotated with </w:t>
      </w:r>
      <w:r w:rsidRPr="00BA0D5D">
        <w:rPr>
          <w:rFonts w:ascii="Consolas" w:eastAsia="宋体" w:hAnsi="Consolas" w:cs="宋体"/>
          <w:color w:val="34302D"/>
          <w:kern w:val="0"/>
          <w:sz w:val="23"/>
          <w:szCs w:val="23"/>
          <w:shd w:val="clear" w:color="auto" w:fill="F7F7F8"/>
        </w:rPr>
        <w:t>@PreDestroy</w:t>
      </w:r>
    </w:p>
    <w:p w:rsidR="00BA0D5D" w:rsidRPr="00BA0D5D" w:rsidRDefault="00BA0D5D" w:rsidP="00BA0D5D">
      <w:pPr>
        <w:widowControl/>
        <w:numPr>
          <w:ilvl w:val="0"/>
          <w:numId w:val="13"/>
        </w:numPr>
        <w:shd w:val="clear" w:color="auto" w:fill="FFFFFF"/>
        <w:spacing w:after="150"/>
        <w:ind w:left="42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destroy()</w:t>
      </w:r>
      <w:r w:rsidRPr="00BA0D5D">
        <w:rPr>
          <w:rFonts w:ascii="inherit" w:eastAsia="宋体" w:hAnsi="inherit" w:cs="Arial"/>
          <w:color w:val="34302D"/>
          <w:kern w:val="0"/>
          <w:sz w:val="24"/>
          <w:szCs w:val="24"/>
        </w:rPr>
        <w:t> as defined by the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callback interface</w:t>
      </w:r>
    </w:p>
    <w:p w:rsidR="00BA0D5D" w:rsidRDefault="00BA0D5D" w:rsidP="00BA0D5D">
      <w:pPr>
        <w:widowControl/>
        <w:numPr>
          <w:ilvl w:val="0"/>
          <w:numId w:val="13"/>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custom configured </w:t>
      </w:r>
      <w:r w:rsidRPr="00BA0D5D">
        <w:rPr>
          <w:rFonts w:ascii="Consolas" w:eastAsia="宋体" w:hAnsi="Consolas" w:cs="宋体"/>
          <w:color w:val="34302D"/>
          <w:kern w:val="0"/>
          <w:sz w:val="23"/>
          <w:szCs w:val="23"/>
          <w:shd w:val="clear" w:color="auto" w:fill="F7F7F8"/>
        </w:rPr>
        <w:t>destroy()</w:t>
      </w:r>
      <w:r w:rsidRPr="00BA0D5D">
        <w:rPr>
          <w:rFonts w:ascii="inherit" w:eastAsia="宋体" w:hAnsi="inherit" w:cs="Arial"/>
          <w:color w:val="34302D"/>
          <w:kern w:val="0"/>
          <w:sz w:val="24"/>
          <w:szCs w:val="24"/>
        </w:rPr>
        <w:t> method</w:t>
      </w:r>
    </w:p>
    <w:p w:rsidR="0034788C" w:rsidRPr="0034788C" w:rsidRDefault="0034788C" w:rsidP="0034788C">
      <w:pPr>
        <w:widowControl/>
        <w:shd w:val="clear" w:color="auto" w:fill="FFFFFF"/>
        <w:spacing w:after="300"/>
        <w:jc w:val="left"/>
        <w:rPr>
          <w:rFonts w:ascii="inherit" w:eastAsia="宋体" w:hAnsi="inherit" w:cs="Arial" w:hint="eastAsia"/>
          <w:color w:val="34302D"/>
          <w:kern w:val="0"/>
          <w:sz w:val="24"/>
          <w:szCs w:val="24"/>
        </w:rPr>
      </w:pPr>
      <w:r w:rsidRPr="0034788C">
        <w:rPr>
          <w:rFonts w:ascii="inherit" w:eastAsia="宋体" w:hAnsi="inherit" w:cs="Arial"/>
          <w:color w:val="34302D"/>
          <w:kern w:val="0"/>
          <w:sz w:val="24"/>
          <w:szCs w:val="24"/>
        </w:rPr>
        <w:t>Destroy</w:t>
      </w:r>
      <w:r w:rsidRPr="0034788C">
        <w:rPr>
          <w:rFonts w:ascii="inherit" w:eastAsia="宋体" w:hAnsi="inherit" w:cs="Arial"/>
          <w:color w:val="34302D"/>
          <w:kern w:val="0"/>
          <w:sz w:val="24"/>
          <w:szCs w:val="24"/>
        </w:rPr>
        <w:t>方法以相同的顺序调用：</w:t>
      </w:r>
    </w:p>
    <w:p w:rsidR="0034788C" w:rsidRPr="0034788C" w:rsidRDefault="0034788C" w:rsidP="00C554B0">
      <w:pPr>
        <w:widowControl/>
        <w:numPr>
          <w:ilvl w:val="0"/>
          <w:numId w:val="70"/>
        </w:numPr>
        <w:shd w:val="clear" w:color="auto" w:fill="FFFFFF"/>
        <w:spacing w:after="150"/>
        <w:ind w:left="420"/>
        <w:jc w:val="left"/>
        <w:rPr>
          <w:rFonts w:ascii="inherit" w:eastAsia="宋体" w:hAnsi="inherit" w:cs="Arial" w:hint="eastAsia"/>
          <w:color w:val="34302D"/>
          <w:kern w:val="0"/>
          <w:sz w:val="24"/>
          <w:szCs w:val="24"/>
        </w:rPr>
      </w:pPr>
      <w:r w:rsidRPr="0034788C">
        <w:rPr>
          <w:rFonts w:ascii="inherit" w:eastAsia="宋体" w:hAnsi="inherit" w:cs="Arial"/>
          <w:color w:val="34302D"/>
          <w:kern w:val="0"/>
          <w:sz w:val="24"/>
          <w:szCs w:val="24"/>
        </w:rPr>
        <w:t>用注释方法注释</w:t>
      </w:r>
      <w:r w:rsidRPr="0034788C">
        <w:rPr>
          <w:rFonts w:ascii="inherit" w:eastAsia="宋体" w:hAnsi="inherit" w:cs="Arial"/>
          <w:color w:val="34302D"/>
          <w:kern w:val="0"/>
          <w:sz w:val="24"/>
          <w:szCs w:val="24"/>
        </w:rPr>
        <w:t> </w:t>
      </w:r>
      <w:r w:rsidRPr="0034788C">
        <w:rPr>
          <w:rFonts w:ascii="Consolas" w:eastAsia="宋体" w:hAnsi="Consolas" w:cs="宋体"/>
          <w:color w:val="34302D"/>
          <w:kern w:val="0"/>
          <w:sz w:val="23"/>
          <w:szCs w:val="23"/>
          <w:shd w:val="clear" w:color="auto" w:fill="F7F7F8"/>
        </w:rPr>
        <w:t>@PreDestroy</w:t>
      </w:r>
    </w:p>
    <w:p w:rsidR="0034788C" w:rsidRPr="0034788C" w:rsidRDefault="0034788C" w:rsidP="00C554B0">
      <w:pPr>
        <w:widowControl/>
        <w:numPr>
          <w:ilvl w:val="0"/>
          <w:numId w:val="70"/>
        </w:numPr>
        <w:shd w:val="clear" w:color="auto" w:fill="FFFFFF"/>
        <w:spacing w:after="150"/>
        <w:ind w:left="420"/>
        <w:jc w:val="left"/>
        <w:rPr>
          <w:rFonts w:ascii="inherit" w:eastAsia="宋体" w:hAnsi="inherit" w:cs="Arial" w:hint="eastAsia"/>
          <w:color w:val="34302D"/>
          <w:kern w:val="0"/>
          <w:sz w:val="24"/>
          <w:szCs w:val="24"/>
        </w:rPr>
      </w:pPr>
      <w:r w:rsidRPr="0034788C">
        <w:rPr>
          <w:rFonts w:ascii="Consolas" w:eastAsia="宋体" w:hAnsi="Consolas" w:cs="宋体"/>
          <w:color w:val="34302D"/>
          <w:kern w:val="0"/>
          <w:sz w:val="23"/>
          <w:szCs w:val="23"/>
          <w:shd w:val="clear" w:color="auto" w:fill="F7F7F8"/>
        </w:rPr>
        <w:t>destroy()</w:t>
      </w:r>
      <w:r w:rsidRPr="0034788C">
        <w:rPr>
          <w:rFonts w:ascii="inherit" w:eastAsia="宋体" w:hAnsi="inherit" w:cs="Arial"/>
          <w:color w:val="34302D"/>
          <w:kern w:val="0"/>
          <w:sz w:val="24"/>
          <w:szCs w:val="24"/>
        </w:rPr>
        <w:t>由</w:t>
      </w:r>
      <w:r w:rsidRPr="0034788C">
        <w:rPr>
          <w:rFonts w:ascii="Consolas" w:eastAsia="宋体" w:hAnsi="Consolas" w:cs="宋体"/>
          <w:color w:val="34302D"/>
          <w:kern w:val="0"/>
          <w:sz w:val="23"/>
          <w:szCs w:val="23"/>
          <w:shd w:val="clear" w:color="auto" w:fill="F7F7F8"/>
        </w:rPr>
        <w:t>DisposableBean</w:t>
      </w:r>
      <w:r w:rsidRPr="0034788C">
        <w:rPr>
          <w:rFonts w:ascii="inherit" w:eastAsia="宋体" w:hAnsi="inherit" w:cs="Arial"/>
          <w:color w:val="34302D"/>
          <w:kern w:val="0"/>
          <w:sz w:val="24"/>
          <w:szCs w:val="24"/>
        </w:rPr>
        <w:t>回调接口定义</w:t>
      </w:r>
    </w:p>
    <w:p w:rsidR="0034788C" w:rsidRPr="0034788C" w:rsidRDefault="0034788C" w:rsidP="00C554B0">
      <w:pPr>
        <w:widowControl/>
        <w:numPr>
          <w:ilvl w:val="0"/>
          <w:numId w:val="70"/>
        </w:numPr>
        <w:shd w:val="clear" w:color="auto" w:fill="FFFFFF"/>
        <w:spacing w:after="150"/>
        <w:ind w:left="420"/>
        <w:jc w:val="left"/>
        <w:rPr>
          <w:rFonts w:ascii="inherit" w:eastAsia="宋体" w:hAnsi="inherit" w:cs="Arial" w:hint="eastAsia"/>
          <w:color w:val="34302D"/>
          <w:kern w:val="0"/>
          <w:sz w:val="24"/>
          <w:szCs w:val="24"/>
        </w:rPr>
      </w:pPr>
      <w:r w:rsidRPr="0034788C">
        <w:rPr>
          <w:rFonts w:ascii="inherit" w:eastAsia="宋体" w:hAnsi="inherit" w:cs="Arial"/>
          <w:color w:val="34302D"/>
          <w:kern w:val="0"/>
          <w:sz w:val="24"/>
          <w:szCs w:val="24"/>
        </w:rPr>
        <w:t>自定义配置的</w:t>
      </w:r>
      <w:r w:rsidRPr="0034788C">
        <w:rPr>
          <w:rFonts w:ascii="Consolas" w:eastAsia="宋体" w:hAnsi="Consolas" w:cs="宋体"/>
          <w:color w:val="34302D"/>
          <w:kern w:val="0"/>
          <w:sz w:val="23"/>
          <w:szCs w:val="23"/>
          <w:shd w:val="clear" w:color="auto" w:fill="F7F7F8"/>
        </w:rPr>
        <w:t>destroy()</w:t>
      </w:r>
      <w:r w:rsidRPr="0034788C">
        <w:rPr>
          <w:rFonts w:ascii="inherit" w:eastAsia="宋体" w:hAnsi="inherit" w:cs="Arial"/>
          <w:color w:val="34302D"/>
          <w:kern w:val="0"/>
          <w:sz w:val="24"/>
          <w:szCs w:val="24"/>
        </w:rPr>
        <w:t>方法</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Startup and Shutdown Callbacks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interface defines the essential methods for any object that has its own lifecycle requirements (such as starting and stopping some background process):</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Lifecycle</w:t>
      </w:r>
      <w:r>
        <w:rPr>
          <w:rFonts w:ascii="Arial" w:hAnsi="Arial" w:cs="Arial"/>
          <w:color w:val="34302D"/>
          <w:shd w:val="clear" w:color="auto" w:fill="FFFFFF"/>
        </w:rPr>
        <w:t>接口为任何具有自己的生命周期要求的对象（例如启动和停止某些后台进程）定义了基本方法：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Lifecycle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start();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stop();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isRunning();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Spring-managed object may implement the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interface. Then,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itself receives start and stop signals (for example, for a stop/restart scenario at runtime), it cascades those calls to all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implementations defined within that context. It does this by delegating to a </w:t>
      </w:r>
      <w:r w:rsidRPr="00BA0D5D">
        <w:rPr>
          <w:rFonts w:ascii="Consolas" w:eastAsia="宋体" w:hAnsi="Consolas" w:cs="宋体"/>
          <w:color w:val="34302D"/>
          <w:kern w:val="0"/>
          <w:sz w:val="23"/>
          <w:szCs w:val="23"/>
          <w:shd w:val="clear" w:color="auto" w:fill="F7F7F8"/>
        </w:rPr>
        <w:t>LifecycleProcessor</w:t>
      </w:r>
      <w:r w:rsidRPr="00BA0D5D">
        <w:rPr>
          <w:rFonts w:ascii="inherit" w:eastAsia="宋体" w:hAnsi="inherit" w:cs="Arial"/>
          <w:color w:val="34302D"/>
          <w:kern w:val="0"/>
          <w:sz w:val="24"/>
          <w:szCs w:val="24"/>
        </w:rPr>
        <w:t>, shown in the following listing:</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任何</w:t>
      </w:r>
      <w:r>
        <w:rPr>
          <w:rFonts w:ascii="Arial" w:hAnsi="Arial" w:cs="Arial"/>
          <w:color w:val="34302D"/>
          <w:shd w:val="clear" w:color="auto" w:fill="FFFFFF"/>
        </w:rPr>
        <w:t>Spring</w:t>
      </w:r>
      <w:r>
        <w:rPr>
          <w:rFonts w:ascii="Arial" w:hAnsi="Arial" w:cs="Arial"/>
          <w:color w:val="34302D"/>
          <w:shd w:val="clear" w:color="auto" w:fill="FFFFFF"/>
        </w:rPr>
        <w:t>管理的对象都可以实现该</w:t>
      </w:r>
      <w:r>
        <w:rPr>
          <w:rStyle w:val="HTML"/>
          <w:rFonts w:ascii="Consolas" w:hAnsi="Consolas"/>
          <w:sz w:val="23"/>
          <w:szCs w:val="23"/>
          <w:shd w:val="clear" w:color="auto" w:fill="F7F7F8"/>
        </w:rPr>
        <w:t>Lifecycle</w:t>
      </w:r>
      <w:r>
        <w:rPr>
          <w:rFonts w:ascii="Arial" w:hAnsi="Arial" w:cs="Arial"/>
          <w:color w:val="34302D"/>
          <w:shd w:val="clear" w:color="auto" w:fill="FFFFFF"/>
        </w:rPr>
        <w:t>接口。然后，当它</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自己接收到启动和停止信号时（例如，对于运行时的停止</w:t>
      </w:r>
      <w:r>
        <w:rPr>
          <w:rFonts w:ascii="Arial" w:hAnsi="Arial" w:cs="Arial"/>
          <w:color w:val="34302D"/>
          <w:shd w:val="clear" w:color="auto" w:fill="FFFFFF"/>
        </w:rPr>
        <w:t>/</w:t>
      </w:r>
      <w:r>
        <w:rPr>
          <w:rFonts w:ascii="Arial" w:hAnsi="Arial" w:cs="Arial"/>
          <w:color w:val="34302D"/>
          <w:shd w:val="clear" w:color="auto" w:fill="FFFFFF"/>
        </w:rPr>
        <w:t>重启场景），它将这些调用级联到</w:t>
      </w:r>
      <w:r>
        <w:rPr>
          <w:rStyle w:val="HTML"/>
          <w:rFonts w:ascii="Consolas" w:hAnsi="Consolas"/>
          <w:sz w:val="23"/>
          <w:szCs w:val="23"/>
          <w:shd w:val="clear" w:color="auto" w:fill="F7F7F8"/>
        </w:rPr>
        <w:t>Lifecycle</w:t>
      </w:r>
      <w:r>
        <w:rPr>
          <w:rFonts w:ascii="Arial" w:hAnsi="Arial" w:cs="Arial"/>
          <w:color w:val="34302D"/>
          <w:shd w:val="clear" w:color="auto" w:fill="FFFFFF"/>
        </w:rPr>
        <w:t>该上下文中定义的所有实现。它通过委托给</w:t>
      </w:r>
      <w:r>
        <w:rPr>
          <w:rFonts w:ascii="Arial" w:hAnsi="Arial" w:cs="Arial"/>
          <w:color w:val="34302D"/>
          <w:shd w:val="clear" w:color="auto" w:fill="FFFFFF"/>
        </w:rPr>
        <w:t>a</w:t>
      </w:r>
      <w:r>
        <w:rPr>
          <w:rFonts w:ascii="Arial" w:hAnsi="Arial" w:cs="Arial"/>
          <w:color w:val="34302D"/>
          <w:shd w:val="clear" w:color="auto" w:fill="FFFFFF"/>
        </w:rPr>
        <w:t>来实现</w:t>
      </w:r>
      <w:r>
        <w:rPr>
          <w:rStyle w:val="HTML"/>
          <w:rFonts w:ascii="Consolas" w:hAnsi="Consolas"/>
          <w:sz w:val="23"/>
          <w:szCs w:val="23"/>
          <w:shd w:val="clear" w:color="auto" w:fill="F7F7F8"/>
        </w:rPr>
        <w:t>LifecycleProcessor</w:t>
      </w:r>
      <w:r>
        <w:rPr>
          <w:rFonts w:ascii="Arial" w:hAnsi="Arial" w:cs="Arial"/>
          <w:color w:val="34302D"/>
          <w:shd w:val="clear" w:color="auto" w:fill="FFFFFF"/>
        </w:rPr>
        <w:t>，如下面的清单所示：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LifecycleProcessor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Lifecycle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onRefresh();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onClose();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that the </w:t>
      </w:r>
      <w:r w:rsidRPr="00BA0D5D">
        <w:rPr>
          <w:rFonts w:ascii="Consolas" w:eastAsia="宋体" w:hAnsi="Consolas" w:cs="宋体"/>
          <w:color w:val="34302D"/>
          <w:kern w:val="0"/>
          <w:sz w:val="23"/>
          <w:szCs w:val="23"/>
          <w:shd w:val="clear" w:color="auto" w:fill="F7F7F8"/>
        </w:rPr>
        <w:t>LifecycleProcessor</w:t>
      </w:r>
      <w:r w:rsidRPr="00BA0D5D">
        <w:rPr>
          <w:rFonts w:ascii="inherit" w:eastAsia="宋体" w:hAnsi="inherit" w:cs="Arial"/>
          <w:color w:val="34302D"/>
          <w:kern w:val="0"/>
          <w:sz w:val="24"/>
          <w:szCs w:val="24"/>
        </w:rPr>
        <w:t> is itself an extension of the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interface. It also adds two other methods for reacting to the context being refreshed and closed.</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w:t>
      </w:r>
      <w:r>
        <w:rPr>
          <w:rStyle w:val="HTML"/>
          <w:rFonts w:ascii="Consolas" w:hAnsi="Consolas"/>
          <w:sz w:val="23"/>
          <w:szCs w:val="23"/>
          <w:shd w:val="clear" w:color="auto" w:fill="F7F7F8"/>
        </w:rPr>
        <w:t>LifecycleProcessor</w:t>
      </w:r>
      <w:r>
        <w:rPr>
          <w:rFonts w:ascii="Arial" w:hAnsi="Arial" w:cs="Arial"/>
          <w:color w:val="34302D"/>
          <w:shd w:val="clear" w:color="auto" w:fill="FFFFFF"/>
        </w:rPr>
        <w:t>它本身是</w:t>
      </w:r>
      <w:r>
        <w:rPr>
          <w:rStyle w:val="HTML"/>
          <w:rFonts w:ascii="Consolas" w:hAnsi="Consolas"/>
          <w:sz w:val="23"/>
          <w:szCs w:val="23"/>
          <w:shd w:val="clear" w:color="auto" w:fill="F7F7F8"/>
        </w:rPr>
        <w:t>Lifecycle</w:t>
      </w:r>
      <w:r>
        <w:rPr>
          <w:rFonts w:ascii="Arial" w:hAnsi="Arial" w:cs="Arial"/>
          <w:color w:val="34302D"/>
          <w:shd w:val="clear" w:color="auto" w:fill="FFFFFF"/>
        </w:rPr>
        <w:t> </w:t>
      </w:r>
      <w:r>
        <w:rPr>
          <w:rFonts w:ascii="Arial" w:hAnsi="Arial" w:cs="Arial"/>
          <w:color w:val="34302D"/>
          <w:shd w:val="clear" w:color="auto" w:fill="FFFFFF"/>
        </w:rPr>
        <w:t>接口的扩展。它还添加了另外两种方法来响应刷新和关闭的上下文。</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4788C">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Note that the regular </w:t>
            </w:r>
            <w:r w:rsidRPr="00BA0D5D">
              <w:rPr>
                <w:rFonts w:ascii="Consolas" w:eastAsia="宋体" w:hAnsi="Consolas" w:cs="宋体"/>
                <w:kern w:val="0"/>
                <w:sz w:val="23"/>
                <w:szCs w:val="23"/>
                <w:shd w:val="clear" w:color="auto" w:fill="F7F7F8"/>
              </w:rPr>
              <w:t>org.springframework.context.Lifecycle</w:t>
            </w:r>
            <w:r w:rsidRPr="00BA0D5D">
              <w:rPr>
                <w:rFonts w:ascii="inherit" w:eastAsia="宋体" w:hAnsi="inherit" w:cs="宋体"/>
                <w:kern w:val="0"/>
                <w:sz w:val="24"/>
                <w:szCs w:val="24"/>
              </w:rPr>
              <w:t> interface is a plain contract for explicit start and stop notifications and does not imply auto-startup at context refresh time. For fine-grained control over auto-startup of a specific bean (including startup phases), consider implementing </w:t>
            </w:r>
            <w:r w:rsidRPr="00BA0D5D">
              <w:rPr>
                <w:rFonts w:ascii="Consolas" w:eastAsia="宋体" w:hAnsi="Consolas" w:cs="宋体"/>
                <w:kern w:val="0"/>
                <w:sz w:val="23"/>
                <w:szCs w:val="23"/>
                <w:shd w:val="clear" w:color="auto" w:fill="F7F7F8"/>
              </w:rPr>
              <w:t>org.springframework.context.SmartLifecycle</w:t>
            </w:r>
            <w:r w:rsidRPr="00BA0D5D">
              <w:rPr>
                <w:rFonts w:ascii="inherit" w:eastAsia="宋体" w:hAnsi="inherit" w:cs="宋体"/>
                <w:kern w:val="0"/>
                <w:sz w:val="24"/>
                <w:szCs w:val="24"/>
              </w:rPr>
              <w:t> instead.</w:t>
            </w:r>
          </w:p>
          <w:p w:rsidR="0034788C" w:rsidRDefault="0034788C" w:rsidP="0034788C">
            <w:pPr>
              <w:pStyle w:val="a3"/>
              <w:shd w:val="clear" w:color="auto" w:fill="EBF1E7"/>
              <w:spacing w:before="0" w:beforeAutospacing="0" w:after="300" w:afterAutospacing="0"/>
              <w:rPr>
                <w:rFonts w:ascii="inherit" w:hAnsi="inherit" w:cs="Arial" w:hint="eastAsia"/>
              </w:rPr>
            </w:pPr>
            <w:r>
              <w:rPr>
                <w:rFonts w:ascii="inherit" w:hAnsi="inherit" w:cs="Arial"/>
              </w:rPr>
              <w:t>请注意，常规</w:t>
            </w:r>
            <w:r>
              <w:rPr>
                <w:rStyle w:val="HTML"/>
                <w:rFonts w:ascii="Consolas" w:hAnsi="Consolas"/>
                <w:sz w:val="23"/>
                <w:szCs w:val="23"/>
                <w:shd w:val="clear" w:color="auto" w:fill="F7F7F8"/>
              </w:rPr>
              <w:t>org.springframework.context.Lifecycle</w:t>
            </w:r>
            <w:r>
              <w:rPr>
                <w:rFonts w:ascii="inherit" w:hAnsi="inherit" w:cs="Arial"/>
              </w:rPr>
              <w:t>接口是显式启动和停止通知的简单合约，并不意味着在上下文刷新时自动启动。要对特定</w:t>
            </w:r>
            <w:r>
              <w:rPr>
                <w:rFonts w:ascii="inherit" w:hAnsi="inherit" w:cs="Arial"/>
              </w:rPr>
              <w:t>bean</w:t>
            </w:r>
            <w:r>
              <w:rPr>
                <w:rFonts w:ascii="inherit" w:hAnsi="inherit" w:cs="Arial"/>
              </w:rPr>
              <w:t>的自动启动（包括启动阶段）进行细粒度控制，请考虑实现</w:t>
            </w:r>
            <w:r>
              <w:rPr>
                <w:rStyle w:val="HTML"/>
                <w:rFonts w:ascii="Consolas" w:hAnsi="Consolas"/>
                <w:sz w:val="23"/>
                <w:szCs w:val="23"/>
                <w:shd w:val="clear" w:color="auto" w:fill="F7F7F8"/>
              </w:rPr>
              <w:t>org.springframework.context.SmartLifecycle</w:t>
            </w:r>
            <w:r>
              <w:rPr>
                <w:rFonts w:ascii="inherit" w:hAnsi="inherit" w:cs="Arial"/>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Also, please note that stop notifications are not guaranteed to come before destruction. On regular shutdown, all </w:t>
            </w:r>
            <w:r w:rsidRPr="00BA0D5D">
              <w:rPr>
                <w:rFonts w:ascii="Consolas" w:eastAsia="宋体" w:hAnsi="Consolas" w:cs="宋体"/>
                <w:kern w:val="0"/>
                <w:sz w:val="23"/>
                <w:szCs w:val="23"/>
                <w:shd w:val="clear" w:color="auto" w:fill="F7F7F8"/>
              </w:rPr>
              <w:t>Lifecycle</w:t>
            </w:r>
            <w:r w:rsidRPr="00BA0D5D">
              <w:rPr>
                <w:rFonts w:ascii="inherit" w:eastAsia="宋体" w:hAnsi="inherit" w:cs="宋体"/>
                <w:kern w:val="0"/>
                <w:sz w:val="24"/>
                <w:szCs w:val="24"/>
              </w:rPr>
              <w:t xml:space="preserve"> beans first receive a stop notification before the general destruction </w:t>
            </w:r>
            <w:r w:rsidRPr="00BA0D5D">
              <w:rPr>
                <w:rFonts w:ascii="inherit" w:eastAsia="宋体" w:hAnsi="inherit" w:cs="宋体"/>
                <w:kern w:val="0"/>
                <w:sz w:val="24"/>
                <w:szCs w:val="24"/>
              </w:rPr>
              <w:lastRenderedPageBreak/>
              <w:t>callbacks are being propagated. However, on hot refresh during a context’s lifetime or on aborted refresh attempts, only destroy methods are called.</w:t>
            </w:r>
          </w:p>
          <w:p w:rsidR="0034788C" w:rsidRDefault="0034788C" w:rsidP="0034788C">
            <w:pPr>
              <w:pStyle w:val="a3"/>
              <w:shd w:val="clear" w:color="auto" w:fill="EBF1E7"/>
              <w:spacing w:before="0" w:beforeAutospacing="0" w:after="0" w:afterAutospacing="0"/>
              <w:rPr>
                <w:rFonts w:ascii="inherit" w:hAnsi="inherit" w:cs="Arial" w:hint="eastAsia"/>
              </w:rPr>
            </w:pPr>
            <w:r>
              <w:rPr>
                <w:rFonts w:ascii="inherit" w:hAnsi="inherit" w:cs="Arial"/>
              </w:rPr>
              <w:t>此外，请注意，在销毁之前不保证停止通知。在常规关闭时，所有</w:t>
            </w:r>
            <w:r>
              <w:rPr>
                <w:rStyle w:val="HTML"/>
                <w:rFonts w:ascii="Consolas" w:hAnsi="Consolas"/>
                <w:sz w:val="23"/>
                <w:szCs w:val="23"/>
                <w:shd w:val="clear" w:color="auto" w:fill="F7F7F8"/>
              </w:rPr>
              <w:t>Lifecycle</w:t>
            </w:r>
            <w:r>
              <w:rPr>
                <w:rFonts w:ascii="inherit" w:hAnsi="inherit" w:cs="Arial"/>
              </w:rPr>
              <w:t>bean</w:t>
            </w:r>
            <w:r>
              <w:rPr>
                <w:rFonts w:ascii="inherit" w:hAnsi="inherit" w:cs="Arial"/>
              </w:rPr>
              <w:t>在传播一般销毁回调之前首先收到停止通知。但是，在上下文生命周期中的热刷新或中止刷新尝试时，仅调用</w:t>
            </w:r>
            <w:r>
              <w:rPr>
                <w:rFonts w:ascii="inherit" w:hAnsi="inherit" w:cs="Arial"/>
              </w:rPr>
              <w:t>destroy</w:t>
            </w:r>
            <w:r>
              <w:rPr>
                <w:rFonts w:ascii="inherit" w:hAnsi="inherit" w:cs="Arial"/>
              </w:rPr>
              <w:t>方法。</w:t>
            </w:r>
          </w:p>
          <w:p w:rsidR="0034788C" w:rsidRPr="0034788C" w:rsidRDefault="0034788C" w:rsidP="00BA0D5D">
            <w:pPr>
              <w:widowControl/>
              <w:jc w:val="left"/>
              <w:rPr>
                <w:rFonts w:ascii="inherit" w:eastAsia="宋体" w:hAnsi="inherit" w:cs="宋体" w:hint="eastAsia"/>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order of startup and shutdown invocations can be important. If a “depends-on” relationship exists between any two objects, the dependent side starts after its dependency, and it stops before its dependency. However, at times, the direct dependencies are unknown. You may only know that objects of a certain type should start prior to objects of another type. In those cases, the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interface defines another option, namely the </w:t>
      </w:r>
      <w:r w:rsidRPr="00BA0D5D">
        <w:rPr>
          <w:rFonts w:ascii="Consolas" w:eastAsia="宋体" w:hAnsi="Consolas" w:cs="宋体"/>
          <w:color w:val="34302D"/>
          <w:kern w:val="0"/>
          <w:sz w:val="23"/>
          <w:szCs w:val="23"/>
          <w:shd w:val="clear" w:color="auto" w:fill="F7F7F8"/>
        </w:rPr>
        <w:t>getPhase()</w:t>
      </w:r>
      <w:r w:rsidRPr="00BA0D5D">
        <w:rPr>
          <w:rFonts w:ascii="inherit" w:eastAsia="宋体" w:hAnsi="inherit" w:cs="Arial"/>
          <w:color w:val="34302D"/>
          <w:kern w:val="0"/>
          <w:sz w:val="24"/>
          <w:szCs w:val="24"/>
        </w:rPr>
        <w:t> method as defined on its super-interface, </w:t>
      </w:r>
      <w:r w:rsidRPr="00BA0D5D">
        <w:rPr>
          <w:rFonts w:ascii="Consolas" w:eastAsia="宋体" w:hAnsi="Consolas" w:cs="宋体"/>
          <w:color w:val="34302D"/>
          <w:kern w:val="0"/>
          <w:sz w:val="23"/>
          <w:szCs w:val="23"/>
          <w:shd w:val="clear" w:color="auto" w:fill="F7F7F8"/>
        </w:rPr>
        <w:t>Phased</w:t>
      </w:r>
      <w:r w:rsidRPr="00BA0D5D">
        <w:rPr>
          <w:rFonts w:ascii="inherit" w:eastAsia="宋体" w:hAnsi="inherit" w:cs="Arial"/>
          <w:color w:val="34302D"/>
          <w:kern w:val="0"/>
          <w:sz w:val="24"/>
          <w:szCs w:val="24"/>
        </w:rPr>
        <w:t>. The following listing shows the definition of the </w:t>
      </w:r>
      <w:r w:rsidRPr="00BA0D5D">
        <w:rPr>
          <w:rFonts w:ascii="Consolas" w:eastAsia="宋体" w:hAnsi="Consolas" w:cs="宋体"/>
          <w:color w:val="34302D"/>
          <w:kern w:val="0"/>
          <w:sz w:val="23"/>
          <w:szCs w:val="23"/>
          <w:shd w:val="clear" w:color="auto" w:fill="F7F7F8"/>
        </w:rPr>
        <w:t>Phased</w:t>
      </w:r>
      <w:r w:rsidRPr="00BA0D5D">
        <w:rPr>
          <w:rFonts w:ascii="inherit" w:eastAsia="宋体" w:hAnsi="inherit" w:cs="Arial"/>
          <w:color w:val="34302D"/>
          <w:kern w:val="0"/>
          <w:sz w:val="24"/>
          <w:szCs w:val="24"/>
        </w:rPr>
        <w:t> interface: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启动和关闭调用的顺序非常重要。如果任何两个对象之间存在</w:t>
      </w:r>
      <w:r>
        <w:rPr>
          <w:rFonts w:ascii="Arial" w:hAnsi="Arial" w:cs="Arial"/>
          <w:color w:val="34302D"/>
          <w:shd w:val="clear" w:color="auto" w:fill="FFFFFF"/>
        </w:rPr>
        <w:t>“</w:t>
      </w:r>
      <w:r>
        <w:rPr>
          <w:rFonts w:ascii="Arial" w:hAnsi="Arial" w:cs="Arial"/>
          <w:color w:val="34302D"/>
          <w:shd w:val="clear" w:color="auto" w:fill="FFFFFF"/>
        </w:rPr>
        <w:t>依赖</w:t>
      </w:r>
      <w:r>
        <w:rPr>
          <w:rFonts w:ascii="Arial" w:hAnsi="Arial" w:cs="Arial"/>
          <w:color w:val="34302D"/>
          <w:shd w:val="clear" w:color="auto" w:fill="FFFFFF"/>
        </w:rPr>
        <w:t>”</w:t>
      </w:r>
      <w:r>
        <w:rPr>
          <w:rFonts w:ascii="Arial" w:hAnsi="Arial" w:cs="Arial"/>
          <w:color w:val="34302D"/>
          <w:shd w:val="clear" w:color="auto" w:fill="FFFFFF"/>
        </w:rPr>
        <w:t>关系，则依赖方在其依赖之后开始，并且在其依赖之前停止。但是，有时，直接依赖性是未知的。您可能只知道某种类型的对象应该在另一种类型的对象之前开始。在这些情况下，</w:t>
      </w:r>
      <w:r>
        <w:rPr>
          <w:rStyle w:val="HTML"/>
          <w:rFonts w:ascii="Consolas" w:hAnsi="Consolas"/>
          <w:sz w:val="23"/>
          <w:szCs w:val="23"/>
          <w:shd w:val="clear" w:color="auto" w:fill="F7F7F8"/>
        </w:rPr>
        <w:t>SmartLifecycle</w:t>
      </w:r>
      <w:r>
        <w:rPr>
          <w:rFonts w:ascii="Arial" w:hAnsi="Arial" w:cs="Arial"/>
          <w:color w:val="34302D"/>
          <w:shd w:val="clear" w:color="auto" w:fill="FFFFFF"/>
        </w:rPr>
        <w:t>接口定义了另一个选项，即</w:t>
      </w:r>
      <w:r>
        <w:rPr>
          <w:rStyle w:val="HTML"/>
          <w:rFonts w:ascii="Consolas" w:hAnsi="Consolas"/>
          <w:sz w:val="23"/>
          <w:szCs w:val="23"/>
          <w:shd w:val="clear" w:color="auto" w:fill="F7F7F8"/>
        </w:rPr>
        <w:t>getPhase()</w:t>
      </w:r>
      <w:r>
        <w:rPr>
          <w:rFonts w:ascii="Arial" w:hAnsi="Arial" w:cs="Arial"/>
          <w:color w:val="34302D"/>
          <w:shd w:val="clear" w:color="auto" w:fill="FFFFFF"/>
        </w:rPr>
        <w:t>在其超级接口上定义的方法</w:t>
      </w:r>
      <w:r>
        <w:rPr>
          <w:rFonts w:ascii="Arial" w:hAnsi="Arial" w:cs="Arial"/>
          <w:color w:val="34302D"/>
          <w:shd w:val="clear" w:color="auto" w:fill="FFFFFF"/>
        </w:rPr>
        <w:t> </w:t>
      </w:r>
      <w:r>
        <w:rPr>
          <w:rStyle w:val="HTML"/>
          <w:rFonts w:ascii="Consolas" w:hAnsi="Consolas"/>
          <w:sz w:val="23"/>
          <w:szCs w:val="23"/>
          <w:shd w:val="clear" w:color="auto" w:fill="F7F7F8"/>
        </w:rPr>
        <w:t>Phased</w:t>
      </w:r>
      <w:r>
        <w:rPr>
          <w:rFonts w:ascii="Arial" w:hAnsi="Arial" w:cs="Arial"/>
          <w:color w:val="34302D"/>
          <w:shd w:val="clear" w:color="auto" w:fill="FFFFFF"/>
        </w:rPr>
        <w:t>。以下清单显示了</w:t>
      </w:r>
      <w:r>
        <w:rPr>
          <w:rStyle w:val="HTML"/>
          <w:rFonts w:ascii="Consolas" w:hAnsi="Consolas"/>
          <w:sz w:val="23"/>
          <w:szCs w:val="23"/>
          <w:shd w:val="clear" w:color="auto" w:fill="F7F7F8"/>
        </w:rPr>
        <w:t>Phased</w:t>
      </w:r>
      <w:r>
        <w:rPr>
          <w:rFonts w:ascii="Arial" w:hAnsi="Arial" w:cs="Arial"/>
          <w:color w:val="34302D"/>
          <w:shd w:val="clear" w:color="auto" w:fill="FFFFFF"/>
        </w:rPr>
        <w:t>界面的定义：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Phased</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getPhase();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the definition of the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interface: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以下清单显示了</w:t>
      </w:r>
      <w:r>
        <w:rPr>
          <w:rStyle w:val="HTML"/>
          <w:rFonts w:ascii="Consolas" w:hAnsi="Consolas"/>
          <w:sz w:val="23"/>
          <w:szCs w:val="23"/>
          <w:shd w:val="clear" w:color="auto" w:fill="F7F7F8"/>
        </w:rPr>
        <w:t>SmartLifecycle</w:t>
      </w:r>
      <w:r>
        <w:rPr>
          <w:rFonts w:ascii="Arial" w:hAnsi="Arial" w:cs="Arial"/>
          <w:color w:val="34302D"/>
          <w:shd w:val="clear" w:color="auto" w:fill="FFFFFF"/>
        </w:rPr>
        <w:t>界面的定义：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SmartLifecycle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Lifecycle, Phased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isAutoStartup();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stop(Runnable callback);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starting, the objects with the lowest phase start first. When stopping, the reverse order is followed. Therefore, an object that implements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and whose </w:t>
      </w:r>
      <w:r w:rsidRPr="00BA0D5D">
        <w:rPr>
          <w:rFonts w:ascii="Consolas" w:eastAsia="宋体" w:hAnsi="Consolas" w:cs="宋体"/>
          <w:color w:val="34302D"/>
          <w:kern w:val="0"/>
          <w:sz w:val="23"/>
          <w:szCs w:val="23"/>
          <w:shd w:val="clear" w:color="auto" w:fill="F7F7F8"/>
        </w:rPr>
        <w:t>getPhase()</w:t>
      </w:r>
      <w:r w:rsidRPr="00BA0D5D">
        <w:rPr>
          <w:rFonts w:ascii="inherit" w:eastAsia="宋体" w:hAnsi="inherit" w:cs="Arial"/>
          <w:color w:val="34302D"/>
          <w:kern w:val="0"/>
          <w:sz w:val="24"/>
          <w:szCs w:val="24"/>
        </w:rPr>
        <w:t> method returns </w:t>
      </w:r>
      <w:r w:rsidRPr="00BA0D5D">
        <w:rPr>
          <w:rFonts w:ascii="Consolas" w:eastAsia="宋体" w:hAnsi="Consolas" w:cs="宋体"/>
          <w:color w:val="34302D"/>
          <w:kern w:val="0"/>
          <w:sz w:val="23"/>
          <w:szCs w:val="23"/>
          <w:shd w:val="clear" w:color="auto" w:fill="F7F7F8"/>
        </w:rPr>
        <w:t>Integer.MIN_VALUE</w:t>
      </w:r>
      <w:r w:rsidRPr="00BA0D5D">
        <w:rPr>
          <w:rFonts w:ascii="inherit" w:eastAsia="宋体" w:hAnsi="inherit" w:cs="Arial"/>
          <w:color w:val="34302D"/>
          <w:kern w:val="0"/>
          <w:sz w:val="24"/>
          <w:szCs w:val="24"/>
        </w:rPr>
        <w:t> would be among the first to start and the last to stop. At the other end of the spectrum, a phase value of </w:t>
      </w:r>
      <w:r w:rsidRPr="00BA0D5D">
        <w:rPr>
          <w:rFonts w:ascii="Consolas" w:eastAsia="宋体" w:hAnsi="Consolas" w:cs="宋体"/>
          <w:color w:val="34302D"/>
          <w:kern w:val="0"/>
          <w:sz w:val="23"/>
          <w:szCs w:val="23"/>
          <w:shd w:val="clear" w:color="auto" w:fill="F7F7F8"/>
        </w:rPr>
        <w:t>Integer.MAX_VALUE</w:t>
      </w:r>
      <w:r w:rsidRPr="00BA0D5D">
        <w:rPr>
          <w:rFonts w:ascii="inherit" w:eastAsia="宋体" w:hAnsi="inherit" w:cs="Arial"/>
          <w:color w:val="34302D"/>
          <w:kern w:val="0"/>
          <w:sz w:val="24"/>
          <w:szCs w:val="24"/>
        </w:rPr>
        <w:t> would indicate that the object should be started last and stopped first (likely because it depends on other processes to be running). When considering the phase value, it is also important to know that the default phase for any “normal”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object that does not implement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is </w:t>
      </w:r>
      <w:r w:rsidRPr="00BA0D5D">
        <w:rPr>
          <w:rFonts w:ascii="Consolas" w:eastAsia="宋体" w:hAnsi="Consolas" w:cs="宋体"/>
          <w:color w:val="34302D"/>
          <w:kern w:val="0"/>
          <w:sz w:val="23"/>
          <w:szCs w:val="23"/>
          <w:shd w:val="clear" w:color="auto" w:fill="F7F7F8"/>
        </w:rPr>
        <w:t>0</w:t>
      </w:r>
      <w:r w:rsidRPr="00BA0D5D">
        <w:rPr>
          <w:rFonts w:ascii="inherit" w:eastAsia="宋体" w:hAnsi="inherit" w:cs="Arial"/>
          <w:color w:val="34302D"/>
          <w:kern w:val="0"/>
          <w:sz w:val="24"/>
          <w:szCs w:val="24"/>
        </w:rPr>
        <w:t>. Therefore, any negative phase value indicates that an object should start before those standard components (and stop after them). The reverse is true for any positive phase value.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启动时，具有最低相位的对象首先开始。停止时，遵循相反的顺序。因此，实现</w:t>
      </w:r>
      <w:r>
        <w:rPr>
          <w:rStyle w:val="HTML"/>
          <w:rFonts w:ascii="Consolas" w:hAnsi="Consolas"/>
          <w:sz w:val="23"/>
          <w:szCs w:val="23"/>
          <w:shd w:val="clear" w:color="auto" w:fill="F7F7F8"/>
        </w:rPr>
        <w:t>SmartLifecycle</w:t>
      </w:r>
      <w:r>
        <w:rPr>
          <w:rFonts w:ascii="Arial" w:hAnsi="Arial" w:cs="Arial"/>
          <w:color w:val="34302D"/>
          <w:shd w:val="clear" w:color="auto" w:fill="FFFFFF"/>
        </w:rPr>
        <w:t>和</w:t>
      </w:r>
      <w:r>
        <w:rPr>
          <w:rStyle w:val="HTML"/>
          <w:rFonts w:ascii="Consolas" w:hAnsi="Consolas"/>
          <w:sz w:val="23"/>
          <w:szCs w:val="23"/>
          <w:shd w:val="clear" w:color="auto" w:fill="F7F7F8"/>
        </w:rPr>
        <w:t>getPhase()</w:t>
      </w:r>
      <w:r>
        <w:rPr>
          <w:rFonts w:ascii="Arial" w:hAnsi="Arial" w:cs="Arial"/>
          <w:color w:val="34302D"/>
          <w:shd w:val="clear" w:color="auto" w:fill="FFFFFF"/>
        </w:rPr>
        <w:t>返回其方法的对象</w:t>
      </w:r>
      <w:r>
        <w:rPr>
          <w:rStyle w:val="HTML"/>
          <w:rFonts w:ascii="Consolas" w:hAnsi="Consolas"/>
          <w:sz w:val="23"/>
          <w:szCs w:val="23"/>
          <w:shd w:val="clear" w:color="auto" w:fill="F7F7F8"/>
        </w:rPr>
        <w:t>Integer.MIN_VALUE</w:t>
      </w:r>
      <w:r>
        <w:rPr>
          <w:rFonts w:ascii="Arial" w:hAnsi="Arial" w:cs="Arial"/>
          <w:color w:val="34302D"/>
          <w:shd w:val="clear" w:color="auto" w:fill="FFFFFF"/>
        </w:rPr>
        <w:t>将是第一个开始和最后一个停止的对象。在频谱的另一端，相位值</w:t>
      </w:r>
      <w:r>
        <w:rPr>
          <w:rFonts w:ascii="Arial" w:hAnsi="Arial" w:cs="Arial"/>
          <w:color w:val="34302D"/>
          <w:shd w:val="clear" w:color="auto" w:fill="FFFFFF"/>
        </w:rPr>
        <w:t> </w:t>
      </w:r>
      <w:r>
        <w:rPr>
          <w:rStyle w:val="HTML"/>
          <w:rFonts w:ascii="Consolas" w:hAnsi="Consolas"/>
          <w:sz w:val="23"/>
          <w:szCs w:val="23"/>
          <w:shd w:val="clear" w:color="auto" w:fill="F7F7F8"/>
        </w:rPr>
        <w:t>Integer.MAX_VALUE</w:t>
      </w:r>
      <w:r>
        <w:rPr>
          <w:rFonts w:ascii="Arial" w:hAnsi="Arial" w:cs="Arial"/>
          <w:color w:val="34302D"/>
          <w:shd w:val="clear" w:color="auto" w:fill="FFFFFF"/>
        </w:rPr>
        <w:t>将指示对象应该最后启动并首先停止（可能因为它依赖于正在运行的其他进程）。当考虑相位值，同样重要的是要知道，对于任何</w:t>
      </w:r>
      <w:r>
        <w:rPr>
          <w:rFonts w:ascii="Arial" w:hAnsi="Arial" w:cs="Arial"/>
          <w:color w:val="34302D"/>
          <w:shd w:val="clear" w:color="auto" w:fill="FFFFFF"/>
        </w:rPr>
        <w:t>“</w:t>
      </w:r>
      <w:r>
        <w:rPr>
          <w:rFonts w:ascii="Arial" w:hAnsi="Arial" w:cs="Arial"/>
          <w:color w:val="34302D"/>
          <w:shd w:val="clear" w:color="auto" w:fill="FFFFFF"/>
        </w:rPr>
        <w:t>正常</w:t>
      </w:r>
      <w:r>
        <w:rPr>
          <w:rFonts w:ascii="Arial" w:hAnsi="Arial" w:cs="Arial"/>
          <w:color w:val="34302D"/>
          <w:shd w:val="clear" w:color="auto" w:fill="FFFFFF"/>
        </w:rPr>
        <w:t>”</w:t>
      </w:r>
      <w:r>
        <w:rPr>
          <w:rFonts w:ascii="Arial" w:hAnsi="Arial" w:cs="Arial"/>
          <w:color w:val="34302D"/>
          <w:shd w:val="clear" w:color="auto" w:fill="FFFFFF"/>
        </w:rPr>
        <w:t>的默认阶段</w:t>
      </w:r>
      <w:r>
        <w:rPr>
          <w:rFonts w:ascii="Arial" w:hAnsi="Arial" w:cs="Arial"/>
          <w:color w:val="34302D"/>
          <w:shd w:val="clear" w:color="auto" w:fill="FFFFFF"/>
        </w:rPr>
        <w:t> </w:t>
      </w:r>
      <w:r>
        <w:rPr>
          <w:rStyle w:val="HTML"/>
          <w:rFonts w:ascii="Consolas" w:hAnsi="Consolas"/>
          <w:sz w:val="23"/>
          <w:szCs w:val="23"/>
          <w:shd w:val="clear" w:color="auto" w:fill="F7F7F8"/>
        </w:rPr>
        <w:t>Lifecycle</w:t>
      </w:r>
      <w:r>
        <w:rPr>
          <w:rFonts w:ascii="Arial" w:hAnsi="Arial" w:cs="Arial"/>
          <w:color w:val="34302D"/>
          <w:shd w:val="clear" w:color="auto" w:fill="FFFFFF"/>
        </w:rPr>
        <w:t>目标没有实现</w:t>
      </w:r>
      <w:r>
        <w:rPr>
          <w:rStyle w:val="HTML"/>
          <w:rFonts w:ascii="Consolas" w:hAnsi="Consolas"/>
          <w:sz w:val="23"/>
          <w:szCs w:val="23"/>
          <w:shd w:val="clear" w:color="auto" w:fill="F7F7F8"/>
        </w:rPr>
        <w:lastRenderedPageBreak/>
        <w:t>SmartLifecycle</w:t>
      </w:r>
      <w:r>
        <w:rPr>
          <w:rFonts w:ascii="Arial" w:hAnsi="Arial" w:cs="Arial"/>
          <w:color w:val="34302D"/>
          <w:shd w:val="clear" w:color="auto" w:fill="FFFFFF"/>
        </w:rPr>
        <w:t>的</w:t>
      </w:r>
      <w:r>
        <w:rPr>
          <w:rStyle w:val="HTML"/>
          <w:rFonts w:ascii="Consolas" w:hAnsi="Consolas"/>
          <w:sz w:val="23"/>
          <w:szCs w:val="23"/>
          <w:shd w:val="clear" w:color="auto" w:fill="F7F7F8"/>
        </w:rPr>
        <w:t>0</w:t>
      </w:r>
      <w:r>
        <w:rPr>
          <w:rFonts w:ascii="Arial" w:hAnsi="Arial" w:cs="Arial"/>
          <w:color w:val="34302D"/>
          <w:shd w:val="clear" w:color="auto" w:fill="FFFFFF"/>
        </w:rPr>
        <w:t>。因此，任何负相位值都表示对象应该在这些标准组件之前启动（并在它们之后停止）。任何正相值都是相反的。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stop method defined by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accepts a callback. Any implementation must invoke that callback’s </w:t>
      </w:r>
      <w:r w:rsidRPr="00BA0D5D">
        <w:rPr>
          <w:rFonts w:ascii="Consolas" w:eastAsia="宋体" w:hAnsi="Consolas" w:cs="宋体"/>
          <w:color w:val="34302D"/>
          <w:kern w:val="0"/>
          <w:sz w:val="23"/>
          <w:szCs w:val="23"/>
          <w:shd w:val="clear" w:color="auto" w:fill="F7F7F8"/>
        </w:rPr>
        <w:t>run()</w:t>
      </w:r>
      <w:r w:rsidRPr="00BA0D5D">
        <w:rPr>
          <w:rFonts w:ascii="inherit" w:eastAsia="宋体" w:hAnsi="inherit" w:cs="Arial"/>
          <w:color w:val="34302D"/>
          <w:kern w:val="0"/>
          <w:sz w:val="24"/>
          <w:szCs w:val="24"/>
        </w:rPr>
        <w:t>method after that implementation’s shutdown process is complete. That enables asynchronous shutdown where necessary, since the default implementation of the </w:t>
      </w:r>
      <w:r w:rsidRPr="00BA0D5D">
        <w:rPr>
          <w:rFonts w:ascii="Consolas" w:eastAsia="宋体" w:hAnsi="Consolas" w:cs="宋体"/>
          <w:color w:val="34302D"/>
          <w:kern w:val="0"/>
          <w:sz w:val="23"/>
          <w:szCs w:val="23"/>
          <w:shd w:val="clear" w:color="auto" w:fill="F7F7F8"/>
        </w:rPr>
        <w:t>LifecycleProcessor</w:t>
      </w:r>
      <w:r w:rsidRPr="00BA0D5D">
        <w:rPr>
          <w:rFonts w:ascii="inherit" w:eastAsia="宋体" w:hAnsi="inherit" w:cs="Arial"/>
          <w:color w:val="34302D"/>
          <w:kern w:val="0"/>
          <w:sz w:val="24"/>
          <w:szCs w:val="24"/>
        </w:rPr>
        <w:t> interface, </w:t>
      </w:r>
      <w:r w:rsidRPr="00BA0D5D">
        <w:rPr>
          <w:rFonts w:ascii="Consolas" w:eastAsia="宋体" w:hAnsi="Consolas" w:cs="宋体"/>
          <w:color w:val="34302D"/>
          <w:kern w:val="0"/>
          <w:sz w:val="23"/>
          <w:szCs w:val="23"/>
          <w:shd w:val="clear" w:color="auto" w:fill="F7F7F8"/>
        </w:rPr>
        <w:t>DefaultLifecycleProcessor</w:t>
      </w:r>
      <w:r w:rsidRPr="00BA0D5D">
        <w:rPr>
          <w:rFonts w:ascii="inherit" w:eastAsia="宋体" w:hAnsi="inherit" w:cs="Arial"/>
          <w:color w:val="34302D"/>
          <w:kern w:val="0"/>
          <w:sz w:val="24"/>
          <w:szCs w:val="24"/>
        </w:rPr>
        <w:t>, waits up to its timeout value for the group of objects within each phase to invoke that callback. The default per-phase timeout is 30 seconds. You can override the default lifecycle processor instance by defining a bean named </w:t>
      </w:r>
      <w:r w:rsidRPr="00BA0D5D">
        <w:rPr>
          <w:rFonts w:ascii="Consolas" w:eastAsia="宋体" w:hAnsi="Consolas" w:cs="宋体"/>
          <w:color w:val="34302D"/>
          <w:kern w:val="0"/>
          <w:sz w:val="23"/>
          <w:szCs w:val="23"/>
          <w:shd w:val="clear" w:color="auto" w:fill="F7F7F8"/>
        </w:rPr>
        <w:t>lifecycleProcessor</w:t>
      </w:r>
      <w:r w:rsidRPr="00BA0D5D">
        <w:rPr>
          <w:rFonts w:ascii="inherit" w:eastAsia="宋体" w:hAnsi="inherit" w:cs="Arial"/>
          <w:color w:val="34302D"/>
          <w:kern w:val="0"/>
          <w:sz w:val="24"/>
          <w:szCs w:val="24"/>
        </w:rPr>
        <w:t> within the context. If you want only to modify the timeout, defining the following would suffice: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定义的</w:t>
      </w:r>
      <w:r>
        <w:rPr>
          <w:rFonts w:ascii="Arial" w:hAnsi="Arial" w:cs="Arial"/>
          <w:color w:val="34302D"/>
          <w:shd w:val="clear" w:color="auto" w:fill="FFFFFF"/>
        </w:rPr>
        <w:t>stop</w:t>
      </w:r>
      <w:r>
        <w:rPr>
          <w:rFonts w:ascii="Arial" w:hAnsi="Arial" w:cs="Arial"/>
          <w:color w:val="34302D"/>
          <w:shd w:val="clear" w:color="auto" w:fill="FFFFFF"/>
        </w:rPr>
        <w:t>方法</w:t>
      </w:r>
      <w:r>
        <w:rPr>
          <w:rStyle w:val="HTML"/>
          <w:rFonts w:ascii="Consolas" w:hAnsi="Consolas"/>
          <w:sz w:val="23"/>
          <w:szCs w:val="23"/>
          <w:shd w:val="clear" w:color="auto" w:fill="F7F7F8"/>
        </w:rPr>
        <w:t>SmartLifecycle</w:t>
      </w:r>
      <w:r>
        <w:rPr>
          <w:rFonts w:ascii="Arial" w:hAnsi="Arial" w:cs="Arial"/>
          <w:color w:val="34302D"/>
          <w:shd w:val="clear" w:color="auto" w:fill="FFFFFF"/>
        </w:rPr>
        <w:t>接受回调。任何实现必须</w:t>
      </w:r>
      <w:r>
        <w:rPr>
          <w:rStyle w:val="HTML"/>
          <w:rFonts w:ascii="Consolas" w:hAnsi="Consolas"/>
          <w:sz w:val="23"/>
          <w:szCs w:val="23"/>
          <w:shd w:val="clear" w:color="auto" w:fill="F7F7F8"/>
        </w:rPr>
        <w:t>run()</w:t>
      </w:r>
      <w:r>
        <w:rPr>
          <w:rFonts w:ascii="Arial" w:hAnsi="Arial" w:cs="Arial"/>
          <w:color w:val="34302D"/>
          <w:shd w:val="clear" w:color="auto" w:fill="FFFFFF"/>
        </w:rPr>
        <w:t>在该实现的关闭过程完成后调用该回调的方法。这样就可以在必要时启用异步关闭，因为</w:t>
      </w:r>
      <w:r>
        <w:rPr>
          <w:rStyle w:val="HTML"/>
          <w:rFonts w:ascii="Consolas" w:hAnsi="Consolas"/>
          <w:sz w:val="23"/>
          <w:szCs w:val="23"/>
          <w:shd w:val="clear" w:color="auto" w:fill="F7F7F8"/>
        </w:rPr>
        <w:t>LifecycleProcessor</w:t>
      </w:r>
      <w:r>
        <w:rPr>
          <w:rFonts w:ascii="Arial" w:hAnsi="Arial" w:cs="Arial"/>
          <w:color w:val="34302D"/>
          <w:shd w:val="clear" w:color="auto" w:fill="FFFFFF"/>
        </w:rPr>
        <w:t>接口</w:t>
      </w:r>
      <w:r>
        <w:rPr>
          <w:rFonts w:ascii="Arial" w:hAnsi="Arial" w:cs="Arial"/>
          <w:color w:val="34302D"/>
          <w:shd w:val="clear" w:color="auto" w:fill="FFFFFF"/>
        </w:rPr>
        <w:t> </w:t>
      </w:r>
      <w:r>
        <w:rPr>
          <w:rFonts w:ascii="Arial" w:hAnsi="Arial" w:cs="Arial"/>
          <w:color w:val="34302D"/>
          <w:shd w:val="clear" w:color="auto" w:fill="FFFFFF"/>
        </w:rPr>
        <w:t>的默认实现</w:t>
      </w:r>
      <w:r>
        <w:rPr>
          <w:rStyle w:val="HTML"/>
          <w:rFonts w:ascii="Consolas" w:hAnsi="Consolas"/>
          <w:sz w:val="23"/>
          <w:szCs w:val="23"/>
          <w:shd w:val="clear" w:color="auto" w:fill="F7F7F8"/>
        </w:rPr>
        <w:t>DefaultLifecycleProcessor</w:t>
      </w:r>
      <w:r>
        <w:rPr>
          <w:rFonts w:ascii="Arial" w:hAnsi="Arial" w:cs="Arial"/>
          <w:color w:val="34302D"/>
          <w:shd w:val="clear" w:color="auto" w:fill="FFFFFF"/>
        </w:rPr>
        <w:t>等待每个阶段内的对象组的超时值来调用该回调。默认的每阶段超时为</w:t>
      </w:r>
      <w:r>
        <w:rPr>
          <w:rFonts w:ascii="Arial" w:hAnsi="Arial" w:cs="Arial"/>
          <w:color w:val="34302D"/>
          <w:shd w:val="clear" w:color="auto" w:fill="FFFFFF"/>
        </w:rPr>
        <w:t>30</w:t>
      </w:r>
      <w:r>
        <w:rPr>
          <w:rFonts w:ascii="Arial" w:hAnsi="Arial" w:cs="Arial"/>
          <w:color w:val="34302D"/>
          <w:shd w:val="clear" w:color="auto" w:fill="FFFFFF"/>
        </w:rPr>
        <w:t>秒。您可以通过定义</w:t>
      </w:r>
      <w:r>
        <w:rPr>
          <w:rStyle w:val="HTML"/>
          <w:rFonts w:ascii="Consolas" w:hAnsi="Consolas"/>
          <w:sz w:val="23"/>
          <w:szCs w:val="23"/>
          <w:shd w:val="clear" w:color="auto" w:fill="F7F7F8"/>
        </w:rPr>
        <w:t>lifecycleProcessor</w:t>
      </w:r>
      <w:r>
        <w:rPr>
          <w:rFonts w:ascii="Arial" w:hAnsi="Arial" w:cs="Arial"/>
          <w:color w:val="34302D"/>
          <w:shd w:val="clear" w:color="auto" w:fill="FFFFFF"/>
        </w:rPr>
        <w:t>在上下文中命名的</w:t>
      </w:r>
      <w:r>
        <w:rPr>
          <w:rFonts w:ascii="Arial" w:hAnsi="Arial" w:cs="Arial"/>
          <w:color w:val="34302D"/>
          <w:shd w:val="clear" w:color="auto" w:fill="FFFFFF"/>
        </w:rPr>
        <w:t>bean</w:t>
      </w:r>
      <w:r>
        <w:rPr>
          <w:rFonts w:ascii="Arial" w:hAnsi="Arial" w:cs="Arial"/>
          <w:color w:val="34302D"/>
          <w:shd w:val="clear" w:color="auto" w:fill="FFFFFF"/>
        </w:rPr>
        <w:t>来覆盖缺省生命周期处理器实例</w:t>
      </w:r>
      <w:r>
        <w:rPr>
          <w:rFonts w:ascii="Arial" w:hAnsi="Arial" w:cs="Arial"/>
          <w:color w:val="34302D"/>
          <w:shd w:val="clear" w:color="auto" w:fill="FFFFFF"/>
        </w:rPr>
        <w:t> </w:t>
      </w:r>
      <w:r>
        <w:rPr>
          <w:rFonts w:ascii="Arial" w:hAnsi="Arial" w:cs="Arial"/>
          <w:color w:val="34302D"/>
          <w:shd w:val="clear" w:color="auto" w:fill="FFFFFF"/>
        </w:rPr>
        <w:t>。如果您只想修改超时，则定义以下内容就足够了：</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"lifecycleProcessor"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"org.springframework.context.support.DefaultLifecycleProcessor"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timeout value in milliseconds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"timeoutPerShutdownPhase"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"10000"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mentioned earlier, the </w:t>
      </w:r>
      <w:r w:rsidRPr="00BA0D5D">
        <w:rPr>
          <w:rFonts w:ascii="Consolas" w:eastAsia="宋体" w:hAnsi="Consolas" w:cs="宋体"/>
          <w:color w:val="34302D"/>
          <w:kern w:val="0"/>
          <w:sz w:val="23"/>
          <w:szCs w:val="23"/>
          <w:shd w:val="clear" w:color="auto" w:fill="F7F7F8"/>
        </w:rPr>
        <w:t>LifecycleProcessor</w:t>
      </w:r>
      <w:r w:rsidRPr="00BA0D5D">
        <w:rPr>
          <w:rFonts w:ascii="inherit" w:eastAsia="宋体" w:hAnsi="inherit" w:cs="Arial"/>
          <w:color w:val="34302D"/>
          <w:kern w:val="0"/>
          <w:sz w:val="24"/>
          <w:szCs w:val="24"/>
        </w:rPr>
        <w:t> interface defines callback methods for the refreshing and closing of the context as well. The latter drives the shutdown process as if </w:t>
      </w:r>
      <w:r w:rsidRPr="00BA0D5D">
        <w:rPr>
          <w:rFonts w:ascii="Consolas" w:eastAsia="宋体" w:hAnsi="Consolas" w:cs="宋体"/>
          <w:color w:val="34302D"/>
          <w:kern w:val="0"/>
          <w:sz w:val="23"/>
          <w:szCs w:val="23"/>
          <w:shd w:val="clear" w:color="auto" w:fill="F7F7F8"/>
        </w:rPr>
        <w:t>stop()</w:t>
      </w:r>
      <w:r w:rsidRPr="00BA0D5D">
        <w:rPr>
          <w:rFonts w:ascii="inherit" w:eastAsia="宋体" w:hAnsi="inherit" w:cs="Arial"/>
          <w:color w:val="34302D"/>
          <w:kern w:val="0"/>
          <w:sz w:val="24"/>
          <w:szCs w:val="24"/>
        </w:rPr>
        <w:t> had been called explicitly, but it happens when the context is closing. The 'refresh' callback, on the other hand, enables another feature of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beans. When the context is refreshed (after all objects have been instantiated and initialized), that callback is invoked. At that point, the default lifecycle processor checks the boolean value returned by each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object’s </w:t>
      </w:r>
      <w:r w:rsidRPr="00BA0D5D">
        <w:rPr>
          <w:rFonts w:ascii="Consolas" w:eastAsia="宋体" w:hAnsi="Consolas" w:cs="宋体"/>
          <w:color w:val="34302D"/>
          <w:kern w:val="0"/>
          <w:sz w:val="23"/>
          <w:szCs w:val="23"/>
          <w:shd w:val="clear" w:color="auto" w:fill="F7F7F8"/>
        </w:rPr>
        <w:t>isAutoStartup()</w:t>
      </w:r>
      <w:r w:rsidRPr="00BA0D5D">
        <w:rPr>
          <w:rFonts w:ascii="inherit" w:eastAsia="宋体" w:hAnsi="inherit" w:cs="Arial"/>
          <w:color w:val="34302D"/>
          <w:kern w:val="0"/>
          <w:sz w:val="24"/>
          <w:szCs w:val="24"/>
        </w:rPr>
        <w:t> method. If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that object is started at that point rather than waiting for an explicit invocation of the context’s or its own </w:t>
      </w:r>
      <w:r w:rsidRPr="00BA0D5D">
        <w:rPr>
          <w:rFonts w:ascii="Consolas" w:eastAsia="宋体" w:hAnsi="Consolas" w:cs="宋体"/>
          <w:color w:val="34302D"/>
          <w:kern w:val="0"/>
          <w:sz w:val="23"/>
          <w:szCs w:val="23"/>
          <w:shd w:val="clear" w:color="auto" w:fill="F7F7F8"/>
        </w:rPr>
        <w:t>start()</w:t>
      </w:r>
      <w:r w:rsidRPr="00BA0D5D">
        <w:rPr>
          <w:rFonts w:ascii="inherit" w:eastAsia="宋体" w:hAnsi="inherit" w:cs="Arial"/>
          <w:color w:val="34302D"/>
          <w:kern w:val="0"/>
          <w:sz w:val="24"/>
          <w:szCs w:val="24"/>
        </w:rPr>
        <w:t> method (unlike the context refresh, the context start does not happen automatically for a standard context implementation). The </w:t>
      </w:r>
      <w:r w:rsidRPr="00BA0D5D">
        <w:rPr>
          <w:rFonts w:ascii="Consolas" w:eastAsia="宋体" w:hAnsi="Consolas" w:cs="宋体"/>
          <w:color w:val="34302D"/>
          <w:kern w:val="0"/>
          <w:sz w:val="23"/>
          <w:szCs w:val="23"/>
          <w:shd w:val="clear" w:color="auto" w:fill="F7F7F8"/>
        </w:rPr>
        <w:t>phase</w:t>
      </w:r>
      <w:r w:rsidRPr="00BA0D5D">
        <w:rPr>
          <w:rFonts w:ascii="inherit" w:eastAsia="宋体" w:hAnsi="inherit" w:cs="Arial"/>
          <w:color w:val="34302D"/>
          <w:kern w:val="0"/>
          <w:sz w:val="24"/>
          <w:szCs w:val="24"/>
        </w:rPr>
        <w:t> value and any “depends-on” relationships determine the startup order as described earlier.</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如前所述，该</w:t>
      </w:r>
      <w:r>
        <w:rPr>
          <w:rStyle w:val="HTML"/>
          <w:rFonts w:ascii="Consolas" w:hAnsi="Consolas"/>
          <w:sz w:val="23"/>
          <w:szCs w:val="23"/>
          <w:shd w:val="clear" w:color="auto" w:fill="F7F7F8"/>
        </w:rPr>
        <w:t>LifecycleProcessor</w:t>
      </w:r>
      <w:r>
        <w:rPr>
          <w:rFonts w:ascii="Arial" w:hAnsi="Arial" w:cs="Arial"/>
          <w:color w:val="34302D"/>
          <w:shd w:val="clear" w:color="auto" w:fill="FFFFFF"/>
        </w:rPr>
        <w:t>接口还定义了用于刷新和关闭上下文的回调方法。后者驱动关闭过程就好像</w:t>
      </w:r>
      <w:r>
        <w:rPr>
          <w:rStyle w:val="HTML"/>
          <w:rFonts w:ascii="Consolas" w:hAnsi="Consolas"/>
          <w:sz w:val="23"/>
          <w:szCs w:val="23"/>
          <w:shd w:val="clear" w:color="auto" w:fill="F7F7F8"/>
        </w:rPr>
        <w:t>stop()</w:t>
      </w:r>
      <w:r>
        <w:rPr>
          <w:rFonts w:ascii="Arial" w:hAnsi="Arial" w:cs="Arial"/>
          <w:color w:val="34302D"/>
          <w:shd w:val="clear" w:color="auto" w:fill="FFFFFF"/>
        </w:rPr>
        <w:t>已经显式调用一样，但它在上下文关闭时发生。另一方面，</w:t>
      </w:r>
      <w:r>
        <w:rPr>
          <w:rFonts w:ascii="Arial" w:hAnsi="Arial" w:cs="Arial"/>
          <w:color w:val="34302D"/>
          <w:shd w:val="clear" w:color="auto" w:fill="FFFFFF"/>
        </w:rPr>
        <w:t>'refresh'</w:t>
      </w:r>
      <w:r>
        <w:rPr>
          <w:rFonts w:ascii="Arial" w:hAnsi="Arial" w:cs="Arial"/>
          <w:color w:val="34302D"/>
          <w:shd w:val="clear" w:color="auto" w:fill="FFFFFF"/>
        </w:rPr>
        <w:t>回调启用了</w:t>
      </w:r>
      <w:r>
        <w:rPr>
          <w:rStyle w:val="HTML"/>
          <w:rFonts w:ascii="Consolas" w:hAnsi="Consolas"/>
          <w:sz w:val="23"/>
          <w:szCs w:val="23"/>
          <w:shd w:val="clear" w:color="auto" w:fill="F7F7F8"/>
        </w:rPr>
        <w:t>SmartLifecycle</w:t>
      </w:r>
      <w:r>
        <w:rPr>
          <w:rFonts w:ascii="Arial" w:hAnsi="Arial" w:cs="Arial"/>
          <w:color w:val="34302D"/>
          <w:shd w:val="clear" w:color="auto" w:fill="FFFFFF"/>
        </w:rPr>
        <w:t>bean</w:t>
      </w:r>
      <w:r>
        <w:rPr>
          <w:rFonts w:ascii="Arial" w:hAnsi="Arial" w:cs="Arial"/>
          <w:color w:val="34302D"/>
          <w:shd w:val="clear" w:color="auto" w:fill="FFFFFF"/>
        </w:rPr>
        <w:t>的另一个功能</w:t>
      </w:r>
      <w:r>
        <w:rPr>
          <w:rFonts w:ascii="Arial" w:hAnsi="Arial" w:cs="Arial"/>
          <w:color w:val="34302D"/>
          <w:shd w:val="clear" w:color="auto" w:fill="FFFFFF"/>
        </w:rPr>
        <w:t> </w:t>
      </w:r>
      <w:r>
        <w:rPr>
          <w:rFonts w:ascii="Arial" w:hAnsi="Arial" w:cs="Arial"/>
          <w:color w:val="34302D"/>
          <w:shd w:val="clear" w:color="auto" w:fill="FFFFFF"/>
        </w:rPr>
        <w:t>。刷新上下文时（在实例化并初始化所有对象之后），将调用该回调。此时，默认生命周期处理器检查每个</w:t>
      </w:r>
      <w:r>
        <w:rPr>
          <w:rStyle w:val="HTML"/>
          <w:rFonts w:ascii="Consolas" w:hAnsi="Consolas"/>
          <w:sz w:val="23"/>
          <w:szCs w:val="23"/>
          <w:shd w:val="clear" w:color="auto" w:fill="F7F7F8"/>
        </w:rPr>
        <w:t>SmartLifecycle</w:t>
      </w:r>
      <w:r>
        <w:rPr>
          <w:rFonts w:ascii="Arial" w:hAnsi="Arial" w:cs="Arial"/>
          <w:color w:val="34302D"/>
          <w:shd w:val="clear" w:color="auto" w:fill="FFFFFF"/>
        </w:rPr>
        <w:t>对象的</w:t>
      </w:r>
      <w:r>
        <w:rPr>
          <w:rStyle w:val="HTML"/>
          <w:rFonts w:ascii="Consolas" w:hAnsi="Consolas"/>
          <w:sz w:val="23"/>
          <w:szCs w:val="23"/>
          <w:shd w:val="clear" w:color="auto" w:fill="F7F7F8"/>
        </w:rPr>
        <w:t>isAutoStartup()</w:t>
      </w:r>
      <w:r>
        <w:rPr>
          <w:rFonts w:ascii="Arial" w:hAnsi="Arial" w:cs="Arial"/>
          <w:color w:val="34302D"/>
          <w:shd w:val="clear" w:color="auto" w:fill="FFFFFF"/>
        </w:rPr>
        <w:t>方法返回的布尔值</w:t>
      </w:r>
      <w:r>
        <w:rPr>
          <w:rFonts w:ascii="Arial" w:hAnsi="Arial" w:cs="Arial"/>
          <w:color w:val="34302D"/>
          <w:shd w:val="clear" w:color="auto" w:fill="FFFFFF"/>
        </w:rPr>
        <w:t> </w:t>
      </w:r>
      <w:r>
        <w:rPr>
          <w:rFonts w:ascii="Arial" w:hAnsi="Arial" w:cs="Arial"/>
          <w:color w:val="34302D"/>
          <w:shd w:val="clear" w:color="auto" w:fill="FFFFFF"/>
        </w:rPr>
        <w:t>。如果</w:t>
      </w:r>
      <w:r>
        <w:rPr>
          <w:rStyle w:val="HTML"/>
          <w:rFonts w:ascii="Consolas" w:hAnsi="Consolas"/>
          <w:sz w:val="23"/>
          <w:szCs w:val="23"/>
          <w:shd w:val="clear" w:color="auto" w:fill="F7F7F8"/>
        </w:rPr>
        <w:t>true</w:t>
      </w:r>
      <w:r>
        <w:rPr>
          <w:rFonts w:ascii="Arial" w:hAnsi="Arial" w:cs="Arial"/>
          <w:color w:val="34302D"/>
          <w:shd w:val="clear" w:color="auto" w:fill="FFFFFF"/>
        </w:rPr>
        <w:t>，那个对象是在那个点开始的，而不是等待显式调用上下文或它自己的对象</w:t>
      </w:r>
      <w:r>
        <w:rPr>
          <w:rStyle w:val="HTML"/>
          <w:rFonts w:ascii="Consolas" w:hAnsi="Consolas"/>
          <w:sz w:val="23"/>
          <w:szCs w:val="23"/>
          <w:shd w:val="clear" w:color="auto" w:fill="F7F7F8"/>
        </w:rPr>
        <w:t>start()</w:t>
      </w:r>
      <w:r>
        <w:rPr>
          <w:rFonts w:ascii="Arial" w:hAnsi="Arial" w:cs="Arial"/>
          <w:color w:val="34302D"/>
          <w:shd w:val="clear" w:color="auto" w:fill="FFFFFF"/>
        </w:rPr>
        <w:t>方法（与上下文刷新不同，上下文启动不会自动发生在标准上下文实现中）。该</w:t>
      </w:r>
      <w:r>
        <w:rPr>
          <w:rStyle w:val="HTML"/>
          <w:rFonts w:ascii="Consolas" w:hAnsi="Consolas"/>
          <w:sz w:val="23"/>
          <w:szCs w:val="23"/>
          <w:shd w:val="clear" w:color="auto" w:fill="F7F7F8"/>
        </w:rPr>
        <w:t>phase</w:t>
      </w:r>
      <w:r>
        <w:rPr>
          <w:rFonts w:ascii="Arial" w:hAnsi="Arial" w:cs="Arial"/>
          <w:color w:val="34302D"/>
          <w:shd w:val="clear" w:color="auto" w:fill="FFFFFF"/>
        </w:rPr>
        <w:t>值与任何</w:t>
      </w:r>
      <w:r>
        <w:rPr>
          <w:rFonts w:ascii="Arial" w:hAnsi="Arial" w:cs="Arial"/>
          <w:color w:val="34302D"/>
          <w:shd w:val="clear" w:color="auto" w:fill="FFFFFF"/>
        </w:rPr>
        <w:t>“</w:t>
      </w:r>
      <w:r>
        <w:rPr>
          <w:rFonts w:ascii="Arial" w:hAnsi="Arial" w:cs="Arial"/>
          <w:color w:val="34302D"/>
          <w:shd w:val="clear" w:color="auto" w:fill="FFFFFF"/>
        </w:rPr>
        <w:t>依赖式</w:t>
      </w:r>
      <w:r>
        <w:rPr>
          <w:rFonts w:ascii="Arial" w:hAnsi="Arial" w:cs="Arial"/>
          <w:color w:val="34302D"/>
          <w:shd w:val="clear" w:color="auto" w:fill="FFFFFF"/>
        </w:rPr>
        <w:t>”</w:t>
      </w:r>
      <w:r>
        <w:rPr>
          <w:rFonts w:ascii="Arial" w:hAnsi="Arial" w:cs="Arial"/>
          <w:color w:val="34302D"/>
          <w:shd w:val="clear" w:color="auto" w:fill="FFFFFF"/>
        </w:rPr>
        <w:t>的关系确定为前面所述的启动顺序。</w:t>
      </w:r>
    </w:p>
    <w:p w:rsid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Shutting Down the Spring IoC Container Gracefully in Non-Web Applications</w:t>
      </w:r>
    </w:p>
    <w:p w:rsidR="0034788C" w:rsidRPr="0034788C" w:rsidRDefault="0034788C" w:rsidP="0034788C">
      <w:pPr>
        <w:pStyle w:val="5"/>
        <w:shd w:val="clear" w:color="auto" w:fill="FFFFFF"/>
        <w:spacing w:before="240" w:beforeAutospacing="0" w:after="120" w:afterAutospacing="0"/>
        <w:rPr>
          <w:rFonts w:ascii="Consolas" w:hAnsi="Consolas"/>
          <w:kern w:val="2"/>
          <w:sz w:val="23"/>
          <w:szCs w:val="23"/>
          <w:shd w:val="clear" w:color="auto" w:fill="F7F7F8"/>
        </w:rPr>
      </w:pPr>
      <w:r w:rsidRPr="0034788C">
        <w:rPr>
          <w:rStyle w:val="HTML"/>
          <w:rFonts w:ascii="Consolas" w:hAnsi="Consolas"/>
          <w:kern w:val="2"/>
          <w:sz w:val="23"/>
          <w:szCs w:val="23"/>
          <w:shd w:val="clear" w:color="auto" w:fill="F7F7F8"/>
        </w:rPr>
        <w:t>在非</w:t>
      </w:r>
      <w:r w:rsidRPr="0034788C">
        <w:rPr>
          <w:rStyle w:val="HTML"/>
          <w:rFonts w:ascii="Consolas" w:hAnsi="Consolas"/>
          <w:kern w:val="2"/>
          <w:sz w:val="23"/>
          <w:szCs w:val="23"/>
          <w:shd w:val="clear" w:color="auto" w:fill="F7F7F8"/>
        </w:rPr>
        <w:t>Web</w:t>
      </w:r>
      <w:r w:rsidRPr="0034788C">
        <w:rPr>
          <w:rStyle w:val="HTML"/>
          <w:rFonts w:ascii="Consolas" w:hAnsi="Consolas"/>
          <w:kern w:val="2"/>
          <w:sz w:val="23"/>
          <w:szCs w:val="23"/>
          <w:shd w:val="clear" w:color="auto" w:fill="F7F7F8"/>
        </w:rPr>
        <w:t>应用程序中优雅地关闭</w:t>
      </w:r>
      <w:r w:rsidRPr="0034788C">
        <w:rPr>
          <w:rStyle w:val="HTML"/>
          <w:rFonts w:ascii="Consolas" w:hAnsi="Consolas"/>
          <w:kern w:val="2"/>
          <w:sz w:val="23"/>
          <w:szCs w:val="23"/>
          <w:shd w:val="clear" w:color="auto" w:fill="F7F7F8"/>
        </w:rPr>
        <w:t>Spring IoC</w:t>
      </w:r>
      <w:r w:rsidRPr="0034788C">
        <w:rPr>
          <w:rStyle w:val="HTML"/>
          <w:rFonts w:ascii="Consolas" w:hAnsi="Consolas"/>
          <w:kern w:val="2"/>
          <w:sz w:val="23"/>
          <w:szCs w:val="23"/>
          <w:shd w:val="clear" w:color="auto" w:fill="F7F7F8"/>
        </w:rPr>
        <w:t>容器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4788C">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Arial" w:eastAsia="宋体" w:hAnsi="Arial" w:cs="Arial"/>
                <w:b/>
                <w:bCs/>
                <w:color w:val="34302D"/>
                <w:kern w:val="0"/>
                <w:sz w:val="27"/>
                <w:szCs w:val="27"/>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This section applies only to non-web applications. Spring’s web-based </w:t>
            </w:r>
            <w:r w:rsidRPr="00BA0D5D">
              <w:rPr>
                <w:rFonts w:ascii="Consolas" w:eastAsia="宋体" w:hAnsi="Consolas" w:cs="宋体"/>
                <w:kern w:val="0"/>
                <w:sz w:val="23"/>
                <w:szCs w:val="23"/>
                <w:shd w:val="clear" w:color="auto" w:fill="F7F7F8"/>
              </w:rPr>
              <w:t>ApplicationContext</w:t>
            </w:r>
            <w:r w:rsidRPr="00BA0D5D">
              <w:rPr>
                <w:rFonts w:ascii="inherit" w:eastAsia="宋体" w:hAnsi="inherit" w:cs="宋体"/>
                <w:kern w:val="0"/>
                <w:sz w:val="24"/>
                <w:szCs w:val="24"/>
              </w:rPr>
              <w:t> implementations already have code in place to gracefully shut down the Spring IoC container when the relevant web application is shut down.</w:t>
            </w:r>
          </w:p>
          <w:p w:rsidR="0034788C" w:rsidRPr="00BA0D5D" w:rsidRDefault="0034788C" w:rsidP="00BA0D5D">
            <w:pPr>
              <w:widowControl/>
              <w:jc w:val="left"/>
              <w:rPr>
                <w:rFonts w:ascii="inherit" w:eastAsia="宋体" w:hAnsi="inherit" w:cs="宋体" w:hint="eastAsia"/>
                <w:kern w:val="0"/>
                <w:sz w:val="24"/>
                <w:szCs w:val="24"/>
              </w:rPr>
            </w:pPr>
            <w:r>
              <w:rPr>
                <w:rFonts w:ascii="Arial" w:hAnsi="Arial" w:cs="Arial"/>
                <w:shd w:val="clear" w:color="auto" w:fill="EBF1E7"/>
              </w:rPr>
              <w:t>本节仅适用于非</w:t>
            </w:r>
            <w:r>
              <w:rPr>
                <w:rFonts w:ascii="Arial" w:hAnsi="Arial" w:cs="Arial"/>
                <w:shd w:val="clear" w:color="auto" w:fill="EBF1E7"/>
              </w:rPr>
              <w:t>Web</w:t>
            </w:r>
            <w:r>
              <w:rPr>
                <w:rFonts w:ascii="Arial" w:hAnsi="Arial" w:cs="Arial"/>
                <w:shd w:val="clear" w:color="auto" w:fill="EBF1E7"/>
              </w:rPr>
              <w:t>应用程序。</w:t>
            </w:r>
            <w:r>
              <w:rPr>
                <w:rFonts w:ascii="Arial" w:hAnsi="Arial" w:cs="Arial"/>
                <w:shd w:val="clear" w:color="auto" w:fill="EBF1E7"/>
              </w:rPr>
              <w:t>Spring</w:t>
            </w:r>
            <w:r>
              <w:rPr>
                <w:rFonts w:ascii="Arial" w:hAnsi="Arial" w:cs="Arial"/>
                <w:shd w:val="clear" w:color="auto" w:fill="EBF1E7"/>
              </w:rPr>
              <w:t>的基于</w:t>
            </w:r>
            <w:r>
              <w:rPr>
                <w:rFonts w:ascii="Arial" w:hAnsi="Arial" w:cs="Arial"/>
                <w:shd w:val="clear" w:color="auto" w:fill="EBF1E7"/>
              </w:rPr>
              <w:t>Web</w:t>
            </w:r>
            <w:r>
              <w:rPr>
                <w:rFonts w:ascii="Arial" w:hAnsi="Arial" w:cs="Arial"/>
                <w:shd w:val="clear" w:color="auto" w:fill="EBF1E7"/>
              </w:rPr>
              <w:t>的</w:t>
            </w:r>
            <w:r>
              <w:rPr>
                <w:rFonts w:ascii="Arial" w:hAnsi="Arial" w:cs="Arial"/>
                <w:shd w:val="clear" w:color="auto" w:fill="EBF1E7"/>
              </w:rPr>
              <w:t> </w:t>
            </w:r>
            <w:r>
              <w:rPr>
                <w:rStyle w:val="HTML"/>
                <w:rFonts w:ascii="Consolas" w:hAnsi="Consolas"/>
                <w:sz w:val="23"/>
                <w:szCs w:val="23"/>
                <w:shd w:val="clear" w:color="auto" w:fill="F7F7F8"/>
              </w:rPr>
              <w:t>ApplicationContext</w:t>
            </w:r>
            <w:r>
              <w:rPr>
                <w:rFonts w:ascii="Arial" w:hAnsi="Arial" w:cs="Arial"/>
                <w:shd w:val="clear" w:color="auto" w:fill="EBF1E7"/>
              </w:rPr>
              <w:t>实现已经具有代码，可以在相关</w:t>
            </w:r>
            <w:r>
              <w:rPr>
                <w:rFonts w:ascii="Arial" w:hAnsi="Arial" w:cs="Arial"/>
                <w:shd w:val="clear" w:color="auto" w:fill="EBF1E7"/>
              </w:rPr>
              <w:t>Web</w:t>
            </w:r>
            <w:r>
              <w:rPr>
                <w:rFonts w:ascii="Arial" w:hAnsi="Arial" w:cs="Arial"/>
                <w:shd w:val="clear" w:color="auto" w:fill="EBF1E7"/>
              </w:rPr>
              <w:t>应用程序关闭时正常关闭</w:t>
            </w:r>
            <w:r>
              <w:rPr>
                <w:rFonts w:ascii="Arial" w:hAnsi="Arial" w:cs="Arial"/>
                <w:shd w:val="clear" w:color="auto" w:fill="EBF1E7"/>
              </w:rPr>
              <w:t>Spring IoC</w:t>
            </w:r>
            <w:r>
              <w:rPr>
                <w:rFonts w:ascii="Arial" w:hAnsi="Arial" w:cs="Arial"/>
                <w:shd w:val="clear" w:color="auto" w:fill="EBF1E7"/>
              </w:rPr>
              <w:t>容器。</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Spring’s IoC container in a non-web application environment (for example, in a rich client desktop environment), register a shutdown hook with the JVM. Doing so ensures a graceful shutdown and calls the relevant destroy methods on your singleton beans so that all resources are released. You must still configure and implement these destroy callbacks correctly.</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如果在非</w:t>
      </w:r>
      <w:r>
        <w:rPr>
          <w:rFonts w:ascii="Arial" w:hAnsi="Arial" w:cs="Arial"/>
          <w:color w:val="34302D"/>
          <w:shd w:val="clear" w:color="auto" w:fill="FFFFFF"/>
        </w:rPr>
        <w:t>Web</w:t>
      </w:r>
      <w:r>
        <w:rPr>
          <w:rFonts w:ascii="Arial" w:hAnsi="Arial" w:cs="Arial"/>
          <w:color w:val="34302D"/>
          <w:shd w:val="clear" w:color="auto" w:fill="FFFFFF"/>
        </w:rPr>
        <w:t>应用程序环境中使用</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IoC</w:t>
      </w:r>
      <w:r>
        <w:rPr>
          <w:rFonts w:ascii="Arial" w:hAnsi="Arial" w:cs="Arial"/>
          <w:color w:val="34302D"/>
          <w:shd w:val="clear" w:color="auto" w:fill="FFFFFF"/>
        </w:rPr>
        <w:t>容器（例如，在富客户机桌面环境中），请使用</w:t>
      </w:r>
      <w:r>
        <w:rPr>
          <w:rFonts w:ascii="Arial" w:hAnsi="Arial" w:cs="Arial"/>
          <w:color w:val="34302D"/>
          <w:shd w:val="clear" w:color="auto" w:fill="FFFFFF"/>
        </w:rPr>
        <w:t>JVM</w:t>
      </w:r>
      <w:r>
        <w:rPr>
          <w:rFonts w:ascii="Arial" w:hAnsi="Arial" w:cs="Arial"/>
          <w:color w:val="34302D"/>
          <w:shd w:val="clear" w:color="auto" w:fill="FFFFFF"/>
        </w:rPr>
        <w:t>注册关闭挂钩。这样做可确保正常关闭并在单例</w:t>
      </w:r>
      <w:r>
        <w:rPr>
          <w:rFonts w:ascii="Arial" w:hAnsi="Arial" w:cs="Arial"/>
          <w:color w:val="34302D"/>
          <w:shd w:val="clear" w:color="auto" w:fill="FFFFFF"/>
        </w:rPr>
        <w:t>bean</w:t>
      </w:r>
      <w:r>
        <w:rPr>
          <w:rFonts w:ascii="Arial" w:hAnsi="Arial" w:cs="Arial"/>
          <w:color w:val="34302D"/>
          <w:shd w:val="clear" w:color="auto" w:fill="FFFFFF"/>
        </w:rPr>
        <w:t>上调用相关的</w:t>
      </w:r>
      <w:r>
        <w:rPr>
          <w:rFonts w:ascii="Arial" w:hAnsi="Arial" w:cs="Arial"/>
          <w:color w:val="34302D"/>
          <w:shd w:val="clear" w:color="auto" w:fill="FFFFFF"/>
        </w:rPr>
        <w:t>destroy</w:t>
      </w:r>
      <w:r>
        <w:rPr>
          <w:rFonts w:ascii="Arial" w:hAnsi="Arial" w:cs="Arial"/>
          <w:color w:val="34302D"/>
          <w:shd w:val="clear" w:color="auto" w:fill="FFFFFF"/>
        </w:rPr>
        <w:t>方法，以便释放所有资源。您仍然必须正确配置和实现这些</w:t>
      </w:r>
      <w:r>
        <w:rPr>
          <w:rFonts w:ascii="Arial" w:hAnsi="Arial" w:cs="Arial"/>
          <w:color w:val="34302D"/>
          <w:shd w:val="clear" w:color="auto" w:fill="FFFFFF"/>
        </w:rPr>
        <w:t>destroy</w:t>
      </w:r>
      <w:r>
        <w:rPr>
          <w:rFonts w:ascii="Arial" w:hAnsi="Arial" w:cs="Arial"/>
          <w:color w:val="34302D"/>
          <w:shd w:val="clear" w:color="auto" w:fill="FFFFFF"/>
        </w:rPr>
        <w:t>回调。</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register a shutdown hook, call the </w:t>
      </w:r>
      <w:r w:rsidRPr="00BA0D5D">
        <w:rPr>
          <w:rFonts w:ascii="Consolas" w:eastAsia="宋体" w:hAnsi="Consolas" w:cs="宋体"/>
          <w:color w:val="34302D"/>
          <w:kern w:val="0"/>
          <w:sz w:val="23"/>
          <w:szCs w:val="23"/>
          <w:shd w:val="clear" w:color="auto" w:fill="F7F7F8"/>
        </w:rPr>
        <w:t>registerShutdownHook()</w:t>
      </w:r>
      <w:r w:rsidRPr="00BA0D5D">
        <w:rPr>
          <w:rFonts w:ascii="inherit" w:eastAsia="宋体" w:hAnsi="inherit" w:cs="Arial"/>
          <w:color w:val="34302D"/>
          <w:kern w:val="0"/>
          <w:sz w:val="24"/>
          <w:szCs w:val="24"/>
        </w:rPr>
        <w:t> method that is declared on the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Arial"/>
          <w:color w:val="34302D"/>
          <w:kern w:val="0"/>
          <w:sz w:val="24"/>
          <w:szCs w:val="24"/>
        </w:rPr>
        <w:t>interface, as the following example shows:</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要注册关闭挂钩，请调用接口</w:t>
      </w:r>
      <w:r>
        <w:rPr>
          <w:rStyle w:val="HTML"/>
          <w:rFonts w:ascii="Consolas" w:hAnsi="Consolas"/>
          <w:sz w:val="23"/>
          <w:szCs w:val="23"/>
          <w:shd w:val="clear" w:color="auto" w:fill="F7F7F8"/>
        </w:rPr>
        <w:t>registerShutdownHook()</w:t>
      </w:r>
      <w:r>
        <w:rPr>
          <w:rFonts w:ascii="Arial" w:hAnsi="Arial" w:cs="Arial"/>
          <w:color w:val="34302D"/>
          <w:shd w:val="clear" w:color="auto" w:fill="FFFFFF"/>
        </w:rPr>
        <w:t>上声明的方法</w:t>
      </w:r>
      <w:r>
        <w:rPr>
          <w:rStyle w:val="HTML"/>
          <w:rFonts w:ascii="Consolas" w:hAnsi="Consolas"/>
          <w:sz w:val="23"/>
          <w:szCs w:val="23"/>
          <w:shd w:val="clear" w:color="auto" w:fill="F7F7F8"/>
        </w:rPr>
        <w:t>ConfigurableApplicationContext</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org.springframework.context.ConfigurableApplicationContext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org.springframework.context.support.ClassPathXmlApplicationContext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Boot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ConfigurableApplicationContext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add a shutdown hook for the above 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ctx.registerShutdownHook();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app runs here...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main method exits, hook is called prior to the app shutting down...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1.6.2. </w:t>
      </w:r>
      <w:r w:rsidRPr="00BA0D5D">
        <w:rPr>
          <w:rFonts w:ascii="Consolas" w:eastAsia="宋体" w:hAnsi="Consolas" w:cs="宋体"/>
          <w:color w:val="34302D"/>
          <w:kern w:val="0"/>
          <w:sz w:val="33"/>
          <w:szCs w:val="33"/>
          <w:shd w:val="clear" w:color="auto" w:fill="F7F7F8"/>
        </w:rPr>
        <w:t>ApplicationContextAware</w:t>
      </w:r>
      <w:r w:rsidRPr="00BA0D5D">
        <w:rPr>
          <w:rFonts w:ascii="Arial" w:eastAsia="宋体" w:hAnsi="Arial" w:cs="Arial"/>
          <w:color w:val="34302D"/>
          <w:kern w:val="0"/>
          <w:sz w:val="35"/>
          <w:szCs w:val="35"/>
        </w:rPr>
        <w:t> and </w:t>
      </w:r>
      <w:r w:rsidRPr="00BA0D5D">
        <w:rPr>
          <w:rFonts w:ascii="Consolas" w:eastAsia="宋体" w:hAnsi="Consolas" w:cs="宋体"/>
          <w:color w:val="34302D"/>
          <w:kern w:val="0"/>
          <w:sz w:val="33"/>
          <w:szCs w:val="33"/>
          <w:shd w:val="clear" w:color="auto" w:fill="F7F7F8"/>
        </w:rPr>
        <w:t>BeanNameAware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creates an object instance that implements the</w:t>
      </w:r>
      <w:r w:rsidRPr="00BA0D5D">
        <w:rPr>
          <w:rFonts w:ascii="Consolas" w:eastAsia="宋体" w:hAnsi="Consolas" w:cs="宋体"/>
          <w:color w:val="34302D"/>
          <w:kern w:val="0"/>
          <w:sz w:val="23"/>
          <w:szCs w:val="23"/>
          <w:shd w:val="clear" w:color="auto" w:fill="F7F7F8"/>
        </w:rPr>
        <w:t>org.springframework.context.ApplicationContextAware</w:t>
      </w:r>
      <w:r w:rsidRPr="00BA0D5D">
        <w:rPr>
          <w:rFonts w:ascii="inherit" w:eastAsia="宋体" w:hAnsi="inherit" w:cs="Arial"/>
          <w:color w:val="34302D"/>
          <w:kern w:val="0"/>
          <w:sz w:val="24"/>
          <w:szCs w:val="24"/>
        </w:rPr>
        <w:t> interface, the instance is provided with a reference to that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The following listing shows the definition of the </w:t>
      </w:r>
      <w:r w:rsidRPr="00BA0D5D">
        <w:rPr>
          <w:rFonts w:ascii="Consolas" w:eastAsia="宋体" w:hAnsi="Consolas" w:cs="宋体"/>
          <w:color w:val="34302D"/>
          <w:kern w:val="0"/>
          <w:sz w:val="23"/>
          <w:szCs w:val="23"/>
          <w:shd w:val="clear" w:color="auto" w:fill="F7F7F8"/>
        </w:rPr>
        <w:t>ApplicationContextAware</w:t>
      </w:r>
      <w:r w:rsidRPr="00BA0D5D">
        <w:rPr>
          <w:rFonts w:ascii="inherit" w:eastAsia="宋体" w:hAnsi="inherit" w:cs="Arial"/>
          <w:color w:val="34302D"/>
          <w:kern w:val="0"/>
          <w:sz w:val="24"/>
          <w:szCs w:val="24"/>
        </w:rPr>
        <w:t> interface: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当</w:t>
      </w:r>
      <w:r>
        <w:rPr>
          <w:rStyle w:val="HTML"/>
          <w:rFonts w:ascii="Consolas" w:hAnsi="Consolas"/>
          <w:sz w:val="23"/>
          <w:szCs w:val="23"/>
          <w:shd w:val="clear" w:color="auto" w:fill="F7F7F8"/>
        </w:rPr>
        <w:t>ApplicationContext</w:t>
      </w:r>
      <w:r>
        <w:rPr>
          <w:rFonts w:ascii="Arial" w:hAnsi="Arial" w:cs="Arial"/>
          <w:color w:val="34302D"/>
          <w:shd w:val="clear" w:color="auto" w:fill="FFFFFF"/>
        </w:rPr>
        <w:t>创建实现</w:t>
      </w:r>
      <w:r>
        <w:rPr>
          <w:rStyle w:val="HTML"/>
          <w:rFonts w:ascii="Consolas" w:hAnsi="Consolas"/>
          <w:sz w:val="23"/>
          <w:szCs w:val="23"/>
          <w:shd w:val="clear" w:color="auto" w:fill="F7F7F8"/>
        </w:rPr>
        <w:t>org.springframework.context.ApplicationContextAware</w:t>
      </w:r>
      <w:r>
        <w:rPr>
          <w:rFonts w:ascii="Arial" w:hAnsi="Arial" w:cs="Arial"/>
          <w:color w:val="34302D"/>
          <w:shd w:val="clear" w:color="auto" w:fill="FFFFFF"/>
        </w:rPr>
        <w:t>接口的对象实例时，将</w:t>
      </w:r>
      <w:r>
        <w:rPr>
          <w:rFonts w:ascii="Arial" w:hAnsi="Arial" w:cs="Arial"/>
          <w:color w:val="34302D"/>
          <w:shd w:val="clear" w:color="auto" w:fill="FFFFFF"/>
        </w:rPr>
        <w:t> </w:t>
      </w:r>
      <w:r>
        <w:rPr>
          <w:rFonts w:ascii="Arial" w:hAnsi="Arial" w:cs="Arial"/>
          <w:color w:val="34302D"/>
          <w:shd w:val="clear" w:color="auto" w:fill="FFFFFF"/>
        </w:rPr>
        <w:t>为该实例提供对该实例的引用</w:t>
      </w:r>
      <w:r>
        <w:rPr>
          <w:rStyle w:val="HTML"/>
          <w:rFonts w:ascii="Consolas" w:hAnsi="Consolas"/>
          <w:sz w:val="23"/>
          <w:szCs w:val="23"/>
          <w:shd w:val="clear" w:color="auto" w:fill="F7F7F8"/>
        </w:rPr>
        <w:t>ApplicationContext</w:t>
      </w:r>
      <w:r>
        <w:rPr>
          <w:rFonts w:ascii="Arial" w:hAnsi="Arial" w:cs="Arial"/>
          <w:color w:val="34302D"/>
          <w:shd w:val="clear" w:color="auto" w:fill="FFFFFF"/>
        </w:rPr>
        <w:t>。以下清单显示了</w:t>
      </w:r>
      <w:r>
        <w:rPr>
          <w:rStyle w:val="HTML"/>
          <w:rFonts w:ascii="Consolas" w:hAnsi="Consolas"/>
          <w:sz w:val="23"/>
          <w:szCs w:val="23"/>
          <w:shd w:val="clear" w:color="auto" w:fill="F7F7F8"/>
        </w:rPr>
        <w:t>ApplicationContextAware</w:t>
      </w:r>
      <w:r>
        <w:rPr>
          <w:rFonts w:ascii="Arial" w:hAnsi="Arial" w:cs="Arial"/>
          <w:color w:val="34302D"/>
          <w:shd w:val="clear" w:color="auto" w:fill="FFFFFF"/>
        </w:rPr>
        <w:t>界面的定义：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ApplicationContextAware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setApplicationContext(ApplicationContext applicationContext)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BeansException;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Thus, beans can programmatically manipulate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that created them, through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interface or by casting the reference to a known subclass of this interface (such as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Arial"/>
          <w:color w:val="34302D"/>
          <w:kern w:val="0"/>
          <w:sz w:val="24"/>
          <w:szCs w:val="24"/>
        </w:rPr>
        <w:t>, which exposes additional functionality). One use would be the programmatic retrieval of other beans. Sometimes this capability is useful. However, in general, you should avoid it, because it couples the code to Spring and does not follow the Inversion of Control style, where collaborators are provided to beans as properties. Other methods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provide access to file resources, publishing application events, and accessing a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These additional features are described in </w:t>
      </w:r>
      <w:hyperlink r:id="rId214" w:anchor="context-introduction" w:history="1">
        <w:r w:rsidRPr="00BA0D5D">
          <w:rPr>
            <w:rFonts w:ascii="inherit" w:eastAsia="宋体" w:hAnsi="inherit" w:cs="Arial"/>
            <w:color w:val="548E2E"/>
            <w:kern w:val="0"/>
            <w:sz w:val="24"/>
            <w:szCs w:val="24"/>
            <w:u w:val="single"/>
          </w:rPr>
          <w:t>Additional Capabilities of the </w:t>
        </w:r>
        <w:r w:rsidRPr="00BA0D5D">
          <w:rPr>
            <w:rFonts w:ascii="Consolas" w:eastAsia="宋体" w:hAnsi="Consolas" w:cs="宋体"/>
            <w:color w:val="548E2E"/>
            <w:kern w:val="0"/>
            <w:sz w:val="23"/>
            <w:szCs w:val="23"/>
            <w:u w:val="single"/>
            <w:shd w:val="clear" w:color="auto" w:fill="F7F7F8"/>
          </w:rPr>
          <w:t>ApplicationContext</w:t>
        </w:r>
      </w:hyperlink>
      <w:r w:rsidRPr="00BA0D5D">
        <w:rPr>
          <w:rFonts w:ascii="inherit" w:eastAsia="宋体" w:hAnsi="inherit" w:cs="Arial"/>
          <w:color w:val="34302D"/>
          <w:kern w:val="0"/>
          <w:sz w:val="24"/>
          <w:szCs w:val="24"/>
        </w:rPr>
        <w:t>.</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因此，</w:t>
      </w:r>
      <w:r>
        <w:rPr>
          <w:rFonts w:ascii="Arial" w:hAnsi="Arial" w:cs="Arial"/>
          <w:color w:val="34302D"/>
          <w:shd w:val="clear" w:color="auto" w:fill="FFFFFF"/>
        </w:rPr>
        <w:t>bean</w:t>
      </w:r>
      <w:r>
        <w:rPr>
          <w:rFonts w:ascii="Arial" w:hAnsi="Arial" w:cs="Arial"/>
          <w:color w:val="34302D"/>
          <w:shd w:val="clear" w:color="auto" w:fill="FFFFFF"/>
        </w:rPr>
        <w:t>可以</w:t>
      </w:r>
      <w:r>
        <w:rPr>
          <w:rStyle w:val="HTML"/>
          <w:rFonts w:ascii="Consolas" w:hAnsi="Consolas"/>
          <w:sz w:val="23"/>
          <w:szCs w:val="23"/>
          <w:shd w:val="clear" w:color="auto" w:fill="F7F7F8"/>
        </w:rPr>
        <w:t>ApplicationContext</w:t>
      </w:r>
      <w:r>
        <w:rPr>
          <w:rFonts w:ascii="Arial" w:hAnsi="Arial" w:cs="Arial"/>
          <w:color w:val="34302D"/>
          <w:shd w:val="clear" w:color="auto" w:fill="FFFFFF"/>
        </w:rPr>
        <w:t>通过</w:t>
      </w:r>
      <w:r>
        <w:rPr>
          <w:rStyle w:val="HTML"/>
          <w:rFonts w:ascii="Consolas" w:hAnsi="Consolas"/>
          <w:sz w:val="23"/>
          <w:szCs w:val="23"/>
          <w:shd w:val="clear" w:color="auto" w:fill="F7F7F8"/>
        </w:rPr>
        <w:t>ApplicationContext</w:t>
      </w:r>
      <w:r>
        <w:rPr>
          <w:rFonts w:ascii="Arial" w:hAnsi="Arial" w:cs="Arial"/>
          <w:color w:val="34302D"/>
          <w:shd w:val="clear" w:color="auto" w:fill="FFFFFF"/>
        </w:rPr>
        <w:t>接口或通过将引用转换为此接口的已知子类（例如</w:t>
      </w:r>
      <w:r>
        <w:rPr>
          <w:rStyle w:val="HTML"/>
          <w:rFonts w:ascii="Consolas" w:hAnsi="Consolas"/>
          <w:sz w:val="23"/>
          <w:szCs w:val="23"/>
          <w:shd w:val="clear" w:color="auto" w:fill="F7F7F8"/>
        </w:rPr>
        <w:t>ConfigurableApplicationContext</w:t>
      </w:r>
      <w:r>
        <w:rPr>
          <w:rFonts w:ascii="Arial" w:hAnsi="Arial" w:cs="Arial"/>
          <w:color w:val="34302D"/>
          <w:shd w:val="clear" w:color="auto" w:fill="FFFFFF"/>
        </w:rPr>
        <w:t>，公开其他功能）以编程方式操纵创建它们的方法。一种用途是对其他</w:t>
      </w:r>
      <w:r>
        <w:rPr>
          <w:rFonts w:ascii="Arial" w:hAnsi="Arial" w:cs="Arial"/>
          <w:color w:val="34302D"/>
          <w:shd w:val="clear" w:color="auto" w:fill="FFFFFF"/>
        </w:rPr>
        <w:t>bean</w:t>
      </w:r>
      <w:r>
        <w:rPr>
          <w:rFonts w:ascii="Arial" w:hAnsi="Arial" w:cs="Arial"/>
          <w:color w:val="34302D"/>
          <w:shd w:val="clear" w:color="auto" w:fill="FFFFFF"/>
        </w:rPr>
        <w:t>进行编程检索。有时这种能力很有用。但是，一般情况下，您应该避免使用它，因为它将代码耦合到</w:t>
      </w:r>
      <w:r>
        <w:rPr>
          <w:rFonts w:ascii="Arial" w:hAnsi="Arial" w:cs="Arial"/>
          <w:color w:val="34302D"/>
          <w:shd w:val="clear" w:color="auto" w:fill="FFFFFF"/>
        </w:rPr>
        <w:t>Spring</w:t>
      </w:r>
      <w:r>
        <w:rPr>
          <w:rFonts w:ascii="Arial" w:hAnsi="Arial" w:cs="Arial"/>
          <w:color w:val="34302D"/>
          <w:shd w:val="clear" w:color="auto" w:fill="FFFFFF"/>
        </w:rPr>
        <w:t>并且不遵循</w:t>
      </w:r>
      <w:r>
        <w:rPr>
          <w:rFonts w:ascii="Arial" w:hAnsi="Arial" w:cs="Arial"/>
          <w:color w:val="34302D"/>
          <w:shd w:val="clear" w:color="auto" w:fill="FFFFFF"/>
        </w:rPr>
        <w:t>Inversion of Control</w:t>
      </w:r>
      <w:r>
        <w:rPr>
          <w:rFonts w:ascii="Arial" w:hAnsi="Arial" w:cs="Arial"/>
          <w:color w:val="34302D"/>
          <w:shd w:val="clear" w:color="auto" w:fill="FFFFFF"/>
        </w:rPr>
        <w:t>样式，其中协作者作为属性提供给</w:t>
      </w:r>
      <w:r>
        <w:rPr>
          <w:rFonts w:ascii="Arial" w:hAnsi="Arial" w:cs="Arial"/>
          <w:color w:val="34302D"/>
          <w:shd w:val="clear" w:color="auto" w:fill="FFFFFF"/>
        </w:rPr>
        <w:t>bean</w:t>
      </w:r>
      <w:r>
        <w:rPr>
          <w:rFonts w:ascii="Arial" w:hAnsi="Arial" w:cs="Arial"/>
          <w:color w:val="34302D"/>
          <w:shd w:val="clear" w:color="auto" w:fill="FFFFFF"/>
        </w:rPr>
        <w:t>。其他方法</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提供对文件资源的访问，发布应用程序事件和访问</w:t>
      </w:r>
      <w:r>
        <w:rPr>
          <w:rStyle w:val="HTML"/>
          <w:rFonts w:ascii="Consolas" w:hAnsi="Consolas"/>
          <w:sz w:val="23"/>
          <w:szCs w:val="23"/>
          <w:shd w:val="clear" w:color="auto" w:fill="F7F7F8"/>
        </w:rPr>
        <w:t>MessageSource</w:t>
      </w:r>
      <w:r>
        <w:rPr>
          <w:rFonts w:ascii="Arial" w:hAnsi="Arial" w:cs="Arial"/>
          <w:color w:val="34302D"/>
          <w:shd w:val="clear" w:color="auto" w:fill="FFFFFF"/>
        </w:rPr>
        <w:t>。这些附加功能在</w:t>
      </w:r>
      <w:hyperlink r:id="rId215" w:anchor="context-introduction" w:history="1">
        <w:r>
          <w:rPr>
            <w:rStyle w:val="a4"/>
            <w:rFonts w:ascii="Arial" w:hAnsi="Arial" w:cs="Arial"/>
            <w:color w:val="548E2E"/>
            <w:shd w:val="clear" w:color="auto" w:fill="FFFFFF"/>
          </w:rPr>
          <w:t>附加</w:t>
        </w:r>
        <w:r>
          <w:rPr>
            <w:rStyle w:val="HTML"/>
            <w:rFonts w:ascii="Consolas" w:hAnsi="Consolas"/>
            <w:color w:val="548E2E"/>
            <w:sz w:val="23"/>
            <w:szCs w:val="23"/>
            <w:u w:val="single"/>
            <w:shd w:val="clear" w:color="auto" w:fill="F7F7F8"/>
          </w:rPr>
          <w:t>ApplicationContext</w:t>
        </w:r>
      </w:hyperlink>
      <w:r>
        <w:rPr>
          <w:rFonts w:ascii="Arial" w:hAnsi="Arial" w:cs="Arial"/>
          <w:color w:val="34302D"/>
          <w:shd w:val="clear" w:color="auto" w:fill="FFFFFF"/>
        </w:rPr>
        <w:t>功能中描述</w:t>
      </w:r>
      <w:r>
        <w:rPr>
          <w:rFonts w:ascii="Arial" w:hAnsi="Arial" w:cs="Arial"/>
          <w:color w:val="34302D"/>
          <w:shd w:val="clear" w:color="auto" w:fill="FFFFFF"/>
        </w:rPr>
        <w:t>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2.5, autowiring is another alternative to obtain a reference to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The “traditional” </w:t>
      </w:r>
      <w:r w:rsidRPr="00BA0D5D">
        <w:rPr>
          <w:rFonts w:ascii="Consolas" w:eastAsia="宋体" w:hAnsi="Consolas" w:cs="宋体"/>
          <w:color w:val="34302D"/>
          <w:kern w:val="0"/>
          <w:sz w:val="23"/>
          <w:szCs w:val="23"/>
          <w:shd w:val="clear" w:color="auto" w:fill="F7F7F8"/>
        </w:rPr>
        <w:t>constructor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byType</w:t>
      </w:r>
      <w:r w:rsidRPr="00BA0D5D">
        <w:rPr>
          <w:rFonts w:ascii="inherit" w:eastAsia="宋体" w:hAnsi="inherit" w:cs="Arial"/>
          <w:color w:val="34302D"/>
          <w:kern w:val="0"/>
          <w:sz w:val="24"/>
          <w:szCs w:val="24"/>
        </w:rPr>
        <w:t> autowiring modes (as described in </w:t>
      </w:r>
      <w:hyperlink r:id="rId216" w:anchor="beans-factory-autowire" w:history="1">
        <w:r w:rsidRPr="00BA0D5D">
          <w:rPr>
            <w:rFonts w:ascii="inherit" w:eastAsia="宋体" w:hAnsi="inherit" w:cs="Arial"/>
            <w:color w:val="548E2E"/>
            <w:kern w:val="0"/>
            <w:sz w:val="24"/>
            <w:szCs w:val="24"/>
            <w:u w:val="single"/>
          </w:rPr>
          <w:t>Autowiring Collaborators</w:t>
        </w:r>
      </w:hyperlink>
      <w:r w:rsidRPr="00BA0D5D">
        <w:rPr>
          <w:rFonts w:ascii="inherit" w:eastAsia="宋体" w:hAnsi="inherit" w:cs="Arial"/>
          <w:color w:val="34302D"/>
          <w:kern w:val="0"/>
          <w:sz w:val="24"/>
          <w:szCs w:val="24"/>
        </w:rPr>
        <w:t>) can provide a dependency of type</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for a constructor argument or a setter method parameter, respectively. For more flexibility, including the ability to autowire fields and multiple parameter methods, use the new annotation-based autowiring features. If you do,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autowired into a field, constructor argument, or method parameter that expects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type if the field, constructor, or method in question carries the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 For more information, see </w:t>
      </w:r>
      <w:hyperlink r:id="rId217" w:anchor="beans-autowired-annotation" w:history="1">
        <w:r w:rsidRPr="00BA0D5D">
          <w:rPr>
            <w:rFonts w:ascii="inherit" w:eastAsia="宋体" w:hAnsi="inherit" w:cs="Arial"/>
            <w:color w:val="548E2E"/>
            <w:kern w:val="0"/>
            <w:sz w:val="24"/>
            <w:szCs w:val="24"/>
            <w:u w:val="single"/>
          </w:rPr>
          <w:t>Using </w:t>
        </w:r>
        <w:r w:rsidRPr="00BA0D5D">
          <w:rPr>
            <w:rFonts w:ascii="Consolas" w:eastAsia="宋体" w:hAnsi="Consolas" w:cs="宋体"/>
            <w:color w:val="548E2E"/>
            <w:kern w:val="0"/>
            <w:sz w:val="23"/>
            <w:szCs w:val="23"/>
            <w:u w:val="single"/>
            <w:shd w:val="clear" w:color="auto" w:fill="F7F7F8"/>
          </w:rPr>
          <w:t>@Autowired</w:t>
        </w:r>
      </w:hyperlink>
      <w:r w:rsidRPr="00BA0D5D">
        <w:rPr>
          <w:rFonts w:ascii="inherit" w:eastAsia="宋体" w:hAnsi="inherit" w:cs="Arial"/>
          <w:color w:val="34302D"/>
          <w:kern w:val="0"/>
          <w:sz w:val="24"/>
          <w:szCs w:val="24"/>
        </w:rPr>
        <w:t>.</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从</w:t>
      </w:r>
      <w:r>
        <w:rPr>
          <w:rFonts w:ascii="Arial" w:hAnsi="Arial" w:cs="Arial"/>
          <w:color w:val="34302D"/>
          <w:shd w:val="clear" w:color="auto" w:fill="FFFFFF"/>
        </w:rPr>
        <w:t>Spring 2.5</w:t>
      </w:r>
      <w:r>
        <w:rPr>
          <w:rFonts w:ascii="Arial" w:hAnsi="Arial" w:cs="Arial"/>
          <w:color w:val="34302D"/>
          <w:shd w:val="clear" w:color="auto" w:fill="FFFFFF"/>
        </w:rPr>
        <w:t>开始，自动装配是另一种获取参考的方法</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w:t>
      </w:r>
      <w:r>
        <w:rPr>
          <w:rFonts w:ascii="Arial" w:hAnsi="Arial" w:cs="Arial"/>
          <w:color w:val="34302D"/>
          <w:shd w:val="clear" w:color="auto" w:fill="FFFFFF"/>
        </w:rPr>
        <w:t>“</w:t>
      </w:r>
      <w:r>
        <w:rPr>
          <w:rFonts w:ascii="Arial" w:hAnsi="Arial" w:cs="Arial"/>
          <w:color w:val="34302D"/>
          <w:shd w:val="clear" w:color="auto" w:fill="FFFFFF"/>
        </w:rPr>
        <w:t>传统</w:t>
      </w:r>
      <w:r>
        <w:rPr>
          <w:rFonts w:ascii="Arial" w:hAnsi="Arial" w:cs="Arial"/>
          <w:color w:val="34302D"/>
          <w:shd w:val="clear" w:color="auto" w:fill="FFFFFF"/>
        </w:rPr>
        <w:t>” </w:t>
      </w:r>
      <w:r>
        <w:rPr>
          <w:rStyle w:val="HTML"/>
          <w:rFonts w:ascii="Consolas" w:hAnsi="Consolas"/>
          <w:sz w:val="23"/>
          <w:szCs w:val="23"/>
          <w:shd w:val="clear" w:color="auto" w:fill="F7F7F8"/>
        </w:rPr>
        <w:t>constructor</w:t>
      </w:r>
      <w:r>
        <w:rPr>
          <w:rFonts w:ascii="Arial" w:hAnsi="Arial" w:cs="Arial"/>
          <w:color w:val="34302D"/>
          <w:shd w:val="clear" w:color="auto" w:fill="FFFFFF"/>
        </w:rPr>
        <w:t>和</w:t>
      </w:r>
      <w:r>
        <w:rPr>
          <w:rStyle w:val="HTML"/>
          <w:rFonts w:ascii="Consolas" w:hAnsi="Consolas"/>
          <w:sz w:val="23"/>
          <w:szCs w:val="23"/>
          <w:shd w:val="clear" w:color="auto" w:fill="F7F7F8"/>
        </w:rPr>
        <w:t>byType</w:t>
      </w:r>
      <w:r>
        <w:rPr>
          <w:rFonts w:ascii="Arial" w:hAnsi="Arial" w:cs="Arial"/>
          <w:color w:val="34302D"/>
          <w:shd w:val="clear" w:color="auto" w:fill="FFFFFF"/>
        </w:rPr>
        <w:t>自动</w:t>
      </w:r>
      <w:hyperlink r:id="rId218" w:anchor="beans-factory-autowire" w:history="1">
        <w:r>
          <w:rPr>
            <w:rStyle w:val="a4"/>
            <w:rFonts w:ascii="Arial" w:hAnsi="Arial" w:cs="Arial"/>
            <w:color w:val="548E2E"/>
            <w:shd w:val="clear" w:color="auto" w:fill="FFFFFF"/>
          </w:rPr>
          <w:t>装配</w:t>
        </w:r>
      </w:hyperlink>
      <w:r>
        <w:rPr>
          <w:rFonts w:ascii="Arial" w:hAnsi="Arial" w:cs="Arial"/>
          <w:color w:val="34302D"/>
          <w:shd w:val="clear" w:color="auto" w:fill="FFFFFF"/>
        </w:rPr>
        <w:t>模式（如</w:t>
      </w:r>
      <w:hyperlink r:id="rId219" w:anchor="beans-factory-autowire" w:history="1">
        <w:r>
          <w:rPr>
            <w:rStyle w:val="a4"/>
            <w:rFonts w:ascii="Arial" w:hAnsi="Arial" w:cs="Arial"/>
            <w:color w:val="548E2E"/>
            <w:shd w:val="clear" w:color="auto" w:fill="FFFFFF"/>
          </w:rPr>
          <w:t>自动装配协作者中所述</w:t>
        </w:r>
      </w:hyperlink>
      <w:r>
        <w:rPr>
          <w:rFonts w:ascii="Arial" w:hAnsi="Arial" w:cs="Arial"/>
          <w:color w:val="34302D"/>
          <w:shd w:val="clear" w:color="auto" w:fill="FFFFFF"/>
        </w:rPr>
        <w:t>）可以分别为</w:t>
      </w:r>
      <w:r>
        <w:rPr>
          <w:rStyle w:val="HTML"/>
          <w:rFonts w:ascii="Consolas" w:hAnsi="Consolas"/>
          <w:sz w:val="23"/>
          <w:szCs w:val="23"/>
          <w:shd w:val="clear" w:color="auto" w:fill="F7F7F8"/>
        </w:rPr>
        <w:t>ApplicationContext</w:t>
      </w:r>
      <w:r>
        <w:rPr>
          <w:rFonts w:ascii="Arial" w:hAnsi="Arial" w:cs="Arial"/>
          <w:color w:val="34302D"/>
          <w:shd w:val="clear" w:color="auto" w:fill="FFFFFF"/>
        </w:rPr>
        <w:t>构造函数参数或</w:t>
      </w:r>
      <w:r>
        <w:rPr>
          <w:rFonts w:ascii="Arial" w:hAnsi="Arial" w:cs="Arial"/>
          <w:color w:val="34302D"/>
          <w:shd w:val="clear" w:color="auto" w:fill="FFFFFF"/>
        </w:rPr>
        <w:t>setter</w:t>
      </w:r>
      <w:r>
        <w:rPr>
          <w:rFonts w:ascii="Arial" w:hAnsi="Arial" w:cs="Arial"/>
          <w:color w:val="34302D"/>
          <w:shd w:val="clear" w:color="auto" w:fill="FFFFFF"/>
        </w:rPr>
        <w:t>方法参数提供类型的依赖性</w:t>
      </w:r>
      <w:r>
        <w:rPr>
          <w:rFonts w:ascii="Arial" w:hAnsi="Arial" w:cs="Arial"/>
          <w:color w:val="34302D"/>
          <w:shd w:val="clear" w:color="auto" w:fill="FFFFFF"/>
        </w:rPr>
        <w:t> </w:t>
      </w:r>
      <w:r>
        <w:rPr>
          <w:rFonts w:ascii="Arial" w:hAnsi="Arial" w:cs="Arial"/>
          <w:color w:val="34302D"/>
          <w:shd w:val="clear" w:color="auto" w:fill="FFFFFF"/>
        </w:rPr>
        <w:t>。为了获得更大的灵活性，包括自动装配字段和多参数方法的能力，请使用基于注释的新自动装配功能。如果这样做，</w:t>
      </w:r>
      <w:r>
        <w:rPr>
          <w:rStyle w:val="HTML"/>
          <w:rFonts w:ascii="Consolas" w:hAnsi="Consolas"/>
          <w:sz w:val="23"/>
          <w:szCs w:val="23"/>
          <w:shd w:val="clear" w:color="auto" w:fill="F7F7F8"/>
        </w:rPr>
        <w:t>ApplicationContext</w:t>
      </w:r>
      <w:r>
        <w:rPr>
          <w:rFonts w:ascii="Arial" w:hAnsi="Arial" w:cs="Arial"/>
          <w:color w:val="34302D"/>
          <w:shd w:val="clear" w:color="auto" w:fill="FFFFFF"/>
        </w:rPr>
        <w:t>则自动装入一个字段，构造函数参数或方法参数，</w:t>
      </w:r>
      <w:r>
        <w:rPr>
          <w:rStyle w:val="HTML"/>
          <w:rFonts w:ascii="Consolas" w:hAnsi="Consolas"/>
          <w:sz w:val="23"/>
          <w:szCs w:val="23"/>
          <w:shd w:val="clear" w:color="auto" w:fill="F7F7F8"/>
        </w:rPr>
        <w:t>ApplicationContext</w:t>
      </w:r>
      <w:r>
        <w:rPr>
          <w:rFonts w:ascii="Arial" w:hAnsi="Arial" w:cs="Arial"/>
          <w:color w:val="34302D"/>
          <w:shd w:val="clear" w:color="auto" w:fill="FFFFFF"/>
        </w:rPr>
        <w:t>如果相关的字段，构造函数或方法带有</w:t>
      </w:r>
      <w:r>
        <w:rPr>
          <w:rStyle w:val="HTML"/>
          <w:rFonts w:ascii="Consolas" w:hAnsi="Consolas"/>
          <w:sz w:val="23"/>
          <w:szCs w:val="23"/>
          <w:shd w:val="clear" w:color="auto" w:fill="F7F7F8"/>
        </w:rPr>
        <w:t>@Autowired</w:t>
      </w:r>
      <w:r>
        <w:rPr>
          <w:rFonts w:ascii="Arial" w:hAnsi="Arial" w:cs="Arial"/>
          <w:color w:val="34302D"/>
          <w:shd w:val="clear" w:color="auto" w:fill="FFFFFF"/>
        </w:rPr>
        <w:t>注释，则该参数需要该类型。有关更多信息，请参阅</w:t>
      </w:r>
      <w:r>
        <w:rPr>
          <w:rFonts w:ascii="Arial" w:hAnsi="Arial" w:cs="Arial"/>
          <w:color w:val="34302D"/>
          <w:shd w:val="clear" w:color="auto" w:fill="FFFFFF"/>
        </w:rPr>
        <w:t> </w:t>
      </w:r>
      <w:hyperlink r:id="rId220" w:anchor="beans-autowired-annotation" w:history="1">
        <w:r>
          <w:rPr>
            <w:rStyle w:val="a4"/>
            <w:rFonts w:ascii="Arial" w:hAnsi="Arial" w:cs="Arial"/>
            <w:color w:val="548E2E"/>
            <w:shd w:val="clear" w:color="auto" w:fill="FFFFFF"/>
          </w:rPr>
          <w:t>使用</w:t>
        </w:r>
        <w:r>
          <w:rPr>
            <w:rStyle w:val="HTML"/>
            <w:rFonts w:ascii="Consolas" w:hAnsi="Consolas"/>
            <w:color w:val="548E2E"/>
            <w:sz w:val="23"/>
            <w:szCs w:val="23"/>
            <w:u w:val="single"/>
            <w:shd w:val="clear" w:color="auto" w:fill="F7F7F8"/>
          </w:rPr>
          <w:t>@Autowired</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creates a class that implements the </w:t>
      </w:r>
      <w:r w:rsidRPr="00BA0D5D">
        <w:rPr>
          <w:rFonts w:ascii="Consolas" w:eastAsia="宋体" w:hAnsi="Consolas" w:cs="宋体"/>
          <w:color w:val="34302D"/>
          <w:kern w:val="0"/>
          <w:sz w:val="23"/>
          <w:szCs w:val="23"/>
          <w:shd w:val="clear" w:color="auto" w:fill="F7F7F8"/>
        </w:rPr>
        <w:t>org.springframework.beans.factory.BeanNameAware</w:t>
      </w:r>
      <w:r w:rsidRPr="00BA0D5D">
        <w:rPr>
          <w:rFonts w:ascii="inherit" w:eastAsia="宋体" w:hAnsi="inherit" w:cs="Arial"/>
          <w:color w:val="34302D"/>
          <w:kern w:val="0"/>
          <w:sz w:val="24"/>
          <w:szCs w:val="24"/>
        </w:rPr>
        <w:t>interface, the class is provided with a reference to the name defined in its associated object definition. The following listing shows the definition of the BeanNameAware interface: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w:t>
      </w:r>
      <w:r>
        <w:rPr>
          <w:rStyle w:val="HTML"/>
          <w:rFonts w:ascii="Consolas" w:hAnsi="Consolas"/>
          <w:sz w:val="23"/>
          <w:szCs w:val="23"/>
          <w:shd w:val="clear" w:color="auto" w:fill="F7F7F8"/>
        </w:rPr>
        <w:t>ApplicationContext</w:t>
      </w:r>
      <w:r>
        <w:rPr>
          <w:rFonts w:ascii="Arial" w:hAnsi="Arial" w:cs="Arial"/>
          <w:color w:val="34302D"/>
          <w:shd w:val="clear" w:color="auto" w:fill="FFFFFF"/>
        </w:rPr>
        <w:t>创建实现</w:t>
      </w:r>
      <w:r>
        <w:rPr>
          <w:rStyle w:val="HTML"/>
          <w:rFonts w:ascii="Consolas" w:hAnsi="Consolas"/>
          <w:sz w:val="23"/>
          <w:szCs w:val="23"/>
          <w:shd w:val="clear" w:color="auto" w:fill="F7F7F8"/>
        </w:rPr>
        <w:t>org.springframework.beans.factory.BeanNameAware</w:t>
      </w:r>
      <w:r>
        <w:rPr>
          <w:rFonts w:ascii="Arial" w:hAnsi="Arial" w:cs="Arial"/>
          <w:color w:val="34302D"/>
          <w:shd w:val="clear" w:color="auto" w:fill="FFFFFF"/>
        </w:rPr>
        <w:t>接口的类时，将为</w:t>
      </w:r>
      <w:r>
        <w:rPr>
          <w:rFonts w:ascii="Arial" w:hAnsi="Arial" w:cs="Arial"/>
          <w:color w:val="34302D"/>
          <w:shd w:val="clear" w:color="auto" w:fill="FFFFFF"/>
        </w:rPr>
        <w:t> </w:t>
      </w:r>
      <w:r>
        <w:rPr>
          <w:rFonts w:ascii="Arial" w:hAnsi="Arial" w:cs="Arial"/>
          <w:color w:val="34302D"/>
          <w:shd w:val="clear" w:color="auto" w:fill="FFFFFF"/>
        </w:rPr>
        <w:t>该类提供对其关联对象定义中定义的名称的引用。以下清单显示了</w:t>
      </w:r>
      <w:r>
        <w:rPr>
          <w:rFonts w:ascii="Arial" w:hAnsi="Arial" w:cs="Arial"/>
          <w:color w:val="34302D"/>
          <w:shd w:val="clear" w:color="auto" w:fill="FFFFFF"/>
        </w:rPr>
        <w:t>BeanNameAware</w:t>
      </w:r>
      <w:r>
        <w:rPr>
          <w:rFonts w:ascii="Arial" w:hAnsi="Arial" w:cs="Arial"/>
          <w:color w:val="34302D"/>
          <w:shd w:val="clear" w:color="auto" w:fill="FFFFFF"/>
        </w:rPr>
        <w:t>接口的定义：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BeanNameAware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setBeanName(String name)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BeansException;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callback is invoked after population of normal bean properties but before an initialization callback such as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afterPropertiesSet</w:t>
      </w:r>
      <w:r w:rsidRPr="00BA0D5D">
        <w:rPr>
          <w:rFonts w:ascii="inherit" w:eastAsia="宋体" w:hAnsi="inherit" w:cs="Arial"/>
          <w:color w:val="34302D"/>
          <w:kern w:val="0"/>
          <w:sz w:val="24"/>
          <w:szCs w:val="24"/>
        </w:rPr>
        <w:t>, or a custom init-method.</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回调正常</w:t>
      </w:r>
      <w:r>
        <w:rPr>
          <w:rFonts w:ascii="Arial" w:hAnsi="Arial" w:cs="Arial"/>
          <w:color w:val="34302D"/>
          <w:shd w:val="clear" w:color="auto" w:fill="FFFFFF"/>
        </w:rPr>
        <w:t>bean</w:t>
      </w:r>
      <w:r>
        <w:rPr>
          <w:rFonts w:ascii="Arial" w:hAnsi="Arial" w:cs="Arial"/>
          <w:color w:val="34302D"/>
          <w:shd w:val="clear" w:color="auto" w:fill="FFFFFF"/>
        </w:rPr>
        <w:t>属性的人口之后，但在一个初始化回调诸如调用</w:t>
      </w:r>
      <w:r>
        <w:rPr>
          <w:rStyle w:val="HTML"/>
          <w:rFonts w:ascii="Consolas" w:hAnsi="Consolas"/>
          <w:sz w:val="23"/>
          <w:szCs w:val="23"/>
          <w:shd w:val="clear" w:color="auto" w:fill="F7F7F8"/>
        </w:rPr>
        <w:t>InitializingBean</w:t>
      </w:r>
      <w:r>
        <w:rPr>
          <w:rFonts w:ascii="Arial" w:hAnsi="Arial" w:cs="Arial"/>
          <w:color w:val="34302D"/>
          <w:shd w:val="clear" w:color="auto" w:fill="FFFFFF"/>
        </w:rPr>
        <w:t>，</w:t>
      </w:r>
      <w:r>
        <w:rPr>
          <w:rStyle w:val="HTML"/>
          <w:rFonts w:ascii="Consolas" w:hAnsi="Consolas"/>
          <w:sz w:val="23"/>
          <w:szCs w:val="23"/>
          <w:shd w:val="clear" w:color="auto" w:fill="F7F7F8"/>
        </w:rPr>
        <w:t>afterPropertiesSet</w:t>
      </w:r>
      <w:r>
        <w:rPr>
          <w:rFonts w:ascii="Arial" w:hAnsi="Arial" w:cs="Arial"/>
          <w:color w:val="34302D"/>
          <w:shd w:val="clear" w:color="auto" w:fill="FFFFFF"/>
        </w:rPr>
        <w:t>或自定义的初始化方法。</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1.6.3. Other </w:t>
      </w:r>
      <w:r w:rsidRPr="00BA0D5D">
        <w:rPr>
          <w:rFonts w:ascii="Consolas" w:eastAsia="宋体" w:hAnsi="Consolas" w:cs="宋体"/>
          <w:color w:val="34302D"/>
          <w:kern w:val="0"/>
          <w:sz w:val="33"/>
          <w:szCs w:val="33"/>
          <w:shd w:val="clear" w:color="auto" w:fill="F7F7F8"/>
        </w:rPr>
        <w:t>Aware</w:t>
      </w:r>
      <w:r w:rsidRPr="00BA0D5D">
        <w:rPr>
          <w:rFonts w:ascii="Arial" w:eastAsia="宋体" w:hAnsi="Arial" w:cs="Arial"/>
          <w:color w:val="34302D"/>
          <w:kern w:val="0"/>
          <w:sz w:val="35"/>
          <w:szCs w:val="35"/>
        </w:rPr>
        <w:t> Interfaces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Besides </w:t>
      </w:r>
      <w:r w:rsidRPr="00BA0D5D">
        <w:rPr>
          <w:rFonts w:ascii="Consolas" w:eastAsia="宋体" w:hAnsi="Consolas" w:cs="宋体"/>
          <w:color w:val="34302D"/>
          <w:kern w:val="0"/>
          <w:sz w:val="23"/>
          <w:szCs w:val="23"/>
          <w:shd w:val="clear" w:color="auto" w:fill="F7F7F8"/>
        </w:rPr>
        <w:t>ApplicationContextAware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BeanNameAware</w:t>
      </w:r>
      <w:r w:rsidRPr="00BA0D5D">
        <w:rPr>
          <w:rFonts w:ascii="inherit" w:eastAsia="宋体" w:hAnsi="inherit" w:cs="Arial"/>
          <w:color w:val="34302D"/>
          <w:kern w:val="0"/>
          <w:sz w:val="24"/>
          <w:szCs w:val="24"/>
        </w:rPr>
        <w:t> (discussed </w:t>
      </w:r>
      <w:hyperlink r:id="rId221" w:anchor="beans-factory-aware" w:history="1">
        <w:r w:rsidRPr="00BA0D5D">
          <w:rPr>
            <w:rFonts w:ascii="inherit" w:eastAsia="宋体" w:hAnsi="inherit" w:cs="Arial"/>
            <w:color w:val="548E2E"/>
            <w:kern w:val="0"/>
            <w:sz w:val="24"/>
            <w:szCs w:val="24"/>
            <w:u w:val="single"/>
          </w:rPr>
          <w:t>earlier</w:t>
        </w:r>
      </w:hyperlink>
      <w:r w:rsidRPr="00BA0D5D">
        <w:rPr>
          <w:rFonts w:ascii="inherit" w:eastAsia="宋体" w:hAnsi="inherit" w:cs="Arial"/>
          <w:color w:val="34302D"/>
          <w:kern w:val="0"/>
          <w:sz w:val="24"/>
          <w:szCs w:val="24"/>
        </w:rPr>
        <w:t>), Spring offers a wide range of </w:t>
      </w:r>
      <w:r w:rsidRPr="00BA0D5D">
        <w:rPr>
          <w:rFonts w:ascii="Consolas" w:eastAsia="宋体" w:hAnsi="Consolas" w:cs="宋体"/>
          <w:color w:val="34302D"/>
          <w:kern w:val="0"/>
          <w:sz w:val="23"/>
          <w:szCs w:val="23"/>
          <w:shd w:val="clear" w:color="auto" w:fill="F7F7F8"/>
        </w:rPr>
        <w:t>Aware</w:t>
      </w:r>
      <w:r w:rsidRPr="00BA0D5D">
        <w:rPr>
          <w:rFonts w:ascii="inherit" w:eastAsia="宋体" w:hAnsi="inherit" w:cs="Arial"/>
          <w:color w:val="34302D"/>
          <w:kern w:val="0"/>
          <w:sz w:val="24"/>
          <w:szCs w:val="24"/>
        </w:rPr>
        <w:t> callback interfaces that let beans indicate to the container that they require a certain infrastructure dependency. As a general rule, the name indicates the dependency type. The following table summarizes the most important </w:t>
      </w:r>
      <w:r w:rsidRPr="00BA0D5D">
        <w:rPr>
          <w:rFonts w:ascii="Consolas" w:eastAsia="宋体" w:hAnsi="Consolas" w:cs="宋体"/>
          <w:color w:val="34302D"/>
          <w:kern w:val="0"/>
          <w:sz w:val="23"/>
          <w:szCs w:val="23"/>
          <w:shd w:val="clear" w:color="auto" w:fill="F7F7F8"/>
        </w:rPr>
        <w:t>Aware</w:t>
      </w:r>
      <w:r w:rsidRPr="00BA0D5D">
        <w:rPr>
          <w:rFonts w:ascii="inherit" w:eastAsia="宋体" w:hAnsi="inherit" w:cs="Arial"/>
          <w:color w:val="34302D"/>
          <w:kern w:val="0"/>
          <w:sz w:val="24"/>
          <w:szCs w:val="24"/>
        </w:rPr>
        <w:t> interfaces:</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除了</w:t>
      </w:r>
      <w:r>
        <w:rPr>
          <w:rStyle w:val="HTML"/>
          <w:rFonts w:ascii="Consolas" w:hAnsi="Consolas"/>
          <w:sz w:val="23"/>
          <w:szCs w:val="23"/>
          <w:shd w:val="clear" w:color="auto" w:fill="F7F7F8"/>
        </w:rPr>
        <w:t>ApplicationContextAware</w:t>
      </w:r>
      <w:r>
        <w:rPr>
          <w:rFonts w:ascii="Arial" w:hAnsi="Arial" w:cs="Arial"/>
          <w:color w:val="34302D"/>
          <w:shd w:val="clear" w:color="auto" w:fill="FFFFFF"/>
        </w:rPr>
        <w:t>和</w:t>
      </w:r>
      <w:r>
        <w:rPr>
          <w:rStyle w:val="HTML"/>
          <w:rFonts w:ascii="Consolas" w:hAnsi="Consolas"/>
          <w:sz w:val="23"/>
          <w:szCs w:val="23"/>
          <w:shd w:val="clear" w:color="auto" w:fill="F7F7F8"/>
        </w:rPr>
        <w:t>BeanNameAware</w:t>
      </w:r>
      <w:r>
        <w:rPr>
          <w:rFonts w:ascii="Arial" w:hAnsi="Arial" w:cs="Arial"/>
          <w:color w:val="34302D"/>
          <w:shd w:val="clear" w:color="auto" w:fill="FFFFFF"/>
        </w:rPr>
        <w:t>讨论（</w:t>
      </w:r>
      <w:hyperlink r:id="rId222" w:anchor="beans-factory-aware" w:history="1">
        <w:r>
          <w:rPr>
            <w:rStyle w:val="a4"/>
            <w:rFonts w:ascii="Arial" w:hAnsi="Arial" w:cs="Arial"/>
            <w:color w:val="548E2E"/>
            <w:shd w:val="clear" w:color="auto" w:fill="FFFFFF"/>
          </w:rPr>
          <w:t>早期</w:t>
        </w:r>
      </w:hyperlink>
      <w:r>
        <w:rPr>
          <w:rFonts w:ascii="Arial" w:hAnsi="Arial" w:cs="Arial"/>
          <w:color w:val="34302D"/>
          <w:shd w:val="clear" w:color="auto" w:fill="FFFFFF"/>
        </w:rPr>
        <w:t>），</w:t>
      </w:r>
      <w:r>
        <w:rPr>
          <w:rFonts w:ascii="Arial" w:hAnsi="Arial" w:cs="Arial"/>
          <w:color w:val="34302D"/>
          <w:shd w:val="clear" w:color="auto" w:fill="FFFFFF"/>
        </w:rPr>
        <w:t>Spring</w:t>
      </w:r>
      <w:r>
        <w:rPr>
          <w:rFonts w:ascii="Arial" w:hAnsi="Arial" w:cs="Arial"/>
          <w:color w:val="34302D"/>
          <w:shd w:val="clear" w:color="auto" w:fill="FFFFFF"/>
        </w:rPr>
        <w:t>提供了广泛的</w:t>
      </w:r>
      <w:r>
        <w:rPr>
          <w:rStyle w:val="HTML"/>
          <w:rFonts w:ascii="Consolas" w:hAnsi="Consolas"/>
          <w:sz w:val="23"/>
          <w:szCs w:val="23"/>
          <w:shd w:val="clear" w:color="auto" w:fill="F7F7F8"/>
        </w:rPr>
        <w:t>Aware</w:t>
      </w:r>
      <w:r>
        <w:rPr>
          <w:rFonts w:ascii="Arial" w:hAnsi="Arial" w:cs="Arial"/>
          <w:color w:val="34302D"/>
          <w:shd w:val="clear" w:color="auto" w:fill="FFFFFF"/>
        </w:rPr>
        <w:t>，让豆子指示，他们需要一定的基础设施的依赖容器回调接口。作为一般规则，名称表示依赖关系类型。下表总结了最重要的</w:t>
      </w:r>
      <w:r>
        <w:rPr>
          <w:rStyle w:val="HTML"/>
          <w:rFonts w:ascii="Consolas" w:hAnsi="Consolas"/>
          <w:sz w:val="23"/>
          <w:szCs w:val="23"/>
          <w:shd w:val="clear" w:color="auto" w:fill="F7F7F8"/>
        </w:rPr>
        <w:t>Aware</w:t>
      </w:r>
      <w:r>
        <w:rPr>
          <w:rFonts w:ascii="Arial" w:hAnsi="Arial" w:cs="Arial"/>
          <w:color w:val="34302D"/>
          <w:shd w:val="clear" w:color="auto" w:fill="FFFFFF"/>
        </w:rPr>
        <w:t>接口：</w:t>
      </w:r>
    </w:p>
    <w:tbl>
      <w:tblPr>
        <w:tblStyle w:val="a7"/>
        <w:tblW w:w="0" w:type="auto"/>
        <w:tblLook w:val="04A0" w:firstRow="1" w:lastRow="0" w:firstColumn="1" w:lastColumn="0" w:noHBand="0" w:noVBand="1"/>
      </w:tblPr>
      <w:tblGrid>
        <w:gridCol w:w="3155"/>
        <w:gridCol w:w="3198"/>
        <w:gridCol w:w="4104"/>
      </w:tblGrid>
      <w:tr w:rsidR="00BA0D5D" w:rsidRPr="00BA0D5D" w:rsidTr="0034788C">
        <w:tc>
          <w:tcPr>
            <w:tcW w:w="0" w:type="auto"/>
            <w:gridSpan w:val="3"/>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4. Aware interfaces</w:t>
            </w:r>
          </w:p>
        </w:tc>
      </w:tr>
      <w:tr w:rsidR="00BA0D5D" w:rsidRPr="00BA0D5D" w:rsidTr="0034788C">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Name</w:t>
            </w:r>
          </w:p>
        </w:tc>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Injected Dependency</w:t>
            </w:r>
          </w:p>
        </w:tc>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Explained in…</w:t>
            </w:r>
            <w:r w:rsidRPr="00BA0D5D">
              <w:rPr>
                <w:rFonts w:ascii="MS Gothic" w:eastAsia="宋体" w:hAnsi="MS Gothic" w:cs="MS Gothic"/>
                <w:b/>
                <w:bCs/>
                <w:color w:val="34302D"/>
                <w:kern w:val="0"/>
                <w:sz w:val="24"/>
                <w:szCs w:val="24"/>
              </w:rPr>
              <w:t>​</w:t>
            </w:r>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ApplicationContextAware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Declaring </w:t>
            </w:r>
            <w:r w:rsidRPr="00BA0D5D">
              <w:rPr>
                <w:rFonts w:ascii="Consolas" w:eastAsia="宋体" w:hAnsi="Consolas" w:cs="宋体"/>
                <w:color w:val="34302D"/>
                <w:kern w:val="0"/>
                <w:sz w:val="23"/>
                <w:szCs w:val="23"/>
              </w:rPr>
              <w:t>ApplicationContext</w:t>
            </w:r>
            <w:r w:rsidRPr="00BA0D5D">
              <w:rPr>
                <w:rFonts w:ascii="inherit" w:eastAsia="宋体" w:hAnsi="inherit" w:cs="宋体"/>
                <w:color w:val="34302D"/>
                <w:kern w:val="0"/>
                <w:sz w:val="24"/>
                <w:szCs w:val="24"/>
              </w:rPr>
              <w:t>.</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23" w:anchor="beans-factory-aware" w:history="1">
              <w:r w:rsidR="00BA0D5D" w:rsidRPr="00BA0D5D">
                <w:rPr>
                  <w:rFonts w:ascii="Consolas" w:eastAsia="宋体" w:hAnsi="Consolas" w:cs="宋体"/>
                  <w:color w:val="548E2E"/>
                  <w:kern w:val="0"/>
                  <w:sz w:val="23"/>
                  <w:szCs w:val="23"/>
                  <w:u w:val="single"/>
                  <w:shd w:val="clear" w:color="auto" w:fill="F7F7F8"/>
                </w:rPr>
                <w:t>ApplicationContextAware</w:t>
              </w:r>
              <w:r w:rsidR="00BA0D5D" w:rsidRPr="00BA0D5D">
                <w:rPr>
                  <w:rFonts w:ascii="inherit" w:eastAsia="宋体" w:hAnsi="inherit" w:cs="宋体"/>
                  <w:color w:val="548E2E"/>
                  <w:kern w:val="0"/>
                  <w:sz w:val="24"/>
                  <w:szCs w:val="24"/>
                  <w:u w:val="single"/>
                </w:rPr>
                <w:t> and </w:t>
              </w:r>
              <w:r w:rsidR="00BA0D5D" w:rsidRPr="00BA0D5D">
                <w:rPr>
                  <w:rFonts w:ascii="Consolas" w:eastAsia="宋体" w:hAnsi="Consolas" w:cs="宋体"/>
                  <w:color w:val="548E2E"/>
                  <w:kern w:val="0"/>
                  <w:sz w:val="23"/>
                  <w:szCs w:val="23"/>
                  <w:u w:val="single"/>
                  <w:shd w:val="clear" w:color="auto" w:fill="F7F7F8"/>
                </w:rPr>
                <w:t>BeanNameAware</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ApplicationEventPublisherAware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Event publisher of the enclosing </w:t>
            </w:r>
            <w:r w:rsidRPr="00BA0D5D">
              <w:rPr>
                <w:rFonts w:ascii="Consolas" w:eastAsia="宋体" w:hAnsi="Consolas" w:cs="宋体"/>
                <w:color w:val="34302D"/>
                <w:kern w:val="0"/>
                <w:sz w:val="23"/>
                <w:szCs w:val="23"/>
              </w:rPr>
              <w:t>ApplicationContext</w:t>
            </w:r>
            <w:r w:rsidRPr="00BA0D5D">
              <w:rPr>
                <w:rFonts w:ascii="inherit" w:eastAsia="宋体" w:hAnsi="inherit" w:cs="宋体"/>
                <w:color w:val="34302D"/>
                <w:kern w:val="0"/>
                <w:sz w:val="24"/>
                <w:szCs w:val="24"/>
              </w:rPr>
              <w:t>.</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24" w:anchor="context-introduction" w:history="1">
              <w:r w:rsidR="00BA0D5D" w:rsidRPr="00BA0D5D">
                <w:rPr>
                  <w:rFonts w:ascii="inherit" w:eastAsia="宋体" w:hAnsi="inherit" w:cs="宋体"/>
                  <w:color w:val="548E2E"/>
                  <w:kern w:val="0"/>
                  <w:sz w:val="24"/>
                  <w:szCs w:val="24"/>
                  <w:u w:val="single"/>
                </w:rPr>
                <w:t>Additional Capabilities of the </w:t>
              </w:r>
              <w:r w:rsidR="00BA0D5D" w:rsidRPr="00BA0D5D">
                <w:rPr>
                  <w:rFonts w:ascii="Consolas" w:eastAsia="宋体" w:hAnsi="Consolas" w:cs="宋体"/>
                  <w:color w:val="548E2E"/>
                  <w:kern w:val="0"/>
                  <w:sz w:val="23"/>
                  <w:szCs w:val="23"/>
                  <w:u w:val="single"/>
                  <w:shd w:val="clear" w:color="auto" w:fill="F7F7F8"/>
                </w:rPr>
                <w:t>ApplicationContext</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BeanClassLoaderAware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Class loader used to load the bean classes.</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25" w:anchor="beans-factory-class" w:history="1">
              <w:r w:rsidR="00BA0D5D" w:rsidRPr="00BA0D5D">
                <w:rPr>
                  <w:rFonts w:ascii="inherit" w:eastAsia="宋体" w:hAnsi="inherit" w:cs="宋体"/>
                  <w:color w:val="548E2E"/>
                  <w:kern w:val="0"/>
                  <w:sz w:val="24"/>
                  <w:szCs w:val="24"/>
                  <w:u w:val="single"/>
                </w:rPr>
                <w:t>Instantiating Beans</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BeanFactoryAware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Declaring </w:t>
            </w:r>
            <w:r w:rsidRPr="00BA0D5D">
              <w:rPr>
                <w:rFonts w:ascii="Consolas" w:eastAsia="宋体" w:hAnsi="Consolas" w:cs="宋体"/>
                <w:color w:val="34302D"/>
                <w:kern w:val="0"/>
                <w:sz w:val="23"/>
                <w:szCs w:val="23"/>
              </w:rPr>
              <w:t>BeanFactory</w:t>
            </w:r>
            <w:r w:rsidRPr="00BA0D5D">
              <w:rPr>
                <w:rFonts w:ascii="inherit" w:eastAsia="宋体" w:hAnsi="inherit" w:cs="宋体"/>
                <w:color w:val="34302D"/>
                <w:kern w:val="0"/>
                <w:sz w:val="24"/>
                <w:szCs w:val="24"/>
              </w:rPr>
              <w:t>.</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26" w:anchor="beans-factory-aware" w:history="1">
              <w:r w:rsidR="00BA0D5D" w:rsidRPr="00BA0D5D">
                <w:rPr>
                  <w:rFonts w:ascii="Consolas" w:eastAsia="宋体" w:hAnsi="Consolas" w:cs="宋体"/>
                  <w:color w:val="548E2E"/>
                  <w:kern w:val="0"/>
                  <w:sz w:val="23"/>
                  <w:szCs w:val="23"/>
                  <w:u w:val="single"/>
                  <w:shd w:val="clear" w:color="auto" w:fill="F7F7F8"/>
                </w:rPr>
                <w:t>ApplicationContextAware</w:t>
              </w:r>
              <w:r w:rsidR="00BA0D5D" w:rsidRPr="00BA0D5D">
                <w:rPr>
                  <w:rFonts w:ascii="inherit" w:eastAsia="宋体" w:hAnsi="inherit" w:cs="宋体"/>
                  <w:color w:val="548E2E"/>
                  <w:kern w:val="0"/>
                  <w:sz w:val="24"/>
                  <w:szCs w:val="24"/>
                  <w:u w:val="single"/>
                </w:rPr>
                <w:t> and </w:t>
              </w:r>
              <w:r w:rsidR="00BA0D5D" w:rsidRPr="00BA0D5D">
                <w:rPr>
                  <w:rFonts w:ascii="Consolas" w:eastAsia="宋体" w:hAnsi="Consolas" w:cs="宋体"/>
                  <w:color w:val="548E2E"/>
                  <w:kern w:val="0"/>
                  <w:sz w:val="23"/>
                  <w:szCs w:val="23"/>
                  <w:u w:val="single"/>
                  <w:shd w:val="clear" w:color="auto" w:fill="F7F7F8"/>
                </w:rPr>
                <w:t>BeanNameAware</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BeanNameAware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Name of the declaring bean.</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27" w:anchor="beans-factory-aware" w:history="1">
              <w:r w:rsidR="00BA0D5D" w:rsidRPr="00BA0D5D">
                <w:rPr>
                  <w:rFonts w:ascii="Consolas" w:eastAsia="宋体" w:hAnsi="Consolas" w:cs="宋体"/>
                  <w:color w:val="548E2E"/>
                  <w:kern w:val="0"/>
                  <w:sz w:val="23"/>
                  <w:szCs w:val="23"/>
                  <w:u w:val="single"/>
                  <w:shd w:val="clear" w:color="auto" w:fill="F7F7F8"/>
                </w:rPr>
                <w:t>ApplicationContextAware</w:t>
              </w:r>
              <w:r w:rsidR="00BA0D5D" w:rsidRPr="00BA0D5D">
                <w:rPr>
                  <w:rFonts w:ascii="inherit" w:eastAsia="宋体" w:hAnsi="inherit" w:cs="宋体"/>
                  <w:color w:val="548E2E"/>
                  <w:kern w:val="0"/>
                  <w:sz w:val="24"/>
                  <w:szCs w:val="24"/>
                  <w:u w:val="single"/>
                </w:rPr>
                <w:t> and </w:t>
              </w:r>
              <w:r w:rsidR="00BA0D5D" w:rsidRPr="00BA0D5D">
                <w:rPr>
                  <w:rFonts w:ascii="Consolas" w:eastAsia="宋体" w:hAnsi="Consolas" w:cs="宋体"/>
                  <w:color w:val="548E2E"/>
                  <w:kern w:val="0"/>
                  <w:sz w:val="23"/>
                  <w:szCs w:val="23"/>
                  <w:u w:val="single"/>
                  <w:shd w:val="clear" w:color="auto" w:fill="F7F7F8"/>
                </w:rPr>
                <w:t>BeanNameAware</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BootstrapContextAware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Resource adapter </w:t>
            </w:r>
            <w:r w:rsidRPr="00BA0D5D">
              <w:rPr>
                <w:rFonts w:ascii="Consolas" w:eastAsia="宋体" w:hAnsi="Consolas" w:cs="宋体"/>
                <w:color w:val="34302D"/>
                <w:kern w:val="0"/>
                <w:sz w:val="23"/>
                <w:szCs w:val="23"/>
                <w:shd w:val="clear" w:color="auto" w:fill="F7F7F8"/>
              </w:rPr>
              <w:t>BootstrapContext</w:t>
            </w:r>
            <w:r w:rsidRPr="00BA0D5D">
              <w:rPr>
                <w:rFonts w:ascii="inherit" w:eastAsia="宋体" w:hAnsi="inherit" w:cs="宋体"/>
                <w:color w:val="34302D"/>
                <w:kern w:val="0"/>
                <w:sz w:val="24"/>
                <w:szCs w:val="24"/>
              </w:rPr>
              <w:t>the container runs in. Typically available only in JCA-aware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instances.</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28" w:anchor="cci" w:history="1">
              <w:r w:rsidR="00BA0D5D" w:rsidRPr="00BA0D5D">
                <w:rPr>
                  <w:rFonts w:ascii="inherit" w:eastAsia="宋体" w:hAnsi="inherit" w:cs="宋体"/>
                  <w:color w:val="548E2E"/>
                  <w:kern w:val="0"/>
                  <w:sz w:val="24"/>
                  <w:szCs w:val="24"/>
                  <w:u w:val="single"/>
                </w:rPr>
                <w:t>JCA CCI</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LoadTimeWeaverAware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Defined weaver for processing class definition at load time.</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29" w:anchor="aop-aj-ltw" w:history="1">
              <w:r w:rsidR="00BA0D5D" w:rsidRPr="00BA0D5D">
                <w:rPr>
                  <w:rFonts w:ascii="inherit" w:eastAsia="宋体" w:hAnsi="inherit" w:cs="宋体"/>
                  <w:color w:val="548E2E"/>
                  <w:kern w:val="0"/>
                  <w:sz w:val="24"/>
                  <w:szCs w:val="24"/>
                  <w:u w:val="single"/>
                </w:rPr>
                <w:t>Load-time Weaving with AspectJ in the Spring Framework</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MessageSourceAware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Configured strategy for resolving messages (with support for parametrization and internationalization).</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30" w:anchor="context-introduction" w:history="1">
              <w:r w:rsidR="00BA0D5D" w:rsidRPr="00BA0D5D">
                <w:rPr>
                  <w:rFonts w:ascii="inherit" w:eastAsia="宋体" w:hAnsi="inherit" w:cs="宋体"/>
                  <w:color w:val="548E2E"/>
                  <w:kern w:val="0"/>
                  <w:sz w:val="24"/>
                  <w:szCs w:val="24"/>
                  <w:u w:val="single"/>
                </w:rPr>
                <w:t>Additional Capabilities of the </w:t>
              </w:r>
              <w:r w:rsidR="00BA0D5D" w:rsidRPr="00BA0D5D">
                <w:rPr>
                  <w:rFonts w:ascii="Consolas" w:eastAsia="宋体" w:hAnsi="Consolas" w:cs="宋体"/>
                  <w:color w:val="548E2E"/>
                  <w:kern w:val="0"/>
                  <w:sz w:val="23"/>
                  <w:szCs w:val="23"/>
                  <w:u w:val="single"/>
                  <w:shd w:val="clear" w:color="auto" w:fill="F7F7F8"/>
                </w:rPr>
                <w:t>ApplicationContext</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lastRenderedPageBreak/>
              <w:t>NotificationPublisherAware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Spring JMX notification publisher.</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31" w:anchor="jmx-notifications" w:history="1">
              <w:r w:rsidR="00BA0D5D" w:rsidRPr="00BA0D5D">
                <w:rPr>
                  <w:rFonts w:ascii="inherit" w:eastAsia="宋体" w:hAnsi="inherit" w:cs="宋体"/>
                  <w:color w:val="548E2E"/>
                  <w:kern w:val="0"/>
                  <w:sz w:val="24"/>
                  <w:szCs w:val="24"/>
                  <w:u w:val="single"/>
                </w:rPr>
                <w:t>Notifications</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ResourceLoaderAware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Configured loader for low-level access to resources.</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32" w:anchor="resources" w:history="1">
              <w:r w:rsidR="00BA0D5D" w:rsidRPr="00BA0D5D">
                <w:rPr>
                  <w:rFonts w:ascii="inherit" w:eastAsia="宋体" w:hAnsi="inherit" w:cs="宋体"/>
                  <w:color w:val="548E2E"/>
                  <w:kern w:val="0"/>
                  <w:sz w:val="24"/>
                  <w:szCs w:val="24"/>
                  <w:u w:val="single"/>
                </w:rPr>
                <w:t>Resources</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ServletConfigAware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Current </w:t>
            </w:r>
            <w:r w:rsidRPr="00BA0D5D">
              <w:rPr>
                <w:rFonts w:ascii="Consolas" w:eastAsia="宋体" w:hAnsi="Consolas" w:cs="宋体"/>
                <w:color w:val="34302D"/>
                <w:kern w:val="0"/>
                <w:sz w:val="23"/>
                <w:szCs w:val="23"/>
                <w:shd w:val="clear" w:color="auto" w:fill="F7F7F8"/>
              </w:rPr>
              <w:t>ServletConfig</w:t>
            </w:r>
            <w:r w:rsidRPr="00BA0D5D">
              <w:rPr>
                <w:rFonts w:ascii="inherit" w:eastAsia="宋体" w:hAnsi="inherit" w:cs="宋体"/>
                <w:color w:val="34302D"/>
                <w:kern w:val="0"/>
                <w:sz w:val="24"/>
                <w:szCs w:val="24"/>
              </w:rPr>
              <w:t> the container runs in. Valid only in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33" w:anchor="mvc" w:history="1">
              <w:r w:rsidR="00BA0D5D" w:rsidRPr="00BA0D5D">
                <w:rPr>
                  <w:rFonts w:ascii="inherit" w:eastAsia="宋体" w:hAnsi="inherit" w:cs="宋体"/>
                  <w:color w:val="548E2E"/>
                  <w:kern w:val="0"/>
                  <w:sz w:val="24"/>
                  <w:szCs w:val="24"/>
                  <w:u w:val="single"/>
                </w:rPr>
                <w:t>Spring MVC</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ServletContextAware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Current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宋体"/>
                <w:color w:val="34302D"/>
                <w:kern w:val="0"/>
                <w:sz w:val="24"/>
                <w:szCs w:val="24"/>
              </w:rPr>
              <w:t> the container runs in. Valid only in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w:t>
            </w:r>
          </w:p>
        </w:tc>
        <w:tc>
          <w:tcPr>
            <w:tcW w:w="0" w:type="auto"/>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234" w:anchor="mvc" w:history="1">
              <w:r w:rsidR="00BA0D5D" w:rsidRPr="00BA0D5D">
                <w:rPr>
                  <w:rFonts w:ascii="inherit" w:eastAsia="宋体" w:hAnsi="inherit" w:cs="宋体"/>
                  <w:color w:val="548E2E"/>
                  <w:kern w:val="0"/>
                  <w:sz w:val="24"/>
                  <w:szCs w:val="24"/>
                  <w:u w:val="single"/>
                </w:rPr>
                <w:t>Spring MVC</w:t>
              </w:r>
            </w:hyperlink>
          </w:p>
        </w:tc>
      </w:tr>
    </w:tbl>
    <w:p w:rsidR="0034788C" w:rsidRDefault="0034788C" w:rsidP="00BA0D5D">
      <w:pPr>
        <w:widowControl/>
        <w:shd w:val="clear" w:color="auto" w:fill="FFFFFF"/>
        <w:spacing w:after="300"/>
        <w:jc w:val="left"/>
        <w:rPr>
          <w:rFonts w:ascii="inherit" w:eastAsia="宋体" w:hAnsi="inherit" w:cs="Arial" w:hint="eastAsia"/>
          <w:color w:val="34302D"/>
          <w:kern w:val="0"/>
          <w:sz w:val="24"/>
          <w:szCs w:val="24"/>
        </w:rPr>
      </w:pPr>
    </w:p>
    <w:tbl>
      <w:tblPr>
        <w:tblStyle w:val="a7"/>
        <w:tblW w:w="0" w:type="auto"/>
        <w:tblLook w:val="04A0" w:firstRow="1" w:lastRow="0" w:firstColumn="1" w:lastColumn="0" w:noHBand="0" w:noVBand="1"/>
      </w:tblPr>
      <w:tblGrid>
        <w:gridCol w:w="3445"/>
        <w:gridCol w:w="2614"/>
        <w:gridCol w:w="4398"/>
      </w:tblGrid>
      <w:tr w:rsidR="0034788C" w:rsidTr="0034788C">
        <w:tc>
          <w:tcPr>
            <w:tcW w:w="0" w:type="auto"/>
            <w:gridSpan w:val="3"/>
            <w:hideMark/>
          </w:tcPr>
          <w:p w:rsidR="0034788C" w:rsidRDefault="0034788C">
            <w:pPr>
              <w:spacing w:after="60"/>
              <w:rPr>
                <w:rFonts w:ascii="Arial" w:eastAsia="宋体" w:hAnsi="Arial" w:cs="Arial"/>
                <w:i/>
                <w:iCs/>
                <w:color w:val="0B0A0A"/>
                <w:sz w:val="24"/>
                <w:szCs w:val="24"/>
              </w:rPr>
            </w:pPr>
            <w:r>
              <w:rPr>
                <w:rFonts w:ascii="Arial" w:hAnsi="Arial" w:cs="Arial"/>
                <w:i/>
                <w:iCs/>
                <w:color w:val="0B0A0A"/>
              </w:rPr>
              <w:t>表</w:t>
            </w:r>
            <w:r>
              <w:rPr>
                <w:rFonts w:ascii="Arial" w:hAnsi="Arial" w:cs="Arial"/>
                <w:i/>
                <w:iCs/>
                <w:color w:val="0B0A0A"/>
              </w:rPr>
              <w:t>4.</w:t>
            </w:r>
            <w:r>
              <w:rPr>
                <w:rFonts w:ascii="Arial" w:hAnsi="Arial" w:cs="Arial"/>
                <w:i/>
                <w:iCs/>
                <w:color w:val="0B0A0A"/>
              </w:rPr>
              <w:t>感知接口</w:t>
            </w:r>
          </w:p>
        </w:tc>
      </w:tr>
      <w:tr w:rsidR="0034788C" w:rsidTr="0034788C">
        <w:tc>
          <w:tcPr>
            <w:tcW w:w="0" w:type="auto"/>
            <w:hideMark/>
          </w:tcPr>
          <w:p w:rsidR="0034788C" w:rsidRDefault="0034788C">
            <w:pPr>
              <w:rPr>
                <w:rFonts w:ascii="Arial" w:hAnsi="Arial" w:cs="Arial"/>
                <w:b/>
                <w:bCs/>
                <w:color w:val="34302D"/>
              </w:rPr>
            </w:pPr>
            <w:r>
              <w:rPr>
                <w:rFonts w:ascii="Arial" w:hAnsi="Arial" w:cs="Arial"/>
                <w:b/>
                <w:bCs/>
                <w:color w:val="34302D"/>
              </w:rPr>
              <w:t>名称</w:t>
            </w:r>
          </w:p>
        </w:tc>
        <w:tc>
          <w:tcPr>
            <w:tcW w:w="0" w:type="auto"/>
            <w:hideMark/>
          </w:tcPr>
          <w:p w:rsidR="0034788C" w:rsidRDefault="0034788C">
            <w:pPr>
              <w:rPr>
                <w:rFonts w:ascii="Arial" w:hAnsi="Arial" w:cs="Arial"/>
                <w:b/>
                <w:bCs/>
                <w:color w:val="34302D"/>
              </w:rPr>
            </w:pPr>
            <w:r>
              <w:rPr>
                <w:rFonts w:ascii="Arial" w:hAnsi="Arial" w:cs="Arial"/>
                <w:b/>
                <w:bCs/>
                <w:color w:val="34302D"/>
              </w:rPr>
              <w:t>注入依赖</w:t>
            </w:r>
          </w:p>
        </w:tc>
        <w:tc>
          <w:tcPr>
            <w:tcW w:w="0" w:type="auto"/>
            <w:hideMark/>
          </w:tcPr>
          <w:p w:rsidR="0034788C" w:rsidRDefault="0034788C">
            <w:pPr>
              <w:rPr>
                <w:rFonts w:ascii="Arial" w:hAnsi="Arial" w:cs="Arial"/>
                <w:b/>
                <w:bCs/>
                <w:color w:val="34302D"/>
              </w:rPr>
            </w:pPr>
            <w:r>
              <w:rPr>
                <w:rFonts w:ascii="Arial" w:hAnsi="Arial" w:cs="Arial"/>
                <w:b/>
                <w:bCs/>
                <w:color w:val="34302D"/>
              </w:rPr>
              <w:t>解释在</w:t>
            </w:r>
            <w:r>
              <w:rPr>
                <w:rFonts w:ascii="Arial" w:hAnsi="Arial" w:cs="Arial"/>
                <w:b/>
                <w:bCs/>
                <w:color w:val="34302D"/>
              </w:rPr>
              <w:t>......</w:t>
            </w:r>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ApplicationContextAware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宣布</w:t>
            </w:r>
            <w:r>
              <w:rPr>
                <w:rStyle w:val="HTML"/>
                <w:rFonts w:ascii="Consolas" w:hAnsi="Consolas"/>
                <w:color w:val="34302D"/>
                <w:sz w:val="23"/>
                <w:szCs w:val="23"/>
                <w:shd w:val="clear" w:color="auto" w:fill="F7F7F8"/>
              </w:rPr>
              <w:t>ApplicationContext</w:t>
            </w:r>
            <w:r>
              <w:rPr>
                <w:rFonts w:ascii="inherit" w:hAnsi="inherit" w:cs="Arial"/>
                <w:color w:val="34302D"/>
              </w:rPr>
              <w:t>。</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35" w:anchor="beans-factory-aware" w:history="1">
              <w:r w:rsidR="0034788C">
                <w:rPr>
                  <w:rStyle w:val="HTML"/>
                  <w:rFonts w:ascii="Consolas" w:hAnsi="Consolas"/>
                  <w:color w:val="548E2E"/>
                  <w:sz w:val="23"/>
                  <w:szCs w:val="23"/>
                  <w:u w:val="single"/>
                  <w:shd w:val="clear" w:color="auto" w:fill="F7F7F8"/>
                </w:rPr>
                <w:t>ApplicationContextAware</w:t>
              </w:r>
              <w:r w:rsidR="0034788C">
                <w:rPr>
                  <w:rStyle w:val="a4"/>
                  <w:rFonts w:ascii="inherit" w:hAnsi="inherit" w:cs="Arial"/>
                  <w:color w:val="548E2E"/>
                </w:rPr>
                <w:t> </w:t>
              </w:r>
              <w:r w:rsidR="0034788C">
                <w:rPr>
                  <w:rStyle w:val="a4"/>
                  <w:rFonts w:ascii="inherit" w:hAnsi="inherit" w:cs="Arial"/>
                  <w:color w:val="548E2E"/>
                </w:rPr>
                <w:t>和</w:t>
              </w:r>
              <w:r w:rsidR="0034788C">
                <w:rPr>
                  <w:rStyle w:val="a4"/>
                  <w:rFonts w:ascii="inherit" w:hAnsi="inherit" w:cs="Arial"/>
                  <w:color w:val="548E2E"/>
                </w:rPr>
                <w:t> </w:t>
              </w:r>
              <w:r w:rsidR="0034788C">
                <w:rPr>
                  <w:rStyle w:val="HTML"/>
                  <w:rFonts w:ascii="Consolas" w:hAnsi="Consolas"/>
                  <w:color w:val="548E2E"/>
                  <w:sz w:val="23"/>
                  <w:szCs w:val="23"/>
                  <w:u w:val="single"/>
                  <w:shd w:val="clear" w:color="auto" w:fill="F7F7F8"/>
                </w:rPr>
                <w:t>BeanNameAware</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ApplicationEventPublisherAware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封闭的事件发布者</w:t>
            </w:r>
            <w:r>
              <w:rPr>
                <w:rStyle w:val="HTML"/>
                <w:rFonts w:ascii="Consolas" w:hAnsi="Consolas"/>
                <w:color w:val="34302D"/>
                <w:sz w:val="23"/>
                <w:szCs w:val="23"/>
                <w:shd w:val="clear" w:color="auto" w:fill="F7F7F8"/>
              </w:rPr>
              <w:t>ApplicationContext</w:t>
            </w:r>
            <w:r>
              <w:rPr>
                <w:rFonts w:ascii="inherit" w:hAnsi="inherit" w:cs="Arial"/>
                <w:color w:val="34302D"/>
              </w:rPr>
              <w:t>。</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36" w:anchor="context-introduction" w:history="1">
              <w:r w:rsidR="0034788C">
                <w:rPr>
                  <w:rStyle w:val="a4"/>
                  <w:rFonts w:ascii="inherit" w:hAnsi="inherit" w:cs="Arial"/>
                  <w:color w:val="548E2E"/>
                </w:rPr>
                <w:t>附加功能</w:t>
              </w:r>
              <w:r w:rsidR="0034788C">
                <w:rPr>
                  <w:rStyle w:val="a4"/>
                  <w:rFonts w:ascii="inherit" w:hAnsi="inherit" w:cs="Arial"/>
                  <w:color w:val="548E2E"/>
                </w:rPr>
                <w:t> </w:t>
              </w:r>
              <w:r w:rsidR="0034788C">
                <w:rPr>
                  <w:rStyle w:val="HTML"/>
                  <w:rFonts w:ascii="Consolas" w:hAnsi="Consolas"/>
                  <w:color w:val="548E2E"/>
                  <w:sz w:val="23"/>
                  <w:szCs w:val="23"/>
                  <w:u w:val="single"/>
                  <w:shd w:val="clear" w:color="auto" w:fill="F7F7F8"/>
                </w:rPr>
                <w:t>ApplicationContext</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BeanClassLoaderAware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用于加载</w:t>
            </w:r>
            <w:r>
              <w:rPr>
                <w:rFonts w:ascii="inherit" w:hAnsi="inherit" w:cs="Arial"/>
                <w:color w:val="34302D"/>
              </w:rPr>
              <w:t>bean</w:t>
            </w:r>
            <w:r>
              <w:rPr>
                <w:rFonts w:ascii="inherit" w:hAnsi="inherit" w:cs="Arial"/>
                <w:color w:val="34302D"/>
              </w:rPr>
              <w:t>类的类加载器。</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37" w:anchor="beans-factory-class" w:history="1">
              <w:r w:rsidR="0034788C">
                <w:rPr>
                  <w:rStyle w:val="a4"/>
                  <w:rFonts w:ascii="inherit" w:hAnsi="inherit" w:cs="Arial"/>
                  <w:color w:val="548E2E"/>
                </w:rPr>
                <w:t>实例化豆</w:t>
              </w:r>
              <w:r w:rsidR="0034788C">
                <w:rPr>
                  <w:rStyle w:val="a4"/>
                  <w:rFonts w:ascii="inherit" w:hAnsi="inherit" w:cs="Arial"/>
                  <w:color w:val="548E2E"/>
                </w:rPr>
                <w:t>​​</w:t>
              </w:r>
              <w:r w:rsidR="0034788C">
                <w:rPr>
                  <w:rStyle w:val="a4"/>
                  <w:rFonts w:ascii="inherit" w:hAnsi="inherit" w:cs="Arial"/>
                  <w:color w:val="548E2E"/>
                </w:rPr>
                <w:t>类</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BeanFactoryAware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宣布</w:t>
            </w:r>
            <w:r>
              <w:rPr>
                <w:rStyle w:val="HTML"/>
                <w:rFonts w:ascii="Consolas" w:hAnsi="Consolas"/>
                <w:color w:val="34302D"/>
                <w:sz w:val="23"/>
                <w:szCs w:val="23"/>
                <w:shd w:val="clear" w:color="auto" w:fill="F7F7F8"/>
              </w:rPr>
              <w:t>BeanFactory</w:t>
            </w:r>
            <w:r>
              <w:rPr>
                <w:rFonts w:ascii="inherit" w:hAnsi="inherit" w:cs="Arial"/>
                <w:color w:val="34302D"/>
              </w:rPr>
              <w:t>。</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38" w:anchor="beans-factory-aware" w:history="1">
              <w:r w:rsidR="0034788C">
                <w:rPr>
                  <w:rStyle w:val="HTML"/>
                  <w:rFonts w:ascii="Consolas" w:hAnsi="Consolas"/>
                  <w:color w:val="548E2E"/>
                  <w:sz w:val="23"/>
                  <w:szCs w:val="23"/>
                  <w:u w:val="single"/>
                  <w:shd w:val="clear" w:color="auto" w:fill="F7F7F8"/>
                </w:rPr>
                <w:t>ApplicationContextAware</w:t>
              </w:r>
              <w:r w:rsidR="0034788C">
                <w:rPr>
                  <w:rStyle w:val="a4"/>
                  <w:rFonts w:ascii="inherit" w:hAnsi="inherit" w:cs="Arial"/>
                  <w:color w:val="548E2E"/>
                </w:rPr>
                <w:t> </w:t>
              </w:r>
              <w:r w:rsidR="0034788C">
                <w:rPr>
                  <w:rStyle w:val="a4"/>
                  <w:rFonts w:ascii="inherit" w:hAnsi="inherit" w:cs="Arial"/>
                  <w:color w:val="548E2E"/>
                </w:rPr>
                <w:t>和</w:t>
              </w:r>
              <w:r w:rsidR="0034788C">
                <w:rPr>
                  <w:rStyle w:val="a4"/>
                  <w:rFonts w:ascii="inherit" w:hAnsi="inherit" w:cs="Arial"/>
                  <w:color w:val="548E2E"/>
                </w:rPr>
                <w:t> </w:t>
              </w:r>
              <w:r w:rsidR="0034788C">
                <w:rPr>
                  <w:rStyle w:val="HTML"/>
                  <w:rFonts w:ascii="Consolas" w:hAnsi="Consolas"/>
                  <w:color w:val="548E2E"/>
                  <w:sz w:val="23"/>
                  <w:szCs w:val="23"/>
                  <w:u w:val="single"/>
                  <w:shd w:val="clear" w:color="auto" w:fill="F7F7F8"/>
                </w:rPr>
                <w:t>BeanNameAware</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BeanNameAware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声明</w:t>
            </w:r>
            <w:r>
              <w:rPr>
                <w:rFonts w:ascii="inherit" w:hAnsi="inherit" w:cs="Arial"/>
                <w:color w:val="34302D"/>
              </w:rPr>
              <w:t>bean</w:t>
            </w:r>
            <w:r>
              <w:rPr>
                <w:rFonts w:ascii="inherit" w:hAnsi="inherit" w:cs="Arial"/>
                <w:color w:val="34302D"/>
              </w:rPr>
              <w:t>的名称。</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39" w:anchor="beans-factory-aware" w:history="1">
              <w:r w:rsidR="0034788C">
                <w:rPr>
                  <w:rStyle w:val="HTML"/>
                  <w:rFonts w:ascii="Consolas" w:hAnsi="Consolas"/>
                  <w:color w:val="548E2E"/>
                  <w:sz w:val="23"/>
                  <w:szCs w:val="23"/>
                  <w:u w:val="single"/>
                  <w:shd w:val="clear" w:color="auto" w:fill="F7F7F8"/>
                </w:rPr>
                <w:t>ApplicationContextAware</w:t>
              </w:r>
              <w:r w:rsidR="0034788C">
                <w:rPr>
                  <w:rStyle w:val="a4"/>
                  <w:rFonts w:ascii="inherit" w:hAnsi="inherit" w:cs="Arial"/>
                  <w:color w:val="548E2E"/>
                </w:rPr>
                <w:t> </w:t>
              </w:r>
              <w:r w:rsidR="0034788C">
                <w:rPr>
                  <w:rStyle w:val="a4"/>
                  <w:rFonts w:ascii="inherit" w:hAnsi="inherit" w:cs="Arial"/>
                  <w:color w:val="548E2E"/>
                </w:rPr>
                <w:t>和</w:t>
              </w:r>
              <w:r w:rsidR="0034788C">
                <w:rPr>
                  <w:rStyle w:val="a4"/>
                  <w:rFonts w:ascii="inherit" w:hAnsi="inherit" w:cs="Arial"/>
                  <w:color w:val="548E2E"/>
                </w:rPr>
                <w:t> </w:t>
              </w:r>
              <w:r w:rsidR="0034788C">
                <w:rPr>
                  <w:rStyle w:val="HTML"/>
                  <w:rFonts w:ascii="Consolas" w:hAnsi="Consolas"/>
                  <w:color w:val="548E2E"/>
                  <w:sz w:val="23"/>
                  <w:szCs w:val="23"/>
                  <w:u w:val="single"/>
                  <w:shd w:val="clear" w:color="auto" w:fill="F7F7F8"/>
                </w:rPr>
                <w:t>BeanNameAware</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BootstrapContextAware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shd w:val="clear" w:color="auto" w:fill="F7F7F8"/>
              </w:rPr>
              <w:t>BootstrapContext</w:t>
            </w:r>
            <w:r>
              <w:rPr>
                <w:rFonts w:ascii="inherit" w:hAnsi="inherit" w:cs="Arial"/>
                <w:color w:val="34302D"/>
              </w:rPr>
              <w:t>容器运行的资源适配器。通常仅在</w:t>
            </w:r>
            <w:r>
              <w:rPr>
                <w:rFonts w:ascii="inherit" w:hAnsi="inherit" w:cs="Arial"/>
                <w:color w:val="34302D"/>
              </w:rPr>
              <w:t>JCA</w:t>
            </w:r>
            <w:r>
              <w:rPr>
                <w:rFonts w:ascii="inherit" w:hAnsi="inherit" w:cs="Arial"/>
                <w:color w:val="34302D"/>
              </w:rPr>
              <w:t>感知</w:t>
            </w:r>
            <w:r>
              <w:rPr>
                <w:rStyle w:val="HTML"/>
                <w:rFonts w:ascii="Consolas" w:hAnsi="Consolas"/>
                <w:color w:val="34302D"/>
                <w:sz w:val="23"/>
                <w:szCs w:val="23"/>
                <w:shd w:val="clear" w:color="auto" w:fill="F7F7F8"/>
              </w:rPr>
              <w:t>ApplicationContext</w:t>
            </w:r>
            <w:r>
              <w:rPr>
                <w:rFonts w:ascii="inherit" w:hAnsi="inherit" w:cs="Arial"/>
                <w:color w:val="34302D"/>
              </w:rPr>
              <w:t>实例中可用。</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40" w:anchor="cci" w:history="1">
              <w:r w:rsidR="0034788C">
                <w:rPr>
                  <w:rStyle w:val="a4"/>
                  <w:rFonts w:ascii="inherit" w:hAnsi="inherit" w:cs="Arial"/>
                  <w:color w:val="548E2E"/>
                </w:rPr>
                <w:t>JCA CCI</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LoadTimeWeaverAware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定义的</w:t>
            </w:r>
            <w:r>
              <w:rPr>
                <w:rFonts w:ascii="inherit" w:hAnsi="inherit" w:cs="Arial"/>
                <w:color w:val="34302D"/>
              </w:rPr>
              <w:t>weaver</w:t>
            </w:r>
            <w:r>
              <w:rPr>
                <w:rFonts w:ascii="inherit" w:hAnsi="inherit" w:cs="Arial"/>
                <w:color w:val="34302D"/>
              </w:rPr>
              <w:t>用于在加载时处理类定义。</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41" w:anchor="aop-aj-ltw" w:history="1">
              <w:r w:rsidR="0034788C">
                <w:rPr>
                  <w:rStyle w:val="a4"/>
                  <w:rFonts w:ascii="inherit" w:hAnsi="inherit" w:cs="Arial"/>
                  <w:color w:val="548E2E"/>
                </w:rPr>
                <w:t>在</w:t>
              </w:r>
              <w:r w:rsidR="0034788C">
                <w:rPr>
                  <w:rStyle w:val="a4"/>
                  <w:rFonts w:ascii="inherit" w:hAnsi="inherit" w:cs="Arial"/>
                  <w:color w:val="548E2E"/>
                </w:rPr>
                <w:t>Spring</w:t>
              </w:r>
              <w:r w:rsidR="0034788C">
                <w:rPr>
                  <w:rStyle w:val="a4"/>
                  <w:rFonts w:ascii="inherit" w:hAnsi="inherit" w:cs="Arial"/>
                  <w:color w:val="548E2E"/>
                </w:rPr>
                <w:t>框架中使用</w:t>
              </w:r>
              <w:r w:rsidR="0034788C">
                <w:rPr>
                  <w:rStyle w:val="a4"/>
                  <w:rFonts w:ascii="inherit" w:hAnsi="inherit" w:cs="Arial"/>
                  <w:color w:val="548E2E"/>
                </w:rPr>
                <w:t>AspectJ</w:t>
              </w:r>
              <w:r w:rsidR="0034788C">
                <w:rPr>
                  <w:rStyle w:val="a4"/>
                  <w:rFonts w:ascii="inherit" w:hAnsi="inherit" w:cs="Arial"/>
                  <w:color w:val="548E2E"/>
                </w:rPr>
                <w:t>进行加载时编织</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MessageSourceAware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用于解析消息的已配置策略（支持参数化和国际化）。</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42" w:anchor="context-introduction" w:history="1">
              <w:r w:rsidR="0034788C">
                <w:rPr>
                  <w:rStyle w:val="a4"/>
                  <w:rFonts w:ascii="inherit" w:hAnsi="inherit" w:cs="Arial"/>
                  <w:color w:val="548E2E"/>
                </w:rPr>
                <w:t>附加功能</w:t>
              </w:r>
              <w:r w:rsidR="0034788C">
                <w:rPr>
                  <w:rStyle w:val="a4"/>
                  <w:rFonts w:ascii="inherit" w:hAnsi="inherit" w:cs="Arial"/>
                  <w:color w:val="548E2E"/>
                </w:rPr>
                <w:t> </w:t>
              </w:r>
              <w:r w:rsidR="0034788C">
                <w:rPr>
                  <w:rStyle w:val="HTML"/>
                  <w:rFonts w:ascii="Consolas" w:hAnsi="Consolas"/>
                  <w:color w:val="548E2E"/>
                  <w:sz w:val="23"/>
                  <w:szCs w:val="23"/>
                  <w:u w:val="single"/>
                  <w:shd w:val="clear" w:color="auto" w:fill="F7F7F8"/>
                </w:rPr>
                <w:t>ApplicationContext</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NotificationPublisherAware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Spring JMX</w:t>
            </w:r>
            <w:r>
              <w:rPr>
                <w:rFonts w:ascii="inherit" w:hAnsi="inherit" w:cs="Arial"/>
                <w:color w:val="34302D"/>
              </w:rPr>
              <w:t>通知发布者。</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43" w:anchor="jmx-notifications" w:history="1">
              <w:r w:rsidR="0034788C">
                <w:rPr>
                  <w:rStyle w:val="a4"/>
                  <w:rFonts w:ascii="inherit" w:hAnsi="inherit" w:cs="Arial"/>
                  <w:color w:val="548E2E"/>
                </w:rPr>
                <w:t>通知</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ResourceLoaderAware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配置的加载程序，用于对资源进行低级访问。</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44" w:anchor="resources" w:history="1">
              <w:r w:rsidR="0034788C">
                <w:rPr>
                  <w:rStyle w:val="a4"/>
                  <w:rFonts w:ascii="inherit" w:hAnsi="inherit" w:cs="Arial"/>
                  <w:color w:val="548E2E"/>
                </w:rPr>
                <w:t>资源</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ServletConfigAware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当前</w:t>
            </w:r>
            <w:r>
              <w:rPr>
                <w:rStyle w:val="HTML"/>
                <w:rFonts w:ascii="Consolas" w:hAnsi="Consolas"/>
                <w:color w:val="34302D"/>
                <w:sz w:val="23"/>
                <w:szCs w:val="23"/>
                <w:shd w:val="clear" w:color="auto" w:fill="F7F7F8"/>
              </w:rPr>
              <w:t>ServletConfig</w:t>
            </w:r>
            <w:r>
              <w:rPr>
                <w:rFonts w:ascii="inherit" w:hAnsi="inherit" w:cs="Arial"/>
                <w:color w:val="34302D"/>
              </w:rPr>
              <w:t>容器运行。仅在</w:t>
            </w:r>
            <w:r>
              <w:rPr>
                <w:rFonts w:ascii="inherit" w:hAnsi="inherit" w:cs="Arial"/>
                <w:color w:val="34302D"/>
              </w:rPr>
              <w:t>Web</w:t>
            </w:r>
            <w:r>
              <w:rPr>
                <w:rFonts w:ascii="inherit" w:hAnsi="inherit" w:cs="Arial"/>
                <w:color w:val="34302D"/>
              </w:rPr>
              <w:lastRenderedPageBreak/>
              <w:t>感知弹簧中有效</w:t>
            </w:r>
            <w:r>
              <w:rPr>
                <w:rFonts w:ascii="inherit" w:hAnsi="inherit" w:cs="Arial"/>
                <w:color w:val="34302D"/>
              </w:rPr>
              <w:t> </w:t>
            </w:r>
            <w:r>
              <w:rPr>
                <w:rStyle w:val="HTML"/>
                <w:rFonts w:ascii="Consolas" w:hAnsi="Consolas"/>
                <w:color w:val="34302D"/>
                <w:sz w:val="23"/>
                <w:szCs w:val="23"/>
                <w:shd w:val="clear" w:color="auto" w:fill="F7F7F8"/>
              </w:rPr>
              <w:t>ApplicationContext</w:t>
            </w:r>
            <w:r>
              <w:rPr>
                <w:rFonts w:ascii="inherit" w:hAnsi="inherit" w:cs="Arial"/>
                <w:color w:val="34302D"/>
              </w:rPr>
              <w:t>。</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45" w:anchor="mvc" w:history="1">
              <w:r w:rsidR="0034788C">
                <w:rPr>
                  <w:rStyle w:val="a4"/>
                  <w:rFonts w:ascii="inherit" w:hAnsi="inherit" w:cs="Arial"/>
                  <w:color w:val="548E2E"/>
                </w:rPr>
                <w:t>Spring MVC</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ServletContextAware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当前</w:t>
            </w:r>
            <w:r>
              <w:rPr>
                <w:rStyle w:val="HTML"/>
                <w:rFonts w:ascii="Consolas" w:hAnsi="Consolas"/>
                <w:color w:val="34302D"/>
                <w:sz w:val="23"/>
                <w:szCs w:val="23"/>
                <w:shd w:val="clear" w:color="auto" w:fill="F7F7F8"/>
              </w:rPr>
              <w:t>ServletContext</w:t>
            </w:r>
            <w:r>
              <w:rPr>
                <w:rFonts w:ascii="inherit" w:hAnsi="inherit" w:cs="Arial"/>
                <w:color w:val="34302D"/>
              </w:rPr>
              <w:t>容器运行。仅在</w:t>
            </w:r>
            <w:r>
              <w:rPr>
                <w:rFonts w:ascii="inherit" w:hAnsi="inherit" w:cs="Arial"/>
                <w:color w:val="34302D"/>
              </w:rPr>
              <w:t>Web</w:t>
            </w:r>
            <w:r>
              <w:rPr>
                <w:rFonts w:ascii="inherit" w:hAnsi="inherit" w:cs="Arial"/>
                <w:color w:val="34302D"/>
              </w:rPr>
              <w:t>感知弹簧中有效</w:t>
            </w:r>
            <w:r>
              <w:rPr>
                <w:rFonts w:ascii="inherit" w:hAnsi="inherit" w:cs="Arial"/>
                <w:color w:val="34302D"/>
              </w:rPr>
              <w:t> </w:t>
            </w:r>
            <w:r>
              <w:rPr>
                <w:rStyle w:val="HTML"/>
                <w:rFonts w:ascii="Consolas" w:hAnsi="Consolas"/>
                <w:color w:val="34302D"/>
                <w:sz w:val="23"/>
                <w:szCs w:val="23"/>
                <w:shd w:val="clear" w:color="auto" w:fill="F7F7F8"/>
              </w:rPr>
              <w:t>ApplicationContext</w:t>
            </w:r>
            <w:r>
              <w:rPr>
                <w:rFonts w:ascii="inherit" w:hAnsi="inherit" w:cs="Arial"/>
                <w:color w:val="34302D"/>
              </w:rPr>
              <w:t>。</w:t>
            </w:r>
          </w:p>
        </w:tc>
        <w:tc>
          <w:tcPr>
            <w:tcW w:w="0" w:type="auto"/>
            <w:hideMark/>
          </w:tcPr>
          <w:p w:rsidR="0034788C" w:rsidRDefault="003D7FE9">
            <w:pPr>
              <w:pStyle w:val="tableblock"/>
              <w:spacing w:before="0" w:beforeAutospacing="0" w:after="0" w:afterAutospacing="0"/>
              <w:rPr>
                <w:rFonts w:ascii="inherit" w:hAnsi="inherit" w:cs="Arial" w:hint="eastAsia"/>
                <w:color w:val="34302D"/>
              </w:rPr>
            </w:pPr>
            <w:hyperlink r:id="rId246" w:anchor="mvc" w:history="1">
              <w:r w:rsidR="0034788C">
                <w:rPr>
                  <w:rStyle w:val="a4"/>
                  <w:rFonts w:ascii="inherit" w:hAnsi="inherit" w:cs="Arial"/>
                  <w:color w:val="548E2E"/>
                </w:rPr>
                <w:t>Spring MVC</w:t>
              </w:r>
            </w:hyperlink>
          </w:p>
        </w:tc>
      </w:tr>
    </w:tbl>
    <w:p w:rsidR="0034788C" w:rsidRPr="0034788C" w:rsidRDefault="0034788C" w:rsidP="0034788C"/>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again that using these interfaces ties your code to the Spring API and does not follow the Inversion of Control style. As a result, we recommend them for infrastructure beans that require programmatic access to the container.</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inherit" w:hAnsi="inherit" w:cs="Arial"/>
          <w:color w:val="34302D"/>
        </w:rPr>
        <w:t>请再次注意，使用这些接口会将您的代码绑定到</w:t>
      </w:r>
      <w:r>
        <w:rPr>
          <w:rFonts w:ascii="inherit" w:hAnsi="inherit" w:cs="Arial"/>
          <w:color w:val="34302D"/>
        </w:rPr>
        <w:t>Spring API</w:t>
      </w:r>
      <w:r>
        <w:rPr>
          <w:rFonts w:ascii="inherit" w:hAnsi="inherit" w:cs="Arial"/>
          <w:color w:val="34302D"/>
        </w:rPr>
        <w:t>，而不会遵循</w:t>
      </w:r>
      <w:r>
        <w:rPr>
          <w:rFonts w:ascii="inherit" w:hAnsi="inherit" w:cs="Arial"/>
          <w:color w:val="34302D"/>
        </w:rPr>
        <w:t>Inversion of Control</w:t>
      </w:r>
      <w:r>
        <w:rPr>
          <w:rFonts w:ascii="inherit" w:hAnsi="inherit" w:cs="Arial"/>
          <w:color w:val="34302D"/>
        </w:rPr>
        <w:t>样式。因此，我们建议将它们用于需要以编程方式访问容器的基础架构</w:t>
      </w:r>
      <w:r>
        <w:rPr>
          <w:rFonts w:ascii="inherit" w:hAnsi="inherit" w:cs="Arial"/>
          <w:color w:val="34302D"/>
        </w:rPr>
        <w:t>bean</w:t>
      </w:r>
      <w:r>
        <w:rPr>
          <w:rFonts w:ascii="inherit" w:hAnsi="inherit" w:cs="Arial"/>
          <w:color w:val="34302D"/>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35" w:name="_Toc15327093"/>
      <w:r w:rsidRPr="00BA0D5D">
        <w:rPr>
          <w:rFonts w:ascii="Arial" w:eastAsia="宋体" w:hAnsi="Arial" w:cs="Arial"/>
          <w:color w:val="34302D"/>
          <w:kern w:val="0"/>
          <w:sz w:val="41"/>
          <w:szCs w:val="41"/>
        </w:rPr>
        <w:t>1.7. Bean Definition Inheritance</w:t>
      </w:r>
      <w:bookmarkEnd w:id="2335"/>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bean definition can contain a lot of configuration information, including constructor arguments, property values, and container-specific information, such as the initialization method, a static factory method name, and so on. A child bean definition inherits configuration data from a parent definition. The child definition can override some values or add others as needed. Using parent and child bean definitions can save a lot of typing. Effectively, this is a form of templating.</w:t>
      </w:r>
    </w:p>
    <w:p w:rsidR="00A82DA8" w:rsidRPr="00BA0D5D" w:rsidRDefault="00A82DA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bean</w:t>
      </w:r>
      <w:r>
        <w:rPr>
          <w:rFonts w:ascii="Arial" w:hAnsi="Arial" w:cs="Arial"/>
          <w:color w:val="34302D"/>
          <w:shd w:val="clear" w:color="auto" w:fill="FFFFFF"/>
        </w:rPr>
        <w:t>定义可以包含许多配置信息，包括构造函数参数，属性值和特定于容器的信息，例如初始化方法，静态工厂方法名称等。子</w:t>
      </w:r>
      <w:r>
        <w:rPr>
          <w:rFonts w:ascii="Arial" w:hAnsi="Arial" w:cs="Arial"/>
          <w:color w:val="34302D"/>
          <w:shd w:val="clear" w:color="auto" w:fill="FFFFFF"/>
        </w:rPr>
        <w:t>bean</w:t>
      </w:r>
      <w:r>
        <w:rPr>
          <w:rFonts w:ascii="Arial" w:hAnsi="Arial" w:cs="Arial"/>
          <w:color w:val="34302D"/>
          <w:shd w:val="clear" w:color="auto" w:fill="FFFFFF"/>
        </w:rPr>
        <w:t>定义从父定义继承配置数据。子定义可以覆盖某些值或根据需要添加其他值。使用父</w:t>
      </w:r>
      <w:r>
        <w:rPr>
          <w:rFonts w:ascii="Arial" w:hAnsi="Arial" w:cs="Arial"/>
          <w:color w:val="34302D"/>
          <w:shd w:val="clear" w:color="auto" w:fill="FFFFFF"/>
        </w:rPr>
        <w:t>bean</w:t>
      </w:r>
      <w:r>
        <w:rPr>
          <w:rFonts w:ascii="Arial" w:hAnsi="Arial" w:cs="Arial"/>
          <w:color w:val="34302D"/>
          <w:shd w:val="clear" w:color="auto" w:fill="FFFFFF"/>
        </w:rPr>
        <w:t>和子</w:t>
      </w:r>
      <w:r>
        <w:rPr>
          <w:rFonts w:ascii="Arial" w:hAnsi="Arial" w:cs="Arial"/>
          <w:color w:val="34302D"/>
          <w:shd w:val="clear" w:color="auto" w:fill="FFFFFF"/>
        </w:rPr>
        <w:t>bean</w:t>
      </w:r>
      <w:r>
        <w:rPr>
          <w:rFonts w:ascii="Arial" w:hAnsi="Arial" w:cs="Arial"/>
          <w:color w:val="34302D"/>
          <w:shd w:val="clear" w:color="auto" w:fill="FFFFFF"/>
        </w:rPr>
        <w:t>定义可以节省大量的输入。实际上，这是一种模板形式。</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work with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 programmatically, child bean definitions are represented by the </w:t>
      </w:r>
      <w:r w:rsidRPr="00BA0D5D">
        <w:rPr>
          <w:rFonts w:ascii="Consolas" w:eastAsia="宋体" w:hAnsi="Consolas" w:cs="宋体"/>
          <w:color w:val="34302D"/>
          <w:kern w:val="0"/>
          <w:sz w:val="23"/>
          <w:szCs w:val="23"/>
          <w:shd w:val="clear" w:color="auto" w:fill="F7F7F8"/>
        </w:rPr>
        <w:t>ChildBeanDefinition</w:t>
      </w:r>
      <w:r w:rsidRPr="00BA0D5D">
        <w:rPr>
          <w:rFonts w:ascii="inherit" w:eastAsia="宋体" w:hAnsi="inherit" w:cs="Arial"/>
          <w:color w:val="34302D"/>
          <w:kern w:val="0"/>
          <w:sz w:val="24"/>
          <w:szCs w:val="24"/>
        </w:rPr>
        <w:t> class. Most users do not work with them on this level. Instead, they configure bean definitions declaratively in a class such as the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When you use XML-based configuration metadata, you can indicate a child bean definition by using the </w:t>
      </w:r>
      <w:r w:rsidRPr="00BA0D5D">
        <w:rPr>
          <w:rFonts w:ascii="Consolas" w:eastAsia="宋体" w:hAnsi="Consolas" w:cs="宋体"/>
          <w:color w:val="34302D"/>
          <w:kern w:val="0"/>
          <w:sz w:val="23"/>
          <w:szCs w:val="23"/>
          <w:shd w:val="clear" w:color="auto" w:fill="F7F7F8"/>
        </w:rPr>
        <w:t>parent</w:t>
      </w:r>
      <w:r w:rsidRPr="00BA0D5D">
        <w:rPr>
          <w:rFonts w:ascii="inherit" w:eastAsia="宋体" w:hAnsi="inherit" w:cs="Arial"/>
          <w:color w:val="34302D"/>
          <w:kern w:val="0"/>
          <w:sz w:val="24"/>
          <w:szCs w:val="24"/>
        </w:rPr>
        <w:t> attribute, specifying the parent bean as the value of this attribute. The following example shows how to do so:</w:t>
      </w:r>
    </w:p>
    <w:p w:rsidR="00A82DA8" w:rsidRPr="00BA0D5D" w:rsidRDefault="00A82DA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如果以</w:t>
      </w:r>
      <w:r>
        <w:rPr>
          <w:rStyle w:val="HTML"/>
          <w:rFonts w:ascii="Consolas" w:hAnsi="Consolas"/>
          <w:sz w:val="23"/>
          <w:szCs w:val="23"/>
          <w:shd w:val="clear" w:color="auto" w:fill="F7F7F8"/>
        </w:rPr>
        <w:t>ApplicationContext</w:t>
      </w:r>
      <w:r>
        <w:rPr>
          <w:rFonts w:ascii="Arial" w:hAnsi="Arial" w:cs="Arial"/>
          <w:color w:val="34302D"/>
          <w:shd w:val="clear" w:color="auto" w:fill="FFFFFF"/>
        </w:rPr>
        <w:t>编程方式使用接口，则子</w:t>
      </w:r>
      <w:r>
        <w:rPr>
          <w:rFonts w:ascii="Arial" w:hAnsi="Arial" w:cs="Arial"/>
          <w:color w:val="34302D"/>
          <w:shd w:val="clear" w:color="auto" w:fill="FFFFFF"/>
        </w:rPr>
        <w:t>bean</w:t>
      </w:r>
      <w:r>
        <w:rPr>
          <w:rFonts w:ascii="Arial" w:hAnsi="Arial" w:cs="Arial"/>
          <w:color w:val="34302D"/>
          <w:shd w:val="clear" w:color="auto" w:fill="FFFFFF"/>
        </w:rPr>
        <w:t>定义由</w:t>
      </w:r>
      <w:r>
        <w:rPr>
          <w:rStyle w:val="HTML"/>
          <w:rFonts w:ascii="Consolas" w:hAnsi="Consolas"/>
          <w:sz w:val="23"/>
          <w:szCs w:val="23"/>
          <w:shd w:val="clear" w:color="auto" w:fill="F7F7F8"/>
        </w:rPr>
        <w:t>ChildBeanDefinition</w:t>
      </w:r>
      <w:r>
        <w:rPr>
          <w:rFonts w:ascii="Arial" w:hAnsi="Arial" w:cs="Arial"/>
          <w:color w:val="34302D"/>
          <w:shd w:val="clear" w:color="auto" w:fill="FFFFFF"/>
        </w:rPr>
        <w:t>类表示。大多数用户不在此级别上使用它们。相反，它们在类中以声明方式配置</w:t>
      </w:r>
      <w:r>
        <w:rPr>
          <w:rFonts w:ascii="Arial" w:hAnsi="Arial" w:cs="Arial"/>
          <w:color w:val="34302D"/>
          <w:shd w:val="clear" w:color="auto" w:fill="FFFFFF"/>
        </w:rPr>
        <w:t>bean</w:t>
      </w:r>
      <w:r>
        <w:rPr>
          <w:rFonts w:ascii="Arial" w:hAnsi="Arial" w:cs="Arial"/>
          <w:color w:val="34302D"/>
          <w:shd w:val="clear" w:color="auto" w:fill="FFFFFF"/>
        </w:rPr>
        <w:t>定义</w:t>
      </w:r>
      <w:r>
        <w:rPr>
          <w:rStyle w:val="HTML"/>
          <w:rFonts w:ascii="Consolas" w:hAnsi="Consolas"/>
          <w:sz w:val="23"/>
          <w:szCs w:val="23"/>
          <w:shd w:val="clear" w:color="auto" w:fill="F7F7F8"/>
        </w:rPr>
        <w:t>ClassPathXmlApplicationContext</w:t>
      </w:r>
      <w:r>
        <w:rPr>
          <w:rFonts w:ascii="Arial" w:hAnsi="Arial" w:cs="Arial"/>
          <w:color w:val="34302D"/>
          <w:shd w:val="clear" w:color="auto" w:fill="FFFFFF"/>
        </w:rPr>
        <w:t>。使用基于</w:t>
      </w:r>
      <w:r>
        <w:rPr>
          <w:rFonts w:ascii="Arial" w:hAnsi="Arial" w:cs="Arial"/>
          <w:color w:val="34302D"/>
          <w:shd w:val="clear" w:color="auto" w:fill="FFFFFF"/>
        </w:rPr>
        <w:t>XML</w:t>
      </w:r>
      <w:r>
        <w:rPr>
          <w:rFonts w:ascii="Arial" w:hAnsi="Arial" w:cs="Arial"/>
          <w:color w:val="34302D"/>
          <w:shd w:val="clear" w:color="auto" w:fill="FFFFFF"/>
        </w:rPr>
        <w:t>的配置元数据时，可以使用该</w:t>
      </w:r>
      <w:r>
        <w:rPr>
          <w:rStyle w:val="HTML"/>
          <w:rFonts w:ascii="Consolas" w:hAnsi="Consolas"/>
          <w:sz w:val="23"/>
          <w:szCs w:val="23"/>
          <w:shd w:val="clear" w:color="auto" w:fill="F7F7F8"/>
        </w:rPr>
        <w:t>parent</w:t>
      </w:r>
      <w:r>
        <w:rPr>
          <w:rFonts w:ascii="Arial" w:hAnsi="Arial" w:cs="Arial"/>
          <w:color w:val="34302D"/>
          <w:shd w:val="clear" w:color="auto" w:fill="FFFFFF"/>
        </w:rPr>
        <w:t>属性指定子</w:t>
      </w:r>
      <w:r>
        <w:rPr>
          <w:rFonts w:ascii="Arial" w:hAnsi="Arial" w:cs="Arial"/>
          <w:color w:val="34302D"/>
          <w:shd w:val="clear" w:color="auto" w:fill="FFFFFF"/>
        </w:rPr>
        <w:t>bean</w:t>
      </w:r>
      <w:r>
        <w:rPr>
          <w:rFonts w:ascii="Arial" w:hAnsi="Arial" w:cs="Arial"/>
          <w:color w:val="34302D"/>
          <w:shd w:val="clear" w:color="auto" w:fill="FFFFFF"/>
        </w:rPr>
        <w:t>定义，并将父</w:t>
      </w:r>
      <w:r>
        <w:rPr>
          <w:rFonts w:ascii="Arial" w:hAnsi="Arial" w:cs="Arial"/>
          <w:color w:val="34302D"/>
          <w:shd w:val="clear" w:color="auto" w:fill="FFFFFF"/>
        </w:rPr>
        <w:t>bean</w:t>
      </w:r>
      <w:r>
        <w:rPr>
          <w:rFonts w:ascii="Arial" w:hAnsi="Arial" w:cs="Arial"/>
          <w:color w:val="34302D"/>
          <w:shd w:val="clear" w:color="auto" w:fill="FFFFFF"/>
        </w:rPr>
        <w:t>指定为此属性的值。以下示例显示了如何执行此操作：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"inheritedTestBean"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abstract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"parent"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"inheritsWithDifferentClass"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"org.springframework.beans.DerivedTestBean"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"inheritedTestBean"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init-method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"initialize"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"override"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the age property value of 1 will be inherited from parent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0" w:type="auto"/>
        <w:tblCellMar>
          <w:top w:w="15" w:type="dxa"/>
          <w:left w:w="15" w:type="dxa"/>
          <w:bottom w:w="15" w:type="dxa"/>
          <w:right w:w="15" w:type="dxa"/>
        </w:tblCellMar>
        <w:tblLook w:val="04A0" w:firstRow="1" w:lastRow="0" w:firstColumn="1" w:lastColumn="0" w:noHBand="0" w:noVBand="1"/>
      </w:tblPr>
      <w:tblGrid>
        <w:gridCol w:w="366"/>
        <w:gridCol w:w="3399"/>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Note the </w:t>
            </w:r>
            <w:r w:rsidRPr="00BA0D5D">
              <w:rPr>
                <w:rFonts w:ascii="Consolas" w:eastAsia="宋体" w:hAnsi="Consolas" w:cs="宋体"/>
                <w:color w:val="34302D"/>
                <w:kern w:val="0"/>
                <w:sz w:val="23"/>
                <w:szCs w:val="23"/>
                <w:shd w:val="clear" w:color="auto" w:fill="F7F7F8"/>
              </w:rPr>
              <w:t>parent</w:t>
            </w:r>
            <w:r w:rsidRPr="00BA0D5D">
              <w:rPr>
                <w:rFonts w:ascii="宋体" w:eastAsia="宋体" w:hAnsi="宋体" w:cs="宋体"/>
                <w:color w:val="34302D"/>
                <w:kern w:val="0"/>
                <w:sz w:val="24"/>
                <w:szCs w:val="24"/>
              </w:rPr>
              <w:t> attribute.</w:t>
            </w:r>
          </w:p>
        </w:tc>
      </w:tr>
      <w:tr w:rsidR="001A7EF6" w:rsidRPr="00BA0D5D" w:rsidTr="00BA0D5D">
        <w:tc>
          <w:tcPr>
            <w:tcW w:w="0" w:type="auto"/>
            <w:tcMar>
              <w:top w:w="0" w:type="dxa"/>
              <w:left w:w="180" w:type="dxa"/>
              <w:bottom w:w="0" w:type="dxa"/>
              <w:right w:w="180" w:type="dxa"/>
            </w:tcMar>
            <w:vAlign w:val="center"/>
          </w:tcPr>
          <w:p w:rsidR="001A7EF6" w:rsidRPr="00BA0D5D" w:rsidRDefault="001A7EF6"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tcPr>
          <w:p w:rsidR="001A7EF6" w:rsidRPr="00BA0D5D" w:rsidRDefault="001A7EF6" w:rsidP="00BA0D5D">
            <w:pPr>
              <w:widowControl/>
              <w:jc w:val="left"/>
              <w:rPr>
                <w:rFonts w:ascii="宋体" w:eastAsia="宋体" w:hAnsi="宋体" w:cs="宋体"/>
                <w:color w:val="34302D"/>
                <w:kern w:val="0"/>
                <w:sz w:val="24"/>
                <w:szCs w:val="24"/>
              </w:rPr>
            </w:pPr>
            <w:r>
              <w:t>注意</w:t>
            </w:r>
            <w:r>
              <w:rPr>
                <w:rStyle w:val="HTML"/>
                <w:rFonts w:ascii="Consolas" w:hAnsi="Consolas"/>
                <w:sz w:val="23"/>
                <w:szCs w:val="23"/>
                <w:shd w:val="clear" w:color="auto" w:fill="F7F7F8"/>
              </w:rPr>
              <w:t>parent</w:t>
            </w:r>
            <w:r>
              <w:t>属性。</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child bean definition uses the bean class from the parent definition if none is specified but can also override it. In the latter case, the child bean class must be compatible with the parent (that is, it must accept the parent’s property values).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如果没有指定，则</w:t>
      </w:r>
      <w:r>
        <w:rPr>
          <w:rFonts w:ascii="Arial" w:hAnsi="Arial" w:cs="Arial"/>
          <w:color w:val="34302D"/>
          <w:shd w:val="clear" w:color="auto" w:fill="FFFFFF"/>
        </w:rPr>
        <w:t>bean bean</w:t>
      </w:r>
      <w:r>
        <w:rPr>
          <w:rFonts w:ascii="Arial" w:hAnsi="Arial" w:cs="Arial"/>
          <w:color w:val="34302D"/>
          <w:shd w:val="clear" w:color="auto" w:fill="FFFFFF"/>
        </w:rPr>
        <w:t>定义使用父定义中的</w:t>
      </w:r>
      <w:r>
        <w:rPr>
          <w:rFonts w:ascii="Arial" w:hAnsi="Arial" w:cs="Arial"/>
          <w:color w:val="34302D"/>
          <w:shd w:val="clear" w:color="auto" w:fill="FFFFFF"/>
        </w:rPr>
        <w:t>bean</w:t>
      </w:r>
      <w:r>
        <w:rPr>
          <w:rFonts w:ascii="Arial" w:hAnsi="Arial" w:cs="Arial"/>
          <w:color w:val="34302D"/>
          <w:shd w:val="clear" w:color="auto" w:fill="FFFFFF"/>
        </w:rPr>
        <w:t>类，但也可以覆盖它。在后一种情况下，子</w:t>
      </w:r>
      <w:r>
        <w:rPr>
          <w:rFonts w:ascii="Arial" w:hAnsi="Arial" w:cs="Arial"/>
          <w:color w:val="34302D"/>
          <w:shd w:val="clear" w:color="auto" w:fill="FFFFFF"/>
        </w:rPr>
        <w:t>bean</w:t>
      </w:r>
      <w:r>
        <w:rPr>
          <w:rFonts w:ascii="Arial" w:hAnsi="Arial" w:cs="Arial"/>
          <w:color w:val="34302D"/>
          <w:shd w:val="clear" w:color="auto" w:fill="FFFFFF"/>
        </w:rPr>
        <w:t>类必须与父类兼容（即，它必须接受父类的属性值）。</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child bean definition inherits scope, constructor argument values, property values, and method overrides from the parent, with the option to add new values. Any scope, initialization method, destroy method, or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settings that you specify override the corresponding parent settings.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子</w:t>
      </w:r>
      <w:r>
        <w:rPr>
          <w:rFonts w:ascii="Arial" w:hAnsi="Arial" w:cs="Arial"/>
          <w:color w:val="34302D"/>
          <w:shd w:val="clear" w:color="auto" w:fill="FFFFFF"/>
        </w:rPr>
        <w:t>bean</w:t>
      </w:r>
      <w:r>
        <w:rPr>
          <w:rFonts w:ascii="Arial" w:hAnsi="Arial" w:cs="Arial"/>
          <w:color w:val="34302D"/>
          <w:shd w:val="clear" w:color="auto" w:fill="FFFFFF"/>
        </w:rPr>
        <w:t>定义从父级继承范围，构造函数参数值，属性值和方法覆盖，并带有添加新值的选项。</w:t>
      </w:r>
      <w:r>
        <w:rPr>
          <w:rStyle w:val="HTML"/>
          <w:rFonts w:ascii="Consolas" w:hAnsi="Consolas"/>
          <w:sz w:val="23"/>
          <w:szCs w:val="23"/>
          <w:shd w:val="clear" w:color="auto" w:fill="F7F7F8"/>
        </w:rPr>
        <w:t>static</w:t>
      </w:r>
      <w:r>
        <w:rPr>
          <w:rFonts w:ascii="Arial" w:hAnsi="Arial" w:cs="Arial"/>
          <w:color w:val="34302D"/>
          <w:shd w:val="clear" w:color="auto" w:fill="FFFFFF"/>
        </w:rPr>
        <w:t>您指定的任何范围，初始化方法，销毁方法或工厂方法设置都会覆盖相应的父设置。</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remaining settings are always taken from the child definition: depends on, autowire mode, dependency check, singleton, and lazy init.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其余设置始终取自子定义：取决于，</w:t>
      </w:r>
      <w:r>
        <w:rPr>
          <w:rFonts w:ascii="Arial" w:hAnsi="Arial" w:cs="Arial"/>
          <w:color w:val="34302D"/>
          <w:shd w:val="clear" w:color="auto" w:fill="FFFFFF"/>
        </w:rPr>
        <w:t>autowire</w:t>
      </w:r>
      <w:r>
        <w:rPr>
          <w:rFonts w:ascii="Arial" w:hAnsi="Arial" w:cs="Arial"/>
          <w:color w:val="34302D"/>
          <w:shd w:val="clear" w:color="auto" w:fill="FFFFFF"/>
        </w:rPr>
        <w:t>模式，依赖性检查，单例和惰性初始化。</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example explicitly marks the parent bean definition as abstract by using the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attribute. If the parent definition does not specify a class, explicitly marking the parent bean definition as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is required, as the following example shows: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前面的示例通过使用该</w:t>
      </w:r>
      <w:r>
        <w:rPr>
          <w:rStyle w:val="HTML"/>
          <w:rFonts w:ascii="Consolas" w:hAnsi="Consolas"/>
          <w:sz w:val="23"/>
          <w:szCs w:val="23"/>
          <w:shd w:val="clear" w:color="auto" w:fill="F7F7F8"/>
        </w:rPr>
        <w:t>abstract</w:t>
      </w:r>
      <w:r>
        <w:rPr>
          <w:rFonts w:ascii="Arial" w:hAnsi="Arial" w:cs="Arial"/>
          <w:color w:val="34302D"/>
          <w:shd w:val="clear" w:color="auto" w:fill="FFFFFF"/>
        </w:rPr>
        <w:t>属性将父</w:t>
      </w:r>
      <w:r>
        <w:rPr>
          <w:rFonts w:ascii="Arial" w:hAnsi="Arial" w:cs="Arial"/>
          <w:color w:val="34302D"/>
          <w:shd w:val="clear" w:color="auto" w:fill="FFFFFF"/>
        </w:rPr>
        <w:t>bean</w:t>
      </w:r>
      <w:r>
        <w:rPr>
          <w:rFonts w:ascii="Arial" w:hAnsi="Arial" w:cs="Arial"/>
          <w:color w:val="34302D"/>
          <w:shd w:val="clear" w:color="auto" w:fill="FFFFFF"/>
        </w:rPr>
        <w:t>定义显式标记为</w:t>
      </w:r>
      <w:r>
        <w:rPr>
          <w:rFonts w:ascii="Arial" w:hAnsi="Arial" w:cs="Arial"/>
          <w:color w:val="34302D"/>
          <w:shd w:val="clear" w:color="auto" w:fill="FFFFFF"/>
        </w:rPr>
        <w:t>abstract </w:t>
      </w:r>
      <w:r>
        <w:rPr>
          <w:rFonts w:ascii="Arial" w:hAnsi="Arial" w:cs="Arial"/>
          <w:color w:val="34302D"/>
          <w:shd w:val="clear" w:color="auto" w:fill="FFFFFF"/>
        </w:rPr>
        <w:t>。如果父定义未指定类，</w:t>
      </w:r>
      <w:r>
        <w:rPr>
          <w:rStyle w:val="HTML"/>
          <w:rFonts w:ascii="Consolas" w:hAnsi="Consolas"/>
          <w:sz w:val="23"/>
          <w:szCs w:val="23"/>
          <w:shd w:val="clear" w:color="auto" w:fill="F7F7F8"/>
        </w:rPr>
        <w:t>abstract</w:t>
      </w:r>
      <w:r>
        <w:rPr>
          <w:rFonts w:ascii="Arial" w:hAnsi="Arial" w:cs="Arial"/>
          <w:color w:val="34302D"/>
          <w:shd w:val="clear" w:color="auto" w:fill="FFFFFF"/>
        </w:rPr>
        <w:t>则根据需要显式标记父</w:t>
      </w:r>
      <w:r>
        <w:rPr>
          <w:rFonts w:ascii="Arial" w:hAnsi="Arial" w:cs="Arial"/>
          <w:color w:val="34302D"/>
          <w:shd w:val="clear" w:color="auto" w:fill="FFFFFF"/>
        </w:rPr>
        <w:t>bean</w:t>
      </w:r>
      <w:r>
        <w:rPr>
          <w:rFonts w:ascii="Arial" w:hAnsi="Arial" w:cs="Arial"/>
          <w:color w:val="34302D"/>
          <w:shd w:val="clear" w:color="auto" w:fill="FFFFFF"/>
        </w:rPr>
        <w:t>定义，如以下示例所示：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"inheritedTestBeanWithoutClass"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abstract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"parent"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"inheritsWithClass"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"org.springframework.beans.DerivedTestBean"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"inheritedTestBeanWithoutClass"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init-method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"initialize"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"override"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age will inherit the value of 1 from the parent bean definition--&gt;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parent bean cannot be instantiated on its own because it is incomplete, and it is also explicitly marked as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When a definition is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it is usable only as a pure template bean definition that serves as a parent definition for child definitions. Trying to use such an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xml:space="preserve"> parent bean on its own, by </w:t>
      </w:r>
      <w:r w:rsidRPr="00BA0D5D">
        <w:rPr>
          <w:rFonts w:ascii="inherit" w:eastAsia="宋体" w:hAnsi="inherit" w:cs="Arial"/>
          <w:color w:val="34302D"/>
          <w:kern w:val="0"/>
          <w:sz w:val="24"/>
          <w:szCs w:val="24"/>
        </w:rPr>
        <w:lastRenderedPageBreak/>
        <w:t>referring to it as a ref property of another bean or doing an explicit </w:t>
      </w:r>
      <w:r w:rsidRPr="00BA0D5D">
        <w:rPr>
          <w:rFonts w:ascii="Consolas" w:eastAsia="宋体" w:hAnsi="Consolas" w:cs="宋体"/>
          <w:color w:val="34302D"/>
          <w:kern w:val="0"/>
          <w:sz w:val="23"/>
          <w:szCs w:val="23"/>
          <w:shd w:val="clear" w:color="auto" w:fill="F7F7F8"/>
        </w:rPr>
        <w:t>getBean()</w:t>
      </w:r>
      <w:r w:rsidRPr="00BA0D5D">
        <w:rPr>
          <w:rFonts w:ascii="inherit" w:eastAsia="宋体" w:hAnsi="inherit" w:cs="Arial"/>
          <w:color w:val="34302D"/>
          <w:kern w:val="0"/>
          <w:sz w:val="24"/>
          <w:szCs w:val="24"/>
        </w:rPr>
        <w:t> call with the parent bean ID returns an error. Similarly, the container’s internal </w:t>
      </w:r>
      <w:r w:rsidRPr="00BA0D5D">
        <w:rPr>
          <w:rFonts w:ascii="Consolas" w:eastAsia="宋体" w:hAnsi="Consolas" w:cs="宋体"/>
          <w:color w:val="34302D"/>
          <w:kern w:val="0"/>
          <w:sz w:val="23"/>
          <w:szCs w:val="23"/>
          <w:shd w:val="clear" w:color="auto" w:fill="F7F7F8"/>
        </w:rPr>
        <w:t>preInstantiateSingletons()</w:t>
      </w:r>
      <w:r w:rsidRPr="00BA0D5D">
        <w:rPr>
          <w:rFonts w:ascii="inherit" w:eastAsia="宋体" w:hAnsi="inherit" w:cs="Arial"/>
          <w:color w:val="34302D"/>
          <w:kern w:val="0"/>
          <w:sz w:val="24"/>
          <w:szCs w:val="24"/>
        </w:rPr>
        <w:t> method ignores bean definitions that are defined as abstract.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父</w:t>
      </w:r>
      <w:r>
        <w:rPr>
          <w:rFonts w:ascii="Arial" w:hAnsi="Arial" w:cs="Arial"/>
          <w:color w:val="34302D"/>
          <w:shd w:val="clear" w:color="auto" w:fill="FFFFFF"/>
        </w:rPr>
        <w:t>bean</w:t>
      </w:r>
      <w:r>
        <w:rPr>
          <w:rFonts w:ascii="Arial" w:hAnsi="Arial" w:cs="Arial"/>
          <w:color w:val="34302D"/>
          <w:shd w:val="clear" w:color="auto" w:fill="FFFFFF"/>
        </w:rPr>
        <w:t>不能单独实例化，因为它不完整，并且也明确标记为</w:t>
      </w:r>
      <w:r>
        <w:rPr>
          <w:rStyle w:val="HTML"/>
          <w:rFonts w:ascii="Consolas" w:hAnsi="Consolas"/>
          <w:sz w:val="23"/>
          <w:szCs w:val="23"/>
          <w:shd w:val="clear" w:color="auto" w:fill="F7F7F8"/>
        </w:rPr>
        <w:t>abstract</w:t>
      </w:r>
      <w:r>
        <w:rPr>
          <w:rFonts w:ascii="Arial" w:hAnsi="Arial" w:cs="Arial"/>
          <w:color w:val="34302D"/>
          <w:shd w:val="clear" w:color="auto" w:fill="FFFFFF"/>
        </w:rPr>
        <w:t>。定义时</w:t>
      </w:r>
      <w:r>
        <w:rPr>
          <w:rStyle w:val="HTML"/>
          <w:rFonts w:ascii="Consolas" w:hAnsi="Consolas"/>
          <w:sz w:val="23"/>
          <w:szCs w:val="23"/>
          <w:shd w:val="clear" w:color="auto" w:fill="F7F7F8"/>
        </w:rPr>
        <w:t>abstract</w:t>
      </w:r>
      <w:r>
        <w:rPr>
          <w:rFonts w:ascii="Arial" w:hAnsi="Arial" w:cs="Arial"/>
          <w:color w:val="34302D"/>
          <w:shd w:val="clear" w:color="auto" w:fill="FFFFFF"/>
        </w:rPr>
        <w:t>，它仅可用作纯模板</w:t>
      </w:r>
      <w:r>
        <w:rPr>
          <w:rFonts w:ascii="Arial" w:hAnsi="Arial" w:cs="Arial"/>
          <w:color w:val="34302D"/>
          <w:shd w:val="clear" w:color="auto" w:fill="FFFFFF"/>
        </w:rPr>
        <w:t>bean</w:t>
      </w:r>
      <w:r>
        <w:rPr>
          <w:rFonts w:ascii="Arial" w:hAnsi="Arial" w:cs="Arial"/>
          <w:color w:val="34302D"/>
          <w:shd w:val="clear" w:color="auto" w:fill="FFFFFF"/>
        </w:rPr>
        <w:t>定义，用作子定义的父定义。尝试使用这样的</w:t>
      </w:r>
      <w:r>
        <w:rPr>
          <w:rStyle w:val="HTML"/>
          <w:rFonts w:ascii="Consolas" w:hAnsi="Consolas"/>
          <w:sz w:val="23"/>
          <w:szCs w:val="23"/>
          <w:shd w:val="clear" w:color="auto" w:fill="F7F7F8"/>
        </w:rPr>
        <w:t>abstract</w:t>
      </w:r>
      <w:r>
        <w:rPr>
          <w:rFonts w:ascii="Arial" w:hAnsi="Arial" w:cs="Arial"/>
          <w:color w:val="34302D"/>
          <w:shd w:val="clear" w:color="auto" w:fill="FFFFFF"/>
        </w:rPr>
        <w:t>父</w:t>
      </w:r>
      <w:r>
        <w:rPr>
          <w:rFonts w:ascii="Arial" w:hAnsi="Arial" w:cs="Arial"/>
          <w:color w:val="34302D"/>
          <w:shd w:val="clear" w:color="auto" w:fill="FFFFFF"/>
        </w:rPr>
        <w:t>bean</w:t>
      </w:r>
      <w:r>
        <w:rPr>
          <w:rFonts w:ascii="Arial" w:hAnsi="Arial" w:cs="Arial"/>
          <w:color w:val="34302D"/>
          <w:shd w:val="clear" w:color="auto" w:fill="FFFFFF"/>
        </w:rPr>
        <w:t>，通过将其称为另一个</w:t>
      </w:r>
      <w:r>
        <w:rPr>
          <w:rFonts w:ascii="Arial" w:hAnsi="Arial" w:cs="Arial"/>
          <w:color w:val="34302D"/>
          <w:shd w:val="clear" w:color="auto" w:fill="FFFFFF"/>
        </w:rPr>
        <w:t>bean</w:t>
      </w:r>
      <w:r>
        <w:rPr>
          <w:rFonts w:ascii="Arial" w:hAnsi="Arial" w:cs="Arial"/>
          <w:color w:val="34302D"/>
          <w:shd w:val="clear" w:color="auto" w:fill="FFFFFF"/>
        </w:rPr>
        <w:t>的</w:t>
      </w:r>
      <w:r>
        <w:rPr>
          <w:rFonts w:ascii="Arial" w:hAnsi="Arial" w:cs="Arial"/>
          <w:color w:val="34302D"/>
          <w:shd w:val="clear" w:color="auto" w:fill="FFFFFF"/>
        </w:rPr>
        <w:t>ref</w:t>
      </w:r>
      <w:r>
        <w:rPr>
          <w:rFonts w:ascii="Arial" w:hAnsi="Arial" w:cs="Arial"/>
          <w:color w:val="34302D"/>
          <w:shd w:val="clear" w:color="auto" w:fill="FFFFFF"/>
        </w:rPr>
        <w:t>属性或</w:t>
      </w:r>
      <w:r>
        <w:rPr>
          <w:rStyle w:val="HTML"/>
          <w:rFonts w:ascii="Consolas" w:hAnsi="Consolas"/>
          <w:sz w:val="23"/>
          <w:szCs w:val="23"/>
          <w:shd w:val="clear" w:color="auto" w:fill="F7F7F8"/>
        </w:rPr>
        <w:t>getBean()</w:t>
      </w:r>
      <w:r>
        <w:rPr>
          <w:rFonts w:ascii="Arial" w:hAnsi="Arial" w:cs="Arial"/>
          <w:color w:val="34302D"/>
          <w:shd w:val="clear" w:color="auto" w:fill="FFFFFF"/>
        </w:rPr>
        <w:t>使用父</w:t>
      </w:r>
      <w:r>
        <w:rPr>
          <w:rFonts w:ascii="Arial" w:hAnsi="Arial" w:cs="Arial"/>
          <w:color w:val="34302D"/>
          <w:shd w:val="clear" w:color="auto" w:fill="FFFFFF"/>
        </w:rPr>
        <w:t>bean ID </w:t>
      </w:r>
      <w:r>
        <w:rPr>
          <w:rFonts w:ascii="Arial" w:hAnsi="Arial" w:cs="Arial"/>
          <w:color w:val="34302D"/>
          <w:shd w:val="clear" w:color="auto" w:fill="FFFFFF"/>
        </w:rPr>
        <w:t>进行显式调用，将返回错误。类似地，容器的内部</w:t>
      </w:r>
      <w:r>
        <w:rPr>
          <w:rFonts w:ascii="Arial" w:hAnsi="Arial" w:cs="Arial"/>
          <w:color w:val="34302D"/>
          <w:shd w:val="clear" w:color="auto" w:fill="FFFFFF"/>
        </w:rPr>
        <w:t> </w:t>
      </w:r>
      <w:r>
        <w:rPr>
          <w:rStyle w:val="HTML"/>
          <w:rFonts w:ascii="Consolas" w:hAnsi="Consolas"/>
          <w:sz w:val="23"/>
          <w:szCs w:val="23"/>
          <w:shd w:val="clear" w:color="auto" w:fill="F7F7F8"/>
        </w:rPr>
        <w:t>preInstantiateSingletons()</w:t>
      </w:r>
      <w:r>
        <w:rPr>
          <w:rFonts w:ascii="Arial" w:hAnsi="Arial" w:cs="Arial"/>
          <w:color w:val="34302D"/>
          <w:shd w:val="clear" w:color="auto" w:fill="FFFFFF"/>
        </w:rPr>
        <w:t>方法忽略定义为</w:t>
      </w:r>
      <w:r>
        <w:rPr>
          <w:rFonts w:ascii="Arial" w:hAnsi="Arial" w:cs="Arial"/>
          <w:color w:val="34302D"/>
          <w:shd w:val="clear" w:color="auto" w:fill="FFFFFF"/>
        </w:rPr>
        <w:t>abstract</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定义。</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pre-instantiates all singletons by default. Therefore, it is important (at least for singleton beans) that if you have a (parent) bean definition which you intend to use only as a template, and this definition specifies a class, you must make sure to set the </w:t>
            </w:r>
            <w:r w:rsidRPr="00BA0D5D">
              <w:rPr>
                <w:rFonts w:ascii="宋体" w:eastAsia="宋体" w:hAnsi="宋体" w:cs="宋体"/>
                <w:i/>
                <w:iCs/>
                <w:kern w:val="0"/>
                <w:sz w:val="24"/>
                <w:szCs w:val="24"/>
              </w:rPr>
              <w:t>abstract</w:t>
            </w:r>
            <w:r w:rsidRPr="00BA0D5D">
              <w:rPr>
                <w:rFonts w:ascii="宋体" w:eastAsia="宋体" w:hAnsi="宋体" w:cs="宋体"/>
                <w:kern w:val="0"/>
                <w:sz w:val="24"/>
                <w:szCs w:val="24"/>
              </w:rPr>
              <w:t> attribute to </w:t>
            </w:r>
            <w:r w:rsidRPr="00BA0D5D">
              <w:rPr>
                <w:rFonts w:ascii="宋体" w:eastAsia="宋体" w:hAnsi="宋体" w:cs="宋体"/>
                <w:i/>
                <w:iCs/>
                <w:kern w:val="0"/>
                <w:sz w:val="24"/>
                <w:szCs w:val="24"/>
              </w:rPr>
              <w:t>true</w:t>
            </w:r>
            <w:r w:rsidRPr="00BA0D5D">
              <w:rPr>
                <w:rFonts w:ascii="宋体" w:eastAsia="宋体" w:hAnsi="宋体" w:cs="宋体"/>
                <w:kern w:val="0"/>
                <w:sz w:val="24"/>
                <w:szCs w:val="24"/>
              </w:rPr>
              <w:t>, otherwise the application context will actually (attempt to) pre-instantiate the </w:t>
            </w:r>
            <w:r w:rsidRPr="00BA0D5D">
              <w:rPr>
                <w:rFonts w:ascii="Consolas" w:eastAsia="宋体" w:hAnsi="Consolas" w:cs="宋体"/>
                <w:kern w:val="0"/>
                <w:sz w:val="23"/>
                <w:szCs w:val="23"/>
                <w:shd w:val="clear" w:color="auto" w:fill="F7F7F8"/>
              </w:rPr>
              <w:t>abstract</w:t>
            </w:r>
            <w:r w:rsidRPr="00BA0D5D">
              <w:rPr>
                <w:rFonts w:ascii="宋体" w:eastAsia="宋体" w:hAnsi="宋体" w:cs="宋体"/>
                <w:kern w:val="0"/>
                <w:sz w:val="24"/>
                <w:szCs w:val="24"/>
              </w:rPr>
              <w:t> bean.</w:t>
            </w:r>
          </w:p>
          <w:p w:rsidR="001A7EF6" w:rsidRPr="00BA0D5D" w:rsidRDefault="001A7EF6" w:rsidP="00BA0D5D">
            <w:pPr>
              <w:widowControl/>
              <w:jc w:val="left"/>
              <w:rPr>
                <w:rFonts w:ascii="宋体" w:eastAsia="宋体" w:hAnsi="宋体" w:cs="宋体"/>
                <w:kern w:val="0"/>
                <w:sz w:val="24"/>
                <w:szCs w:val="24"/>
              </w:rPr>
            </w:pPr>
            <w:r>
              <w:rPr>
                <w:rStyle w:val="HTML"/>
                <w:rFonts w:ascii="Consolas" w:hAnsi="Consolas"/>
                <w:sz w:val="23"/>
                <w:szCs w:val="23"/>
                <w:shd w:val="clear" w:color="auto" w:fill="F7F7F8"/>
              </w:rPr>
              <w:t>ApplicationContext</w:t>
            </w:r>
            <w:r>
              <w:rPr>
                <w:rFonts w:ascii="Arial" w:hAnsi="Arial" w:cs="Arial"/>
                <w:shd w:val="clear" w:color="auto" w:fill="EBF1E7"/>
              </w:rPr>
              <w:t>默认情况下预先实例化所有单例。因此，重要的是（至少对于单例</w:t>
            </w:r>
            <w:r>
              <w:rPr>
                <w:rFonts w:ascii="Arial" w:hAnsi="Arial" w:cs="Arial"/>
                <w:shd w:val="clear" w:color="auto" w:fill="EBF1E7"/>
              </w:rPr>
              <w:t>bean</w:t>
            </w:r>
            <w:r>
              <w:rPr>
                <w:rFonts w:ascii="Arial" w:hAnsi="Arial" w:cs="Arial"/>
                <w:shd w:val="clear" w:color="auto" w:fill="EBF1E7"/>
              </w:rPr>
              <w:t>），如果你有一个（父）</w:t>
            </w:r>
            <w:r>
              <w:rPr>
                <w:rFonts w:ascii="Arial" w:hAnsi="Arial" w:cs="Arial"/>
                <w:shd w:val="clear" w:color="auto" w:fill="EBF1E7"/>
              </w:rPr>
              <w:t>bean</w:t>
            </w:r>
            <w:r>
              <w:rPr>
                <w:rFonts w:ascii="Arial" w:hAnsi="Arial" w:cs="Arial"/>
                <w:shd w:val="clear" w:color="auto" w:fill="EBF1E7"/>
              </w:rPr>
              <w:t>定义，你只打算用作模板，并且这个定义指定了一个类，你必须确保将</w:t>
            </w:r>
            <w:r>
              <w:rPr>
                <w:rStyle w:val="a6"/>
                <w:rFonts w:ascii="Arial" w:hAnsi="Arial" w:cs="Arial"/>
                <w:shd w:val="clear" w:color="auto" w:fill="EBF1E7"/>
              </w:rPr>
              <w:t>abstract</w:t>
            </w:r>
            <w:r>
              <w:rPr>
                <w:rFonts w:ascii="Arial" w:hAnsi="Arial" w:cs="Arial"/>
                <w:shd w:val="clear" w:color="auto" w:fill="EBF1E7"/>
              </w:rPr>
              <w:t>属性设置为</w:t>
            </w:r>
            <w:r>
              <w:rPr>
                <w:rStyle w:val="a6"/>
                <w:rFonts w:ascii="Arial" w:hAnsi="Arial" w:cs="Arial"/>
                <w:shd w:val="clear" w:color="auto" w:fill="EBF1E7"/>
              </w:rPr>
              <w:t>true</w:t>
            </w:r>
            <w:r>
              <w:rPr>
                <w:rFonts w:ascii="Arial" w:hAnsi="Arial" w:cs="Arial"/>
                <w:shd w:val="clear" w:color="auto" w:fill="EBF1E7"/>
              </w:rPr>
              <w:t>否则应用程序上下文将实际（尝试）预先实例化</w:t>
            </w:r>
            <w:r>
              <w:rPr>
                <w:rStyle w:val="HTML"/>
                <w:rFonts w:ascii="Consolas" w:hAnsi="Consolas"/>
                <w:sz w:val="23"/>
                <w:szCs w:val="23"/>
                <w:shd w:val="clear" w:color="auto" w:fill="F7F7F8"/>
              </w:rPr>
              <w:t>abstract</w:t>
            </w:r>
            <w:r>
              <w:rPr>
                <w:rFonts w:ascii="Arial" w:hAnsi="Arial" w:cs="Arial"/>
                <w:shd w:val="clear" w:color="auto" w:fill="EBF1E7"/>
              </w:rPr>
              <w:t>bean</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36" w:name="_Toc15327094"/>
      <w:r w:rsidRPr="00BA0D5D">
        <w:rPr>
          <w:rFonts w:ascii="Arial" w:eastAsia="宋体" w:hAnsi="Arial" w:cs="Arial"/>
          <w:color w:val="34302D"/>
          <w:kern w:val="0"/>
          <w:sz w:val="41"/>
          <w:szCs w:val="41"/>
        </w:rPr>
        <w:t>1.8. Container Extension Points</w:t>
      </w:r>
      <w:bookmarkEnd w:id="2336"/>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Typically, an application developer does not need to subclass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 classes. Instead, the Spring IoC container can be extended by plugging in implementations of special integration interfaces. The next few sections describe these integration interfaces.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通常，应用程序开发人员不需要子类化</w:t>
      </w:r>
      <w:r>
        <w:rPr>
          <w:rStyle w:val="HTML"/>
          <w:rFonts w:ascii="Consolas" w:hAnsi="Consolas"/>
          <w:sz w:val="23"/>
          <w:szCs w:val="23"/>
          <w:shd w:val="clear" w:color="auto" w:fill="F7F7F8"/>
        </w:rPr>
        <w:t>ApplicationContext</w:t>
      </w:r>
      <w:r>
        <w:rPr>
          <w:rFonts w:ascii="Arial" w:hAnsi="Arial" w:cs="Arial"/>
          <w:color w:val="34302D"/>
          <w:shd w:val="clear" w:color="auto" w:fill="FFFFFF"/>
        </w:rPr>
        <w:t> </w:t>
      </w:r>
      <w:r>
        <w:rPr>
          <w:rFonts w:ascii="Arial" w:hAnsi="Arial" w:cs="Arial"/>
          <w:color w:val="34302D"/>
          <w:shd w:val="clear" w:color="auto" w:fill="FFFFFF"/>
        </w:rPr>
        <w:t>实现类。相反，可以通过插入特殊集成接口的实现来扩展</w:t>
      </w:r>
      <w:r>
        <w:rPr>
          <w:rFonts w:ascii="Arial" w:hAnsi="Arial" w:cs="Arial"/>
          <w:color w:val="34302D"/>
          <w:shd w:val="clear" w:color="auto" w:fill="FFFFFF"/>
        </w:rPr>
        <w:t>Spring IoC</w:t>
      </w:r>
      <w:r>
        <w:rPr>
          <w:rFonts w:ascii="Arial" w:hAnsi="Arial" w:cs="Arial"/>
          <w:color w:val="34302D"/>
          <w:shd w:val="clear" w:color="auto" w:fill="FFFFFF"/>
        </w:rPr>
        <w:t>容器。接下来的几节将介绍这些集成接口。</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1.8.1. Customizing Beans by Using a </w:t>
      </w:r>
      <w:r w:rsidRPr="00BA0D5D">
        <w:rPr>
          <w:rFonts w:ascii="Consolas" w:eastAsia="宋体" w:hAnsi="Consolas" w:cs="宋体"/>
          <w:color w:val="34302D"/>
          <w:kern w:val="0"/>
          <w:sz w:val="33"/>
          <w:szCs w:val="33"/>
          <w:shd w:val="clear" w:color="auto" w:fill="F7F7F8"/>
        </w:rPr>
        <w:t>BeanPostProcessor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interface defines callback methods that you can implement to provide your own (or override the container’s default) instantiation logic, dependency resolution logic, and so forth. If you want to implement some custom logic after the Spring container finishes instantiating, configuring, and initializing a bean, you can plug in one or more custom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implementations.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BeanPostProcessor</w:t>
      </w:r>
      <w:r>
        <w:rPr>
          <w:rFonts w:ascii="Arial" w:hAnsi="Arial" w:cs="Arial"/>
          <w:color w:val="34302D"/>
          <w:shd w:val="clear" w:color="auto" w:fill="FFFFFF"/>
        </w:rPr>
        <w:t>接口定义了您可以实现的回调方法，以提供您自己的（或覆盖容器的默认）实例化逻辑，依赖关系解析逻辑等。如果要在</w:t>
      </w:r>
      <w:r>
        <w:rPr>
          <w:rFonts w:ascii="Arial" w:hAnsi="Arial" w:cs="Arial"/>
          <w:color w:val="34302D"/>
          <w:shd w:val="clear" w:color="auto" w:fill="FFFFFF"/>
        </w:rPr>
        <w:t>Spring</w:t>
      </w:r>
      <w:r>
        <w:rPr>
          <w:rFonts w:ascii="Arial" w:hAnsi="Arial" w:cs="Arial"/>
          <w:color w:val="34302D"/>
          <w:shd w:val="clear" w:color="auto" w:fill="FFFFFF"/>
        </w:rPr>
        <w:t>容器完成实例化，配置和初始化</w:t>
      </w:r>
      <w:r>
        <w:rPr>
          <w:rFonts w:ascii="Arial" w:hAnsi="Arial" w:cs="Arial"/>
          <w:color w:val="34302D"/>
          <w:shd w:val="clear" w:color="auto" w:fill="FFFFFF"/>
        </w:rPr>
        <w:t>bean</w:t>
      </w:r>
      <w:r>
        <w:rPr>
          <w:rFonts w:ascii="Arial" w:hAnsi="Arial" w:cs="Arial"/>
          <w:color w:val="34302D"/>
          <w:shd w:val="clear" w:color="auto" w:fill="FFFFFF"/>
        </w:rPr>
        <w:t>之后实现某些自定义逻辑，则可以插入一个或多个自定义</w:t>
      </w:r>
      <w:r>
        <w:rPr>
          <w:rStyle w:val="HTML"/>
          <w:rFonts w:ascii="Consolas" w:hAnsi="Consolas"/>
          <w:sz w:val="23"/>
          <w:szCs w:val="23"/>
          <w:shd w:val="clear" w:color="auto" w:fill="F7F7F8"/>
        </w:rPr>
        <w:t>BeanPostProcessor</w:t>
      </w:r>
      <w:r>
        <w:rPr>
          <w:rFonts w:ascii="Arial" w:hAnsi="Arial" w:cs="Arial"/>
          <w:color w:val="34302D"/>
          <w:shd w:val="clear" w:color="auto" w:fill="FFFFFF"/>
        </w:rPr>
        <w:t>实现。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configure multiple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instances, and you can control the order in which these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instances execute by setting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property. You can set this property only if the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implements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If you write your own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you should consider implementing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too. For further details, see the javadoc of the </w:t>
      </w:r>
      <w:hyperlink r:id="rId247" w:history="1">
        <w:r w:rsidRPr="00BA0D5D">
          <w:rPr>
            <w:rFonts w:ascii="Consolas" w:eastAsia="宋体" w:hAnsi="Consolas" w:cs="宋体"/>
            <w:color w:val="548E2E"/>
            <w:kern w:val="0"/>
            <w:sz w:val="23"/>
            <w:szCs w:val="23"/>
            <w:u w:val="single"/>
            <w:shd w:val="clear" w:color="auto" w:fill="F7F7F8"/>
          </w:rPr>
          <w:t>BeanPostProcessor</w:t>
        </w:r>
      </w:hyperlink>
      <w:r w:rsidRPr="00BA0D5D">
        <w:rPr>
          <w:rFonts w:ascii="inherit" w:eastAsia="宋体" w:hAnsi="inherit" w:cs="Arial"/>
          <w:color w:val="34302D"/>
          <w:kern w:val="0"/>
          <w:sz w:val="24"/>
          <w:szCs w:val="24"/>
        </w:rPr>
        <w:t> and </w:t>
      </w:r>
      <w:hyperlink r:id="rId248" w:history="1">
        <w:r w:rsidRPr="00BA0D5D">
          <w:rPr>
            <w:rFonts w:ascii="Consolas" w:eastAsia="宋体" w:hAnsi="Consolas" w:cs="宋体"/>
            <w:color w:val="548E2E"/>
            <w:kern w:val="0"/>
            <w:sz w:val="23"/>
            <w:szCs w:val="23"/>
            <w:u w:val="single"/>
            <w:shd w:val="clear" w:color="auto" w:fill="F7F7F8"/>
          </w:rPr>
          <w:t>Ordered</w:t>
        </w:r>
      </w:hyperlink>
      <w:r w:rsidRPr="00BA0D5D">
        <w:rPr>
          <w:rFonts w:ascii="inherit" w:eastAsia="宋体" w:hAnsi="inherit" w:cs="Arial"/>
          <w:color w:val="34302D"/>
          <w:kern w:val="0"/>
          <w:sz w:val="24"/>
          <w:szCs w:val="24"/>
        </w:rPr>
        <w:t> interfaces. See also the note on </w:t>
      </w:r>
      <w:hyperlink r:id="rId249" w:anchor="beans-factory-programmatically-registering-beanpostprocessors" w:history="1">
        <w:r w:rsidRPr="00BA0D5D">
          <w:rPr>
            <w:rFonts w:ascii="inherit" w:eastAsia="宋体" w:hAnsi="inherit" w:cs="Arial"/>
            <w:color w:val="548E2E"/>
            <w:kern w:val="0"/>
            <w:sz w:val="24"/>
            <w:szCs w:val="24"/>
            <w:u w:val="single"/>
          </w:rPr>
          <w:t>programmatic registration of </w:t>
        </w:r>
        <w:r w:rsidRPr="00BA0D5D">
          <w:rPr>
            <w:rFonts w:ascii="Consolas" w:eastAsia="宋体" w:hAnsi="Consolas" w:cs="宋体"/>
            <w:color w:val="548E2E"/>
            <w:kern w:val="0"/>
            <w:sz w:val="23"/>
            <w:szCs w:val="23"/>
            <w:u w:val="single"/>
            <w:shd w:val="clear" w:color="auto" w:fill="F7F7F8"/>
          </w:rPr>
          <w:t>BeanPostProcessor</w:t>
        </w:r>
        <w:r w:rsidRPr="00BA0D5D">
          <w:rPr>
            <w:rFonts w:ascii="inherit" w:eastAsia="宋体" w:hAnsi="inherit" w:cs="Arial"/>
            <w:color w:val="548E2E"/>
            <w:kern w:val="0"/>
            <w:sz w:val="24"/>
            <w:szCs w:val="24"/>
            <w:u w:val="single"/>
          </w:rPr>
          <w:t> instances</w:t>
        </w:r>
      </w:hyperlink>
      <w:r w:rsidRPr="00BA0D5D">
        <w:rPr>
          <w:rFonts w:ascii="inherit" w:eastAsia="宋体" w:hAnsi="inherit" w:cs="Arial"/>
          <w:color w:val="34302D"/>
          <w:kern w:val="0"/>
          <w:sz w:val="24"/>
          <w:szCs w:val="24"/>
        </w:rPr>
        <w: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您可以配置多个</w:t>
      </w:r>
      <w:r>
        <w:rPr>
          <w:rStyle w:val="HTML"/>
          <w:rFonts w:ascii="Consolas" w:hAnsi="Consolas"/>
          <w:sz w:val="23"/>
          <w:szCs w:val="23"/>
          <w:shd w:val="clear" w:color="auto" w:fill="F7F7F8"/>
        </w:rPr>
        <w:t>BeanPostProcessor</w:t>
      </w:r>
      <w:r>
        <w:rPr>
          <w:rFonts w:ascii="Arial" w:hAnsi="Arial" w:cs="Arial"/>
          <w:color w:val="34302D"/>
          <w:shd w:val="clear" w:color="auto" w:fill="FFFFFF"/>
        </w:rPr>
        <w:t>实例，并且可以</w:t>
      </w:r>
      <w:r>
        <w:rPr>
          <w:rStyle w:val="HTML"/>
          <w:rFonts w:ascii="Consolas" w:hAnsi="Consolas"/>
          <w:sz w:val="23"/>
          <w:szCs w:val="23"/>
          <w:shd w:val="clear" w:color="auto" w:fill="F7F7F8"/>
        </w:rPr>
        <w:t>BeanPostProcessor</w:t>
      </w:r>
      <w:r>
        <w:rPr>
          <w:rFonts w:ascii="Arial" w:hAnsi="Arial" w:cs="Arial"/>
          <w:color w:val="34302D"/>
          <w:shd w:val="clear" w:color="auto" w:fill="FFFFFF"/>
        </w:rPr>
        <w:t>通过设置</w:t>
      </w:r>
      <w:r>
        <w:rPr>
          <w:rStyle w:val="HTML"/>
          <w:rFonts w:ascii="Consolas" w:hAnsi="Consolas"/>
          <w:sz w:val="23"/>
          <w:szCs w:val="23"/>
          <w:shd w:val="clear" w:color="auto" w:fill="F7F7F8"/>
        </w:rPr>
        <w:t>order</w:t>
      </w:r>
      <w:r>
        <w:rPr>
          <w:rFonts w:ascii="Arial" w:hAnsi="Arial" w:cs="Arial"/>
          <w:color w:val="34302D"/>
          <w:shd w:val="clear" w:color="auto" w:fill="FFFFFF"/>
        </w:rPr>
        <w:t>属性来控制这些实例的执行顺序。只有在</w:t>
      </w:r>
      <w:r>
        <w:rPr>
          <w:rStyle w:val="HTML"/>
          <w:rFonts w:ascii="Consolas" w:hAnsi="Consolas"/>
          <w:sz w:val="23"/>
          <w:szCs w:val="23"/>
          <w:shd w:val="clear" w:color="auto" w:fill="F7F7F8"/>
        </w:rPr>
        <w:t>BeanPostProcessor</w:t>
      </w:r>
      <w:r>
        <w:rPr>
          <w:rFonts w:ascii="Arial" w:hAnsi="Arial" w:cs="Arial"/>
          <w:color w:val="34302D"/>
          <w:shd w:val="clear" w:color="auto" w:fill="FFFFFF"/>
        </w:rPr>
        <w:t>实现</w:t>
      </w:r>
      <w:r>
        <w:rPr>
          <w:rStyle w:val="HTML"/>
          <w:rFonts w:ascii="Consolas" w:hAnsi="Consolas"/>
          <w:sz w:val="23"/>
          <w:szCs w:val="23"/>
          <w:shd w:val="clear" w:color="auto" w:fill="F7F7F8"/>
        </w:rPr>
        <w:t>Ordered</w:t>
      </w:r>
      <w:r>
        <w:rPr>
          <w:rFonts w:ascii="Arial" w:hAnsi="Arial" w:cs="Arial"/>
          <w:color w:val="34302D"/>
          <w:shd w:val="clear" w:color="auto" w:fill="FFFFFF"/>
        </w:rPr>
        <w:t> </w:t>
      </w:r>
      <w:r>
        <w:rPr>
          <w:rFonts w:ascii="Arial" w:hAnsi="Arial" w:cs="Arial"/>
          <w:color w:val="34302D"/>
          <w:shd w:val="clear" w:color="auto" w:fill="FFFFFF"/>
        </w:rPr>
        <w:t>接口时才能设置此属性。如果你自己编写</w:t>
      </w:r>
      <w:r>
        <w:rPr>
          <w:rStyle w:val="HTML"/>
          <w:rFonts w:ascii="Consolas" w:hAnsi="Consolas"/>
          <w:sz w:val="23"/>
          <w:szCs w:val="23"/>
          <w:shd w:val="clear" w:color="auto" w:fill="F7F7F8"/>
        </w:rPr>
        <w:lastRenderedPageBreak/>
        <w:t>BeanPostProcessor</w:t>
      </w:r>
      <w:r>
        <w:rPr>
          <w:rFonts w:ascii="Arial" w:hAnsi="Arial" w:cs="Arial"/>
          <w:color w:val="34302D"/>
          <w:shd w:val="clear" w:color="auto" w:fill="FFFFFF"/>
        </w:rPr>
        <w:t>，你也应该考虑实现这个</w:t>
      </w:r>
      <w:r>
        <w:rPr>
          <w:rStyle w:val="HTML"/>
          <w:rFonts w:ascii="Consolas" w:hAnsi="Consolas"/>
          <w:sz w:val="23"/>
          <w:szCs w:val="23"/>
          <w:shd w:val="clear" w:color="auto" w:fill="F7F7F8"/>
        </w:rPr>
        <w:t>Ordered</w:t>
      </w:r>
      <w:r>
        <w:rPr>
          <w:rFonts w:ascii="Arial" w:hAnsi="Arial" w:cs="Arial"/>
          <w:color w:val="34302D"/>
          <w:shd w:val="clear" w:color="auto" w:fill="FFFFFF"/>
        </w:rPr>
        <w:t>接口。有关更多详细信息，请参阅</w:t>
      </w:r>
      <w:hyperlink r:id="rId250" w:history="1">
        <w:r>
          <w:rPr>
            <w:rStyle w:val="HTML"/>
            <w:rFonts w:ascii="Consolas" w:hAnsi="Consolas"/>
            <w:color w:val="548E2E"/>
            <w:sz w:val="23"/>
            <w:szCs w:val="23"/>
            <w:u w:val="single"/>
            <w:shd w:val="clear" w:color="auto" w:fill="F7F7F8"/>
          </w:rPr>
          <w:t>BeanPostProcessor</w:t>
        </w:r>
      </w:hyperlink>
      <w:r>
        <w:rPr>
          <w:rFonts w:ascii="Arial" w:hAnsi="Arial" w:cs="Arial"/>
          <w:color w:val="34302D"/>
          <w:shd w:val="clear" w:color="auto" w:fill="FFFFFF"/>
        </w:rPr>
        <w:t> </w:t>
      </w:r>
      <w:r>
        <w:rPr>
          <w:rFonts w:ascii="Arial" w:hAnsi="Arial" w:cs="Arial"/>
          <w:color w:val="34302D"/>
          <w:shd w:val="clear" w:color="auto" w:fill="FFFFFF"/>
        </w:rPr>
        <w:t>和</w:t>
      </w:r>
      <w:hyperlink r:id="rId251" w:history="1">
        <w:r>
          <w:rPr>
            <w:rStyle w:val="HTML"/>
            <w:rFonts w:ascii="Consolas" w:hAnsi="Consolas"/>
            <w:color w:val="548E2E"/>
            <w:sz w:val="23"/>
            <w:szCs w:val="23"/>
            <w:u w:val="single"/>
            <w:shd w:val="clear" w:color="auto" w:fill="F7F7F8"/>
          </w:rPr>
          <w:t>Ordered</w:t>
        </w:r>
      </w:hyperlink>
      <w:r>
        <w:rPr>
          <w:rFonts w:ascii="Arial" w:hAnsi="Arial" w:cs="Arial"/>
          <w:color w:val="34302D"/>
          <w:shd w:val="clear" w:color="auto" w:fill="FFFFFF"/>
        </w:rPr>
        <w:t>接口的</w:t>
      </w:r>
      <w:r>
        <w:rPr>
          <w:rFonts w:ascii="Arial" w:hAnsi="Arial" w:cs="Arial"/>
          <w:color w:val="34302D"/>
          <w:shd w:val="clear" w:color="auto" w:fill="FFFFFF"/>
        </w:rPr>
        <w:t>javadoc </w:t>
      </w:r>
      <w:r>
        <w:rPr>
          <w:rFonts w:ascii="Arial" w:hAnsi="Arial" w:cs="Arial"/>
          <w:color w:val="34302D"/>
          <w:shd w:val="clear" w:color="auto" w:fill="FFFFFF"/>
        </w:rPr>
        <w:t>。另见关于</w:t>
      </w:r>
      <w:hyperlink r:id="rId252" w:anchor="beans-factory-programmatically-registering-beanpostprocessors" w:history="1">
        <w:r>
          <w:rPr>
            <w:rStyle w:val="a4"/>
            <w:rFonts w:ascii="Arial" w:hAnsi="Arial" w:cs="Arial"/>
            <w:color w:val="548E2E"/>
            <w:shd w:val="clear" w:color="auto" w:fill="FFFFFF"/>
          </w:rPr>
          <w:t>实例的</w:t>
        </w:r>
      </w:hyperlink>
      <w:hyperlink r:id="rId253" w:anchor="beans-factory-programmatically-registering-beanpostprocessors" w:history="1">
        <w:r>
          <w:rPr>
            <w:rStyle w:val="a4"/>
            <w:rFonts w:ascii="Arial" w:hAnsi="Arial" w:cs="Arial"/>
            <w:color w:val="548E2E"/>
            <w:shd w:val="clear" w:color="auto" w:fill="FFFFFF"/>
          </w:rPr>
          <w:t>程序化登记</w:t>
        </w:r>
        <w:r>
          <w:rPr>
            <w:rStyle w:val="HTML"/>
            <w:rFonts w:ascii="Consolas" w:hAnsi="Consolas"/>
            <w:color w:val="548E2E"/>
            <w:sz w:val="23"/>
            <w:szCs w:val="23"/>
            <w:u w:val="single"/>
            <w:shd w:val="clear" w:color="auto" w:fill="F7F7F8"/>
          </w:rPr>
          <w:t>BeanPostProcessor</w:t>
        </w:r>
      </w:hyperlink>
      <w:r>
        <w:rPr>
          <w:rFonts w:ascii="Arial" w:hAnsi="Arial" w:cs="Arial"/>
          <w:color w:val="34302D"/>
          <w:shd w:val="clear" w:color="auto" w:fill="FFFFFF"/>
        </w:rPr>
        <w:t>的说明。</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67"/>
      </w:tblGrid>
      <w:tr w:rsidR="001A7EF6" w:rsidRPr="00BA0D5D" w:rsidTr="001A7EF6">
        <w:trPr>
          <w:tblCellSpacing w:w="15" w:type="dxa"/>
        </w:trPr>
        <w:tc>
          <w:tcPr>
            <w:tcW w:w="0" w:type="auto"/>
            <w:tcBorders>
              <w:left w:val="nil"/>
            </w:tcBorders>
            <w:tcMar>
              <w:top w:w="135" w:type="dxa"/>
              <w:left w:w="270" w:type="dxa"/>
              <w:bottom w:w="135" w:type="dxa"/>
              <w:right w:w="300" w:type="dxa"/>
            </w:tcMar>
            <w:vAlign w:val="center"/>
            <w:hideMark/>
          </w:tcPr>
          <w:p w:rsidR="001A7EF6" w:rsidRDefault="001A7EF6" w:rsidP="00BA0D5D">
            <w:pPr>
              <w:widowControl/>
              <w:spacing w:after="300"/>
              <w:jc w:val="left"/>
              <w:rPr>
                <w:rFonts w:ascii="inherit" w:eastAsia="宋体" w:hAnsi="inherit" w:cs="宋体" w:hint="eastAsia"/>
                <w:kern w:val="0"/>
                <w:sz w:val="24"/>
                <w:szCs w:val="24"/>
              </w:rPr>
            </w:pP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operate on bean (or object) instances. That is, the Spring IoC container instantiates a bean instance and then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do their work.</w:t>
            </w:r>
          </w:p>
          <w:p w:rsidR="001A7EF6" w:rsidRPr="00BA0D5D" w:rsidRDefault="001A7EF6" w:rsidP="00BA0D5D">
            <w:pPr>
              <w:widowControl/>
              <w:spacing w:after="300"/>
              <w:jc w:val="left"/>
              <w:rPr>
                <w:rFonts w:ascii="inherit" w:eastAsia="宋体" w:hAnsi="inherit" w:cs="宋体" w:hint="eastAsia"/>
                <w:kern w:val="0"/>
                <w:sz w:val="24"/>
                <w:szCs w:val="24"/>
              </w:rPr>
            </w:pPr>
            <w:r>
              <w:rPr>
                <w:rStyle w:val="HTML"/>
                <w:rFonts w:ascii="Consolas" w:hAnsi="Consolas"/>
                <w:sz w:val="23"/>
                <w:szCs w:val="23"/>
                <w:shd w:val="clear" w:color="auto" w:fill="F7F7F8"/>
              </w:rPr>
              <w:t>BeanPostProcessor</w:t>
            </w:r>
            <w:r>
              <w:rPr>
                <w:rFonts w:ascii="Arial" w:hAnsi="Arial" w:cs="Arial"/>
                <w:shd w:val="clear" w:color="auto" w:fill="EBF1E7"/>
              </w:rPr>
              <w:t>实例在</w:t>
            </w:r>
            <w:r>
              <w:rPr>
                <w:rFonts w:ascii="Arial" w:hAnsi="Arial" w:cs="Arial"/>
                <w:shd w:val="clear" w:color="auto" w:fill="EBF1E7"/>
              </w:rPr>
              <w:t>bean</w:t>
            </w:r>
            <w:r>
              <w:rPr>
                <w:rFonts w:ascii="Arial" w:hAnsi="Arial" w:cs="Arial"/>
                <w:shd w:val="clear" w:color="auto" w:fill="EBF1E7"/>
              </w:rPr>
              <w:t>（或对象）实例上运行。也就是说，</w:t>
            </w:r>
            <w:r>
              <w:rPr>
                <w:rFonts w:ascii="Arial" w:hAnsi="Arial" w:cs="Arial"/>
                <w:shd w:val="clear" w:color="auto" w:fill="EBF1E7"/>
              </w:rPr>
              <w:t>Spring IoC</w:t>
            </w:r>
            <w:r>
              <w:rPr>
                <w:rFonts w:ascii="Arial" w:hAnsi="Arial" w:cs="Arial"/>
                <w:shd w:val="clear" w:color="auto" w:fill="EBF1E7"/>
              </w:rPr>
              <w:t>容器实例化一个</w:t>
            </w:r>
            <w:r>
              <w:rPr>
                <w:rFonts w:ascii="Arial" w:hAnsi="Arial" w:cs="Arial"/>
                <w:shd w:val="clear" w:color="auto" w:fill="EBF1E7"/>
              </w:rPr>
              <w:t>bean</w:t>
            </w:r>
            <w:r>
              <w:rPr>
                <w:rFonts w:ascii="Arial" w:hAnsi="Arial" w:cs="Arial"/>
                <w:shd w:val="clear" w:color="auto" w:fill="EBF1E7"/>
              </w:rPr>
              <w:t>实例，然后</w:t>
            </w:r>
            <w:r>
              <w:rPr>
                <w:rStyle w:val="HTML"/>
                <w:rFonts w:ascii="Consolas" w:hAnsi="Consolas"/>
                <w:sz w:val="23"/>
                <w:szCs w:val="23"/>
                <w:shd w:val="clear" w:color="auto" w:fill="F7F7F8"/>
              </w:rPr>
              <w:t>BeanPostProcessor</w:t>
            </w:r>
            <w:r>
              <w:rPr>
                <w:rFonts w:ascii="Arial" w:hAnsi="Arial" w:cs="Arial"/>
                <w:shd w:val="clear" w:color="auto" w:fill="EBF1E7"/>
              </w:rPr>
              <w:t> </w:t>
            </w:r>
            <w:r>
              <w:rPr>
                <w:rFonts w:ascii="Arial" w:hAnsi="Arial" w:cs="Arial"/>
                <w:shd w:val="clear" w:color="auto" w:fill="EBF1E7"/>
              </w:rPr>
              <w:t>实例执行它们的工作。</w:t>
            </w:r>
          </w:p>
          <w:p w:rsidR="001A7EF6" w:rsidRDefault="001A7EF6" w:rsidP="00BA0D5D">
            <w:pPr>
              <w:widowControl/>
              <w:spacing w:after="300"/>
              <w:jc w:val="left"/>
              <w:rPr>
                <w:rFonts w:ascii="inherit" w:eastAsia="宋体" w:hAnsi="inherit" w:cs="宋体" w:hint="eastAsia"/>
                <w:kern w:val="0"/>
                <w:sz w:val="24"/>
                <w:szCs w:val="24"/>
              </w:rPr>
            </w:pP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are scoped per-container. This is relevant only if you use container hierarchies. If you define a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 one container, it post-processes only the beans in that container. In other words, beans that are defined in one container are not post-processed by a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defined in another container, even if both containers are part of the same hierarchy.</w:t>
            </w:r>
          </w:p>
          <w:p w:rsidR="001A7EF6" w:rsidRPr="00BA0D5D" w:rsidRDefault="001A7EF6" w:rsidP="00BA0D5D">
            <w:pPr>
              <w:widowControl/>
              <w:spacing w:after="300"/>
              <w:jc w:val="left"/>
              <w:rPr>
                <w:rFonts w:ascii="inherit" w:eastAsia="宋体" w:hAnsi="inherit" w:cs="宋体" w:hint="eastAsia"/>
                <w:kern w:val="0"/>
                <w:sz w:val="24"/>
                <w:szCs w:val="24"/>
              </w:rPr>
            </w:pPr>
            <w:r>
              <w:rPr>
                <w:rStyle w:val="HTML"/>
                <w:rFonts w:ascii="Consolas" w:hAnsi="Consolas"/>
                <w:sz w:val="23"/>
                <w:szCs w:val="23"/>
                <w:shd w:val="clear" w:color="auto" w:fill="F7F7F8"/>
              </w:rPr>
              <w:t>BeanPostProcessor</w:t>
            </w:r>
            <w:r>
              <w:rPr>
                <w:rFonts w:ascii="Arial" w:hAnsi="Arial" w:cs="Arial"/>
                <w:shd w:val="clear" w:color="auto" w:fill="EBF1E7"/>
              </w:rPr>
              <w:t>实例的范围是每个容器。仅当您使用容器层次结构时，这才是相关的。如果</w:t>
            </w:r>
            <w:r>
              <w:rPr>
                <w:rStyle w:val="HTML"/>
                <w:rFonts w:ascii="Consolas" w:hAnsi="Consolas"/>
                <w:sz w:val="23"/>
                <w:szCs w:val="23"/>
                <w:shd w:val="clear" w:color="auto" w:fill="F7F7F8"/>
              </w:rPr>
              <w:t>BeanPostProcessor</w:t>
            </w:r>
            <w:r>
              <w:rPr>
                <w:rFonts w:ascii="Arial" w:hAnsi="Arial" w:cs="Arial"/>
                <w:shd w:val="clear" w:color="auto" w:fill="EBF1E7"/>
              </w:rPr>
              <w:t>在一个容器中定义一个容器，它只会对该容器中的</w:t>
            </w:r>
            <w:r>
              <w:rPr>
                <w:rFonts w:ascii="Arial" w:hAnsi="Arial" w:cs="Arial"/>
                <w:shd w:val="clear" w:color="auto" w:fill="EBF1E7"/>
              </w:rPr>
              <w:t>bean</w:t>
            </w:r>
            <w:r>
              <w:rPr>
                <w:rFonts w:ascii="Arial" w:hAnsi="Arial" w:cs="Arial"/>
                <w:shd w:val="clear" w:color="auto" w:fill="EBF1E7"/>
              </w:rPr>
              <w:t>进行后处理。换句话说，</w:t>
            </w:r>
            <w:r>
              <w:rPr>
                <w:rStyle w:val="HTML"/>
                <w:rFonts w:ascii="Consolas" w:hAnsi="Consolas"/>
                <w:sz w:val="23"/>
                <w:szCs w:val="23"/>
                <w:shd w:val="clear" w:color="auto" w:fill="F7F7F8"/>
              </w:rPr>
              <w:t>BeanPostProcessor</w:t>
            </w:r>
            <w:r>
              <w:rPr>
                <w:rFonts w:ascii="Arial" w:hAnsi="Arial" w:cs="Arial"/>
                <w:shd w:val="clear" w:color="auto" w:fill="EBF1E7"/>
              </w:rPr>
              <w:t>即使两个容器都是同一层次结构的一部分，在一个容器中定义的</w:t>
            </w:r>
            <w:r>
              <w:rPr>
                <w:rFonts w:ascii="Arial" w:hAnsi="Arial" w:cs="Arial"/>
                <w:shd w:val="clear" w:color="auto" w:fill="EBF1E7"/>
              </w:rPr>
              <w:t>bean</w:t>
            </w:r>
            <w:r>
              <w:rPr>
                <w:rFonts w:ascii="Arial" w:hAnsi="Arial" w:cs="Arial"/>
                <w:shd w:val="clear" w:color="auto" w:fill="EBF1E7"/>
              </w:rPr>
              <w:t>也不会被另一个容器中定义的</w:t>
            </w:r>
            <w:r>
              <w:rPr>
                <w:rFonts w:ascii="Arial" w:hAnsi="Arial" w:cs="Arial"/>
                <w:shd w:val="clear" w:color="auto" w:fill="EBF1E7"/>
              </w:rPr>
              <w:t>bean</w:t>
            </w:r>
            <w:r>
              <w:rPr>
                <w:rFonts w:ascii="Arial" w:hAnsi="Arial" w:cs="Arial"/>
                <w:shd w:val="clear" w:color="auto" w:fill="EBF1E7"/>
              </w:rPr>
              <w:t>进行后处理。</w:t>
            </w:r>
          </w:p>
          <w:p w:rsidR="001A7EF6" w:rsidRDefault="001A7EF6"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To change the actual bean definition (that is, the blueprint that defines the bean), you instead need to use a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as described in </w:t>
            </w:r>
            <w:hyperlink r:id="rId254" w:anchor="beans-factory-extension-factory-postprocessors" w:history="1">
              <w:r w:rsidRPr="00BA0D5D">
                <w:rPr>
                  <w:rFonts w:ascii="inherit" w:eastAsia="宋体" w:hAnsi="inherit" w:cs="宋体"/>
                  <w:color w:val="548E2E"/>
                  <w:kern w:val="0"/>
                  <w:sz w:val="24"/>
                  <w:szCs w:val="24"/>
                  <w:u w:val="single"/>
                </w:rPr>
                <w:t>Customizing Configuration Metadata with a </w:t>
              </w:r>
              <w:r w:rsidRPr="00BA0D5D">
                <w:rPr>
                  <w:rFonts w:ascii="Consolas" w:eastAsia="宋体" w:hAnsi="Consolas" w:cs="宋体"/>
                  <w:color w:val="548E2E"/>
                  <w:kern w:val="0"/>
                  <w:sz w:val="23"/>
                  <w:szCs w:val="23"/>
                  <w:u w:val="single"/>
                  <w:shd w:val="clear" w:color="auto" w:fill="F7F7F8"/>
                </w:rPr>
                <w:t>BeanFactoryPostProcessor</w:t>
              </w:r>
            </w:hyperlink>
            <w:r w:rsidRPr="00BA0D5D">
              <w:rPr>
                <w:rFonts w:ascii="inherit" w:eastAsia="宋体" w:hAnsi="inherit" w:cs="宋体"/>
                <w:kern w:val="0"/>
                <w:sz w:val="24"/>
                <w:szCs w:val="24"/>
              </w:rPr>
              <w:t>.</w:t>
            </w:r>
          </w:p>
          <w:p w:rsidR="001A7EF6" w:rsidRPr="00BA0D5D" w:rsidRDefault="001A7EF6" w:rsidP="00BA0D5D">
            <w:pPr>
              <w:widowControl/>
              <w:jc w:val="left"/>
              <w:rPr>
                <w:rFonts w:ascii="inherit" w:eastAsia="宋体" w:hAnsi="inherit" w:cs="宋体" w:hint="eastAsia"/>
                <w:kern w:val="0"/>
                <w:sz w:val="24"/>
                <w:szCs w:val="24"/>
              </w:rPr>
            </w:pPr>
            <w:r>
              <w:rPr>
                <w:rFonts w:ascii="Arial" w:hAnsi="Arial" w:cs="Arial"/>
                <w:shd w:val="clear" w:color="auto" w:fill="EBF1E7"/>
              </w:rPr>
              <w:t>要更改实际的</w:t>
            </w:r>
            <w:r>
              <w:rPr>
                <w:rFonts w:ascii="Arial" w:hAnsi="Arial" w:cs="Arial"/>
                <w:shd w:val="clear" w:color="auto" w:fill="EBF1E7"/>
              </w:rPr>
              <w:t>bean</w:t>
            </w:r>
            <w:r>
              <w:rPr>
                <w:rFonts w:ascii="Arial" w:hAnsi="Arial" w:cs="Arial"/>
                <w:shd w:val="clear" w:color="auto" w:fill="EBF1E7"/>
              </w:rPr>
              <w:t>定义（即定义</w:t>
            </w:r>
            <w:r>
              <w:rPr>
                <w:rFonts w:ascii="Arial" w:hAnsi="Arial" w:cs="Arial"/>
                <w:shd w:val="clear" w:color="auto" w:fill="EBF1E7"/>
              </w:rPr>
              <w:t>bean</w:t>
            </w:r>
            <w:r>
              <w:rPr>
                <w:rFonts w:ascii="Arial" w:hAnsi="Arial" w:cs="Arial"/>
                <w:shd w:val="clear" w:color="auto" w:fill="EBF1E7"/>
              </w:rPr>
              <w:t>的蓝图），您需要使用</w:t>
            </w:r>
            <w:r>
              <w:rPr>
                <w:rFonts w:ascii="Arial" w:hAnsi="Arial" w:cs="Arial"/>
                <w:shd w:val="clear" w:color="auto" w:fill="EBF1E7"/>
              </w:rPr>
              <w:t>a </w:t>
            </w:r>
            <w:r>
              <w:rPr>
                <w:rStyle w:val="HTML"/>
                <w:rFonts w:ascii="Consolas" w:hAnsi="Consolas"/>
                <w:sz w:val="23"/>
                <w:szCs w:val="23"/>
                <w:shd w:val="clear" w:color="auto" w:fill="F7F7F8"/>
              </w:rPr>
              <w:t>BeanFactoryPostProcessor</w:t>
            </w:r>
            <w:r>
              <w:rPr>
                <w:rFonts w:ascii="Arial" w:hAnsi="Arial" w:cs="Arial"/>
                <w:shd w:val="clear" w:color="auto" w:fill="EBF1E7"/>
              </w:rPr>
              <w:t>，如</w:t>
            </w:r>
            <w:r>
              <w:rPr>
                <w:rFonts w:ascii="Arial" w:hAnsi="Arial" w:cs="Arial"/>
                <w:shd w:val="clear" w:color="auto" w:fill="EBF1E7"/>
              </w:rPr>
              <w:t> </w:t>
            </w:r>
            <w:r>
              <w:rPr>
                <w:rFonts w:ascii="Arial" w:hAnsi="Arial" w:cs="Arial"/>
                <w:shd w:val="clear" w:color="auto" w:fill="EBF1E7"/>
              </w:rPr>
              <w:t>使用</w:t>
            </w:r>
            <w:r>
              <w:rPr>
                <w:rFonts w:ascii="Arial" w:hAnsi="Arial" w:cs="Arial"/>
                <w:shd w:val="clear" w:color="auto" w:fill="EBF1E7"/>
              </w:rPr>
              <w:t>a </w:t>
            </w:r>
            <w:hyperlink r:id="rId255" w:anchor="beans-factory-extension-factory-postprocessors" w:history="1">
              <w:r>
                <w:rPr>
                  <w:rStyle w:val="a4"/>
                  <w:rFonts w:ascii="Arial" w:hAnsi="Arial" w:cs="Arial"/>
                  <w:color w:val="548E2E"/>
                  <w:shd w:val="clear" w:color="auto" w:fill="EBF1E7"/>
                </w:rPr>
                <w:t>定制配置元数据中所述</w:t>
              </w:r>
              <w:r>
                <w:rPr>
                  <w:rStyle w:val="HTML"/>
                  <w:rFonts w:ascii="Consolas" w:hAnsi="Consolas"/>
                  <w:color w:val="548E2E"/>
                  <w:sz w:val="23"/>
                  <w:szCs w:val="23"/>
                  <w:u w:val="single"/>
                  <w:shd w:val="clear" w:color="auto" w:fill="F7F7F8"/>
                </w:rPr>
                <w:t>BeanFactoryPostProcessor</w:t>
              </w:r>
            </w:hyperlink>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org.springframework.beans.factory.config.BeanPostProcessor</w:t>
      </w:r>
      <w:r w:rsidRPr="00BA0D5D">
        <w:rPr>
          <w:rFonts w:ascii="inherit" w:eastAsia="宋体" w:hAnsi="inherit" w:cs="Arial"/>
          <w:color w:val="34302D"/>
          <w:kern w:val="0"/>
          <w:sz w:val="24"/>
          <w:szCs w:val="24"/>
        </w:rPr>
        <w:t> interface consists of exactly two callback methods. When such a class is registered as a post-processor with the container, for each bean instance that is created by the container, the post-processor gets a callback from the container both before container initialization methods (such as </w:t>
      </w:r>
      <w:r w:rsidRPr="00BA0D5D">
        <w:rPr>
          <w:rFonts w:ascii="Consolas" w:eastAsia="宋体" w:hAnsi="Consolas" w:cs="宋体"/>
          <w:color w:val="34302D"/>
          <w:kern w:val="0"/>
          <w:sz w:val="23"/>
          <w:szCs w:val="23"/>
          <w:shd w:val="clear" w:color="auto" w:fill="F7F7F8"/>
        </w:rPr>
        <w:t>InitializingBean.afterPropertiesSet()</w:t>
      </w:r>
      <w:r w:rsidRPr="00BA0D5D">
        <w:rPr>
          <w:rFonts w:ascii="inherit" w:eastAsia="宋体" w:hAnsi="inherit" w:cs="Arial"/>
          <w:color w:val="34302D"/>
          <w:kern w:val="0"/>
          <w:sz w:val="24"/>
          <w:szCs w:val="24"/>
        </w:rPr>
        <w:t> or any declared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method) are called, and after any bean initialization callbacks. The post-processor can take any action with the bean instance, including ignoring the callback completely. A bean post-processor typically checks for callback interfaces, or it may wrap a bean with a proxy. Some Spring AOP infrastructure classes are implemented as bean post-processors in order to provide proxy-wrapping logic.</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org.springframework.beans.factory.config.BeanPostProcessor</w:t>
      </w:r>
      <w:r>
        <w:rPr>
          <w:rFonts w:ascii="Arial" w:hAnsi="Arial" w:cs="Arial"/>
          <w:color w:val="34302D"/>
          <w:shd w:val="clear" w:color="auto" w:fill="FFFFFF"/>
        </w:rPr>
        <w:t>接口由两个回调方法组成。当这样的类被注册为具有容器的后处理器时，对于由容器创建的每个</w:t>
      </w:r>
      <w:r>
        <w:rPr>
          <w:rFonts w:ascii="Arial" w:hAnsi="Arial" w:cs="Arial"/>
          <w:color w:val="34302D"/>
          <w:shd w:val="clear" w:color="auto" w:fill="FFFFFF"/>
        </w:rPr>
        <w:t>bean</w:t>
      </w:r>
      <w:r>
        <w:rPr>
          <w:rFonts w:ascii="Arial" w:hAnsi="Arial" w:cs="Arial"/>
          <w:color w:val="34302D"/>
          <w:shd w:val="clear" w:color="auto" w:fill="FFFFFF"/>
        </w:rPr>
        <w:t>实例，后处理器在容器初始化方法（例如</w:t>
      </w:r>
      <w:r>
        <w:rPr>
          <w:rStyle w:val="HTML"/>
          <w:rFonts w:ascii="Consolas" w:hAnsi="Consolas"/>
          <w:sz w:val="23"/>
          <w:szCs w:val="23"/>
          <w:shd w:val="clear" w:color="auto" w:fill="F7F7F8"/>
        </w:rPr>
        <w:t>InitializingBean.afterPropertiesSet()</w:t>
      </w:r>
      <w:r>
        <w:rPr>
          <w:rFonts w:ascii="Arial" w:hAnsi="Arial" w:cs="Arial"/>
          <w:color w:val="34302D"/>
          <w:shd w:val="clear" w:color="auto" w:fill="FFFFFF"/>
        </w:rPr>
        <w:t>或任何声明的</w:t>
      </w:r>
      <w:r>
        <w:rPr>
          <w:rStyle w:val="HTML"/>
          <w:rFonts w:ascii="Consolas" w:hAnsi="Consolas"/>
          <w:sz w:val="23"/>
          <w:szCs w:val="23"/>
          <w:shd w:val="clear" w:color="auto" w:fill="F7F7F8"/>
        </w:rPr>
        <w:t>init</w:t>
      </w:r>
      <w:r>
        <w:rPr>
          <w:rFonts w:ascii="Arial" w:hAnsi="Arial" w:cs="Arial"/>
          <w:color w:val="34302D"/>
          <w:shd w:val="clear" w:color="auto" w:fill="FFFFFF"/>
        </w:rPr>
        <w:t>方法）之前都从容器获得回调。调用，并在任何</w:t>
      </w:r>
      <w:r>
        <w:rPr>
          <w:rFonts w:ascii="Arial" w:hAnsi="Arial" w:cs="Arial"/>
          <w:color w:val="34302D"/>
          <w:shd w:val="clear" w:color="auto" w:fill="FFFFFF"/>
        </w:rPr>
        <w:t>bean</w:t>
      </w:r>
      <w:r>
        <w:rPr>
          <w:rFonts w:ascii="Arial" w:hAnsi="Arial" w:cs="Arial"/>
          <w:color w:val="34302D"/>
          <w:shd w:val="clear" w:color="auto" w:fill="FFFFFF"/>
        </w:rPr>
        <w:t>初始化后回调。后处理器可以对</w:t>
      </w:r>
      <w:r>
        <w:rPr>
          <w:rFonts w:ascii="Arial" w:hAnsi="Arial" w:cs="Arial"/>
          <w:color w:val="34302D"/>
          <w:shd w:val="clear" w:color="auto" w:fill="FFFFFF"/>
        </w:rPr>
        <w:t>bean</w:t>
      </w:r>
      <w:r>
        <w:rPr>
          <w:rFonts w:ascii="Arial" w:hAnsi="Arial" w:cs="Arial"/>
          <w:color w:val="34302D"/>
          <w:shd w:val="clear" w:color="auto" w:fill="FFFFFF"/>
        </w:rPr>
        <w:t>实例执行任何操作，包括完全忽略回调。</w:t>
      </w:r>
      <w:r>
        <w:rPr>
          <w:rFonts w:ascii="Arial" w:hAnsi="Arial" w:cs="Arial"/>
          <w:color w:val="34302D"/>
          <w:shd w:val="clear" w:color="auto" w:fill="FFFFFF"/>
        </w:rPr>
        <w:t>bean</w:t>
      </w:r>
      <w:r>
        <w:rPr>
          <w:rFonts w:ascii="Arial" w:hAnsi="Arial" w:cs="Arial"/>
          <w:color w:val="34302D"/>
          <w:shd w:val="clear" w:color="auto" w:fill="FFFFFF"/>
        </w:rPr>
        <w:t>后处理器通常检查回调接口，或者它可以用代理包装</w:t>
      </w:r>
      <w:r>
        <w:rPr>
          <w:rFonts w:ascii="Arial" w:hAnsi="Arial" w:cs="Arial"/>
          <w:color w:val="34302D"/>
          <w:shd w:val="clear" w:color="auto" w:fill="FFFFFF"/>
        </w:rPr>
        <w:t>bean</w:t>
      </w:r>
      <w:r>
        <w:rPr>
          <w:rFonts w:ascii="Arial" w:hAnsi="Arial" w:cs="Arial"/>
          <w:color w:val="34302D"/>
          <w:shd w:val="clear" w:color="auto" w:fill="FFFFFF"/>
        </w:rPr>
        <w:t>。一些</w:t>
      </w:r>
      <w:r>
        <w:rPr>
          <w:rFonts w:ascii="Arial" w:hAnsi="Arial" w:cs="Arial"/>
          <w:color w:val="34302D"/>
          <w:shd w:val="clear" w:color="auto" w:fill="FFFFFF"/>
        </w:rPr>
        <w:t>Spring AOP</w:t>
      </w:r>
      <w:r>
        <w:rPr>
          <w:rFonts w:ascii="Arial" w:hAnsi="Arial" w:cs="Arial"/>
          <w:color w:val="34302D"/>
          <w:shd w:val="clear" w:color="auto" w:fill="FFFFFF"/>
        </w:rPr>
        <w:t>基础结构类实现为</w:t>
      </w:r>
      <w:r>
        <w:rPr>
          <w:rFonts w:ascii="Arial" w:hAnsi="Arial" w:cs="Arial"/>
          <w:color w:val="34302D"/>
          <w:shd w:val="clear" w:color="auto" w:fill="FFFFFF"/>
        </w:rPr>
        <w:t>bean</w:t>
      </w:r>
      <w:r>
        <w:rPr>
          <w:rFonts w:ascii="Arial" w:hAnsi="Arial" w:cs="Arial"/>
          <w:color w:val="34302D"/>
          <w:shd w:val="clear" w:color="auto" w:fill="FFFFFF"/>
        </w:rPr>
        <w:t>后处理器，以便提供代理包装逻辑。</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automatically detects any beans that are defined in the configuration metadata that implements the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interface.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registers these beans as post-processors so that they can be called later, upon bean creation. Bean post-processors can be deployed in the container in the same fashion as any other beans.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的</w:t>
      </w:r>
      <w:r>
        <w:rPr>
          <w:rStyle w:val="HTML"/>
          <w:rFonts w:ascii="Consolas" w:hAnsi="Consolas"/>
          <w:sz w:val="23"/>
          <w:szCs w:val="23"/>
          <w:shd w:val="clear" w:color="auto" w:fill="F7F7F8"/>
        </w:rPr>
        <w:t>ApplicationContext</w:t>
      </w:r>
      <w:r>
        <w:rPr>
          <w:rFonts w:ascii="Arial" w:hAnsi="Arial" w:cs="Arial"/>
          <w:color w:val="34302D"/>
          <w:shd w:val="clear" w:color="auto" w:fill="FFFFFF"/>
        </w:rPr>
        <w:t>自动检测中的实现的配置的元数据中定义的任何豆</w:t>
      </w:r>
      <w:r>
        <w:rPr>
          <w:rStyle w:val="HTML"/>
          <w:rFonts w:ascii="Consolas" w:hAnsi="Consolas"/>
          <w:sz w:val="23"/>
          <w:szCs w:val="23"/>
          <w:shd w:val="clear" w:color="auto" w:fill="F7F7F8"/>
        </w:rPr>
        <w:t>BeanPostProcessor</w:t>
      </w:r>
      <w:r>
        <w:rPr>
          <w:rFonts w:ascii="Arial" w:hAnsi="Arial" w:cs="Arial"/>
          <w:color w:val="34302D"/>
          <w:shd w:val="clear" w:color="auto" w:fill="FFFFFF"/>
        </w:rPr>
        <w:t>接口。将</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这些</w:t>
      </w:r>
      <w:r>
        <w:rPr>
          <w:rFonts w:ascii="Arial" w:hAnsi="Arial" w:cs="Arial"/>
          <w:color w:val="34302D"/>
          <w:shd w:val="clear" w:color="auto" w:fill="FFFFFF"/>
        </w:rPr>
        <w:t>bean</w:t>
      </w:r>
      <w:r>
        <w:rPr>
          <w:rFonts w:ascii="Arial" w:hAnsi="Arial" w:cs="Arial"/>
          <w:color w:val="34302D"/>
          <w:shd w:val="clear" w:color="auto" w:fill="FFFFFF"/>
        </w:rPr>
        <w:t>注册为后处理器，以便在创建</w:t>
      </w:r>
      <w:r>
        <w:rPr>
          <w:rFonts w:ascii="Arial" w:hAnsi="Arial" w:cs="Arial"/>
          <w:color w:val="34302D"/>
          <w:shd w:val="clear" w:color="auto" w:fill="FFFFFF"/>
        </w:rPr>
        <w:t>bean</w:t>
      </w:r>
      <w:r>
        <w:rPr>
          <w:rFonts w:ascii="Arial" w:hAnsi="Arial" w:cs="Arial"/>
          <w:color w:val="34302D"/>
          <w:shd w:val="clear" w:color="auto" w:fill="FFFFFF"/>
        </w:rPr>
        <w:t>时可以稍后调用它们。</w:t>
      </w:r>
      <w:r>
        <w:rPr>
          <w:rFonts w:ascii="Arial" w:hAnsi="Arial" w:cs="Arial"/>
          <w:color w:val="34302D"/>
          <w:shd w:val="clear" w:color="auto" w:fill="FFFFFF"/>
        </w:rPr>
        <w:t>Bean</w:t>
      </w:r>
      <w:r>
        <w:rPr>
          <w:rFonts w:ascii="Arial" w:hAnsi="Arial" w:cs="Arial"/>
          <w:color w:val="34302D"/>
          <w:shd w:val="clear" w:color="auto" w:fill="FFFFFF"/>
        </w:rPr>
        <w:t>后处理器可以以与任何其他</w:t>
      </w:r>
      <w:r>
        <w:rPr>
          <w:rFonts w:ascii="Arial" w:hAnsi="Arial" w:cs="Arial"/>
          <w:color w:val="34302D"/>
          <w:shd w:val="clear" w:color="auto" w:fill="FFFFFF"/>
        </w:rPr>
        <w:t>bean</w:t>
      </w:r>
      <w:r>
        <w:rPr>
          <w:rFonts w:ascii="Arial" w:hAnsi="Arial" w:cs="Arial"/>
          <w:color w:val="34302D"/>
          <w:shd w:val="clear" w:color="auto" w:fill="FFFFFF"/>
        </w:rPr>
        <w:t>相同的方式部署在容器中。</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when declaring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by using an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factory method on a configuration class, the return type of the factory method should be the implementation class itself or at least the </w:t>
      </w:r>
      <w:r w:rsidRPr="00BA0D5D">
        <w:rPr>
          <w:rFonts w:ascii="Consolas" w:eastAsia="宋体" w:hAnsi="Consolas" w:cs="宋体"/>
          <w:color w:val="34302D"/>
          <w:kern w:val="0"/>
          <w:sz w:val="23"/>
          <w:szCs w:val="23"/>
          <w:shd w:val="clear" w:color="auto" w:fill="F7F7F8"/>
        </w:rPr>
        <w:t>org.springframework.beans.factory.config.BeanPostProcessor</w:t>
      </w:r>
      <w:r w:rsidRPr="00BA0D5D">
        <w:rPr>
          <w:rFonts w:ascii="inherit" w:eastAsia="宋体" w:hAnsi="inherit" w:cs="Arial"/>
          <w:color w:val="34302D"/>
          <w:kern w:val="0"/>
          <w:sz w:val="24"/>
          <w:szCs w:val="24"/>
        </w:rPr>
        <w:t> interface, clearly indicating the post-processor nature of that bean. Otherwise,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cannot autodetect it by type before fully creating it. Since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needs to be instantiated early in order to apply to the initialization of other beans in the context, this early type detection is critical.</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请注意，在配置类上</w:t>
      </w:r>
      <w:r>
        <w:rPr>
          <w:rStyle w:val="HTML"/>
          <w:rFonts w:ascii="Consolas" w:hAnsi="Consolas"/>
          <w:sz w:val="23"/>
          <w:szCs w:val="23"/>
          <w:shd w:val="clear" w:color="auto" w:fill="F7F7F8"/>
        </w:rPr>
        <w:t>BeanPostProcessor</w:t>
      </w:r>
      <w:r>
        <w:rPr>
          <w:rFonts w:ascii="Arial" w:hAnsi="Arial" w:cs="Arial"/>
          <w:color w:val="34302D"/>
          <w:shd w:val="clear" w:color="auto" w:fill="FFFFFF"/>
        </w:rPr>
        <w:t>使用</w:t>
      </w:r>
      <w:r>
        <w:rPr>
          <w:rStyle w:val="HTML"/>
          <w:rFonts w:ascii="Consolas" w:hAnsi="Consolas"/>
          <w:sz w:val="23"/>
          <w:szCs w:val="23"/>
          <w:shd w:val="clear" w:color="auto" w:fill="F7F7F8"/>
        </w:rPr>
        <w:t>@Bean</w:t>
      </w:r>
      <w:r>
        <w:rPr>
          <w:rFonts w:ascii="Arial" w:hAnsi="Arial" w:cs="Arial"/>
          <w:color w:val="34302D"/>
          <w:shd w:val="clear" w:color="auto" w:fill="FFFFFF"/>
        </w:rPr>
        <w:t>工厂方法声明</w:t>
      </w:r>
      <w:r>
        <w:rPr>
          <w:rFonts w:ascii="Arial" w:hAnsi="Arial" w:cs="Arial"/>
          <w:color w:val="34302D"/>
          <w:shd w:val="clear" w:color="auto" w:fill="FFFFFF"/>
        </w:rPr>
        <w:t>a</w:t>
      </w:r>
      <w:r>
        <w:rPr>
          <w:rFonts w:ascii="Arial" w:hAnsi="Arial" w:cs="Arial"/>
          <w:color w:val="34302D"/>
          <w:shd w:val="clear" w:color="auto" w:fill="FFFFFF"/>
        </w:rPr>
        <w:t>时，工厂方法的返回类型应该是实现类本身或至少是</w:t>
      </w:r>
      <w:r>
        <w:rPr>
          <w:rStyle w:val="HTML"/>
          <w:rFonts w:ascii="Consolas" w:hAnsi="Consolas"/>
          <w:sz w:val="23"/>
          <w:szCs w:val="23"/>
          <w:shd w:val="clear" w:color="auto" w:fill="F7F7F8"/>
        </w:rPr>
        <w:t>org.springframework.beans.factory.config.BeanPostProcessor</w:t>
      </w:r>
      <w:r>
        <w:rPr>
          <w:rFonts w:ascii="Arial" w:hAnsi="Arial" w:cs="Arial"/>
          <w:color w:val="34302D"/>
          <w:shd w:val="clear" w:color="auto" w:fill="FFFFFF"/>
        </w:rPr>
        <w:t> </w:t>
      </w:r>
      <w:r>
        <w:rPr>
          <w:rFonts w:ascii="Arial" w:hAnsi="Arial" w:cs="Arial"/>
          <w:color w:val="34302D"/>
          <w:shd w:val="clear" w:color="auto" w:fill="FFFFFF"/>
        </w:rPr>
        <w:t>接口，清楚地表明该</w:t>
      </w:r>
      <w:r>
        <w:rPr>
          <w:rFonts w:ascii="Arial" w:hAnsi="Arial" w:cs="Arial"/>
          <w:color w:val="34302D"/>
          <w:shd w:val="clear" w:color="auto" w:fill="FFFFFF"/>
        </w:rPr>
        <w:t>bean</w:t>
      </w:r>
      <w:r>
        <w:rPr>
          <w:rFonts w:ascii="Arial" w:hAnsi="Arial" w:cs="Arial"/>
          <w:color w:val="34302D"/>
          <w:shd w:val="clear" w:color="auto" w:fill="FFFFFF"/>
        </w:rPr>
        <w:t>的后处理器性质。否则，</w:t>
      </w:r>
      <w:r>
        <w:rPr>
          <w:rStyle w:val="HTML"/>
          <w:rFonts w:ascii="Consolas" w:hAnsi="Consolas"/>
          <w:sz w:val="23"/>
          <w:szCs w:val="23"/>
          <w:shd w:val="clear" w:color="auto" w:fill="F7F7F8"/>
        </w:rPr>
        <w:t>ApplicationContext</w:t>
      </w:r>
      <w:r>
        <w:rPr>
          <w:rFonts w:ascii="Arial" w:hAnsi="Arial" w:cs="Arial"/>
          <w:color w:val="34302D"/>
          <w:shd w:val="clear" w:color="auto" w:fill="FFFFFF"/>
        </w:rPr>
        <w:t>在完全创建之前，</w:t>
      </w:r>
      <w:r>
        <w:rPr>
          <w:rFonts w:ascii="Arial" w:hAnsi="Arial" w:cs="Arial"/>
          <w:color w:val="34302D"/>
          <w:shd w:val="clear" w:color="auto" w:fill="FFFFFF"/>
        </w:rPr>
        <w:t> </w:t>
      </w:r>
      <w:r>
        <w:rPr>
          <w:rFonts w:ascii="Arial" w:hAnsi="Arial" w:cs="Arial"/>
          <w:color w:val="34302D"/>
          <w:shd w:val="clear" w:color="auto" w:fill="FFFFFF"/>
        </w:rPr>
        <w:t>无法按类型自动检测它。由于</w:t>
      </w:r>
      <w:r>
        <w:rPr>
          <w:rStyle w:val="HTML"/>
          <w:rFonts w:ascii="Consolas" w:hAnsi="Consolas"/>
          <w:sz w:val="23"/>
          <w:szCs w:val="23"/>
          <w:shd w:val="clear" w:color="auto" w:fill="F7F7F8"/>
        </w:rPr>
        <w:t>BeanPostProcessor</w:t>
      </w:r>
      <w:r>
        <w:rPr>
          <w:rFonts w:ascii="Arial" w:hAnsi="Arial" w:cs="Arial"/>
          <w:color w:val="34302D"/>
          <w:shd w:val="clear" w:color="auto" w:fill="FFFFFF"/>
        </w:rPr>
        <w:t>需要尽早实例化以便应用于上下文中其他</w:t>
      </w:r>
      <w:r>
        <w:rPr>
          <w:rFonts w:ascii="Arial" w:hAnsi="Arial" w:cs="Arial"/>
          <w:color w:val="34302D"/>
          <w:shd w:val="clear" w:color="auto" w:fill="FFFFFF"/>
        </w:rPr>
        <w:t>bean</w:t>
      </w:r>
      <w:r>
        <w:rPr>
          <w:rFonts w:ascii="Arial" w:hAnsi="Arial" w:cs="Arial"/>
          <w:color w:val="34302D"/>
          <w:shd w:val="clear" w:color="auto" w:fill="FFFFFF"/>
        </w:rPr>
        <w:t>的初始化，因此这种早期类型检测至关重要。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Programmatically registering </w:t>
            </w:r>
            <w:r w:rsidRPr="00BA0D5D">
              <w:rPr>
                <w:rFonts w:ascii="Consolas" w:eastAsia="宋体" w:hAnsi="Consolas" w:cs="宋体"/>
                <w:i/>
                <w:iCs/>
                <w:color w:val="0B0A0A"/>
                <w:kern w:val="0"/>
                <w:sz w:val="23"/>
                <w:szCs w:val="23"/>
                <w:shd w:val="clear" w:color="auto" w:fill="F7F7F8"/>
              </w:rPr>
              <w:t>BeanPostProcessor</w:t>
            </w:r>
            <w:r w:rsidRPr="00BA0D5D">
              <w:rPr>
                <w:rFonts w:ascii="Arial" w:eastAsia="宋体" w:hAnsi="Arial" w:cs="Arial"/>
                <w:i/>
                <w:iCs/>
                <w:color w:val="0B0A0A"/>
                <w:kern w:val="0"/>
                <w:sz w:val="24"/>
                <w:szCs w:val="24"/>
              </w:rPr>
              <w:t> instances</w:t>
            </w:r>
          </w:p>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While the recommended approach for </w:t>
            </w:r>
            <w:r w:rsidRPr="00BA0D5D">
              <w:rPr>
                <w:rFonts w:ascii="Consolas" w:eastAsia="宋体" w:hAnsi="Consolas" w:cs="宋体"/>
                <w:kern w:val="0"/>
                <w:sz w:val="23"/>
                <w:szCs w:val="23"/>
                <w:shd w:val="clear" w:color="auto" w:fill="F7F7F8"/>
              </w:rPr>
              <w:t>BeanPostProcessor</w:t>
            </w:r>
            <w:r w:rsidRPr="00BA0D5D">
              <w:rPr>
                <w:rFonts w:ascii="宋体" w:eastAsia="宋体" w:hAnsi="宋体" w:cs="宋体"/>
                <w:kern w:val="0"/>
                <w:sz w:val="24"/>
                <w:szCs w:val="24"/>
              </w:rPr>
              <w:t> registration is through </w:t>
            </w: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auto-detection (as described earlier), you can register them programmatically against a </w:t>
            </w:r>
            <w:r w:rsidRPr="00BA0D5D">
              <w:rPr>
                <w:rFonts w:ascii="Consolas" w:eastAsia="宋体" w:hAnsi="Consolas" w:cs="宋体"/>
                <w:kern w:val="0"/>
                <w:sz w:val="23"/>
                <w:szCs w:val="23"/>
                <w:shd w:val="clear" w:color="auto" w:fill="F7F7F8"/>
              </w:rPr>
              <w:t>ConfigurableBeanFactory</w:t>
            </w:r>
            <w:r w:rsidRPr="00BA0D5D">
              <w:rPr>
                <w:rFonts w:ascii="宋体" w:eastAsia="宋体" w:hAnsi="宋体" w:cs="宋体"/>
                <w:kern w:val="0"/>
                <w:sz w:val="24"/>
                <w:szCs w:val="24"/>
              </w:rPr>
              <w:t> by using the </w:t>
            </w:r>
            <w:r w:rsidRPr="00BA0D5D">
              <w:rPr>
                <w:rFonts w:ascii="Consolas" w:eastAsia="宋体" w:hAnsi="Consolas" w:cs="宋体"/>
                <w:kern w:val="0"/>
                <w:sz w:val="23"/>
                <w:szCs w:val="23"/>
                <w:shd w:val="clear" w:color="auto" w:fill="F7F7F8"/>
              </w:rPr>
              <w:t>addBeanPostProcessor</w:t>
            </w:r>
            <w:r w:rsidRPr="00BA0D5D">
              <w:rPr>
                <w:rFonts w:ascii="宋体" w:eastAsia="宋体" w:hAnsi="宋体" w:cs="宋体"/>
                <w:kern w:val="0"/>
                <w:sz w:val="24"/>
                <w:szCs w:val="24"/>
              </w:rPr>
              <w:t> method. This can be useful when you need to evaluate conditional logic before registration or even for copying bean post processors across contexts in a hierarchy. Note, however, that </w:t>
            </w:r>
            <w:r w:rsidRPr="00BA0D5D">
              <w:rPr>
                <w:rFonts w:ascii="Consolas" w:eastAsia="宋体" w:hAnsi="Consolas" w:cs="宋体"/>
                <w:kern w:val="0"/>
                <w:sz w:val="23"/>
                <w:szCs w:val="23"/>
                <w:shd w:val="clear" w:color="auto" w:fill="F7F7F8"/>
              </w:rPr>
              <w:t>BeanPostProcessor</w:t>
            </w:r>
            <w:r w:rsidRPr="00BA0D5D">
              <w:rPr>
                <w:rFonts w:ascii="宋体" w:eastAsia="宋体" w:hAnsi="宋体" w:cs="宋体"/>
                <w:kern w:val="0"/>
                <w:sz w:val="24"/>
                <w:szCs w:val="24"/>
              </w:rPr>
              <w:t> instances added programmatically do not respect the </w:t>
            </w:r>
            <w:r w:rsidRPr="00BA0D5D">
              <w:rPr>
                <w:rFonts w:ascii="Consolas" w:eastAsia="宋体" w:hAnsi="Consolas" w:cs="宋体"/>
                <w:kern w:val="0"/>
                <w:sz w:val="23"/>
                <w:szCs w:val="23"/>
                <w:shd w:val="clear" w:color="auto" w:fill="F7F7F8"/>
              </w:rPr>
              <w:t>Ordered</w:t>
            </w:r>
            <w:r w:rsidRPr="00BA0D5D">
              <w:rPr>
                <w:rFonts w:ascii="宋体" w:eastAsia="宋体" w:hAnsi="宋体" w:cs="宋体"/>
                <w:kern w:val="0"/>
                <w:sz w:val="24"/>
                <w:szCs w:val="24"/>
              </w:rPr>
              <w:t> interface. Here, it is the order of registration that dictates the order of execution. Note also that </w:t>
            </w:r>
            <w:r w:rsidRPr="00BA0D5D">
              <w:rPr>
                <w:rFonts w:ascii="Consolas" w:eastAsia="宋体" w:hAnsi="Consolas" w:cs="宋体"/>
                <w:kern w:val="0"/>
                <w:sz w:val="23"/>
                <w:szCs w:val="23"/>
                <w:shd w:val="clear" w:color="auto" w:fill="F7F7F8"/>
              </w:rPr>
              <w:t>BeanPostProcessor</w:t>
            </w:r>
            <w:r w:rsidRPr="00BA0D5D">
              <w:rPr>
                <w:rFonts w:ascii="宋体" w:eastAsia="宋体" w:hAnsi="宋体" w:cs="宋体"/>
                <w:kern w:val="0"/>
                <w:sz w:val="24"/>
                <w:szCs w:val="24"/>
              </w:rPr>
              <w:t> instances registered programmatically are always processed before those registered through auto-detection, regardless of any explicit ordering.</w:t>
            </w:r>
          </w:p>
          <w:p w:rsidR="001A7EF6" w:rsidRPr="001A7EF6" w:rsidRDefault="001A7EF6" w:rsidP="001A7EF6">
            <w:pPr>
              <w:widowControl/>
              <w:shd w:val="clear" w:color="auto" w:fill="EBF1E7"/>
              <w:jc w:val="left"/>
              <w:rPr>
                <w:rFonts w:ascii="Arial" w:eastAsia="宋体" w:hAnsi="Arial" w:cs="Arial"/>
                <w:i/>
                <w:iCs/>
                <w:color w:val="0B0A0A"/>
                <w:kern w:val="0"/>
                <w:sz w:val="24"/>
                <w:szCs w:val="24"/>
              </w:rPr>
            </w:pPr>
            <w:r w:rsidRPr="001A7EF6">
              <w:rPr>
                <w:rFonts w:ascii="Arial" w:eastAsia="宋体" w:hAnsi="Arial" w:cs="Arial"/>
                <w:i/>
                <w:iCs/>
                <w:color w:val="0B0A0A"/>
                <w:kern w:val="0"/>
                <w:sz w:val="24"/>
                <w:szCs w:val="24"/>
              </w:rPr>
              <w:t>以编程方式注册</w:t>
            </w:r>
            <w:r w:rsidRPr="001A7EF6">
              <w:rPr>
                <w:rFonts w:ascii="Consolas" w:eastAsia="宋体" w:hAnsi="Consolas" w:cs="宋体"/>
                <w:i/>
                <w:iCs/>
                <w:color w:val="0B0A0A"/>
                <w:kern w:val="0"/>
                <w:sz w:val="23"/>
                <w:szCs w:val="23"/>
                <w:shd w:val="clear" w:color="auto" w:fill="F7F7F8"/>
              </w:rPr>
              <w:t>BeanPostProcessor</w:t>
            </w:r>
            <w:r w:rsidRPr="001A7EF6">
              <w:rPr>
                <w:rFonts w:ascii="Arial" w:eastAsia="宋体" w:hAnsi="Arial" w:cs="Arial"/>
                <w:i/>
                <w:iCs/>
                <w:color w:val="0B0A0A"/>
                <w:kern w:val="0"/>
                <w:sz w:val="24"/>
                <w:szCs w:val="24"/>
              </w:rPr>
              <w:t>实例</w:t>
            </w:r>
          </w:p>
          <w:p w:rsidR="001A7EF6" w:rsidRPr="00BA0D5D" w:rsidRDefault="001A7EF6" w:rsidP="001A7EF6">
            <w:pPr>
              <w:widowControl/>
              <w:jc w:val="left"/>
              <w:rPr>
                <w:rFonts w:ascii="宋体" w:eastAsia="宋体" w:hAnsi="宋体" w:cs="宋体"/>
                <w:kern w:val="0"/>
                <w:sz w:val="24"/>
                <w:szCs w:val="24"/>
              </w:rPr>
            </w:pPr>
            <w:r w:rsidRPr="001A7EF6">
              <w:rPr>
                <w:rFonts w:ascii="Arial" w:eastAsia="宋体" w:hAnsi="Arial" w:cs="Arial"/>
                <w:kern w:val="0"/>
                <w:sz w:val="24"/>
                <w:szCs w:val="24"/>
                <w:shd w:val="clear" w:color="auto" w:fill="EBF1E7"/>
              </w:rPr>
              <w:t>虽然推荐的</w:t>
            </w:r>
            <w:r w:rsidRPr="001A7EF6">
              <w:rPr>
                <w:rFonts w:ascii="Consolas" w:eastAsia="宋体" w:hAnsi="Consolas" w:cs="宋体"/>
                <w:kern w:val="0"/>
                <w:sz w:val="23"/>
                <w:szCs w:val="23"/>
                <w:shd w:val="clear" w:color="auto" w:fill="F7F7F8"/>
              </w:rPr>
              <w:t>BeanPostProcessor</w:t>
            </w:r>
            <w:r w:rsidRPr="001A7EF6">
              <w:rPr>
                <w:rFonts w:ascii="Arial" w:eastAsia="宋体" w:hAnsi="Arial" w:cs="Arial"/>
                <w:kern w:val="0"/>
                <w:sz w:val="24"/>
                <w:szCs w:val="24"/>
                <w:shd w:val="clear" w:color="auto" w:fill="EBF1E7"/>
              </w:rPr>
              <w:t>注册方法是通过</w:t>
            </w:r>
            <w:r w:rsidRPr="001A7EF6">
              <w:rPr>
                <w:rFonts w:ascii="Arial" w:eastAsia="宋体" w:hAnsi="Arial" w:cs="Arial"/>
                <w:kern w:val="0"/>
                <w:sz w:val="24"/>
                <w:szCs w:val="24"/>
                <w:shd w:val="clear" w:color="auto" w:fill="EBF1E7"/>
              </w:rPr>
              <w:t> </w:t>
            </w:r>
            <w:r w:rsidRPr="001A7EF6">
              <w:rPr>
                <w:rFonts w:ascii="Consolas" w:eastAsia="宋体" w:hAnsi="Consolas" w:cs="宋体"/>
                <w:kern w:val="0"/>
                <w:sz w:val="23"/>
                <w:szCs w:val="23"/>
                <w:shd w:val="clear" w:color="auto" w:fill="F7F7F8"/>
              </w:rPr>
              <w:t>ApplicationContext</w:t>
            </w:r>
            <w:r w:rsidRPr="001A7EF6">
              <w:rPr>
                <w:rFonts w:ascii="Arial" w:eastAsia="宋体" w:hAnsi="Arial" w:cs="Arial"/>
                <w:kern w:val="0"/>
                <w:sz w:val="24"/>
                <w:szCs w:val="24"/>
                <w:shd w:val="clear" w:color="auto" w:fill="EBF1E7"/>
              </w:rPr>
              <w:t>自动检测（如前所述），但您可以</w:t>
            </w:r>
            <w:r w:rsidRPr="001A7EF6">
              <w:rPr>
                <w:rFonts w:ascii="Consolas" w:eastAsia="宋体" w:hAnsi="Consolas" w:cs="宋体"/>
                <w:kern w:val="0"/>
                <w:sz w:val="23"/>
                <w:szCs w:val="23"/>
                <w:shd w:val="clear" w:color="auto" w:fill="F7F7F8"/>
              </w:rPr>
              <w:t>ConfigurableBeanFactory</w:t>
            </w:r>
            <w:r w:rsidRPr="001A7EF6">
              <w:rPr>
                <w:rFonts w:ascii="Arial" w:eastAsia="宋体" w:hAnsi="Arial" w:cs="Arial"/>
                <w:kern w:val="0"/>
                <w:sz w:val="24"/>
                <w:szCs w:val="24"/>
                <w:shd w:val="clear" w:color="auto" w:fill="EBF1E7"/>
              </w:rPr>
              <w:t>使用该</w:t>
            </w:r>
            <w:r w:rsidRPr="001A7EF6">
              <w:rPr>
                <w:rFonts w:ascii="Consolas" w:eastAsia="宋体" w:hAnsi="Consolas" w:cs="宋体"/>
                <w:kern w:val="0"/>
                <w:sz w:val="23"/>
                <w:szCs w:val="23"/>
                <w:shd w:val="clear" w:color="auto" w:fill="F7F7F8"/>
              </w:rPr>
              <w:t>addBeanPostProcessor</w:t>
            </w:r>
            <w:r w:rsidRPr="001A7EF6">
              <w:rPr>
                <w:rFonts w:ascii="Arial" w:eastAsia="宋体" w:hAnsi="Arial" w:cs="Arial"/>
                <w:kern w:val="0"/>
                <w:sz w:val="24"/>
                <w:szCs w:val="24"/>
                <w:shd w:val="clear" w:color="auto" w:fill="EBF1E7"/>
              </w:rPr>
              <w:t> </w:t>
            </w:r>
            <w:r w:rsidRPr="001A7EF6">
              <w:rPr>
                <w:rFonts w:ascii="Arial" w:eastAsia="宋体" w:hAnsi="Arial" w:cs="Arial"/>
                <w:kern w:val="0"/>
                <w:sz w:val="24"/>
                <w:szCs w:val="24"/>
                <w:shd w:val="clear" w:color="auto" w:fill="EBF1E7"/>
              </w:rPr>
              <w:t>方法以编程方式对其进行注册。当您需要在注册前评估条件逻辑或甚至跨层次结构中的上下文复制</w:t>
            </w:r>
            <w:r w:rsidRPr="001A7EF6">
              <w:rPr>
                <w:rFonts w:ascii="Arial" w:eastAsia="宋体" w:hAnsi="Arial" w:cs="Arial"/>
                <w:kern w:val="0"/>
                <w:sz w:val="24"/>
                <w:szCs w:val="24"/>
                <w:shd w:val="clear" w:color="auto" w:fill="EBF1E7"/>
              </w:rPr>
              <w:t>Bean post</w:t>
            </w:r>
            <w:r w:rsidRPr="001A7EF6">
              <w:rPr>
                <w:rFonts w:ascii="Arial" w:eastAsia="宋体" w:hAnsi="Arial" w:cs="Arial"/>
                <w:kern w:val="0"/>
                <w:sz w:val="24"/>
                <w:szCs w:val="24"/>
                <w:shd w:val="clear" w:color="auto" w:fill="EBF1E7"/>
              </w:rPr>
              <w:t>处理器时，这非常有用。但请注意，以</w:t>
            </w:r>
            <w:r w:rsidRPr="001A7EF6">
              <w:rPr>
                <w:rFonts w:ascii="Consolas" w:eastAsia="宋体" w:hAnsi="Consolas" w:cs="宋体"/>
                <w:kern w:val="0"/>
                <w:sz w:val="23"/>
                <w:szCs w:val="23"/>
                <w:shd w:val="clear" w:color="auto" w:fill="F7F7F8"/>
              </w:rPr>
              <w:t>BeanPostProcessor</w:t>
            </w:r>
            <w:r w:rsidRPr="001A7EF6">
              <w:rPr>
                <w:rFonts w:ascii="Arial" w:eastAsia="宋体" w:hAnsi="Arial" w:cs="Arial"/>
                <w:kern w:val="0"/>
                <w:sz w:val="24"/>
                <w:szCs w:val="24"/>
                <w:shd w:val="clear" w:color="auto" w:fill="EBF1E7"/>
              </w:rPr>
              <w:t>编程方式添加的实例不尊重</w:t>
            </w:r>
            <w:r w:rsidRPr="001A7EF6">
              <w:rPr>
                <w:rFonts w:ascii="Consolas" w:eastAsia="宋体" w:hAnsi="Consolas" w:cs="宋体"/>
                <w:kern w:val="0"/>
                <w:sz w:val="23"/>
                <w:szCs w:val="23"/>
                <w:shd w:val="clear" w:color="auto" w:fill="F7F7F8"/>
              </w:rPr>
              <w:t>Ordered</w:t>
            </w:r>
            <w:r w:rsidRPr="001A7EF6">
              <w:rPr>
                <w:rFonts w:ascii="Arial" w:eastAsia="宋体" w:hAnsi="Arial" w:cs="Arial"/>
                <w:kern w:val="0"/>
                <w:sz w:val="24"/>
                <w:szCs w:val="24"/>
                <w:shd w:val="clear" w:color="auto" w:fill="EBF1E7"/>
              </w:rPr>
              <w:t>接口。这里，注册的顺序决定了执行的顺序。另请注意，以</w:t>
            </w:r>
            <w:r w:rsidRPr="001A7EF6">
              <w:rPr>
                <w:rFonts w:ascii="Consolas" w:eastAsia="宋体" w:hAnsi="Consolas" w:cs="宋体"/>
                <w:kern w:val="0"/>
                <w:sz w:val="23"/>
                <w:szCs w:val="23"/>
                <w:shd w:val="clear" w:color="auto" w:fill="F7F7F8"/>
              </w:rPr>
              <w:t>BeanPostProcessor</w:t>
            </w:r>
            <w:r w:rsidRPr="001A7EF6">
              <w:rPr>
                <w:rFonts w:ascii="Arial" w:eastAsia="宋体" w:hAnsi="Arial" w:cs="Arial"/>
                <w:kern w:val="0"/>
                <w:sz w:val="24"/>
                <w:szCs w:val="24"/>
                <w:shd w:val="clear" w:color="auto" w:fill="EBF1E7"/>
              </w:rPr>
              <w:t>编程方式注册的实例始终在通过自动检测注册的实例之前处理，而不管任何显式排序。</w:t>
            </w:r>
          </w:p>
        </w:tc>
      </w:tr>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Arial" w:eastAsia="宋体" w:hAnsi="Arial" w:cs="Arial"/>
                <w:i/>
                <w:iCs/>
                <w:color w:val="0B0A0A"/>
                <w:kern w:val="0"/>
                <w:sz w:val="24"/>
                <w:szCs w:val="24"/>
              </w:rPr>
            </w:pPr>
            <w:r w:rsidRPr="00BA0D5D">
              <w:rPr>
                <w:rFonts w:ascii="Consolas" w:eastAsia="宋体" w:hAnsi="Consolas" w:cs="宋体"/>
                <w:i/>
                <w:iCs/>
                <w:color w:val="0B0A0A"/>
                <w:kern w:val="0"/>
                <w:sz w:val="23"/>
                <w:szCs w:val="23"/>
                <w:shd w:val="clear" w:color="auto" w:fill="F7F7F8"/>
              </w:rPr>
              <w:t>BeanPostProcessor</w:t>
            </w:r>
            <w:r w:rsidRPr="00BA0D5D">
              <w:rPr>
                <w:rFonts w:ascii="Arial" w:eastAsia="宋体" w:hAnsi="Arial" w:cs="Arial"/>
                <w:i/>
                <w:iCs/>
                <w:color w:val="0B0A0A"/>
                <w:kern w:val="0"/>
                <w:sz w:val="24"/>
                <w:szCs w:val="24"/>
              </w:rPr>
              <w:t> instances and AOP auto-proxying</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Classes that implement the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interface are special and are treated differently by the container. All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and beans that they directly reference are instantiated on startup, as part of the special startup phase of the </w:t>
            </w:r>
            <w:r w:rsidRPr="00BA0D5D">
              <w:rPr>
                <w:rFonts w:ascii="Consolas" w:eastAsia="宋体" w:hAnsi="Consolas" w:cs="宋体"/>
                <w:kern w:val="0"/>
                <w:sz w:val="23"/>
                <w:szCs w:val="23"/>
                <w:shd w:val="clear" w:color="auto" w:fill="F7F7F8"/>
              </w:rPr>
              <w:t>ApplicationContext</w:t>
            </w:r>
            <w:r w:rsidRPr="00BA0D5D">
              <w:rPr>
                <w:rFonts w:ascii="inherit" w:eastAsia="宋体" w:hAnsi="inherit" w:cs="宋体"/>
                <w:kern w:val="0"/>
                <w:sz w:val="24"/>
                <w:szCs w:val="24"/>
              </w:rPr>
              <w:t>. Next, all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are registered in a sorted fashion and applied to all further beans in the container. Because AOP auto-proxying is implemented as a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itself, neither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nor the beans they directly reference are eligible for auto-proxying and, thus, do not have aspects woven into them.</w:t>
            </w:r>
          </w:p>
          <w:p w:rsidR="001A7EF6" w:rsidRPr="001A7EF6" w:rsidRDefault="001A7EF6" w:rsidP="001A7EF6">
            <w:pPr>
              <w:widowControl/>
              <w:shd w:val="clear" w:color="auto" w:fill="EBF1E7"/>
              <w:jc w:val="left"/>
              <w:rPr>
                <w:rFonts w:ascii="Arial" w:eastAsia="宋体" w:hAnsi="Arial" w:cs="Arial"/>
                <w:i/>
                <w:iCs/>
                <w:color w:val="0B0A0A"/>
                <w:kern w:val="0"/>
                <w:sz w:val="24"/>
                <w:szCs w:val="24"/>
              </w:rPr>
            </w:pPr>
            <w:r w:rsidRPr="001A7EF6">
              <w:rPr>
                <w:rFonts w:ascii="Consolas" w:eastAsia="宋体" w:hAnsi="Consolas" w:cs="宋体"/>
                <w:i/>
                <w:iCs/>
                <w:color w:val="0B0A0A"/>
                <w:kern w:val="0"/>
                <w:sz w:val="23"/>
                <w:szCs w:val="23"/>
                <w:shd w:val="clear" w:color="auto" w:fill="F7F7F8"/>
              </w:rPr>
              <w:t>BeanPostProcessor</w:t>
            </w:r>
            <w:r w:rsidRPr="001A7EF6">
              <w:rPr>
                <w:rFonts w:ascii="Arial" w:eastAsia="宋体" w:hAnsi="Arial" w:cs="Arial"/>
                <w:i/>
                <w:iCs/>
                <w:color w:val="0B0A0A"/>
                <w:kern w:val="0"/>
                <w:sz w:val="24"/>
                <w:szCs w:val="24"/>
              </w:rPr>
              <w:t> </w:t>
            </w:r>
            <w:r w:rsidRPr="001A7EF6">
              <w:rPr>
                <w:rFonts w:ascii="Arial" w:eastAsia="宋体" w:hAnsi="Arial" w:cs="Arial"/>
                <w:i/>
                <w:iCs/>
                <w:color w:val="0B0A0A"/>
                <w:kern w:val="0"/>
                <w:sz w:val="24"/>
                <w:szCs w:val="24"/>
              </w:rPr>
              <w:t>实例和</w:t>
            </w:r>
            <w:r w:rsidRPr="001A7EF6">
              <w:rPr>
                <w:rFonts w:ascii="Arial" w:eastAsia="宋体" w:hAnsi="Arial" w:cs="Arial"/>
                <w:i/>
                <w:iCs/>
                <w:color w:val="0B0A0A"/>
                <w:kern w:val="0"/>
                <w:sz w:val="24"/>
                <w:szCs w:val="24"/>
              </w:rPr>
              <w:t>AOP</w:t>
            </w:r>
            <w:r w:rsidRPr="001A7EF6">
              <w:rPr>
                <w:rFonts w:ascii="Arial" w:eastAsia="宋体" w:hAnsi="Arial" w:cs="Arial"/>
                <w:i/>
                <w:iCs/>
                <w:color w:val="0B0A0A"/>
                <w:kern w:val="0"/>
                <w:sz w:val="24"/>
                <w:szCs w:val="24"/>
              </w:rPr>
              <w:t>自动代理</w:t>
            </w:r>
          </w:p>
          <w:p w:rsidR="001A7EF6" w:rsidRPr="001A7EF6" w:rsidRDefault="001A7EF6" w:rsidP="001A7EF6">
            <w:pPr>
              <w:widowControl/>
              <w:shd w:val="clear" w:color="auto" w:fill="EBF1E7"/>
              <w:spacing w:after="300"/>
              <w:jc w:val="left"/>
              <w:rPr>
                <w:rFonts w:ascii="inherit" w:eastAsia="宋体" w:hAnsi="inherit" w:cs="Arial" w:hint="eastAsia"/>
                <w:kern w:val="0"/>
                <w:sz w:val="24"/>
                <w:szCs w:val="24"/>
              </w:rPr>
            </w:pPr>
            <w:r w:rsidRPr="001A7EF6">
              <w:rPr>
                <w:rFonts w:ascii="inherit" w:eastAsia="宋体" w:hAnsi="inherit" w:cs="Arial"/>
                <w:kern w:val="0"/>
                <w:sz w:val="24"/>
                <w:szCs w:val="24"/>
              </w:rPr>
              <w:lastRenderedPageBreak/>
              <w:t>实现</w:t>
            </w:r>
            <w:r w:rsidRPr="001A7EF6">
              <w:rPr>
                <w:rFonts w:ascii="Consolas" w:eastAsia="宋体" w:hAnsi="Consolas" w:cs="宋体"/>
                <w:kern w:val="0"/>
                <w:sz w:val="23"/>
                <w:szCs w:val="23"/>
                <w:shd w:val="clear" w:color="auto" w:fill="F7F7F8"/>
              </w:rPr>
              <w:t>BeanPostProcessor</w:t>
            </w:r>
            <w:r w:rsidRPr="001A7EF6">
              <w:rPr>
                <w:rFonts w:ascii="inherit" w:eastAsia="宋体" w:hAnsi="inherit" w:cs="Arial"/>
                <w:kern w:val="0"/>
                <w:sz w:val="24"/>
                <w:szCs w:val="24"/>
              </w:rPr>
              <w:t>接口的类是特殊的，容器会对它们进行不同的处理。</w:t>
            </w:r>
            <w:r w:rsidRPr="001A7EF6">
              <w:rPr>
                <w:rFonts w:ascii="Consolas" w:eastAsia="宋体" w:hAnsi="Consolas" w:cs="宋体"/>
                <w:kern w:val="0"/>
                <w:sz w:val="23"/>
                <w:szCs w:val="23"/>
                <w:shd w:val="clear" w:color="auto" w:fill="F7F7F8"/>
              </w:rPr>
              <w:t>BeanPostProcessor</w:t>
            </w:r>
            <w:r w:rsidRPr="001A7EF6">
              <w:rPr>
                <w:rFonts w:ascii="inherit" w:eastAsia="宋体" w:hAnsi="inherit" w:cs="Arial"/>
                <w:kern w:val="0"/>
                <w:sz w:val="24"/>
                <w:szCs w:val="24"/>
              </w:rPr>
              <w:t>他们直接引用的所有实例和</w:t>
            </w:r>
            <w:r w:rsidRPr="001A7EF6">
              <w:rPr>
                <w:rFonts w:ascii="inherit" w:eastAsia="宋体" w:hAnsi="inherit" w:cs="Arial"/>
                <w:kern w:val="0"/>
                <w:sz w:val="24"/>
                <w:szCs w:val="24"/>
              </w:rPr>
              <w:t>bean</w:t>
            </w:r>
            <w:r w:rsidRPr="001A7EF6">
              <w:rPr>
                <w:rFonts w:ascii="inherit" w:eastAsia="宋体" w:hAnsi="inherit" w:cs="Arial"/>
                <w:kern w:val="0"/>
                <w:sz w:val="24"/>
                <w:szCs w:val="24"/>
              </w:rPr>
              <w:t>都会在启动时实例化，作为特殊启动阶段的一部分</w:t>
            </w:r>
            <w:r w:rsidRPr="001A7EF6">
              <w:rPr>
                <w:rFonts w:ascii="Consolas" w:eastAsia="宋体" w:hAnsi="Consolas" w:cs="宋体"/>
                <w:kern w:val="0"/>
                <w:sz w:val="23"/>
                <w:szCs w:val="23"/>
                <w:shd w:val="clear" w:color="auto" w:fill="F7F7F8"/>
              </w:rPr>
              <w:t>ApplicationContext</w:t>
            </w:r>
            <w:r w:rsidRPr="001A7EF6">
              <w:rPr>
                <w:rFonts w:ascii="inherit" w:eastAsia="宋体" w:hAnsi="inherit" w:cs="Arial"/>
                <w:kern w:val="0"/>
                <w:sz w:val="24"/>
                <w:szCs w:val="24"/>
              </w:rPr>
              <w:t>。接下来，所有</w:t>
            </w:r>
            <w:r w:rsidRPr="001A7EF6">
              <w:rPr>
                <w:rFonts w:ascii="Consolas" w:eastAsia="宋体" w:hAnsi="Consolas" w:cs="宋体"/>
                <w:kern w:val="0"/>
                <w:sz w:val="23"/>
                <w:szCs w:val="23"/>
                <w:shd w:val="clear" w:color="auto" w:fill="F7F7F8"/>
              </w:rPr>
              <w:t>BeanPostProcessor</w:t>
            </w:r>
            <w:r w:rsidRPr="001A7EF6">
              <w:rPr>
                <w:rFonts w:ascii="inherit" w:eastAsia="宋体" w:hAnsi="inherit" w:cs="Arial"/>
                <w:kern w:val="0"/>
                <w:sz w:val="24"/>
                <w:szCs w:val="24"/>
              </w:rPr>
              <w:t>实例都以排序方式注册，并应用于容器中的所有其他</w:t>
            </w:r>
            <w:r w:rsidRPr="001A7EF6">
              <w:rPr>
                <w:rFonts w:ascii="inherit" w:eastAsia="宋体" w:hAnsi="inherit" w:cs="Arial"/>
                <w:kern w:val="0"/>
                <w:sz w:val="24"/>
                <w:szCs w:val="24"/>
              </w:rPr>
              <w:t>bean</w:t>
            </w:r>
            <w:r w:rsidRPr="001A7EF6">
              <w:rPr>
                <w:rFonts w:ascii="inherit" w:eastAsia="宋体" w:hAnsi="inherit" w:cs="Arial"/>
                <w:kern w:val="0"/>
                <w:sz w:val="24"/>
                <w:szCs w:val="24"/>
              </w:rPr>
              <w:t>。因为</w:t>
            </w:r>
            <w:r w:rsidRPr="001A7EF6">
              <w:rPr>
                <w:rFonts w:ascii="inherit" w:eastAsia="宋体" w:hAnsi="inherit" w:cs="Arial"/>
                <w:kern w:val="0"/>
                <w:sz w:val="24"/>
                <w:szCs w:val="24"/>
              </w:rPr>
              <w:t>AOP</w:t>
            </w:r>
            <w:r w:rsidRPr="001A7EF6">
              <w:rPr>
                <w:rFonts w:ascii="inherit" w:eastAsia="宋体" w:hAnsi="inherit" w:cs="Arial"/>
                <w:kern w:val="0"/>
                <w:sz w:val="24"/>
                <w:szCs w:val="24"/>
              </w:rPr>
              <w:t>自动代理是作为一个</w:t>
            </w:r>
            <w:r w:rsidRPr="001A7EF6">
              <w:rPr>
                <w:rFonts w:ascii="Consolas" w:eastAsia="宋体" w:hAnsi="Consolas" w:cs="宋体"/>
                <w:kern w:val="0"/>
                <w:sz w:val="23"/>
                <w:szCs w:val="23"/>
                <w:shd w:val="clear" w:color="auto" w:fill="F7F7F8"/>
              </w:rPr>
              <w:t>BeanPostProcessor</w:t>
            </w:r>
            <w:r w:rsidRPr="001A7EF6">
              <w:rPr>
                <w:rFonts w:ascii="inherit" w:eastAsia="宋体" w:hAnsi="inherit" w:cs="Arial"/>
                <w:kern w:val="0"/>
                <w:sz w:val="24"/>
                <w:szCs w:val="24"/>
              </w:rPr>
              <w:t>自身实现的，所以</w:t>
            </w:r>
            <w:r w:rsidRPr="001A7EF6">
              <w:rPr>
                <w:rFonts w:ascii="Consolas" w:eastAsia="宋体" w:hAnsi="Consolas" w:cs="宋体"/>
                <w:kern w:val="0"/>
                <w:sz w:val="23"/>
                <w:szCs w:val="23"/>
                <w:shd w:val="clear" w:color="auto" w:fill="F7F7F8"/>
              </w:rPr>
              <w:t>BeanPostProcessor</w:t>
            </w:r>
            <w:r w:rsidRPr="001A7EF6">
              <w:rPr>
                <w:rFonts w:ascii="inherit" w:eastAsia="宋体" w:hAnsi="inherit" w:cs="Arial"/>
                <w:kern w:val="0"/>
                <w:sz w:val="24"/>
                <w:szCs w:val="24"/>
              </w:rPr>
              <w:t> </w:t>
            </w:r>
            <w:r w:rsidRPr="001A7EF6">
              <w:rPr>
                <w:rFonts w:ascii="inherit" w:eastAsia="宋体" w:hAnsi="inherit" w:cs="Arial"/>
                <w:kern w:val="0"/>
                <w:sz w:val="24"/>
                <w:szCs w:val="24"/>
              </w:rPr>
              <w:t>实例和它们直接引用的</w:t>
            </w:r>
            <w:r w:rsidRPr="001A7EF6">
              <w:rPr>
                <w:rFonts w:ascii="inherit" w:eastAsia="宋体" w:hAnsi="inherit" w:cs="Arial"/>
                <w:kern w:val="0"/>
                <w:sz w:val="24"/>
                <w:szCs w:val="24"/>
              </w:rPr>
              <w:t>bean</w:t>
            </w:r>
            <w:r w:rsidRPr="001A7EF6">
              <w:rPr>
                <w:rFonts w:ascii="inherit" w:eastAsia="宋体" w:hAnsi="inherit" w:cs="Arial"/>
                <w:kern w:val="0"/>
                <w:sz w:val="24"/>
                <w:szCs w:val="24"/>
              </w:rPr>
              <w:t>都不符合自动代理的条件，因此没有编织方面。</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For any such bean, you should see an informational log message: </w:t>
            </w:r>
            <w:r w:rsidRPr="00BA0D5D">
              <w:rPr>
                <w:rFonts w:ascii="Consolas" w:eastAsia="宋体" w:hAnsi="Consolas" w:cs="宋体"/>
                <w:kern w:val="0"/>
                <w:sz w:val="23"/>
                <w:szCs w:val="23"/>
                <w:shd w:val="clear" w:color="auto" w:fill="F7F7F8"/>
              </w:rPr>
              <w:t>Bean someBean is not eligible for getting processed by all BeanPostProcessor interfaces (for example: not eligible for auto-proxying)</w:t>
            </w:r>
            <w:r w:rsidRPr="00BA0D5D">
              <w:rPr>
                <w:rFonts w:ascii="inherit" w:eastAsia="宋体" w:hAnsi="inherit" w:cs="宋体"/>
                <w:kern w:val="0"/>
                <w:sz w:val="24"/>
                <w:szCs w:val="24"/>
              </w:rPr>
              <w:t>.</w:t>
            </w:r>
          </w:p>
          <w:p w:rsidR="001A7EF6" w:rsidRPr="00BA0D5D" w:rsidRDefault="001A7EF6"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对于任何此类</w:t>
            </w:r>
            <w:r>
              <w:rPr>
                <w:rFonts w:ascii="Arial" w:hAnsi="Arial" w:cs="Arial"/>
                <w:shd w:val="clear" w:color="auto" w:fill="EBF1E7"/>
              </w:rPr>
              <w:t>bean</w:t>
            </w:r>
            <w:r>
              <w:rPr>
                <w:rFonts w:ascii="Arial" w:hAnsi="Arial" w:cs="Arial"/>
                <w:shd w:val="clear" w:color="auto" w:fill="EBF1E7"/>
              </w:rPr>
              <w:t>，您应该看到一条信息性日志消息：</w:t>
            </w:r>
            <w:r>
              <w:rPr>
                <w:rStyle w:val="HTML"/>
                <w:rFonts w:ascii="Consolas" w:hAnsi="Consolas"/>
                <w:sz w:val="23"/>
                <w:szCs w:val="23"/>
                <w:shd w:val="clear" w:color="auto" w:fill="F7F7F8"/>
              </w:rPr>
              <w:t>Bean someBean is not eligible for getting processed by all BeanPostProcessor interfaces (for example: not eligible for auto-proxying)</w:t>
            </w:r>
            <w:r>
              <w:rPr>
                <w:rFonts w:ascii="Arial" w:hAnsi="Arial" w:cs="Arial"/>
                <w:shd w:val="clear" w:color="auto" w:fill="EBF1E7"/>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you have beans wired into your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by using autowiring or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(which may fall back to autowiring), Spring might access unexpected beans when searching for type-matching dependency candidates and, therefore, make them ineligible for auto-proxying or other kinds of bean post-processing. For example, if you have a dependency annotated with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where the field or setter name does not directly correspond to the declared name of a bean and no name attribute is used, Spring accesses other beans for matching them by type.</w:t>
            </w:r>
          </w:p>
          <w:p w:rsidR="001A7EF6" w:rsidRPr="00BA0D5D" w:rsidRDefault="001A7EF6" w:rsidP="00BA0D5D">
            <w:pPr>
              <w:widowControl/>
              <w:jc w:val="left"/>
              <w:rPr>
                <w:rFonts w:ascii="inherit" w:eastAsia="宋体" w:hAnsi="inherit" w:cs="宋体" w:hint="eastAsia"/>
                <w:kern w:val="0"/>
                <w:sz w:val="24"/>
                <w:szCs w:val="24"/>
              </w:rPr>
            </w:pPr>
            <w:r>
              <w:rPr>
                <w:rFonts w:ascii="Arial" w:hAnsi="Arial" w:cs="Arial"/>
                <w:shd w:val="clear" w:color="auto" w:fill="EBF1E7"/>
              </w:rPr>
              <w:t>如果您</w:t>
            </w:r>
            <w:r>
              <w:rPr>
                <w:rStyle w:val="HTML"/>
                <w:rFonts w:ascii="Consolas" w:hAnsi="Consolas"/>
                <w:sz w:val="23"/>
                <w:szCs w:val="23"/>
                <w:shd w:val="clear" w:color="auto" w:fill="F7F7F8"/>
              </w:rPr>
              <w:t>BeanPostProcessor</w:t>
            </w:r>
            <w:r>
              <w:rPr>
                <w:rFonts w:ascii="Arial" w:hAnsi="Arial" w:cs="Arial"/>
                <w:shd w:val="clear" w:color="auto" w:fill="EBF1E7"/>
              </w:rPr>
              <w:t>通过使用自动装配或</w:t>
            </w:r>
            <w:r>
              <w:rPr>
                <w:rStyle w:val="HTML"/>
                <w:rFonts w:ascii="Consolas" w:hAnsi="Consolas"/>
                <w:sz w:val="23"/>
                <w:szCs w:val="23"/>
                <w:shd w:val="clear" w:color="auto" w:fill="F7F7F8"/>
              </w:rPr>
              <w:t>@Resource</w:t>
            </w:r>
            <w:r>
              <w:rPr>
                <w:rFonts w:ascii="Arial" w:hAnsi="Arial" w:cs="Arial"/>
                <w:shd w:val="clear" w:color="auto" w:fill="EBF1E7"/>
              </w:rPr>
              <w:t>（可能回退到自动装配）将</w:t>
            </w:r>
            <w:r>
              <w:rPr>
                <w:rFonts w:ascii="Arial" w:hAnsi="Arial" w:cs="Arial"/>
                <w:shd w:val="clear" w:color="auto" w:fill="EBF1E7"/>
              </w:rPr>
              <w:t>bean</w:t>
            </w:r>
            <w:r>
              <w:rPr>
                <w:rFonts w:ascii="Arial" w:hAnsi="Arial" w:cs="Arial"/>
                <w:shd w:val="clear" w:color="auto" w:fill="EBF1E7"/>
              </w:rPr>
              <w:t>连接到您的</w:t>
            </w:r>
            <w:r>
              <w:rPr>
                <w:rFonts w:ascii="Arial" w:hAnsi="Arial" w:cs="Arial"/>
                <w:shd w:val="clear" w:color="auto" w:fill="EBF1E7"/>
              </w:rPr>
              <w:t> </w:t>
            </w:r>
            <w:r>
              <w:rPr>
                <w:rFonts w:ascii="Arial" w:hAnsi="Arial" w:cs="Arial"/>
                <w:shd w:val="clear" w:color="auto" w:fill="EBF1E7"/>
              </w:rPr>
              <w:t>，则</w:t>
            </w:r>
            <w:r>
              <w:rPr>
                <w:rFonts w:ascii="Arial" w:hAnsi="Arial" w:cs="Arial"/>
                <w:shd w:val="clear" w:color="auto" w:fill="EBF1E7"/>
              </w:rPr>
              <w:t>Spring</w:t>
            </w:r>
            <w:r>
              <w:rPr>
                <w:rFonts w:ascii="Arial" w:hAnsi="Arial" w:cs="Arial"/>
                <w:shd w:val="clear" w:color="auto" w:fill="EBF1E7"/>
              </w:rPr>
              <w:t>可能会在搜索类型匹配依赖项候选项时访问意外的</w:t>
            </w:r>
            <w:r>
              <w:rPr>
                <w:rFonts w:ascii="Arial" w:hAnsi="Arial" w:cs="Arial"/>
                <w:shd w:val="clear" w:color="auto" w:fill="EBF1E7"/>
              </w:rPr>
              <w:t>bean</w:t>
            </w:r>
            <w:r>
              <w:rPr>
                <w:rFonts w:ascii="Arial" w:hAnsi="Arial" w:cs="Arial"/>
                <w:shd w:val="clear" w:color="auto" w:fill="EBF1E7"/>
              </w:rPr>
              <w:t>，因此，使它们不符合自动代理或其他类型的</w:t>
            </w:r>
            <w:r>
              <w:rPr>
                <w:rFonts w:ascii="Arial" w:hAnsi="Arial" w:cs="Arial"/>
                <w:shd w:val="clear" w:color="auto" w:fill="EBF1E7"/>
              </w:rPr>
              <w:t>bean post -</w:t>
            </w:r>
            <w:r>
              <w:rPr>
                <w:rFonts w:ascii="Arial" w:hAnsi="Arial" w:cs="Arial"/>
                <w:shd w:val="clear" w:color="auto" w:fill="EBF1E7"/>
              </w:rPr>
              <w:t>处理。例如，如果您有一个依赖项，</w:t>
            </w:r>
            <w:r>
              <w:rPr>
                <w:rStyle w:val="HTML"/>
                <w:rFonts w:ascii="Consolas" w:hAnsi="Consolas"/>
                <w:sz w:val="23"/>
                <w:szCs w:val="23"/>
                <w:shd w:val="clear" w:color="auto" w:fill="F7F7F8"/>
              </w:rPr>
              <w:t>@Resource</w:t>
            </w:r>
            <w:r>
              <w:rPr>
                <w:rFonts w:ascii="Arial" w:hAnsi="Arial" w:cs="Arial"/>
                <w:shd w:val="clear" w:color="auto" w:fill="EBF1E7"/>
              </w:rPr>
              <w:t>其中字段或</w:t>
            </w:r>
            <w:r>
              <w:rPr>
                <w:rFonts w:ascii="Arial" w:hAnsi="Arial" w:cs="Arial"/>
                <w:shd w:val="clear" w:color="auto" w:fill="EBF1E7"/>
              </w:rPr>
              <w:t>setter</w:t>
            </w:r>
            <w:r>
              <w:rPr>
                <w:rFonts w:ascii="Arial" w:hAnsi="Arial" w:cs="Arial"/>
                <w:shd w:val="clear" w:color="auto" w:fill="EBF1E7"/>
              </w:rPr>
              <w:t>名称与</w:t>
            </w:r>
            <w:r>
              <w:rPr>
                <w:rFonts w:ascii="Arial" w:hAnsi="Arial" w:cs="Arial"/>
                <w:shd w:val="clear" w:color="auto" w:fill="EBF1E7"/>
              </w:rPr>
              <w:t>bean</w:t>
            </w:r>
            <w:r>
              <w:rPr>
                <w:rFonts w:ascii="Arial" w:hAnsi="Arial" w:cs="Arial"/>
                <w:shd w:val="clear" w:color="auto" w:fill="EBF1E7"/>
              </w:rPr>
              <w:t>的声明名称没有直接对应，并且没有使用</w:t>
            </w:r>
            <w:r>
              <w:rPr>
                <w:rFonts w:ascii="Arial" w:hAnsi="Arial" w:cs="Arial"/>
                <w:shd w:val="clear" w:color="auto" w:fill="EBF1E7"/>
              </w:rPr>
              <w:t>name</w:t>
            </w:r>
            <w:r>
              <w:rPr>
                <w:rFonts w:ascii="Arial" w:hAnsi="Arial" w:cs="Arial"/>
                <w:shd w:val="clear" w:color="auto" w:fill="EBF1E7"/>
              </w:rPr>
              <w:t>属性，则</w:t>
            </w:r>
            <w:r>
              <w:rPr>
                <w:rFonts w:ascii="Arial" w:hAnsi="Arial" w:cs="Arial"/>
                <w:shd w:val="clear" w:color="auto" w:fill="EBF1E7"/>
              </w:rPr>
              <w:t>Spring</w:t>
            </w:r>
            <w:r>
              <w:rPr>
                <w:rFonts w:ascii="Arial" w:hAnsi="Arial" w:cs="Arial"/>
                <w:shd w:val="clear" w:color="auto" w:fill="EBF1E7"/>
              </w:rPr>
              <w:t>会访问其他</w:t>
            </w:r>
            <w:r>
              <w:rPr>
                <w:rFonts w:ascii="Arial" w:hAnsi="Arial" w:cs="Arial"/>
                <w:shd w:val="clear" w:color="auto" w:fill="EBF1E7"/>
              </w:rPr>
              <w:t>bean</w:t>
            </w:r>
            <w:r>
              <w:rPr>
                <w:rFonts w:ascii="Arial" w:hAnsi="Arial" w:cs="Arial"/>
                <w:shd w:val="clear" w:color="auto" w:fill="EBF1E7"/>
              </w:rPr>
              <w:t>以按类型匹配它们。</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following examples show how to write, register, and use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instances in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以下示例显示如何在中编写，注册和使用</w:t>
      </w:r>
      <w:r>
        <w:rPr>
          <w:rStyle w:val="HTML"/>
          <w:rFonts w:ascii="Consolas" w:hAnsi="Consolas"/>
          <w:sz w:val="23"/>
          <w:szCs w:val="23"/>
          <w:shd w:val="clear" w:color="auto" w:fill="F7F7F8"/>
        </w:rPr>
        <w:t>BeanPostProcessor</w:t>
      </w:r>
      <w:r>
        <w:rPr>
          <w:rFonts w:ascii="Arial" w:hAnsi="Arial" w:cs="Arial"/>
          <w:color w:val="34302D"/>
          <w:shd w:val="clear" w:color="auto" w:fill="FFFFFF"/>
        </w:rPr>
        <w:t>实例</w:t>
      </w:r>
      <w:r>
        <w:rPr>
          <w:rStyle w:val="HTML"/>
          <w:rFonts w:ascii="Consolas" w:hAnsi="Consolas"/>
          <w:sz w:val="23"/>
          <w:szCs w:val="23"/>
          <w:shd w:val="clear" w:color="auto" w:fill="F7F7F8"/>
        </w:rPr>
        <w:t>ApplicationContext</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Example: Hello World, </w:t>
      </w:r>
      <w:r w:rsidRPr="00BA0D5D">
        <w:rPr>
          <w:rFonts w:ascii="Consolas" w:eastAsia="宋体" w:hAnsi="Consolas" w:cs="宋体"/>
          <w:color w:val="34302D"/>
          <w:kern w:val="0"/>
          <w:sz w:val="25"/>
          <w:szCs w:val="25"/>
          <w:shd w:val="clear" w:color="auto" w:fill="F7F7F8"/>
        </w:rPr>
        <w:t>BeanPostProcessor</w:t>
      </w:r>
      <w:r w:rsidRPr="00BA0D5D">
        <w:rPr>
          <w:rFonts w:ascii="Arial" w:eastAsia="宋体" w:hAnsi="Arial" w:cs="Arial"/>
          <w:color w:val="34302D"/>
          <w:kern w:val="0"/>
          <w:sz w:val="27"/>
          <w:szCs w:val="27"/>
        </w:rPr>
        <w:t>-style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first example illustrates basic usage. The example shows a custom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implementation that invokes the </w:t>
      </w:r>
      <w:r w:rsidRPr="00BA0D5D">
        <w:rPr>
          <w:rFonts w:ascii="Consolas" w:eastAsia="宋体" w:hAnsi="Consolas" w:cs="宋体"/>
          <w:color w:val="34302D"/>
          <w:kern w:val="0"/>
          <w:sz w:val="23"/>
          <w:szCs w:val="23"/>
          <w:shd w:val="clear" w:color="auto" w:fill="F7F7F8"/>
        </w:rPr>
        <w:t>toString()</w:t>
      </w:r>
      <w:r w:rsidRPr="00BA0D5D">
        <w:rPr>
          <w:rFonts w:ascii="inherit" w:eastAsia="宋体" w:hAnsi="inherit" w:cs="Arial"/>
          <w:color w:val="34302D"/>
          <w:kern w:val="0"/>
          <w:sz w:val="24"/>
          <w:szCs w:val="24"/>
        </w:rPr>
        <w:t> method of each bean as it is created by the container and prints the resulting string to the system console.</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第一个例子说明了基本用法。该示例显示了一个自定义</w:t>
      </w:r>
      <w:r>
        <w:rPr>
          <w:rFonts w:ascii="Arial" w:hAnsi="Arial" w:cs="Arial"/>
          <w:color w:val="34302D"/>
          <w:shd w:val="clear" w:color="auto" w:fill="FFFFFF"/>
        </w:rPr>
        <w:t> </w:t>
      </w:r>
      <w:r>
        <w:rPr>
          <w:rStyle w:val="HTML"/>
          <w:rFonts w:ascii="Consolas" w:hAnsi="Consolas"/>
          <w:sz w:val="23"/>
          <w:szCs w:val="23"/>
          <w:shd w:val="clear" w:color="auto" w:fill="F7F7F8"/>
        </w:rPr>
        <w:t>BeanPostProcessor</w:t>
      </w:r>
      <w:r>
        <w:rPr>
          <w:rFonts w:ascii="Arial" w:hAnsi="Arial" w:cs="Arial"/>
          <w:color w:val="34302D"/>
          <w:shd w:val="clear" w:color="auto" w:fill="FFFFFF"/>
        </w:rPr>
        <w:t>实现，该实现调用</w:t>
      </w:r>
      <w:r>
        <w:rPr>
          <w:rStyle w:val="HTML"/>
          <w:rFonts w:ascii="Consolas" w:hAnsi="Consolas"/>
          <w:sz w:val="23"/>
          <w:szCs w:val="23"/>
          <w:shd w:val="clear" w:color="auto" w:fill="F7F7F8"/>
        </w:rPr>
        <w:t>toString()</w:t>
      </w:r>
      <w:r>
        <w:rPr>
          <w:rFonts w:ascii="Arial" w:hAnsi="Arial" w:cs="Arial"/>
          <w:color w:val="34302D"/>
          <w:shd w:val="clear" w:color="auto" w:fill="FFFFFF"/>
        </w:rPr>
        <w:t>容器创建的每个</w:t>
      </w:r>
      <w:r>
        <w:rPr>
          <w:rFonts w:ascii="Arial" w:hAnsi="Arial" w:cs="Arial"/>
          <w:color w:val="34302D"/>
          <w:shd w:val="clear" w:color="auto" w:fill="FFFFFF"/>
        </w:rPr>
        <w:t>bean </w:t>
      </w:r>
      <w:r>
        <w:rPr>
          <w:rFonts w:ascii="Arial" w:hAnsi="Arial" w:cs="Arial"/>
          <w:color w:val="34302D"/>
          <w:shd w:val="clear" w:color="auto" w:fill="FFFFFF"/>
        </w:rPr>
        <w:t>的方法，并将生成的字符串输出到系统控制台。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the custom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implementation class definition:</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以下清单显示了自定义</w:t>
      </w:r>
      <w:r>
        <w:rPr>
          <w:rStyle w:val="HTML"/>
          <w:rFonts w:ascii="Consolas" w:hAnsi="Consolas"/>
          <w:sz w:val="23"/>
          <w:szCs w:val="23"/>
          <w:shd w:val="clear" w:color="auto" w:fill="F7F7F8"/>
        </w:rPr>
        <w:t>BeanPostProcessor</w:t>
      </w:r>
      <w:r>
        <w:rPr>
          <w:rFonts w:ascii="Arial" w:hAnsi="Arial" w:cs="Arial"/>
          <w:color w:val="34302D"/>
          <w:shd w:val="clear" w:color="auto" w:fill="FFFFFF"/>
        </w:rPr>
        <w:t>实现类定义：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scripting;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org.springframework.beans.factory.config.BeanPostProcessor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InstantiationTracingBeanPostProcessor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BeanPostProcessor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simply return the instantiated bean as-is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postProcessBeforeInitialization(Object bean, String beanName)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bean; </w:t>
      </w:r>
      <w:r w:rsidRPr="00BA0D5D">
        <w:rPr>
          <w:rFonts w:ascii="Consolas" w:eastAsia="宋体" w:hAnsi="Consolas" w:cs="宋体"/>
          <w:i/>
          <w:iCs/>
          <w:color w:val="999988"/>
          <w:kern w:val="0"/>
          <w:sz w:val="24"/>
          <w:szCs w:val="24"/>
        </w:rPr>
        <w:t>// we could potentially return any object reference here...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postProcessAfterInitialization(Object bean, String beanName)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w:t>
      </w:r>
      <w:r w:rsidRPr="00BA0D5D">
        <w:rPr>
          <w:rFonts w:ascii="Consolas" w:eastAsia="宋体" w:hAnsi="Consolas" w:cs="宋体"/>
          <w:color w:val="DD1144"/>
          <w:kern w:val="0"/>
          <w:sz w:val="24"/>
          <w:szCs w:val="24"/>
        </w:rPr>
        <w:t>"Bean '"</w:t>
      </w:r>
      <w:r w:rsidRPr="00BA0D5D">
        <w:rPr>
          <w:rFonts w:ascii="Consolas" w:eastAsia="宋体" w:hAnsi="Consolas" w:cs="宋体"/>
          <w:color w:val="34302D"/>
          <w:kern w:val="0"/>
          <w:sz w:val="24"/>
          <w:szCs w:val="24"/>
        </w:rPr>
        <w:t xml:space="preserve"> + beanName + </w:t>
      </w:r>
      <w:r w:rsidRPr="00BA0D5D">
        <w:rPr>
          <w:rFonts w:ascii="Consolas" w:eastAsia="宋体" w:hAnsi="Consolas" w:cs="宋体"/>
          <w:color w:val="DD1144"/>
          <w:kern w:val="0"/>
          <w:sz w:val="24"/>
          <w:szCs w:val="24"/>
        </w:rPr>
        <w:t>"' created : "</w:t>
      </w:r>
      <w:r w:rsidRPr="00BA0D5D">
        <w:rPr>
          <w:rFonts w:ascii="Consolas" w:eastAsia="宋体" w:hAnsi="Consolas" w:cs="宋体"/>
          <w:color w:val="34302D"/>
          <w:kern w:val="0"/>
          <w:sz w:val="24"/>
          <w:szCs w:val="24"/>
        </w:rPr>
        <w:t xml:space="preserve"> + bean.toString());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w:t>
      </w:r>
      <w:r w:rsidRPr="00BA0D5D">
        <w:rPr>
          <w:rFonts w:ascii="Consolas" w:eastAsia="宋体" w:hAnsi="Consolas" w:cs="宋体"/>
          <w:color w:val="34302D"/>
          <w:kern w:val="0"/>
          <w:sz w:val="23"/>
          <w:szCs w:val="23"/>
          <w:shd w:val="clear" w:color="auto" w:fill="F7F7F8"/>
        </w:rPr>
        <w:t>beans</w:t>
      </w:r>
      <w:r w:rsidRPr="00BA0D5D">
        <w:rPr>
          <w:rFonts w:ascii="inherit" w:eastAsia="宋体" w:hAnsi="inherit" w:cs="Arial"/>
          <w:color w:val="34302D"/>
          <w:kern w:val="0"/>
          <w:sz w:val="24"/>
          <w:szCs w:val="24"/>
        </w:rPr>
        <w:t> element uses the </w:t>
      </w:r>
      <w:r w:rsidRPr="00BA0D5D">
        <w:rPr>
          <w:rFonts w:ascii="Consolas" w:eastAsia="宋体" w:hAnsi="Consolas" w:cs="宋体"/>
          <w:color w:val="34302D"/>
          <w:kern w:val="0"/>
          <w:sz w:val="23"/>
          <w:szCs w:val="23"/>
          <w:shd w:val="clear" w:color="auto" w:fill="F7F7F8"/>
        </w:rPr>
        <w:t>InstantiationTracingBeanPostProcessor</w:t>
      </w:r>
      <w:r w:rsidRPr="00BA0D5D">
        <w:rPr>
          <w:rFonts w:ascii="inherit" w:eastAsia="宋体" w:hAnsi="inherit" w:cs="Arial"/>
          <w:color w:val="34302D"/>
          <w:kern w:val="0"/>
          <w:sz w:val="24"/>
          <w:szCs w:val="24"/>
        </w:rPr>
        <w: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w:t>
      </w:r>
      <w:r>
        <w:rPr>
          <w:rStyle w:val="HTML"/>
          <w:rFonts w:ascii="Consolas" w:hAnsi="Consolas"/>
          <w:sz w:val="23"/>
          <w:szCs w:val="23"/>
          <w:shd w:val="clear" w:color="auto" w:fill="F7F7F8"/>
        </w:rPr>
        <w:t>beans</w:t>
      </w:r>
      <w:r>
        <w:rPr>
          <w:rFonts w:ascii="Arial" w:hAnsi="Arial" w:cs="Arial"/>
          <w:color w:val="34302D"/>
          <w:shd w:val="clear" w:color="auto" w:fill="FFFFFF"/>
        </w:rPr>
        <w:t>元素使用</w:t>
      </w:r>
      <w:r>
        <w:rPr>
          <w:rStyle w:val="HTML"/>
          <w:rFonts w:ascii="Consolas" w:hAnsi="Consolas"/>
          <w:sz w:val="23"/>
          <w:szCs w:val="23"/>
          <w:shd w:val="clear" w:color="auto" w:fill="F7F7F8"/>
        </w:rPr>
        <w:t>InstantiationTracingBeanPostProcessor</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xmlns:lang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"http://www.springframework.org/schema/lang"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http://www.springframework.org/schema/lang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https://www.springframework.org/schema/lang/spring-lang.xsd"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&lt;lang:groovy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"messenger"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script-source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"classpath:org/springframework/scripting/groovy/Messenger.groovy"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&lt;lang:property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"Fiona Apple Is Just So Dreamy."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&lt;/lang:groovy&gt;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when the above bean (messenger) is instantiated, this custom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BeanPostProcessor implementation will output the fact to the system console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"scripting.InstantiationTracingBeanPostProcessor"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how the </w:t>
      </w:r>
      <w:r w:rsidRPr="00BA0D5D">
        <w:rPr>
          <w:rFonts w:ascii="Consolas" w:eastAsia="宋体" w:hAnsi="Consolas" w:cs="宋体"/>
          <w:color w:val="34302D"/>
          <w:kern w:val="0"/>
          <w:sz w:val="23"/>
          <w:szCs w:val="23"/>
          <w:shd w:val="clear" w:color="auto" w:fill="F7F7F8"/>
        </w:rPr>
        <w:t>InstantiationTracingBeanPostProcessor</w:t>
      </w:r>
      <w:r w:rsidRPr="00BA0D5D">
        <w:rPr>
          <w:rFonts w:ascii="inherit" w:eastAsia="宋体" w:hAnsi="inherit" w:cs="Arial"/>
          <w:color w:val="34302D"/>
          <w:kern w:val="0"/>
          <w:sz w:val="24"/>
          <w:szCs w:val="24"/>
        </w:rPr>
        <w:t xml:space="preserve"> is merely defined. It does not even have a name, and, because it is a bean, it can be dependency-injected as you would any other bean. (The preceding </w:t>
      </w:r>
      <w:r w:rsidRPr="00BA0D5D">
        <w:rPr>
          <w:rFonts w:ascii="inherit" w:eastAsia="宋体" w:hAnsi="inherit" w:cs="Arial"/>
          <w:color w:val="34302D"/>
          <w:kern w:val="0"/>
          <w:sz w:val="24"/>
          <w:szCs w:val="24"/>
        </w:rPr>
        <w:lastRenderedPageBreak/>
        <w:t>configuration also defines a bean that is backed by a Groovy script. The Spring dynamic language support is detailed in the chapter entitled </w:t>
      </w:r>
      <w:hyperlink r:id="rId256" w:anchor="dynamic-language" w:history="1">
        <w:r w:rsidRPr="00BA0D5D">
          <w:rPr>
            <w:rFonts w:ascii="inherit" w:eastAsia="宋体" w:hAnsi="inherit" w:cs="Arial"/>
            <w:color w:val="548E2E"/>
            <w:kern w:val="0"/>
            <w:sz w:val="24"/>
            <w:szCs w:val="24"/>
            <w:u w:val="single"/>
          </w:rPr>
          <w:t>Dynamic Language Support</w:t>
        </w:r>
      </w:hyperlink>
      <w:r w:rsidRPr="00BA0D5D">
        <w:rPr>
          <w:rFonts w:ascii="inherit" w:eastAsia="宋体" w:hAnsi="inherit" w:cs="Arial"/>
          <w:color w:val="34302D"/>
          <w:kern w:val="0"/>
          <w:sz w:val="24"/>
          <w:szCs w:val="24"/>
        </w:rPr>
        <w: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请注意它</w:t>
      </w:r>
      <w:r>
        <w:rPr>
          <w:rStyle w:val="HTML"/>
          <w:rFonts w:ascii="Consolas" w:hAnsi="Consolas"/>
          <w:sz w:val="23"/>
          <w:szCs w:val="23"/>
          <w:shd w:val="clear" w:color="auto" w:fill="F7F7F8"/>
        </w:rPr>
        <w:t>InstantiationTracingBeanPostProcessor</w:t>
      </w:r>
      <w:r>
        <w:rPr>
          <w:rFonts w:ascii="Arial" w:hAnsi="Arial" w:cs="Arial"/>
          <w:color w:val="34302D"/>
          <w:shd w:val="clear" w:color="auto" w:fill="FFFFFF"/>
        </w:rPr>
        <w:t>是如何定义的。它甚至没有名称，并且，因为它是一个</w:t>
      </w:r>
      <w:r>
        <w:rPr>
          <w:rFonts w:ascii="Arial" w:hAnsi="Arial" w:cs="Arial"/>
          <w:color w:val="34302D"/>
          <w:shd w:val="clear" w:color="auto" w:fill="FFFFFF"/>
        </w:rPr>
        <w:t>bean</w:t>
      </w:r>
      <w:r>
        <w:rPr>
          <w:rFonts w:ascii="Arial" w:hAnsi="Arial" w:cs="Arial"/>
          <w:color w:val="34302D"/>
          <w:shd w:val="clear" w:color="auto" w:fill="FFFFFF"/>
        </w:rPr>
        <w:t>，它可以像任何其他</w:t>
      </w:r>
      <w:r>
        <w:rPr>
          <w:rFonts w:ascii="Arial" w:hAnsi="Arial" w:cs="Arial"/>
          <w:color w:val="34302D"/>
          <w:shd w:val="clear" w:color="auto" w:fill="FFFFFF"/>
        </w:rPr>
        <w:t>bean</w:t>
      </w:r>
      <w:r>
        <w:rPr>
          <w:rFonts w:ascii="Arial" w:hAnsi="Arial" w:cs="Arial"/>
          <w:color w:val="34302D"/>
          <w:shd w:val="clear" w:color="auto" w:fill="FFFFFF"/>
        </w:rPr>
        <w:t>一样依赖注入。（前面的配置还定义了一个由</w:t>
      </w:r>
      <w:r>
        <w:rPr>
          <w:rFonts w:ascii="Arial" w:hAnsi="Arial" w:cs="Arial"/>
          <w:color w:val="34302D"/>
          <w:shd w:val="clear" w:color="auto" w:fill="FFFFFF"/>
        </w:rPr>
        <w:t>Groovy</w:t>
      </w:r>
      <w:r>
        <w:rPr>
          <w:rFonts w:ascii="Arial" w:hAnsi="Arial" w:cs="Arial"/>
          <w:color w:val="34302D"/>
          <w:shd w:val="clear" w:color="auto" w:fill="FFFFFF"/>
        </w:rPr>
        <w:t>脚本支持的</w:t>
      </w:r>
      <w:r>
        <w:rPr>
          <w:rFonts w:ascii="Arial" w:hAnsi="Arial" w:cs="Arial"/>
          <w:color w:val="34302D"/>
          <w:shd w:val="clear" w:color="auto" w:fill="FFFFFF"/>
        </w:rPr>
        <w:t>bean</w:t>
      </w:r>
      <w:r>
        <w:rPr>
          <w:rFonts w:ascii="Arial" w:hAnsi="Arial" w:cs="Arial"/>
          <w:color w:val="34302D"/>
          <w:shd w:val="clear" w:color="auto" w:fill="FFFFFF"/>
        </w:rPr>
        <w:t>。在动态语言支持一章中详细介绍了</w:t>
      </w:r>
      <w:r>
        <w:rPr>
          <w:rFonts w:ascii="Arial" w:hAnsi="Arial" w:cs="Arial"/>
          <w:color w:val="34302D"/>
          <w:shd w:val="clear" w:color="auto" w:fill="FFFFFF"/>
        </w:rPr>
        <w:t>Spring </w:t>
      </w:r>
      <w:hyperlink r:id="rId257" w:anchor="dynamic-language" w:history="1">
        <w:r>
          <w:rPr>
            <w:rStyle w:val="a4"/>
            <w:rFonts w:ascii="Arial" w:hAnsi="Arial" w:cs="Arial"/>
            <w:color w:val="487A28"/>
            <w:shd w:val="clear" w:color="auto" w:fill="FFFFFF"/>
          </w:rPr>
          <w:t>动态语言支持</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Java application runs the preceding code and configuration:</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w:t>
      </w:r>
      <w:r>
        <w:rPr>
          <w:rFonts w:ascii="Arial" w:hAnsi="Arial" w:cs="Arial"/>
          <w:color w:val="34302D"/>
          <w:shd w:val="clear" w:color="auto" w:fill="FFFFFF"/>
        </w:rPr>
        <w:t>Java</w:t>
      </w:r>
      <w:r>
        <w:rPr>
          <w:rFonts w:ascii="Arial" w:hAnsi="Arial" w:cs="Arial"/>
          <w:color w:val="34302D"/>
          <w:shd w:val="clear" w:color="auto" w:fill="FFFFFF"/>
        </w:rPr>
        <w:t>应用程序运行上述代码和配置：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org.springframework.context.support.ClassPathXmlApplicationContext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org.springframework.scripting.Messenger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Boot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"scripting/beans.xml"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Messenger messenger = (Messenger) ctx.getBean(</w:t>
      </w:r>
      <w:r w:rsidRPr="00BA0D5D">
        <w:rPr>
          <w:rFonts w:ascii="Consolas" w:eastAsia="宋体" w:hAnsi="Consolas" w:cs="宋体"/>
          <w:color w:val="DD1144"/>
          <w:kern w:val="0"/>
          <w:sz w:val="24"/>
          <w:szCs w:val="24"/>
        </w:rPr>
        <w:t>"messenger"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System.out.println(messenger);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output of the preceding application resembles the following:</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上述应用程序的输出类似于以下内容：</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 'messenger' created : org.springframework.scripting.groovy.GroovyMessenger@272961</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org.springframework.scripting.groovy.GroovyMessenger@272961</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Example: The </w:t>
      </w:r>
      <w:r w:rsidRPr="00BA0D5D">
        <w:rPr>
          <w:rFonts w:ascii="Consolas" w:eastAsia="宋体" w:hAnsi="Consolas" w:cs="宋体"/>
          <w:color w:val="34302D"/>
          <w:kern w:val="0"/>
          <w:sz w:val="25"/>
          <w:szCs w:val="25"/>
          <w:shd w:val="clear" w:color="auto" w:fill="F7F7F8"/>
        </w:rPr>
        <w:t>RequiredAnnotationBeanPostProcessor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callback interfaces or annotations in conjunction with a custom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implementation is a common means of extending the Spring IoC container. An example is Spring’s </w:t>
      </w:r>
      <w:r w:rsidRPr="00BA0D5D">
        <w:rPr>
          <w:rFonts w:ascii="Consolas" w:eastAsia="宋体" w:hAnsi="Consolas" w:cs="宋体"/>
          <w:color w:val="34302D"/>
          <w:kern w:val="0"/>
          <w:sz w:val="23"/>
          <w:szCs w:val="23"/>
          <w:shd w:val="clear" w:color="auto" w:fill="F7F7F8"/>
        </w:rPr>
        <w:t>RequiredAnnotationBeanPostProcessor</w:t>
      </w:r>
      <w:r w:rsidRPr="00BA0D5D">
        <w:rPr>
          <w:rFonts w:ascii="inherit" w:eastAsia="宋体" w:hAnsi="inherit" w:cs="Arial"/>
          <w:color w:val="34302D"/>
          <w:kern w:val="0"/>
          <w:sz w:val="24"/>
          <w:szCs w:val="24"/>
        </w:rPr>
        <w:t> —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implementation that ships with the Spring distribution and that ensures that JavaBean properties on beans that are marked with an (arbitrary) annotation are actually (configured to be) dependency-injected with a value.</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将回调接口或注释与自定义</w:t>
      </w:r>
      <w:r>
        <w:rPr>
          <w:rStyle w:val="HTML"/>
          <w:rFonts w:ascii="Consolas" w:hAnsi="Consolas"/>
          <w:sz w:val="23"/>
          <w:szCs w:val="23"/>
          <w:shd w:val="clear" w:color="auto" w:fill="F7F7F8"/>
        </w:rPr>
        <w:t>BeanPostProcessor</w:t>
      </w:r>
      <w:r>
        <w:rPr>
          <w:rFonts w:ascii="Arial" w:hAnsi="Arial" w:cs="Arial"/>
          <w:color w:val="34302D"/>
          <w:shd w:val="clear" w:color="auto" w:fill="FFFFFF"/>
        </w:rPr>
        <w:t>实现结合使用</w:t>
      </w:r>
      <w:r>
        <w:rPr>
          <w:rFonts w:ascii="Arial" w:hAnsi="Arial" w:cs="Arial"/>
          <w:color w:val="34302D"/>
          <w:shd w:val="clear" w:color="auto" w:fill="FFFFFF"/>
        </w:rPr>
        <w:t> </w:t>
      </w:r>
      <w:r>
        <w:rPr>
          <w:rFonts w:ascii="Arial" w:hAnsi="Arial" w:cs="Arial"/>
          <w:color w:val="34302D"/>
          <w:shd w:val="clear" w:color="auto" w:fill="FFFFFF"/>
        </w:rPr>
        <w:t>是扩展</w:t>
      </w:r>
      <w:r>
        <w:rPr>
          <w:rFonts w:ascii="Arial" w:hAnsi="Arial" w:cs="Arial"/>
          <w:color w:val="34302D"/>
          <w:shd w:val="clear" w:color="auto" w:fill="FFFFFF"/>
        </w:rPr>
        <w:t>Spring IoC</w:t>
      </w:r>
      <w:r>
        <w:rPr>
          <w:rFonts w:ascii="Arial" w:hAnsi="Arial" w:cs="Arial"/>
          <w:color w:val="34302D"/>
          <w:shd w:val="clear" w:color="auto" w:fill="FFFFFF"/>
        </w:rPr>
        <w:t>容器的常用方法。一个例子是</w:t>
      </w:r>
      <w:r>
        <w:rPr>
          <w:rFonts w:ascii="Arial" w:hAnsi="Arial" w:cs="Arial"/>
          <w:color w:val="34302D"/>
          <w:shd w:val="clear" w:color="auto" w:fill="FFFFFF"/>
        </w:rPr>
        <w:t>Spring </w:t>
      </w:r>
      <w:r>
        <w:rPr>
          <w:rStyle w:val="HTML"/>
          <w:rFonts w:ascii="Consolas" w:hAnsi="Consolas"/>
          <w:sz w:val="23"/>
          <w:szCs w:val="23"/>
          <w:shd w:val="clear" w:color="auto" w:fill="F7F7F8"/>
        </w:rPr>
        <w:t>RequiredAnnotationBeanPostProcessor</w:t>
      </w:r>
      <w:r>
        <w:rPr>
          <w:rFonts w:ascii="Arial" w:hAnsi="Arial" w:cs="Arial"/>
          <w:color w:val="34302D"/>
          <w:shd w:val="clear" w:color="auto" w:fill="FFFFFF"/>
        </w:rPr>
        <w:t xml:space="preserve"> - </w:t>
      </w:r>
      <w:r>
        <w:rPr>
          <w:rFonts w:ascii="Arial" w:hAnsi="Arial" w:cs="Arial"/>
          <w:color w:val="34302D"/>
          <w:shd w:val="clear" w:color="auto" w:fill="FFFFFF"/>
        </w:rPr>
        <w:t>一个</w:t>
      </w:r>
      <w:r>
        <w:rPr>
          <w:rFonts w:ascii="Arial" w:hAnsi="Arial" w:cs="Arial"/>
          <w:color w:val="34302D"/>
          <w:shd w:val="clear" w:color="auto" w:fill="FFFFFF"/>
        </w:rPr>
        <w:t> </w:t>
      </w:r>
      <w:r>
        <w:rPr>
          <w:rStyle w:val="HTML"/>
          <w:rFonts w:ascii="Consolas" w:hAnsi="Consolas"/>
          <w:sz w:val="23"/>
          <w:szCs w:val="23"/>
          <w:shd w:val="clear" w:color="auto" w:fill="F7F7F8"/>
        </w:rPr>
        <w:t>BeanPostProcessor</w:t>
      </w:r>
      <w:r>
        <w:rPr>
          <w:rFonts w:ascii="Arial" w:hAnsi="Arial" w:cs="Arial"/>
          <w:color w:val="34302D"/>
          <w:shd w:val="clear" w:color="auto" w:fill="FFFFFF"/>
        </w:rPr>
        <w:t>随</w:t>
      </w:r>
      <w:r>
        <w:rPr>
          <w:rFonts w:ascii="Arial" w:hAnsi="Arial" w:cs="Arial"/>
          <w:color w:val="34302D"/>
          <w:shd w:val="clear" w:color="auto" w:fill="FFFFFF"/>
        </w:rPr>
        <w:t>Spring</w:t>
      </w:r>
      <w:r>
        <w:rPr>
          <w:rFonts w:ascii="Arial" w:hAnsi="Arial" w:cs="Arial"/>
          <w:color w:val="34302D"/>
          <w:shd w:val="clear" w:color="auto" w:fill="FFFFFF"/>
        </w:rPr>
        <w:t>发行版一起提供的实现，它确保标记有（任意）注释的</w:t>
      </w:r>
      <w:r>
        <w:rPr>
          <w:rFonts w:ascii="Arial" w:hAnsi="Arial" w:cs="Arial"/>
          <w:color w:val="34302D"/>
          <w:shd w:val="clear" w:color="auto" w:fill="FFFFFF"/>
        </w:rPr>
        <w:t>bean</w:t>
      </w:r>
      <w:r>
        <w:rPr>
          <w:rFonts w:ascii="Arial" w:hAnsi="Arial" w:cs="Arial"/>
          <w:color w:val="34302D"/>
          <w:shd w:val="clear" w:color="auto" w:fill="FFFFFF"/>
        </w:rPr>
        <w:t>上的</w:t>
      </w:r>
      <w:r>
        <w:rPr>
          <w:rFonts w:ascii="Arial" w:hAnsi="Arial" w:cs="Arial"/>
          <w:color w:val="34302D"/>
          <w:shd w:val="clear" w:color="auto" w:fill="FFFFFF"/>
        </w:rPr>
        <w:t>JavaBean</w:t>
      </w:r>
      <w:r>
        <w:rPr>
          <w:rFonts w:ascii="Arial" w:hAnsi="Arial" w:cs="Arial"/>
          <w:color w:val="34302D"/>
          <w:shd w:val="clear" w:color="auto" w:fill="FFFFFF"/>
        </w:rPr>
        <w:t>属性实际上（配置为）依赖注入值。</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1.8.2. Customizing Configuration Metadata with a </w:t>
      </w:r>
      <w:r w:rsidRPr="00BA0D5D">
        <w:rPr>
          <w:rFonts w:ascii="Consolas" w:eastAsia="宋体" w:hAnsi="Consolas" w:cs="宋体"/>
          <w:color w:val="34302D"/>
          <w:kern w:val="0"/>
          <w:sz w:val="33"/>
          <w:szCs w:val="33"/>
          <w:shd w:val="clear" w:color="auto" w:fill="F7F7F8"/>
        </w:rPr>
        <w:t>BeanFactoryPostProcessor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next extension point that we look at is the </w:t>
      </w:r>
      <w:r w:rsidRPr="00BA0D5D">
        <w:rPr>
          <w:rFonts w:ascii="Consolas" w:eastAsia="宋体" w:hAnsi="Consolas" w:cs="宋体"/>
          <w:color w:val="34302D"/>
          <w:kern w:val="0"/>
          <w:sz w:val="23"/>
          <w:szCs w:val="23"/>
          <w:shd w:val="clear" w:color="auto" w:fill="F7F7F8"/>
        </w:rPr>
        <w:t>org.springframework.beans.factory.config.BeanFactoryPostProcessor</w:t>
      </w:r>
      <w:r w:rsidRPr="00BA0D5D">
        <w:rPr>
          <w:rFonts w:ascii="inherit" w:eastAsia="宋体" w:hAnsi="inherit" w:cs="Arial"/>
          <w:color w:val="34302D"/>
          <w:kern w:val="0"/>
          <w:sz w:val="24"/>
          <w:szCs w:val="24"/>
        </w:rPr>
        <w:t>. The semantics of this interface are similar to those of the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with one major difference: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operates on the bean configuration metadata. That is, the Spring IoC container lets a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read the configuration metadata and potentially change it </w:t>
      </w:r>
      <w:r w:rsidRPr="00BA0D5D">
        <w:rPr>
          <w:rFonts w:ascii="inherit" w:eastAsia="宋体" w:hAnsi="inherit" w:cs="Arial"/>
          <w:i/>
          <w:iCs/>
          <w:color w:val="34302D"/>
          <w:kern w:val="0"/>
          <w:sz w:val="24"/>
          <w:szCs w:val="24"/>
        </w:rPr>
        <w:t>before</w:t>
      </w:r>
      <w:r w:rsidRPr="00BA0D5D">
        <w:rPr>
          <w:rFonts w:ascii="inherit" w:eastAsia="宋体" w:hAnsi="inherit" w:cs="Arial"/>
          <w:color w:val="34302D"/>
          <w:kern w:val="0"/>
          <w:sz w:val="24"/>
          <w:szCs w:val="24"/>
        </w:rPr>
        <w:t> the container instantiates any beans other than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instances.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我们看到的下一个扩展点是</w:t>
      </w:r>
      <w:r>
        <w:rPr>
          <w:rFonts w:ascii="Arial" w:hAnsi="Arial" w:cs="Arial"/>
          <w:color w:val="34302D"/>
          <w:shd w:val="clear" w:color="auto" w:fill="FFFFFF"/>
        </w:rPr>
        <w:t> </w:t>
      </w:r>
      <w:r>
        <w:rPr>
          <w:rStyle w:val="HTML"/>
          <w:rFonts w:ascii="Consolas" w:hAnsi="Consolas"/>
          <w:sz w:val="23"/>
          <w:szCs w:val="23"/>
          <w:shd w:val="clear" w:color="auto" w:fill="F7F7F8"/>
        </w:rPr>
        <w:t>org.springframework.beans.factory.config.BeanFactoryPostProcessor</w:t>
      </w:r>
      <w:r>
        <w:rPr>
          <w:rFonts w:ascii="Arial" w:hAnsi="Arial" w:cs="Arial"/>
          <w:color w:val="34302D"/>
          <w:shd w:val="clear" w:color="auto" w:fill="FFFFFF"/>
        </w:rPr>
        <w:t>。这个接口的语义类似于</w:t>
      </w:r>
      <w:r>
        <w:rPr>
          <w:rStyle w:val="HTML"/>
          <w:rFonts w:ascii="Consolas" w:hAnsi="Consolas"/>
          <w:sz w:val="23"/>
          <w:szCs w:val="23"/>
          <w:shd w:val="clear" w:color="auto" w:fill="F7F7F8"/>
        </w:rPr>
        <w:t>BeanPostProcessor</w:t>
      </w:r>
      <w:r>
        <w:rPr>
          <w:rFonts w:ascii="Arial" w:hAnsi="Arial" w:cs="Arial"/>
          <w:color w:val="34302D"/>
          <w:shd w:val="clear" w:color="auto" w:fill="FFFFFF"/>
        </w:rPr>
        <w:t>它的一个主要区别：</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操作</w:t>
      </w:r>
      <w:r>
        <w:rPr>
          <w:rFonts w:ascii="Arial" w:hAnsi="Arial" w:cs="Arial"/>
          <w:color w:val="34302D"/>
          <w:shd w:val="clear" w:color="auto" w:fill="FFFFFF"/>
        </w:rPr>
        <w:t>bean</w:t>
      </w:r>
      <w:r>
        <w:rPr>
          <w:rFonts w:ascii="Arial" w:hAnsi="Arial" w:cs="Arial"/>
          <w:color w:val="34302D"/>
          <w:shd w:val="clear" w:color="auto" w:fill="FFFFFF"/>
        </w:rPr>
        <w:t>配置元数据。也就是说，</w:t>
      </w:r>
      <w:r>
        <w:rPr>
          <w:rFonts w:ascii="Arial" w:hAnsi="Arial" w:cs="Arial"/>
          <w:color w:val="34302D"/>
          <w:shd w:val="clear" w:color="auto" w:fill="FFFFFF"/>
        </w:rPr>
        <w:t>Spring IoC</w:t>
      </w:r>
      <w:r>
        <w:rPr>
          <w:rFonts w:ascii="Arial" w:hAnsi="Arial" w:cs="Arial"/>
          <w:color w:val="34302D"/>
          <w:shd w:val="clear" w:color="auto" w:fill="FFFFFF"/>
        </w:rPr>
        <w:t>容器允许</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读取配置元数据，并可能在容器实例化除实例之外的任何</w:t>
      </w:r>
      <w:r>
        <w:rPr>
          <w:rFonts w:ascii="Arial" w:hAnsi="Arial" w:cs="Arial"/>
          <w:color w:val="34302D"/>
          <w:shd w:val="clear" w:color="auto" w:fill="FFFFFF"/>
        </w:rPr>
        <w:t>bean </w:t>
      </w:r>
      <w:r>
        <w:rPr>
          <w:rStyle w:val="a6"/>
          <w:rFonts w:ascii="Arial" w:hAnsi="Arial" w:cs="Arial"/>
          <w:color w:val="34302D"/>
          <w:shd w:val="clear" w:color="auto" w:fill="FFFFFF"/>
        </w:rPr>
        <w:t>之前</w:t>
      </w:r>
      <w:r>
        <w:rPr>
          <w:rFonts w:ascii="Arial" w:hAnsi="Arial" w:cs="Arial"/>
          <w:color w:val="34302D"/>
          <w:shd w:val="clear" w:color="auto" w:fill="FFFFFF"/>
        </w:rPr>
        <w:t>更改它</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configure multiple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instances, and you can control the order in which these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instances run by setting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property. However, you can only set this property if the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implements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If you write your own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you should consider implementing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too. See the javadoc of the </w:t>
      </w:r>
      <w:hyperlink r:id="rId258" w:history="1">
        <w:r w:rsidRPr="00BA0D5D">
          <w:rPr>
            <w:rFonts w:ascii="Consolas" w:eastAsia="宋体" w:hAnsi="Consolas" w:cs="宋体"/>
            <w:color w:val="548E2E"/>
            <w:kern w:val="0"/>
            <w:sz w:val="23"/>
            <w:szCs w:val="23"/>
            <w:u w:val="single"/>
            <w:shd w:val="clear" w:color="auto" w:fill="F7F7F8"/>
          </w:rPr>
          <w:t>BeanFactoryPostProcessor</w:t>
        </w:r>
      </w:hyperlink>
      <w:r w:rsidRPr="00BA0D5D">
        <w:rPr>
          <w:rFonts w:ascii="inherit" w:eastAsia="宋体" w:hAnsi="inherit" w:cs="Arial"/>
          <w:color w:val="34302D"/>
          <w:kern w:val="0"/>
          <w:sz w:val="24"/>
          <w:szCs w:val="24"/>
        </w:rPr>
        <w:t> and </w:t>
      </w:r>
      <w:hyperlink r:id="rId259" w:history="1">
        <w:r w:rsidRPr="00BA0D5D">
          <w:rPr>
            <w:rFonts w:ascii="Consolas" w:eastAsia="宋体" w:hAnsi="Consolas" w:cs="宋体"/>
            <w:color w:val="548E2E"/>
            <w:kern w:val="0"/>
            <w:sz w:val="23"/>
            <w:szCs w:val="23"/>
            <w:u w:val="single"/>
            <w:shd w:val="clear" w:color="auto" w:fill="F7F7F8"/>
          </w:rPr>
          <w:t>Ordered</w:t>
        </w:r>
      </w:hyperlink>
      <w:r w:rsidRPr="00BA0D5D">
        <w:rPr>
          <w:rFonts w:ascii="inherit" w:eastAsia="宋体" w:hAnsi="inherit" w:cs="Arial"/>
          <w:color w:val="34302D"/>
          <w:kern w:val="0"/>
          <w:sz w:val="24"/>
          <w:szCs w:val="24"/>
        </w:rPr>
        <w:t> interfaces for more details.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您可以配置多个</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实例，并且可以</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通过设置</w:t>
      </w:r>
      <w:r>
        <w:rPr>
          <w:rStyle w:val="HTML"/>
          <w:rFonts w:ascii="Consolas" w:hAnsi="Consolas"/>
          <w:sz w:val="23"/>
          <w:szCs w:val="23"/>
          <w:shd w:val="clear" w:color="auto" w:fill="F7F7F8"/>
        </w:rPr>
        <w:t>order</w:t>
      </w:r>
      <w:r>
        <w:rPr>
          <w:rFonts w:ascii="Arial" w:hAnsi="Arial" w:cs="Arial"/>
          <w:color w:val="34302D"/>
          <w:shd w:val="clear" w:color="auto" w:fill="FFFFFF"/>
        </w:rPr>
        <w:t>属性来控制这些实例的运行顺序。但是，如果</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实现</w:t>
      </w:r>
      <w:r>
        <w:rPr>
          <w:rFonts w:ascii="Arial" w:hAnsi="Arial" w:cs="Arial"/>
          <w:color w:val="34302D"/>
          <w:shd w:val="clear" w:color="auto" w:fill="FFFFFF"/>
        </w:rPr>
        <w:t> </w:t>
      </w:r>
      <w:r>
        <w:rPr>
          <w:rStyle w:val="HTML"/>
          <w:rFonts w:ascii="Consolas" w:hAnsi="Consolas"/>
          <w:sz w:val="23"/>
          <w:szCs w:val="23"/>
          <w:shd w:val="clear" w:color="auto" w:fill="F7F7F8"/>
        </w:rPr>
        <w:t>Ordered</w:t>
      </w:r>
      <w:r>
        <w:rPr>
          <w:rFonts w:ascii="Arial" w:hAnsi="Arial" w:cs="Arial"/>
          <w:color w:val="34302D"/>
          <w:shd w:val="clear" w:color="auto" w:fill="FFFFFF"/>
        </w:rPr>
        <w:t>接口，则只能设置此属性。如果你自己编写</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，你也应该考虑实现这个</w:t>
      </w:r>
      <w:r>
        <w:rPr>
          <w:rStyle w:val="HTML"/>
          <w:rFonts w:ascii="Consolas" w:hAnsi="Consolas"/>
          <w:sz w:val="23"/>
          <w:szCs w:val="23"/>
          <w:shd w:val="clear" w:color="auto" w:fill="F7F7F8"/>
        </w:rPr>
        <w:t>Ordered</w:t>
      </w:r>
      <w:r>
        <w:rPr>
          <w:rFonts w:ascii="Arial" w:hAnsi="Arial" w:cs="Arial"/>
          <w:color w:val="34302D"/>
          <w:shd w:val="clear" w:color="auto" w:fill="FFFFFF"/>
        </w:rPr>
        <w:t>接口。有关更多详细信息，请参阅</w:t>
      </w:r>
      <w:hyperlink r:id="rId260" w:history="1">
        <w:r>
          <w:rPr>
            <w:rStyle w:val="HTML"/>
            <w:rFonts w:ascii="Consolas" w:hAnsi="Consolas"/>
            <w:color w:val="548E2E"/>
            <w:sz w:val="23"/>
            <w:szCs w:val="23"/>
            <w:u w:val="single"/>
            <w:shd w:val="clear" w:color="auto" w:fill="F7F7F8"/>
          </w:rPr>
          <w:t>BeanFactoryPostProcessor</w:t>
        </w:r>
      </w:hyperlink>
      <w:r>
        <w:rPr>
          <w:rFonts w:ascii="Arial" w:hAnsi="Arial" w:cs="Arial"/>
          <w:color w:val="34302D"/>
          <w:shd w:val="clear" w:color="auto" w:fill="FFFFFF"/>
        </w:rPr>
        <w:t>和</w:t>
      </w:r>
      <w:hyperlink r:id="rId261" w:history="1">
        <w:r>
          <w:rPr>
            <w:rStyle w:val="HTML"/>
            <w:rFonts w:ascii="Consolas" w:hAnsi="Consolas"/>
            <w:color w:val="548E2E"/>
            <w:sz w:val="23"/>
            <w:szCs w:val="23"/>
            <w:u w:val="single"/>
            <w:shd w:val="clear" w:color="auto" w:fill="F7F7F8"/>
          </w:rPr>
          <w:t>Ordered</w:t>
        </w:r>
      </w:hyperlink>
      <w:r>
        <w:rPr>
          <w:rFonts w:ascii="Arial" w:hAnsi="Arial" w:cs="Arial"/>
          <w:color w:val="34302D"/>
          <w:shd w:val="clear" w:color="auto" w:fill="FFFFFF"/>
        </w:rPr>
        <w:t>接口的</w:t>
      </w:r>
      <w:r>
        <w:rPr>
          <w:rFonts w:ascii="Arial" w:hAnsi="Arial" w:cs="Arial"/>
          <w:color w:val="34302D"/>
          <w:shd w:val="clear" w:color="auto" w:fill="FFFFFF"/>
        </w:rPr>
        <w:t>javadoc </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If you want to change the actual bean instances (that is, the objects that are created from the configuration metadata), then you instead need to use a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(described earlier in </w:t>
            </w:r>
            <w:hyperlink r:id="rId262" w:anchor="beans-factory-extension-bpp" w:history="1">
              <w:r w:rsidRPr="00BA0D5D">
                <w:rPr>
                  <w:rFonts w:ascii="inherit" w:eastAsia="宋体" w:hAnsi="inherit" w:cs="宋体"/>
                  <w:color w:val="548E2E"/>
                  <w:kern w:val="0"/>
                  <w:sz w:val="24"/>
                  <w:szCs w:val="24"/>
                  <w:u w:val="single"/>
                </w:rPr>
                <w:t>Customizing Beans by Using a </w:t>
              </w:r>
              <w:r w:rsidRPr="00BA0D5D">
                <w:rPr>
                  <w:rFonts w:ascii="Consolas" w:eastAsia="宋体" w:hAnsi="Consolas" w:cs="宋体"/>
                  <w:color w:val="548E2E"/>
                  <w:kern w:val="0"/>
                  <w:sz w:val="23"/>
                  <w:szCs w:val="23"/>
                  <w:u w:val="single"/>
                  <w:shd w:val="clear" w:color="auto" w:fill="F7F7F8"/>
                </w:rPr>
                <w:t>BeanPostProcessor</w:t>
              </w:r>
            </w:hyperlink>
            <w:r w:rsidRPr="00BA0D5D">
              <w:rPr>
                <w:rFonts w:ascii="inherit" w:eastAsia="宋体" w:hAnsi="inherit" w:cs="宋体"/>
                <w:kern w:val="0"/>
                <w:sz w:val="24"/>
                <w:szCs w:val="24"/>
              </w:rPr>
              <w:t>). While it is technically possible to work with bean instances within a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(for example, by using </w:t>
            </w:r>
            <w:r w:rsidRPr="00BA0D5D">
              <w:rPr>
                <w:rFonts w:ascii="Consolas" w:eastAsia="宋体" w:hAnsi="Consolas" w:cs="宋体"/>
                <w:kern w:val="0"/>
                <w:sz w:val="23"/>
                <w:szCs w:val="23"/>
                <w:shd w:val="clear" w:color="auto" w:fill="F7F7F8"/>
              </w:rPr>
              <w:t>BeanFactory.getBean()</w:t>
            </w:r>
            <w:r w:rsidRPr="00BA0D5D">
              <w:rPr>
                <w:rFonts w:ascii="inherit" w:eastAsia="宋体" w:hAnsi="inherit" w:cs="宋体"/>
                <w:kern w:val="0"/>
                <w:sz w:val="24"/>
                <w:szCs w:val="24"/>
              </w:rPr>
              <w:t>), doing so causes premature bean instantiation, violating the standard container lifecycle. This may cause negative side effects, such as bypassing bean post processing.</w:t>
            </w:r>
          </w:p>
          <w:p w:rsidR="001A7EF6" w:rsidRPr="00BA0D5D" w:rsidRDefault="001A7EF6"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如果要更改实际的</w:t>
            </w:r>
            <w:r>
              <w:rPr>
                <w:rFonts w:ascii="Arial" w:hAnsi="Arial" w:cs="Arial"/>
                <w:shd w:val="clear" w:color="auto" w:fill="EBF1E7"/>
              </w:rPr>
              <w:t>bean</w:t>
            </w:r>
            <w:r>
              <w:rPr>
                <w:rFonts w:ascii="Arial" w:hAnsi="Arial" w:cs="Arial"/>
                <w:shd w:val="clear" w:color="auto" w:fill="EBF1E7"/>
              </w:rPr>
              <w:t>实例（即，从配置元数据创建的对象），则需要使用</w:t>
            </w:r>
            <w:r>
              <w:rPr>
                <w:rFonts w:ascii="Arial" w:hAnsi="Arial" w:cs="Arial"/>
                <w:shd w:val="clear" w:color="auto" w:fill="EBF1E7"/>
              </w:rPr>
              <w:t>a </w:t>
            </w:r>
            <w:r>
              <w:rPr>
                <w:rStyle w:val="HTML"/>
                <w:rFonts w:ascii="Consolas" w:hAnsi="Consolas"/>
                <w:sz w:val="23"/>
                <w:szCs w:val="23"/>
                <w:shd w:val="clear" w:color="auto" w:fill="F7F7F8"/>
              </w:rPr>
              <w:t>BeanPostProcessor</w:t>
            </w:r>
            <w:r>
              <w:rPr>
                <w:rFonts w:ascii="Arial" w:hAnsi="Arial" w:cs="Arial"/>
                <w:shd w:val="clear" w:color="auto" w:fill="EBF1E7"/>
              </w:rPr>
              <w:t> </w:t>
            </w:r>
            <w:r>
              <w:rPr>
                <w:rFonts w:ascii="Arial" w:hAnsi="Arial" w:cs="Arial"/>
                <w:shd w:val="clear" w:color="auto" w:fill="EBF1E7"/>
              </w:rPr>
              <w:t>（前面在</w:t>
            </w:r>
            <w:hyperlink r:id="rId263" w:anchor="beans-factory-extension-bpp" w:history="1">
              <w:r>
                <w:rPr>
                  <w:rStyle w:val="a4"/>
                  <w:rFonts w:ascii="Arial" w:hAnsi="Arial" w:cs="Arial"/>
                  <w:color w:val="548E2E"/>
                  <w:shd w:val="clear" w:color="auto" w:fill="EBF1E7"/>
                </w:rPr>
                <w:t>使用</w:t>
              </w:r>
              <w:r>
                <w:rPr>
                  <w:rStyle w:val="a4"/>
                  <w:rFonts w:ascii="Arial" w:hAnsi="Arial" w:cs="Arial"/>
                  <w:color w:val="548E2E"/>
                  <w:shd w:val="clear" w:color="auto" w:fill="EBF1E7"/>
                </w:rPr>
                <w:t>a</w:t>
              </w:r>
              <w:r>
                <w:rPr>
                  <w:rStyle w:val="a4"/>
                  <w:rFonts w:ascii="Arial" w:hAnsi="Arial" w:cs="Arial"/>
                  <w:color w:val="548E2E"/>
                  <w:shd w:val="clear" w:color="auto" w:fill="EBF1E7"/>
                </w:rPr>
                <w:t>定制</w:t>
              </w:r>
              <w:r>
                <w:rPr>
                  <w:rStyle w:val="a4"/>
                  <w:rFonts w:ascii="Arial" w:hAnsi="Arial" w:cs="Arial"/>
                  <w:color w:val="548E2E"/>
                  <w:shd w:val="clear" w:color="auto" w:fill="EBF1E7"/>
                </w:rPr>
                <w:t>Bean</w:t>
              </w:r>
              <w:r>
                <w:rPr>
                  <w:rStyle w:val="a4"/>
                  <w:rFonts w:ascii="Arial" w:hAnsi="Arial" w:cs="Arial"/>
                  <w:color w:val="548E2E"/>
                  <w:shd w:val="clear" w:color="auto" w:fill="EBF1E7"/>
                </w:rPr>
                <w:t>中进行了描述</w:t>
              </w:r>
              <w:r>
                <w:rPr>
                  <w:rStyle w:val="HTML"/>
                  <w:rFonts w:ascii="Consolas" w:hAnsi="Consolas"/>
                  <w:color w:val="548E2E"/>
                  <w:sz w:val="23"/>
                  <w:szCs w:val="23"/>
                  <w:u w:val="single"/>
                  <w:shd w:val="clear" w:color="auto" w:fill="F7F7F8"/>
                </w:rPr>
                <w:t>BeanPostProcessor</w:t>
              </w:r>
            </w:hyperlink>
            <w:r>
              <w:rPr>
                <w:rFonts w:ascii="Arial" w:hAnsi="Arial" w:cs="Arial"/>
                <w:shd w:val="clear" w:color="auto" w:fill="EBF1E7"/>
              </w:rPr>
              <w:t>）。虽然技术上可以在</w:t>
            </w:r>
            <w:r>
              <w:rPr>
                <w:rFonts w:ascii="Arial" w:hAnsi="Arial" w:cs="Arial"/>
                <w:shd w:val="clear" w:color="auto" w:fill="EBF1E7"/>
              </w:rPr>
              <w:t>a</w:t>
            </w:r>
            <w:r>
              <w:rPr>
                <w:rFonts w:ascii="Arial" w:hAnsi="Arial" w:cs="Arial"/>
                <w:shd w:val="clear" w:color="auto" w:fill="EBF1E7"/>
              </w:rPr>
              <w:t>中使用</w:t>
            </w:r>
            <w:r>
              <w:rPr>
                <w:rFonts w:ascii="Arial" w:hAnsi="Arial" w:cs="Arial"/>
                <w:shd w:val="clear" w:color="auto" w:fill="EBF1E7"/>
              </w:rPr>
              <w:t>bean</w:t>
            </w:r>
            <w:r>
              <w:rPr>
                <w:rFonts w:ascii="Arial" w:hAnsi="Arial" w:cs="Arial"/>
                <w:shd w:val="clear" w:color="auto" w:fill="EBF1E7"/>
              </w:rPr>
              <w:t>实例</w:t>
            </w:r>
            <w:r>
              <w:rPr>
                <w:rStyle w:val="HTML"/>
                <w:rFonts w:ascii="Consolas" w:hAnsi="Consolas"/>
                <w:sz w:val="23"/>
                <w:szCs w:val="23"/>
                <w:shd w:val="clear" w:color="auto" w:fill="F7F7F8"/>
              </w:rPr>
              <w:t>BeanFactoryPostProcessor</w:t>
            </w:r>
            <w:r>
              <w:rPr>
                <w:rFonts w:ascii="Arial" w:hAnsi="Arial" w:cs="Arial"/>
                <w:shd w:val="clear" w:color="auto" w:fill="EBF1E7"/>
              </w:rPr>
              <w:t>（例如，通过使用</w:t>
            </w:r>
            <w:r>
              <w:rPr>
                <w:rFonts w:ascii="Arial" w:hAnsi="Arial" w:cs="Arial"/>
                <w:shd w:val="clear" w:color="auto" w:fill="EBF1E7"/>
              </w:rPr>
              <w:t> </w:t>
            </w:r>
            <w:r>
              <w:rPr>
                <w:rStyle w:val="HTML"/>
                <w:rFonts w:ascii="Consolas" w:hAnsi="Consolas"/>
                <w:sz w:val="23"/>
                <w:szCs w:val="23"/>
                <w:shd w:val="clear" w:color="auto" w:fill="F7F7F8"/>
              </w:rPr>
              <w:t>BeanFactory.getBean()</w:t>
            </w:r>
            <w:r>
              <w:rPr>
                <w:rFonts w:ascii="Arial" w:hAnsi="Arial" w:cs="Arial"/>
                <w:shd w:val="clear" w:color="auto" w:fill="EBF1E7"/>
              </w:rPr>
              <w:t>），但这样做会导致过早的</w:t>
            </w:r>
            <w:r>
              <w:rPr>
                <w:rFonts w:ascii="Arial" w:hAnsi="Arial" w:cs="Arial"/>
                <w:shd w:val="clear" w:color="auto" w:fill="EBF1E7"/>
              </w:rPr>
              <w:t>bean</w:t>
            </w:r>
            <w:r>
              <w:rPr>
                <w:rFonts w:ascii="Arial" w:hAnsi="Arial" w:cs="Arial"/>
                <w:shd w:val="clear" w:color="auto" w:fill="EBF1E7"/>
              </w:rPr>
              <w:t>实例化，从而违反标准的容器生命周期。这可能会导致负面影响，例如绕过</w:t>
            </w:r>
            <w:r>
              <w:rPr>
                <w:rFonts w:ascii="Arial" w:hAnsi="Arial" w:cs="Arial"/>
                <w:shd w:val="clear" w:color="auto" w:fill="EBF1E7"/>
              </w:rPr>
              <w:t>bean</w:t>
            </w:r>
            <w:r>
              <w:rPr>
                <w:rFonts w:ascii="Arial" w:hAnsi="Arial" w:cs="Arial"/>
                <w:shd w:val="clear" w:color="auto" w:fill="EBF1E7"/>
              </w:rPr>
              <w:t>后期处理。</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Also,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instances are scoped per-container. This is only relevant if you use container hierarchies. If you define a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in one container, it is applied only to the bean definitions in that container. Bean definitions in one container are not post-processed by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instances in another container, even if both containers are part of the same hierarchy.</w:t>
            </w:r>
          </w:p>
          <w:p w:rsidR="001A7EF6" w:rsidRPr="00BA0D5D" w:rsidRDefault="001A7EF6" w:rsidP="00BA0D5D">
            <w:pPr>
              <w:widowControl/>
              <w:jc w:val="left"/>
              <w:rPr>
                <w:rFonts w:ascii="inherit" w:eastAsia="宋体" w:hAnsi="inherit" w:cs="宋体" w:hint="eastAsia"/>
                <w:kern w:val="0"/>
                <w:sz w:val="24"/>
                <w:szCs w:val="24"/>
              </w:rPr>
            </w:pPr>
            <w:r>
              <w:rPr>
                <w:rFonts w:ascii="Arial" w:hAnsi="Arial" w:cs="Arial"/>
                <w:shd w:val="clear" w:color="auto" w:fill="EBF1E7"/>
              </w:rPr>
              <w:lastRenderedPageBreak/>
              <w:t>此外，</w:t>
            </w:r>
            <w:r>
              <w:rPr>
                <w:rStyle w:val="HTML"/>
                <w:rFonts w:ascii="Consolas" w:hAnsi="Consolas"/>
                <w:sz w:val="23"/>
                <w:szCs w:val="23"/>
                <w:shd w:val="clear" w:color="auto" w:fill="F7F7F8"/>
              </w:rPr>
              <w:t>BeanFactoryPostProcessor</w:t>
            </w:r>
            <w:r>
              <w:rPr>
                <w:rFonts w:ascii="Arial" w:hAnsi="Arial" w:cs="Arial"/>
                <w:shd w:val="clear" w:color="auto" w:fill="EBF1E7"/>
              </w:rPr>
              <w:t>实例的范围是每个容器的范围。仅当您使用容器层次结构时，这才有意义。如果</w:t>
            </w:r>
            <w:r>
              <w:rPr>
                <w:rStyle w:val="HTML"/>
                <w:rFonts w:ascii="Consolas" w:hAnsi="Consolas"/>
                <w:sz w:val="23"/>
                <w:szCs w:val="23"/>
                <w:shd w:val="clear" w:color="auto" w:fill="F7F7F8"/>
              </w:rPr>
              <w:t>BeanFactoryPostProcessor</w:t>
            </w:r>
            <w:r>
              <w:rPr>
                <w:rFonts w:ascii="Arial" w:hAnsi="Arial" w:cs="Arial"/>
                <w:shd w:val="clear" w:color="auto" w:fill="EBF1E7"/>
              </w:rPr>
              <w:t>在一个容器中定义一个容器，则它仅应用于该容器中的</w:t>
            </w:r>
            <w:r>
              <w:rPr>
                <w:rFonts w:ascii="Arial" w:hAnsi="Arial" w:cs="Arial"/>
                <w:shd w:val="clear" w:color="auto" w:fill="EBF1E7"/>
              </w:rPr>
              <w:t>bean</w:t>
            </w:r>
            <w:r>
              <w:rPr>
                <w:rFonts w:ascii="Arial" w:hAnsi="Arial" w:cs="Arial"/>
                <w:shd w:val="clear" w:color="auto" w:fill="EBF1E7"/>
              </w:rPr>
              <w:t>定义。</w:t>
            </w:r>
            <w:r>
              <w:rPr>
                <w:rStyle w:val="HTML"/>
                <w:rFonts w:ascii="Consolas" w:hAnsi="Consolas"/>
                <w:sz w:val="23"/>
                <w:szCs w:val="23"/>
                <w:shd w:val="clear" w:color="auto" w:fill="F7F7F8"/>
              </w:rPr>
              <w:t>BeanFactoryPostProcessor</w:t>
            </w:r>
            <w:r>
              <w:rPr>
                <w:rFonts w:ascii="Arial" w:hAnsi="Arial" w:cs="Arial"/>
                <w:shd w:val="clear" w:color="auto" w:fill="EBF1E7"/>
              </w:rPr>
              <w:t>即使两个容器都是同一层次结构的一部分，一个容器中的</w:t>
            </w:r>
            <w:r>
              <w:rPr>
                <w:rFonts w:ascii="Arial" w:hAnsi="Arial" w:cs="Arial"/>
                <w:shd w:val="clear" w:color="auto" w:fill="EBF1E7"/>
              </w:rPr>
              <w:t>Bean</w:t>
            </w:r>
            <w:r>
              <w:rPr>
                <w:rFonts w:ascii="Arial" w:hAnsi="Arial" w:cs="Arial"/>
                <w:shd w:val="clear" w:color="auto" w:fill="EBF1E7"/>
              </w:rPr>
              <w:t>定义也不会被另一个容器中的实例进行后处理。</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 bean factory post-processor is automatically executed when it is declared inside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 order to apply changes to the configuration metadata that define the container. Spring includes a number of predefined bean factory post-processors, such as </w:t>
      </w:r>
      <w:r w:rsidRPr="00BA0D5D">
        <w:rPr>
          <w:rFonts w:ascii="Consolas" w:eastAsia="宋体" w:hAnsi="Consolas" w:cs="宋体"/>
          <w:color w:val="34302D"/>
          <w:kern w:val="0"/>
          <w:sz w:val="23"/>
          <w:szCs w:val="23"/>
          <w:shd w:val="clear" w:color="auto" w:fill="F7F7F8"/>
        </w:rPr>
        <w:t>PropertyOverrideConfigurer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You can also use a custom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 for example, to register custom property editors.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Bean</w:t>
      </w:r>
      <w:r>
        <w:rPr>
          <w:rFonts w:ascii="Arial" w:hAnsi="Arial" w:cs="Arial"/>
          <w:color w:val="34302D"/>
          <w:shd w:val="clear" w:color="auto" w:fill="FFFFFF"/>
        </w:rPr>
        <w:t>工厂后处理器在其内部声明时会自动执行</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，以便将更改应用于定义容器的配置元数据。</w:t>
      </w:r>
      <w:r>
        <w:rPr>
          <w:rFonts w:ascii="Arial" w:hAnsi="Arial" w:cs="Arial"/>
          <w:color w:val="34302D"/>
          <w:shd w:val="clear" w:color="auto" w:fill="FFFFFF"/>
        </w:rPr>
        <w:t>Spring</w:t>
      </w:r>
      <w:r>
        <w:rPr>
          <w:rFonts w:ascii="Arial" w:hAnsi="Arial" w:cs="Arial"/>
          <w:color w:val="34302D"/>
          <w:shd w:val="clear" w:color="auto" w:fill="FFFFFF"/>
        </w:rPr>
        <w:t>包含许多预定义的</w:t>
      </w:r>
      <w:r>
        <w:rPr>
          <w:rFonts w:ascii="Arial" w:hAnsi="Arial" w:cs="Arial"/>
          <w:color w:val="34302D"/>
          <w:shd w:val="clear" w:color="auto" w:fill="FFFFFF"/>
        </w:rPr>
        <w:t>bean</w:t>
      </w:r>
      <w:r>
        <w:rPr>
          <w:rFonts w:ascii="Arial" w:hAnsi="Arial" w:cs="Arial"/>
          <w:color w:val="34302D"/>
          <w:shd w:val="clear" w:color="auto" w:fill="FFFFFF"/>
        </w:rPr>
        <w:t>工厂后处理器，例如</w:t>
      </w:r>
      <w:r>
        <w:rPr>
          <w:rStyle w:val="HTML"/>
          <w:rFonts w:ascii="Consolas" w:hAnsi="Consolas"/>
          <w:sz w:val="23"/>
          <w:szCs w:val="23"/>
          <w:shd w:val="clear" w:color="auto" w:fill="F7F7F8"/>
        </w:rPr>
        <w:t>PropertyOverrideConfigurer</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。您还可以使用自定义</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 xml:space="preserve"> - </w:t>
      </w:r>
      <w:r>
        <w:rPr>
          <w:rFonts w:ascii="Arial" w:hAnsi="Arial" w:cs="Arial"/>
          <w:color w:val="34302D"/>
          <w:shd w:val="clear" w:color="auto" w:fill="FFFFFF"/>
        </w:rPr>
        <w:t>例如，注册自定义属性编辑器。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automatically detects any beans that are deployed into it that implement the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interface. It uses these beans as bean factory post-processors, at the appropriate time. You can deploy these post-processor beans as you would any other bean.</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一个</w:t>
      </w:r>
      <w:r>
        <w:rPr>
          <w:rStyle w:val="HTML"/>
          <w:rFonts w:ascii="Consolas" w:hAnsi="Consolas"/>
          <w:sz w:val="23"/>
          <w:szCs w:val="23"/>
          <w:shd w:val="clear" w:color="auto" w:fill="F7F7F8"/>
        </w:rPr>
        <w:t>ApplicationContext</w:t>
      </w:r>
      <w:r>
        <w:rPr>
          <w:rFonts w:ascii="Arial" w:hAnsi="Arial" w:cs="Arial"/>
          <w:color w:val="34302D"/>
          <w:shd w:val="clear" w:color="auto" w:fill="FFFFFF"/>
        </w:rPr>
        <w:t>自动检测部署在它实现了任何豆</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接口。它在适当的时候使用这些</w:t>
      </w:r>
      <w:r>
        <w:rPr>
          <w:rFonts w:ascii="Arial" w:hAnsi="Arial" w:cs="Arial"/>
          <w:color w:val="34302D"/>
          <w:shd w:val="clear" w:color="auto" w:fill="FFFFFF"/>
        </w:rPr>
        <w:t>bean</w:t>
      </w:r>
      <w:r>
        <w:rPr>
          <w:rFonts w:ascii="Arial" w:hAnsi="Arial" w:cs="Arial"/>
          <w:color w:val="34302D"/>
          <w:shd w:val="clear" w:color="auto" w:fill="FFFFFF"/>
        </w:rPr>
        <w:t>作为</w:t>
      </w:r>
      <w:r>
        <w:rPr>
          <w:rFonts w:ascii="Arial" w:hAnsi="Arial" w:cs="Arial"/>
          <w:color w:val="34302D"/>
          <w:shd w:val="clear" w:color="auto" w:fill="FFFFFF"/>
        </w:rPr>
        <w:t>bean</w:t>
      </w:r>
      <w:r>
        <w:rPr>
          <w:rFonts w:ascii="Arial" w:hAnsi="Arial" w:cs="Arial"/>
          <w:color w:val="34302D"/>
          <w:shd w:val="clear" w:color="auto" w:fill="FFFFFF"/>
        </w:rPr>
        <w:t>工厂后处理器。您可以像处理任何其他</w:t>
      </w:r>
      <w:r>
        <w:rPr>
          <w:rFonts w:ascii="Arial" w:hAnsi="Arial" w:cs="Arial"/>
          <w:color w:val="34302D"/>
          <w:shd w:val="clear" w:color="auto" w:fill="FFFFFF"/>
        </w:rPr>
        <w:t>bean</w:t>
      </w:r>
      <w:r>
        <w:rPr>
          <w:rFonts w:ascii="Arial" w:hAnsi="Arial" w:cs="Arial"/>
          <w:color w:val="34302D"/>
          <w:shd w:val="clear" w:color="auto" w:fill="FFFFFF"/>
        </w:rPr>
        <w:t>一样部署这些后处理器</w:t>
      </w:r>
      <w:r>
        <w:rPr>
          <w:rFonts w:ascii="Arial" w:hAnsi="Arial" w:cs="Arial"/>
          <w:color w:val="34302D"/>
          <w:shd w:val="clear" w:color="auto" w:fill="FFFFFF"/>
        </w:rPr>
        <w:t>bean</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with </w:t>
            </w:r>
            <w:r w:rsidRPr="00BA0D5D">
              <w:rPr>
                <w:rFonts w:ascii="Consolas" w:eastAsia="宋体" w:hAnsi="Consolas" w:cs="宋体"/>
                <w:kern w:val="0"/>
                <w:sz w:val="23"/>
                <w:szCs w:val="23"/>
                <w:shd w:val="clear" w:color="auto" w:fill="F7F7F8"/>
              </w:rPr>
              <w:t>BeanPostProcessor</w:t>
            </w:r>
            <w:r w:rsidRPr="00BA0D5D">
              <w:rPr>
                <w:rFonts w:ascii="宋体" w:eastAsia="宋体" w:hAnsi="宋体" w:cs="宋体"/>
                <w:kern w:val="0"/>
                <w:sz w:val="24"/>
                <w:szCs w:val="24"/>
              </w:rPr>
              <w:t>s , you typically do not want to configure </w:t>
            </w:r>
            <w:r w:rsidRPr="00BA0D5D">
              <w:rPr>
                <w:rFonts w:ascii="Consolas" w:eastAsia="宋体" w:hAnsi="Consolas" w:cs="宋体"/>
                <w:kern w:val="0"/>
                <w:sz w:val="23"/>
                <w:szCs w:val="23"/>
                <w:shd w:val="clear" w:color="auto" w:fill="F7F7F8"/>
              </w:rPr>
              <w:t>BeanFactoryPostProcessor</w:t>
            </w:r>
            <w:r w:rsidRPr="00BA0D5D">
              <w:rPr>
                <w:rFonts w:ascii="宋体" w:eastAsia="宋体" w:hAnsi="宋体" w:cs="宋体"/>
                <w:kern w:val="0"/>
                <w:sz w:val="24"/>
                <w:szCs w:val="24"/>
              </w:rPr>
              <w:t>s for lazy initialization. If no other bean references a </w:t>
            </w:r>
            <w:r w:rsidRPr="00BA0D5D">
              <w:rPr>
                <w:rFonts w:ascii="Consolas" w:eastAsia="宋体" w:hAnsi="Consolas" w:cs="宋体"/>
                <w:kern w:val="0"/>
                <w:sz w:val="23"/>
                <w:szCs w:val="23"/>
                <w:shd w:val="clear" w:color="auto" w:fill="F7F7F8"/>
              </w:rPr>
              <w:t>Bean(Factory)PostProcessor</w:t>
            </w:r>
            <w:r w:rsidRPr="00BA0D5D">
              <w:rPr>
                <w:rFonts w:ascii="宋体" w:eastAsia="宋体" w:hAnsi="宋体" w:cs="宋体"/>
                <w:kern w:val="0"/>
                <w:sz w:val="24"/>
                <w:szCs w:val="24"/>
              </w:rPr>
              <w:t>, that post-processor will not get instantiated at all. Thus, marking it for lazy initialization will be ignored, and the </w:t>
            </w:r>
            <w:r w:rsidRPr="00BA0D5D">
              <w:rPr>
                <w:rFonts w:ascii="Consolas" w:eastAsia="宋体" w:hAnsi="Consolas" w:cs="宋体"/>
                <w:kern w:val="0"/>
                <w:sz w:val="23"/>
                <w:szCs w:val="23"/>
                <w:shd w:val="clear" w:color="auto" w:fill="F7F7F8"/>
              </w:rPr>
              <w:t>Bean(Factory)PostProcessor</w:t>
            </w:r>
            <w:r w:rsidRPr="00BA0D5D">
              <w:rPr>
                <w:rFonts w:ascii="宋体" w:eastAsia="宋体" w:hAnsi="宋体" w:cs="宋体"/>
                <w:kern w:val="0"/>
                <w:sz w:val="24"/>
                <w:szCs w:val="24"/>
              </w:rPr>
              <w:t>will be instantiated eagerly even if you set the </w:t>
            </w:r>
            <w:r w:rsidRPr="00BA0D5D">
              <w:rPr>
                <w:rFonts w:ascii="Consolas" w:eastAsia="宋体" w:hAnsi="Consolas" w:cs="宋体"/>
                <w:kern w:val="0"/>
                <w:sz w:val="23"/>
                <w:szCs w:val="23"/>
                <w:shd w:val="clear" w:color="auto" w:fill="F7F7F8"/>
              </w:rPr>
              <w:t>default-lazy-init</w:t>
            </w:r>
            <w:r w:rsidRPr="00BA0D5D">
              <w:rPr>
                <w:rFonts w:ascii="宋体" w:eastAsia="宋体" w:hAnsi="宋体" w:cs="宋体"/>
                <w:kern w:val="0"/>
                <w:sz w:val="24"/>
                <w:szCs w:val="24"/>
              </w:rPr>
              <w:t> attribute to </w:t>
            </w:r>
            <w:r w:rsidRPr="00BA0D5D">
              <w:rPr>
                <w:rFonts w:ascii="Consolas" w:eastAsia="宋体" w:hAnsi="Consolas" w:cs="宋体"/>
                <w:kern w:val="0"/>
                <w:sz w:val="23"/>
                <w:szCs w:val="23"/>
                <w:shd w:val="clear" w:color="auto" w:fill="F7F7F8"/>
              </w:rPr>
              <w:t>true</w:t>
            </w:r>
            <w:r w:rsidRPr="00BA0D5D">
              <w:rPr>
                <w:rFonts w:ascii="宋体" w:eastAsia="宋体" w:hAnsi="宋体" w:cs="宋体"/>
                <w:kern w:val="0"/>
                <w:sz w:val="24"/>
                <w:szCs w:val="24"/>
              </w:rPr>
              <w:t> on the declaration of your </w:t>
            </w:r>
            <w:r w:rsidRPr="00BA0D5D">
              <w:rPr>
                <w:rFonts w:ascii="Consolas" w:eastAsia="宋体" w:hAnsi="Consolas" w:cs="宋体"/>
                <w:kern w:val="0"/>
                <w:sz w:val="23"/>
                <w:szCs w:val="23"/>
                <w:shd w:val="clear" w:color="auto" w:fill="F7F7F8"/>
              </w:rPr>
              <w:t>&lt;beans /&gt;</w:t>
            </w:r>
            <w:r w:rsidRPr="00BA0D5D">
              <w:rPr>
                <w:rFonts w:ascii="宋体" w:eastAsia="宋体" w:hAnsi="宋体" w:cs="宋体"/>
                <w:kern w:val="0"/>
                <w:sz w:val="24"/>
                <w:szCs w:val="24"/>
              </w:rPr>
              <w:t> element.</w:t>
            </w:r>
          </w:p>
          <w:p w:rsidR="001A7EF6" w:rsidRPr="00BA0D5D" w:rsidRDefault="001A7EF6" w:rsidP="00BA0D5D">
            <w:pPr>
              <w:widowControl/>
              <w:jc w:val="left"/>
              <w:rPr>
                <w:rFonts w:ascii="宋体" w:eastAsia="宋体" w:hAnsi="宋体" w:cs="宋体"/>
                <w:kern w:val="0"/>
                <w:sz w:val="24"/>
                <w:szCs w:val="24"/>
              </w:rPr>
            </w:pPr>
            <w:r>
              <w:rPr>
                <w:rFonts w:ascii="Arial" w:hAnsi="Arial" w:cs="Arial"/>
                <w:shd w:val="clear" w:color="auto" w:fill="EBF1E7"/>
              </w:rPr>
              <w:t>与</w:t>
            </w:r>
            <w:r>
              <w:rPr>
                <w:rStyle w:val="HTML"/>
                <w:rFonts w:ascii="Consolas" w:hAnsi="Consolas"/>
                <w:sz w:val="23"/>
                <w:szCs w:val="23"/>
                <w:shd w:val="clear" w:color="auto" w:fill="F7F7F8"/>
              </w:rPr>
              <w:t>BeanPostProcessor</w:t>
            </w:r>
            <w:r>
              <w:rPr>
                <w:rFonts w:ascii="Arial" w:hAnsi="Arial" w:cs="Arial"/>
                <w:shd w:val="clear" w:color="auto" w:fill="EBF1E7"/>
              </w:rPr>
              <w:t>s</w:t>
            </w:r>
            <w:r>
              <w:rPr>
                <w:rFonts w:ascii="Arial" w:hAnsi="Arial" w:cs="Arial"/>
                <w:shd w:val="clear" w:color="auto" w:fill="EBF1E7"/>
              </w:rPr>
              <w:t>一样，您通常不希望</w:t>
            </w:r>
            <w:r>
              <w:rPr>
                <w:rStyle w:val="HTML"/>
                <w:rFonts w:ascii="Consolas" w:hAnsi="Consolas"/>
                <w:sz w:val="23"/>
                <w:szCs w:val="23"/>
                <w:shd w:val="clear" w:color="auto" w:fill="F7F7F8"/>
              </w:rPr>
              <w:t>BeanFactoryPostProcessor</w:t>
            </w:r>
            <w:r>
              <w:rPr>
                <w:rFonts w:ascii="Arial" w:hAnsi="Arial" w:cs="Arial"/>
                <w:shd w:val="clear" w:color="auto" w:fill="EBF1E7"/>
              </w:rPr>
              <w:t>为延迟初始化配置</w:t>
            </w:r>
            <w:r>
              <w:rPr>
                <w:rFonts w:ascii="Arial" w:hAnsi="Arial" w:cs="Arial"/>
                <w:shd w:val="clear" w:color="auto" w:fill="EBF1E7"/>
              </w:rPr>
              <w:t> s</w:t>
            </w:r>
            <w:r>
              <w:rPr>
                <w:rFonts w:ascii="Arial" w:hAnsi="Arial" w:cs="Arial"/>
                <w:shd w:val="clear" w:color="auto" w:fill="EBF1E7"/>
              </w:rPr>
              <w:t>。如果没有其他</w:t>
            </w:r>
            <w:r>
              <w:rPr>
                <w:rFonts w:ascii="Arial" w:hAnsi="Arial" w:cs="Arial"/>
                <w:shd w:val="clear" w:color="auto" w:fill="EBF1E7"/>
              </w:rPr>
              <w:t>bean</w:t>
            </w:r>
            <w:r>
              <w:rPr>
                <w:rFonts w:ascii="Arial" w:hAnsi="Arial" w:cs="Arial"/>
                <w:shd w:val="clear" w:color="auto" w:fill="EBF1E7"/>
              </w:rPr>
              <w:t>引用</w:t>
            </w:r>
            <w:r>
              <w:rPr>
                <w:rFonts w:ascii="Arial" w:hAnsi="Arial" w:cs="Arial"/>
                <w:shd w:val="clear" w:color="auto" w:fill="EBF1E7"/>
              </w:rPr>
              <w:t>a </w:t>
            </w:r>
            <w:r>
              <w:rPr>
                <w:rStyle w:val="HTML"/>
                <w:rFonts w:ascii="Consolas" w:hAnsi="Consolas"/>
                <w:sz w:val="23"/>
                <w:szCs w:val="23"/>
                <w:shd w:val="clear" w:color="auto" w:fill="F7F7F8"/>
              </w:rPr>
              <w:t>Bean(Factory)PostProcessor</w:t>
            </w:r>
            <w:r>
              <w:rPr>
                <w:rFonts w:ascii="Arial" w:hAnsi="Arial" w:cs="Arial"/>
                <w:shd w:val="clear" w:color="auto" w:fill="EBF1E7"/>
              </w:rPr>
              <w:t>，则该后处理器根本不会被实例化。因此，将其标记为延迟初始化将被忽略，</w:t>
            </w:r>
            <w:r>
              <w:rPr>
                <w:rStyle w:val="HTML"/>
                <w:rFonts w:ascii="Consolas" w:hAnsi="Consolas"/>
                <w:sz w:val="23"/>
                <w:szCs w:val="23"/>
                <w:shd w:val="clear" w:color="auto" w:fill="F7F7F8"/>
              </w:rPr>
              <w:t>Bean(Factory)PostProcessor</w:t>
            </w:r>
            <w:r>
              <w:rPr>
                <w:rFonts w:ascii="Arial" w:hAnsi="Arial" w:cs="Arial"/>
                <w:shd w:val="clear" w:color="auto" w:fill="EBF1E7"/>
              </w:rPr>
              <w:t>会急切地实例化，即使你设定的</w:t>
            </w:r>
            <w:r>
              <w:rPr>
                <w:rFonts w:ascii="Arial" w:hAnsi="Arial" w:cs="Arial"/>
                <w:shd w:val="clear" w:color="auto" w:fill="EBF1E7"/>
              </w:rPr>
              <w:t> </w:t>
            </w:r>
            <w:r>
              <w:rPr>
                <w:rStyle w:val="HTML"/>
                <w:rFonts w:ascii="Consolas" w:hAnsi="Consolas"/>
                <w:sz w:val="23"/>
                <w:szCs w:val="23"/>
                <w:shd w:val="clear" w:color="auto" w:fill="F7F7F8"/>
              </w:rPr>
              <w:t>default-lazy-init</w:t>
            </w:r>
            <w:r>
              <w:rPr>
                <w:rFonts w:ascii="Arial" w:hAnsi="Arial" w:cs="Arial"/>
                <w:shd w:val="clear" w:color="auto" w:fill="EBF1E7"/>
              </w:rPr>
              <w:t>属性</w:t>
            </w:r>
            <w:r>
              <w:rPr>
                <w:rStyle w:val="HTML"/>
                <w:rFonts w:ascii="Consolas" w:hAnsi="Consolas"/>
                <w:sz w:val="23"/>
                <w:szCs w:val="23"/>
                <w:shd w:val="clear" w:color="auto" w:fill="F7F7F8"/>
              </w:rPr>
              <w:t>true</w:t>
            </w:r>
            <w:r>
              <w:rPr>
                <w:rFonts w:ascii="Arial" w:hAnsi="Arial" w:cs="Arial"/>
                <w:shd w:val="clear" w:color="auto" w:fill="EBF1E7"/>
              </w:rPr>
              <w:t>对你的声明</w:t>
            </w:r>
            <w:r>
              <w:rPr>
                <w:rStyle w:val="HTML"/>
                <w:rFonts w:ascii="Consolas" w:hAnsi="Consolas"/>
                <w:sz w:val="23"/>
                <w:szCs w:val="23"/>
                <w:shd w:val="clear" w:color="auto" w:fill="F7F7F8"/>
              </w:rPr>
              <w:t>&lt;beans /&gt;</w:t>
            </w:r>
            <w:r>
              <w:rPr>
                <w:rFonts w:ascii="Arial" w:hAnsi="Arial" w:cs="Arial"/>
                <w:shd w:val="clear" w:color="auto" w:fill="EBF1E7"/>
              </w:rPr>
              <w:t>元素。</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Example: The Class Name Substitution </w:t>
      </w:r>
      <w:r w:rsidRPr="00BA0D5D">
        <w:rPr>
          <w:rFonts w:ascii="Consolas" w:eastAsia="宋体" w:hAnsi="Consolas" w:cs="宋体"/>
          <w:color w:val="34302D"/>
          <w:kern w:val="0"/>
          <w:sz w:val="25"/>
          <w:szCs w:val="25"/>
          <w:shd w:val="clear" w:color="auto" w:fill="F7F7F8"/>
        </w:rPr>
        <w:t>PropertyPlaceholderConfigurer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to externalize property values from a bean definition in a separate file by using the standard Java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format. Doing so enables the person deploying an application to customize environment-specific properties, such as database URLs and passwords, without the complexity or risk of modifying the main XML definition file or files for the container.</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您可以使用</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标准</w:t>
      </w:r>
      <w:r>
        <w:rPr>
          <w:rFonts w:ascii="Arial" w:hAnsi="Arial" w:cs="Arial"/>
          <w:color w:val="34302D"/>
          <w:shd w:val="clear" w:color="auto" w:fill="FFFFFF"/>
        </w:rPr>
        <w:t>Java </w:t>
      </w:r>
      <w:r>
        <w:rPr>
          <w:rStyle w:val="HTML"/>
          <w:rFonts w:ascii="Consolas" w:hAnsi="Consolas"/>
          <w:sz w:val="23"/>
          <w:szCs w:val="23"/>
          <w:shd w:val="clear" w:color="auto" w:fill="F7F7F8"/>
        </w:rPr>
        <w:t>Properties</w:t>
      </w:r>
      <w:r>
        <w:rPr>
          <w:rFonts w:ascii="Arial" w:hAnsi="Arial" w:cs="Arial"/>
          <w:color w:val="34302D"/>
          <w:shd w:val="clear" w:color="auto" w:fill="FFFFFF"/>
        </w:rPr>
        <w:t>格式在单独的文件中使用</w:t>
      </w:r>
      <w:r>
        <w:rPr>
          <w:rFonts w:ascii="Arial" w:hAnsi="Arial" w:cs="Arial"/>
          <w:color w:val="34302D"/>
          <w:shd w:val="clear" w:color="auto" w:fill="FFFFFF"/>
        </w:rPr>
        <w:t>bean</w:t>
      </w:r>
      <w:r>
        <w:rPr>
          <w:rFonts w:ascii="Arial" w:hAnsi="Arial" w:cs="Arial"/>
          <w:color w:val="34302D"/>
          <w:shd w:val="clear" w:color="auto" w:fill="FFFFFF"/>
        </w:rPr>
        <w:t>定义中的外部化属性值。这样做可以使部署应用程序的人员自定义特定于环境的属性，例如数据库</w:t>
      </w:r>
      <w:r>
        <w:rPr>
          <w:rFonts w:ascii="Arial" w:hAnsi="Arial" w:cs="Arial"/>
          <w:color w:val="34302D"/>
          <w:shd w:val="clear" w:color="auto" w:fill="FFFFFF"/>
        </w:rPr>
        <w:t>URL</w:t>
      </w:r>
      <w:r>
        <w:rPr>
          <w:rFonts w:ascii="Arial" w:hAnsi="Arial" w:cs="Arial"/>
          <w:color w:val="34302D"/>
          <w:shd w:val="clear" w:color="auto" w:fill="FFFFFF"/>
        </w:rPr>
        <w:t>和密码，而不会出现修改主</w:t>
      </w:r>
      <w:r>
        <w:rPr>
          <w:rFonts w:ascii="Arial" w:hAnsi="Arial" w:cs="Arial"/>
          <w:color w:val="34302D"/>
          <w:shd w:val="clear" w:color="auto" w:fill="FFFFFF"/>
        </w:rPr>
        <w:t>XML</w:t>
      </w:r>
      <w:r>
        <w:rPr>
          <w:rFonts w:ascii="Arial" w:hAnsi="Arial" w:cs="Arial"/>
          <w:color w:val="34302D"/>
          <w:shd w:val="clear" w:color="auto" w:fill="FFFFFF"/>
        </w:rPr>
        <w:t>定义文件或容器文件的复杂性或风险。</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XML-based configuration metadata fragment, where a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with placeholder values is defined:</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请考虑以下基于</w:t>
      </w:r>
      <w:r>
        <w:rPr>
          <w:rFonts w:ascii="Arial" w:hAnsi="Arial" w:cs="Arial"/>
          <w:color w:val="34302D"/>
          <w:shd w:val="clear" w:color="auto" w:fill="FFFFFF"/>
        </w:rPr>
        <w:t>XML</w:t>
      </w:r>
      <w:r>
        <w:rPr>
          <w:rFonts w:ascii="Arial" w:hAnsi="Arial" w:cs="Arial"/>
          <w:color w:val="34302D"/>
          <w:shd w:val="clear" w:color="auto" w:fill="FFFFFF"/>
        </w:rPr>
        <w:t>的配置元数据片段，其中</w:t>
      </w:r>
      <w:r>
        <w:rPr>
          <w:rStyle w:val="HTML"/>
          <w:rFonts w:ascii="Consolas" w:hAnsi="Consolas"/>
          <w:sz w:val="23"/>
          <w:szCs w:val="23"/>
          <w:shd w:val="clear" w:color="auto" w:fill="F7F7F8"/>
        </w:rPr>
        <w:t>DataSource</w:t>
      </w:r>
      <w:r>
        <w:rPr>
          <w:rFonts w:ascii="Arial" w:hAnsi="Arial" w:cs="Arial"/>
          <w:color w:val="34302D"/>
          <w:shd w:val="clear" w:color="auto" w:fill="FFFFFF"/>
        </w:rPr>
        <w:t> </w:t>
      </w:r>
      <w:r>
        <w:rPr>
          <w:rFonts w:ascii="Arial" w:hAnsi="Arial" w:cs="Arial"/>
          <w:color w:val="34302D"/>
          <w:shd w:val="clear" w:color="auto" w:fill="FFFFFF"/>
        </w:rPr>
        <w:t>定义了占位符值：</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"org.springframework.beans.factory.config.PropertyPlaceholderConfigurer"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"locations"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"classpath:com/something/jdbc.properties"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destroy-method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"close"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"org.apache.commons.dbcp.BasicDataSource"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"driverClassName"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"${jdbc.driverClassName}"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"url"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"${jdbc.url}"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"${jdbc.username}"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"password"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"${jdbc.password}"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example shows properties configured from an external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file. At runtime, a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is applied to the metadata that replaces some properties of the DataSource. The values to replace are specified as placeholders of the form </w:t>
      </w:r>
      <w:r w:rsidRPr="00BA0D5D">
        <w:rPr>
          <w:rFonts w:ascii="Consolas" w:eastAsia="宋体" w:hAnsi="Consolas" w:cs="宋体"/>
          <w:color w:val="34302D"/>
          <w:kern w:val="0"/>
          <w:sz w:val="23"/>
          <w:szCs w:val="23"/>
          <w:shd w:val="clear" w:color="auto" w:fill="F7F7F8"/>
        </w:rPr>
        <w:t>${property-name}</w:t>
      </w:r>
      <w:r w:rsidRPr="00BA0D5D">
        <w:rPr>
          <w:rFonts w:ascii="inherit" w:eastAsia="宋体" w:hAnsi="inherit" w:cs="Arial"/>
          <w:color w:val="34302D"/>
          <w:kern w:val="0"/>
          <w:sz w:val="24"/>
          <w:szCs w:val="24"/>
        </w:rPr>
        <w:t>, which follows the Ant and log4j and JSP EL style.</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该示例显示了从外部</w:t>
      </w:r>
      <w:r>
        <w:rPr>
          <w:rStyle w:val="HTML"/>
          <w:rFonts w:ascii="Consolas" w:hAnsi="Consolas"/>
          <w:sz w:val="23"/>
          <w:szCs w:val="23"/>
          <w:shd w:val="clear" w:color="auto" w:fill="F7F7F8"/>
        </w:rPr>
        <w:t>Properties</w:t>
      </w:r>
      <w:r>
        <w:rPr>
          <w:rFonts w:ascii="Arial" w:hAnsi="Arial" w:cs="Arial"/>
          <w:color w:val="34302D"/>
          <w:shd w:val="clear" w:color="auto" w:fill="FFFFFF"/>
        </w:rPr>
        <w:t>文件配置的属性。在运行时，</w:t>
      </w:r>
      <w:r>
        <w:rPr>
          <w:rFonts w:ascii="Arial" w:hAnsi="Arial" w:cs="Arial"/>
          <w:color w:val="34302D"/>
          <w:shd w:val="clear" w:color="auto" w:fill="FFFFFF"/>
        </w:rPr>
        <w:t>a </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将应用于替换</w:t>
      </w:r>
      <w:r>
        <w:rPr>
          <w:rFonts w:ascii="Arial" w:hAnsi="Arial" w:cs="Arial"/>
          <w:color w:val="34302D"/>
          <w:shd w:val="clear" w:color="auto" w:fill="FFFFFF"/>
        </w:rPr>
        <w:t>DataSource</w:t>
      </w:r>
      <w:r>
        <w:rPr>
          <w:rFonts w:ascii="Arial" w:hAnsi="Arial" w:cs="Arial"/>
          <w:color w:val="34302D"/>
          <w:shd w:val="clear" w:color="auto" w:fill="FFFFFF"/>
        </w:rPr>
        <w:t>的某些属性的元数据。要替换的值被指定为表单的占位符</w:t>
      </w:r>
      <w:r>
        <w:rPr>
          <w:rStyle w:val="HTML"/>
          <w:rFonts w:ascii="Consolas" w:hAnsi="Consolas"/>
          <w:sz w:val="23"/>
          <w:szCs w:val="23"/>
          <w:shd w:val="clear" w:color="auto" w:fill="F7F7F8"/>
        </w:rPr>
        <w:t>${property-name}</w:t>
      </w:r>
      <w:r>
        <w:rPr>
          <w:rFonts w:ascii="Arial" w:hAnsi="Arial" w:cs="Arial"/>
          <w:color w:val="34302D"/>
          <w:shd w:val="clear" w:color="auto" w:fill="FFFFFF"/>
        </w:rPr>
        <w:t>，它遵循</w:t>
      </w:r>
      <w:r>
        <w:rPr>
          <w:rFonts w:ascii="Arial" w:hAnsi="Arial" w:cs="Arial"/>
          <w:color w:val="34302D"/>
          <w:shd w:val="clear" w:color="auto" w:fill="FFFFFF"/>
        </w:rPr>
        <w:t>Ant</w:t>
      </w:r>
      <w:r>
        <w:rPr>
          <w:rFonts w:ascii="Arial" w:hAnsi="Arial" w:cs="Arial"/>
          <w:color w:val="34302D"/>
          <w:shd w:val="clear" w:color="auto" w:fill="FFFFFF"/>
        </w:rPr>
        <w:t>和</w:t>
      </w:r>
      <w:r>
        <w:rPr>
          <w:rFonts w:ascii="Arial" w:hAnsi="Arial" w:cs="Arial"/>
          <w:color w:val="34302D"/>
          <w:shd w:val="clear" w:color="auto" w:fill="FFFFFF"/>
        </w:rPr>
        <w:t>log4j</w:t>
      </w:r>
      <w:r>
        <w:rPr>
          <w:rFonts w:ascii="Arial" w:hAnsi="Arial" w:cs="Arial"/>
          <w:color w:val="34302D"/>
          <w:shd w:val="clear" w:color="auto" w:fill="FFFFFF"/>
        </w:rPr>
        <w:t>以及</w:t>
      </w:r>
      <w:r>
        <w:rPr>
          <w:rFonts w:ascii="Arial" w:hAnsi="Arial" w:cs="Arial"/>
          <w:color w:val="34302D"/>
          <w:shd w:val="clear" w:color="auto" w:fill="FFFFFF"/>
        </w:rPr>
        <w:t>JSP EL</w:t>
      </w:r>
      <w:r>
        <w:rPr>
          <w:rFonts w:ascii="Arial" w:hAnsi="Arial" w:cs="Arial"/>
          <w:color w:val="34302D"/>
          <w:shd w:val="clear" w:color="auto" w:fill="FFFFFF"/>
        </w:rPr>
        <w:t>样式。</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actual values come from another file in the standard Java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format: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实际值来自标准</w:t>
      </w:r>
      <w:r>
        <w:rPr>
          <w:rFonts w:ascii="Arial" w:hAnsi="Arial" w:cs="Arial"/>
          <w:color w:val="34302D"/>
          <w:shd w:val="clear" w:color="auto" w:fill="FFFFFF"/>
        </w:rPr>
        <w:t>Java </w:t>
      </w:r>
      <w:r>
        <w:rPr>
          <w:rStyle w:val="HTML"/>
          <w:rFonts w:ascii="Consolas" w:hAnsi="Consolas"/>
          <w:sz w:val="23"/>
          <w:szCs w:val="23"/>
          <w:shd w:val="clear" w:color="auto" w:fill="F7F7F8"/>
        </w:rPr>
        <w:t>Properties</w:t>
      </w:r>
      <w:r>
        <w:rPr>
          <w:rFonts w:ascii="Arial" w:hAnsi="Arial" w:cs="Arial"/>
          <w:color w:val="34302D"/>
          <w:shd w:val="clear" w:color="auto" w:fill="FFFFFF"/>
        </w:rPr>
        <w:t>格式的另一个文件：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jdbc.driverClassName=org.hsqldb.jdbcDriver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jdbc.url=jdbc:hsqldb:hsql://production:9002</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jdbc.username=sa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jdbc.password=root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Therefore, the </w:t>
      </w:r>
      <w:r w:rsidRPr="00BA0D5D">
        <w:rPr>
          <w:rFonts w:ascii="Consolas" w:eastAsia="宋体" w:hAnsi="Consolas" w:cs="宋体"/>
          <w:color w:val="34302D"/>
          <w:kern w:val="0"/>
          <w:sz w:val="23"/>
          <w:szCs w:val="23"/>
          <w:shd w:val="clear" w:color="auto" w:fill="F7F7F8"/>
        </w:rPr>
        <w:t>${jdbc.username}</w:t>
      </w:r>
      <w:r w:rsidRPr="00BA0D5D">
        <w:rPr>
          <w:rFonts w:ascii="inherit" w:eastAsia="宋体" w:hAnsi="inherit" w:cs="Arial"/>
          <w:color w:val="34302D"/>
          <w:kern w:val="0"/>
          <w:sz w:val="24"/>
          <w:szCs w:val="24"/>
        </w:rPr>
        <w:t> string is replaced at runtime with the value, 'sa', and the same applies for other placeholder values that match keys in the properties file. The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checks for placeholders in most properties and attributes of a bean definition. Furthermore, you can customize the placeholder prefix and suffix.</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因此，</w:t>
      </w:r>
      <w:r>
        <w:rPr>
          <w:rStyle w:val="HTML"/>
          <w:rFonts w:ascii="Consolas" w:hAnsi="Consolas"/>
          <w:sz w:val="23"/>
          <w:szCs w:val="23"/>
          <w:shd w:val="clear" w:color="auto" w:fill="F7F7F8"/>
        </w:rPr>
        <w:t>${jdbc.username}</w:t>
      </w:r>
      <w:r>
        <w:rPr>
          <w:rFonts w:ascii="Arial" w:hAnsi="Arial" w:cs="Arial"/>
          <w:color w:val="34302D"/>
          <w:shd w:val="clear" w:color="auto" w:fill="FFFFFF"/>
        </w:rPr>
        <w:t>在运行时使用值</w:t>
      </w:r>
      <w:r>
        <w:rPr>
          <w:rFonts w:ascii="Arial" w:hAnsi="Arial" w:cs="Arial"/>
          <w:color w:val="34302D"/>
          <w:shd w:val="clear" w:color="auto" w:fill="FFFFFF"/>
        </w:rPr>
        <w:t>“sa”</w:t>
      </w:r>
      <w:r>
        <w:rPr>
          <w:rFonts w:ascii="Arial" w:hAnsi="Arial" w:cs="Arial"/>
          <w:color w:val="34302D"/>
          <w:shd w:val="clear" w:color="auto" w:fill="FFFFFF"/>
        </w:rPr>
        <w:t>替换字符串，这同样适用于与属性文件中的键匹配的其他占位符值。在</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为大多数属性和</w:t>
      </w:r>
      <w:r>
        <w:rPr>
          <w:rFonts w:ascii="Arial" w:hAnsi="Arial" w:cs="Arial"/>
          <w:color w:val="34302D"/>
          <w:shd w:val="clear" w:color="auto" w:fill="FFFFFF"/>
        </w:rPr>
        <w:t>bean</w:t>
      </w:r>
      <w:r>
        <w:rPr>
          <w:rFonts w:ascii="Arial" w:hAnsi="Arial" w:cs="Arial"/>
          <w:color w:val="34302D"/>
          <w:shd w:val="clear" w:color="auto" w:fill="FFFFFF"/>
        </w:rPr>
        <w:t>定义的属性占位符检查。此外，您可以自定义占位符前缀和后缀。</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namespace introduced in Spring 2.5, you can configure property placeholders with a dedicated configuration element. You can provide one or more locations as a comma-separated list in the </w:t>
      </w:r>
      <w:r w:rsidRPr="00BA0D5D">
        <w:rPr>
          <w:rFonts w:ascii="Consolas" w:eastAsia="宋体" w:hAnsi="Consolas" w:cs="宋体"/>
          <w:color w:val="34302D"/>
          <w:kern w:val="0"/>
          <w:sz w:val="23"/>
          <w:szCs w:val="23"/>
          <w:shd w:val="clear" w:color="auto" w:fill="F7F7F8"/>
        </w:rPr>
        <w:t>location</w:t>
      </w:r>
      <w:r w:rsidRPr="00BA0D5D">
        <w:rPr>
          <w:rFonts w:ascii="inherit" w:eastAsia="宋体" w:hAnsi="inherit" w:cs="Arial"/>
          <w:color w:val="34302D"/>
          <w:kern w:val="0"/>
          <w:sz w:val="24"/>
          <w:szCs w:val="24"/>
        </w:rPr>
        <w:t> attribute, as the following example shows: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使用</w:t>
      </w:r>
      <w:r>
        <w:rPr>
          <w:rStyle w:val="HTML"/>
          <w:rFonts w:ascii="Consolas" w:hAnsi="Consolas"/>
          <w:sz w:val="23"/>
          <w:szCs w:val="23"/>
          <w:shd w:val="clear" w:color="auto" w:fill="F7F7F8"/>
        </w:rPr>
        <w:t>context</w:t>
      </w:r>
      <w:r>
        <w:rPr>
          <w:rFonts w:ascii="Arial" w:hAnsi="Arial" w:cs="Arial"/>
          <w:color w:val="34302D"/>
          <w:shd w:val="clear" w:color="auto" w:fill="FFFFFF"/>
        </w:rPr>
        <w:t>Spring 2.5</w:t>
      </w:r>
      <w:r>
        <w:rPr>
          <w:rFonts w:ascii="Arial" w:hAnsi="Arial" w:cs="Arial"/>
          <w:color w:val="34302D"/>
          <w:shd w:val="clear" w:color="auto" w:fill="FFFFFF"/>
        </w:rPr>
        <w:t>中引入的命名空间，您可以使用专用配置元素配置属性占位符。您可以在</w:t>
      </w:r>
      <w:r>
        <w:rPr>
          <w:rStyle w:val="HTML"/>
          <w:rFonts w:ascii="Consolas" w:hAnsi="Consolas"/>
          <w:sz w:val="23"/>
          <w:szCs w:val="23"/>
          <w:shd w:val="clear" w:color="auto" w:fill="F7F7F8"/>
        </w:rPr>
        <w:t>location</w:t>
      </w:r>
      <w:r>
        <w:rPr>
          <w:rFonts w:ascii="Arial" w:hAnsi="Arial" w:cs="Arial"/>
          <w:color w:val="34302D"/>
          <w:shd w:val="clear" w:color="auto" w:fill="FFFFFF"/>
        </w:rPr>
        <w:t>属性中提供一个或多个位置作为逗号分隔列表，如以下示例所示：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&lt;context:property-placeholder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"classpath:com/something/jdbc.properties"</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not only looks for properties in the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file you specify. By default, if it cannot find a property in the specified properties files, it also checks against the Java </w:t>
      </w:r>
      <w:r w:rsidRPr="00BA0D5D">
        <w:rPr>
          <w:rFonts w:ascii="Consolas" w:eastAsia="宋体" w:hAnsi="Consolas" w:cs="宋体"/>
          <w:color w:val="34302D"/>
          <w:kern w:val="0"/>
          <w:sz w:val="23"/>
          <w:szCs w:val="23"/>
          <w:shd w:val="clear" w:color="auto" w:fill="F7F7F8"/>
        </w:rPr>
        <w:t>System</w:t>
      </w:r>
      <w:r w:rsidRPr="00BA0D5D">
        <w:rPr>
          <w:rFonts w:ascii="inherit" w:eastAsia="宋体" w:hAnsi="inherit" w:cs="Arial"/>
          <w:color w:val="34302D"/>
          <w:kern w:val="0"/>
          <w:sz w:val="24"/>
          <w:szCs w:val="24"/>
        </w:rPr>
        <w:t> properties. You can customize this behavior by setting the </w:t>
      </w:r>
      <w:r w:rsidRPr="00BA0D5D">
        <w:rPr>
          <w:rFonts w:ascii="Consolas" w:eastAsia="宋体" w:hAnsi="Consolas" w:cs="宋体"/>
          <w:color w:val="34302D"/>
          <w:kern w:val="0"/>
          <w:sz w:val="23"/>
          <w:szCs w:val="23"/>
          <w:shd w:val="clear" w:color="auto" w:fill="F7F7F8"/>
        </w:rPr>
        <w:t>systemPropertiesMode</w:t>
      </w:r>
      <w:r w:rsidRPr="00BA0D5D">
        <w:rPr>
          <w:rFonts w:ascii="inherit" w:eastAsia="宋体" w:hAnsi="inherit" w:cs="Arial"/>
          <w:color w:val="34302D"/>
          <w:kern w:val="0"/>
          <w:sz w:val="24"/>
          <w:szCs w:val="24"/>
        </w:rPr>
        <w:t> property of the configurer with one of the following three supported integer values: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不仅将查找在属性</w:t>
      </w:r>
      <w:r>
        <w:rPr>
          <w:rStyle w:val="HTML"/>
          <w:rFonts w:ascii="Consolas" w:hAnsi="Consolas"/>
          <w:sz w:val="23"/>
          <w:szCs w:val="23"/>
          <w:shd w:val="clear" w:color="auto" w:fill="F7F7F8"/>
        </w:rPr>
        <w:t>Properties</w:t>
      </w:r>
      <w:r>
        <w:rPr>
          <w:rFonts w:ascii="Arial" w:hAnsi="Arial" w:cs="Arial"/>
          <w:color w:val="34302D"/>
          <w:shd w:val="clear" w:color="auto" w:fill="FFFFFF"/>
        </w:rPr>
        <w:t> </w:t>
      </w:r>
      <w:r>
        <w:rPr>
          <w:rFonts w:ascii="Arial" w:hAnsi="Arial" w:cs="Arial"/>
          <w:color w:val="34302D"/>
          <w:shd w:val="clear" w:color="auto" w:fill="FFFFFF"/>
        </w:rPr>
        <w:t>指定的文件。默认情况下，如果它在指定的属性文件中找不到属性，它还会检查</w:t>
      </w:r>
      <w:r>
        <w:rPr>
          <w:rFonts w:ascii="Arial" w:hAnsi="Arial" w:cs="Arial"/>
          <w:color w:val="34302D"/>
          <w:shd w:val="clear" w:color="auto" w:fill="FFFFFF"/>
        </w:rPr>
        <w:t>Java </w:t>
      </w:r>
      <w:r>
        <w:rPr>
          <w:rStyle w:val="HTML"/>
          <w:rFonts w:ascii="Consolas" w:hAnsi="Consolas"/>
          <w:sz w:val="23"/>
          <w:szCs w:val="23"/>
          <w:shd w:val="clear" w:color="auto" w:fill="F7F7F8"/>
        </w:rPr>
        <w:t>System</w:t>
      </w:r>
      <w:r>
        <w:rPr>
          <w:rFonts w:ascii="Arial" w:hAnsi="Arial" w:cs="Arial"/>
          <w:color w:val="34302D"/>
          <w:shd w:val="clear" w:color="auto" w:fill="FFFFFF"/>
        </w:rPr>
        <w:t>属性。您可以通过</w:t>
      </w:r>
      <w:r>
        <w:rPr>
          <w:rStyle w:val="HTML"/>
          <w:rFonts w:ascii="Consolas" w:hAnsi="Consolas"/>
          <w:sz w:val="23"/>
          <w:szCs w:val="23"/>
          <w:shd w:val="clear" w:color="auto" w:fill="F7F7F8"/>
        </w:rPr>
        <w:t>systemPropertiesMode</w:t>
      </w:r>
      <w:r>
        <w:rPr>
          <w:rFonts w:ascii="Arial" w:hAnsi="Arial" w:cs="Arial"/>
          <w:color w:val="34302D"/>
          <w:shd w:val="clear" w:color="auto" w:fill="FFFFFF"/>
        </w:rPr>
        <w:t>使用以下三个受支持的整数值之一设置</w:t>
      </w:r>
      <w:r>
        <w:rPr>
          <w:rFonts w:ascii="Arial" w:hAnsi="Arial" w:cs="Arial"/>
          <w:color w:val="34302D"/>
          <w:shd w:val="clear" w:color="auto" w:fill="FFFFFF"/>
        </w:rPr>
        <w:t>configurer </w:t>
      </w:r>
      <w:r>
        <w:rPr>
          <w:rFonts w:ascii="Arial" w:hAnsi="Arial" w:cs="Arial"/>
          <w:color w:val="34302D"/>
          <w:shd w:val="clear" w:color="auto" w:fill="FFFFFF"/>
        </w:rPr>
        <w:t>的属性来自定义此行为：</w:t>
      </w:r>
    </w:p>
    <w:p w:rsidR="00BA0D5D" w:rsidRPr="00BA0D5D" w:rsidRDefault="00BA0D5D" w:rsidP="00BA0D5D">
      <w:pPr>
        <w:widowControl/>
        <w:numPr>
          <w:ilvl w:val="0"/>
          <w:numId w:val="14"/>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never</w:t>
      </w:r>
      <w:r w:rsidRPr="00BA0D5D">
        <w:rPr>
          <w:rFonts w:ascii="inherit" w:eastAsia="宋体" w:hAnsi="inherit" w:cs="Arial"/>
          <w:color w:val="34302D"/>
          <w:kern w:val="0"/>
          <w:sz w:val="24"/>
          <w:szCs w:val="24"/>
        </w:rPr>
        <w:t> (0): Never check system properties.</w:t>
      </w:r>
    </w:p>
    <w:p w:rsidR="00BA0D5D" w:rsidRPr="00BA0D5D" w:rsidRDefault="00BA0D5D" w:rsidP="00BA0D5D">
      <w:pPr>
        <w:widowControl/>
        <w:numPr>
          <w:ilvl w:val="0"/>
          <w:numId w:val="14"/>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fallback</w:t>
      </w:r>
      <w:r w:rsidRPr="00BA0D5D">
        <w:rPr>
          <w:rFonts w:ascii="inherit" w:eastAsia="宋体" w:hAnsi="inherit" w:cs="Arial"/>
          <w:color w:val="34302D"/>
          <w:kern w:val="0"/>
          <w:sz w:val="24"/>
          <w:szCs w:val="24"/>
        </w:rPr>
        <w:t> (1): Check system properties if not resolvable in the specified properties files. This is the default.</w:t>
      </w:r>
    </w:p>
    <w:p w:rsidR="00BA0D5D" w:rsidRDefault="00BA0D5D" w:rsidP="00BA0D5D">
      <w:pPr>
        <w:widowControl/>
        <w:numPr>
          <w:ilvl w:val="0"/>
          <w:numId w:val="14"/>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override</w:t>
      </w:r>
      <w:r w:rsidRPr="00BA0D5D">
        <w:rPr>
          <w:rFonts w:ascii="inherit" w:eastAsia="宋体" w:hAnsi="inherit" w:cs="Arial"/>
          <w:color w:val="34302D"/>
          <w:kern w:val="0"/>
          <w:sz w:val="24"/>
          <w:szCs w:val="24"/>
        </w:rPr>
        <w:t> (2): Check system properties first, before trying the specified properties files. This lets system properties override any other property source.</w:t>
      </w:r>
    </w:p>
    <w:p w:rsidR="001A7EF6" w:rsidRPr="001A7EF6" w:rsidRDefault="001A7EF6" w:rsidP="001A7EF6">
      <w:pPr>
        <w:widowControl/>
        <w:numPr>
          <w:ilvl w:val="0"/>
          <w:numId w:val="14"/>
        </w:numPr>
        <w:shd w:val="clear" w:color="auto" w:fill="FFFFFF"/>
        <w:spacing w:after="150"/>
        <w:jc w:val="left"/>
        <w:rPr>
          <w:rFonts w:ascii="inherit" w:eastAsia="宋体" w:hAnsi="inherit" w:cs="Arial" w:hint="eastAsia"/>
          <w:color w:val="34302D"/>
          <w:kern w:val="0"/>
          <w:sz w:val="24"/>
          <w:szCs w:val="24"/>
        </w:rPr>
      </w:pPr>
      <w:r w:rsidRPr="001A7EF6">
        <w:rPr>
          <w:rFonts w:ascii="Consolas" w:eastAsia="宋体" w:hAnsi="Consolas" w:cs="宋体"/>
          <w:color w:val="34302D"/>
          <w:kern w:val="0"/>
          <w:sz w:val="23"/>
          <w:szCs w:val="23"/>
          <w:shd w:val="clear" w:color="auto" w:fill="F7F7F8"/>
        </w:rPr>
        <w:t>never</w:t>
      </w:r>
      <w:r w:rsidRPr="001A7EF6">
        <w:rPr>
          <w:rFonts w:ascii="inherit" w:eastAsia="宋体" w:hAnsi="inherit" w:cs="Arial"/>
          <w:color w:val="34302D"/>
          <w:kern w:val="0"/>
          <w:sz w:val="24"/>
          <w:szCs w:val="24"/>
        </w:rPr>
        <w:t> </w:t>
      </w:r>
      <w:r w:rsidRPr="001A7EF6">
        <w:rPr>
          <w:rFonts w:ascii="inherit" w:eastAsia="宋体" w:hAnsi="inherit" w:cs="Arial"/>
          <w:color w:val="34302D"/>
          <w:kern w:val="0"/>
          <w:sz w:val="24"/>
          <w:szCs w:val="24"/>
        </w:rPr>
        <w:t>（</w:t>
      </w:r>
      <w:r w:rsidRPr="001A7EF6">
        <w:rPr>
          <w:rFonts w:ascii="inherit" w:eastAsia="宋体" w:hAnsi="inherit" w:cs="Arial"/>
          <w:color w:val="34302D"/>
          <w:kern w:val="0"/>
          <w:sz w:val="24"/>
          <w:szCs w:val="24"/>
        </w:rPr>
        <w:t>0</w:t>
      </w:r>
      <w:r w:rsidRPr="001A7EF6">
        <w:rPr>
          <w:rFonts w:ascii="inherit" w:eastAsia="宋体" w:hAnsi="inherit" w:cs="Arial"/>
          <w:color w:val="34302D"/>
          <w:kern w:val="0"/>
          <w:sz w:val="24"/>
          <w:szCs w:val="24"/>
        </w:rPr>
        <w:t>）：从不检查系统属性。</w:t>
      </w:r>
    </w:p>
    <w:p w:rsidR="001A7EF6" w:rsidRPr="001A7EF6" w:rsidRDefault="001A7EF6" w:rsidP="001A7EF6">
      <w:pPr>
        <w:widowControl/>
        <w:numPr>
          <w:ilvl w:val="0"/>
          <w:numId w:val="14"/>
        </w:numPr>
        <w:shd w:val="clear" w:color="auto" w:fill="FFFFFF"/>
        <w:spacing w:after="150"/>
        <w:jc w:val="left"/>
        <w:rPr>
          <w:rFonts w:ascii="inherit" w:eastAsia="宋体" w:hAnsi="inherit" w:cs="Arial" w:hint="eastAsia"/>
          <w:color w:val="34302D"/>
          <w:kern w:val="0"/>
          <w:sz w:val="24"/>
          <w:szCs w:val="24"/>
        </w:rPr>
      </w:pPr>
      <w:r w:rsidRPr="001A7EF6">
        <w:rPr>
          <w:rFonts w:ascii="Consolas" w:eastAsia="宋体" w:hAnsi="Consolas" w:cs="宋体"/>
          <w:color w:val="34302D"/>
          <w:kern w:val="0"/>
          <w:sz w:val="23"/>
          <w:szCs w:val="23"/>
          <w:shd w:val="clear" w:color="auto" w:fill="F7F7F8"/>
        </w:rPr>
        <w:t>fallback</w:t>
      </w:r>
      <w:r w:rsidRPr="001A7EF6">
        <w:rPr>
          <w:rFonts w:ascii="inherit" w:eastAsia="宋体" w:hAnsi="inherit" w:cs="Arial"/>
          <w:color w:val="34302D"/>
          <w:kern w:val="0"/>
          <w:sz w:val="24"/>
          <w:szCs w:val="24"/>
        </w:rPr>
        <w:t>（</w:t>
      </w:r>
      <w:r w:rsidRPr="001A7EF6">
        <w:rPr>
          <w:rFonts w:ascii="inherit" w:eastAsia="宋体" w:hAnsi="inherit" w:cs="Arial"/>
          <w:color w:val="34302D"/>
          <w:kern w:val="0"/>
          <w:sz w:val="24"/>
          <w:szCs w:val="24"/>
        </w:rPr>
        <w:t>1</w:t>
      </w:r>
      <w:r w:rsidRPr="001A7EF6">
        <w:rPr>
          <w:rFonts w:ascii="inherit" w:eastAsia="宋体" w:hAnsi="inherit" w:cs="Arial"/>
          <w:color w:val="34302D"/>
          <w:kern w:val="0"/>
          <w:sz w:val="24"/>
          <w:szCs w:val="24"/>
        </w:rPr>
        <w:t>）：如果在指定的属性文件中无法解析，则检查系统属性。这是默认值。</w:t>
      </w:r>
    </w:p>
    <w:p w:rsidR="001A7EF6" w:rsidRPr="001A7EF6" w:rsidRDefault="001A7EF6" w:rsidP="001A7EF6">
      <w:pPr>
        <w:widowControl/>
        <w:numPr>
          <w:ilvl w:val="0"/>
          <w:numId w:val="14"/>
        </w:numPr>
        <w:shd w:val="clear" w:color="auto" w:fill="FFFFFF"/>
        <w:spacing w:after="150"/>
        <w:jc w:val="left"/>
        <w:rPr>
          <w:rFonts w:ascii="inherit" w:eastAsia="宋体" w:hAnsi="inherit" w:cs="Arial" w:hint="eastAsia"/>
          <w:color w:val="34302D"/>
          <w:kern w:val="0"/>
          <w:sz w:val="24"/>
          <w:szCs w:val="24"/>
        </w:rPr>
      </w:pPr>
      <w:r w:rsidRPr="001A7EF6">
        <w:rPr>
          <w:rFonts w:ascii="Consolas" w:eastAsia="宋体" w:hAnsi="Consolas" w:cs="宋体"/>
          <w:color w:val="34302D"/>
          <w:kern w:val="0"/>
          <w:sz w:val="23"/>
          <w:szCs w:val="23"/>
          <w:shd w:val="clear" w:color="auto" w:fill="F7F7F8"/>
        </w:rPr>
        <w:t>override</w:t>
      </w:r>
      <w:r w:rsidRPr="001A7EF6">
        <w:rPr>
          <w:rFonts w:ascii="inherit" w:eastAsia="宋体" w:hAnsi="inherit" w:cs="Arial"/>
          <w:color w:val="34302D"/>
          <w:kern w:val="0"/>
          <w:sz w:val="24"/>
          <w:szCs w:val="24"/>
        </w:rPr>
        <w:t>（</w:t>
      </w:r>
      <w:r w:rsidRPr="001A7EF6">
        <w:rPr>
          <w:rFonts w:ascii="inherit" w:eastAsia="宋体" w:hAnsi="inherit" w:cs="Arial"/>
          <w:color w:val="34302D"/>
          <w:kern w:val="0"/>
          <w:sz w:val="24"/>
          <w:szCs w:val="24"/>
        </w:rPr>
        <w:t>2</w:t>
      </w:r>
      <w:r w:rsidRPr="001A7EF6">
        <w:rPr>
          <w:rFonts w:ascii="inherit" w:eastAsia="宋体" w:hAnsi="inherit" w:cs="Arial"/>
          <w:color w:val="34302D"/>
          <w:kern w:val="0"/>
          <w:sz w:val="24"/>
          <w:szCs w:val="24"/>
        </w:rPr>
        <w:t>）：在尝试指定的属性文件之前，首先检查系统属性。这使系统属性可以覆盖任何其他属性源。</w:t>
      </w:r>
    </w:p>
    <w:p w:rsidR="001A7EF6" w:rsidRPr="001A7EF6" w:rsidRDefault="001A7EF6" w:rsidP="001A7EF6">
      <w:pPr>
        <w:widowControl/>
        <w:shd w:val="clear" w:color="auto" w:fill="FFFFFF"/>
        <w:spacing w:after="15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264" w:history="1">
        <w:r w:rsidRPr="00BA0D5D">
          <w:rPr>
            <w:rFonts w:ascii="Consolas" w:eastAsia="宋体" w:hAnsi="Consolas" w:cs="宋体"/>
            <w:color w:val="548E2E"/>
            <w:kern w:val="0"/>
            <w:sz w:val="23"/>
            <w:szCs w:val="23"/>
            <w:u w:val="single"/>
            <w:shd w:val="clear" w:color="auto" w:fill="F7F7F8"/>
          </w:rPr>
          <w:t>PropertyPlaceholderConfigurer</w:t>
        </w:r>
      </w:hyperlink>
      <w:r w:rsidRPr="00BA0D5D">
        <w:rPr>
          <w:rFonts w:ascii="inherit" w:eastAsia="宋体" w:hAnsi="inherit" w:cs="Arial"/>
          <w:color w:val="34302D"/>
          <w:kern w:val="0"/>
          <w:sz w:val="24"/>
          <w:szCs w:val="24"/>
        </w:rPr>
        <w:t> javadoc for more information.</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w:t>
      </w:r>
      <w:hyperlink r:id="rId265" w:history="1">
        <w:r>
          <w:rPr>
            <w:rStyle w:val="HTML"/>
            <w:rFonts w:ascii="Consolas" w:hAnsi="Consolas"/>
            <w:color w:val="548E2E"/>
            <w:sz w:val="23"/>
            <w:szCs w:val="23"/>
            <w:u w:val="single"/>
            <w:shd w:val="clear" w:color="auto" w:fill="F7F7F8"/>
          </w:rPr>
          <w:t>PropertyPlaceholderConfigurer</w:t>
        </w:r>
      </w:hyperlink>
      <w:r>
        <w:rPr>
          <w:rFonts w:ascii="Arial" w:hAnsi="Arial" w:cs="Arial"/>
          <w:color w:val="34302D"/>
          <w:shd w:val="clear" w:color="auto" w:fill="FFFFFF"/>
        </w:rPr>
        <w:t>更多信息，请参阅</w:t>
      </w:r>
      <w:r>
        <w:rPr>
          <w:rFonts w:ascii="Arial" w:hAnsi="Arial" w:cs="Arial"/>
          <w:color w:val="34302D"/>
          <w:shd w:val="clear" w:color="auto" w:fill="FFFFFF"/>
        </w:rPr>
        <w:t>javadoc</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
        <w:gridCol w:w="10117"/>
      </w:tblGrid>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can use the </w:t>
            </w:r>
            <w:r w:rsidRPr="00BA0D5D">
              <w:rPr>
                <w:rFonts w:ascii="Consolas" w:eastAsia="宋体" w:hAnsi="Consolas" w:cs="宋体"/>
                <w:kern w:val="0"/>
                <w:sz w:val="23"/>
                <w:szCs w:val="23"/>
                <w:shd w:val="clear" w:color="auto" w:fill="F7F7F8"/>
              </w:rPr>
              <w:t>PropertyPlaceholderConfigurer</w:t>
            </w:r>
            <w:r w:rsidRPr="00BA0D5D">
              <w:rPr>
                <w:rFonts w:ascii="inherit" w:eastAsia="宋体" w:hAnsi="inherit" w:cs="宋体"/>
                <w:kern w:val="0"/>
                <w:sz w:val="24"/>
                <w:szCs w:val="24"/>
              </w:rPr>
              <w:t> to substitute class names, which is sometimes useful when you have to pick a particular implementation class at runtime. The following example shows how to do so:</w:t>
            </w:r>
          </w:p>
          <w:p w:rsidR="001A7EF6" w:rsidRPr="00BA0D5D" w:rsidRDefault="001A7EF6"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您可以使用</w:t>
            </w:r>
            <w:r>
              <w:rPr>
                <w:rStyle w:val="HTML"/>
                <w:rFonts w:ascii="Consolas" w:hAnsi="Consolas"/>
                <w:sz w:val="23"/>
                <w:szCs w:val="23"/>
                <w:shd w:val="clear" w:color="auto" w:fill="F7F7F8"/>
              </w:rPr>
              <w:t>PropertyPlaceholderConfigurer</w:t>
            </w:r>
            <w:r>
              <w:rPr>
                <w:rFonts w:ascii="Arial" w:hAnsi="Arial" w:cs="Arial"/>
                <w:shd w:val="clear" w:color="auto" w:fill="EBF1E7"/>
              </w:rPr>
              <w:t>替换类名称，这在您必须在运行时选择特定实现类时有时很有用。以下示例显示了如何执行此操作：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"org.springframework.beans.factory.config.PropertyPlaceholderConfigurer"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"locations"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kern w:val="0"/>
                <w:sz w:val="24"/>
                <w:szCs w:val="24"/>
              </w:rPr>
              <w:t>classpath:com/something/strategy.properties</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lastRenderedPageBreak/>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kern w:val="0"/>
                <w:sz w:val="24"/>
                <w:szCs w:val="24"/>
              </w:rPr>
              <w:t>custom.strategy.class=com.something.DefaultStrategy</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"serviceStrategy"</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"${custom.strategy.class}"</w:t>
            </w:r>
            <w:r w:rsidRPr="00BA0D5D">
              <w:rPr>
                <w:rFonts w:ascii="Consolas" w:eastAsia="宋体" w:hAnsi="Consolas" w:cs="宋体"/>
                <w:color w:val="008080"/>
                <w:kern w:val="0"/>
                <w:sz w:val="24"/>
                <w:szCs w:val="24"/>
              </w:rPr>
              <w:t>/&gt;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the class cannot be resolved at runtime to a valid class, resolution of the bean fails when it is about to be created, which is during the </w:t>
            </w:r>
            <w:r w:rsidRPr="00BA0D5D">
              <w:rPr>
                <w:rFonts w:ascii="Consolas" w:eastAsia="宋体" w:hAnsi="Consolas" w:cs="宋体"/>
                <w:kern w:val="0"/>
                <w:sz w:val="23"/>
                <w:szCs w:val="23"/>
                <w:shd w:val="clear" w:color="auto" w:fill="F7F7F8"/>
              </w:rPr>
              <w:t>preInstantiateSingletons()</w:t>
            </w:r>
            <w:r w:rsidRPr="00BA0D5D">
              <w:rPr>
                <w:rFonts w:ascii="inherit" w:eastAsia="宋体" w:hAnsi="inherit" w:cs="宋体"/>
                <w:kern w:val="0"/>
                <w:sz w:val="24"/>
                <w:szCs w:val="24"/>
              </w:rPr>
              <w:t> phase of an </w:t>
            </w:r>
            <w:r w:rsidRPr="00BA0D5D">
              <w:rPr>
                <w:rFonts w:ascii="Consolas" w:eastAsia="宋体" w:hAnsi="Consolas" w:cs="宋体"/>
                <w:kern w:val="0"/>
                <w:sz w:val="23"/>
                <w:szCs w:val="23"/>
                <w:shd w:val="clear" w:color="auto" w:fill="F7F7F8"/>
              </w:rPr>
              <w:t>ApplicationContext</w:t>
            </w:r>
            <w:r w:rsidRPr="00BA0D5D">
              <w:rPr>
                <w:rFonts w:ascii="inherit" w:eastAsia="宋体" w:hAnsi="inherit" w:cs="宋体"/>
                <w:kern w:val="0"/>
                <w:sz w:val="24"/>
                <w:szCs w:val="24"/>
              </w:rPr>
              <w:t> for a non-lazy-init bean.</w:t>
            </w:r>
          </w:p>
          <w:p w:rsidR="00F606C3" w:rsidRPr="00BA0D5D" w:rsidRDefault="00F606C3" w:rsidP="00BA0D5D">
            <w:pPr>
              <w:widowControl/>
              <w:jc w:val="left"/>
              <w:rPr>
                <w:rFonts w:ascii="inherit" w:eastAsia="宋体" w:hAnsi="inherit" w:cs="宋体" w:hint="eastAsia"/>
                <w:kern w:val="0"/>
                <w:sz w:val="24"/>
                <w:szCs w:val="24"/>
              </w:rPr>
            </w:pPr>
            <w:r>
              <w:rPr>
                <w:rFonts w:ascii="Arial" w:hAnsi="Arial" w:cs="Arial"/>
                <w:shd w:val="clear" w:color="auto" w:fill="EBF1E7"/>
              </w:rPr>
              <w:t>如果类不能在运行时被解析为一个有效的类，</w:t>
            </w:r>
            <w:r>
              <w:rPr>
                <w:rFonts w:ascii="Arial" w:hAnsi="Arial" w:cs="Arial"/>
                <w:shd w:val="clear" w:color="auto" w:fill="EBF1E7"/>
              </w:rPr>
              <w:t>bean</w:t>
            </w:r>
            <w:r>
              <w:rPr>
                <w:rFonts w:ascii="Arial" w:hAnsi="Arial" w:cs="Arial"/>
                <w:shd w:val="clear" w:color="auto" w:fill="EBF1E7"/>
              </w:rPr>
              <w:t>的分辨率，当它即将被创造，这是在失败</w:t>
            </w:r>
            <w:r>
              <w:rPr>
                <w:rStyle w:val="HTML"/>
                <w:rFonts w:ascii="Consolas" w:hAnsi="Consolas"/>
                <w:sz w:val="23"/>
                <w:szCs w:val="23"/>
                <w:shd w:val="clear" w:color="auto" w:fill="F7F7F8"/>
              </w:rPr>
              <w:t>preInstantiateSingletons()</w:t>
            </w:r>
            <w:r>
              <w:rPr>
                <w:rFonts w:ascii="Arial" w:hAnsi="Arial" w:cs="Arial"/>
                <w:shd w:val="clear" w:color="auto" w:fill="EBF1E7"/>
              </w:rPr>
              <w:t> </w:t>
            </w:r>
            <w:r>
              <w:rPr>
                <w:rFonts w:ascii="Arial" w:hAnsi="Arial" w:cs="Arial"/>
                <w:shd w:val="clear" w:color="auto" w:fill="EBF1E7"/>
              </w:rPr>
              <w:t>的阶段</w:t>
            </w:r>
            <w:r>
              <w:rPr>
                <w:rStyle w:val="HTML"/>
                <w:rFonts w:ascii="Consolas" w:hAnsi="Consolas"/>
                <w:sz w:val="23"/>
                <w:szCs w:val="23"/>
                <w:shd w:val="clear" w:color="auto" w:fill="F7F7F8"/>
              </w:rPr>
              <w:t>ApplicationContext</w:t>
            </w:r>
            <w:r>
              <w:rPr>
                <w:rFonts w:ascii="Arial" w:hAnsi="Arial" w:cs="Arial"/>
                <w:shd w:val="clear" w:color="auto" w:fill="EBF1E7"/>
              </w:rPr>
              <w:t>对非延迟实例化的</w:t>
            </w:r>
            <w:r>
              <w:rPr>
                <w:rFonts w:ascii="Arial" w:hAnsi="Arial" w:cs="Arial"/>
                <w:shd w:val="clear" w:color="auto" w:fill="EBF1E7"/>
              </w:rPr>
              <w:t>bean</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Example: The </w:t>
      </w:r>
      <w:r w:rsidRPr="00BA0D5D">
        <w:rPr>
          <w:rFonts w:ascii="Consolas" w:eastAsia="宋体" w:hAnsi="Consolas" w:cs="宋体"/>
          <w:color w:val="34302D"/>
          <w:kern w:val="0"/>
          <w:sz w:val="25"/>
          <w:szCs w:val="25"/>
          <w:shd w:val="clear" w:color="auto" w:fill="F7F7F8"/>
        </w:rPr>
        <w:t>PropertyOverrideConfigurer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PropertyOverrideConfigurer</w:t>
      </w:r>
      <w:r w:rsidRPr="00BA0D5D">
        <w:rPr>
          <w:rFonts w:ascii="inherit" w:eastAsia="宋体" w:hAnsi="inherit" w:cs="Arial"/>
          <w:color w:val="34302D"/>
          <w:kern w:val="0"/>
          <w:sz w:val="24"/>
          <w:szCs w:val="24"/>
        </w:rPr>
        <w:t>, another bean factory post-processor, resembles the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but unlike the latter, the original definitions can have default values or no values at all for bean properties. If an overriding</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file does not have an entry for a certain bean property, the default context definition is used.</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PropertyOverrideConfigurer</w:t>
      </w:r>
      <w:r>
        <w:rPr>
          <w:rFonts w:ascii="Arial" w:hAnsi="Arial" w:cs="Arial"/>
          <w:color w:val="34302D"/>
          <w:shd w:val="clear" w:color="auto" w:fill="FFFFFF"/>
        </w:rPr>
        <w:t>另一个</w:t>
      </w:r>
      <w:r>
        <w:rPr>
          <w:rFonts w:ascii="Arial" w:hAnsi="Arial" w:cs="Arial"/>
          <w:color w:val="34302D"/>
          <w:shd w:val="clear" w:color="auto" w:fill="FFFFFF"/>
        </w:rPr>
        <w:t>bean</w:t>
      </w:r>
      <w:r>
        <w:rPr>
          <w:rFonts w:ascii="Arial" w:hAnsi="Arial" w:cs="Arial"/>
          <w:color w:val="34302D"/>
          <w:shd w:val="clear" w:color="auto" w:fill="FFFFFF"/>
        </w:rPr>
        <w:t>工厂后置处理器，类似</w:t>
      </w:r>
      <w:r>
        <w:rPr>
          <w:rFonts w:ascii="Arial" w:hAnsi="Arial" w:cs="Arial"/>
          <w:color w:val="34302D"/>
          <w:shd w:val="clear" w:color="auto" w:fill="FFFFFF"/>
        </w:rPr>
        <w:t> </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，但不同的是后者，原来的定义可以有缺省值或者根本没有值的</w:t>
      </w:r>
      <w:r>
        <w:rPr>
          <w:rFonts w:ascii="Arial" w:hAnsi="Arial" w:cs="Arial"/>
          <w:color w:val="34302D"/>
          <w:shd w:val="clear" w:color="auto" w:fill="FFFFFF"/>
        </w:rPr>
        <w:t>bean</w:t>
      </w:r>
      <w:r>
        <w:rPr>
          <w:rFonts w:ascii="Arial" w:hAnsi="Arial" w:cs="Arial"/>
          <w:color w:val="34302D"/>
          <w:shd w:val="clear" w:color="auto" w:fill="FFFFFF"/>
        </w:rPr>
        <w:t>属性。如果覆盖</w:t>
      </w:r>
      <w:r>
        <w:rPr>
          <w:rFonts w:ascii="Arial" w:hAnsi="Arial" w:cs="Arial"/>
          <w:color w:val="34302D"/>
          <w:shd w:val="clear" w:color="auto" w:fill="FFFFFF"/>
        </w:rPr>
        <w:t> </w:t>
      </w:r>
      <w:r>
        <w:rPr>
          <w:rStyle w:val="HTML"/>
          <w:rFonts w:ascii="Consolas" w:hAnsi="Consolas"/>
          <w:sz w:val="23"/>
          <w:szCs w:val="23"/>
          <w:shd w:val="clear" w:color="auto" w:fill="F7F7F8"/>
        </w:rPr>
        <w:t>Properties</w:t>
      </w:r>
      <w:r>
        <w:rPr>
          <w:rFonts w:ascii="Arial" w:hAnsi="Arial" w:cs="Arial"/>
          <w:color w:val="34302D"/>
          <w:shd w:val="clear" w:color="auto" w:fill="FFFFFF"/>
        </w:rPr>
        <w:t>文件没有某个</w:t>
      </w:r>
      <w:r>
        <w:rPr>
          <w:rFonts w:ascii="Arial" w:hAnsi="Arial" w:cs="Arial"/>
          <w:color w:val="34302D"/>
          <w:shd w:val="clear" w:color="auto" w:fill="FFFFFF"/>
        </w:rPr>
        <w:t>bean</w:t>
      </w:r>
      <w:r>
        <w:rPr>
          <w:rFonts w:ascii="Arial" w:hAnsi="Arial" w:cs="Arial"/>
          <w:color w:val="34302D"/>
          <w:shd w:val="clear" w:color="auto" w:fill="FFFFFF"/>
        </w:rPr>
        <w:t>属性的条目，则使用默认上下文定义。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bean definition is not aware of being overridden, so it is not immediately obvious from the XML definition file that the override configurer is being used. In case of multiple </w:t>
      </w:r>
      <w:r w:rsidRPr="00BA0D5D">
        <w:rPr>
          <w:rFonts w:ascii="Consolas" w:eastAsia="宋体" w:hAnsi="Consolas" w:cs="宋体"/>
          <w:color w:val="34302D"/>
          <w:kern w:val="0"/>
          <w:sz w:val="23"/>
          <w:szCs w:val="23"/>
          <w:shd w:val="clear" w:color="auto" w:fill="F7F7F8"/>
        </w:rPr>
        <w:t>PropertyOverrideConfigurer</w:t>
      </w:r>
      <w:r w:rsidRPr="00BA0D5D">
        <w:rPr>
          <w:rFonts w:ascii="inherit" w:eastAsia="宋体" w:hAnsi="inherit" w:cs="Arial"/>
          <w:color w:val="34302D"/>
          <w:kern w:val="0"/>
          <w:sz w:val="24"/>
          <w:szCs w:val="24"/>
        </w:rPr>
        <w:t> instances that define different values for the same bean property, the last one wins, due to the overriding mechanism.</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w:t>
      </w:r>
      <w:r>
        <w:rPr>
          <w:rFonts w:ascii="Arial" w:hAnsi="Arial" w:cs="Arial"/>
          <w:color w:val="34302D"/>
          <w:shd w:val="clear" w:color="auto" w:fill="FFFFFF"/>
        </w:rPr>
        <w:t>bean</w:t>
      </w:r>
      <w:r>
        <w:rPr>
          <w:rFonts w:ascii="Arial" w:hAnsi="Arial" w:cs="Arial"/>
          <w:color w:val="34302D"/>
          <w:shd w:val="clear" w:color="auto" w:fill="FFFFFF"/>
        </w:rPr>
        <w:t>定义不知道被覆盖，因此从</w:t>
      </w:r>
      <w:r>
        <w:rPr>
          <w:rFonts w:ascii="Arial" w:hAnsi="Arial" w:cs="Arial"/>
          <w:color w:val="34302D"/>
          <w:shd w:val="clear" w:color="auto" w:fill="FFFFFF"/>
        </w:rPr>
        <w:t>XML</w:t>
      </w:r>
      <w:r>
        <w:rPr>
          <w:rFonts w:ascii="Arial" w:hAnsi="Arial" w:cs="Arial"/>
          <w:color w:val="34302D"/>
          <w:shd w:val="clear" w:color="auto" w:fill="FFFFFF"/>
        </w:rPr>
        <w:t>定义文件中可以立即看出正在使用覆盖配置器。如果多个</w:t>
      </w:r>
      <w:r>
        <w:rPr>
          <w:rStyle w:val="HTML"/>
          <w:rFonts w:ascii="Consolas" w:hAnsi="Consolas"/>
          <w:sz w:val="23"/>
          <w:szCs w:val="23"/>
          <w:shd w:val="clear" w:color="auto" w:fill="F7F7F8"/>
        </w:rPr>
        <w:t>PropertyOverrideConfigurer</w:t>
      </w:r>
      <w:r>
        <w:rPr>
          <w:rFonts w:ascii="Arial" w:hAnsi="Arial" w:cs="Arial"/>
          <w:color w:val="34302D"/>
          <w:shd w:val="clear" w:color="auto" w:fill="FFFFFF"/>
        </w:rPr>
        <w:t>实例为同一个</w:t>
      </w:r>
      <w:r>
        <w:rPr>
          <w:rFonts w:ascii="Arial" w:hAnsi="Arial" w:cs="Arial"/>
          <w:color w:val="34302D"/>
          <w:shd w:val="clear" w:color="auto" w:fill="FFFFFF"/>
        </w:rPr>
        <w:t>bean</w:t>
      </w:r>
      <w:r>
        <w:rPr>
          <w:rFonts w:ascii="Arial" w:hAnsi="Arial" w:cs="Arial"/>
          <w:color w:val="34302D"/>
          <w:shd w:val="clear" w:color="auto" w:fill="FFFFFF"/>
        </w:rPr>
        <w:t>属性定义了不同的值，则由于覆盖机制，最后一个实例会获胜。</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Properties file configuration lines take the following format:</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属性文件配置行采用以下格式：</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beanName.property=value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an example of the format:</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以下清单显示了格式的示例：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dataSource.driverClassName=com.mysql.jdbc.Driver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dataSource.url=jdbc:mysql:mydb</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This example file can be used with a container definition that contains a bean called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that has </w:t>
      </w:r>
      <w:r w:rsidRPr="00BA0D5D">
        <w:rPr>
          <w:rFonts w:ascii="Consolas" w:eastAsia="宋体" w:hAnsi="Consolas" w:cs="宋体"/>
          <w:color w:val="34302D"/>
          <w:kern w:val="0"/>
          <w:sz w:val="23"/>
          <w:szCs w:val="23"/>
          <w:shd w:val="clear" w:color="auto" w:fill="F7F7F8"/>
        </w:rPr>
        <w:t>driver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properties.</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此示例文件可以与包含名为</w:t>
      </w:r>
      <w:r>
        <w:rPr>
          <w:rStyle w:val="HTML"/>
          <w:rFonts w:ascii="Consolas" w:hAnsi="Consolas"/>
          <w:sz w:val="23"/>
          <w:szCs w:val="23"/>
          <w:shd w:val="clear" w:color="auto" w:fill="F7F7F8"/>
        </w:rPr>
        <w:t>dataSource</w:t>
      </w:r>
      <w:r>
        <w:rPr>
          <w:rFonts w:ascii="Arial" w:hAnsi="Arial" w:cs="Arial"/>
          <w:color w:val="34302D"/>
          <w:shd w:val="clear" w:color="auto" w:fill="FFFFFF"/>
        </w:rPr>
        <w:t>has has </w:t>
      </w:r>
      <w:r>
        <w:rPr>
          <w:rStyle w:val="HTML"/>
          <w:rFonts w:ascii="Consolas" w:hAnsi="Consolas"/>
          <w:sz w:val="23"/>
          <w:szCs w:val="23"/>
          <w:shd w:val="clear" w:color="auto" w:fill="F7F7F8"/>
        </w:rPr>
        <w:t>driver</w:t>
      </w:r>
      <w:r>
        <w:rPr>
          <w:rFonts w:ascii="Arial" w:hAnsi="Arial" w:cs="Arial"/>
          <w:color w:val="34302D"/>
          <w:shd w:val="clear" w:color="auto" w:fill="FFFFFF"/>
        </w:rPr>
        <w:t>和</w:t>
      </w:r>
      <w:r>
        <w:rPr>
          <w:rStyle w:val="HTML"/>
          <w:rFonts w:ascii="Consolas" w:hAnsi="Consolas"/>
          <w:sz w:val="23"/>
          <w:szCs w:val="23"/>
          <w:shd w:val="clear" w:color="auto" w:fill="F7F7F8"/>
        </w:rPr>
        <w:t>url</w:t>
      </w:r>
      <w:r>
        <w:rPr>
          <w:rFonts w:ascii="Arial" w:hAnsi="Arial" w:cs="Arial"/>
          <w:color w:val="34302D"/>
          <w:shd w:val="clear" w:color="auto" w:fill="FFFFFF"/>
        </w:rPr>
        <w:t>properties </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的容器定义一起使用</w:t>
      </w:r>
      <w:r>
        <w:rPr>
          <w:rFonts w:ascii="Arial" w:hAnsi="Arial" w:cs="Arial"/>
          <w:color w:val="34302D"/>
          <w:shd w:val="clear" w:color="auto" w:fill="FFFFFF"/>
        </w:rPr>
        <w:t>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Compound property names are also supported, as long as every component of the path except the final property being overridden is already non-null (presumably initialized by the constructors). In the following example, the </w:t>
      </w:r>
      <w:r w:rsidRPr="00BA0D5D">
        <w:rPr>
          <w:rFonts w:ascii="Consolas" w:eastAsia="宋体" w:hAnsi="Consolas" w:cs="宋体"/>
          <w:color w:val="34302D"/>
          <w:kern w:val="0"/>
          <w:sz w:val="23"/>
          <w:szCs w:val="23"/>
          <w:shd w:val="clear" w:color="auto" w:fill="F7F7F8"/>
        </w:rPr>
        <w:t>sammy</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bob</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fred</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tom</w:t>
      </w:r>
      <w:r w:rsidRPr="00BA0D5D">
        <w:rPr>
          <w:rFonts w:ascii="inherit" w:eastAsia="宋体" w:hAnsi="inherit" w:cs="Arial"/>
          <w:color w:val="34302D"/>
          <w:kern w:val="0"/>
          <w:sz w:val="24"/>
          <w:szCs w:val="24"/>
        </w:rPr>
        <w:t> bean is set to the scalar value </w:t>
      </w:r>
      <w:r w:rsidRPr="00BA0D5D">
        <w:rPr>
          <w:rFonts w:ascii="Consolas" w:eastAsia="宋体" w:hAnsi="Consolas" w:cs="宋体"/>
          <w:color w:val="34302D"/>
          <w:kern w:val="0"/>
          <w:sz w:val="23"/>
          <w:szCs w:val="23"/>
          <w:shd w:val="clear" w:color="auto" w:fill="F7F7F8"/>
        </w:rPr>
        <w:t>123</w:t>
      </w:r>
      <w:r w:rsidRPr="00BA0D5D">
        <w:rPr>
          <w:rFonts w:ascii="inherit" w:eastAsia="宋体" w:hAnsi="inherit" w:cs="Arial"/>
          <w:color w:val="34302D"/>
          <w:kern w:val="0"/>
          <w:sz w:val="24"/>
          <w:szCs w:val="24"/>
        </w:rPr>
        <w:t>:</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也支持复合属性名称，只要路径的每个组件（重写的最终属性除外）都已经非空（可能由构造函数初始化）。在下面的例子中，</w:t>
      </w:r>
      <w:r>
        <w:rPr>
          <w:rStyle w:val="HTML"/>
          <w:rFonts w:ascii="Consolas" w:hAnsi="Consolas"/>
          <w:sz w:val="23"/>
          <w:szCs w:val="23"/>
          <w:shd w:val="clear" w:color="auto" w:fill="F7F7F8"/>
        </w:rPr>
        <w:t>sammy</w:t>
      </w:r>
      <w:r>
        <w:rPr>
          <w:rFonts w:ascii="Arial" w:hAnsi="Arial" w:cs="Arial"/>
          <w:color w:val="34302D"/>
          <w:shd w:val="clear" w:color="auto" w:fill="FFFFFF"/>
        </w:rPr>
        <w:t>所述的属性</w:t>
      </w:r>
      <w:r>
        <w:rPr>
          <w:rStyle w:val="HTML"/>
          <w:rFonts w:ascii="Consolas" w:hAnsi="Consolas"/>
          <w:sz w:val="23"/>
          <w:szCs w:val="23"/>
          <w:shd w:val="clear" w:color="auto" w:fill="F7F7F8"/>
        </w:rPr>
        <w:t>bob</w:t>
      </w:r>
      <w:r>
        <w:rPr>
          <w:rFonts w:ascii="Arial" w:hAnsi="Arial" w:cs="Arial"/>
          <w:color w:val="34302D"/>
          <w:shd w:val="clear" w:color="auto" w:fill="FFFFFF"/>
        </w:rPr>
        <w:t>的财产</w:t>
      </w:r>
      <w:r>
        <w:rPr>
          <w:rStyle w:val="HTML"/>
          <w:rFonts w:ascii="Consolas" w:hAnsi="Consolas"/>
          <w:sz w:val="23"/>
          <w:szCs w:val="23"/>
          <w:shd w:val="clear" w:color="auto" w:fill="F7F7F8"/>
        </w:rPr>
        <w:t>fred</w:t>
      </w:r>
      <w:r>
        <w:rPr>
          <w:rFonts w:ascii="Arial" w:hAnsi="Arial" w:cs="Arial"/>
          <w:color w:val="34302D"/>
          <w:shd w:val="clear" w:color="auto" w:fill="FFFFFF"/>
        </w:rPr>
        <w:t>的财产</w:t>
      </w:r>
      <w:r>
        <w:rPr>
          <w:rStyle w:val="HTML"/>
          <w:rFonts w:ascii="Consolas" w:hAnsi="Consolas"/>
          <w:sz w:val="23"/>
          <w:szCs w:val="23"/>
          <w:shd w:val="clear" w:color="auto" w:fill="F7F7F8"/>
        </w:rPr>
        <w:t>tom</w:t>
      </w:r>
      <w:r>
        <w:rPr>
          <w:rFonts w:ascii="Arial" w:hAnsi="Arial" w:cs="Arial"/>
          <w:color w:val="34302D"/>
          <w:shd w:val="clear" w:color="auto" w:fill="FFFFFF"/>
        </w:rPr>
        <w:t>豆被设置为标量值</w:t>
      </w:r>
      <w:r>
        <w:rPr>
          <w:rStyle w:val="HTML"/>
          <w:rFonts w:ascii="Consolas" w:hAnsi="Consolas"/>
          <w:sz w:val="23"/>
          <w:szCs w:val="23"/>
          <w:shd w:val="clear" w:color="auto" w:fill="F7F7F8"/>
        </w:rPr>
        <w:t>123</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tom.fred.bob.sammy=123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0945A0">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Specified override values are always literal values. They are not translated into bean references. This convention also applies when the original value in the XML bean definition specifies a bean reference.</w:t>
            </w:r>
          </w:p>
          <w:p w:rsidR="000945A0" w:rsidRPr="00BA0D5D" w:rsidRDefault="000945A0" w:rsidP="00BA0D5D">
            <w:pPr>
              <w:widowControl/>
              <w:jc w:val="left"/>
              <w:rPr>
                <w:rFonts w:ascii="宋体" w:eastAsia="宋体" w:hAnsi="宋体" w:cs="宋体"/>
                <w:kern w:val="0"/>
                <w:sz w:val="24"/>
                <w:szCs w:val="24"/>
              </w:rPr>
            </w:pPr>
            <w:r>
              <w:rPr>
                <w:rFonts w:ascii="Arial" w:hAnsi="Arial" w:cs="Arial"/>
                <w:shd w:val="clear" w:color="auto" w:fill="EBF1E7"/>
              </w:rPr>
              <w:t>指定的覆盖值始终是文字值。它们不会被翻译成</w:t>
            </w:r>
            <w:r>
              <w:rPr>
                <w:rFonts w:ascii="Arial" w:hAnsi="Arial" w:cs="Arial"/>
                <w:shd w:val="clear" w:color="auto" w:fill="EBF1E7"/>
              </w:rPr>
              <w:t>bean</w:t>
            </w:r>
            <w:r>
              <w:rPr>
                <w:rFonts w:ascii="Arial" w:hAnsi="Arial" w:cs="Arial"/>
                <w:shd w:val="clear" w:color="auto" w:fill="EBF1E7"/>
              </w:rPr>
              <w:t>引用。当</w:t>
            </w:r>
            <w:r>
              <w:rPr>
                <w:rFonts w:ascii="Arial" w:hAnsi="Arial" w:cs="Arial"/>
                <w:shd w:val="clear" w:color="auto" w:fill="EBF1E7"/>
              </w:rPr>
              <w:t>XML bean</w:t>
            </w:r>
            <w:r>
              <w:rPr>
                <w:rFonts w:ascii="Arial" w:hAnsi="Arial" w:cs="Arial"/>
                <w:shd w:val="clear" w:color="auto" w:fill="EBF1E7"/>
              </w:rPr>
              <w:t>定义中的原始值指定</w:t>
            </w:r>
            <w:r>
              <w:rPr>
                <w:rFonts w:ascii="Arial" w:hAnsi="Arial" w:cs="Arial"/>
                <w:shd w:val="clear" w:color="auto" w:fill="EBF1E7"/>
              </w:rPr>
              <w:t>bean</w:t>
            </w:r>
            <w:r>
              <w:rPr>
                <w:rFonts w:ascii="Arial" w:hAnsi="Arial" w:cs="Arial"/>
                <w:shd w:val="clear" w:color="auto" w:fill="EBF1E7"/>
              </w:rPr>
              <w:t>引用时，此约定也适用。</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namespace introduced in Spring 2.5, it is possible to configure property overriding with a dedicated configuration element, as the following example shows:</w:t>
      </w:r>
    </w:p>
    <w:p w:rsidR="00EC1292" w:rsidRPr="00BA0D5D" w:rsidRDefault="00EC1292"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Style w:val="HTML"/>
          <w:rFonts w:ascii="Consolas" w:hAnsi="Consolas"/>
          <w:sz w:val="23"/>
          <w:szCs w:val="23"/>
          <w:shd w:val="clear" w:color="auto" w:fill="F7F7F8"/>
        </w:rPr>
        <w:t>context</w:t>
      </w:r>
      <w:r>
        <w:rPr>
          <w:rFonts w:ascii="Arial" w:hAnsi="Arial" w:cs="Arial"/>
          <w:color w:val="34302D"/>
          <w:shd w:val="clear" w:color="auto" w:fill="FFFFFF"/>
        </w:rPr>
        <w:t>Spring 2.5</w:t>
      </w:r>
      <w:r>
        <w:rPr>
          <w:rFonts w:ascii="Arial" w:hAnsi="Arial" w:cs="Arial"/>
          <w:color w:val="34302D"/>
          <w:shd w:val="clear" w:color="auto" w:fill="FFFFFF"/>
        </w:rPr>
        <w:t>中引入的命名空间，可以使用专用配置元素配置属性覆盖，如以下示例所示：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&lt;context:property-override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"classpath:override.properties"</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1.8.3. Customizing Instantiation Logic with a </w:t>
      </w:r>
      <w:r w:rsidRPr="00BA0D5D">
        <w:rPr>
          <w:rFonts w:ascii="Consolas" w:eastAsia="宋体" w:hAnsi="Consolas" w:cs="宋体"/>
          <w:color w:val="34302D"/>
          <w:kern w:val="0"/>
          <w:sz w:val="33"/>
          <w:szCs w:val="33"/>
          <w:shd w:val="clear" w:color="auto" w:fill="F7F7F8"/>
        </w:rPr>
        <w:t>FactoryBean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implement the </w:t>
      </w:r>
      <w:r w:rsidRPr="00BA0D5D">
        <w:rPr>
          <w:rFonts w:ascii="Consolas" w:eastAsia="宋体" w:hAnsi="Consolas" w:cs="宋体"/>
          <w:color w:val="34302D"/>
          <w:kern w:val="0"/>
          <w:sz w:val="23"/>
          <w:szCs w:val="23"/>
          <w:shd w:val="clear" w:color="auto" w:fill="F7F7F8"/>
        </w:rPr>
        <w:t>org.springframework.beans.factory.FactoryBean</w:t>
      </w:r>
      <w:r w:rsidRPr="00BA0D5D">
        <w:rPr>
          <w:rFonts w:ascii="inherit" w:eastAsia="宋体" w:hAnsi="inherit" w:cs="Arial"/>
          <w:color w:val="34302D"/>
          <w:kern w:val="0"/>
          <w:sz w:val="24"/>
          <w:szCs w:val="24"/>
        </w:rPr>
        <w:t> interface for objects that are themselves factories.</w:t>
      </w:r>
    </w:p>
    <w:p w:rsidR="00475CED" w:rsidRPr="00BA0D5D" w:rsidRDefault="00475CE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w:t>
      </w:r>
      <w:r>
        <w:rPr>
          <w:rStyle w:val="HTML"/>
          <w:rFonts w:ascii="Consolas" w:hAnsi="Consolas"/>
          <w:sz w:val="23"/>
          <w:szCs w:val="23"/>
          <w:shd w:val="clear" w:color="auto" w:fill="F7F7F8"/>
        </w:rPr>
        <w:t>org.springframework.beans.factory.FactoryBean</w:t>
      </w:r>
      <w:r>
        <w:rPr>
          <w:rFonts w:ascii="Arial" w:hAnsi="Arial" w:cs="Arial"/>
          <w:color w:val="34302D"/>
          <w:shd w:val="clear" w:color="auto" w:fill="FFFFFF"/>
        </w:rPr>
        <w:t>为自己工厂的对象实现接口。</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interface is a point of pluggability into the Spring IoC container’s instantiation logic. If you have complex initialization code that is better expressed in Java as opposed to a (potentially) verbose amount of XML, you can create your own</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write the complex initialization inside that class, and then plug your custom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into the container.</w:t>
      </w:r>
    </w:p>
    <w:p w:rsidR="00475CED" w:rsidRPr="00BA0D5D" w:rsidRDefault="00475CE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FactoryBean</w:t>
      </w:r>
      <w:r>
        <w:rPr>
          <w:rFonts w:ascii="Arial" w:hAnsi="Arial" w:cs="Arial"/>
          <w:color w:val="34302D"/>
          <w:shd w:val="clear" w:color="auto" w:fill="FFFFFF"/>
        </w:rPr>
        <w:t>接口是</w:t>
      </w:r>
      <w:r>
        <w:rPr>
          <w:rFonts w:ascii="Arial" w:hAnsi="Arial" w:cs="Arial"/>
          <w:color w:val="34302D"/>
          <w:shd w:val="clear" w:color="auto" w:fill="FFFFFF"/>
        </w:rPr>
        <w:t>Spring IoC</w:t>
      </w:r>
      <w:r>
        <w:rPr>
          <w:rFonts w:ascii="Arial" w:hAnsi="Arial" w:cs="Arial"/>
          <w:color w:val="34302D"/>
          <w:shd w:val="clear" w:color="auto" w:fill="FFFFFF"/>
        </w:rPr>
        <w:t>容器实例化逻辑的可插拔点。如果你有一个复杂的初始化代码，用</w:t>
      </w:r>
      <w:r>
        <w:rPr>
          <w:rFonts w:ascii="Arial" w:hAnsi="Arial" w:cs="Arial"/>
          <w:color w:val="34302D"/>
          <w:shd w:val="clear" w:color="auto" w:fill="FFFFFF"/>
        </w:rPr>
        <w:t>Java</w:t>
      </w:r>
      <w:r>
        <w:rPr>
          <w:rFonts w:ascii="Arial" w:hAnsi="Arial" w:cs="Arial"/>
          <w:color w:val="34302D"/>
          <w:shd w:val="clear" w:color="auto" w:fill="FFFFFF"/>
        </w:rPr>
        <w:t>表示，而不是（可能）冗长的</w:t>
      </w:r>
      <w:r>
        <w:rPr>
          <w:rFonts w:ascii="Arial" w:hAnsi="Arial" w:cs="Arial"/>
          <w:color w:val="34302D"/>
          <w:shd w:val="clear" w:color="auto" w:fill="FFFFFF"/>
        </w:rPr>
        <w:t>XML</w:t>
      </w:r>
      <w:r>
        <w:rPr>
          <w:rFonts w:ascii="Arial" w:hAnsi="Arial" w:cs="Arial"/>
          <w:color w:val="34302D"/>
          <w:shd w:val="clear" w:color="auto" w:fill="FFFFFF"/>
        </w:rPr>
        <w:t>，你可以创建自己的</w:t>
      </w:r>
      <w:r>
        <w:rPr>
          <w:rFonts w:ascii="Arial" w:hAnsi="Arial" w:cs="Arial"/>
          <w:color w:val="34302D"/>
          <w:shd w:val="clear" w:color="auto" w:fill="FFFFFF"/>
        </w:rPr>
        <w:t> </w:t>
      </w:r>
      <w:r>
        <w:rPr>
          <w:rStyle w:val="HTML"/>
          <w:rFonts w:ascii="Consolas" w:hAnsi="Consolas"/>
          <w:sz w:val="23"/>
          <w:szCs w:val="23"/>
          <w:shd w:val="clear" w:color="auto" w:fill="F7F7F8"/>
        </w:rPr>
        <w:t>FactoryBean</w:t>
      </w:r>
      <w:r>
        <w:rPr>
          <w:rFonts w:ascii="Arial" w:hAnsi="Arial" w:cs="Arial"/>
          <w:color w:val="34302D"/>
          <w:shd w:val="clear" w:color="auto" w:fill="FFFFFF"/>
        </w:rPr>
        <w:t>，在该类中编写复杂的初始化，然后将自定义</w:t>
      </w:r>
      <w:r>
        <w:rPr>
          <w:rStyle w:val="HTML"/>
          <w:rFonts w:ascii="Consolas" w:hAnsi="Consolas"/>
          <w:sz w:val="23"/>
          <w:szCs w:val="23"/>
          <w:shd w:val="clear" w:color="auto" w:fill="F7F7F8"/>
        </w:rPr>
        <w:t>FactoryBean</w:t>
      </w:r>
      <w:r>
        <w:rPr>
          <w:rFonts w:ascii="Arial" w:hAnsi="Arial" w:cs="Arial"/>
          <w:color w:val="34302D"/>
          <w:shd w:val="clear" w:color="auto" w:fill="FFFFFF"/>
        </w:rPr>
        <w:t>插入容器。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interface provides three methods:</w:t>
      </w:r>
    </w:p>
    <w:p w:rsidR="00475CED" w:rsidRPr="00BA0D5D" w:rsidRDefault="00475CE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FactoryBean</w:t>
      </w:r>
      <w:r>
        <w:rPr>
          <w:rFonts w:ascii="Arial" w:hAnsi="Arial" w:cs="Arial"/>
          <w:color w:val="34302D"/>
          <w:shd w:val="clear" w:color="auto" w:fill="FFFFFF"/>
        </w:rPr>
        <w:t>接口提供了三种方法：</w:t>
      </w:r>
    </w:p>
    <w:p w:rsidR="00BA0D5D" w:rsidRPr="00BA0D5D" w:rsidRDefault="00BA0D5D" w:rsidP="00BA0D5D">
      <w:pPr>
        <w:widowControl/>
        <w:numPr>
          <w:ilvl w:val="0"/>
          <w:numId w:val="1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Object getObject()</w:t>
      </w:r>
      <w:r w:rsidRPr="00BA0D5D">
        <w:rPr>
          <w:rFonts w:ascii="inherit" w:eastAsia="宋体" w:hAnsi="inherit" w:cs="Arial"/>
          <w:color w:val="34302D"/>
          <w:kern w:val="0"/>
          <w:sz w:val="24"/>
          <w:szCs w:val="24"/>
        </w:rPr>
        <w:t>: Returns an instance of the object this factory creates. The instance can possibly be shared, depending on whether this factory returns singletons or prototypes.</w:t>
      </w:r>
    </w:p>
    <w:p w:rsidR="00BA0D5D" w:rsidRPr="00BA0D5D" w:rsidRDefault="00BA0D5D" w:rsidP="00BA0D5D">
      <w:pPr>
        <w:widowControl/>
        <w:numPr>
          <w:ilvl w:val="0"/>
          <w:numId w:val="1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boolean isSingleton()</w:t>
      </w:r>
      <w:r w:rsidRPr="00BA0D5D">
        <w:rPr>
          <w:rFonts w:ascii="inherit" w:eastAsia="宋体" w:hAnsi="inherit" w:cs="Arial"/>
          <w:color w:val="34302D"/>
          <w:kern w:val="0"/>
          <w:sz w:val="24"/>
          <w:szCs w:val="24"/>
        </w:rPr>
        <w:t>: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if this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returns singletons or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otherwise.</w:t>
      </w:r>
    </w:p>
    <w:p w:rsidR="00BA0D5D" w:rsidRDefault="00BA0D5D" w:rsidP="00BA0D5D">
      <w:pPr>
        <w:widowControl/>
        <w:numPr>
          <w:ilvl w:val="0"/>
          <w:numId w:val="1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Class getObjectType()</w:t>
      </w:r>
      <w:r w:rsidRPr="00BA0D5D">
        <w:rPr>
          <w:rFonts w:ascii="inherit" w:eastAsia="宋体" w:hAnsi="inherit" w:cs="Arial"/>
          <w:color w:val="34302D"/>
          <w:kern w:val="0"/>
          <w:sz w:val="24"/>
          <w:szCs w:val="24"/>
        </w:rPr>
        <w:t>: Returns the object type returned by the </w:t>
      </w:r>
      <w:r w:rsidRPr="00BA0D5D">
        <w:rPr>
          <w:rFonts w:ascii="Consolas" w:eastAsia="宋体" w:hAnsi="Consolas" w:cs="宋体"/>
          <w:color w:val="34302D"/>
          <w:kern w:val="0"/>
          <w:sz w:val="23"/>
          <w:szCs w:val="23"/>
          <w:shd w:val="clear" w:color="auto" w:fill="F7F7F8"/>
        </w:rPr>
        <w:t>getObject()</w:t>
      </w:r>
      <w:r w:rsidRPr="00BA0D5D">
        <w:rPr>
          <w:rFonts w:ascii="inherit" w:eastAsia="宋体" w:hAnsi="inherit" w:cs="Arial"/>
          <w:color w:val="34302D"/>
          <w:kern w:val="0"/>
          <w:sz w:val="24"/>
          <w:szCs w:val="24"/>
        </w:rPr>
        <w:t> method or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if the type is not known in advance.</w:t>
      </w:r>
    </w:p>
    <w:p w:rsidR="00475CED" w:rsidRPr="00475CED" w:rsidRDefault="00475CED" w:rsidP="00475CED">
      <w:pPr>
        <w:widowControl/>
        <w:numPr>
          <w:ilvl w:val="0"/>
          <w:numId w:val="15"/>
        </w:numPr>
        <w:shd w:val="clear" w:color="auto" w:fill="FFFFFF"/>
        <w:spacing w:after="150"/>
        <w:jc w:val="left"/>
        <w:rPr>
          <w:rFonts w:ascii="inherit" w:eastAsia="宋体" w:hAnsi="inherit" w:cs="Arial" w:hint="eastAsia"/>
          <w:color w:val="34302D"/>
          <w:kern w:val="0"/>
          <w:sz w:val="24"/>
          <w:szCs w:val="24"/>
        </w:rPr>
      </w:pPr>
      <w:r w:rsidRPr="00475CED">
        <w:rPr>
          <w:rFonts w:ascii="Consolas" w:eastAsia="宋体" w:hAnsi="Consolas" w:cs="宋体"/>
          <w:color w:val="34302D"/>
          <w:kern w:val="0"/>
          <w:sz w:val="23"/>
          <w:szCs w:val="23"/>
          <w:shd w:val="clear" w:color="auto" w:fill="F7F7F8"/>
        </w:rPr>
        <w:t>Object getObject()</w:t>
      </w:r>
      <w:r w:rsidRPr="00475CED">
        <w:rPr>
          <w:rFonts w:ascii="inherit" w:eastAsia="宋体" w:hAnsi="inherit" w:cs="Arial"/>
          <w:color w:val="34302D"/>
          <w:kern w:val="0"/>
          <w:sz w:val="24"/>
          <w:szCs w:val="24"/>
        </w:rPr>
        <w:t>：返回此工厂创建的对象的实例。可以共享实例，具体取决于此工厂是返回单例还是原型。</w:t>
      </w:r>
    </w:p>
    <w:p w:rsidR="00475CED" w:rsidRPr="00475CED" w:rsidRDefault="00475CED" w:rsidP="00475CED">
      <w:pPr>
        <w:widowControl/>
        <w:numPr>
          <w:ilvl w:val="0"/>
          <w:numId w:val="15"/>
        </w:numPr>
        <w:shd w:val="clear" w:color="auto" w:fill="FFFFFF"/>
        <w:spacing w:after="150"/>
        <w:jc w:val="left"/>
        <w:rPr>
          <w:rFonts w:ascii="inherit" w:eastAsia="宋体" w:hAnsi="inherit" w:cs="Arial" w:hint="eastAsia"/>
          <w:color w:val="34302D"/>
          <w:kern w:val="0"/>
          <w:sz w:val="24"/>
          <w:szCs w:val="24"/>
        </w:rPr>
      </w:pPr>
      <w:r w:rsidRPr="00475CED">
        <w:rPr>
          <w:rFonts w:ascii="Consolas" w:eastAsia="宋体" w:hAnsi="Consolas" w:cs="宋体"/>
          <w:color w:val="34302D"/>
          <w:kern w:val="0"/>
          <w:sz w:val="23"/>
          <w:szCs w:val="23"/>
          <w:shd w:val="clear" w:color="auto" w:fill="F7F7F8"/>
        </w:rPr>
        <w:t>boolean isSingleton()</w:t>
      </w:r>
      <w:r w:rsidRPr="00475CED">
        <w:rPr>
          <w:rFonts w:ascii="inherit" w:eastAsia="宋体" w:hAnsi="inherit" w:cs="Arial"/>
          <w:color w:val="34302D"/>
          <w:kern w:val="0"/>
          <w:sz w:val="24"/>
          <w:szCs w:val="24"/>
        </w:rPr>
        <w:t>：</w:t>
      </w:r>
      <w:r w:rsidRPr="00475CED">
        <w:rPr>
          <w:rFonts w:ascii="Consolas" w:eastAsia="宋体" w:hAnsi="Consolas" w:cs="宋体"/>
          <w:color w:val="34302D"/>
          <w:kern w:val="0"/>
          <w:sz w:val="23"/>
          <w:szCs w:val="23"/>
          <w:shd w:val="clear" w:color="auto" w:fill="F7F7F8"/>
        </w:rPr>
        <w:t>true</w:t>
      </w:r>
      <w:r w:rsidRPr="00475CED">
        <w:rPr>
          <w:rFonts w:ascii="inherit" w:eastAsia="宋体" w:hAnsi="inherit" w:cs="Arial"/>
          <w:color w:val="34302D"/>
          <w:kern w:val="0"/>
          <w:sz w:val="24"/>
          <w:szCs w:val="24"/>
        </w:rPr>
        <w:t>如果</w:t>
      </w:r>
      <w:r w:rsidRPr="00475CED">
        <w:rPr>
          <w:rFonts w:ascii="Consolas" w:eastAsia="宋体" w:hAnsi="Consolas" w:cs="宋体"/>
          <w:color w:val="34302D"/>
          <w:kern w:val="0"/>
          <w:sz w:val="23"/>
          <w:szCs w:val="23"/>
          <w:shd w:val="clear" w:color="auto" w:fill="F7F7F8"/>
        </w:rPr>
        <w:t>FactoryBean</w:t>
      </w:r>
      <w:r w:rsidRPr="00475CED">
        <w:rPr>
          <w:rFonts w:ascii="inherit" w:eastAsia="宋体" w:hAnsi="inherit" w:cs="Arial"/>
          <w:color w:val="34302D"/>
          <w:kern w:val="0"/>
          <w:sz w:val="24"/>
          <w:szCs w:val="24"/>
        </w:rPr>
        <w:t>返回单例或</w:t>
      </w:r>
      <w:r w:rsidRPr="00475CED">
        <w:rPr>
          <w:rFonts w:ascii="Consolas" w:eastAsia="宋体" w:hAnsi="Consolas" w:cs="宋体"/>
          <w:color w:val="34302D"/>
          <w:kern w:val="0"/>
          <w:sz w:val="23"/>
          <w:szCs w:val="23"/>
          <w:shd w:val="clear" w:color="auto" w:fill="F7F7F8"/>
        </w:rPr>
        <w:t>false</w:t>
      </w:r>
      <w:r w:rsidRPr="00475CED">
        <w:rPr>
          <w:rFonts w:ascii="inherit" w:eastAsia="宋体" w:hAnsi="inherit" w:cs="Arial"/>
          <w:color w:val="34302D"/>
          <w:kern w:val="0"/>
          <w:sz w:val="24"/>
          <w:szCs w:val="24"/>
        </w:rPr>
        <w:t>其他方式返回</w:t>
      </w:r>
      <w:r w:rsidRPr="00475CED">
        <w:rPr>
          <w:rFonts w:ascii="inherit" w:eastAsia="宋体" w:hAnsi="inherit" w:cs="Arial"/>
          <w:color w:val="34302D"/>
          <w:kern w:val="0"/>
          <w:sz w:val="24"/>
          <w:szCs w:val="24"/>
        </w:rPr>
        <w:t> </w:t>
      </w:r>
      <w:r w:rsidRPr="00475CED">
        <w:rPr>
          <w:rFonts w:ascii="inherit" w:eastAsia="宋体" w:hAnsi="inherit" w:cs="Arial"/>
          <w:color w:val="34302D"/>
          <w:kern w:val="0"/>
          <w:sz w:val="24"/>
          <w:szCs w:val="24"/>
        </w:rPr>
        <w:t>。</w:t>
      </w:r>
    </w:p>
    <w:p w:rsidR="00475CED" w:rsidRPr="00475CED" w:rsidRDefault="00475CED" w:rsidP="00475CED">
      <w:pPr>
        <w:widowControl/>
        <w:numPr>
          <w:ilvl w:val="0"/>
          <w:numId w:val="15"/>
        </w:numPr>
        <w:shd w:val="clear" w:color="auto" w:fill="FFFFFF"/>
        <w:spacing w:after="150"/>
        <w:jc w:val="left"/>
        <w:rPr>
          <w:rFonts w:ascii="inherit" w:eastAsia="宋体" w:hAnsi="inherit" w:cs="Arial" w:hint="eastAsia"/>
          <w:color w:val="34302D"/>
          <w:kern w:val="0"/>
          <w:sz w:val="24"/>
          <w:szCs w:val="24"/>
        </w:rPr>
      </w:pPr>
      <w:r w:rsidRPr="00475CED">
        <w:rPr>
          <w:rFonts w:ascii="Consolas" w:eastAsia="宋体" w:hAnsi="Consolas" w:cs="宋体"/>
          <w:color w:val="34302D"/>
          <w:kern w:val="0"/>
          <w:sz w:val="23"/>
          <w:szCs w:val="23"/>
          <w:shd w:val="clear" w:color="auto" w:fill="F7F7F8"/>
        </w:rPr>
        <w:t>Class getObjectType()</w:t>
      </w:r>
      <w:r w:rsidRPr="00475CED">
        <w:rPr>
          <w:rFonts w:ascii="inherit" w:eastAsia="宋体" w:hAnsi="inherit" w:cs="Arial"/>
          <w:color w:val="34302D"/>
          <w:kern w:val="0"/>
          <w:sz w:val="24"/>
          <w:szCs w:val="24"/>
        </w:rPr>
        <w:t>：返回</w:t>
      </w:r>
      <w:r w:rsidRPr="00475CED">
        <w:rPr>
          <w:rFonts w:ascii="Consolas" w:eastAsia="宋体" w:hAnsi="Consolas" w:cs="宋体"/>
          <w:color w:val="34302D"/>
          <w:kern w:val="0"/>
          <w:sz w:val="23"/>
          <w:szCs w:val="23"/>
          <w:shd w:val="clear" w:color="auto" w:fill="F7F7F8"/>
        </w:rPr>
        <w:t>getObject()</w:t>
      </w:r>
      <w:r w:rsidRPr="00475CED">
        <w:rPr>
          <w:rFonts w:ascii="inherit" w:eastAsia="宋体" w:hAnsi="inherit" w:cs="Arial"/>
          <w:color w:val="34302D"/>
          <w:kern w:val="0"/>
          <w:sz w:val="24"/>
          <w:szCs w:val="24"/>
        </w:rPr>
        <w:t>方法返回的对象类型，或者</w:t>
      </w:r>
      <w:r w:rsidRPr="00475CED">
        <w:rPr>
          <w:rFonts w:ascii="Consolas" w:eastAsia="宋体" w:hAnsi="Consolas" w:cs="宋体"/>
          <w:color w:val="34302D"/>
          <w:kern w:val="0"/>
          <w:sz w:val="23"/>
          <w:szCs w:val="23"/>
          <w:shd w:val="clear" w:color="auto" w:fill="F7F7F8"/>
        </w:rPr>
        <w:t>null</w:t>
      </w:r>
      <w:r w:rsidRPr="00475CED">
        <w:rPr>
          <w:rFonts w:ascii="inherit" w:eastAsia="宋体" w:hAnsi="inherit" w:cs="Arial"/>
          <w:color w:val="34302D"/>
          <w:kern w:val="0"/>
          <w:sz w:val="24"/>
          <w:szCs w:val="24"/>
        </w:rPr>
        <w:t>如果事先不知道类型。</w:t>
      </w:r>
    </w:p>
    <w:p w:rsidR="00475CED" w:rsidRPr="00BA0D5D" w:rsidRDefault="00475CED" w:rsidP="00475CED">
      <w:pPr>
        <w:widowControl/>
        <w:shd w:val="clear" w:color="auto" w:fill="FFFFFF"/>
        <w:spacing w:after="15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concept and interface is used in a number of places within the Spring Framework. More than 50 implementations of 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interface ship with Spring itself.</w:t>
      </w:r>
    </w:p>
    <w:p w:rsidR="00475CED" w:rsidRPr="00BA0D5D" w:rsidRDefault="00475CE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FactoryBean</w:t>
      </w:r>
      <w:r>
        <w:rPr>
          <w:rFonts w:ascii="Arial" w:hAnsi="Arial" w:cs="Arial"/>
          <w:color w:val="34302D"/>
          <w:shd w:val="clear" w:color="auto" w:fill="FFFFFF"/>
        </w:rPr>
        <w:t>概念和接口被一些</w:t>
      </w:r>
      <w:r>
        <w:rPr>
          <w:rFonts w:ascii="Arial" w:hAnsi="Arial" w:cs="Arial"/>
          <w:color w:val="34302D"/>
          <w:shd w:val="clear" w:color="auto" w:fill="FFFFFF"/>
        </w:rPr>
        <w:t>Spring</w:t>
      </w:r>
      <w:r>
        <w:rPr>
          <w:rFonts w:ascii="Arial" w:hAnsi="Arial" w:cs="Arial"/>
          <w:color w:val="34302D"/>
          <w:shd w:val="clear" w:color="auto" w:fill="FFFFFF"/>
        </w:rPr>
        <w:t>框架内的场所。超过</w:t>
      </w:r>
      <w:r>
        <w:rPr>
          <w:rFonts w:ascii="Arial" w:hAnsi="Arial" w:cs="Arial"/>
          <w:color w:val="34302D"/>
          <w:shd w:val="clear" w:color="auto" w:fill="FFFFFF"/>
        </w:rPr>
        <w:t>50</w:t>
      </w:r>
      <w:r>
        <w:rPr>
          <w:rFonts w:ascii="Arial" w:hAnsi="Arial" w:cs="Arial"/>
          <w:color w:val="34302D"/>
          <w:shd w:val="clear" w:color="auto" w:fill="FFFFFF"/>
        </w:rPr>
        <w:t>个</w:t>
      </w:r>
      <w:r>
        <w:rPr>
          <w:rStyle w:val="HTML"/>
          <w:rFonts w:ascii="Consolas" w:hAnsi="Consolas"/>
          <w:sz w:val="23"/>
          <w:szCs w:val="23"/>
          <w:shd w:val="clear" w:color="auto" w:fill="F7F7F8"/>
        </w:rPr>
        <w:t>FactoryBean</w:t>
      </w:r>
      <w:r>
        <w:rPr>
          <w:rFonts w:ascii="Arial" w:hAnsi="Arial" w:cs="Arial"/>
          <w:color w:val="34302D"/>
          <w:shd w:val="clear" w:color="auto" w:fill="FFFFFF"/>
        </w:rPr>
        <w:t>接口的实现随</w:t>
      </w:r>
      <w:r>
        <w:rPr>
          <w:rFonts w:ascii="Arial" w:hAnsi="Arial" w:cs="Arial"/>
          <w:color w:val="34302D"/>
          <w:shd w:val="clear" w:color="auto" w:fill="FFFFFF"/>
        </w:rPr>
        <w:t>Spring</w:t>
      </w:r>
      <w:r>
        <w:rPr>
          <w:rFonts w:ascii="Arial" w:hAnsi="Arial" w:cs="Arial"/>
          <w:color w:val="34302D"/>
          <w:shd w:val="clear" w:color="auto" w:fill="FFFFFF"/>
        </w:rPr>
        <w:t>一起提供。</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need to ask a container for an actual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instance itself instead of the bean it produces, preface the bean’s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with the ampersand symbol (</w:t>
      </w:r>
      <w:r w:rsidRPr="00BA0D5D">
        <w:rPr>
          <w:rFonts w:ascii="Consolas" w:eastAsia="宋体" w:hAnsi="Consolas" w:cs="宋体"/>
          <w:color w:val="34302D"/>
          <w:kern w:val="0"/>
          <w:sz w:val="23"/>
          <w:szCs w:val="23"/>
          <w:shd w:val="clear" w:color="auto" w:fill="F7F7F8"/>
        </w:rPr>
        <w:t>&amp;</w:t>
      </w:r>
      <w:r w:rsidRPr="00BA0D5D">
        <w:rPr>
          <w:rFonts w:ascii="inherit" w:eastAsia="宋体" w:hAnsi="inherit" w:cs="Arial"/>
          <w:color w:val="34302D"/>
          <w:kern w:val="0"/>
          <w:sz w:val="24"/>
          <w:szCs w:val="24"/>
        </w:rPr>
        <w:t>) when calling the </w:t>
      </w:r>
      <w:r w:rsidRPr="00BA0D5D">
        <w:rPr>
          <w:rFonts w:ascii="Consolas" w:eastAsia="宋体" w:hAnsi="Consolas" w:cs="宋体"/>
          <w:color w:val="34302D"/>
          <w:kern w:val="0"/>
          <w:sz w:val="23"/>
          <w:szCs w:val="23"/>
          <w:shd w:val="clear" w:color="auto" w:fill="F7F7F8"/>
        </w:rPr>
        <w:t>getBean()</w:t>
      </w:r>
      <w:r w:rsidRPr="00BA0D5D">
        <w:rPr>
          <w:rFonts w:ascii="inherit" w:eastAsia="宋体" w:hAnsi="inherit" w:cs="Arial"/>
          <w:color w:val="34302D"/>
          <w:kern w:val="0"/>
          <w:sz w:val="24"/>
          <w:szCs w:val="24"/>
        </w:rPr>
        <w:t> method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So, for a given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with 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myBean</w:t>
      </w:r>
      <w:r w:rsidRPr="00BA0D5D">
        <w:rPr>
          <w:rFonts w:ascii="inherit" w:eastAsia="宋体" w:hAnsi="inherit" w:cs="Arial"/>
          <w:color w:val="34302D"/>
          <w:kern w:val="0"/>
          <w:sz w:val="24"/>
          <w:szCs w:val="24"/>
        </w:rPr>
        <w:t>, invoking </w:t>
      </w:r>
      <w:r w:rsidRPr="00BA0D5D">
        <w:rPr>
          <w:rFonts w:ascii="Consolas" w:eastAsia="宋体" w:hAnsi="Consolas" w:cs="宋体"/>
          <w:color w:val="34302D"/>
          <w:kern w:val="0"/>
          <w:sz w:val="23"/>
          <w:szCs w:val="23"/>
          <w:shd w:val="clear" w:color="auto" w:fill="F7F7F8"/>
        </w:rPr>
        <w:t>getBean("myBean")</w:t>
      </w:r>
      <w:r w:rsidRPr="00BA0D5D">
        <w:rPr>
          <w:rFonts w:ascii="inherit" w:eastAsia="宋体" w:hAnsi="inherit" w:cs="Arial"/>
          <w:color w:val="34302D"/>
          <w:kern w:val="0"/>
          <w:sz w:val="24"/>
          <w:szCs w:val="24"/>
        </w:rPr>
        <w:t> on the container returns the product of 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whereas invoking </w:t>
      </w:r>
      <w:r w:rsidRPr="00BA0D5D">
        <w:rPr>
          <w:rFonts w:ascii="Consolas" w:eastAsia="宋体" w:hAnsi="Consolas" w:cs="宋体"/>
          <w:color w:val="34302D"/>
          <w:kern w:val="0"/>
          <w:sz w:val="23"/>
          <w:szCs w:val="23"/>
          <w:shd w:val="clear" w:color="auto" w:fill="F7F7F8"/>
        </w:rPr>
        <w:t>getBean("&amp;myBean")</w:t>
      </w:r>
      <w:r w:rsidRPr="00BA0D5D">
        <w:rPr>
          <w:rFonts w:ascii="inherit" w:eastAsia="宋体" w:hAnsi="inherit" w:cs="Arial"/>
          <w:color w:val="34302D"/>
          <w:kern w:val="0"/>
          <w:sz w:val="24"/>
          <w:szCs w:val="24"/>
        </w:rPr>
        <w:t> returns 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instance itself.</w:t>
      </w:r>
    </w:p>
    <w:p w:rsidR="00475CED" w:rsidRPr="00BA0D5D" w:rsidRDefault="00475CE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当你需要向一个容器询问一个实际的</w:t>
      </w:r>
      <w:r>
        <w:rPr>
          <w:rStyle w:val="HTML"/>
          <w:rFonts w:ascii="Consolas" w:hAnsi="Consolas"/>
          <w:sz w:val="23"/>
          <w:szCs w:val="23"/>
          <w:shd w:val="clear" w:color="auto" w:fill="F7F7F8"/>
        </w:rPr>
        <w:t>FactoryBean</w:t>
      </w:r>
      <w:r>
        <w:rPr>
          <w:rFonts w:ascii="Arial" w:hAnsi="Arial" w:cs="Arial"/>
          <w:color w:val="34302D"/>
          <w:shd w:val="clear" w:color="auto" w:fill="FFFFFF"/>
        </w:rPr>
        <w:t>实例本身而不是它生成的</w:t>
      </w:r>
      <w:r>
        <w:rPr>
          <w:rFonts w:ascii="Arial" w:hAnsi="Arial" w:cs="Arial"/>
          <w:color w:val="34302D"/>
          <w:shd w:val="clear" w:color="auto" w:fill="FFFFFF"/>
        </w:rPr>
        <w:t>bean </w:t>
      </w:r>
      <w:r>
        <w:rPr>
          <w:rFonts w:ascii="Arial" w:hAnsi="Arial" w:cs="Arial"/>
          <w:color w:val="34302D"/>
          <w:shd w:val="clear" w:color="auto" w:fill="FFFFFF"/>
        </w:rPr>
        <w:t>时，在调用</w:t>
      </w:r>
      <w:r>
        <w:rPr>
          <w:rFonts w:ascii="Arial" w:hAnsi="Arial" w:cs="Arial"/>
          <w:color w:val="34302D"/>
          <w:shd w:val="clear" w:color="auto" w:fill="FFFFFF"/>
        </w:rPr>
        <w:t>the</w:t>
      </w:r>
      <w:r>
        <w:rPr>
          <w:rFonts w:ascii="Arial" w:hAnsi="Arial" w:cs="Arial"/>
          <w:color w:val="34302D"/>
          <w:shd w:val="clear" w:color="auto" w:fill="FFFFFF"/>
        </w:rPr>
        <w:t>的方法时</w:t>
      </w:r>
      <w:r>
        <w:rPr>
          <w:rStyle w:val="HTML"/>
          <w:rFonts w:ascii="Consolas" w:hAnsi="Consolas"/>
          <w:sz w:val="23"/>
          <w:szCs w:val="23"/>
          <w:shd w:val="clear" w:color="auto" w:fill="F7F7F8"/>
        </w:rPr>
        <w:t>id</w:t>
      </w:r>
      <w:r>
        <w:rPr>
          <w:rFonts w:ascii="Arial" w:hAnsi="Arial" w:cs="Arial"/>
          <w:color w:val="34302D"/>
          <w:shd w:val="clear" w:color="auto" w:fill="FFFFFF"/>
        </w:rPr>
        <w:t>，用</w:t>
      </w:r>
      <w:r>
        <w:rPr>
          <w:rFonts w:ascii="Arial" w:hAnsi="Arial" w:cs="Arial"/>
          <w:color w:val="34302D"/>
          <w:shd w:val="clear" w:color="auto" w:fill="FFFFFF"/>
        </w:rPr>
        <w:t>strersand</w:t>
      </w:r>
      <w:r>
        <w:rPr>
          <w:rFonts w:ascii="Arial" w:hAnsi="Arial" w:cs="Arial"/>
          <w:color w:val="34302D"/>
          <w:shd w:val="clear" w:color="auto" w:fill="FFFFFF"/>
        </w:rPr>
        <w:t>符号（</w:t>
      </w:r>
      <w:r>
        <w:rPr>
          <w:rStyle w:val="HTML"/>
          <w:rFonts w:ascii="Consolas" w:hAnsi="Consolas"/>
          <w:sz w:val="23"/>
          <w:szCs w:val="23"/>
          <w:shd w:val="clear" w:color="auto" w:fill="F7F7F8"/>
        </w:rPr>
        <w:t>&amp;</w:t>
      </w:r>
      <w:r>
        <w:rPr>
          <w:rFonts w:ascii="Arial" w:hAnsi="Arial" w:cs="Arial"/>
          <w:color w:val="34302D"/>
          <w:shd w:val="clear" w:color="auto" w:fill="FFFFFF"/>
        </w:rPr>
        <w:t>）作为前缀。因此，对于给定</w:t>
      </w:r>
      <w:r>
        <w:rPr>
          <w:rFonts w:ascii="Arial" w:hAnsi="Arial" w:cs="Arial"/>
          <w:color w:val="34302D"/>
          <w:shd w:val="clear" w:color="auto" w:fill="FFFFFF"/>
        </w:rPr>
        <w:t> </w:t>
      </w:r>
      <w:r>
        <w:rPr>
          <w:rFonts w:ascii="Arial" w:hAnsi="Arial" w:cs="Arial"/>
          <w:color w:val="34302D"/>
          <w:shd w:val="clear" w:color="auto" w:fill="FFFFFF"/>
        </w:rPr>
        <w:t>与的，调用在容器上返回的产品，而调用返回的</w:t>
      </w:r>
      <w:r>
        <w:rPr>
          <w:rFonts w:ascii="Arial" w:hAnsi="Arial" w:cs="Arial"/>
          <w:color w:val="34302D"/>
          <w:shd w:val="clear" w:color="auto" w:fill="FFFFFF"/>
        </w:rPr>
        <w:t> </w:t>
      </w:r>
      <w:r>
        <w:rPr>
          <w:rFonts w:ascii="Arial" w:hAnsi="Arial" w:cs="Arial"/>
          <w:color w:val="34302D"/>
          <w:shd w:val="clear" w:color="auto" w:fill="FFFFFF"/>
        </w:rPr>
        <w:t>实例本身。</w:t>
      </w:r>
      <w:r>
        <w:rPr>
          <w:rStyle w:val="HTML"/>
          <w:rFonts w:ascii="Consolas" w:hAnsi="Consolas"/>
          <w:sz w:val="23"/>
          <w:szCs w:val="23"/>
          <w:shd w:val="clear" w:color="auto" w:fill="F7F7F8"/>
        </w:rPr>
        <w:t>getBean()ApplicationContextFactoryBeanidmyBeangetBean("myBean")FactoryBeangetBean("&amp;myBean")FactoryBean</w:t>
      </w:r>
    </w:p>
    <w:p w:rsid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37" w:name="_Toc15327095"/>
      <w:r w:rsidRPr="00BA0D5D">
        <w:rPr>
          <w:rFonts w:ascii="Arial" w:eastAsia="宋体" w:hAnsi="Arial" w:cs="Arial"/>
          <w:color w:val="34302D"/>
          <w:kern w:val="0"/>
          <w:sz w:val="41"/>
          <w:szCs w:val="41"/>
        </w:rPr>
        <w:t>1.9. Annotation-based Container Configuration</w:t>
      </w:r>
      <w:bookmarkEnd w:id="2337"/>
    </w:p>
    <w:p w:rsidR="00475CED" w:rsidRPr="00475CED" w:rsidRDefault="00475CED" w:rsidP="00C64BE7">
      <w:pPr>
        <w:widowControl/>
        <w:shd w:val="clear" w:color="auto" w:fill="FFFFFF"/>
        <w:spacing w:after="300"/>
        <w:jc w:val="left"/>
        <w:rPr>
          <w:rFonts w:ascii="Arial" w:hAnsi="Arial" w:cs="Arial"/>
          <w:color w:val="34302D"/>
          <w:shd w:val="clear" w:color="auto" w:fill="FFFFFF"/>
        </w:rPr>
      </w:pPr>
      <w:r w:rsidRPr="00475CED">
        <w:rPr>
          <w:rFonts w:ascii="Arial" w:hAnsi="Arial" w:cs="Arial" w:hint="eastAsia"/>
          <w:color w:val="34302D"/>
          <w:shd w:val="clear" w:color="auto" w:fill="FFFFFF"/>
        </w:rPr>
        <w:t>基于注释的容器配置</w:t>
      </w:r>
    </w:p>
    <w:p w:rsid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Are annotations better than XML for configuring Spring?</w:t>
      </w:r>
    </w:p>
    <w:p w:rsidR="00475CED" w:rsidRPr="00BA0D5D" w:rsidRDefault="00475CED" w:rsidP="00BA0D5D">
      <w:pPr>
        <w:widowControl/>
        <w:shd w:val="clear" w:color="auto" w:fill="F1F1F1"/>
        <w:jc w:val="center"/>
        <w:rPr>
          <w:rFonts w:ascii="Arial" w:eastAsia="宋体" w:hAnsi="Arial" w:cs="Arial"/>
          <w:color w:val="0B0A0A"/>
          <w:kern w:val="0"/>
          <w:sz w:val="41"/>
          <w:szCs w:val="41"/>
        </w:rPr>
      </w:pPr>
      <w:r>
        <w:rPr>
          <w:rFonts w:ascii="Arial" w:hAnsi="Arial" w:cs="Arial"/>
          <w:color w:val="0B0A0A"/>
          <w:sz w:val="41"/>
          <w:szCs w:val="41"/>
          <w:shd w:val="clear" w:color="auto" w:fill="F1F1F1"/>
        </w:rPr>
        <w:t>注释是否比配置</w:t>
      </w:r>
      <w:r>
        <w:rPr>
          <w:rFonts w:ascii="Arial" w:hAnsi="Arial" w:cs="Arial"/>
          <w:color w:val="0B0A0A"/>
          <w:sz w:val="41"/>
          <w:szCs w:val="41"/>
          <w:shd w:val="clear" w:color="auto" w:fill="F1F1F1"/>
        </w:rPr>
        <w:t>Spring</w:t>
      </w:r>
      <w:r>
        <w:rPr>
          <w:rFonts w:ascii="Arial" w:hAnsi="Arial" w:cs="Arial"/>
          <w:color w:val="0B0A0A"/>
          <w:sz w:val="41"/>
          <w:szCs w:val="41"/>
          <w:shd w:val="clear" w:color="auto" w:fill="F1F1F1"/>
        </w:rPr>
        <w:t>的</w:t>
      </w:r>
      <w:r>
        <w:rPr>
          <w:rFonts w:ascii="Arial" w:hAnsi="Arial" w:cs="Arial"/>
          <w:color w:val="0B0A0A"/>
          <w:sz w:val="41"/>
          <w:szCs w:val="41"/>
          <w:shd w:val="clear" w:color="auto" w:fill="F1F1F1"/>
        </w:rPr>
        <w:t>XML</w:t>
      </w:r>
      <w:r>
        <w:rPr>
          <w:rFonts w:ascii="Arial" w:hAnsi="Arial" w:cs="Arial"/>
          <w:color w:val="0B0A0A"/>
          <w:sz w:val="41"/>
          <w:szCs w:val="41"/>
          <w:shd w:val="clear" w:color="auto" w:fill="F1F1F1"/>
        </w:rPr>
        <w:t>更好？</w:t>
      </w:r>
    </w:p>
    <w:p w:rsid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introduction of annotation-based configuration raised the question of whether this approach is “better” than XML. The short answer is “it depends.” The long answer is that each approach has its pros and cons, and, usually, it is up to the developer to decide which strategy suits them better. Due to the way they are defined, annotations provide a lot of context in their declaration, leading to shorter and more concise configuration. However, XML excels at wiring up components without touching their source code or recompiling them. Some developers prefer having the wiring close to the source while others argue that annotated classes are no longer POJOs and, furthermore, that the configuration becomes decentralized and harder to control.</w:t>
      </w:r>
    </w:p>
    <w:p w:rsidR="00475CED" w:rsidRPr="00BA0D5D" w:rsidRDefault="00475CED" w:rsidP="00BA0D5D">
      <w:pPr>
        <w:widowControl/>
        <w:shd w:val="clear" w:color="auto" w:fill="F1F1F1"/>
        <w:spacing w:after="300"/>
        <w:jc w:val="left"/>
        <w:rPr>
          <w:rFonts w:ascii="inherit" w:eastAsia="宋体" w:hAnsi="inherit" w:cs="Arial" w:hint="eastAsia"/>
          <w:color w:val="34302D"/>
          <w:kern w:val="0"/>
          <w:sz w:val="24"/>
          <w:szCs w:val="24"/>
        </w:rPr>
      </w:pPr>
      <w:r>
        <w:rPr>
          <w:rFonts w:ascii="Arial" w:hAnsi="Arial" w:cs="Arial"/>
          <w:color w:val="34302D"/>
          <w:shd w:val="clear" w:color="auto" w:fill="F1F1F1"/>
        </w:rPr>
        <w:lastRenderedPageBreak/>
        <w:t>基于注释的配置的引入引发了这种方法是否比</w:t>
      </w:r>
      <w:r>
        <w:rPr>
          <w:rFonts w:ascii="Arial" w:hAnsi="Arial" w:cs="Arial"/>
          <w:color w:val="34302D"/>
          <w:shd w:val="clear" w:color="auto" w:fill="F1F1F1"/>
        </w:rPr>
        <w:t>XML“</w:t>
      </w:r>
      <w:r>
        <w:rPr>
          <w:rFonts w:ascii="Arial" w:hAnsi="Arial" w:cs="Arial"/>
          <w:color w:val="34302D"/>
          <w:shd w:val="clear" w:color="auto" w:fill="F1F1F1"/>
        </w:rPr>
        <w:t>更好</w:t>
      </w:r>
      <w:r>
        <w:rPr>
          <w:rFonts w:ascii="Arial" w:hAnsi="Arial" w:cs="Arial"/>
          <w:color w:val="34302D"/>
          <w:shd w:val="clear" w:color="auto" w:fill="F1F1F1"/>
        </w:rPr>
        <w:t>”</w:t>
      </w:r>
      <w:r>
        <w:rPr>
          <w:rFonts w:ascii="Arial" w:hAnsi="Arial" w:cs="Arial"/>
          <w:color w:val="34302D"/>
          <w:shd w:val="clear" w:color="auto" w:fill="F1F1F1"/>
        </w:rPr>
        <w:t>的问题。简短的回答是</w:t>
      </w:r>
      <w:r>
        <w:rPr>
          <w:rFonts w:ascii="Arial" w:hAnsi="Arial" w:cs="Arial"/>
          <w:color w:val="34302D"/>
          <w:shd w:val="clear" w:color="auto" w:fill="F1F1F1"/>
        </w:rPr>
        <w:t>“</w:t>
      </w:r>
      <w:r>
        <w:rPr>
          <w:rFonts w:ascii="Arial" w:hAnsi="Arial" w:cs="Arial"/>
          <w:color w:val="34302D"/>
          <w:shd w:val="clear" w:color="auto" w:fill="F1F1F1"/>
        </w:rPr>
        <w:t>它取决于。</w:t>
      </w:r>
      <w:r>
        <w:rPr>
          <w:rFonts w:ascii="Arial" w:hAnsi="Arial" w:cs="Arial"/>
          <w:color w:val="34302D"/>
          <w:shd w:val="clear" w:color="auto" w:fill="F1F1F1"/>
        </w:rPr>
        <w:t>”</w:t>
      </w:r>
      <w:r>
        <w:rPr>
          <w:rFonts w:ascii="Arial" w:hAnsi="Arial" w:cs="Arial"/>
          <w:color w:val="34302D"/>
          <w:shd w:val="clear" w:color="auto" w:fill="F1F1F1"/>
        </w:rPr>
        <w:t>长期的答案是每种方法都有其优点和缺点，通常，由开发人员决定哪种策略更适合他们。由于它们的定义方式，注释在其声明中提供了大量上下文，从而导致更短更简洁的配置。但是，</w:t>
      </w:r>
      <w:r>
        <w:rPr>
          <w:rFonts w:ascii="Arial" w:hAnsi="Arial" w:cs="Arial"/>
          <w:color w:val="34302D"/>
          <w:shd w:val="clear" w:color="auto" w:fill="F1F1F1"/>
        </w:rPr>
        <w:t>XML</w:t>
      </w:r>
      <w:r>
        <w:rPr>
          <w:rFonts w:ascii="Arial" w:hAnsi="Arial" w:cs="Arial"/>
          <w:color w:val="34302D"/>
          <w:shd w:val="clear" w:color="auto" w:fill="F1F1F1"/>
        </w:rPr>
        <w:t>擅长在不触及源代码或重新编译它们的情况下连接组件。一些开发人员更喜欢将布线靠近源，而另一些开发人员则认为注释类不再是</w:t>
      </w:r>
      <w:r>
        <w:rPr>
          <w:rFonts w:ascii="Arial" w:hAnsi="Arial" w:cs="Arial"/>
          <w:color w:val="34302D"/>
          <w:shd w:val="clear" w:color="auto" w:fill="F1F1F1"/>
        </w:rPr>
        <w:t>POJO</w:t>
      </w:r>
      <w:r>
        <w:rPr>
          <w:rFonts w:ascii="Arial" w:hAnsi="Arial" w:cs="Arial"/>
          <w:color w:val="34302D"/>
          <w:shd w:val="clear" w:color="auto" w:fill="F1F1F1"/>
        </w:rPr>
        <w:t>，而且配置变得分散且难以控制。</w:t>
      </w:r>
    </w:p>
    <w:p w:rsid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 matter the choice, Spring can accommodate both styles and even mix them together. It is worth pointing out that through its </w:t>
      </w:r>
      <w:hyperlink r:id="rId266" w:anchor="beans-java" w:history="1">
        <w:r w:rsidRPr="00BA0D5D">
          <w:rPr>
            <w:rFonts w:ascii="inherit" w:eastAsia="宋体" w:hAnsi="inherit" w:cs="Arial"/>
            <w:color w:val="548E2E"/>
            <w:kern w:val="0"/>
            <w:sz w:val="24"/>
            <w:szCs w:val="24"/>
            <w:u w:val="single"/>
          </w:rPr>
          <w:t>JavaConfig</w:t>
        </w:r>
      </w:hyperlink>
      <w:r w:rsidRPr="00BA0D5D">
        <w:rPr>
          <w:rFonts w:ascii="inherit" w:eastAsia="宋体" w:hAnsi="inherit" w:cs="Arial"/>
          <w:color w:val="34302D"/>
          <w:kern w:val="0"/>
          <w:sz w:val="24"/>
          <w:szCs w:val="24"/>
        </w:rPr>
        <w:t> option, Spring lets annotations be used in a non-invasive way, without touching the target components source code and that, in terms of tooling, all configuration styles are supported by the </w:t>
      </w:r>
      <w:hyperlink r:id="rId267" w:history="1">
        <w:r w:rsidRPr="00BA0D5D">
          <w:rPr>
            <w:rFonts w:ascii="inherit" w:eastAsia="宋体" w:hAnsi="inherit" w:cs="Arial"/>
            <w:color w:val="548E2E"/>
            <w:kern w:val="0"/>
            <w:sz w:val="24"/>
            <w:szCs w:val="24"/>
            <w:u w:val="single"/>
          </w:rPr>
          <w:t>Spring Tool Suite</w:t>
        </w:r>
      </w:hyperlink>
      <w:r w:rsidRPr="00BA0D5D">
        <w:rPr>
          <w:rFonts w:ascii="inherit" w:eastAsia="宋体" w:hAnsi="inherit" w:cs="Arial"/>
          <w:color w:val="34302D"/>
          <w:kern w:val="0"/>
          <w:sz w:val="24"/>
          <w:szCs w:val="24"/>
        </w:rPr>
        <w:t>.</w:t>
      </w:r>
    </w:p>
    <w:p w:rsidR="00475CED" w:rsidRPr="00BA0D5D" w:rsidRDefault="00475CED" w:rsidP="00BA0D5D">
      <w:pPr>
        <w:widowControl/>
        <w:shd w:val="clear" w:color="auto" w:fill="F1F1F1"/>
        <w:jc w:val="left"/>
        <w:rPr>
          <w:rFonts w:ascii="inherit" w:eastAsia="宋体" w:hAnsi="inherit" w:cs="Arial" w:hint="eastAsia"/>
          <w:color w:val="34302D"/>
          <w:kern w:val="0"/>
          <w:sz w:val="24"/>
          <w:szCs w:val="24"/>
        </w:rPr>
      </w:pPr>
      <w:r>
        <w:rPr>
          <w:rFonts w:ascii="Arial" w:hAnsi="Arial" w:cs="Arial"/>
          <w:color w:val="34302D"/>
          <w:shd w:val="clear" w:color="auto" w:fill="F1F1F1"/>
        </w:rPr>
        <w:t>无论选择如何，</w:t>
      </w:r>
      <w:r>
        <w:rPr>
          <w:rFonts w:ascii="Arial" w:hAnsi="Arial" w:cs="Arial"/>
          <w:color w:val="34302D"/>
          <w:shd w:val="clear" w:color="auto" w:fill="F1F1F1"/>
        </w:rPr>
        <w:t>Spring</w:t>
      </w:r>
      <w:r>
        <w:rPr>
          <w:rFonts w:ascii="Arial" w:hAnsi="Arial" w:cs="Arial"/>
          <w:color w:val="34302D"/>
          <w:shd w:val="clear" w:color="auto" w:fill="F1F1F1"/>
        </w:rPr>
        <w:t>都可以兼顾两种风格，甚至可以将它们混合在一起。值得指出的是，通过其</w:t>
      </w:r>
      <w:hyperlink r:id="rId268" w:anchor="beans-java" w:history="1">
        <w:r>
          <w:rPr>
            <w:rStyle w:val="a4"/>
            <w:rFonts w:ascii="Arial" w:hAnsi="Arial" w:cs="Arial"/>
            <w:color w:val="548E2E"/>
            <w:shd w:val="clear" w:color="auto" w:fill="F1F1F1"/>
          </w:rPr>
          <w:t>JavaConfig</w:t>
        </w:r>
      </w:hyperlink>
      <w:r>
        <w:rPr>
          <w:rFonts w:ascii="Arial" w:hAnsi="Arial" w:cs="Arial"/>
          <w:color w:val="34302D"/>
          <w:shd w:val="clear" w:color="auto" w:fill="F1F1F1"/>
        </w:rPr>
        <w:t>选项，</w:t>
      </w:r>
      <w:r>
        <w:rPr>
          <w:rFonts w:ascii="Arial" w:hAnsi="Arial" w:cs="Arial"/>
          <w:color w:val="34302D"/>
          <w:shd w:val="clear" w:color="auto" w:fill="F1F1F1"/>
        </w:rPr>
        <w:t>Spring</w:t>
      </w:r>
      <w:r>
        <w:rPr>
          <w:rFonts w:ascii="Arial" w:hAnsi="Arial" w:cs="Arial"/>
          <w:color w:val="34302D"/>
          <w:shd w:val="clear" w:color="auto" w:fill="F1F1F1"/>
        </w:rPr>
        <w:t>允许以非侵入方式使用注释，而无需触及目标组件源代码，并且在工具方面，</w:t>
      </w:r>
      <w:hyperlink r:id="rId269" w:history="1">
        <w:r>
          <w:rPr>
            <w:rStyle w:val="a4"/>
            <w:rFonts w:ascii="Arial" w:hAnsi="Arial" w:cs="Arial"/>
            <w:color w:val="548E2E"/>
            <w:shd w:val="clear" w:color="auto" w:fill="F1F1F1"/>
          </w:rPr>
          <w:t>Spring Tool Suite</w:t>
        </w:r>
      </w:hyperlink>
      <w:r>
        <w:rPr>
          <w:rFonts w:ascii="Arial" w:hAnsi="Arial" w:cs="Arial"/>
          <w:color w:val="34302D"/>
          <w:shd w:val="clear" w:color="auto" w:fill="F1F1F1"/>
        </w:rPr>
        <w:t>支持所有配置样式</w:t>
      </w:r>
      <w:r>
        <w:rPr>
          <w:rFonts w:ascii="Arial" w:hAnsi="Arial" w:cs="Arial"/>
          <w:color w:val="34302D"/>
          <w:shd w:val="clear" w:color="auto" w:fill="F1F1F1"/>
        </w:rPr>
        <w:t> </w:t>
      </w:r>
      <w:r>
        <w:rPr>
          <w:rFonts w:ascii="Arial" w:hAnsi="Arial" w:cs="Arial"/>
          <w:color w:val="34302D"/>
          <w:shd w:val="clear" w:color="auto" w:fill="F1F1F1"/>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alternative to XML setup is provided by annotation-based configuration, which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 As mentioned in </w:t>
      </w:r>
      <w:hyperlink r:id="rId270" w:anchor="beans-factory-extension-bpp-examples-rabpp" w:history="1">
        <w:r w:rsidRPr="00BA0D5D">
          <w:rPr>
            <w:rFonts w:ascii="inherit" w:eastAsia="宋体" w:hAnsi="inherit" w:cs="Arial"/>
            <w:color w:val="548E2E"/>
            <w:kern w:val="0"/>
            <w:sz w:val="24"/>
            <w:szCs w:val="24"/>
            <w:u w:val="single"/>
          </w:rPr>
          <w:t>Example: The </w:t>
        </w:r>
        <w:r w:rsidRPr="00BA0D5D">
          <w:rPr>
            <w:rFonts w:ascii="Consolas" w:eastAsia="宋体" w:hAnsi="Consolas" w:cs="宋体"/>
            <w:color w:val="548E2E"/>
            <w:kern w:val="0"/>
            <w:sz w:val="23"/>
            <w:szCs w:val="23"/>
            <w:u w:val="single"/>
            <w:shd w:val="clear" w:color="auto" w:fill="F7F7F8"/>
          </w:rPr>
          <w:t>RequiredAnnotationBeanPostProcessor</w:t>
        </w:r>
      </w:hyperlink>
      <w:r w:rsidRPr="00BA0D5D">
        <w:rPr>
          <w:rFonts w:ascii="inherit" w:eastAsia="宋体" w:hAnsi="inherit" w:cs="Arial"/>
          <w:color w:val="34302D"/>
          <w:kern w:val="0"/>
          <w:sz w:val="24"/>
          <w:szCs w:val="24"/>
        </w:rPr>
        <w:t>, using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 conjunction with annotations is a common means of extending the Spring IoC container. For example, Spring 2.0 introduced the possibility of enforcing required properties with the </w:t>
      </w:r>
      <w:hyperlink r:id="rId271" w:anchor="beans-required-annotation" w:history="1">
        <w:r w:rsidRPr="00BA0D5D">
          <w:rPr>
            <w:rFonts w:ascii="Consolas" w:eastAsia="宋体" w:hAnsi="Consolas" w:cs="宋体"/>
            <w:color w:val="548E2E"/>
            <w:kern w:val="0"/>
            <w:sz w:val="23"/>
            <w:szCs w:val="23"/>
            <w:u w:val="single"/>
            <w:shd w:val="clear" w:color="auto" w:fill="F7F7F8"/>
          </w:rPr>
          <w:t>@Required</w:t>
        </w:r>
      </w:hyperlink>
      <w:r w:rsidRPr="00BA0D5D">
        <w:rPr>
          <w:rFonts w:ascii="inherit" w:eastAsia="宋体" w:hAnsi="inherit" w:cs="Arial"/>
          <w:color w:val="34302D"/>
          <w:kern w:val="0"/>
          <w:sz w:val="24"/>
          <w:szCs w:val="24"/>
        </w:rPr>
        <w:t> annotation. Spring 2.5 made it possible to follow that same general approach to drive Spring’s dependency injection. Essentially, the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 provides the same capabilities as described in </w:t>
      </w:r>
      <w:hyperlink r:id="rId272" w:anchor="beans-factory-autowire" w:history="1">
        <w:r w:rsidRPr="00BA0D5D">
          <w:rPr>
            <w:rFonts w:ascii="inherit" w:eastAsia="宋体" w:hAnsi="inherit" w:cs="Arial"/>
            <w:color w:val="548E2E"/>
            <w:kern w:val="0"/>
            <w:sz w:val="24"/>
            <w:szCs w:val="24"/>
            <w:u w:val="single"/>
          </w:rPr>
          <w:t>Autowiring Collaborators</w:t>
        </w:r>
      </w:hyperlink>
      <w:r w:rsidRPr="00BA0D5D">
        <w:rPr>
          <w:rFonts w:ascii="inherit" w:eastAsia="宋体" w:hAnsi="inherit" w:cs="Arial"/>
          <w:color w:val="34302D"/>
          <w:kern w:val="0"/>
          <w:sz w:val="24"/>
          <w:szCs w:val="24"/>
        </w:rPr>
        <w:t> but with more fine-grained control and wider applicability. Spring 2.5 also added support for JSR-250 annotations, such as </w:t>
      </w:r>
      <w:r w:rsidRPr="00BA0D5D">
        <w:rPr>
          <w:rFonts w:ascii="Consolas" w:eastAsia="宋体" w:hAnsi="Consolas" w:cs="宋体"/>
          <w:color w:val="34302D"/>
          <w:kern w:val="0"/>
          <w:sz w:val="23"/>
          <w:szCs w:val="23"/>
          <w:shd w:val="clear" w:color="auto" w:fill="F7F7F8"/>
        </w:rPr>
        <w:t>@PostConstruct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@PreDestroy</w:t>
      </w:r>
      <w:r w:rsidRPr="00BA0D5D">
        <w:rPr>
          <w:rFonts w:ascii="inherit" w:eastAsia="宋体" w:hAnsi="inherit" w:cs="Arial"/>
          <w:color w:val="34302D"/>
          <w:kern w:val="0"/>
          <w:sz w:val="24"/>
          <w:szCs w:val="24"/>
        </w:rPr>
        <w:t>. Spring 3.0 added support for JSR-330 (Dependency Injection for Java) annotations contained in the </w:t>
      </w:r>
      <w:r w:rsidRPr="00BA0D5D">
        <w:rPr>
          <w:rFonts w:ascii="Consolas" w:eastAsia="宋体" w:hAnsi="Consolas" w:cs="宋体"/>
          <w:color w:val="34302D"/>
          <w:kern w:val="0"/>
          <w:sz w:val="23"/>
          <w:szCs w:val="23"/>
          <w:shd w:val="clear" w:color="auto" w:fill="F7F7F8"/>
        </w:rPr>
        <w:t>javax.inject</w:t>
      </w:r>
      <w:r w:rsidRPr="00BA0D5D">
        <w:rPr>
          <w:rFonts w:ascii="inherit" w:eastAsia="宋体" w:hAnsi="inherit" w:cs="Arial"/>
          <w:color w:val="34302D"/>
          <w:kern w:val="0"/>
          <w:sz w:val="24"/>
          <w:szCs w:val="24"/>
        </w:rPr>
        <w:t> package such as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@Named</w:t>
      </w:r>
      <w:r w:rsidRPr="00BA0D5D">
        <w:rPr>
          <w:rFonts w:ascii="inherit" w:eastAsia="宋体" w:hAnsi="inherit" w:cs="Arial"/>
          <w:color w:val="34302D"/>
          <w:kern w:val="0"/>
          <w:sz w:val="24"/>
          <w:szCs w:val="24"/>
        </w:rPr>
        <w:t>. Details about those annotations can be found in the </w:t>
      </w:r>
      <w:hyperlink r:id="rId273" w:anchor="beans-standard-annotations" w:history="1">
        <w:r w:rsidRPr="00BA0D5D">
          <w:rPr>
            <w:rFonts w:ascii="inherit" w:eastAsia="宋体" w:hAnsi="inherit" w:cs="Arial"/>
            <w:color w:val="548E2E"/>
            <w:kern w:val="0"/>
            <w:sz w:val="24"/>
            <w:szCs w:val="24"/>
            <w:u w:val="single"/>
          </w:rPr>
          <w:t>relevant section</w:t>
        </w:r>
      </w:hyperlink>
      <w:r w:rsidRPr="00BA0D5D">
        <w:rPr>
          <w:rFonts w:ascii="inherit" w:eastAsia="宋体" w:hAnsi="inherit" w:cs="Arial"/>
          <w:color w:val="34302D"/>
          <w:kern w:val="0"/>
          <w:sz w:val="24"/>
          <w:szCs w:val="24"/>
        </w:rPr>
        <w:t>.</w:t>
      </w:r>
    </w:p>
    <w:p w:rsidR="00C95BCB" w:rsidRPr="00BA0D5D" w:rsidRDefault="00C95BC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基于注释的配置提供了</w:t>
      </w:r>
      <w:r>
        <w:rPr>
          <w:rFonts w:ascii="Arial" w:hAnsi="Arial" w:cs="Arial"/>
          <w:color w:val="34302D"/>
          <w:shd w:val="clear" w:color="auto" w:fill="FFFFFF"/>
        </w:rPr>
        <w:t>XML</w:t>
      </w:r>
      <w:r>
        <w:rPr>
          <w:rFonts w:ascii="Arial" w:hAnsi="Arial" w:cs="Arial"/>
          <w:color w:val="34302D"/>
          <w:shd w:val="clear" w:color="auto" w:fill="FFFFFF"/>
        </w:rPr>
        <w:t>设置的替代方案，该配置依赖于字节码元数据来连接组件而不是角括号声明。开发人员不是使用</w:t>
      </w:r>
      <w:r>
        <w:rPr>
          <w:rFonts w:ascii="Arial" w:hAnsi="Arial" w:cs="Arial"/>
          <w:color w:val="34302D"/>
          <w:shd w:val="clear" w:color="auto" w:fill="FFFFFF"/>
        </w:rPr>
        <w:t>XML</w:t>
      </w:r>
      <w:r>
        <w:rPr>
          <w:rFonts w:ascii="Arial" w:hAnsi="Arial" w:cs="Arial"/>
          <w:color w:val="34302D"/>
          <w:shd w:val="clear" w:color="auto" w:fill="FFFFFF"/>
        </w:rPr>
        <w:t>来描述</w:t>
      </w:r>
      <w:r>
        <w:rPr>
          <w:rFonts w:ascii="Arial" w:hAnsi="Arial" w:cs="Arial"/>
          <w:color w:val="34302D"/>
          <w:shd w:val="clear" w:color="auto" w:fill="FFFFFF"/>
        </w:rPr>
        <w:t>bean</w:t>
      </w:r>
      <w:r>
        <w:rPr>
          <w:rFonts w:ascii="Arial" w:hAnsi="Arial" w:cs="Arial"/>
          <w:color w:val="34302D"/>
          <w:shd w:val="clear" w:color="auto" w:fill="FFFFFF"/>
        </w:rPr>
        <w:t>连接，而是通过在相关的类，方法或字段声明上使用注释将配置移动到组件类本身。如</w:t>
      </w:r>
      <w:hyperlink r:id="rId274" w:anchor="beans-factory-extension-bpp-examples-rabpp" w:history="1">
        <w:r>
          <w:rPr>
            <w:rStyle w:val="a4"/>
            <w:rFonts w:ascii="Arial" w:hAnsi="Arial" w:cs="Arial"/>
            <w:color w:val="548E2E"/>
            <w:shd w:val="clear" w:color="auto" w:fill="FFFFFF"/>
          </w:rPr>
          <w:t>示例中所述：</w:t>
        </w:r>
        <w:r>
          <w:rPr>
            <w:rStyle w:val="HTML"/>
            <w:rFonts w:ascii="Consolas" w:hAnsi="Consolas"/>
            <w:color w:val="548E2E"/>
            <w:sz w:val="23"/>
            <w:szCs w:val="23"/>
            <w:u w:val="single"/>
            <w:shd w:val="clear" w:color="auto" w:fill="F7F7F8"/>
          </w:rPr>
          <w:t>RequiredAnnotationBeanPostProcessor</w:t>
        </w:r>
      </w:hyperlink>
      <w:r>
        <w:rPr>
          <w:rFonts w:ascii="Arial" w:hAnsi="Arial" w:cs="Arial"/>
          <w:color w:val="34302D"/>
          <w:shd w:val="clear" w:color="auto" w:fill="FFFFFF"/>
        </w:rPr>
        <w:t>使用</w:t>
      </w:r>
      <w:r>
        <w:rPr>
          <w:rStyle w:val="HTML"/>
          <w:rFonts w:ascii="Consolas" w:hAnsi="Consolas"/>
          <w:sz w:val="23"/>
          <w:szCs w:val="23"/>
          <w:shd w:val="clear" w:color="auto" w:fill="F7F7F8"/>
        </w:rPr>
        <w:t>BeanPostProcessor</w:t>
      </w:r>
      <w:r>
        <w:rPr>
          <w:rFonts w:ascii="Arial" w:hAnsi="Arial" w:cs="Arial"/>
          <w:color w:val="34302D"/>
          <w:shd w:val="clear" w:color="auto" w:fill="FFFFFF"/>
        </w:rPr>
        <w:t>与注释结合使用是扩展</w:t>
      </w:r>
      <w:r>
        <w:rPr>
          <w:rFonts w:ascii="Arial" w:hAnsi="Arial" w:cs="Arial"/>
          <w:color w:val="34302D"/>
          <w:shd w:val="clear" w:color="auto" w:fill="FFFFFF"/>
        </w:rPr>
        <w:t>Spring IoC</w:t>
      </w:r>
      <w:r>
        <w:rPr>
          <w:rFonts w:ascii="Arial" w:hAnsi="Arial" w:cs="Arial"/>
          <w:color w:val="34302D"/>
          <w:shd w:val="clear" w:color="auto" w:fill="FFFFFF"/>
        </w:rPr>
        <w:t>容器的常用方法。例如，</w:t>
      </w:r>
      <w:r>
        <w:rPr>
          <w:rFonts w:ascii="Arial" w:hAnsi="Arial" w:cs="Arial"/>
          <w:color w:val="34302D"/>
          <w:shd w:val="clear" w:color="auto" w:fill="FFFFFF"/>
        </w:rPr>
        <w:t>Spring 2.0</w:t>
      </w:r>
      <w:r>
        <w:rPr>
          <w:rFonts w:ascii="Arial" w:hAnsi="Arial" w:cs="Arial"/>
          <w:color w:val="34302D"/>
          <w:shd w:val="clear" w:color="auto" w:fill="FFFFFF"/>
        </w:rPr>
        <w:t>引入了使用</w:t>
      </w:r>
      <w:hyperlink r:id="rId275" w:anchor="beans-required-annotation" w:history="1">
        <w:r>
          <w:rPr>
            <w:rStyle w:val="HTML"/>
            <w:rFonts w:ascii="Consolas" w:hAnsi="Consolas"/>
            <w:color w:val="548E2E"/>
            <w:sz w:val="23"/>
            <w:szCs w:val="23"/>
            <w:u w:val="single"/>
            <w:shd w:val="clear" w:color="auto" w:fill="F7F7F8"/>
          </w:rPr>
          <w:t>@Required</w:t>
        </w:r>
      </w:hyperlink>
      <w:r>
        <w:rPr>
          <w:rFonts w:ascii="Arial" w:hAnsi="Arial" w:cs="Arial"/>
          <w:color w:val="34302D"/>
          <w:shd w:val="clear" w:color="auto" w:fill="FFFFFF"/>
        </w:rPr>
        <w:t>注释强制执行所需属性的可能性。</w:t>
      </w:r>
      <w:r>
        <w:rPr>
          <w:rFonts w:ascii="Arial" w:hAnsi="Arial" w:cs="Arial"/>
          <w:color w:val="34302D"/>
          <w:shd w:val="clear" w:color="auto" w:fill="FFFFFF"/>
        </w:rPr>
        <w:t>Spring 2.5</w:t>
      </w:r>
      <w:r>
        <w:rPr>
          <w:rFonts w:ascii="Arial" w:hAnsi="Arial" w:cs="Arial"/>
          <w:color w:val="34302D"/>
          <w:shd w:val="clear" w:color="auto" w:fill="FFFFFF"/>
        </w:rPr>
        <w:t>使得有可能采用相同的通用方法来驱动</w:t>
      </w:r>
      <w:r>
        <w:rPr>
          <w:rFonts w:ascii="Arial" w:hAnsi="Arial" w:cs="Arial"/>
          <w:color w:val="34302D"/>
          <w:shd w:val="clear" w:color="auto" w:fill="FFFFFF"/>
        </w:rPr>
        <w:t>Spring</w:t>
      </w:r>
      <w:r>
        <w:rPr>
          <w:rFonts w:ascii="Arial" w:hAnsi="Arial" w:cs="Arial"/>
          <w:color w:val="34302D"/>
          <w:shd w:val="clear" w:color="auto" w:fill="FFFFFF"/>
        </w:rPr>
        <w:t>的依赖注入。基本上，</w:t>
      </w:r>
      <w:r>
        <w:rPr>
          <w:rStyle w:val="HTML"/>
          <w:rFonts w:ascii="Consolas" w:hAnsi="Consolas"/>
          <w:sz w:val="23"/>
          <w:szCs w:val="23"/>
          <w:shd w:val="clear" w:color="auto" w:fill="F7F7F8"/>
        </w:rPr>
        <w:t>@Autowired</w:t>
      </w:r>
      <w:r>
        <w:rPr>
          <w:rFonts w:ascii="Arial" w:hAnsi="Arial" w:cs="Arial"/>
          <w:color w:val="34302D"/>
          <w:shd w:val="clear" w:color="auto" w:fill="FFFFFF"/>
        </w:rPr>
        <w:t>注释提供与</w:t>
      </w:r>
      <w:hyperlink r:id="rId276" w:anchor="beans-factory-autowire" w:history="1">
        <w:r>
          <w:rPr>
            <w:rStyle w:val="a4"/>
            <w:rFonts w:ascii="Arial" w:hAnsi="Arial" w:cs="Arial"/>
            <w:color w:val="548E2E"/>
            <w:shd w:val="clear" w:color="auto" w:fill="FFFFFF"/>
          </w:rPr>
          <w:t>自动装配协作者中</w:t>
        </w:r>
      </w:hyperlink>
      <w:r>
        <w:rPr>
          <w:rFonts w:ascii="Arial" w:hAnsi="Arial" w:cs="Arial"/>
          <w:color w:val="34302D"/>
          <w:shd w:val="clear" w:color="auto" w:fill="FFFFFF"/>
        </w:rPr>
        <w:t>描述的相同的功能，但具有更细粒度的控制和更广泛的适用性。</w:t>
      </w:r>
      <w:r>
        <w:rPr>
          <w:rFonts w:ascii="Arial" w:hAnsi="Arial" w:cs="Arial"/>
          <w:color w:val="34302D"/>
          <w:shd w:val="clear" w:color="auto" w:fill="FFFFFF"/>
        </w:rPr>
        <w:t>Spring 2.5</w:t>
      </w:r>
      <w:r>
        <w:rPr>
          <w:rFonts w:ascii="Arial" w:hAnsi="Arial" w:cs="Arial"/>
          <w:color w:val="34302D"/>
          <w:shd w:val="clear" w:color="auto" w:fill="FFFFFF"/>
        </w:rPr>
        <w:t>还增加了对</w:t>
      </w:r>
      <w:r>
        <w:rPr>
          <w:rFonts w:ascii="Arial" w:hAnsi="Arial" w:cs="Arial"/>
          <w:color w:val="34302D"/>
          <w:shd w:val="clear" w:color="auto" w:fill="FFFFFF"/>
        </w:rPr>
        <w:t>JSR-250</w:t>
      </w:r>
      <w:r>
        <w:rPr>
          <w:rFonts w:ascii="Arial" w:hAnsi="Arial" w:cs="Arial"/>
          <w:color w:val="34302D"/>
          <w:shd w:val="clear" w:color="auto" w:fill="FFFFFF"/>
        </w:rPr>
        <w:t>注释的支持，例如</w:t>
      </w:r>
      <w:r>
        <w:rPr>
          <w:rFonts w:ascii="Arial" w:hAnsi="Arial" w:cs="Arial"/>
          <w:color w:val="34302D"/>
          <w:shd w:val="clear" w:color="auto" w:fill="FFFFFF"/>
        </w:rPr>
        <w:t> </w:t>
      </w:r>
      <w:r>
        <w:rPr>
          <w:rStyle w:val="HTML"/>
          <w:rFonts w:ascii="Consolas" w:hAnsi="Consolas"/>
          <w:sz w:val="23"/>
          <w:szCs w:val="23"/>
          <w:shd w:val="clear" w:color="auto" w:fill="F7F7F8"/>
        </w:rPr>
        <w:t>@PostConstruct</w:t>
      </w:r>
      <w:r>
        <w:rPr>
          <w:rFonts w:ascii="Arial" w:hAnsi="Arial" w:cs="Arial"/>
          <w:color w:val="34302D"/>
          <w:shd w:val="clear" w:color="auto" w:fill="FFFFFF"/>
        </w:rPr>
        <w:t>和</w:t>
      </w:r>
      <w:r>
        <w:rPr>
          <w:rStyle w:val="HTML"/>
          <w:rFonts w:ascii="Consolas" w:hAnsi="Consolas"/>
          <w:sz w:val="23"/>
          <w:szCs w:val="23"/>
          <w:shd w:val="clear" w:color="auto" w:fill="F7F7F8"/>
        </w:rPr>
        <w:t>@PreDestroy</w:t>
      </w:r>
      <w:r>
        <w:rPr>
          <w:rFonts w:ascii="Arial" w:hAnsi="Arial" w:cs="Arial"/>
          <w:color w:val="34302D"/>
          <w:shd w:val="clear" w:color="auto" w:fill="FFFFFF"/>
        </w:rPr>
        <w:t>。</w:t>
      </w:r>
      <w:r>
        <w:rPr>
          <w:rFonts w:ascii="Arial" w:hAnsi="Arial" w:cs="Arial"/>
          <w:color w:val="34302D"/>
          <w:shd w:val="clear" w:color="auto" w:fill="FFFFFF"/>
        </w:rPr>
        <w:t>Spring 3.0</w:t>
      </w:r>
      <w:r>
        <w:rPr>
          <w:rFonts w:ascii="Arial" w:hAnsi="Arial" w:cs="Arial"/>
          <w:color w:val="34302D"/>
          <w:shd w:val="clear" w:color="auto" w:fill="FFFFFF"/>
        </w:rPr>
        <w:t>增加了对</w:t>
      </w:r>
      <w:r>
        <w:rPr>
          <w:rStyle w:val="HTML"/>
          <w:rFonts w:ascii="Consolas" w:hAnsi="Consolas"/>
          <w:sz w:val="23"/>
          <w:szCs w:val="23"/>
          <w:shd w:val="clear" w:color="auto" w:fill="F7F7F8"/>
        </w:rPr>
        <w:t>javax.inject</w:t>
      </w:r>
      <w:r>
        <w:rPr>
          <w:rFonts w:ascii="Arial" w:hAnsi="Arial" w:cs="Arial"/>
          <w:color w:val="34302D"/>
          <w:shd w:val="clear" w:color="auto" w:fill="FFFFFF"/>
        </w:rPr>
        <w:t>包中包含的</w:t>
      </w:r>
      <w:r>
        <w:rPr>
          <w:rFonts w:ascii="Arial" w:hAnsi="Arial" w:cs="Arial"/>
          <w:color w:val="34302D"/>
          <w:shd w:val="clear" w:color="auto" w:fill="FFFFFF"/>
        </w:rPr>
        <w:t>JSR-330</w:t>
      </w:r>
      <w:r>
        <w:rPr>
          <w:rFonts w:ascii="Arial" w:hAnsi="Arial" w:cs="Arial"/>
          <w:color w:val="34302D"/>
          <w:shd w:val="clear" w:color="auto" w:fill="FFFFFF"/>
        </w:rPr>
        <w:t>（</w:t>
      </w:r>
      <w:r>
        <w:rPr>
          <w:rFonts w:ascii="Arial" w:hAnsi="Arial" w:cs="Arial"/>
          <w:color w:val="34302D"/>
          <w:shd w:val="clear" w:color="auto" w:fill="FFFFFF"/>
        </w:rPr>
        <w:t>Java</w:t>
      </w:r>
      <w:r>
        <w:rPr>
          <w:rFonts w:ascii="Arial" w:hAnsi="Arial" w:cs="Arial"/>
          <w:color w:val="34302D"/>
          <w:shd w:val="clear" w:color="auto" w:fill="FFFFFF"/>
        </w:rPr>
        <w:t>的依赖注入）注释的支持，例如</w:t>
      </w:r>
      <w:r>
        <w:rPr>
          <w:rStyle w:val="HTML"/>
          <w:rFonts w:ascii="Consolas" w:hAnsi="Consolas"/>
          <w:sz w:val="23"/>
          <w:szCs w:val="23"/>
          <w:shd w:val="clear" w:color="auto" w:fill="F7F7F8"/>
        </w:rPr>
        <w:t>@Inject</w:t>
      </w:r>
      <w:r>
        <w:rPr>
          <w:rFonts w:ascii="Arial" w:hAnsi="Arial" w:cs="Arial"/>
          <w:color w:val="34302D"/>
          <w:shd w:val="clear" w:color="auto" w:fill="FFFFFF"/>
        </w:rPr>
        <w:t> </w:t>
      </w:r>
      <w:r>
        <w:rPr>
          <w:rFonts w:ascii="Arial" w:hAnsi="Arial" w:cs="Arial"/>
          <w:color w:val="34302D"/>
          <w:shd w:val="clear" w:color="auto" w:fill="FFFFFF"/>
        </w:rPr>
        <w:t>和</w:t>
      </w:r>
      <w:r>
        <w:rPr>
          <w:rStyle w:val="HTML"/>
          <w:rFonts w:ascii="Consolas" w:hAnsi="Consolas"/>
          <w:sz w:val="23"/>
          <w:szCs w:val="23"/>
          <w:shd w:val="clear" w:color="auto" w:fill="F7F7F8"/>
        </w:rPr>
        <w:t>@Named</w:t>
      </w:r>
      <w:r>
        <w:rPr>
          <w:rFonts w:ascii="Arial" w:hAnsi="Arial" w:cs="Arial"/>
          <w:color w:val="34302D"/>
          <w:shd w:val="clear" w:color="auto" w:fill="FFFFFF"/>
        </w:rPr>
        <w:t>。有关这些注释的详细信息，请参阅</w:t>
      </w:r>
      <w:r>
        <w:rPr>
          <w:rFonts w:ascii="Arial" w:hAnsi="Arial" w:cs="Arial"/>
          <w:color w:val="34302D"/>
          <w:shd w:val="clear" w:color="auto" w:fill="FFFFFF"/>
        </w:rPr>
        <w:t> </w:t>
      </w:r>
      <w:hyperlink r:id="rId277" w:anchor="beans-standard-annotations" w:history="1">
        <w:r>
          <w:rPr>
            <w:rStyle w:val="a4"/>
            <w:rFonts w:ascii="Arial" w:hAnsi="Arial" w:cs="Arial"/>
            <w:color w:val="548E2E"/>
            <w:shd w:val="clear" w:color="auto" w:fill="FFFFFF"/>
          </w:rPr>
          <w:t>相关章节</w:t>
        </w:r>
      </w:hyperlink>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95BC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Annotation injection is performed before XML injection. Thus, the XML configuration overrides the annotations for properties wired through both approaches.</w:t>
            </w:r>
          </w:p>
          <w:p w:rsidR="00C95BCB" w:rsidRDefault="00C95BCB" w:rsidP="00C95BCB">
            <w:pPr>
              <w:pStyle w:val="a3"/>
              <w:rPr>
                <w:rFonts w:ascii="inherit" w:hAnsi="inherit" w:hint="eastAsia"/>
              </w:rPr>
            </w:pPr>
            <w:r>
              <w:rPr>
                <w:rFonts w:ascii="inherit" w:hAnsi="inherit"/>
              </w:rPr>
              <w:t>注释注入在</w:t>
            </w:r>
            <w:r>
              <w:rPr>
                <w:rFonts w:ascii="inherit" w:hAnsi="inherit"/>
              </w:rPr>
              <w:t>XML</w:t>
            </w:r>
            <w:r>
              <w:rPr>
                <w:rFonts w:ascii="inherit" w:hAnsi="inherit"/>
              </w:rPr>
              <w:t>注入之前执行。因此，</w:t>
            </w:r>
            <w:r>
              <w:rPr>
                <w:rFonts w:ascii="inherit" w:hAnsi="inherit"/>
              </w:rPr>
              <w:t>XML</w:t>
            </w:r>
            <w:r>
              <w:rPr>
                <w:rFonts w:ascii="inherit" w:hAnsi="inherit"/>
              </w:rPr>
              <w:t>配置会覆盖通过这两种方法连接的属性的注释。</w:t>
            </w:r>
          </w:p>
          <w:p w:rsidR="00C95BCB" w:rsidRPr="00C95BCB" w:rsidRDefault="00C95BCB" w:rsidP="00BA0D5D">
            <w:pPr>
              <w:widowControl/>
              <w:jc w:val="left"/>
              <w:rPr>
                <w:rFonts w:ascii="inherit" w:eastAsia="宋体" w:hAnsi="inherit" w:cs="宋体" w:hint="eastAsia"/>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always, you can register them as individual bean definitions, but they can also be implicitly registered by including the following tag in an XML-based Spring configuration (notice the inclusion of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namespace):</w:t>
      </w:r>
    </w:p>
    <w:p w:rsidR="00C95BCB" w:rsidRPr="00BA0D5D" w:rsidRDefault="00C95BC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与往常一样，您可以将它们注册为单独的</w:t>
      </w:r>
      <w:r>
        <w:rPr>
          <w:rFonts w:ascii="Arial" w:hAnsi="Arial" w:cs="Arial"/>
          <w:color w:val="34302D"/>
          <w:shd w:val="clear" w:color="auto" w:fill="FFFFFF"/>
        </w:rPr>
        <w:t>bean</w:t>
      </w:r>
      <w:r>
        <w:rPr>
          <w:rFonts w:ascii="Arial" w:hAnsi="Arial" w:cs="Arial"/>
          <w:color w:val="34302D"/>
          <w:shd w:val="clear" w:color="auto" w:fill="FFFFFF"/>
        </w:rPr>
        <w:t>定义，但也可以通过在基于</w:t>
      </w:r>
      <w:r>
        <w:rPr>
          <w:rFonts w:ascii="Arial" w:hAnsi="Arial" w:cs="Arial"/>
          <w:color w:val="34302D"/>
          <w:shd w:val="clear" w:color="auto" w:fill="FFFFFF"/>
        </w:rPr>
        <w:t>XML</w:t>
      </w:r>
      <w:r>
        <w:rPr>
          <w:rFonts w:ascii="Arial" w:hAnsi="Arial" w:cs="Arial"/>
          <w:color w:val="34302D"/>
          <w:shd w:val="clear" w:color="auto" w:fill="FFFFFF"/>
        </w:rPr>
        <w:t>的</w:t>
      </w:r>
      <w:r>
        <w:rPr>
          <w:rFonts w:ascii="Arial" w:hAnsi="Arial" w:cs="Arial"/>
          <w:color w:val="34302D"/>
          <w:shd w:val="clear" w:color="auto" w:fill="FFFFFF"/>
        </w:rPr>
        <w:t>Spring</w:t>
      </w:r>
      <w:r>
        <w:rPr>
          <w:rFonts w:ascii="Arial" w:hAnsi="Arial" w:cs="Arial"/>
          <w:color w:val="34302D"/>
          <w:shd w:val="clear" w:color="auto" w:fill="FFFFFF"/>
        </w:rPr>
        <w:t>配置中包含以下标记来隐式注册它们（请注意包含</w:t>
      </w:r>
      <w:r>
        <w:rPr>
          <w:rStyle w:val="HTML"/>
          <w:rFonts w:ascii="Consolas" w:hAnsi="Consolas"/>
          <w:sz w:val="23"/>
          <w:szCs w:val="23"/>
          <w:shd w:val="clear" w:color="auto" w:fill="F7F7F8"/>
        </w:rPr>
        <w:t>context</w:t>
      </w:r>
      <w:r>
        <w:rPr>
          <w:rFonts w:ascii="Arial" w:hAnsi="Arial" w:cs="Arial"/>
          <w:color w:val="34302D"/>
          <w:shd w:val="clear" w:color="auto" w:fill="FFFFFF"/>
        </w:rPr>
        <w:t>命名空间）：</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implicitly registered post-processors include </w:t>
      </w:r>
      <w:hyperlink r:id="rId278" w:history="1">
        <w:r w:rsidRPr="00BA0D5D">
          <w:rPr>
            <w:rFonts w:ascii="Consolas" w:eastAsia="宋体" w:hAnsi="Consolas" w:cs="宋体"/>
            <w:color w:val="548E2E"/>
            <w:kern w:val="0"/>
            <w:sz w:val="23"/>
            <w:szCs w:val="23"/>
            <w:u w:val="single"/>
            <w:shd w:val="clear" w:color="auto" w:fill="F7F7F8"/>
          </w:rPr>
          <w:t>AutowiredAnnotationBeanPostProcessor</w:t>
        </w:r>
      </w:hyperlink>
      <w:r w:rsidRPr="00BA0D5D">
        <w:rPr>
          <w:rFonts w:ascii="inherit" w:eastAsia="宋体" w:hAnsi="inherit" w:cs="Arial"/>
          <w:color w:val="34302D"/>
          <w:kern w:val="0"/>
          <w:sz w:val="24"/>
          <w:szCs w:val="24"/>
        </w:rPr>
        <w:t>,</w:t>
      </w:r>
      <w:hyperlink r:id="rId279" w:history="1">
        <w:r w:rsidRPr="00BA0D5D">
          <w:rPr>
            <w:rFonts w:ascii="Consolas" w:eastAsia="宋体" w:hAnsi="Consolas" w:cs="宋体"/>
            <w:color w:val="548E2E"/>
            <w:kern w:val="0"/>
            <w:sz w:val="23"/>
            <w:szCs w:val="23"/>
            <w:u w:val="single"/>
            <w:shd w:val="clear" w:color="auto" w:fill="F7F7F8"/>
          </w:rPr>
          <w:t>CommonAnnotationBeanPostProcessor</w:t>
        </w:r>
      </w:hyperlink>
      <w:r w:rsidRPr="00BA0D5D">
        <w:rPr>
          <w:rFonts w:ascii="inherit" w:eastAsia="宋体" w:hAnsi="inherit" w:cs="Arial"/>
          <w:color w:val="34302D"/>
          <w:kern w:val="0"/>
          <w:sz w:val="24"/>
          <w:szCs w:val="24"/>
        </w:rPr>
        <w:t>, </w:t>
      </w:r>
      <w:hyperlink r:id="rId280" w:history="1">
        <w:r w:rsidRPr="00BA0D5D">
          <w:rPr>
            <w:rFonts w:ascii="Consolas" w:eastAsia="宋体" w:hAnsi="Consolas" w:cs="宋体"/>
            <w:color w:val="548E2E"/>
            <w:kern w:val="0"/>
            <w:sz w:val="23"/>
            <w:szCs w:val="23"/>
            <w:u w:val="single"/>
            <w:shd w:val="clear" w:color="auto" w:fill="F7F7F8"/>
          </w:rPr>
          <w:t>PersistenceAnnotationBeanPostProcessor</w:t>
        </w:r>
      </w:hyperlink>
      <w:r w:rsidRPr="00BA0D5D">
        <w:rPr>
          <w:rFonts w:ascii="inherit" w:eastAsia="宋体" w:hAnsi="inherit" w:cs="Arial"/>
          <w:color w:val="34302D"/>
          <w:kern w:val="0"/>
          <w:sz w:val="24"/>
          <w:szCs w:val="24"/>
        </w:rPr>
        <w:t>, and the aforementioned</w:t>
      </w:r>
      <w:hyperlink r:id="rId281" w:history="1">
        <w:r w:rsidRPr="00BA0D5D">
          <w:rPr>
            <w:rFonts w:ascii="Consolas" w:eastAsia="宋体" w:hAnsi="Consolas" w:cs="宋体"/>
            <w:color w:val="548E2E"/>
            <w:kern w:val="0"/>
            <w:sz w:val="23"/>
            <w:szCs w:val="23"/>
            <w:u w:val="single"/>
            <w:shd w:val="clear" w:color="auto" w:fill="F7F7F8"/>
          </w:rPr>
          <w:t>RequiredAnnotationBeanPostProcessor</w:t>
        </w:r>
      </w:hyperlink>
      <w:r w:rsidRPr="00BA0D5D">
        <w:rPr>
          <w:rFonts w:ascii="inherit" w:eastAsia="宋体" w:hAnsi="inherit" w:cs="Arial"/>
          <w:color w:val="34302D"/>
          <w:kern w:val="0"/>
          <w:sz w:val="24"/>
          <w:szCs w:val="24"/>
        </w:rPr>
        <w:t>.)</w:t>
      </w:r>
    </w:p>
    <w:p w:rsidR="00C95BCB" w:rsidRPr="00BA0D5D" w:rsidRDefault="00C95BC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（在隐式注册后处理器包括</w:t>
      </w:r>
      <w:r>
        <w:rPr>
          <w:rFonts w:ascii="Arial" w:hAnsi="Arial" w:cs="Arial"/>
          <w:color w:val="34302D"/>
          <w:shd w:val="clear" w:color="auto" w:fill="FFFFFF"/>
        </w:rPr>
        <w:t> </w:t>
      </w:r>
      <w:hyperlink r:id="rId282" w:history="1">
        <w:r>
          <w:rPr>
            <w:rStyle w:val="HTML"/>
            <w:rFonts w:ascii="Consolas" w:hAnsi="Consolas"/>
            <w:color w:val="548E2E"/>
            <w:sz w:val="23"/>
            <w:szCs w:val="23"/>
            <w:u w:val="single"/>
            <w:shd w:val="clear" w:color="auto" w:fill="F7F7F8"/>
          </w:rPr>
          <w:t>AutowiredAnnotationBeanPostProcessor</w:t>
        </w:r>
      </w:hyperlink>
      <w:r>
        <w:rPr>
          <w:rFonts w:ascii="Arial" w:hAnsi="Arial" w:cs="Arial"/>
          <w:color w:val="34302D"/>
          <w:shd w:val="clear" w:color="auto" w:fill="FFFFFF"/>
        </w:rPr>
        <w:t>，</w:t>
      </w:r>
      <w:r>
        <w:rPr>
          <w:rFonts w:ascii="Arial" w:hAnsi="Arial" w:cs="Arial"/>
          <w:color w:val="34302D"/>
          <w:shd w:val="clear" w:color="auto" w:fill="FFFFFF"/>
        </w:rPr>
        <w:t> </w:t>
      </w:r>
      <w:hyperlink r:id="rId283" w:history="1">
        <w:r>
          <w:rPr>
            <w:rStyle w:val="HTML"/>
            <w:rFonts w:ascii="Consolas" w:hAnsi="Consolas"/>
            <w:color w:val="548E2E"/>
            <w:sz w:val="23"/>
            <w:szCs w:val="23"/>
            <w:u w:val="single"/>
            <w:shd w:val="clear" w:color="auto" w:fill="F7F7F8"/>
          </w:rPr>
          <w:t>CommonAnnotationBeanPostProcessor</w:t>
        </w:r>
      </w:hyperlink>
      <w:r>
        <w:rPr>
          <w:rFonts w:ascii="Arial" w:hAnsi="Arial" w:cs="Arial"/>
          <w:color w:val="34302D"/>
          <w:shd w:val="clear" w:color="auto" w:fill="FFFFFF"/>
        </w:rPr>
        <w:t>，</w:t>
      </w:r>
      <w:hyperlink r:id="rId284" w:history="1">
        <w:r>
          <w:rPr>
            <w:rStyle w:val="HTML"/>
            <w:rFonts w:ascii="Consolas" w:hAnsi="Consolas"/>
            <w:color w:val="548E2E"/>
            <w:sz w:val="23"/>
            <w:szCs w:val="23"/>
            <w:u w:val="single"/>
            <w:shd w:val="clear" w:color="auto" w:fill="F7F7F8"/>
          </w:rPr>
          <w:t>PersistenceAnnotationBeanPostProcessor</w:t>
        </w:r>
      </w:hyperlink>
      <w:r>
        <w:rPr>
          <w:rFonts w:ascii="Arial" w:hAnsi="Arial" w:cs="Arial"/>
          <w:color w:val="34302D"/>
          <w:shd w:val="clear" w:color="auto" w:fill="FFFFFF"/>
        </w:rPr>
        <w:t>，和前面提到的</w:t>
      </w:r>
      <w:r>
        <w:rPr>
          <w:rFonts w:ascii="Arial" w:hAnsi="Arial" w:cs="Arial"/>
          <w:color w:val="34302D"/>
          <w:shd w:val="clear" w:color="auto" w:fill="FFFFFF"/>
        </w:rPr>
        <w:t> </w:t>
      </w:r>
      <w:hyperlink r:id="rId285" w:history="1">
        <w:r>
          <w:rPr>
            <w:rStyle w:val="HTML"/>
            <w:rFonts w:ascii="Consolas" w:hAnsi="Consolas"/>
            <w:color w:val="487A28"/>
            <w:sz w:val="23"/>
            <w:szCs w:val="23"/>
            <w:u w:val="single"/>
            <w:shd w:val="clear" w:color="auto" w:fill="F7F7F8"/>
          </w:rPr>
          <w:t>RequiredAnnotationBeanPostProcessor</w:t>
        </w:r>
      </w:hyperlink>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95BC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Consolas" w:eastAsia="宋体" w:hAnsi="Consolas" w:cs="宋体"/>
                <w:kern w:val="0"/>
                <w:sz w:val="23"/>
                <w:szCs w:val="23"/>
                <w:shd w:val="clear" w:color="auto" w:fill="F7F7F8"/>
              </w:rPr>
              <w:t>&lt;context:annotation-config/&gt;</w:t>
            </w:r>
            <w:r w:rsidRPr="00BA0D5D">
              <w:rPr>
                <w:rFonts w:ascii="inherit" w:eastAsia="宋体" w:hAnsi="inherit" w:cs="宋体"/>
                <w:kern w:val="0"/>
                <w:sz w:val="24"/>
                <w:szCs w:val="24"/>
              </w:rPr>
              <w:t> only looks for annotations on beans in the same application context in which it is defined. This means that, if you put </w:t>
            </w:r>
            <w:r w:rsidRPr="00BA0D5D">
              <w:rPr>
                <w:rFonts w:ascii="Consolas" w:eastAsia="宋体" w:hAnsi="Consolas" w:cs="宋体"/>
                <w:kern w:val="0"/>
                <w:sz w:val="23"/>
                <w:szCs w:val="23"/>
                <w:shd w:val="clear" w:color="auto" w:fill="F7F7F8"/>
              </w:rPr>
              <w:t>&lt;context:annotation-config/&gt;</w:t>
            </w:r>
            <w:r w:rsidRPr="00BA0D5D">
              <w:rPr>
                <w:rFonts w:ascii="inherit" w:eastAsia="宋体" w:hAnsi="inherit" w:cs="宋体"/>
                <w:kern w:val="0"/>
                <w:sz w:val="24"/>
                <w:szCs w:val="24"/>
              </w:rPr>
              <w:t> in a </w:t>
            </w:r>
            <w:r w:rsidRPr="00BA0D5D">
              <w:rPr>
                <w:rFonts w:ascii="Consolas" w:eastAsia="宋体" w:hAnsi="Consolas" w:cs="宋体"/>
                <w:kern w:val="0"/>
                <w:sz w:val="23"/>
                <w:szCs w:val="23"/>
                <w:shd w:val="clear" w:color="auto" w:fill="F7F7F8"/>
              </w:rPr>
              <w:t>WebApplicationContext</w:t>
            </w:r>
            <w:r w:rsidRPr="00BA0D5D">
              <w:rPr>
                <w:rFonts w:ascii="inherit" w:eastAsia="宋体" w:hAnsi="inherit" w:cs="宋体"/>
                <w:kern w:val="0"/>
                <w:sz w:val="24"/>
                <w:szCs w:val="24"/>
              </w:rPr>
              <w:t> for a </w:t>
            </w:r>
            <w:r w:rsidRPr="00BA0D5D">
              <w:rPr>
                <w:rFonts w:ascii="Consolas" w:eastAsia="宋体" w:hAnsi="Consolas" w:cs="宋体"/>
                <w:kern w:val="0"/>
                <w:sz w:val="23"/>
                <w:szCs w:val="23"/>
                <w:shd w:val="clear" w:color="auto" w:fill="F7F7F8"/>
              </w:rPr>
              <w:t>DispatcherServlet</w:t>
            </w:r>
            <w:r w:rsidRPr="00BA0D5D">
              <w:rPr>
                <w:rFonts w:ascii="inherit" w:eastAsia="宋体" w:hAnsi="inherit" w:cs="宋体"/>
                <w:kern w:val="0"/>
                <w:sz w:val="24"/>
                <w:szCs w:val="24"/>
              </w:rPr>
              <w:t>, it only checks for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beans in your controllers, and not your services. See </w:t>
            </w:r>
            <w:hyperlink r:id="rId286" w:anchor="mvc-servlet" w:history="1">
              <w:r w:rsidRPr="00BA0D5D">
                <w:rPr>
                  <w:rFonts w:ascii="inherit" w:eastAsia="宋体" w:hAnsi="inherit" w:cs="宋体"/>
                  <w:color w:val="548E2E"/>
                  <w:kern w:val="0"/>
                  <w:sz w:val="24"/>
                  <w:szCs w:val="24"/>
                  <w:u w:val="single"/>
                </w:rPr>
                <w:t>The DispatcherServlet</w:t>
              </w:r>
            </w:hyperlink>
            <w:r w:rsidRPr="00BA0D5D">
              <w:rPr>
                <w:rFonts w:ascii="inherit" w:eastAsia="宋体" w:hAnsi="inherit" w:cs="宋体"/>
                <w:kern w:val="0"/>
                <w:sz w:val="24"/>
                <w:szCs w:val="24"/>
              </w:rPr>
              <w:t> for more information.</w:t>
            </w:r>
          </w:p>
          <w:p w:rsidR="00C95BCB" w:rsidRPr="00BA0D5D" w:rsidRDefault="00C95BCB" w:rsidP="00BA0D5D">
            <w:pPr>
              <w:widowControl/>
              <w:jc w:val="left"/>
              <w:rPr>
                <w:rFonts w:ascii="inherit" w:eastAsia="宋体" w:hAnsi="inherit" w:cs="宋体" w:hint="eastAsia"/>
                <w:kern w:val="0"/>
                <w:sz w:val="24"/>
                <w:szCs w:val="24"/>
              </w:rPr>
            </w:pPr>
            <w:r>
              <w:rPr>
                <w:rStyle w:val="HTML"/>
                <w:rFonts w:ascii="Consolas" w:hAnsi="Consolas"/>
                <w:sz w:val="23"/>
                <w:szCs w:val="23"/>
                <w:shd w:val="clear" w:color="auto" w:fill="F7F7F8"/>
              </w:rPr>
              <w:t>&lt;context:annotation-config/&gt;</w:t>
            </w:r>
            <w:r>
              <w:rPr>
                <w:rFonts w:ascii="Arial" w:hAnsi="Arial" w:cs="Arial"/>
                <w:shd w:val="clear" w:color="auto" w:fill="EBF1E7"/>
              </w:rPr>
              <w:t>仅查找在定义它的同一应用程序上下文中的</w:t>
            </w:r>
            <w:r>
              <w:rPr>
                <w:rFonts w:ascii="Arial" w:hAnsi="Arial" w:cs="Arial"/>
                <w:shd w:val="clear" w:color="auto" w:fill="EBF1E7"/>
              </w:rPr>
              <w:t>bean</w:t>
            </w:r>
            <w:r>
              <w:rPr>
                <w:rFonts w:ascii="Arial" w:hAnsi="Arial" w:cs="Arial"/>
                <w:shd w:val="clear" w:color="auto" w:fill="EBF1E7"/>
              </w:rPr>
              <w:t>上的注释。这意味着，如果你</w:t>
            </w:r>
            <w:r>
              <w:rPr>
                <w:rStyle w:val="HTML"/>
                <w:rFonts w:ascii="Consolas" w:hAnsi="Consolas"/>
                <w:sz w:val="23"/>
                <w:szCs w:val="23"/>
                <w:shd w:val="clear" w:color="auto" w:fill="F7F7F8"/>
              </w:rPr>
              <w:t>&lt;context:annotation-config/&gt;</w:t>
            </w:r>
            <w:r>
              <w:rPr>
                <w:rFonts w:ascii="Arial" w:hAnsi="Arial" w:cs="Arial"/>
                <w:shd w:val="clear" w:color="auto" w:fill="EBF1E7"/>
              </w:rPr>
              <w:t>输入一个</w:t>
            </w:r>
            <w:r>
              <w:rPr>
                <w:rStyle w:val="HTML"/>
                <w:rFonts w:ascii="Consolas" w:hAnsi="Consolas"/>
                <w:sz w:val="23"/>
                <w:szCs w:val="23"/>
                <w:shd w:val="clear" w:color="auto" w:fill="F7F7F8"/>
              </w:rPr>
              <w:t>WebApplicationContext</w:t>
            </w:r>
            <w:r>
              <w:rPr>
                <w:rFonts w:ascii="Arial" w:hAnsi="Arial" w:cs="Arial"/>
                <w:shd w:val="clear" w:color="auto" w:fill="EBF1E7"/>
              </w:rPr>
              <w:t>for </w:t>
            </w:r>
            <w:r>
              <w:rPr>
                <w:rStyle w:val="HTML"/>
                <w:rFonts w:ascii="Consolas" w:hAnsi="Consolas"/>
                <w:sz w:val="23"/>
                <w:szCs w:val="23"/>
                <w:shd w:val="clear" w:color="auto" w:fill="F7F7F8"/>
              </w:rPr>
              <w:t>DispatcherServlet</w:t>
            </w:r>
            <w:r>
              <w:rPr>
                <w:rFonts w:ascii="Arial" w:hAnsi="Arial" w:cs="Arial"/>
                <w:shd w:val="clear" w:color="auto" w:fill="EBF1E7"/>
              </w:rPr>
              <w:t>，它只会检查</w:t>
            </w:r>
            <w:r>
              <w:rPr>
                <w:rStyle w:val="HTML"/>
                <w:rFonts w:ascii="Consolas" w:hAnsi="Consolas"/>
                <w:sz w:val="23"/>
                <w:szCs w:val="23"/>
                <w:shd w:val="clear" w:color="auto" w:fill="F7F7F8"/>
              </w:rPr>
              <w:t>@Autowired</w:t>
            </w:r>
            <w:r>
              <w:rPr>
                <w:rFonts w:ascii="Arial" w:hAnsi="Arial" w:cs="Arial"/>
                <w:shd w:val="clear" w:color="auto" w:fill="EBF1E7"/>
              </w:rPr>
              <w:t>你的控制器中的</w:t>
            </w:r>
            <w:r>
              <w:rPr>
                <w:rFonts w:ascii="Arial" w:hAnsi="Arial" w:cs="Arial"/>
                <w:shd w:val="clear" w:color="auto" w:fill="EBF1E7"/>
              </w:rPr>
              <w:t>bean</w:t>
            </w:r>
            <w:r>
              <w:rPr>
                <w:rFonts w:ascii="Arial" w:hAnsi="Arial" w:cs="Arial"/>
                <w:shd w:val="clear" w:color="auto" w:fill="EBF1E7"/>
              </w:rPr>
              <w:t>，而不是你的服务。有关更多信息，请参阅</w:t>
            </w:r>
            <w:r>
              <w:rPr>
                <w:rFonts w:ascii="Arial" w:hAnsi="Arial" w:cs="Arial"/>
                <w:shd w:val="clear" w:color="auto" w:fill="EBF1E7"/>
              </w:rPr>
              <w:t> </w:t>
            </w:r>
            <w:hyperlink r:id="rId287" w:anchor="mvc-servlet" w:history="1">
              <w:r>
                <w:rPr>
                  <w:rStyle w:val="a4"/>
                  <w:rFonts w:ascii="Arial" w:hAnsi="Arial" w:cs="Arial"/>
                  <w:color w:val="548E2E"/>
                  <w:shd w:val="clear" w:color="auto" w:fill="EBF1E7"/>
                </w:rPr>
                <w:t>DispatcherServlet</w:t>
              </w:r>
            </w:hyperlink>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1.9.1. @Required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@Required</w:t>
      </w:r>
      <w:r w:rsidRPr="00BA0D5D">
        <w:rPr>
          <w:rFonts w:ascii="inherit" w:eastAsia="宋体" w:hAnsi="inherit" w:cs="Arial"/>
          <w:color w:val="34302D"/>
          <w:kern w:val="0"/>
          <w:sz w:val="24"/>
          <w:szCs w:val="24"/>
        </w:rPr>
        <w:t> annotation applies to bean property setter methods, as in the following example:</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@Required</w:t>
      </w:r>
      <w:r>
        <w:rPr>
          <w:rFonts w:ascii="Arial" w:hAnsi="Arial" w:cs="Arial"/>
          <w:color w:val="34302D"/>
          <w:shd w:val="clear" w:color="auto" w:fill="FFFFFF"/>
        </w:rPr>
        <w:t>注释适用于</w:t>
      </w:r>
      <w:r>
        <w:rPr>
          <w:rFonts w:ascii="Arial" w:hAnsi="Arial" w:cs="Arial"/>
          <w:color w:val="34302D"/>
          <w:shd w:val="clear" w:color="auto" w:fill="FFFFFF"/>
        </w:rPr>
        <w:t>bean</w:t>
      </w:r>
      <w:r>
        <w:rPr>
          <w:rFonts w:ascii="Arial" w:hAnsi="Arial" w:cs="Arial"/>
          <w:color w:val="34302D"/>
          <w:shd w:val="clear" w:color="auto" w:fill="FFFFFF"/>
        </w:rPr>
        <w:t>属性</w:t>
      </w:r>
      <w:r>
        <w:rPr>
          <w:rFonts w:ascii="Arial" w:hAnsi="Arial" w:cs="Arial"/>
          <w:color w:val="34302D"/>
          <w:shd w:val="clear" w:color="auto" w:fill="FFFFFF"/>
        </w:rPr>
        <w:t>setter</w:t>
      </w:r>
      <w:r>
        <w:rPr>
          <w:rFonts w:ascii="Arial" w:hAnsi="Arial" w:cs="Arial"/>
          <w:color w:val="34302D"/>
          <w:shd w:val="clear" w:color="auto" w:fill="FFFFFF"/>
        </w:rPr>
        <w:t>方法，如下面的例子：</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@Required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annotation indicates that the affected bean property must be populated at configuration time, through an explicit property value in a bean definition or through autowiring. The container throws an exception if the affected bean property has not been populated. This allows for eager and explicit failure, avoiding </w:t>
      </w:r>
      <w:r w:rsidRPr="00BA0D5D">
        <w:rPr>
          <w:rFonts w:ascii="Consolas" w:eastAsia="宋体" w:hAnsi="Consolas" w:cs="宋体"/>
          <w:color w:val="34302D"/>
          <w:kern w:val="0"/>
          <w:sz w:val="23"/>
          <w:szCs w:val="23"/>
          <w:shd w:val="clear" w:color="auto" w:fill="F7F7F8"/>
        </w:rPr>
        <w:t>NullPointerException</w:t>
      </w:r>
      <w:r w:rsidRPr="00BA0D5D">
        <w:rPr>
          <w:rFonts w:ascii="inherit" w:eastAsia="宋体" w:hAnsi="inherit" w:cs="Arial"/>
          <w:color w:val="34302D"/>
          <w:kern w:val="0"/>
          <w:sz w:val="24"/>
          <w:szCs w:val="24"/>
        </w:rPr>
        <w:t> instances or the like later on. We still recommend that you put assertions into the bean class itself (for example, into an init method). Doing so enforces those required references and values even when you use the class outside of a container.</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此批注指示必须在配置时通过</w:t>
      </w:r>
      <w:r>
        <w:rPr>
          <w:rFonts w:ascii="Arial" w:hAnsi="Arial" w:cs="Arial"/>
          <w:color w:val="34302D"/>
          <w:shd w:val="clear" w:color="auto" w:fill="FFFFFF"/>
        </w:rPr>
        <w:t>bean</w:t>
      </w:r>
      <w:r>
        <w:rPr>
          <w:rFonts w:ascii="Arial" w:hAnsi="Arial" w:cs="Arial"/>
          <w:color w:val="34302D"/>
          <w:shd w:val="clear" w:color="auto" w:fill="FFFFFF"/>
        </w:rPr>
        <w:t>定义中的显式属性值或通过自动装配填充受影响的</w:t>
      </w:r>
      <w:r>
        <w:rPr>
          <w:rFonts w:ascii="Arial" w:hAnsi="Arial" w:cs="Arial"/>
          <w:color w:val="34302D"/>
          <w:shd w:val="clear" w:color="auto" w:fill="FFFFFF"/>
        </w:rPr>
        <w:t>bean</w:t>
      </w:r>
      <w:r>
        <w:rPr>
          <w:rFonts w:ascii="Arial" w:hAnsi="Arial" w:cs="Arial"/>
          <w:color w:val="34302D"/>
          <w:shd w:val="clear" w:color="auto" w:fill="FFFFFF"/>
        </w:rPr>
        <w:t>属性。如果尚未填充受影响的</w:t>
      </w:r>
      <w:r>
        <w:rPr>
          <w:rFonts w:ascii="Arial" w:hAnsi="Arial" w:cs="Arial"/>
          <w:color w:val="34302D"/>
          <w:shd w:val="clear" w:color="auto" w:fill="FFFFFF"/>
        </w:rPr>
        <w:t>bean</w:t>
      </w:r>
      <w:r>
        <w:rPr>
          <w:rFonts w:ascii="Arial" w:hAnsi="Arial" w:cs="Arial"/>
          <w:color w:val="34302D"/>
          <w:shd w:val="clear" w:color="auto" w:fill="FFFFFF"/>
        </w:rPr>
        <w:t>属性，则容器将引发异常。这允许急切和明确的失败，以后避免</w:t>
      </w:r>
      <w:r>
        <w:rPr>
          <w:rStyle w:val="HTML"/>
          <w:rFonts w:ascii="Consolas" w:hAnsi="Consolas"/>
          <w:sz w:val="23"/>
          <w:szCs w:val="23"/>
          <w:shd w:val="clear" w:color="auto" w:fill="F7F7F8"/>
        </w:rPr>
        <w:t>NullPointerException</w:t>
      </w:r>
      <w:r>
        <w:rPr>
          <w:rFonts w:ascii="Arial" w:hAnsi="Arial" w:cs="Arial"/>
          <w:color w:val="34302D"/>
          <w:shd w:val="clear" w:color="auto" w:fill="FFFFFF"/>
        </w:rPr>
        <w:t> </w:t>
      </w:r>
      <w:r>
        <w:rPr>
          <w:rFonts w:ascii="Arial" w:hAnsi="Arial" w:cs="Arial"/>
          <w:color w:val="34302D"/>
          <w:shd w:val="clear" w:color="auto" w:fill="FFFFFF"/>
        </w:rPr>
        <w:t>实例等。我们仍然建议您将断言放入</w:t>
      </w:r>
      <w:r>
        <w:rPr>
          <w:rFonts w:ascii="Arial" w:hAnsi="Arial" w:cs="Arial"/>
          <w:color w:val="34302D"/>
          <w:shd w:val="clear" w:color="auto" w:fill="FFFFFF"/>
        </w:rPr>
        <w:t>bean</w:t>
      </w:r>
      <w:r>
        <w:rPr>
          <w:rFonts w:ascii="Arial" w:hAnsi="Arial" w:cs="Arial"/>
          <w:color w:val="34302D"/>
          <w:shd w:val="clear" w:color="auto" w:fill="FFFFFF"/>
        </w:rPr>
        <w:t>类本身（例如，转换为</w:t>
      </w:r>
      <w:r>
        <w:rPr>
          <w:rFonts w:ascii="Arial" w:hAnsi="Arial" w:cs="Arial"/>
          <w:color w:val="34302D"/>
          <w:shd w:val="clear" w:color="auto" w:fill="FFFFFF"/>
        </w:rPr>
        <w:t>init</w:t>
      </w:r>
      <w:r>
        <w:rPr>
          <w:rFonts w:ascii="Arial" w:hAnsi="Arial" w:cs="Arial"/>
          <w:color w:val="34302D"/>
          <w:shd w:val="clear" w:color="auto" w:fill="FFFFFF"/>
        </w:rPr>
        <w:t>方法）。即使您在容器外部使用类，这样做也会强制执行那些必需的引用和值。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The </w:t>
            </w:r>
            <w:r w:rsidRPr="00BA0D5D">
              <w:rPr>
                <w:rFonts w:ascii="Consolas" w:eastAsia="宋体" w:hAnsi="Consolas" w:cs="宋体"/>
                <w:kern w:val="0"/>
                <w:sz w:val="23"/>
                <w:szCs w:val="23"/>
                <w:shd w:val="clear" w:color="auto" w:fill="F7F7F8"/>
              </w:rPr>
              <w:t>@Required</w:t>
            </w:r>
            <w:r w:rsidRPr="00BA0D5D">
              <w:rPr>
                <w:rFonts w:ascii="inherit" w:eastAsia="宋体" w:hAnsi="inherit" w:cs="宋体"/>
                <w:kern w:val="0"/>
                <w:sz w:val="24"/>
                <w:szCs w:val="24"/>
              </w:rPr>
              <w:t> annotation is formally deprecated as of Spring Framework 5.1, in favor of using constructor injection for required settings (or a custom implementation of </w:t>
            </w:r>
            <w:r w:rsidRPr="00BA0D5D">
              <w:rPr>
                <w:rFonts w:ascii="Consolas" w:eastAsia="宋体" w:hAnsi="Consolas" w:cs="宋体"/>
                <w:kern w:val="0"/>
                <w:sz w:val="23"/>
                <w:szCs w:val="23"/>
                <w:shd w:val="clear" w:color="auto" w:fill="F7F7F8"/>
              </w:rPr>
              <w:t>InitializingBean.afterPropertiesSet()</w:t>
            </w:r>
            <w:r w:rsidRPr="00BA0D5D">
              <w:rPr>
                <w:rFonts w:ascii="inherit" w:eastAsia="宋体" w:hAnsi="inherit" w:cs="宋体"/>
                <w:kern w:val="0"/>
                <w:sz w:val="24"/>
                <w:szCs w:val="24"/>
              </w:rPr>
              <w:t> along with bean property setter methods).</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从</w:t>
            </w:r>
            <w:r>
              <w:rPr>
                <w:rStyle w:val="HTML"/>
                <w:rFonts w:ascii="Consolas" w:hAnsi="Consolas"/>
                <w:sz w:val="23"/>
                <w:szCs w:val="23"/>
                <w:shd w:val="clear" w:color="auto" w:fill="F7F7F8"/>
              </w:rPr>
              <w:t>@Required</w:t>
            </w:r>
            <w:r>
              <w:rPr>
                <w:rFonts w:ascii="Arial" w:hAnsi="Arial" w:cs="Arial"/>
                <w:shd w:val="clear" w:color="auto" w:fill="EBF1E7"/>
              </w:rPr>
              <w:t>Spring Framework 5.1</w:t>
            </w:r>
            <w:r>
              <w:rPr>
                <w:rFonts w:ascii="Arial" w:hAnsi="Arial" w:cs="Arial"/>
                <w:shd w:val="clear" w:color="auto" w:fill="EBF1E7"/>
              </w:rPr>
              <w:t>开始，注释正式被弃用，支持使用构造函数注入所需的设置（或者</w:t>
            </w:r>
            <w:r>
              <w:rPr>
                <w:rStyle w:val="HTML"/>
                <w:rFonts w:ascii="Consolas" w:hAnsi="Consolas"/>
                <w:sz w:val="23"/>
                <w:szCs w:val="23"/>
                <w:shd w:val="clear" w:color="auto" w:fill="F7F7F8"/>
              </w:rPr>
              <w:t>InitializingBean.afterPropertiesSet()</w:t>
            </w:r>
            <w:r>
              <w:rPr>
                <w:rFonts w:ascii="Arial" w:hAnsi="Arial" w:cs="Arial"/>
                <w:shd w:val="clear" w:color="auto" w:fill="EBF1E7"/>
              </w:rPr>
              <w:t>bean</w:t>
            </w:r>
            <w:r>
              <w:rPr>
                <w:rFonts w:ascii="Arial" w:hAnsi="Arial" w:cs="Arial"/>
                <w:shd w:val="clear" w:color="auto" w:fill="EBF1E7"/>
              </w:rPr>
              <w:t>属性</w:t>
            </w:r>
            <w:r>
              <w:rPr>
                <w:rFonts w:ascii="Arial" w:hAnsi="Arial" w:cs="Arial"/>
                <w:shd w:val="clear" w:color="auto" w:fill="EBF1E7"/>
              </w:rPr>
              <w:t>setter</w:t>
            </w:r>
            <w:r>
              <w:rPr>
                <w:rFonts w:ascii="Arial" w:hAnsi="Arial" w:cs="Arial"/>
                <w:shd w:val="clear" w:color="auto" w:fill="EBF1E7"/>
              </w:rPr>
              <w:t>方法的自定义实现</w:t>
            </w:r>
            <w:r>
              <w:rPr>
                <w:rFonts w:ascii="Arial" w:hAnsi="Arial" w:cs="Arial"/>
                <w:shd w:val="clear" w:color="auto" w:fill="EBF1E7"/>
              </w:rPr>
              <w:t> </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1.9.2. Using </w:t>
      </w:r>
      <w:r w:rsidRPr="00BA0D5D">
        <w:rPr>
          <w:rFonts w:ascii="Consolas" w:eastAsia="宋体" w:hAnsi="Consolas" w:cs="宋体"/>
          <w:color w:val="34302D"/>
          <w:kern w:val="0"/>
          <w:sz w:val="33"/>
          <w:szCs w:val="33"/>
          <w:shd w:val="clear" w:color="auto" w:fill="F7F7F8"/>
        </w:rPr>
        <w:t>@Autowired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Arial" w:eastAsia="宋体" w:hAnsi="Arial" w:cs="Arial"/>
                <w:b/>
                <w:bCs/>
                <w:color w:val="34302D"/>
                <w:kern w:val="0"/>
                <w:sz w:val="35"/>
                <w:szCs w:val="35"/>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JSR 330’s </w:t>
            </w:r>
            <w:r w:rsidRPr="00BA0D5D">
              <w:rPr>
                <w:rFonts w:ascii="Consolas" w:eastAsia="宋体" w:hAnsi="Consolas" w:cs="宋体"/>
                <w:kern w:val="0"/>
                <w:sz w:val="23"/>
                <w:szCs w:val="23"/>
                <w:shd w:val="clear" w:color="auto" w:fill="F7F7F8"/>
              </w:rPr>
              <w:t>@Inject</w:t>
            </w:r>
            <w:r w:rsidRPr="00BA0D5D">
              <w:rPr>
                <w:rFonts w:ascii="inherit" w:eastAsia="宋体" w:hAnsi="inherit" w:cs="宋体"/>
                <w:kern w:val="0"/>
                <w:sz w:val="24"/>
                <w:szCs w:val="24"/>
              </w:rPr>
              <w:t> annotation can be used in place of Spring’s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annotation in the examples included in this section. See </w:t>
            </w:r>
            <w:hyperlink r:id="rId288" w:anchor="beans-standard-annotations" w:history="1">
              <w:r w:rsidRPr="00BA0D5D">
                <w:rPr>
                  <w:rFonts w:ascii="inherit" w:eastAsia="宋体" w:hAnsi="inherit" w:cs="宋体"/>
                  <w:color w:val="548E2E"/>
                  <w:kern w:val="0"/>
                  <w:sz w:val="24"/>
                  <w:szCs w:val="24"/>
                  <w:u w:val="single"/>
                </w:rPr>
                <w:t>here</w:t>
              </w:r>
            </w:hyperlink>
            <w:r w:rsidRPr="00BA0D5D">
              <w:rPr>
                <w:rFonts w:ascii="inherit" w:eastAsia="宋体" w:hAnsi="inherit" w:cs="宋体"/>
                <w:kern w:val="0"/>
                <w:sz w:val="24"/>
                <w:szCs w:val="24"/>
              </w:rPr>
              <w:t> for more details.</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在本节中包含的示例中，</w:t>
            </w:r>
            <w:r>
              <w:rPr>
                <w:rStyle w:val="HTML"/>
                <w:rFonts w:ascii="Consolas" w:hAnsi="Consolas"/>
                <w:sz w:val="23"/>
                <w:szCs w:val="23"/>
                <w:shd w:val="clear" w:color="auto" w:fill="F7F7F8"/>
              </w:rPr>
              <w:t>@Inject</w:t>
            </w:r>
            <w:r>
              <w:rPr>
                <w:rFonts w:ascii="Arial" w:hAnsi="Arial" w:cs="Arial"/>
                <w:shd w:val="clear" w:color="auto" w:fill="EBF1E7"/>
              </w:rPr>
              <w:t>可以使用</w:t>
            </w:r>
            <w:r>
              <w:rPr>
                <w:rFonts w:ascii="Arial" w:hAnsi="Arial" w:cs="Arial"/>
                <w:shd w:val="clear" w:color="auto" w:fill="EBF1E7"/>
              </w:rPr>
              <w:t>JSR 330</w:t>
            </w:r>
            <w:r>
              <w:rPr>
                <w:rFonts w:ascii="Arial" w:hAnsi="Arial" w:cs="Arial"/>
                <w:shd w:val="clear" w:color="auto" w:fill="EBF1E7"/>
              </w:rPr>
              <w:t>的注释代替</w:t>
            </w:r>
            <w:r>
              <w:rPr>
                <w:rFonts w:ascii="Arial" w:hAnsi="Arial" w:cs="Arial"/>
                <w:shd w:val="clear" w:color="auto" w:fill="EBF1E7"/>
              </w:rPr>
              <w:t>Spring</w:t>
            </w:r>
            <w:r>
              <w:rPr>
                <w:rFonts w:ascii="Arial" w:hAnsi="Arial" w:cs="Arial"/>
                <w:shd w:val="clear" w:color="auto" w:fill="EBF1E7"/>
              </w:rPr>
              <w:t>的</w:t>
            </w:r>
            <w:r>
              <w:rPr>
                <w:rStyle w:val="HTML"/>
                <w:rFonts w:ascii="Consolas" w:hAnsi="Consolas"/>
                <w:sz w:val="23"/>
                <w:szCs w:val="23"/>
                <w:shd w:val="clear" w:color="auto" w:fill="F7F7F8"/>
              </w:rPr>
              <w:t>@Autowired</w:t>
            </w:r>
            <w:r>
              <w:rPr>
                <w:rFonts w:ascii="Arial" w:hAnsi="Arial" w:cs="Arial"/>
                <w:shd w:val="clear" w:color="auto" w:fill="EBF1E7"/>
              </w:rPr>
              <w:t>注释。有关详细信息，请参见</w:t>
            </w:r>
            <w:hyperlink r:id="rId289" w:anchor="beans-standard-annotations" w:history="1">
              <w:r>
                <w:rPr>
                  <w:rStyle w:val="a4"/>
                  <w:rFonts w:ascii="Arial" w:hAnsi="Arial" w:cs="Arial"/>
                  <w:color w:val="548E2E"/>
                  <w:shd w:val="clear" w:color="auto" w:fill="EBF1E7"/>
                </w:rPr>
                <w:t>此处</w:t>
              </w:r>
            </w:hyperlink>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apply the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 to constructors,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您可以将</w:t>
      </w:r>
      <w:r>
        <w:rPr>
          <w:rStyle w:val="HTML"/>
          <w:rFonts w:ascii="Consolas" w:hAnsi="Consolas"/>
          <w:sz w:val="23"/>
          <w:szCs w:val="23"/>
          <w:shd w:val="clear" w:color="auto" w:fill="F7F7F8"/>
        </w:rPr>
        <w:t>@Autowired</w:t>
      </w:r>
      <w:r>
        <w:rPr>
          <w:rFonts w:ascii="Arial" w:hAnsi="Arial" w:cs="Arial"/>
          <w:color w:val="34302D"/>
          <w:shd w:val="clear" w:color="auto" w:fill="FFFFFF"/>
        </w:rPr>
        <w:t>注释应用于构造函数，如以下示例所示：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MovieRecommender(CustomerPreferenceDao customerPreferenceDao)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.customerPreferenceDao =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As of Spring Framework 4.3, an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annotation on such a constructor is no longer necessary if the target bean defines only one constructor to begin with. However, if several constructors are available, at least one must be annotated to teach the container which one to use.</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从</w:t>
            </w:r>
            <w:r>
              <w:rPr>
                <w:rFonts w:ascii="Arial" w:hAnsi="Arial" w:cs="Arial"/>
                <w:shd w:val="clear" w:color="auto" w:fill="EBF1E7"/>
              </w:rPr>
              <w:t>Spring Framework 4.3</w:t>
            </w:r>
            <w:r>
              <w:rPr>
                <w:rFonts w:ascii="Arial" w:hAnsi="Arial" w:cs="Arial"/>
                <w:shd w:val="clear" w:color="auto" w:fill="EBF1E7"/>
              </w:rPr>
              <w:t>开始，</w:t>
            </w:r>
            <w:r>
              <w:rPr>
                <w:rStyle w:val="HTML"/>
                <w:rFonts w:ascii="Consolas" w:hAnsi="Consolas"/>
                <w:sz w:val="23"/>
                <w:szCs w:val="23"/>
                <w:shd w:val="clear" w:color="auto" w:fill="F7F7F8"/>
              </w:rPr>
              <w:t>@Autowired</w:t>
            </w:r>
            <w:r>
              <w:rPr>
                <w:rFonts w:ascii="Arial" w:hAnsi="Arial" w:cs="Arial"/>
                <w:shd w:val="clear" w:color="auto" w:fill="EBF1E7"/>
              </w:rPr>
              <w:t>如果目标</w:t>
            </w:r>
            <w:r>
              <w:rPr>
                <w:rFonts w:ascii="Arial" w:hAnsi="Arial" w:cs="Arial"/>
                <w:shd w:val="clear" w:color="auto" w:fill="EBF1E7"/>
              </w:rPr>
              <w:t>bean</w:t>
            </w:r>
            <w:r>
              <w:rPr>
                <w:rFonts w:ascii="Arial" w:hAnsi="Arial" w:cs="Arial"/>
                <w:shd w:val="clear" w:color="auto" w:fill="EBF1E7"/>
              </w:rPr>
              <w:t>只定义了一个开头的构造函数，则不再需要对这样的构造函数进行注释。但是，如果有几个构造器可用，则必须注释至少一个构造器以教导容器使用哪一个。</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apply the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 to “traditional” setter methods,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您还可以将</w:t>
      </w:r>
      <w:r>
        <w:rPr>
          <w:rStyle w:val="HTML"/>
          <w:rFonts w:ascii="Consolas" w:hAnsi="Consolas"/>
          <w:sz w:val="23"/>
          <w:szCs w:val="23"/>
          <w:shd w:val="clear" w:color="auto" w:fill="F7F7F8"/>
        </w:rPr>
        <w:t>@Autowired</w:t>
      </w:r>
      <w:r>
        <w:rPr>
          <w:rFonts w:ascii="Arial" w:hAnsi="Arial" w:cs="Arial"/>
          <w:color w:val="34302D"/>
          <w:shd w:val="clear" w:color="auto" w:fill="FFFFFF"/>
        </w:rPr>
        <w:t>注释应用于</w:t>
      </w:r>
      <w:r>
        <w:rPr>
          <w:rFonts w:ascii="Arial" w:hAnsi="Arial" w:cs="Arial"/>
          <w:color w:val="34302D"/>
          <w:shd w:val="clear" w:color="auto" w:fill="FFFFFF"/>
        </w:rPr>
        <w:t>“</w:t>
      </w:r>
      <w:r>
        <w:rPr>
          <w:rFonts w:ascii="Arial" w:hAnsi="Arial" w:cs="Arial"/>
          <w:color w:val="34302D"/>
          <w:shd w:val="clear" w:color="auto" w:fill="FFFFFF"/>
        </w:rPr>
        <w:t>传统</w:t>
      </w:r>
      <w:r>
        <w:rPr>
          <w:rFonts w:ascii="Arial" w:hAnsi="Arial" w:cs="Arial"/>
          <w:color w:val="34302D"/>
          <w:shd w:val="clear" w:color="auto" w:fill="FFFFFF"/>
        </w:rPr>
        <w:t>”setter</w:t>
      </w:r>
      <w:r>
        <w:rPr>
          <w:rFonts w:ascii="Arial" w:hAnsi="Arial" w:cs="Arial"/>
          <w:color w:val="34302D"/>
          <w:shd w:val="clear" w:color="auto" w:fill="FFFFFF"/>
        </w:rPr>
        <w:t>方法，如以下示例所示：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apply the annotation to methods with arbitrary names and multiple arguments,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您还可以将注释应用于具有任意名称和多个参数的方法，如以下示例所示：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prepare(MovieCatalog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CustomerPreferenceDao customerPreferenceDao)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.movieCatalog =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.customerPreferenceDao =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apply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to fields as well and even mix it with constructors,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您也可以应用于</w:t>
      </w:r>
      <w:r>
        <w:rPr>
          <w:rStyle w:val="HTML"/>
          <w:rFonts w:ascii="Consolas" w:hAnsi="Consolas"/>
          <w:sz w:val="23"/>
          <w:szCs w:val="23"/>
          <w:shd w:val="clear" w:color="auto" w:fill="F7F7F8"/>
        </w:rPr>
        <w:t>@Autowired</w:t>
      </w:r>
      <w:r>
        <w:rPr>
          <w:rFonts w:ascii="Arial" w:hAnsi="Arial" w:cs="Arial"/>
          <w:color w:val="34302D"/>
          <w:shd w:val="clear" w:color="auto" w:fill="FFFFFF"/>
        </w:rPr>
        <w:t>字段，甚至可以将它与构造函数混合使用，如下例所示：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MovieRecommender(CustomerPreferenceDao customerPreferenceDao)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.customerPreferenceDao =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Make sure that your target components (for example, </w:t>
            </w:r>
            <w:r w:rsidRPr="00BA0D5D">
              <w:rPr>
                <w:rFonts w:ascii="Consolas" w:eastAsia="宋体" w:hAnsi="Consolas" w:cs="宋体"/>
                <w:kern w:val="0"/>
                <w:sz w:val="23"/>
                <w:szCs w:val="23"/>
                <w:shd w:val="clear" w:color="auto" w:fill="F7F7F8"/>
              </w:rPr>
              <w:t>MovieCatalog</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CustomerPreferenceDao</w:t>
            </w:r>
            <w:r w:rsidRPr="00BA0D5D">
              <w:rPr>
                <w:rFonts w:ascii="inherit" w:eastAsia="宋体" w:hAnsi="inherit" w:cs="宋体"/>
                <w:kern w:val="0"/>
                <w:sz w:val="24"/>
                <w:szCs w:val="24"/>
              </w:rPr>
              <w:t>) are consistently declared by the type that you use for your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-annotated injection points. Otherwise, injection may fail due to no type match found at runtime.</w:t>
            </w:r>
          </w:p>
          <w:p w:rsidR="00C64BE7" w:rsidRPr="00BA0D5D" w:rsidRDefault="00C64BE7"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确保目标组件（例如，</w:t>
            </w:r>
            <w:r>
              <w:rPr>
                <w:rStyle w:val="HTML"/>
                <w:rFonts w:ascii="Consolas" w:hAnsi="Consolas"/>
                <w:sz w:val="23"/>
                <w:szCs w:val="23"/>
                <w:shd w:val="clear" w:color="auto" w:fill="F7F7F8"/>
              </w:rPr>
              <w:t>MovieCatalog</w:t>
            </w:r>
            <w:r>
              <w:rPr>
                <w:rFonts w:ascii="Arial" w:hAnsi="Arial" w:cs="Arial"/>
                <w:shd w:val="clear" w:color="auto" w:fill="EBF1E7"/>
              </w:rPr>
              <w:t>或</w:t>
            </w:r>
            <w:r>
              <w:rPr>
                <w:rStyle w:val="HTML"/>
                <w:rFonts w:ascii="Consolas" w:hAnsi="Consolas"/>
                <w:sz w:val="23"/>
                <w:szCs w:val="23"/>
                <w:shd w:val="clear" w:color="auto" w:fill="F7F7F8"/>
              </w:rPr>
              <w:t>CustomerPreferenceDao</w:t>
            </w:r>
            <w:r>
              <w:rPr>
                <w:rFonts w:ascii="Arial" w:hAnsi="Arial" w:cs="Arial"/>
                <w:shd w:val="clear" w:color="auto" w:fill="EBF1E7"/>
              </w:rPr>
              <w:t>）始终按照用于</w:t>
            </w:r>
            <w:r>
              <w:rPr>
                <w:rStyle w:val="HTML"/>
                <w:rFonts w:ascii="Consolas" w:hAnsi="Consolas"/>
                <w:sz w:val="23"/>
                <w:szCs w:val="23"/>
                <w:shd w:val="clear" w:color="auto" w:fill="F7F7F8"/>
              </w:rPr>
              <w:t>@Autowired</w:t>
            </w:r>
            <w:r>
              <w:rPr>
                <w:rFonts w:ascii="Arial" w:hAnsi="Arial" w:cs="Arial"/>
                <w:shd w:val="clear" w:color="auto" w:fill="EBF1E7"/>
              </w:rPr>
              <w:t>注释注入点的类型声明。否则，由于在运行时未找到类型匹配，注入可能会失败。</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For XML-defined beans or component classes found through a classpath scan, the container usually knows the concrete type up front. However, for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factory methods, you need to make sure that the declared return type is sufficiently expressive. For components that implement several interfaces or for components potentially referred to by their implementation type, consider declaring the most specific return type on your factory method (at least as specific as required by the injection points referring to your bean).</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对于通过类路径扫描找到的</w:t>
            </w:r>
            <w:r>
              <w:rPr>
                <w:rFonts w:ascii="Arial" w:hAnsi="Arial" w:cs="Arial"/>
                <w:shd w:val="clear" w:color="auto" w:fill="EBF1E7"/>
              </w:rPr>
              <w:t>XML</w:t>
            </w:r>
            <w:r>
              <w:rPr>
                <w:rFonts w:ascii="Arial" w:hAnsi="Arial" w:cs="Arial"/>
                <w:shd w:val="clear" w:color="auto" w:fill="EBF1E7"/>
              </w:rPr>
              <w:t>定义的</w:t>
            </w:r>
            <w:r>
              <w:rPr>
                <w:rFonts w:ascii="Arial" w:hAnsi="Arial" w:cs="Arial"/>
                <w:shd w:val="clear" w:color="auto" w:fill="EBF1E7"/>
              </w:rPr>
              <w:t>bean</w:t>
            </w:r>
            <w:r>
              <w:rPr>
                <w:rFonts w:ascii="Arial" w:hAnsi="Arial" w:cs="Arial"/>
                <w:shd w:val="clear" w:color="auto" w:fill="EBF1E7"/>
              </w:rPr>
              <w:t>或组件类，容器通常预先知道具体类型。但是，对于</w:t>
            </w:r>
            <w:r>
              <w:rPr>
                <w:rStyle w:val="HTML"/>
                <w:rFonts w:ascii="Consolas" w:hAnsi="Consolas"/>
                <w:sz w:val="23"/>
                <w:szCs w:val="23"/>
                <w:shd w:val="clear" w:color="auto" w:fill="F7F7F8"/>
              </w:rPr>
              <w:t>@Bean</w:t>
            </w:r>
            <w:r>
              <w:rPr>
                <w:rFonts w:ascii="Arial" w:hAnsi="Arial" w:cs="Arial"/>
                <w:shd w:val="clear" w:color="auto" w:fill="EBF1E7"/>
              </w:rPr>
              <w:t>工厂方法，您需要确保声明的返回类型具有足够的表现力。对于实现多个接口的组件或可能由其实现类型引用的组件，请考虑在工厂方法上声明最具体的返回类型（至少与引用</w:t>
            </w:r>
            <w:r>
              <w:rPr>
                <w:rFonts w:ascii="Arial" w:hAnsi="Arial" w:cs="Arial"/>
                <w:shd w:val="clear" w:color="auto" w:fill="EBF1E7"/>
              </w:rPr>
              <w:t>bean</w:t>
            </w:r>
            <w:r>
              <w:rPr>
                <w:rFonts w:ascii="Arial" w:hAnsi="Arial" w:cs="Arial"/>
                <w:shd w:val="clear" w:color="auto" w:fill="EBF1E7"/>
              </w:rPr>
              <w:t>的注入点所需的特定类型一致）。</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provide all beans of a particular type from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by adding the annotation to a field or method that expects an array of that type,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w:t>
      </w:r>
      <w:r>
        <w:rPr>
          <w:rStyle w:val="HTML"/>
          <w:rFonts w:ascii="Consolas" w:hAnsi="Consolas"/>
          <w:sz w:val="23"/>
          <w:szCs w:val="23"/>
          <w:shd w:val="clear" w:color="auto" w:fill="F7F7F8"/>
        </w:rPr>
        <w:t>ApplicationContext</w:t>
      </w:r>
      <w:r>
        <w:rPr>
          <w:rFonts w:ascii="Arial" w:hAnsi="Arial" w:cs="Arial"/>
          <w:color w:val="34302D"/>
          <w:shd w:val="clear" w:color="auto" w:fill="FFFFFF"/>
        </w:rPr>
        <w:t> </w:t>
      </w:r>
      <w:r>
        <w:rPr>
          <w:rFonts w:ascii="Arial" w:hAnsi="Arial" w:cs="Arial"/>
          <w:color w:val="34302D"/>
          <w:shd w:val="clear" w:color="auto" w:fill="FFFFFF"/>
        </w:rPr>
        <w:t>通过将注释添加到需要该类型数组的字段或方法来提供特定类型的所有</w:t>
      </w:r>
      <w:r>
        <w:rPr>
          <w:rFonts w:ascii="Arial" w:hAnsi="Arial" w:cs="Arial"/>
          <w:color w:val="34302D"/>
          <w:shd w:val="clear" w:color="auto" w:fill="FFFFFF"/>
        </w:rPr>
        <w:t>bean </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movieCatalogs;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same applies for typed collections,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这同样适用于类型化集合，如以下示例所示：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Set&lt;MovieCatalog&gt; movieCatalogs;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setMovieCatalogs(Set&lt;MovieCatalog&gt; movieCatalogs)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.movieCatalogs = movieCatalogs;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Your target beans can implement the </w:t>
            </w:r>
            <w:r w:rsidRPr="00BA0D5D">
              <w:rPr>
                <w:rFonts w:ascii="Consolas" w:eastAsia="宋体" w:hAnsi="Consolas" w:cs="宋体"/>
                <w:kern w:val="0"/>
                <w:sz w:val="23"/>
                <w:szCs w:val="23"/>
                <w:shd w:val="clear" w:color="auto" w:fill="F7F7F8"/>
              </w:rPr>
              <w:t>org.springframework.core.Ordered</w:t>
            </w:r>
            <w:r w:rsidRPr="00BA0D5D">
              <w:rPr>
                <w:rFonts w:ascii="inherit" w:eastAsia="宋体" w:hAnsi="inherit" w:cs="宋体"/>
                <w:kern w:val="0"/>
                <w:sz w:val="24"/>
                <w:szCs w:val="24"/>
              </w:rPr>
              <w:t> interface or use the </w:t>
            </w:r>
            <w:r w:rsidRPr="00BA0D5D">
              <w:rPr>
                <w:rFonts w:ascii="Consolas" w:eastAsia="宋体" w:hAnsi="Consolas" w:cs="宋体"/>
                <w:kern w:val="0"/>
                <w:sz w:val="23"/>
                <w:szCs w:val="23"/>
                <w:shd w:val="clear" w:color="auto" w:fill="F7F7F8"/>
              </w:rPr>
              <w:t>@Order</w:t>
            </w:r>
            <w:r w:rsidRPr="00BA0D5D">
              <w:rPr>
                <w:rFonts w:ascii="inherit" w:eastAsia="宋体" w:hAnsi="inherit" w:cs="宋体"/>
                <w:kern w:val="0"/>
                <w:sz w:val="24"/>
                <w:szCs w:val="24"/>
              </w:rPr>
              <w:t> or standard </w:t>
            </w:r>
            <w:r w:rsidRPr="00BA0D5D">
              <w:rPr>
                <w:rFonts w:ascii="Consolas" w:eastAsia="宋体" w:hAnsi="Consolas" w:cs="宋体"/>
                <w:kern w:val="0"/>
                <w:sz w:val="23"/>
                <w:szCs w:val="23"/>
                <w:shd w:val="clear" w:color="auto" w:fill="F7F7F8"/>
              </w:rPr>
              <w:t>@Priority</w:t>
            </w:r>
            <w:r w:rsidRPr="00BA0D5D">
              <w:rPr>
                <w:rFonts w:ascii="inherit" w:eastAsia="宋体" w:hAnsi="inherit" w:cs="宋体"/>
                <w:kern w:val="0"/>
                <w:sz w:val="24"/>
                <w:szCs w:val="24"/>
              </w:rPr>
              <w:t> annotation if you want items in the array or list to be sorted in a specific order. Otherwise, their order follows the registration order of the corresponding target bean definitions in the container.</w:t>
            </w:r>
          </w:p>
          <w:p w:rsidR="00C64BE7" w:rsidRPr="00BA0D5D" w:rsidRDefault="00C64BE7"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如果希望按特定顺序对数组或列表中的项进行排序，则目标</w:t>
            </w:r>
            <w:r>
              <w:rPr>
                <w:rFonts w:ascii="Arial" w:hAnsi="Arial" w:cs="Arial"/>
                <w:shd w:val="clear" w:color="auto" w:fill="EBF1E7"/>
              </w:rPr>
              <w:t>bean</w:t>
            </w:r>
            <w:r>
              <w:rPr>
                <w:rFonts w:ascii="Arial" w:hAnsi="Arial" w:cs="Arial"/>
                <w:shd w:val="clear" w:color="auto" w:fill="EBF1E7"/>
              </w:rPr>
              <w:t>可以实现</w:t>
            </w:r>
            <w:r>
              <w:rPr>
                <w:rStyle w:val="HTML"/>
                <w:rFonts w:ascii="Consolas" w:hAnsi="Consolas"/>
                <w:sz w:val="23"/>
                <w:szCs w:val="23"/>
                <w:shd w:val="clear" w:color="auto" w:fill="F7F7F8"/>
              </w:rPr>
              <w:t>org.springframework.core.Ordered</w:t>
            </w:r>
            <w:r>
              <w:rPr>
                <w:rFonts w:ascii="Arial" w:hAnsi="Arial" w:cs="Arial"/>
                <w:shd w:val="clear" w:color="auto" w:fill="EBF1E7"/>
              </w:rPr>
              <w:t>接口或使用</w:t>
            </w:r>
            <w:r>
              <w:rPr>
                <w:rStyle w:val="HTML"/>
                <w:rFonts w:ascii="Consolas" w:hAnsi="Consolas"/>
                <w:sz w:val="23"/>
                <w:szCs w:val="23"/>
                <w:shd w:val="clear" w:color="auto" w:fill="F7F7F8"/>
              </w:rPr>
              <w:t>@Order</w:t>
            </w:r>
            <w:r>
              <w:rPr>
                <w:rFonts w:ascii="Arial" w:hAnsi="Arial" w:cs="Arial"/>
                <w:shd w:val="clear" w:color="auto" w:fill="EBF1E7"/>
              </w:rPr>
              <w:t>或标准</w:t>
            </w:r>
            <w:r>
              <w:rPr>
                <w:rStyle w:val="HTML"/>
                <w:rFonts w:ascii="Consolas" w:hAnsi="Consolas"/>
                <w:sz w:val="23"/>
                <w:szCs w:val="23"/>
                <w:shd w:val="clear" w:color="auto" w:fill="F7F7F8"/>
              </w:rPr>
              <w:t>@Priority</w:t>
            </w:r>
            <w:r>
              <w:rPr>
                <w:rFonts w:ascii="Arial" w:hAnsi="Arial" w:cs="Arial"/>
                <w:shd w:val="clear" w:color="auto" w:fill="EBF1E7"/>
              </w:rPr>
              <w:t>注释。否则，它们的顺序遵循容器中相应目标</w:t>
            </w:r>
            <w:r>
              <w:rPr>
                <w:rFonts w:ascii="Arial" w:hAnsi="Arial" w:cs="Arial"/>
                <w:shd w:val="clear" w:color="auto" w:fill="EBF1E7"/>
              </w:rPr>
              <w:t>bean</w:t>
            </w:r>
            <w:r>
              <w:rPr>
                <w:rFonts w:ascii="Arial" w:hAnsi="Arial" w:cs="Arial"/>
                <w:shd w:val="clear" w:color="auto" w:fill="EBF1E7"/>
              </w:rPr>
              <w:t>定义的注册顺序。</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can declare the </w:t>
            </w:r>
            <w:r w:rsidRPr="00BA0D5D">
              <w:rPr>
                <w:rFonts w:ascii="Consolas" w:eastAsia="宋体" w:hAnsi="Consolas" w:cs="宋体"/>
                <w:kern w:val="0"/>
                <w:sz w:val="23"/>
                <w:szCs w:val="23"/>
                <w:shd w:val="clear" w:color="auto" w:fill="F7F7F8"/>
              </w:rPr>
              <w:t>@Order</w:t>
            </w:r>
            <w:r w:rsidRPr="00BA0D5D">
              <w:rPr>
                <w:rFonts w:ascii="inherit" w:eastAsia="宋体" w:hAnsi="inherit" w:cs="宋体"/>
                <w:kern w:val="0"/>
                <w:sz w:val="24"/>
                <w:szCs w:val="24"/>
              </w:rPr>
              <w:t> annotation at the target class level and on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potentially by individual bean definition (in case of multiple definitions that use the same bean class). </w:t>
            </w:r>
            <w:r w:rsidRPr="00BA0D5D">
              <w:rPr>
                <w:rFonts w:ascii="Consolas" w:eastAsia="宋体" w:hAnsi="Consolas" w:cs="宋体"/>
                <w:kern w:val="0"/>
                <w:sz w:val="23"/>
                <w:szCs w:val="23"/>
                <w:shd w:val="clear" w:color="auto" w:fill="F7F7F8"/>
              </w:rPr>
              <w:t>@Order</w:t>
            </w:r>
            <w:r w:rsidRPr="00BA0D5D">
              <w:rPr>
                <w:rFonts w:ascii="inherit" w:eastAsia="宋体" w:hAnsi="inherit" w:cs="宋体"/>
                <w:kern w:val="0"/>
                <w:sz w:val="24"/>
                <w:szCs w:val="24"/>
              </w:rPr>
              <w:t> values may influence priorities at injection points, but be aware that they do not influence singleton startup order, which is an orthogonal concern determined by dependency relationships and </w:t>
            </w:r>
            <w:r w:rsidRPr="00BA0D5D">
              <w:rPr>
                <w:rFonts w:ascii="Consolas" w:eastAsia="宋体" w:hAnsi="Consolas" w:cs="宋体"/>
                <w:kern w:val="0"/>
                <w:sz w:val="23"/>
                <w:szCs w:val="23"/>
                <w:shd w:val="clear" w:color="auto" w:fill="F7F7F8"/>
              </w:rPr>
              <w:t>@DependsOn</w:t>
            </w:r>
            <w:r w:rsidRPr="00BA0D5D">
              <w:rPr>
                <w:rFonts w:ascii="inherit" w:eastAsia="宋体" w:hAnsi="inherit" w:cs="宋体"/>
                <w:kern w:val="0"/>
                <w:sz w:val="24"/>
                <w:szCs w:val="24"/>
              </w:rPr>
              <w:t> declarations.</w:t>
            </w:r>
          </w:p>
          <w:p w:rsidR="00C64BE7" w:rsidRPr="00BA0D5D" w:rsidRDefault="00C64BE7"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您可以</w:t>
            </w:r>
            <w:r>
              <w:rPr>
                <w:rStyle w:val="HTML"/>
                <w:rFonts w:ascii="Consolas" w:hAnsi="Consolas"/>
                <w:sz w:val="23"/>
                <w:szCs w:val="23"/>
                <w:shd w:val="clear" w:color="auto" w:fill="F7F7F8"/>
              </w:rPr>
              <w:t>@Order</w:t>
            </w:r>
            <w:r>
              <w:rPr>
                <w:rFonts w:ascii="Arial" w:hAnsi="Arial" w:cs="Arial"/>
                <w:shd w:val="clear" w:color="auto" w:fill="EBF1E7"/>
              </w:rPr>
              <w:t>在目标类级别和</w:t>
            </w:r>
            <w:r>
              <w:rPr>
                <w:rStyle w:val="HTML"/>
                <w:rFonts w:ascii="Consolas" w:hAnsi="Consolas"/>
                <w:sz w:val="23"/>
                <w:szCs w:val="23"/>
                <w:shd w:val="clear" w:color="auto" w:fill="F7F7F8"/>
              </w:rPr>
              <w:t>@Bean</w:t>
            </w:r>
            <w:r>
              <w:rPr>
                <w:rFonts w:ascii="Arial" w:hAnsi="Arial" w:cs="Arial"/>
                <w:shd w:val="clear" w:color="auto" w:fill="EBF1E7"/>
              </w:rPr>
              <w:t>方法上声明注释，可能是通过单个</w:t>
            </w:r>
            <w:r>
              <w:rPr>
                <w:rFonts w:ascii="Arial" w:hAnsi="Arial" w:cs="Arial"/>
                <w:shd w:val="clear" w:color="auto" w:fill="EBF1E7"/>
              </w:rPr>
              <w:t>bean</w:t>
            </w:r>
            <w:r>
              <w:rPr>
                <w:rFonts w:ascii="Arial" w:hAnsi="Arial" w:cs="Arial"/>
                <w:shd w:val="clear" w:color="auto" w:fill="EBF1E7"/>
              </w:rPr>
              <w:t>定义（在多个定义使用相同</w:t>
            </w:r>
            <w:r>
              <w:rPr>
                <w:rFonts w:ascii="Arial" w:hAnsi="Arial" w:cs="Arial"/>
                <w:shd w:val="clear" w:color="auto" w:fill="EBF1E7"/>
              </w:rPr>
              <w:t>bean</w:t>
            </w:r>
            <w:r>
              <w:rPr>
                <w:rFonts w:ascii="Arial" w:hAnsi="Arial" w:cs="Arial"/>
                <w:shd w:val="clear" w:color="auto" w:fill="EBF1E7"/>
              </w:rPr>
              <w:t>类的情况下）。</w:t>
            </w:r>
            <w:r>
              <w:rPr>
                <w:rStyle w:val="HTML"/>
                <w:rFonts w:ascii="Consolas" w:hAnsi="Consolas"/>
                <w:sz w:val="23"/>
                <w:szCs w:val="23"/>
                <w:shd w:val="clear" w:color="auto" w:fill="F7F7F8"/>
              </w:rPr>
              <w:t>@Order</w:t>
            </w:r>
            <w:r>
              <w:rPr>
                <w:rFonts w:ascii="Arial" w:hAnsi="Arial" w:cs="Arial"/>
                <w:shd w:val="clear" w:color="auto" w:fill="EBF1E7"/>
              </w:rPr>
              <w:t>值可能会影响注入点的优先级，但要注意它们不会影响单例启动顺序，这是由依赖关系和</w:t>
            </w:r>
            <w:r>
              <w:rPr>
                <w:rStyle w:val="HTML"/>
                <w:rFonts w:ascii="Consolas" w:hAnsi="Consolas"/>
                <w:sz w:val="23"/>
                <w:szCs w:val="23"/>
                <w:shd w:val="clear" w:color="auto" w:fill="F7F7F8"/>
              </w:rPr>
              <w:t>@DependsOn</w:t>
            </w:r>
            <w:r>
              <w:rPr>
                <w:rFonts w:ascii="Arial" w:hAnsi="Arial" w:cs="Arial"/>
                <w:shd w:val="clear" w:color="auto" w:fill="EBF1E7"/>
              </w:rPr>
              <w:t>声明确定的正交关注点。</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Note that the standard </w:t>
            </w:r>
            <w:r w:rsidRPr="00BA0D5D">
              <w:rPr>
                <w:rFonts w:ascii="Consolas" w:eastAsia="宋体" w:hAnsi="Consolas" w:cs="宋体"/>
                <w:kern w:val="0"/>
                <w:sz w:val="23"/>
                <w:szCs w:val="23"/>
                <w:shd w:val="clear" w:color="auto" w:fill="F7F7F8"/>
              </w:rPr>
              <w:t>javax.annotation.Priority</w:t>
            </w:r>
            <w:r w:rsidRPr="00BA0D5D">
              <w:rPr>
                <w:rFonts w:ascii="inherit" w:eastAsia="宋体" w:hAnsi="inherit" w:cs="宋体"/>
                <w:kern w:val="0"/>
                <w:sz w:val="24"/>
                <w:szCs w:val="24"/>
              </w:rPr>
              <w:t> annotation is not available at the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level, since it cannot be declared on methods. Its semantics can be modeled through </w:t>
            </w:r>
            <w:r w:rsidRPr="00BA0D5D">
              <w:rPr>
                <w:rFonts w:ascii="Consolas" w:eastAsia="宋体" w:hAnsi="Consolas" w:cs="宋体"/>
                <w:kern w:val="0"/>
                <w:sz w:val="23"/>
                <w:szCs w:val="23"/>
                <w:shd w:val="clear" w:color="auto" w:fill="F7F7F8"/>
              </w:rPr>
              <w:t>@Order</w:t>
            </w:r>
            <w:r w:rsidRPr="00BA0D5D">
              <w:rPr>
                <w:rFonts w:ascii="inherit" w:eastAsia="宋体" w:hAnsi="inherit" w:cs="宋体"/>
                <w:kern w:val="0"/>
                <w:sz w:val="24"/>
                <w:szCs w:val="24"/>
              </w:rPr>
              <w:t> values in combination with </w:t>
            </w:r>
            <w:r w:rsidRPr="00BA0D5D">
              <w:rPr>
                <w:rFonts w:ascii="Consolas" w:eastAsia="宋体" w:hAnsi="Consolas" w:cs="宋体"/>
                <w:kern w:val="0"/>
                <w:sz w:val="23"/>
                <w:szCs w:val="23"/>
                <w:shd w:val="clear" w:color="auto" w:fill="F7F7F8"/>
              </w:rPr>
              <w:t>@Primary</w:t>
            </w:r>
            <w:r w:rsidRPr="00BA0D5D">
              <w:rPr>
                <w:rFonts w:ascii="inherit" w:eastAsia="宋体" w:hAnsi="inherit" w:cs="宋体"/>
                <w:kern w:val="0"/>
                <w:sz w:val="24"/>
                <w:szCs w:val="24"/>
              </w:rPr>
              <w:t> on a single bean for each type.</w:t>
            </w:r>
          </w:p>
          <w:p w:rsidR="00C64BE7" w:rsidRDefault="00C64BE7" w:rsidP="00BA0D5D">
            <w:pPr>
              <w:widowControl/>
              <w:jc w:val="left"/>
              <w:rPr>
                <w:rFonts w:ascii="inherit" w:eastAsia="宋体" w:hAnsi="inherit" w:cs="宋体" w:hint="eastAsia"/>
                <w:kern w:val="0"/>
                <w:sz w:val="24"/>
                <w:szCs w:val="24"/>
              </w:rPr>
            </w:pP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请注意，标准</w:t>
            </w:r>
            <w:r>
              <w:rPr>
                <w:rStyle w:val="HTML"/>
                <w:rFonts w:ascii="Consolas" w:hAnsi="Consolas"/>
                <w:sz w:val="23"/>
                <w:szCs w:val="23"/>
                <w:shd w:val="clear" w:color="auto" w:fill="F7F7F8"/>
              </w:rPr>
              <w:t>javax.annotation.Priority</w:t>
            </w:r>
            <w:r>
              <w:rPr>
                <w:rFonts w:ascii="Arial" w:hAnsi="Arial" w:cs="Arial"/>
                <w:shd w:val="clear" w:color="auto" w:fill="EBF1E7"/>
              </w:rPr>
              <w:t>注释在该</w:t>
            </w:r>
            <w:r>
              <w:rPr>
                <w:rStyle w:val="HTML"/>
                <w:rFonts w:ascii="Consolas" w:hAnsi="Consolas"/>
                <w:sz w:val="23"/>
                <w:szCs w:val="23"/>
                <w:shd w:val="clear" w:color="auto" w:fill="F7F7F8"/>
              </w:rPr>
              <w:t>@Bean</w:t>
            </w:r>
            <w:r>
              <w:rPr>
                <w:rFonts w:ascii="Arial" w:hAnsi="Arial" w:cs="Arial"/>
                <w:shd w:val="clear" w:color="auto" w:fill="EBF1E7"/>
              </w:rPr>
              <w:t>级别不可用</w:t>
            </w:r>
            <w:r>
              <w:rPr>
                <w:rFonts w:ascii="Arial" w:hAnsi="Arial" w:cs="Arial"/>
                <w:shd w:val="clear" w:color="auto" w:fill="EBF1E7"/>
              </w:rPr>
              <w:t> </w:t>
            </w:r>
            <w:r>
              <w:rPr>
                <w:rFonts w:ascii="Arial" w:hAnsi="Arial" w:cs="Arial"/>
                <w:shd w:val="clear" w:color="auto" w:fill="EBF1E7"/>
              </w:rPr>
              <w:t>，因为它无法在方法上声明。它的语义可以通过</w:t>
            </w:r>
            <w:r>
              <w:rPr>
                <w:rStyle w:val="HTML"/>
                <w:rFonts w:ascii="Consolas" w:hAnsi="Consolas"/>
                <w:sz w:val="23"/>
                <w:szCs w:val="23"/>
                <w:shd w:val="clear" w:color="auto" w:fill="F7F7F8"/>
              </w:rPr>
              <w:t>@Order</w:t>
            </w:r>
            <w:r>
              <w:rPr>
                <w:rFonts w:ascii="Arial" w:hAnsi="Arial" w:cs="Arial"/>
                <w:shd w:val="clear" w:color="auto" w:fill="EBF1E7"/>
              </w:rPr>
              <w:t>值与</w:t>
            </w:r>
            <w:r>
              <w:rPr>
                <w:rStyle w:val="HTML"/>
                <w:rFonts w:ascii="Consolas" w:hAnsi="Consolas"/>
                <w:sz w:val="23"/>
                <w:szCs w:val="23"/>
                <w:shd w:val="clear" w:color="auto" w:fill="F7F7F8"/>
              </w:rPr>
              <w:t>@Primary</w:t>
            </w:r>
            <w:r>
              <w:rPr>
                <w:rFonts w:ascii="Arial" w:hAnsi="Arial" w:cs="Arial"/>
                <w:shd w:val="clear" w:color="auto" w:fill="EBF1E7"/>
              </w:rPr>
              <w:t>每种类型的单个</w:t>
            </w:r>
            <w:r>
              <w:rPr>
                <w:rFonts w:ascii="Arial" w:hAnsi="Arial" w:cs="Arial"/>
                <w:shd w:val="clear" w:color="auto" w:fill="EBF1E7"/>
              </w:rPr>
              <w:t>bean </w:t>
            </w:r>
            <w:r>
              <w:rPr>
                <w:rFonts w:ascii="Arial" w:hAnsi="Arial" w:cs="Arial"/>
                <w:shd w:val="clear" w:color="auto" w:fill="EBF1E7"/>
              </w:rPr>
              <w:t>相结合来建模。</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Even typed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instances can be autowired as long as the expected key type is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The Map values contain all beans of the expected type, and the keys contain the corresponding bean names,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Map</w:t>
      </w:r>
      <w:r>
        <w:rPr>
          <w:rFonts w:ascii="Arial" w:hAnsi="Arial" w:cs="Arial"/>
          <w:color w:val="34302D"/>
          <w:shd w:val="clear" w:color="auto" w:fill="FFFFFF"/>
        </w:rPr>
        <w:t>只要预期的密钥类型是，即使是类型化的实例也可以自动装配</w:t>
      </w:r>
      <w:r>
        <w:rPr>
          <w:rStyle w:val="HTML"/>
          <w:rFonts w:ascii="Consolas" w:hAnsi="Consolas"/>
          <w:sz w:val="23"/>
          <w:szCs w:val="23"/>
          <w:shd w:val="clear" w:color="auto" w:fill="F7F7F8"/>
        </w:rPr>
        <w:t>String</w:t>
      </w:r>
      <w:r>
        <w:rPr>
          <w:rFonts w:ascii="Arial" w:hAnsi="Arial" w:cs="Arial"/>
          <w:color w:val="34302D"/>
          <w:shd w:val="clear" w:color="auto" w:fill="FFFFFF"/>
        </w:rPr>
        <w:t>。</w:t>
      </w:r>
      <w:r>
        <w:rPr>
          <w:rFonts w:ascii="Arial" w:hAnsi="Arial" w:cs="Arial"/>
          <w:color w:val="34302D"/>
          <w:shd w:val="clear" w:color="auto" w:fill="FFFFFF"/>
        </w:rPr>
        <w:t>Map</w:t>
      </w:r>
      <w:r>
        <w:rPr>
          <w:rFonts w:ascii="Arial" w:hAnsi="Arial" w:cs="Arial"/>
          <w:color w:val="34302D"/>
          <w:shd w:val="clear" w:color="auto" w:fill="FFFFFF"/>
        </w:rPr>
        <w:t>值包含所有期望类型的</w:t>
      </w:r>
      <w:r>
        <w:rPr>
          <w:rFonts w:ascii="Arial" w:hAnsi="Arial" w:cs="Arial"/>
          <w:color w:val="34302D"/>
          <w:shd w:val="clear" w:color="auto" w:fill="FFFFFF"/>
        </w:rPr>
        <w:t>bean</w:t>
      </w:r>
      <w:r>
        <w:rPr>
          <w:rFonts w:ascii="Arial" w:hAnsi="Arial" w:cs="Arial"/>
          <w:color w:val="34302D"/>
          <w:shd w:val="clear" w:color="auto" w:fill="FFFFFF"/>
        </w:rPr>
        <w:t>，并且键包含相应的</w:t>
      </w:r>
      <w:r>
        <w:rPr>
          <w:rFonts w:ascii="Arial" w:hAnsi="Arial" w:cs="Arial"/>
          <w:color w:val="34302D"/>
          <w:shd w:val="clear" w:color="auto" w:fill="FFFFFF"/>
        </w:rPr>
        <w:t>bean</w:t>
      </w:r>
      <w:r>
        <w:rPr>
          <w:rFonts w:ascii="Arial" w:hAnsi="Arial" w:cs="Arial"/>
          <w:color w:val="34302D"/>
          <w:shd w:val="clear" w:color="auto" w:fill="FFFFFF"/>
        </w:rPr>
        <w:t>名称，如以下示例所示：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Map&lt;String, MovieCatalog&gt; movieCatalogs;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setMovieCatalogs(Map&lt;String, MovieCatalog&gt; movieCatalogs)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.movieCatalogs = movieCatalogs;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autowiring fails when no matching candidate beans are available for a given injection point. In the case of a declared array, collection or map, at least one matching element is expected.</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默认情况下，当给定注入点没有匹配的候选</w:t>
      </w:r>
      <w:r>
        <w:rPr>
          <w:rFonts w:ascii="Arial" w:hAnsi="Arial" w:cs="Arial"/>
          <w:color w:val="34302D"/>
          <w:shd w:val="clear" w:color="auto" w:fill="FFFFFF"/>
        </w:rPr>
        <w:t>bean</w:t>
      </w:r>
      <w:r>
        <w:rPr>
          <w:rFonts w:ascii="Arial" w:hAnsi="Arial" w:cs="Arial"/>
          <w:color w:val="34302D"/>
          <w:shd w:val="clear" w:color="auto" w:fill="FFFFFF"/>
        </w:rPr>
        <w:t>时，自动装配失败。对于声明的数组，集合或映射，至少需要一个匹配元素。</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default behavior is to treat annotated methods and fields as indicating required dependencies. You can change this behavior as demonstrated in the following example, enabling the framework to skip a non-satisfiable injection point through marking it as non-required:</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默认行为是将带注释的方法和字段视为指示所需的依赖项。您可以更改此行为，如以下示例所示，使框架能够通过将其标记为非必需来跳过不可满足的注入点：</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r w:rsidRPr="00BA0D5D">
        <w:rPr>
          <w:rFonts w:ascii="Consolas" w:eastAsia="宋体" w:hAnsi="Consolas" w:cs="宋体"/>
          <w:color w:val="34302D"/>
          <w:kern w:val="0"/>
          <w:sz w:val="24"/>
          <w:szCs w:val="24"/>
        </w:rPr>
        <w:t xml:space="preserve">(required = </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non-required method will not be called at all if its dependency (or one of its dependencies in case of multiple arguments) is not available. A non-required field will not get populated at all in such case, leaving its default value in place.</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如果不可用的依赖项（或多个参数情况下的依赖项之一），则根本不会调用非必需的方法。在这种情况下，根本不会填充非必填字段，保留其默认值。</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Injected constructor and factory method arguments are a special case since the 'required' flag on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has a somewhat different meaning due to Spring’s constructor resolution algorithm potentially dealing with multiple constructors. Constructor and factory method arguments are effectively required by default but with a few special rules in a single-constructor scenario, such as multi-element injection points (arrays, collections, maps) resolving to empty instances if no matching beans are available. This allows for a common implementation pattern where all dependencies can be declared in a unique multi-argument constructor, e.g. declared as a single public constructor without an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注入的构造函数和工厂方法参数是一种特殊情况，因为</w:t>
      </w:r>
      <w:r>
        <w:rPr>
          <w:rStyle w:val="HTML"/>
          <w:rFonts w:ascii="Consolas" w:hAnsi="Consolas"/>
          <w:sz w:val="23"/>
          <w:szCs w:val="23"/>
          <w:shd w:val="clear" w:color="auto" w:fill="F7F7F8"/>
        </w:rPr>
        <w:t>@Autowired</w:t>
      </w:r>
      <w:r>
        <w:rPr>
          <w:rFonts w:ascii="Arial" w:hAnsi="Arial" w:cs="Arial"/>
          <w:color w:val="34302D"/>
          <w:shd w:val="clear" w:color="auto" w:fill="FFFFFF"/>
        </w:rPr>
        <w:t>由于</w:t>
      </w:r>
      <w:r>
        <w:rPr>
          <w:rFonts w:ascii="Arial" w:hAnsi="Arial" w:cs="Arial"/>
          <w:color w:val="34302D"/>
          <w:shd w:val="clear" w:color="auto" w:fill="FFFFFF"/>
        </w:rPr>
        <w:t>Spring</w:t>
      </w:r>
      <w:r>
        <w:rPr>
          <w:rFonts w:ascii="Arial" w:hAnsi="Arial" w:cs="Arial"/>
          <w:color w:val="34302D"/>
          <w:shd w:val="clear" w:color="auto" w:fill="FFFFFF"/>
        </w:rPr>
        <w:t>的构造函数解析算法可能涉及多个构造函数，因此</w:t>
      </w:r>
      <w:r>
        <w:rPr>
          <w:rFonts w:ascii="Arial" w:hAnsi="Arial" w:cs="Arial"/>
          <w:color w:val="34302D"/>
          <w:shd w:val="clear" w:color="auto" w:fill="FFFFFF"/>
        </w:rPr>
        <w:t>'required'</w:t>
      </w:r>
      <w:r>
        <w:rPr>
          <w:rFonts w:ascii="Arial" w:hAnsi="Arial" w:cs="Arial"/>
          <w:color w:val="34302D"/>
          <w:shd w:val="clear" w:color="auto" w:fill="FFFFFF"/>
        </w:rPr>
        <w:t>标志的含义有些不同。默认情况下有效地需要构造函数和工厂方法参数，但在单构造函数场景中有一些特殊规则，例如，如果没有匹配的</w:t>
      </w:r>
      <w:r>
        <w:rPr>
          <w:rFonts w:ascii="Arial" w:hAnsi="Arial" w:cs="Arial"/>
          <w:color w:val="34302D"/>
          <w:shd w:val="clear" w:color="auto" w:fill="FFFFFF"/>
        </w:rPr>
        <w:t>bean</w:t>
      </w:r>
      <w:r>
        <w:rPr>
          <w:rFonts w:ascii="Arial" w:hAnsi="Arial" w:cs="Arial"/>
          <w:color w:val="34302D"/>
          <w:shd w:val="clear" w:color="auto" w:fill="FFFFFF"/>
        </w:rPr>
        <w:t>可用，则解析为空实例的多元素注入点（数组，集合，映射）。这允许一个通用的实现模式，其中所有依赖项都可以在一个唯一的多参数构造函数中声明，例如声明为没有</w:t>
      </w:r>
      <w:r>
        <w:rPr>
          <w:rStyle w:val="HTML"/>
          <w:rFonts w:ascii="Consolas" w:hAnsi="Consolas"/>
          <w:sz w:val="23"/>
          <w:szCs w:val="23"/>
          <w:shd w:val="clear" w:color="auto" w:fill="F7F7F8"/>
        </w:rPr>
        <w:t>@Autowired</w:t>
      </w:r>
      <w:r>
        <w:rPr>
          <w:rFonts w:ascii="Arial" w:hAnsi="Arial" w:cs="Arial"/>
          <w:color w:val="34302D"/>
          <w:shd w:val="clear" w:color="auto" w:fill="FFFFFF"/>
        </w:rPr>
        <w:t>注释的单个公共构造函数。</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10"/>
        <w:gridCol w:w="9557"/>
      </w:tblGrid>
      <w:tr w:rsidR="00BA0D5D" w:rsidRPr="00BA0D5D" w:rsidTr="00C64BE7">
        <w:trPr>
          <w:tblCellSpacing w:w="15" w:type="dxa"/>
        </w:trPr>
        <w:tc>
          <w:tcPr>
            <w:tcW w:w="414" w:type="pct"/>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4555" w:type="pct"/>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Only one annotated constructor per class can be marked as required, but multiple non-required constructors can be annotated. In that case, each is considered among the candidates and Spring uses the greediest constructor whose dependencies can be satisfied — that is, the constructor that has the largest number of arguments. The constructor resolution algorithm is the same as for non-annotated classes with overloaded constructors, just narrowing the candidates to annotated constructors.</w:t>
            </w:r>
          </w:p>
          <w:p w:rsidR="00C64BE7" w:rsidRPr="00BA0D5D" w:rsidRDefault="00C64BE7"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每个类只能标记一个带注释的构造函数，但可以注释多个非必需的构造函数。在这种情况下，每个都被认为是候选者之一，</w:t>
            </w:r>
            <w:r>
              <w:rPr>
                <w:rFonts w:ascii="Arial" w:hAnsi="Arial" w:cs="Arial"/>
                <w:shd w:val="clear" w:color="auto" w:fill="EBF1E7"/>
              </w:rPr>
              <w:t>Spring</w:t>
            </w:r>
            <w:r>
              <w:rPr>
                <w:rFonts w:ascii="Arial" w:hAnsi="Arial" w:cs="Arial"/>
                <w:shd w:val="clear" w:color="auto" w:fill="EBF1E7"/>
              </w:rPr>
              <w:t>使用最贪婪的构造函数，其依赖性可以得到满足</w:t>
            </w:r>
            <w:r>
              <w:rPr>
                <w:rFonts w:ascii="Arial" w:hAnsi="Arial" w:cs="Arial"/>
                <w:shd w:val="clear" w:color="auto" w:fill="EBF1E7"/>
              </w:rPr>
              <w:t xml:space="preserve"> - </w:t>
            </w:r>
            <w:r>
              <w:rPr>
                <w:rFonts w:ascii="Arial" w:hAnsi="Arial" w:cs="Arial"/>
                <w:shd w:val="clear" w:color="auto" w:fill="EBF1E7"/>
              </w:rPr>
              <w:t>也就是说，具有最多参数的构造函数。构造函数解析算法与具有重载构造函数的非注释类相同，只是将候选者缩小到带注释的构造函数。</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The 'required' attribute of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is recommended over the </w:t>
            </w:r>
            <w:r w:rsidRPr="00BA0D5D">
              <w:rPr>
                <w:rFonts w:ascii="Consolas" w:eastAsia="宋体" w:hAnsi="Consolas" w:cs="宋体"/>
                <w:kern w:val="0"/>
                <w:sz w:val="23"/>
                <w:szCs w:val="23"/>
                <w:shd w:val="clear" w:color="auto" w:fill="F7F7F8"/>
              </w:rPr>
              <w:t>@Required</w:t>
            </w:r>
            <w:r w:rsidRPr="00BA0D5D">
              <w:rPr>
                <w:rFonts w:ascii="inherit" w:eastAsia="宋体" w:hAnsi="inherit" w:cs="宋体"/>
                <w:kern w:val="0"/>
                <w:sz w:val="24"/>
                <w:szCs w:val="24"/>
              </w:rPr>
              <w:t> annotation on setter methods. The 'required' attribute indicates that the property is not required for autowiring purposes. The property is ignored if it cannot be autowired. </w:t>
            </w:r>
            <w:r w:rsidRPr="00BA0D5D">
              <w:rPr>
                <w:rFonts w:ascii="Consolas" w:eastAsia="宋体" w:hAnsi="Consolas" w:cs="宋体"/>
                <w:kern w:val="0"/>
                <w:sz w:val="23"/>
                <w:szCs w:val="23"/>
                <w:shd w:val="clear" w:color="auto" w:fill="F7F7F8"/>
              </w:rPr>
              <w:t>@Required</w:t>
            </w:r>
            <w:r w:rsidRPr="00BA0D5D">
              <w:rPr>
                <w:rFonts w:ascii="inherit" w:eastAsia="宋体" w:hAnsi="inherit" w:cs="宋体"/>
                <w:kern w:val="0"/>
                <w:sz w:val="24"/>
                <w:szCs w:val="24"/>
              </w:rPr>
              <w:t>, on the other hand, is stronger in that it enforces the property to be set by any means supported by the container. If no value is defined, a corresponding exception is raised.</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建议使用</w:t>
            </w:r>
            <w:r>
              <w:rPr>
                <w:rFonts w:ascii="Arial" w:hAnsi="Arial" w:cs="Arial"/>
                <w:shd w:val="clear" w:color="auto" w:fill="EBF1E7"/>
              </w:rPr>
              <w:t>“</w:t>
            </w:r>
            <w:r>
              <w:rPr>
                <w:rFonts w:ascii="Arial" w:hAnsi="Arial" w:cs="Arial"/>
                <w:shd w:val="clear" w:color="auto" w:fill="EBF1E7"/>
              </w:rPr>
              <w:t>必需</w:t>
            </w:r>
            <w:r>
              <w:rPr>
                <w:rFonts w:ascii="Arial" w:hAnsi="Arial" w:cs="Arial"/>
                <w:shd w:val="clear" w:color="auto" w:fill="EBF1E7"/>
              </w:rPr>
              <w:t>”</w:t>
            </w:r>
            <w:r>
              <w:rPr>
                <w:rFonts w:ascii="Arial" w:hAnsi="Arial" w:cs="Arial"/>
                <w:shd w:val="clear" w:color="auto" w:fill="EBF1E7"/>
              </w:rPr>
              <w:t>属性而</w:t>
            </w:r>
            <w:r>
              <w:rPr>
                <w:rStyle w:val="HTML"/>
                <w:rFonts w:ascii="Consolas" w:hAnsi="Consolas"/>
                <w:sz w:val="23"/>
                <w:szCs w:val="23"/>
                <w:shd w:val="clear" w:color="auto" w:fill="F7F7F8"/>
              </w:rPr>
              <w:t>@Autowired</w:t>
            </w:r>
            <w:r>
              <w:rPr>
                <w:rFonts w:ascii="Arial" w:hAnsi="Arial" w:cs="Arial"/>
                <w:shd w:val="clear" w:color="auto" w:fill="EBF1E7"/>
              </w:rPr>
              <w:t>不是</w:t>
            </w:r>
            <w:r>
              <w:rPr>
                <w:rStyle w:val="HTML"/>
                <w:rFonts w:ascii="Consolas" w:hAnsi="Consolas"/>
                <w:sz w:val="23"/>
                <w:szCs w:val="23"/>
                <w:shd w:val="clear" w:color="auto" w:fill="F7F7F8"/>
              </w:rPr>
              <w:t>@Required</w:t>
            </w:r>
            <w:r>
              <w:rPr>
                <w:rFonts w:ascii="Arial" w:hAnsi="Arial" w:cs="Arial"/>
                <w:shd w:val="clear" w:color="auto" w:fill="EBF1E7"/>
              </w:rPr>
              <w:t>setter</w:t>
            </w:r>
            <w:r>
              <w:rPr>
                <w:rFonts w:ascii="Arial" w:hAnsi="Arial" w:cs="Arial"/>
                <w:shd w:val="clear" w:color="auto" w:fill="EBF1E7"/>
              </w:rPr>
              <w:t>方法的注释。</w:t>
            </w:r>
            <w:r>
              <w:rPr>
                <w:rFonts w:ascii="Arial" w:hAnsi="Arial" w:cs="Arial"/>
                <w:shd w:val="clear" w:color="auto" w:fill="EBF1E7"/>
              </w:rPr>
              <w:t>“required”</w:t>
            </w:r>
            <w:r>
              <w:rPr>
                <w:rFonts w:ascii="Arial" w:hAnsi="Arial" w:cs="Arial"/>
                <w:shd w:val="clear" w:color="auto" w:fill="EBF1E7"/>
              </w:rPr>
              <w:t>属性表示该属性不是自动装配所必需的。如果无法自动装配，则会忽略该属性。</w:t>
            </w:r>
            <w:r>
              <w:rPr>
                <w:rStyle w:val="HTML"/>
                <w:rFonts w:ascii="Consolas" w:hAnsi="Consolas"/>
                <w:sz w:val="23"/>
                <w:szCs w:val="23"/>
                <w:shd w:val="clear" w:color="auto" w:fill="F7F7F8"/>
              </w:rPr>
              <w:t>@Required</w:t>
            </w:r>
            <w:r>
              <w:rPr>
                <w:rFonts w:ascii="Arial" w:hAnsi="Arial" w:cs="Arial"/>
                <w:shd w:val="clear" w:color="auto" w:fill="EBF1E7"/>
              </w:rPr>
              <w:t>另一方面，它更强大，因为它强制通过容器支持的任何方式设置属性。如果未定义任何值，则会引发相应的异常。</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you can express the non-required nature of a particular dependency through Java 8’s </w:t>
      </w:r>
      <w:r w:rsidRPr="00BA0D5D">
        <w:rPr>
          <w:rFonts w:ascii="Consolas" w:eastAsia="宋体" w:hAnsi="Consolas" w:cs="宋体"/>
          <w:color w:val="34302D"/>
          <w:kern w:val="0"/>
          <w:sz w:val="23"/>
          <w:szCs w:val="23"/>
          <w:shd w:val="clear" w:color="auto" w:fill="F7F7F8"/>
        </w:rPr>
        <w:t>java.util.Optional</w:t>
      </w:r>
      <w:r w:rsidRPr="00BA0D5D">
        <w:rPr>
          <w:rFonts w:ascii="inherit" w:eastAsia="宋体" w:hAnsi="inherit" w:cs="Arial"/>
          <w:color w:val="34302D"/>
          <w:kern w:val="0"/>
          <w:sz w:val="24"/>
          <w:szCs w:val="24"/>
        </w:rPr>
        <w:t>,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或者，您可以通过</w:t>
      </w:r>
      <w:r>
        <w:rPr>
          <w:rFonts w:ascii="Arial" w:hAnsi="Arial" w:cs="Arial"/>
          <w:color w:val="34302D"/>
          <w:shd w:val="clear" w:color="auto" w:fill="FFFFFF"/>
        </w:rPr>
        <w:t>Java 8</w:t>
      </w:r>
      <w:r>
        <w:rPr>
          <w:rFonts w:ascii="Arial" w:hAnsi="Arial" w:cs="Arial"/>
          <w:color w:val="34302D"/>
          <w:shd w:val="clear" w:color="auto" w:fill="FFFFFF"/>
        </w:rPr>
        <w:t>表达特定依赖关系的非必需特性</w:t>
      </w:r>
      <w:r>
        <w:rPr>
          <w:rStyle w:val="HTML"/>
          <w:rFonts w:ascii="Consolas" w:hAnsi="Consolas"/>
          <w:sz w:val="23"/>
          <w:szCs w:val="23"/>
          <w:shd w:val="clear" w:color="auto" w:fill="F7F7F8"/>
        </w:rPr>
        <w:t>java.util.Optional</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setMovieFinder(Optional&lt;MovieFinder&gt;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Framework 5.0, you can also use a </w:t>
      </w:r>
      <w:r w:rsidRPr="00BA0D5D">
        <w:rPr>
          <w:rFonts w:ascii="Consolas" w:eastAsia="宋体" w:hAnsi="Consolas" w:cs="宋体"/>
          <w:color w:val="34302D"/>
          <w:kern w:val="0"/>
          <w:sz w:val="23"/>
          <w:szCs w:val="23"/>
          <w:shd w:val="clear" w:color="auto" w:fill="F7F7F8"/>
        </w:rPr>
        <w:t>@Nullable</w:t>
      </w:r>
      <w:r w:rsidRPr="00BA0D5D">
        <w:rPr>
          <w:rFonts w:ascii="inherit" w:eastAsia="宋体" w:hAnsi="inherit" w:cs="Arial"/>
          <w:color w:val="34302D"/>
          <w:kern w:val="0"/>
          <w:sz w:val="24"/>
          <w:szCs w:val="24"/>
        </w:rPr>
        <w:t> annotation (of any kind in any package — for example, </w:t>
      </w:r>
      <w:r w:rsidRPr="00BA0D5D">
        <w:rPr>
          <w:rFonts w:ascii="Consolas" w:eastAsia="宋体" w:hAnsi="Consolas" w:cs="宋体"/>
          <w:color w:val="34302D"/>
          <w:kern w:val="0"/>
          <w:sz w:val="23"/>
          <w:szCs w:val="23"/>
          <w:shd w:val="clear" w:color="auto" w:fill="F7F7F8"/>
        </w:rPr>
        <w:t>javax.annotation.Nullable</w:t>
      </w:r>
      <w:r w:rsidRPr="00BA0D5D">
        <w:rPr>
          <w:rFonts w:ascii="inherit" w:eastAsia="宋体" w:hAnsi="inherit" w:cs="Arial"/>
          <w:color w:val="34302D"/>
          <w:kern w:val="0"/>
          <w:sz w:val="24"/>
          <w:szCs w:val="24"/>
        </w:rPr>
        <w:t> from JSR-305):</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从</w:t>
      </w:r>
      <w:r>
        <w:rPr>
          <w:rFonts w:ascii="Arial" w:hAnsi="Arial" w:cs="Arial"/>
          <w:color w:val="34302D"/>
          <w:shd w:val="clear" w:color="auto" w:fill="FFFFFF"/>
        </w:rPr>
        <w:t>Spring Framework 5.0</w:t>
      </w:r>
      <w:r>
        <w:rPr>
          <w:rFonts w:ascii="Arial" w:hAnsi="Arial" w:cs="Arial"/>
          <w:color w:val="34302D"/>
          <w:shd w:val="clear" w:color="auto" w:fill="FFFFFF"/>
        </w:rPr>
        <w:t>开始，您还可以使用</w:t>
      </w:r>
      <w:r>
        <w:rPr>
          <w:rStyle w:val="HTML"/>
          <w:rFonts w:ascii="Consolas" w:hAnsi="Consolas"/>
          <w:sz w:val="23"/>
          <w:szCs w:val="23"/>
          <w:shd w:val="clear" w:color="auto" w:fill="F7F7F8"/>
        </w:rPr>
        <w:t>@Nullable</w:t>
      </w:r>
      <w:r>
        <w:rPr>
          <w:rFonts w:ascii="Arial" w:hAnsi="Arial" w:cs="Arial"/>
          <w:color w:val="34302D"/>
          <w:shd w:val="clear" w:color="auto" w:fill="FFFFFF"/>
        </w:rPr>
        <w:t>注释（任何包中的任何类型的注释</w:t>
      </w:r>
      <w:r>
        <w:rPr>
          <w:rFonts w:ascii="Arial" w:hAnsi="Arial" w:cs="Arial"/>
          <w:color w:val="34302D"/>
          <w:shd w:val="clear" w:color="auto" w:fill="FFFFFF"/>
        </w:rPr>
        <w:t xml:space="preserve"> - </w:t>
      </w:r>
      <w:r>
        <w:rPr>
          <w:rFonts w:ascii="Arial" w:hAnsi="Arial" w:cs="Arial"/>
          <w:color w:val="34302D"/>
          <w:shd w:val="clear" w:color="auto" w:fill="FFFFFF"/>
        </w:rPr>
        <w:t>例如，</w:t>
      </w:r>
      <w:r>
        <w:rPr>
          <w:rStyle w:val="HTML"/>
          <w:rFonts w:ascii="Consolas" w:hAnsi="Consolas"/>
          <w:sz w:val="23"/>
          <w:szCs w:val="23"/>
          <w:shd w:val="clear" w:color="auto" w:fill="F7F7F8"/>
        </w:rPr>
        <w:t>javax.annotation.Nullable</w:t>
      </w:r>
      <w:r>
        <w:rPr>
          <w:rFonts w:ascii="Arial" w:hAnsi="Arial" w:cs="Arial"/>
          <w:color w:val="34302D"/>
          <w:shd w:val="clear" w:color="auto" w:fill="FFFFFF"/>
        </w:rPr>
        <w:t>来自</w:t>
      </w:r>
      <w:r>
        <w:rPr>
          <w:rFonts w:ascii="Arial" w:hAnsi="Arial" w:cs="Arial"/>
          <w:color w:val="34302D"/>
          <w:shd w:val="clear" w:color="auto" w:fill="FFFFFF"/>
        </w:rPr>
        <w:t>JSR-305</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w:t>
      </w:r>
      <w:r w:rsidRPr="00BA0D5D">
        <w:rPr>
          <w:rFonts w:ascii="Consolas" w:eastAsia="宋体" w:hAnsi="Consolas" w:cs="宋体"/>
          <w:color w:val="000077"/>
          <w:kern w:val="0"/>
          <w:sz w:val="24"/>
          <w:szCs w:val="24"/>
        </w:rPr>
        <w:t>@Nullable</w:t>
      </w:r>
      <w:r w:rsidRPr="00BA0D5D">
        <w:rPr>
          <w:rFonts w:ascii="Consolas" w:eastAsia="宋体" w:hAnsi="Consolas" w:cs="宋体"/>
          <w:color w:val="34302D"/>
          <w:kern w:val="0"/>
          <w:sz w:val="24"/>
          <w:szCs w:val="24"/>
        </w:rPr>
        <w:t xml:space="preserve"> 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for interfaces that are well-known resolvable dependencies: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ApplicationEventPublisher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These interfaces and their extended interfaces, such as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ResourcePatternResolver</w:t>
      </w:r>
      <w:r w:rsidRPr="00BA0D5D">
        <w:rPr>
          <w:rFonts w:ascii="inherit" w:eastAsia="宋体" w:hAnsi="inherit" w:cs="Arial"/>
          <w:color w:val="34302D"/>
          <w:kern w:val="0"/>
          <w:sz w:val="24"/>
          <w:szCs w:val="24"/>
        </w:rPr>
        <w:t>, are automatically resolved, with no special setup necessary. The following example autowires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object:</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您还可以使用</w:t>
      </w:r>
      <w:r>
        <w:rPr>
          <w:rStyle w:val="HTML"/>
          <w:rFonts w:ascii="Consolas" w:hAnsi="Consolas"/>
          <w:sz w:val="23"/>
          <w:szCs w:val="23"/>
          <w:shd w:val="clear" w:color="auto" w:fill="F7F7F8"/>
        </w:rPr>
        <w:t>@Autowired</w:t>
      </w:r>
      <w:r>
        <w:rPr>
          <w:rFonts w:ascii="Arial" w:hAnsi="Arial" w:cs="Arial"/>
          <w:color w:val="34302D"/>
          <w:shd w:val="clear" w:color="auto" w:fill="FFFFFF"/>
        </w:rPr>
        <w:t>对于那些众所周知的解析依赖接口：</w:t>
      </w:r>
      <w:r>
        <w:rPr>
          <w:rStyle w:val="HTML"/>
          <w:rFonts w:ascii="Consolas" w:hAnsi="Consolas"/>
          <w:sz w:val="23"/>
          <w:szCs w:val="23"/>
          <w:shd w:val="clear" w:color="auto" w:fill="F7F7F8"/>
        </w:rPr>
        <w:t>BeanFactory</w:t>
      </w:r>
      <w:r>
        <w:rPr>
          <w:rFonts w:ascii="Arial" w:hAnsi="Arial" w:cs="Arial"/>
          <w:color w:val="34302D"/>
          <w:shd w:val="clear" w:color="auto" w:fill="FFFFFF"/>
        </w:rPr>
        <w:t>，</w:t>
      </w:r>
      <w:r>
        <w:rPr>
          <w:rStyle w:val="HTML"/>
          <w:rFonts w:ascii="Consolas" w:hAnsi="Consolas"/>
          <w:sz w:val="23"/>
          <w:szCs w:val="23"/>
          <w:shd w:val="clear" w:color="auto" w:fill="F7F7F8"/>
        </w:rPr>
        <w:t>ApplicationContext</w:t>
      </w:r>
      <w:r>
        <w:rPr>
          <w:rFonts w:ascii="Arial" w:hAnsi="Arial" w:cs="Arial"/>
          <w:color w:val="34302D"/>
          <w:shd w:val="clear" w:color="auto" w:fill="FFFFFF"/>
        </w:rPr>
        <w:t>，</w:t>
      </w:r>
      <w:r>
        <w:rPr>
          <w:rStyle w:val="HTML"/>
          <w:rFonts w:ascii="Consolas" w:hAnsi="Consolas"/>
          <w:sz w:val="23"/>
          <w:szCs w:val="23"/>
          <w:shd w:val="clear" w:color="auto" w:fill="F7F7F8"/>
        </w:rPr>
        <w:t>Environment</w:t>
      </w:r>
      <w:r>
        <w:rPr>
          <w:rFonts w:ascii="Arial" w:hAnsi="Arial" w:cs="Arial"/>
          <w:color w:val="34302D"/>
          <w:shd w:val="clear" w:color="auto" w:fill="FFFFFF"/>
        </w:rPr>
        <w:t>，</w:t>
      </w:r>
      <w:r>
        <w:rPr>
          <w:rStyle w:val="HTML"/>
          <w:rFonts w:ascii="Consolas" w:hAnsi="Consolas"/>
          <w:sz w:val="23"/>
          <w:szCs w:val="23"/>
          <w:shd w:val="clear" w:color="auto" w:fill="F7F7F8"/>
        </w:rPr>
        <w:t>ResourceLoader</w:t>
      </w:r>
      <w:r>
        <w:rPr>
          <w:rFonts w:ascii="Arial" w:hAnsi="Arial" w:cs="Arial"/>
          <w:color w:val="34302D"/>
          <w:shd w:val="clear" w:color="auto" w:fill="FFFFFF"/>
        </w:rPr>
        <w:t>，</w:t>
      </w:r>
      <w:r>
        <w:rPr>
          <w:rFonts w:ascii="Arial" w:hAnsi="Arial" w:cs="Arial"/>
          <w:color w:val="34302D"/>
          <w:shd w:val="clear" w:color="auto" w:fill="FFFFFF"/>
        </w:rPr>
        <w:t> </w:t>
      </w:r>
      <w:r>
        <w:rPr>
          <w:rStyle w:val="HTML"/>
          <w:rFonts w:ascii="Consolas" w:hAnsi="Consolas"/>
          <w:sz w:val="23"/>
          <w:szCs w:val="23"/>
          <w:shd w:val="clear" w:color="auto" w:fill="F7F7F8"/>
        </w:rPr>
        <w:t>ApplicationEventPublisher</w:t>
      </w:r>
      <w:r>
        <w:rPr>
          <w:rFonts w:ascii="Arial" w:hAnsi="Arial" w:cs="Arial"/>
          <w:color w:val="34302D"/>
          <w:shd w:val="clear" w:color="auto" w:fill="FFFFFF"/>
        </w:rPr>
        <w:t>，和</w:t>
      </w:r>
      <w:r>
        <w:rPr>
          <w:rStyle w:val="HTML"/>
          <w:rFonts w:ascii="Consolas" w:hAnsi="Consolas"/>
          <w:sz w:val="23"/>
          <w:szCs w:val="23"/>
          <w:shd w:val="clear" w:color="auto" w:fill="F7F7F8"/>
        </w:rPr>
        <w:t>MessageSource</w:t>
      </w:r>
      <w:r>
        <w:rPr>
          <w:rFonts w:ascii="Arial" w:hAnsi="Arial" w:cs="Arial"/>
          <w:color w:val="34302D"/>
          <w:shd w:val="clear" w:color="auto" w:fill="FFFFFF"/>
        </w:rPr>
        <w:t>。这些接口及其扩展接口（如</w:t>
      </w:r>
      <w:r>
        <w:rPr>
          <w:rStyle w:val="HTML"/>
          <w:rFonts w:ascii="Consolas" w:hAnsi="Consolas"/>
          <w:sz w:val="23"/>
          <w:szCs w:val="23"/>
          <w:shd w:val="clear" w:color="auto" w:fill="F7F7F8"/>
        </w:rPr>
        <w:t>ConfigurableApplicationContext</w:t>
      </w:r>
      <w:r>
        <w:rPr>
          <w:rFonts w:ascii="Arial" w:hAnsi="Arial" w:cs="Arial"/>
          <w:color w:val="34302D"/>
          <w:shd w:val="clear" w:color="auto" w:fill="FFFFFF"/>
        </w:rPr>
        <w:t>或</w:t>
      </w:r>
      <w:r>
        <w:rPr>
          <w:rStyle w:val="HTML"/>
          <w:rFonts w:ascii="Consolas" w:hAnsi="Consolas"/>
          <w:sz w:val="23"/>
          <w:szCs w:val="23"/>
          <w:shd w:val="clear" w:color="auto" w:fill="F7F7F8"/>
        </w:rPr>
        <w:t>ResourcePatternResolver</w:t>
      </w:r>
      <w:r>
        <w:rPr>
          <w:rFonts w:ascii="Arial" w:hAnsi="Arial" w:cs="Arial"/>
          <w:color w:val="34302D"/>
          <w:shd w:val="clear" w:color="auto" w:fill="FFFFFF"/>
        </w:rPr>
        <w:t>）会自动解析，无需特殊设置。以下示例自动装配一个</w:t>
      </w:r>
      <w:r>
        <w:rPr>
          <w:rStyle w:val="HTML"/>
          <w:rFonts w:ascii="Consolas" w:hAnsi="Consolas"/>
          <w:sz w:val="23"/>
          <w:szCs w:val="23"/>
          <w:shd w:val="clear" w:color="auto" w:fill="F7F7F8"/>
        </w:rPr>
        <w:t>ApplicationContext</w:t>
      </w:r>
      <w:r>
        <w:rPr>
          <w:rFonts w:ascii="Arial" w:hAnsi="Arial" w:cs="Arial"/>
          <w:color w:val="34302D"/>
          <w:shd w:val="clear" w:color="auto" w:fill="FFFFFF"/>
        </w:rPr>
        <w:t>对象：</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ApplicationContext 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MovieRecommender()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The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@Inject</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@Value</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annotations are handled by Spring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implementations. This means that you cannot apply these annotations within your own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types (if any). These types must be 'wired up' explicitly by using XML or a Spring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lastRenderedPageBreak/>
              <w:t>在</w:t>
            </w:r>
            <w:r>
              <w:rPr>
                <w:rStyle w:val="HTML"/>
                <w:rFonts w:ascii="Consolas" w:hAnsi="Consolas"/>
                <w:sz w:val="23"/>
                <w:szCs w:val="23"/>
                <w:shd w:val="clear" w:color="auto" w:fill="F7F7F8"/>
              </w:rPr>
              <w:t>@Autowired</w:t>
            </w:r>
            <w:r>
              <w:rPr>
                <w:rFonts w:ascii="Arial" w:hAnsi="Arial" w:cs="Arial"/>
                <w:shd w:val="clear" w:color="auto" w:fill="EBF1E7"/>
              </w:rPr>
              <w:t>，</w:t>
            </w:r>
            <w:r>
              <w:rPr>
                <w:rStyle w:val="HTML"/>
                <w:rFonts w:ascii="Consolas" w:hAnsi="Consolas"/>
                <w:sz w:val="23"/>
                <w:szCs w:val="23"/>
                <w:shd w:val="clear" w:color="auto" w:fill="F7F7F8"/>
              </w:rPr>
              <w:t>@Inject</w:t>
            </w:r>
            <w:r>
              <w:rPr>
                <w:rFonts w:ascii="Arial" w:hAnsi="Arial" w:cs="Arial"/>
                <w:shd w:val="clear" w:color="auto" w:fill="EBF1E7"/>
              </w:rPr>
              <w:t>，</w:t>
            </w:r>
            <w:r>
              <w:rPr>
                <w:rStyle w:val="HTML"/>
                <w:rFonts w:ascii="Consolas" w:hAnsi="Consolas"/>
                <w:sz w:val="23"/>
                <w:szCs w:val="23"/>
                <w:shd w:val="clear" w:color="auto" w:fill="F7F7F8"/>
              </w:rPr>
              <w:t>@Value</w:t>
            </w:r>
            <w:r>
              <w:rPr>
                <w:rFonts w:ascii="Arial" w:hAnsi="Arial" w:cs="Arial"/>
                <w:shd w:val="clear" w:color="auto" w:fill="EBF1E7"/>
              </w:rPr>
              <w:t>，和</w:t>
            </w:r>
            <w:r>
              <w:rPr>
                <w:rStyle w:val="HTML"/>
                <w:rFonts w:ascii="Consolas" w:hAnsi="Consolas"/>
                <w:sz w:val="23"/>
                <w:szCs w:val="23"/>
                <w:shd w:val="clear" w:color="auto" w:fill="F7F7F8"/>
              </w:rPr>
              <w:t>@Resource</w:t>
            </w:r>
            <w:r>
              <w:rPr>
                <w:rFonts w:ascii="Arial" w:hAnsi="Arial" w:cs="Arial"/>
                <w:shd w:val="clear" w:color="auto" w:fill="EBF1E7"/>
              </w:rPr>
              <w:t>注释由</w:t>
            </w:r>
            <w:r>
              <w:rPr>
                <w:rFonts w:ascii="Arial" w:hAnsi="Arial" w:cs="Arial"/>
                <w:shd w:val="clear" w:color="auto" w:fill="EBF1E7"/>
              </w:rPr>
              <w:t>Spring</w:t>
            </w:r>
            <w:r>
              <w:rPr>
                <w:rFonts w:ascii="Arial" w:hAnsi="Arial" w:cs="Arial"/>
                <w:shd w:val="clear" w:color="auto" w:fill="EBF1E7"/>
              </w:rPr>
              <w:t>处理</w:t>
            </w:r>
            <w:r>
              <w:rPr>
                <w:rFonts w:ascii="Arial" w:hAnsi="Arial" w:cs="Arial"/>
                <w:shd w:val="clear" w:color="auto" w:fill="EBF1E7"/>
              </w:rPr>
              <w:t> </w:t>
            </w:r>
            <w:r>
              <w:rPr>
                <w:rStyle w:val="HTML"/>
                <w:rFonts w:ascii="Consolas" w:hAnsi="Consolas"/>
                <w:sz w:val="23"/>
                <w:szCs w:val="23"/>
                <w:shd w:val="clear" w:color="auto" w:fill="F7F7F8"/>
              </w:rPr>
              <w:t>BeanPostProcessor</w:t>
            </w:r>
            <w:r>
              <w:rPr>
                <w:rFonts w:ascii="Arial" w:hAnsi="Arial" w:cs="Arial"/>
                <w:shd w:val="clear" w:color="auto" w:fill="EBF1E7"/>
              </w:rPr>
              <w:t>实现。这意味着您无法在自己的类型</w:t>
            </w:r>
            <w:r>
              <w:rPr>
                <w:rStyle w:val="HTML"/>
                <w:rFonts w:ascii="Consolas" w:hAnsi="Consolas"/>
                <w:sz w:val="23"/>
                <w:szCs w:val="23"/>
                <w:shd w:val="clear" w:color="auto" w:fill="F7F7F8"/>
              </w:rPr>
              <w:t>BeanPostProcessor</w:t>
            </w:r>
            <w:r>
              <w:rPr>
                <w:rFonts w:ascii="Arial" w:hAnsi="Arial" w:cs="Arial"/>
                <w:shd w:val="clear" w:color="auto" w:fill="EBF1E7"/>
              </w:rPr>
              <w:t>或</w:t>
            </w:r>
            <w:r>
              <w:rPr>
                <w:rStyle w:val="HTML"/>
                <w:rFonts w:ascii="Consolas" w:hAnsi="Consolas"/>
                <w:sz w:val="23"/>
                <w:szCs w:val="23"/>
                <w:shd w:val="clear" w:color="auto" w:fill="F7F7F8"/>
              </w:rPr>
              <w:t>BeanFactoryPostProcessor</w:t>
            </w:r>
            <w:r>
              <w:rPr>
                <w:rFonts w:ascii="Arial" w:hAnsi="Arial" w:cs="Arial"/>
                <w:shd w:val="clear" w:color="auto" w:fill="EBF1E7"/>
              </w:rPr>
              <w:t>类型（如果有）中应用这些注释。必须使用</w:t>
            </w:r>
            <w:r>
              <w:rPr>
                <w:rFonts w:ascii="Arial" w:hAnsi="Arial" w:cs="Arial"/>
                <w:shd w:val="clear" w:color="auto" w:fill="EBF1E7"/>
              </w:rPr>
              <w:t>XML</w:t>
            </w:r>
            <w:r>
              <w:rPr>
                <w:rFonts w:ascii="Arial" w:hAnsi="Arial" w:cs="Arial"/>
                <w:shd w:val="clear" w:color="auto" w:fill="EBF1E7"/>
              </w:rPr>
              <w:t>或</w:t>
            </w:r>
            <w:r>
              <w:rPr>
                <w:rFonts w:ascii="Arial" w:hAnsi="Arial" w:cs="Arial"/>
                <w:shd w:val="clear" w:color="auto" w:fill="EBF1E7"/>
              </w:rPr>
              <w:t>Spring </w:t>
            </w:r>
            <w:r>
              <w:rPr>
                <w:rStyle w:val="HTML"/>
                <w:rFonts w:ascii="Consolas" w:hAnsi="Consolas"/>
                <w:sz w:val="23"/>
                <w:szCs w:val="23"/>
                <w:shd w:val="clear" w:color="auto" w:fill="F7F7F8"/>
              </w:rPr>
              <w:t>@Bean</w:t>
            </w:r>
            <w:r>
              <w:rPr>
                <w:rFonts w:ascii="Arial" w:hAnsi="Arial" w:cs="Arial"/>
                <w:shd w:val="clear" w:color="auto" w:fill="EBF1E7"/>
              </w:rPr>
              <w:t>方法显式地</w:t>
            </w:r>
            <w:r>
              <w:rPr>
                <w:rFonts w:ascii="Arial" w:hAnsi="Arial" w:cs="Arial"/>
                <w:shd w:val="clear" w:color="auto" w:fill="EBF1E7"/>
              </w:rPr>
              <w:t>“</w:t>
            </w:r>
            <w:r>
              <w:rPr>
                <w:rFonts w:ascii="Arial" w:hAnsi="Arial" w:cs="Arial"/>
                <w:shd w:val="clear" w:color="auto" w:fill="EBF1E7"/>
              </w:rPr>
              <w:t>连接</w:t>
            </w:r>
            <w:r>
              <w:rPr>
                <w:rFonts w:ascii="Arial" w:hAnsi="Arial" w:cs="Arial"/>
                <w:shd w:val="clear" w:color="auto" w:fill="EBF1E7"/>
              </w:rPr>
              <w:t>”</w:t>
            </w:r>
            <w:r>
              <w:rPr>
                <w:rFonts w:ascii="Arial" w:hAnsi="Arial" w:cs="Arial"/>
                <w:shd w:val="clear" w:color="auto" w:fill="EBF1E7"/>
              </w:rPr>
              <w:t>这些类型。</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1.9.3. Fine-tuning Annotation-based Autowiring with </w:t>
      </w:r>
      <w:r w:rsidRPr="00BA0D5D">
        <w:rPr>
          <w:rFonts w:ascii="Consolas" w:eastAsia="宋体" w:hAnsi="Consolas" w:cs="宋体"/>
          <w:color w:val="34302D"/>
          <w:kern w:val="0"/>
          <w:sz w:val="33"/>
          <w:szCs w:val="33"/>
          <w:shd w:val="clear" w:color="auto" w:fill="F7F7F8"/>
        </w:rPr>
        <w:t>@Primary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autowiring by type may lead to multiple candidates, it is often necessary to have more control over the selection process. One way to accomplish this is with Spring’s </w:t>
      </w:r>
      <w:r w:rsidRPr="00BA0D5D">
        <w:rPr>
          <w:rFonts w:ascii="Consolas" w:eastAsia="宋体" w:hAnsi="Consolas" w:cs="宋体"/>
          <w:color w:val="34302D"/>
          <w:kern w:val="0"/>
          <w:sz w:val="23"/>
          <w:szCs w:val="23"/>
          <w:shd w:val="clear" w:color="auto" w:fill="F7F7F8"/>
        </w:rPr>
        <w:t>@Primary</w:t>
      </w:r>
      <w:r w:rsidRPr="00BA0D5D">
        <w:rPr>
          <w:rFonts w:ascii="inherit" w:eastAsia="宋体" w:hAnsi="inherit" w:cs="Arial"/>
          <w:color w:val="34302D"/>
          <w:kern w:val="0"/>
          <w:sz w:val="24"/>
          <w:szCs w:val="24"/>
        </w:rPr>
        <w:t> annotation. </w:t>
      </w:r>
      <w:r w:rsidRPr="00BA0D5D">
        <w:rPr>
          <w:rFonts w:ascii="Consolas" w:eastAsia="宋体" w:hAnsi="Consolas" w:cs="宋体"/>
          <w:color w:val="34302D"/>
          <w:kern w:val="0"/>
          <w:sz w:val="23"/>
          <w:szCs w:val="23"/>
          <w:shd w:val="clear" w:color="auto" w:fill="F7F7F8"/>
        </w:rPr>
        <w:t>@Primary</w:t>
      </w:r>
      <w:r w:rsidRPr="00BA0D5D">
        <w:rPr>
          <w:rFonts w:ascii="inherit" w:eastAsia="宋体" w:hAnsi="inherit" w:cs="Arial"/>
          <w:color w:val="34302D"/>
          <w:kern w:val="0"/>
          <w:sz w:val="24"/>
          <w:szCs w:val="24"/>
        </w:rPr>
        <w:t> indicates that a particular bean should be given preference when multiple beans are candidates to be autowired to a single-valued dependency. If exactly one primary bean exists among the candidates, it becomes the autowired value.</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由于按类型自动装配可能会导致多个候选人，因此通常需要对选择过程进行更多控制。实现这一目标的一种方法是使用</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@Primary</w:t>
      </w:r>
      <w:r>
        <w:rPr>
          <w:rFonts w:ascii="Arial" w:hAnsi="Arial" w:cs="Arial"/>
          <w:color w:val="34302D"/>
          <w:shd w:val="clear" w:color="auto" w:fill="FFFFFF"/>
        </w:rPr>
        <w:t>注释。</w:t>
      </w:r>
      <w:r>
        <w:rPr>
          <w:rStyle w:val="HTML"/>
          <w:rFonts w:ascii="Consolas" w:hAnsi="Consolas"/>
          <w:sz w:val="23"/>
          <w:szCs w:val="23"/>
          <w:shd w:val="clear" w:color="auto" w:fill="F7F7F8"/>
        </w:rPr>
        <w:t>@Primary</w:t>
      </w:r>
      <w:r>
        <w:rPr>
          <w:rFonts w:ascii="Arial" w:hAnsi="Arial" w:cs="Arial"/>
          <w:color w:val="34302D"/>
          <w:shd w:val="clear" w:color="auto" w:fill="FFFFFF"/>
        </w:rPr>
        <w:t>表示当多个</w:t>
      </w:r>
      <w:r>
        <w:rPr>
          <w:rFonts w:ascii="Arial" w:hAnsi="Arial" w:cs="Arial"/>
          <w:color w:val="34302D"/>
          <w:shd w:val="clear" w:color="auto" w:fill="FFFFFF"/>
        </w:rPr>
        <w:t>bean</w:t>
      </w:r>
      <w:r>
        <w:rPr>
          <w:rFonts w:ascii="Arial" w:hAnsi="Arial" w:cs="Arial"/>
          <w:color w:val="34302D"/>
          <w:shd w:val="clear" w:color="auto" w:fill="FFFFFF"/>
        </w:rPr>
        <w:t>可以自动装配到单值依赖项时，应该优先选择特定的</w:t>
      </w:r>
      <w:r>
        <w:rPr>
          <w:rFonts w:ascii="Arial" w:hAnsi="Arial" w:cs="Arial"/>
          <w:color w:val="34302D"/>
          <w:shd w:val="clear" w:color="auto" w:fill="FFFFFF"/>
        </w:rPr>
        <w:t>bean</w:t>
      </w:r>
      <w:r>
        <w:rPr>
          <w:rFonts w:ascii="Arial" w:hAnsi="Arial" w:cs="Arial"/>
          <w:color w:val="34302D"/>
          <w:shd w:val="clear" w:color="auto" w:fill="FFFFFF"/>
        </w:rPr>
        <w:t>。如果候选者中只存在一个主</w:t>
      </w:r>
      <w:r>
        <w:rPr>
          <w:rFonts w:ascii="Arial" w:hAnsi="Arial" w:cs="Arial"/>
          <w:color w:val="34302D"/>
          <w:shd w:val="clear" w:color="auto" w:fill="FFFFFF"/>
        </w:rPr>
        <w:t>bean</w:t>
      </w:r>
      <w:r>
        <w:rPr>
          <w:rFonts w:ascii="Arial" w:hAnsi="Arial" w:cs="Arial"/>
          <w:color w:val="34302D"/>
          <w:shd w:val="clear" w:color="auto" w:fill="FFFFFF"/>
        </w:rPr>
        <w:t>，则它将成为自动装配的值。</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configuration that defines </w:t>
      </w:r>
      <w:r w:rsidRPr="00BA0D5D">
        <w:rPr>
          <w:rFonts w:ascii="Consolas" w:eastAsia="宋体" w:hAnsi="Consolas" w:cs="宋体"/>
          <w:color w:val="34302D"/>
          <w:kern w:val="0"/>
          <w:sz w:val="23"/>
          <w:szCs w:val="23"/>
          <w:shd w:val="clear" w:color="auto" w:fill="F7F7F8"/>
        </w:rPr>
        <w:t>firstMovieCatalog</w:t>
      </w:r>
      <w:r w:rsidRPr="00BA0D5D">
        <w:rPr>
          <w:rFonts w:ascii="inherit" w:eastAsia="宋体" w:hAnsi="inherit" w:cs="Arial"/>
          <w:color w:val="34302D"/>
          <w:kern w:val="0"/>
          <w:sz w:val="24"/>
          <w:szCs w:val="24"/>
        </w:rPr>
        <w:t> as the primary </w:t>
      </w:r>
      <w:r w:rsidRPr="00BA0D5D">
        <w:rPr>
          <w:rFonts w:ascii="Consolas" w:eastAsia="宋体" w:hAnsi="Consolas" w:cs="宋体"/>
          <w:color w:val="34302D"/>
          <w:kern w:val="0"/>
          <w:sz w:val="23"/>
          <w:szCs w:val="23"/>
          <w:shd w:val="clear" w:color="auto" w:fill="F7F7F8"/>
        </w:rPr>
        <w:t>MovieCatalog</w:t>
      </w:r>
      <w:r w:rsidRPr="00BA0D5D">
        <w:rPr>
          <w:rFonts w:ascii="inherit" w:eastAsia="宋体" w:hAnsi="inherit" w:cs="Arial"/>
          <w:color w:val="34302D"/>
          <w:kern w:val="0"/>
          <w:sz w:val="24"/>
          <w:szCs w:val="24"/>
        </w:rPr>
        <w:t>:</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请考虑以下定义</w:t>
      </w:r>
      <w:r>
        <w:rPr>
          <w:rStyle w:val="HTML"/>
          <w:rFonts w:ascii="Consolas" w:hAnsi="Consolas"/>
          <w:sz w:val="23"/>
          <w:szCs w:val="23"/>
          <w:shd w:val="clear" w:color="auto" w:fill="F7F7F8"/>
        </w:rPr>
        <w:t>firstMovieCatalog</w:t>
      </w:r>
      <w:r>
        <w:rPr>
          <w:rFonts w:ascii="Arial" w:hAnsi="Arial" w:cs="Arial"/>
          <w:color w:val="34302D"/>
          <w:shd w:val="clear" w:color="auto" w:fill="FFFFFF"/>
        </w:rPr>
        <w:t>为主要的配置</w:t>
      </w:r>
      <w:r>
        <w:rPr>
          <w:rStyle w:val="HTML"/>
          <w:rFonts w:ascii="Consolas" w:hAnsi="Consolas"/>
          <w:sz w:val="23"/>
          <w:szCs w:val="23"/>
          <w:shd w:val="clear" w:color="auto" w:fill="F7F7F8"/>
        </w:rPr>
        <w:t>MovieCatalog</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MovieConfiguration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@Primary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MovieCatalog firstMovieCatalog() {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MovieCatalog secondMovieCatalog() {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the preceding configuration, the following </w:t>
      </w:r>
      <w:r w:rsidRPr="00BA0D5D">
        <w:rPr>
          <w:rFonts w:ascii="Consolas" w:eastAsia="宋体" w:hAnsi="Consolas" w:cs="宋体"/>
          <w:color w:val="34302D"/>
          <w:kern w:val="0"/>
          <w:sz w:val="23"/>
          <w:szCs w:val="23"/>
          <w:shd w:val="clear" w:color="auto" w:fill="F7F7F8"/>
        </w:rPr>
        <w:t>MovieRecommender</w:t>
      </w:r>
      <w:r w:rsidRPr="00BA0D5D">
        <w:rPr>
          <w:rFonts w:ascii="inherit" w:eastAsia="宋体" w:hAnsi="inherit" w:cs="Arial"/>
          <w:color w:val="34302D"/>
          <w:kern w:val="0"/>
          <w:sz w:val="24"/>
          <w:szCs w:val="24"/>
        </w:rPr>
        <w:t> is autowired with the </w:t>
      </w:r>
      <w:r w:rsidRPr="00BA0D5D">
        <w:rPr>
          <w:rFonts w:ascii="Consolas" w:eastAsia="宋体" w:hAnsi="Consolas" w:cs="宋体"/>
          <w:color w:val="34302D"/>
          <w:kern w:val="0"/>
          <w:sz w:val="23"/>
          <w:szCs w:val="23"/>
          <w:shd w:val="clear" w:color="auto" w:fill="F7F7F8"/>
        </w:rPr>
        <w:t>firstMovieCatalog</w:t>
      </w:r>
      <w:r w:rsidRPr="00BA0D5D">
        <w:rPr>
          <w:rFonts w:ascii="inherit" w:eastAsia="宋体" w:hAnsi="inherit" w:cs="Arial"/>
          <w:color w:val="34302D"/>
          <w:kern w:val="0"/>
          <w:sz w:val="24"/>
          <w:szCs w:val="24"/>
        </w:rPr>
        <w:t>:</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使用上述配置，以下</w:t>
      </w:r>
      <w:r>
        <w:rPr>
          <w:rStyle w:val="HTML"/>
          <w:rFonts w:ascii="Consolas" w:hAnsi="Consolas"/>
          <w:sz w:val="23"/>
          <w:szCs w:val="23"/>
          <w:shd w:val="clear" w:color="auto" w:fill="F7F7F8"/>
        </w:rPr>
        <w:t>MovieRecommender</w:t>
      </w:r>
      <w:r>
        <w:rPr>
          <w:rFonts w:ascii="Arial" w:hAnsi="Arial" w:cs="Arial"/>
          <w:color w:val="34302D"/>
          <w:shd w:val="clear" w:color="auto" w:fill="FFFFFF"/>
        </w:rPr>
        <w:t>内容自动装配</w:t>
      </w:r>
      <w:r>
        <w:rPr>
          <w:rFonts w:ascii="Arial" w:hAnsi="Arial" w:cs="Arial"/>
          <w:color w:val="34302D"/>
          <w:shd w:val="clear" w:color="auto" w:fill="FFFFFF"/>
        </w:rPr>
        <w:t> </w:t>
      </w:r>
      <w:r>
        <w:rPr>
          <w:rStyle w:val="HTML"/>
          <w:rFonts w:ascii="Consolas" w:hAnsi="Consolas"/>
          <w:sz w:val="23"/>
          <w:szCs w:val="23"/>
          <w:shd w:val="clear" w:color="auto" w:fill="F7F7F8"/>
        </w:rPr>
        <w:t>firstMovieCatalog</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corresponding bean definitions follow:</w:t>
      </w:r>
    </w:p>
    <w:p w:rsidR="00C64BE7"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相应的</w:t>
      </w:r>
      <w:r>
        <w:rPr>
          <w:rFonts w:ascii="Arial" w:hAnsi="Arial" w:cs="Arial"/>
          <w:color w:val="34302D"/>
          <w:shd w:val="clear" w:color="auto" w:fill="FFFFFF"/>
        </w:rPr>
        <w:t>bean</w:t>
      </w:r>
      <w:r>
        <w:rPr>
          <w:rFonts w:ascii="Arial" w:hAnsi="Arial" w:cs="Arial"/>
          <w:color w:val="34302D"/>
          <w:shd w:val="clear" w:color="auto" w:fill="FFFFFF"/>
        </w:rPr>
        <w:t>定义如下：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primary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"movieRecommender"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"example.MovieRecommender"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1.9.4. Fine-tuning Annotation-based Autowiring with Qualifiers</w:t>
      </w:r>
    </w:p>
    <w:p w:rsidR="00C64BE7" w:rsidRPr="00C64BE7" w:rsidRDefault="00C64BE7" w:rsidP="00C64BE7">
      <w:pPr>
        <w:widowControl/>
        <w:shd w:val="clear" w:color="auto" w:fill="FFFFFF"/>
        <w:spacing w:after="300"/>
        <w:jc w:val="left"/>
        <w:rPr>
          <w:rStyle w:val="HTML"/>
          <w:rFonts w:ascii="Consolas" w:hAnsi="Consolas"/>
          <w:sz w:val="23"/>
          <w:szCs w:val="23"/>
          <w:shd w:val="clear" w:color="auto" w:fill="F7F7F8"/>
        </w:rPr>
      </w:pPr>
      <w:r w:rsidRPr="00C64BE7">
        <w:rPr>
          <w:rStyle w:val="HTML"/>
          <w:rFonts w:ascii="Consolas" w:hAnsi="Consolas"/>
          <w:sz w:val="23"/>
          <w:szCs w:val="23"/>
          <w:shd w:val="clear" w:color="auto" w:fill="F7F7F8"/>
        </w:rPr>
        <w:t>使用限定符微调基于注释的自动装配</w:t>
      </w:r>
    </w:p>
    <w:p w:rsidR="00C64BE7" w:rsidRPr="00C64BE7" w:rsidRDefault="00C64BE7" w:rsidP="00BA0D5D">
      <w:pPr>
        <w:widowControl/>
        <w:shd w:val="clear" w:color="auto" w:fill="FFFFFF"/>
        <w:spacing w:after="300"/>
        <w:jc w:val="left"/>
        <w:rPr>
          <w:rFonts w:ascii="Consolas" w:eastAsia="宋体" w:hAnsi="Consolas" w:cs="宋体"/>
          <w:color w:val="34302D"/>
          <w:kern w:val="0"/>
          <w:sz w:val="23"/>
          <w:szCs w:val="23"/>
          <w:shd w:val="clear" w:color="auto" w:fill="F7F7F8"/>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@Primary</w:t>
      </w:r>
      <w:r w:rsidRPr="00BA0D5D">
        <w:rPr>
          <w:rFonts w:ascii="inherit" w:eastAsia="宋体" w:hAnsi="inherit" w:cs="Arial"/>
          <w:color w:val="34302D"/>
          <w:kern w:val="0"/>
          <w:sz w:val="24"/>
          <w:szCs w:val="24"/>
        </w:rPr>
        <w:t> is an effective way to use autowiring by type with several instances when one primary candidate can be determined. When you need more control over the selection process, you can use Spring’s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You can associate qualifier values with specific arguments, narrowing the set of type matches so that a specific bean is chosen for each argument. In the simplest case, this can be a plain descriptive value, as shown in the following example:</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@Primary</w:t>
      </w:r>
      <w:r>
        <w:rPr>
          <w:rFonts w:ascii="Arial" w:hAnsi="Arial" w:cs="Arial"/>
          <w:color w:val="34302D"/>
          <w:shd w:val="clear" w:color="auto" w:fill="FFFFFF"/>
        </w:rPr>
        <w:t>当可以确定一个主要候选者时，是通过具有多个实例的类型使用自动装配的有效方式。当您需要更多控制选择过程时，可以使用</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@Qualifier</w:t>
      </w:r>
      <w:r>
        <w:rPr>
          <w:rFonts w:ascii="Arial" w:hAnsi="Arial" w:cs="Arial"/>
          <w:color w:val="34302D"/>
          <w:shd w:val="clear" w:color="auto" w:fill="FFFFFF"/>
        </w:rPr>
        <w:t>注释。您可以将限定符值与特定参数相关联，缩小类型匹配集，以便为每个参数选择特定的</w:t>
      </w:r>
      <w:r>
        <w:rPr>
          <w:rFonts w:ascii="Arial" w:hAnsi="Arial" w:cs="Arial"/>
          <w:color w:val="34302D"/>
          <w:shd w:val="clear" w:color="auto" w:fill="FFFFFF"/>
        </w:rPr>
        <w:t>bean</w:t>
      </w:r>
      <w:r>
        <w:rPr>
          <w:rFonts w:ascii="Arial" w:hAnsi="Arial" w:cs="Arial"/>
          <w:color w:val="34302D"/>
          <w:shd w:val="clear" w:color="auto" w:fill="FFFFFF"/>
        </w:rPr>
        <w:t>。在最简单的情况下，这可以是一个简单的描述性值，如以下示例所示：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"main"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specify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on individual constructor arguments or method parameters, as shown in the following example:</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w:t>
      </w:r>
      <w:r>
        <w:rPr>
          <w:rStyle w:val="HTML"/>
          <w:rFonts w:ascii="Consolas" w:hAnsi="Consolas"/>
          <w:sz w:val="23"/>
          <w:szCs w:val="23"/>
          <w:shd w:val="clear" w:color="auto" w:fill="F7F7F8"/>
        </w:rPr>
        <w:t>@Qualifier</w:t>
      </w:r>
      <w:r>
        <w:rPr>
          <w:rFonts w:ascii="Arial" w:hAnsi="Arial" w:cs="Arial"/>
          <w:color w:val="34302D"/>
          <w:shd w:val="clear" w:color="auto" w:fill="FFFFFF"/>
        </w:rPr>
        <w:t>在各个构造函数参数或方法参数上指定注释，如以下示例所示：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prepare(</w:t>
      </w: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"main"</w:t>
      </w:r>
      <w:r w:rsidRPr="00BA0D5D">
        <w:rPr>
          <w:rFonts w:ascii="Consolas" w:eastAsia="宋体" w:hAnsi="Consolas" w:cs="宋体"/>
          <w:color w:val="34302D"/>
          <w:kern w:val="0"/>
          <w:sz w:val="24"/>
          <w:szCs w:val="24"/>
        </w:rPr>
        <w:t>)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CustomerPreferenceDao customerPreferenceDao)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.movieCatalog =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.customerPreferenceDao =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corresponding bean definitions.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Fonts w:ascii="Arial" w:hAnsi="Arial" w:cs="Arial"/>
          <w:color w:val="34302D"/>
          <w:shd w:val="clear" w:color="auto" w:fill="FFFFFF"/>
        </w:rPr>
        <w:t>bean</w:t>
      </w:r>
      <w:r>
        <w:rPr>
          <w:rFonts w:ascii="Arial" w:hAnsi="Arial" w:cs="Arial"/>
          <w:color w:val="34302D"/>
          <w:shd w:val="clear" w:color="auto" w:fill="FFFFFF"/>
        </w:rPr>
        <w:t>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"main"</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"movieRecommender"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"example.MovieRecommender"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bean with the </w:t>
            </w:r>
            <w:r w:rsidRPr="00BA0D5D">
              <w:rPr>
                <w:rFonts w:ascii="Consolas" w:eastAsia="宋体" w:hAnsi="Consolas" w:cs="宋体"/>
                <w:color w:val="34302D"/>
                <w:kern w:val="0"/>
                <w:sz w:val="23"/>
                <w:szCs w:val="23"/>
                <w:shd w:val="clear" w:color="auto" w:fill="F7F7F8"/>
              </w:rPr>
              <w:t>main</w:t>
            </w:r>
            <w:r w:rsidRPr="00BA0D5D">
              <w:rPr>
                <w:rFonts w:ascii="宋体" w:eastAsia="宋体" w:hAnsi="宋体" w:cs="宋体"/>
                <w:color w:val="34302D"/>
                <w:kern w:val="0"/>
                <w:sz w:val="24"/>
                <w:szCs w:val="24"/>
              </w:rPr>
              <w:t> qualifier value is wired with the constructor argument that is qualified with the same value.</w:t>
            </w:r>
          </w:p>
          <w:p w:rsidR="00C64BE7" w:rsidRDefault="00C64BE7" w:rsidP="00BA0D5D">
            <w:pPr>
              <w:widowControl/>
              <w:jc w:val="left"/>
              <w:rPr>
                <w:rFonts w:ascii="宋体" w:eastAsia="宋体" w:hAnsi="宋体" w:cs="宋体"/>
                <w:color w:val="34302D"/>
                <w:kern w:val="0"/>
                <w:sz w:val="24"/>
                <w:szCs w:val="24"/>
              </w:rPr>
            </w:pPr>
            <w:r w:rsidRPr="00C64BE7">
              <w:rPr>
                <w:rFonts w:ascii="Arial" w:eastAsia="宋体" w:hAnsi="Arial" w:cs="Arial"/>
                <w:color w:val="34302D"/>
                <w:kern w:val="0"/>
                <w:sz w:val="24"/>
                <w:szCs w:val="24"/>
              </w:rPr>
              <w:t>具有</w:t>
            </w:r>
            <w:r w:rsidRPr="00C64BE7">
              <w:rPr>
                <w:rFonts w:ascii="Consolas" w:eastAsia="宋体" w:hAnsi="Consolas" w:cs="宋体"/>
                <w:color w:val="34302D"/>
                <w:kern w:val="0"/>
                <w:sz w:val="23"/>
                <w:szCs w:val="23"/>
                <w:shd w:val="clear" w:color="auto" w:fill="F7F7F8"/>
              </w:rPr>
              <w:t>main</w:t>
            </w:r>
            <w:r w:rsidRPr="00C64BE7">
              <w:rPr>
                <w:rFonts w:ascii="Arial" w:eastAsia="宋体" w:hAnsi="Arial" w:cs="Arial"/>
                <w:color w:val="34302D"/>
                <w:kern w:val="0"/>
                <w:sz w:val="24"/>
                <w:szCs w:val="24"/>
              </w:rPr>
              <w:t>限定符值的</w:t>
            </w:r>
            <w:r w:rsidRPr="00C64BE7">
              <w:rPr>
                <w:rFonts w:ascii="Arial" w:eastAsia="宋体" w:hAnsi="Arial" w:cs="Arial"/>
                <w:color w:val="34302D"/>
                <w:kern w:val="0"/>
                <w:sz w:val="24"/>
                <w:szCs w:val="24"/>
              </w:rPr>
              <w:t>bean</w:t>
            </w:r>
            <w:r w:rsidRPr="00C64BE7">
              <w:rPr>
                <w:rFonts w:ascii="Arial" w:eastAsia="宋体" w:hAnsi="Arial" w:cs="Arial"/>
                <w:color w:val="34302D"/>
                <w:kern w:val="0"/>
                <w:sz w:val="24"/>
                <w:szCs w:val="24"/>
              </w:rPr>
              <w:t>与使用相同值限定的构造函数参数连接。</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6"/>
              <w:gridCol w:w="6"/>
            </w:tblGrid>
            <w:tr w:rsidR="00C64BE7" w:rsidRPr="00C64BE7" w:rsidTr="00C64BE7">
              <w:tc>
                <w:tcPr>
                  <w:tcW w:w="0" w:type="auto"/>
                  <w:shd w:val="clear" w:color="auto" w:fill="FFFFFF"/>
                  <w:tcMar>
                    <w:top w:w="0" w:type="dxa"/>
                    <w:left w:w="180" w:type="dxa"/>
                    <w:bottom w:w="0" w:type="dxa"/>
                    <w:right w:w="180" w:type="dxa"/>
                  </w:tcMar>
                  <w:vAlign w:val="center"/>
                  <w:hideMark/>
                </w:tcPr>
                <w:p w:rsidR="00C64BE7" w:rsidRPr="00C64BE7" w:rsidRDefault="00C64BE7" w:rsidP="00C64BE7">
                  <w:pPr>
                    <w:widowControl/>
                    <w:jc w:val="left"/>
                    <w:rPr>
                      <w:rFonts w:ascii="宋体" w:eastAsia="宋体" w:hAnsi="宋体" w:cs="宋体"/>
                      <w:kern w:val="0"/>
                      <w:sz w:val="24"/>
                      <w:szCs w:val="24"/>
                    </w:rPr>
                  </w:pPr>
                </w:p>
              </w:tc>
              <w:tc>
                <w:tcPr>
                  <w:tcW w:w="0" w:type="auto"/>
                  <w:shd w:val="clear" w:color="auto" w:fill="FFFFFF"/>
                  <w:tcMar>
                    <w:top w:w="60" w:type="dxa"/>
                    <w:left w:w="0" w:type="dxa"/>
                    <w:bottom w:w="60" w:type="dxa"/>
                    <w:right w:w="0" w:type="dxa"/>
                  </w:tcMar>
                  <w:vAlign w:val="center"/>
                  <w:hideMark/>
                </w:tcPr>
                <w:p w:rsidR="00C64BE7" w:rsidRPr="00C64BE7" w:rsidRDefault="00C64BE7" w:rsidP="00C64BE7">
                  <w:pPr>
                    <w:widowControl/>
                    <w:jc w:val="left"/>
                    <w:rPr>
                      <w:rFonts w:ascii="Arial" w:eastAsia="宋体" w:hAnsi="Arial" w:cs="Arial"/>
                      <w:color w:val="34302D"/>
                      <w:kern w:val="0"/>
                      <w:sz w:val="24"/>
                      <w:szCs w:val="24"/>
                    </w:rPr>
                  </w:pPr>
                </w:p>
              </w:tc>
            </w:tr>
          </w:tbl>
          <w:p w:rsidR="00C64BE7" w:rsidRPr="00BA0D5D" w:rsidRDefault="00C64BE7" w:rsidP="00BA0D5D">
            <w:pPr>
              <w:widowControl/>
              <w:jc w:val="left"/>
              <w:rPr>
                <w:rFonts w:ascii="宋体" w:eastAsia="宋体" w:hAnsi="宋体" w:cs="宋体"/>
                <w:color w:val="34302D"/>
                <w:kern w:val="0"/>
                <w:sz w:val="24"/>
                <w:szCs w:val="24"/>
              </w:rPr>
            </w:pPr>
          </w:p>
        </w:tc>
      </w:tr>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bean with the </w:t>
            </w:r>
            <w:r w:rsidRPr="00BA0D5D">
              <w:rPr>
                <w:rFonts w:ascii="Consolas" w:eastAsia="宋体" w:hAnsi="Consolas" w:cs="宋体"/>
                <w:color w:val="34302D"/>
                <w:kern w:val="0"/>
                <w:sz w:val="23"/>
                <w:szCs w:val="23"/>
                <w:shd w:val="clear" w:color="auto" w:fill="F7F7F8"/>
              </w:rPr>
              <w:t>action</w:t>
            </w:r>
            <w:r w:rsidRPr="00BA0D5D">
              <w:rPr>
                <w:rFonts w:ascii="宋体" w:eastAsia="宋体" w:hAnsi="宋体" w:cs="宋体"/>
                <w:color w:val="34302D"/>
                <w:kern w:val="0"/>
                <w:sz w:val="24"/>
                <w:szCs w:val="24"/>
              </w:rPr>
              <w:t> qualifier value is wired with the constructor argument that is qualified with the same value.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31"/>
            </w:tblGrid>
            <w:tr w:rsidR="00C64BE7" w:rsidRPr="00C64BE7" w:rsidTr="003601B4">
              <w:tc>
                <w:tcPr>
                  <w:tcW w:w="0" w:type="auto"/>
                  <w:shd w:val="clear" w:color="auto" w:fill="FFFFFF"/>
                  <w:tcMar>
                    <w:top w:w="60" w:type="dxa"/>
                    <w:left w:w="0" w:type="dxa"/>
                    <w:bottom w:w="60" w:type="dxa"/>
                    <w:right w:w="0" w:type="dxa"/>
                  </w:tcMar>
                  <w:vAlign w:val="center"/>
                  <w:hideMark/>
                </w:tcPr>
                <w:p w:rsidR="00C64BE7" w:rsidRPr="00C64BE7" w:rsidRDefault="00C64BE7" w:rsidP="00C64BE7">
                  <w:pPr>
                    <w:widowControl/>
                    <w:jc w:val="left"/>
                    <w:rPr>
                      <w:rFonts w:ascii="Arial" w:eastAsia="宋体" w:hAnsi="Arial" w:cs="Arial"/>
                      <w:color w:val="34302D"/>
                      <w:kern w:val="0"/>
                      <w:sz w:val="24"/>
                      <w:szCs w:val="24"/>
                    </w:rPr>
                  </w:pPr>
                  <w:r w:rsidRPr="00C64BE7">
                    <w:rPr>
                      <w:rFonts w:ascii="Arial" w:eastAsia="宋体" w:hAnsi="Arial" w:cs="Arial"/>
                      <w:color w:val="34302D"/>
                      <w:kern w:val="0"/>
                      <w:sz w:val="24"/>
                      <w:szCs w:val="24"/>
                    </w:rPr>
                    <w:t>具有</w:t>
                  </w:r>
                  <w:r w:rsidRPr="00C64BE7">
                    <w:rPr>
                      <w:rFonts w:ascii="Consolas" w:eastAsia="宋体" w:hAnsi="Consolas" w:cs="宋体"/>
                      <w:color w:val="34302D"/>
                      <w:kern w:val="0"/>
                      <w:sz w:val="23"/>
                      <w:szCs w:val="23"/>
                      <w:shd w:val="clear" w:color="auto" w:fill="F7F7F8"/>
                    </w:rPr>
                    <w:t>action</w:t>
                  </w:r>
                  <w:r w:rsidRPr="00C64BE7">
                    <w:rPr>
                      <w:rFonts w:ascii="Arial" w:eastAsia="宋体" w:hAnsi="Arial" w:cs="Arial"/>
                      <w:color w:val="34302D"/>
                      <w:kern w:val="0"/>
                      <w:sz w:val="24"/>
                      <w:szCs w:val="24"/>
                    </w:rPr>
                    <w:t>限定符值的</w:t>
                  </w:r>
                  <w:r w:rsidRPr="00C64BE7">
                    <w:rPr>
                      <w:rFonts w:ascii="Arial" w:eastAsia="宋体" w:hAnsi="Arial" w:cs="Arial"/>
                      <w:color w:val="34302D"/>
                      <w:kern w:val="0"/>
                      <w:sz w:val="24"/>
                      <w:szCs w:val="24"/>
                    </w:rPr>
                    <w:t>bean</w:t>
                  </w:r>
                  <w:r w:rsidRPr="00C64BE7">
                    <w:rPr>
                      <w:rFonts w:ascii="Arial" w:eastAsia="宋体" w:hAnsi="Arial" w:cs="Arial"/>
                      <w:color w:val="34302D"/>
                      <w:kern w:val="0"/>
                      <w:sz w:val="24"/>
                      <w:szCs w:val="24"/>
                    </w:rPr>
                    <w:t>与使用相同值限定的构造函数参数连接。</w:t>
                  </w:r>
                </w:p>
              </w:tc>
            </w:tr>
          </w:tbl>
          <w:p w:rsidR="00C64BE7" w:rsidRPr="00BA0D5D" w:rsidRDefault="00C64BE7" w:rsidP="00BA0D5D">
            <w:pPr>
              <w:widowControl/>
              <w:jc w:val="left"/>
              <w:rPr>
                <w:rFonts w:ascii="宋体" w:eastAsia="宋体" w:hAnsi="宋体" w:cs="宋体"/>
                <w:color w:val="34302D"/>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a fallback match, the bean name is considered a default qualifier value. Thus, you can define the bean with 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instead of the nested qualifier element, leading to the same matching result. However, although you can use this convention to refer to specific beans by name,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is fundamentally about type-driven injection with optional semantic qualifiers. This means that qualifier values, even with the bean name fallback, always have narrowing semantics within the set of type matches. They do not semantically express a reference to a unique bean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Good qualifier values are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EMEA</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persistent</w:t>
      </w:r>
      <w:r w:rsidRPr="00BA0D5D">
        <w:rPr>
          <w:rFonts w:ascii="inherit" w:eastAsia="宋体" w:hAnsi="inherit" w:cs="Arial"/>
          <w:color w:val="34302D"/>
          <w:kern w:val="0"/>
          <w:sz w:val="24"/>
          <w:szCs w:val="24"/>
        </w:rPr>
        <w:t>, expressing characteristics of a specific component that are independent from the bean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which may be auto-generated in case of an anonymous bean definition such as the one in the preceding example.</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对于回退匹配，</w:t>
      </w:r>
      <w:r>
        <w:rPr>
          <w:rFonts w:ascii="Arial" w:hAnsi="Arial" w:cs="Arial"/>
          <w:color w:val="34302D"/>
          <w:shd w:val="clear" w:color="auto" w:fill="FFFFFF"/>
        </w:rPr>
        <w:t>bean</w:t>
      </w:r>
      <w:r>
        <w:rPr>
          <w:rFonts w:ascii="Arial" w:hAnsi="Arial" w:cs="Arial"/>
          <w:color w:val="34302D"/>
          <w:shd w:val="clear" w:color="auto" w:fill="FFFFFF"/>
        </w:rPr>
        <w:t>名称被视为默认限定符值。因此，可以用一个定义</w:t>
      </w:r>
      <w:r>
        <w:rPr>
          <w:rFonts w:ascii="Arial" w:hAnsi="Arial" w:cs="Arial"/>
          <w:color w:val="34302D"/>
          <w:shd w:val="clear" w:color="auto" w:fill="FFFFFF"/>
        </w:rPr>
        <w:t>bean </w:t>
      </w:r>
      <w:r>
        <w:rPr>
          <w:rStyle w:val="HTML"/>
          <w:rFonts w:ascii="Consolas" w:hAnsi="Consolas"/>
          <w:sz w:val="23"/>
          <w:szCs w:val="23"/>
          <w:shd w:val="clear" w:color="auto" w:fill="F7F7F8"/>
        </w:rPr>
        <w:t>id</w:t>
      </w:r>
      <w:r>
        <w:rPr>
          <w:rFonts w:ascii="Arial" w:hAnsi="Arial" w:cs="Arial"/>
          <w:color w:val="34302D"/>
          <w:shd w:val="clear" w:color="auto" w:fill="FFFFFF"/>
        </w:rPr>
        <w:t>的</w:t>
      </w:r>
      <w:r>
        <w:rPr>
          <w:rStyle w:val="HTML"/>
          <w:rFonts w:ascii="Consolas" w:hAnsi="Consolas"/>
          <w:sz w:val="23"/>
          <w:szCs w:val="23"/>
          <w:shd w:val="clear" w:color="auto" w:fill="F7F7F8"/>
        </w:rPr>
        <w:t>main</w:t>
      </w:r>
      <w:r>
        <w:rPr>
          <w:rFonts w:ascii="Arial" w:hAnsi="Arial" w:cs="Arial"/>
          <w:color w:val="34302D"/>
          <w:shd w:val="clear" w:color="auto" w:fill="FFFFFF"/>
        </w:rPr>
        <w:t>代替嵌套限定符元素，导致相同的匹配结果。但是，尽管您可以使用此约定来按名称引用特定</w:t>
      </w:r>
      <w:r>
        <w:rPr>
          <w:rFonts w:ascii="Arial" w:hAnsi="Arial" w:cs="Arial"/>
          <w:color w:val="34302D"/>
          <w:shd w:val="clear" w:color="auto" w:fill="FFFFFF"/>
        </w:rPr>
        <w:t>bean</w:t>
      </w:r>
      <w:r>
        <w:rPr>
          <w:rFonts w:ascii="Arial" w:hAnsi="Arial" w:cs="Arial"/>
          <w:color w:val="34302D"/>
          <w:shd w:val="clear" w:color="auto" w:fill="FFFFFF"/>
        </w:rPr>
        <w:t>，但</w:t>
      </w:r>
      <w:r>
        <w:rPr>
          <w:rStyle w:val="HTML"/>
          <w:rFonts w:ascii="Consolas" w:hAnsi="Consolas"/>
          <w:sz w:val="23"/>
          <w:szCs w:val="23"/>
          <w:shd w:val="clear" w:color="auto" w:fill="F7F7F8"/>
        </w:rPr>
        <w:t>@Autowired</w:t>
      </w:r>
      <w:r>
        <w:rPr>
          <w:rFonts w:ascii="Arial" w:hAnsi="Arial" w:cs="Arial"/>
          <w:color w:val="34302D"/>
          <w:shd w:val="clear" w:color="auto" w:fill="FFFFFF"/>
        </w:rPr>
        <w:t>基本上是关于具有可选语义限定符的类型驱动注入。这意味着即使使用</w:t>
      </w:r>
      <w:r>
        <w:rPr>
          <w:rFonts w:ascii="Arial" w:hAnsi="Arial" w:cs="Arial"/>
          <w:color w:val="34302D"/>
          <w:shd w:val="clear" w:color="auto" w:fill="FFFFFF"/>
        </w:rPr>
        <w:t>bean</w:t>
      </w:r>
      <w:r>
        <w:rPr>
          <w:rFonts w:ascii="Arial" w:hAnsi="Arial" w:cs="Arial"/>
          <w:color w:val="34302D"/>
          <w:shd w:val="clear" w:color="auto" w:fill="FFFFFF"/>
        </w:rPr>
        <w:t>名称回退，限定符值在类型匹配集中也总是具有缩小的语义。它们在语义上不表示对唯一</w:t>
      </w:r>
      <w:r>
        <w:rPr>
          <w:rFonts w:ascii="Arial" w:hAnsi="Arial" w:cs="Arial"/>
          <w:color w:val="34302D"/>
          <w:shd w:val="clear" w:color="auto" w:fill="FFFFFF"/>
        </w:rPr>
        <w:t>bean</w:t>
      </w:r>
      <w:r>
        <w:rPr>
          <w:rFonts w:ascii="Arial" w:hAnsi="Arial" w:cs="Arial"/>
          <w:color w:val="34302D"/>
          <w:shd w:val="clear" w:color="auto" w:fill="FFFFFF"/>
        </w:rPr>
        <w:t>的引用</w:t>
      </w:r>
      <w:r>
        <w:rPr>
          <w:rStyle w:val="HTML"/>
          <w:rFonts w:ascii="Consolas" w:hAnsi="Consolas"/>
          <w:sz w:val="23"/>
          <w:szCs w:val="23"/>
          <w:shd w:val="clear" w:color="auto" w:fill="F7F7F8"/>
        </w:rPr>
        <w:t>id</w:t>
      </w:r>
      <w:r>
        <w:rPr>
          <w:rFonts w:ascii="Arial" w:hAnsi="Arial" w:cs="Arial"/>
          <w:color w:val="34302D"/>
          <w:shd w:val="clear" w:color="auto" w:fill="FFFFFF"/>
        </w:rPr>
        <w:t>。良好限定的值是</w:t>
      </w:r>
      <w:r>
        <w:rPr>
          <w:rStyle w:val="HTML"/>
          <w:rFonts w:ascii="Consolas" w:hAnsi="Consolas"/>
          <w:sz w:val="23"/>
          <w:szCs w:val="23"/>
          <w:shd w:val="clear" w:color="auto" w:fill="F7F7F8"/>
        </w:rPr>
        <w:t>main</w:t>
      </w:r>
      <w:r>
        <w:rPr>
          <w:rFonts w:ascii="Arial" w:hAnsi="Arial" w:cs="Arial"/>
          <w:color w:val="34302D"/>
          <w:shd w:val="clear" w:color="auto" w:fill="FFFFFF"/>
        </w:rPr>
        <w:t>或</w:t>
      </w:r>
      <w:r>
        <w:rPr>
          <w:rStyle w:val="HTML"/>
          <w:rFonts w:ascii="Consolas" w:hAnsi="Consolas"/>
          <w:sz w:val="23"/>
          <w:szCs w:val="23"/>
          <w:shd w:val="clear" w:color="auto" w:fill="F7F7F8"/>
        </w:rPr>
        <w:t>EMEA</w:t>
      </w:r>
      <w:r>
        <w:rPr>
          <w:rFonts w:ascii="Arial" w:hAnsi="Arial" w:cs="Arial"/>
          <w:color w:val="34302D"/>
          <w:shd w:val="clear" w:color="auto" w:fill="FFFFFF"/>
        </w:rPr>
        <w:t>或</w:t>
      </w:r>
      <w:r>
        <w:rPr>
          <w:rStyle w:val="HTML"/>
          <w:rFonts w:ascii="Consolas" w:hAnsi="Consolas"/>
          <w:sz w:val="23"/>
          <w:szCs w:val="23"/>
          <w:shd w:val="clear" w:color="auto" w:fill="F7F7F8"/>
        </w:rPr>
        <w:t>persistent</w:t>
      </w:r>
      <w:r>
        <w:rPr>
          <w:rFonts w:ascii="Arial" w:hAnsi="Arial" w:cs="Arial"/>
          <w:color w:val="34302D"/>
          <w:shd w:val="clear" w:color="auto" w:fill="FFFFFF"/>
        </w:rPr>
        <w:t>，表达独立于从所述豆的特定部件的特性</w:t>
      </w:r>
      <w:r>
        <w:rPr>
          <w:rStyle w:val="HTML"/>
          <w:rFonts w:ascii="Consolas" w:hAnsi="Consolas"/>
          <w:sz w:val="23"/>
          <w:szCs w:val="23"/>
          <w:shd w:val="clear" w:color="auto" w:fill="F7F7F8"/>
        </w:rPr>
        <w:t>id</w:t>
      </w:r>
      <w:r>
        <w:rPr>
          <w:rFonts w:ascii="Arial" w:hAnsi="Arial" w:cs="Arial"/>
          <w:color w:val="34302D"/>
          <w:shd w:val="clear" w:color="auto" w:fill="FFFFFF"/>
        </w:rPr>
        <w:t>，在匿名</w:t>
      </w:r>
      <w:r>
        <w:rPr>
          <w:rFonts w:ascii="Arial" w:hAnsi="Arial" w:cs="Arial"/>
          <w:color w:val="34302D"/>
          <w:shd w:val="clear" w:color="auto" w:fill="FFFFFF"/>
        </w:rPr>
        <w:t>bean</w:t>
      </w:r>
      <w:r>
        <w:rPr>
          <w:rFonts w:ascii="Arial" w:hAnsi="Arial" w:cs="Arial"/>
          <w:color w:val="34302D"/>
          <w:shd w:val="clear" w:color="auto" w:fill="FFFFFF"/>
        </w:rPr>
        <w:t>定义的情况下可以自动生成，例如前面例子中的定义。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Qualifiers also apply to typed collections, as discussed earlier — for example, to </w:t>
      </w:r>
      <w:r w:rsidRPr="00BA0D5D">
        <w:rPr>
          <w:rFonts w:ascii="Consolas" w:eastAsia="宋体" w:hAnsi="Consolas" w:cs="宋体"/>
          <w:color w:val="34302D"/>
          <w:kern w:val="0"/>
          <w:sz w:val="23"/>
          <w:szCs w:val="23"/>
          <w:shd w:val="clear" w:color="auto" w:fill="F7F7F8"/>
        </w:rPr>
        <w:t>Set&lt;MovieCatalog&gt;</w:t>
      </w:r>
      <w:r w:rsidRPr="00BA0D5D">
        <w:rPr>
          <w:rFonts w:ascii="inherit" w:eastAsia="宋体" w:hAnsi="inherit" w:cs="Arial"/>
          <w:color w:val="34302D"/>
          <w:kern w:val="0"/>
          <w:sz w:val="24"/>
          <w:szCs w:val="24"/>
        </w:rPr>
        <w:t>. In this case, all matching beans, according to the declared qualifiers, are injected as a collection. This implies that qualifiers do not have to be unique. Rather, they constitute filtering criteria. For example, you can define multiple </w:t>
      </w:r>
      <w:r w:rsidRPr="00BA0D5D">
        <w:rPr>
          <w:rFonts w:ascii="Consolas" w:eastAsia="宋体" w:hAnsi="Consolas" w:cs="宋体"/>
          <w:color w:val="34302D"/>
          <w:kern w:val="0"/>
          <w:sz w:val="23"/>
          <w:szCs w:val="23"/>
          <w:shd w:val="clear" w:color="auto" w:fill="F7F7F8"/>
        </w:rPr>
        <w:t>MovieCatalog</w:t>
      </w:r>
      <w:r w:rsidRPr="00BA0D5D">
        <w:rPr>
          <w:rFonts w:ascii="inherit" w:eastAsia="宋体" w:hAnsi="inherit" w:cs="Arial"/>
          <w:color w:val="34302D"/>
          <w:kern w:val="0"/>
          <w:sz w:val="24"/>
          <w:szCs w:val="24"/>
        </w:rPr>
        <w:t> beans with the same qualifier value “action”, all of which are injected into a </w:t>
      </w:r>
      <w:r w:rsidRPr="00BA0D5D">
        <w:rPr>
          <w:rFonts w:ascii="Consolas" w:eastAsia="宋体" w:hAnsi="Consolas" w:cs="宋体"/>
          <w:color w:val="34302D"/>
          <w:kern w:val="0"/>
          <w:sz w:val="23"/>
          <w:szCs w:val="23"/>
          <w:shd w:val="clear" w:color="auto" w:fill="F7F7F8"/>
        </w:rPr>
        <w:t>Set&lt;MovieCatalog&gt;</w:t>
      </w:r>
      <w:r w:rsidRPr="00BA0D5D">
        <w:rPr>
          <w:rFonts w:ascii="inherit" w:eastAsia="宋体" w:hAnsi="inherit" w:cs="Arial"/>
          <w:color w:val="34302D"/>
          <w:kern w:val="0"/>
          <w:sz w:val="24"/>
          <w:szCs w:val="24"/>
        </w:rPr>
        <w:t> annotated with </w:t>
      </w:r>
      <w:r w:rsidRPr="00BA0D5D">
        <w:rPr>
          <w:rFonts w:ascii="Consolas" w:eastAsia="宋体" w:hAnsi="Consolas" w:cs="宋体"/>
          <w:color w:val="34302D"/>
          <w:kern w:val="0"/>
          <w:sz w:val="23"/>
          <w:szCs w:val="23"/>
          <w:shd w:val="clear" w:color="auto" w:fill="F7F7F8"/>
        </w:rPr>
        <w:t>@Qualifier("action")</w:t>
      </w:r>
      <w:r w:rsidRPr="00BA0D5D">
        <w:rPr>
          <w:rFonts w:ascii="inherit" w:eastAsia="宋体" w:hAnsi="inherit" w:cs="Arial"/>
          <w:color w:val="34302D"/>
          <w:kern w:val="0"/>
          <w:sz w:val="24"/>
          <w:szCs w:val="24"/>
        </w:rPr>
        <w:t>.</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限定符也适用于类型集合，如前所述</w:t>
      </w:r>
      <w:r>
        <w:rPr>
          <w:rFonts w:ascii="Arial" w:hAnsi="Arial" w:cs="Arial"/>
          <w:color w:val="34302D"/>
          <w:shd w:val="clear" w:color="auto" w:fill="FFFFFF"/>
        </w:rPr>
        <w:t xml:space="preserve"> - </w:t>
      </w:r>
      <w:r>
        <w:rPr>
          <w:rFonts w:ascii="Arial" w:hAnsi="Arial" w:cs="Arial"/>
          <w:color w:val="34302D"/>
          <w:shd w:val="clear" w:color="auto" w:fill="FFFFFF"/>
        </w:rPr>
        <w:t>例如，</w:t>
      </w:r>
      <w:r>
        <w:rPr>
          <w:rFonts w:ascii="Arial" w:hAnsi="Arial" w:cs="Arial"/>
          <w:color w:val="34302D"/>
          <w:shd w:val="clear" w:color="auto" w:fill="FFFFFF"/>
        </w:rPr>
        <w:t>to </w:t>
      </w:r>
      <w:r>
        <w:rPr>
          <w:rStyle w:val="HTML"/>
          <w:rFonts w:ascii="Consolas" w:hAnsi="Consolas"/>
          <w:sz w:val="23"/>
          <w:szCs w:val="23"/>
          <w:shd w:val="clear" w:color="auto" w:fill="F7F7F8"/>
        </w:rPr>
        <w:t>Set&lt;MovieCatalog&gt;</w:t>
      </w:r>
      <w:r>
        <w:rPr>
          <w:rFonts w:ascii="Arial" w:hAnsi="Arial" w:cs="Arial"/>
          <w:color w:val="34302D"/>
          <w:shd w:val="clear" w:color="auto" w:fill="FFFFFF"/>
        </w:rPr>
        <w:t>。在这种情况下，根据声明的限定符，所有匹配的</w:t>
      </w:r>
      <w:r>
        <w:rPr>
          <w:rFonts w:ascii="Arial" w:hAnsi="Arial" w:cs="Arial"/>
          <w:color w:val="34302D"/>
          <w:shd w:val="clear" w:color="auto" w:fill="FFFFFF"/>
        </w:rPr>
        <w:t>bean</w:t>
      </w:r>
      <w:r>
        <w:rPr>
          <w:rFonts w:ascii="Arial" w:hAnsi="Arial" w:cs="Arial"/>
          <w:color w:val="34302D"/>
          <w:shd w:val="clear" w:color="auto" w:fill="FFFFFF"/>
        </w:rPr>
        <w:t>都作为集合注入。这意味着限定符不必是唯一的。相反，它们构成了过滤标准。例如，您可以</w:t>
      </w:r>
      <w:r>
        <w:rPr>
          <w:rStyle w:val="HTML"/>
          <w:rFonts w:ascii="Consolas" w:hAnsi="Consolas"/>
          <w:sz w:val="23"/>
          <w:szCs w:val="23"/>
          <w:shd w:val="clear" w:color="auto" w:fill="F7F7F8"/>
        </w:rPr>
        <w:t>MovieCatalog</w:t>
      </w:r>
      <w:r>
        <w:rPr>
          <w:rFonts w:ascii="Arial" w:hAnsi="Arial" w:cs="Arial"/>
          <w:color w:val="34302D"/>
          <w:shd w:val="clear" w:color="auto" w:fill="FFFFFF"/>
        </w:rPr>
        <w:t>使用相同的限定符值</w:t>
      </w:r>
      <w:r>
        <w:rPr>
          <w:rFonts w:ascii="Arial" w:hAnsi="Arial" w:cs="Arial"/>
          <w:color w:val="34302D"/>
          <w:shd w:val="clear" w:color="auto" w:fill="FFFFFF"/>
        </w:rPr>
        <w:t>“action” </w:t>
      </w:r>
      <w:r>
        <w:rPr>
          <w:rFonts w:ascii="Arial" w:hAnsi="Arial" w:cs="Arial"/>
          <w:color w:val="34302D"/>
          <w:shd w:val="clear" w:color="auto" w:fill="FFFFFF"/>
        </w:rPr>
        <w:t>定义多个</w:t>
      </w:r>
      <w:r>
        <w:rPr>
          <w:rFonts w:ascii="Arial" w:hAnsi="Arial" w:cs="Arial"/>
          <w:color w:val="34302D"/>
          <w:shd w:val="clear" w:color="auto" w:fill="FFFFFF"/>
        </w:rPr>
        <w:t>bean</w:t>
      </w:r>
      <w:r>
        <w:rPr>
          <w:rFonts w:ascii="Arial" w:hAnsi="Arial" w:cs="Arial"/>
          <w:color w:val="34302D"/>
          <w:shd w:val="clear" w:color="auto" w:fill="FFFFFF"/>
        </w:rPr>
        <w:t>，所有这些</w:t>
      </w:r>
      <w:r>
        <w:rPr>
          <w:rFonts w:ascii="Arial" w:hAnsi="Arial" w:cs="Arial"/>
          <w:color w:val="34302D"/>
          <w:shd w:val="clear" w:color="auto" w:fill="FFFFFF"/>
        </w:rPr>
        <w:t>bean</w:t>
      </w:r>
      <w:r>
        <w:rPr>
          <w:rFonts w:ascii="Arial" w:hAnsi="Arial" w:cs="Arial"/>
          <w:color w:val="34302D"/>
          <w:shd w:val="clear" w:color="auto" w:fill="FFFFFF"/>
        </w:rPr>
        <w:t>都注入带</w:t>
      </w:r>
      <w:r>
        <w:rPr>
          <w:rStyle w:val="HTML"/>
          <w:rFonts w:ascii="Consolas" w:hAnsi="Consolas"/>
          <w:sz w:val="23"/>
          <w:szCs w:val="23"/>
          <w:shd w:val="clear" w:color="auto" w:fill="F7F7F8"/>
        </w:rPr>
        <w:t>Set&lt;MovieCatalog&gt;</w:t>
      </w:r>
      <w:r>
        <w:rPr>
          <w:rFonts w:ascii="Arial" w:hAnsi="Arial" w:cs="Arial"/>
          <w:color w:val="34302D"/>
          <w:shd w:val="clear" w:color="auto" w:fill="FFFFFF"/>
        </w:rPr>
        <w:t>注释的注释中</w:t>
      </w:r>
      <w:r>
        <w:rPr>
          <w:rStyle w:val="HTML"/>
          <w:rFonts w:ascii="Consolas" w:hAnsi="Consolas"/>
          <w:sz w:val="23"/>
          <w:szCs w:val="23"/>
          <w:shd w:val="clear" w:color="auto" w:fill="F7F7F8"/>
        </w:rPr>
        <w:t>@Qualifier("action")</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601B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Letting qualifier values select against target bean names, within the type-matching candidates, does not require a </w:t>
            </w:r>
            <w:r w:rsidRPr="00BA0D5D">
              <w:rPr>
                <w:rFonts w:ascii="Consolas" w:eastAsia="宋体" w:hAnsi="Consolas" w:cs="宋体"/>
                <w:kern w:val="0"/>
                <w:sz w:val="23"/>
                <w:szCs w:val="23"/>
                <w:shd w:val="clear" w:color="auto" w:fill="F7F7F8"/>
              </w:rPr>
              <w:t>@Qualifier</w:t>
            </w:r>
            <w:r w:rsidRPr="00BA0D5D">
              <w:rPr>
                <w:rFonts w:ascii="inherit" w:eastAsia="宋体" w:hAnsi="inherit" w:cs="宋体"/>
                <w:kern w:val="0"/>
                <w:sz w:val="24"/>
                <w:szCs w:val="24"/>
              </w:rPr>
              <w:t xml:space="preserve"> annotation at the injection point. If there is no other resolution indicator (such as a qualifier or a primary marker), for a non-unique dependency situation, Spring </w:t>
            </w:r>
            <w:r w:rsidRPr="00BA0D5D">
              <w:rPr>
                <w:rFonts w:ascii="inherit" w:eastAsia="宋体" w:hAnsi="inherit" w:cs="宋体"/>
                <w:kern w:val="0"/>
                <w:sz w:val="24"/>
                <w:szCs w:val="24"/>
              </w:rPr>
              <w:lastRenderedPageBreak/>
              <w:t>matches the injection point name (that is, the field name or parameter name) against the target bean names and choose the same-named candidate, if any.</w:t>
            </w:r>
          </w:p>
          <w:p w:rsidR="003601B4" w:rsidRPr="00BA0D5D" w:rsidRDefault="003601B4"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在类型匹配候选项中，根据目标</w:t>
            </w:r>
            <w:r>
              <w:rPr>
                <w:rFonts w:ascii="Arial" w:hAnsi="Arial" w:cs="Arial"/>
                <w:shd w:val="clear" w:color="auto" w:fill="EBF1E7"/>
              </w:rPr>
              <w:t>bean</w:t>
            </w:r>
            <w:r>
              <w:rPr>
                <w:rFonts w:ascii="Arial" w:hAnsi="Arial" w:cs="Arial"/>
                <w:shd w:val="clear" w:color="auto" w:fill="EBF1E7"/>
              </w:rPr>
              <w:t>名称选择限定符值，不需要</w:t>
            </w:r>
            <w:r>
              <w:rPr>
                <w:rStyle w:val="HTML"/>
                <w:rFonts w:ascii="Consolas" w:hAnsi="Consolas"/>
                <w:sz w:val="23"/>
                <w:szCs w:val="23"/>
                <w:shd w:val="clear" w:color="auto" w:fill="F7F7F8"/>
              </w:rPr>
              <w:t>@Qualifier</w:t>
            </w:r>
            <w:r>
              <w:rPr>
                <w:rFonts w:ascii="Arial" w:hAnsi="Arial" w:cs="Arial"/>
                <w:shd w:val="clear" w:color="auto" w:fill="EBF1E7"/>
              </w:rPr>
              <w:t>注入点处的注释。如果没有其他解析指示符（例如限定符或主要标记），则对于非唯一依赖性情况，</w:t>
            </w:r>
            <w:r>
              <w:rPr>
                <w:rFonts w:ascii="Arial" w:hAnsi="Arial" w:cs="Arial"/>
                <w:shd w:val="clear" w:color="auto" w:fill="EBF1E7"/>
              </w:rPr>
              <w:t>Spring</w:t>
            </w:r>
            <w:r>
              <w:rPr>
                <w:rFonts w:ascii="Arial" w:hAnsi="Arial" w:cs="Arial"/>
                <w:shd w:val="clear" w:color="auto" w:fill="EBF1E7"/>
              </w:rPr>
              <w:t>会将注入点名称（即字段名称或参数名称）与目标</w:t>
            </w:r>
            <w:r>
              <w:rPr>
                <w:rFonts w:ascii="Arial" w:hAnsi="Arial" w:cs="Arial"/>
                <w:shd w:val="clear" w:color="auto" w:fill="EBF1E7"/>
              </w:rPr>
              <w:t>bean</w:t>
            </w:r>
            <w:r>
              <w:rPr>
                <w:rFonts w:ascii="Arial" w:hAnsi="Arial" w:cs="Arial"/>
                <w:shd w:val="clear" w:color="auto" w:fill="EBF1E7"/>
              </w:rPr>
              <w:t>名称进行匹配，然后选择同名的候选人，如果有的话。</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That said, if you intend to express annotation-driven injection by name, do not primarily use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even if it is capable of selecting by bean name among type-matching candidates. Instead, use the JSR-250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annotation, which is semantically defined to identify a specific target component by its unique name, with the declared type being irrelevant for the matching process.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has rather different semantics: After selecting candidate beans by type, the specified </w:t>
            </w:r>
            <w:r w:rsidRPr="00BA0D5D">
              <w:rPr>
                <w:rFonts w:ascii="Consolas" w:eastAsia="宋体" w:hAnsi="Consolas" w:cs="宋体"/>
                <w:kern w:val="0"/>
                <w:sz w:val="23"/>
                <w:szCs w:val="23"/>
                <w:shd w:val="clear" w:color="auto" w:fill="F7F7F8"/>
              </w:rPr>
              <w:t>String</w:t>
            </w:r>
            <w:r w:rsidRPr="00BA0D5D">
              <w:rPr>
                <w:rFonts w:ascii="inherit" w:eastAsia="宋体" w:hAnsi="inherit" w:cs="宋体"/>
                <w:kern w:val="0"/>
                <w:sz w:val="24"/>
                <w:szCs w:val="24"/>
              </w:rPr>
              <w:t> qualifier value is considered within those type-selected candidates only (for example, matching an </w:t>
            </w:r>
            <w:r w:rsidRPr="00BA0D5D">
              <w:rPr>
                <w:rFonts w:ascii="Consolas" w:eastAsia="宋体" w:hAnsi="Consolas" w:cs="宋体"/>
                <w:kern w:val="0"/>
                <w:sz w:val="23"/>
                <w:szCs w:val="23"/>
                <w:shd w:val="clear" w:color="auto" w:fill="F7F7F8"/>
              </w:rPr>
              <w:t>account</w:t>
            </w:r>
            <w:r w:rsidRPr="00BA0D5D">
              <w:rPr>
                <w:rFonts w:ascii="inherit" w:eastAsia="宋体" w:hAnsi="inherit" w:cs="宋体"/>
                <w:kern w:val="0"/>
                <w:sz w:val="24"/>
                <w:szCs w:val="24"/>
              </w:rPr>
              <w:t> qualifier against beans marked with the same qualifier label).</w:t>
            </w:r>
          </w:p>
          <w:p w:rsidR="003601B4" w:rsidRPr="00BA0D5D" w:rsidRDefault="003601B4"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也就是说，如果您打算按名称表达注释驱动的注入，请不要主要使用</w:t>
            </w:r>
            <w:r>
              <w:rPr>
                <w:rStyle w:val="HTML"/>
                <w:rFonts w:ascii="Consolas" w:hAnsi="Consolas"/>
                <w:sz w:val="23"/>
                <w:szCs w:val="23"/>
                <w:shd w:val="clear" w:color="auto" w:fill="F7F7F8"/>
              </w:rPr>
              <w:t>@Autowired</w:t>
            </w:r>
            <w:r>
              <w:rPr>
                <w:rFonts w:ascii="Arial" w:hAnsi="Arial" w:cs="Arial"/>
                <w:shd w:val="clear" w:color="auto" w:fill="EBF1E7"/>
              </w:rPr>
              <w:t>，即使它能够在类型匹配候选项中通过</w:t>
            </w:r>
            <w:r>
              <w:rPr>
                <w:rFonts w:ascii="Arial" w:hAnsi="Arial" w:cs="Arial"/>
                <w:shd w:val="clear" w:color="auto" w:fill="EBF1E7"/>
              </w:rPr>
              <w:t>bean</w:t>
            </w:r>
            <w:r>
              <w:rPr>
                <w:rFonts w:ascii="Arial" w:hAnsi="Arial" w:cs="Arial"/>
                <w:shd w:val="clear" w:color="auto" w:fill="EBF1E7"/>
              </w:rPr>
              <w:t>名称进行选择。相反，使用</w:t>
            </w:r>
            <w:r>
              <w:rPr>
                <w:rFonts w:ascii="Arial" w:hAnsi="Arial" w:cs="Arial"/>
                <w:shd w:val="clear" w:color="auto" w:fill="EBF1E7"/>
              </w:rPr>
              <w:t>JSR-250 </w:t>
            </w:r>
            <w:r>
              <w:rPr>
                <w:rStyle w:val="HTML"/>
                <w:rFonts w:ascii="Consolas" w:hAnsi="Consolas"/>
                <w:sz w:val="23"/>
                <w:szCs w:val="23"/>
                <w:shd w:val="clear" w:color="auto" w:fill="F7F7F8"/>
              </w:rPr>
              <w:t>@Resource</w:t>
            </w:r>
            <w:r>
              <w:rPr>
                <w:rFonts w:ascii="Arial" w:hAnsi="Arial" w:cs="Arial"/>
                <w:shd w:val="clear" w:color="auto" w:fill="EBF1E7"/>
              </w:rPr>
              <w:t>注释，该注释在语义上定义为通过其唯一名称标识特定目标组件，声明的类型与匹配过程无关。</w:t>
            </w:r>
            <w:r>
              <w:rPr>
                <w:rStyle w:val="HTML"/>
                <w:rFonts w:ascii="Consolas" w:hAnsi="Consolas"/>
                <w:sz w:val="23"/>
                <w:szCs w:val="23"/>
                <w:shd w:val="clear" w:color="auto" w:fill="F7F7F8"/>
              </w:rPr>
              <w:t>@Autowired</w:t>
            </w:r>
            <w:r>
              <w:rPr>
                <w:rFonts w:ascii="Arial" w:hAnsi="Arial" w:cs="Arial"/>
                <w:shd w:val="clear" w:color="auto" w:fill="EBF1E7"/>
              </w:rPr>
              <w:t>具有相当不同的语义：在按类型选择候选</w:t>
            </w:r>
            <w:r>
              <w:rPr>
                <w:rFonts w:ascii="Arial" w:hAnsi="Arial" w:cs="Arial"/>
                <w:shd w:val="clear" w:color="auto" w:fill="EBF1E7"/>
              </w:rPr>
              <w:t>bean</w:t>
            </w:r>
            <w:r>
              <w:rPr>
                <w:rFonts w:ascii="Arial" w:hAnsi="Arial" w:cs="Arial"/>
                <w:shd w:val="clear" w:color="auto" w:fill="EBF1E7"/>
              </w:rPr>
              <w:t>之后，</w:t>
            </w:r>
            <w:r>
              <w:rPr>
                <w:rStyle w:val="HTML"/>
                <w:rFonts w:ascii="Consolas" w:hAnsi="Consolas"/>
                <w:sz w:val="23"/>
                <w:szCs w:val="23"/>
                <w:shd w:val="clear" w:color="auto" w:fill="F7F7F8"/>
              </w:rPr>
              <w:t>String</w:t>
            </w:r>
            <w:r>
              <w:rPr>
                <w:rFonts w:ascii="Arial" w:hAnsi="Arial" w:cs="Arial"/>
                <w:shd w:val="clear" w:color="auto" w:fill="EBF1E7"/>
              </w:rPr>
              <w:t> </w:t>
            </w:r>
            <w:r>
              <w:rPr>
                <w:rFonts w:ascii="Arial" w:hAnsi="Arial" w:cs="Arial"/>
                <w:shd w:val="clear" w:color="auto" w:fill="EBF1E7"/>
              </w:rPr>
              <w:t>仅在那些类型选择的候选中考虑指定的限定符值（例如，将</w:t>
            </w:r>
            <w:r>
              <w:rPr>
                <w:rStyle w:val="HTML"/>
                <w:rFonts w:ascii="Consolas" w:hAnsi="Consolas"/>
                <w:sz w:val="23"/>
                <w:szCs w:val="23"/>
                <w:shd w:val="clear" w:color="auto" w:fill="F7F7F8"/>
              </w:rPr>
              <w:t>account</w:t>
            </w:r>
            <w:r>
              <w:rPr>
                <w:rFonts w:ascii="Arial" w:hAnsi="Arial" w:cs="Arial"/>
                <w:shd w:val="clear" w:color="auto" w:fill="EBF1E7"/>
              </w:rPr>
              <w:t>限定符与标记有相同限定符标签的</w:t>
            </w:r>
            <w:r>
              <w:rPr>
                <w:rFonts w:ascii="Arial" w:hAnsi="Arial" w:cs="Arial"/>
                <w:shd w:val="clear" w:color="auto" w:fill="EBF1E7"/>
              </w:rPr>
              <w:t>bean </w:t>
            </w:r>
            <w:r>
              <w:rPr>
                <w:rFonts w:ascii="Arial" w:hAnsi="Arial" w:cs="Arial"/>
                <w:shd w:val="clear" w:color="auto" w:fill="EBF1E7"/>
              </w:rPr>
              <w:t>匹配）。</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For beans that are themselves defined as a collection, </w:t>
            </w:r>
            <w:r w:rsidRPr="00BA0D5D">
              <w:rPr>
                <w:rFonts w:ascii="Consolas" w:eastAsia="宋体" w:hAnsi="Consolas" w:cs="宋体"/>
                <w:kern w:val="0"/>
                <w:sz w:val="23"/>
                <w:szCs w:val="23"/>
                <w:shd w:val="clear" w:color="auto" w:fill="F7F7F8"/>
              </w:rPr>
              <w:t>Map</w:t>
            </w:r>
            <w:r w:rsidRPr="00BA0D5D">
              <w:rPr>
                <w:rFonts w:ascii="inherit" w:eastAsia="宋体" w:hAnsi="inherit" w:cs="宋体"/>
                <w:kern w:val="0"/>
                <w:sz w:val="24"/>
                <w:szCs w:val="24"/>
              </w:rPr>
              <w:t>, or array type,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is a fine solution, referring to the specific collection or array bean by unique name. That said, as of 4.3, collection, you can match </w:t>
            </w:r>
            <w:r w:rsidRPr="00BA0D5D">
              <w:rPr>
                <w:rFonts w:ascii="Consolas" w:eastAsia="宋体" w:hAnsi="Consolas" w:cs="宋体"/>
                <w:kern w:val="0"/>
                <w:sz w:val="23"/>
                <w:szCs w:val="23"/>
                <w:shd w:val="clear" w:color="auto" w:fill="F7F7F8"/>
              </w:rPr>
              <w:t>Map</w:t>
            </w:r>
            <w:r w:rsidRPr="00BA0D5D">
              <w:rPr>
                <w:rFonts w:ascii="inherit" w:eastAsia="宋体" w:hAnsi="inherit" w:cs="宋体"/>
                <w:kern w:val="0"/>
                <w:sz w:val="24"/>
                <w:szCs w:val="24"/>
              </w:rPr>
              <w:t>, and array types through Spring’s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type matching algorithm as well, as long as the element type information is preserved in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return type signatures or collection inheritance hierarchies. In this case, you can use qualifier values to select among same-typed collections, as outlined in the previous paragraph.</w:t>
            </w:r>
          </w:p>
          <w:p w:rsidR="003601B4" w:rsidRPr="00BA0D5D" w:rsidRDefault="003601B4"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对于自身定义为集合</w:t>
            </w:r>
            <w:r>
              <w:rPr>
                <w:rStyle w:val="HTML"/>
                <w:rFonts w:ascii="Consolas" w:hAnsi="Consolas"/>
                <w:sz w:val="23"/>
                <w:szCs w:val="23"/>
                <w:shd w:val="clear" w:color="auto" w:fill="F7F7F8"/>
              </w:rPr>
              <w:t>Map</w:t>
            </w:r>
            <w:r>
              <w:rPr>
                <w:rFonts w:ascii="Arial" w:hAnsi="Arial" w:cs="Arial"/>
                <w:shd w:val="clear" w:color="auto" w:fill="EBF1E7"/>
              </w:rPr>
              <w:t>或数组类型的</w:t>
            </w:r>
            <w:r>
              <w:rPr>
                <w:rFonts w:ascii="Arial" w:hAnsi="Arial" w:cs="Arial"/>
                <w:shd w:val="clear" w:color="auto" w:fill="EBF1E7"/>
              </w:rPr>
              <w:t>bean</w:t>
            </w:r>
            <w:r>
              <w:rPr>
                <w:rFonts w:ascii="Arial" w:hAnsi="Arial" w:cs="Arial"/>
                <w:shd w:val="clear" w:color="auto" w:fill="EBF1E7"/>
              </w:rPr>
              <w:t>来说，这</w:t>
            </w:r>
            <w:r>
              <w:rPr>
                <w:rStyle w:val="HTML"/>
                <w:rFonts w:ascii="Consolas" w:hAnsi="Consolas"/>
                <w:sz w:val="23"/>
                <w:szCs w:val="23"/>
                <w:shd w:val="clear" w:color="auto" w:fill="F7F7F8"/>
              </w:rPr>
              <w:t>@Resource</w:t>
            </w:r>
            <w:r>
              <w:rPr>
                <w:rFonts w:ascii="Arial" w:hAnsi="Arial" w:cs="Arial"/>
                <w:shd w:val="clear" w:color="auto" w:fill="EBF1E7"/>
              </w:rPr>
              <w:t> </w:t>
            </w:r>
            <w:r>
              <w:rPr>
                <w:rFonts w:ascii="Arial" w:hAnsi="Arial" w:cs="Arial"/>
                <w:shd w:val="clear" w:color="auto" w:fill="EBF1E7"/>
              </w:rPr>
              <w:t>是一个很好的解决方案，它通过唯一名称引用特定的集合或数组</w:t>
            </w:r>
            <w:r>
              <w:rPr>
                <w:rFonts w:ascii="Arial" w:hAnsi="Arial" w:cs="Arial"/>
                <w:shd w:val="clear" w:color="auto" w:fill="EBF1E7"/>
              </w:rPr>
              <w:t>bean</w:t>
            </w:r>
            <w:r>
              <w:rPr>
                <w:rFonts w:ascii="Arial" w:hAnsi="Arial" w:cs="Arial"/>
                <w:shd w:val="clear" w:color="auto" w:fill="EBF1E7"/>
              </w:rPr>
              <w:t>。也就是说，从</w:t>
            </w:r>
            <w:r>
              <w:rPr>
                <w:rFonts w:ascii="Arial" w:hAnsi="Arial" w:cs="Arial"/>
                <w:shd w:val="clear" w:color="auto" w:fill="EBF1E7"/>
              </w:rPr>
              <w:t>4.3</w:t>
            </w:r>
            <w:r>
              <w:rPr>
                <w:rFonts w:ascii="Arial" w:hAnsi="Arial" w:cs="Arial"/>
                <w:shd w:val="clear" w:color="auto" w:fill="EBF1E7"/>
              </w:rPr>
              <w:t>开始，只要在返回类型签名或集合继承层次结构中保留元素类型信息，就可以</w:t>
            </w:r>
            <w:r>
              <w:rPr>
                <w:rStyle w:val="HTML"/>
                <w:rFonts w:ascii="Consolas" w:hAnsi="Consolas"/>
                <w:sz w:val="23"/>
                <w:szCs w:val="23"/>
                <w:shd w:val="clear" w:color="auto" w:fill="F7F7F8"/>
              </w:rPr>
              <w:t>Map</w:t>
            </w:r>
            <w:r>
              <w:rPr>
                <w:rFonts w:ascii="Arial" w:hAnsi="Arial" w:cs="Arial"/>
                <w:shd w:val="clear" w:color="auto" w:fill="EBF1E7"/>
              </w:rPr>
              <w:t>通过</w:t>
            </w:r>
            <w:r>
              <w:rPr>
                <w:rFonts w:ascii="Arial" w:hAnsi="Arial" w:cs="Arial"/>
                <w:shd w:val="clear" w:color="auto" w:fill="EBF1E7"/>
              </w:rPr>
              <w:t>Spring</w:t>
            </w:r>
            <w:r>
              <w:rPr>
                <w:rFonts w:ascii="Arial" w:hAnsi="Arial" w:cs="Arial"/>
                <w:shd w:val="clear" w:color="auto" w:fill="EBF1E7"/>
              </w:rPr>
              <w:t>的</w:t>
            </w:r>
            <w:r>
              <w:rPr>
                <w:rStyle w:val="HTML"/>
                <w:rFonts w:ascii="Consolas" w:hAnsi="Consolas"/>
                <w:sz w:val="23"/>
                <w:szCs w:val="23"/>
                <w:shd w:val="clear" w:color="auto" w:fill="F7F7F8"/>
              </w:rPr>
              <w:t>@Autowired</w:t>
            </w:r>
            <w:r>
              <w:rPr>
                <w:rFonts w:ascii="Arial" w:hAnsi="Arial" w:cs="Arial"/>
                <w:shd w:val="clear" w:color="auto" w:fill="EBF1E7"/>
              </w:rPr>
              <w:t>类型匹配算法匹配和数组类型</w:t>
            </w:r>
            <w:r>
              <w:rPr>
                <w:rFonts w:ascii="Arial" w:hAnsi="Arial" w:cs="Arial"/>
                <w:shd w:val="clear" w:color="auto" w:fill="EBF1E7"/>
              </w:rPr>
              <w:t> </w:t>
            </w:r>
            <w:r>
              <w:rPr>
                <w:rStyle w:val="HTML"/>
                <w:rFonts w:ascii="Consolas" w:hAnsi="Consolas"/>
                <w:sz w:val="23"/>
                <w:szCs w:val="23"/>
                <w:shd w:val="clear" w:color="auto" w:fill="F7F7F8"/>
              </w:rPr>
              <w:t>@Bean</w:t>
            </w:r>
            <w:r>
              <w:rPr>
                <w:rFonts w:ascii="Arial" w:hAnsi="Arial" w:cs="Arial"/>
                <w:shd w:val="clear" w:color="auto" w:fill="EBF1E7"/>
              </w:rPr>
              <w:t>。在这种情况下，您可以使用限定符值在相同类型的集合中进行选择，如上一段所述。</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As of 4.3,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also considers self references for injection (that is, references back to the bean that is currently injected). Note that self injection is a fallback. Regular dependencies on other components always have precedence. In that sense, self references do not participate in regular candidate selection and are therefore in particular never primary. On the contrary, they always end up as lowest precedence. In practice, you should use self references as a last resort only (for example, for calling other methods on the same instance through the bean’s transactional proxy). Consider factoring out the effected methods to a separate delegate bean in such a scenario. Alternatively, you can use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which may obtain a proxy back to the current bean by its unique name.</w:t>
            </w:r>
          </w:p>
          <w:p w:rsidR="003601B4" w:rsidRPr="00BA0D5D" w:rsidRDefault="003601B4"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从</w:t>
            </w:r>
            <w:r>
              <w:rPr>
                <w:rFonts w:ascii="Arial" w:hAnsi="Arial" w:cs="Arial"/>
                <w:shd w:val="clear" w:color="auto" w:fill="EBF1E7"/>
              </w:rPr>
              <w:t>4.3</w:t>
            </w:r>
            <w:r>
              <w:rPr>
                <w:rFonts w:ascii="Arial" w:hAnsi="Arial" w:cs="Arial"/>
                <w:shd w:val="clear" w:color="auto" w:fill="EBF1E7"/>
              </w:rPr>
              <w:t>开始，</w:t>
            </w:r>
            <w:r>
              <w:rPr>
                <w:rStyle w:val="HTML"/>
                <w:rFonts w:ascii="Consolas" w:hAnsi="Consolas"/>
                <w:sz w:val="23"/>
                <w:szCs w:val="23"/>
                <w:shd w:val="clear" w:color="auto" w:fill="F7F7F8"/>
              </w:rPr>
              <w:t>@Autowired</w:t>
            </w:r>
            <w:r>
              <w:rPr>
                <w:rFonts w:ascii="Arial" w:hAnsi="Arial" w:cs="Arial"/>
                <w:shd w:val="clear" w:color="auto" w:fill="EBF1E7"/>
              </w:rPr>
              <w:t>还考虑了自引用注入（即，引用回到当前注入的</w:t>
            </w:r>
            <w:r>
              <w:rPr>
                <w:rFonts w:ascii="Arial" w:hAnsi="Arial" w:cs="Arial"/>
                <w:shd w:val="clear" w:color="auto" w:fill="EBF1E7"/>
              </w:rPr>
              <w:t>bean</w:t>
            </w:r>
            <w:r>
              <w:rPr>
                <w:rFonts w:ascii="Arial" w:hAnsi="Arial" w:cs="Arial"/>
                <w:shd w:val="clear" w:color="auto" w:fill="EBF1E7"/>
              </w:rPr>
              <w:t>）。请注意，自我注入是一种后备。对其他组件的常规依赖性始终具有优先权。从这个意义上说，自我引用并不参与常规的候选人选择，因此特别是不是主要的。相反，它们总是最低优先级。在实践中，您应该仅使用自引用作为最后的手段（例如，通过</w:t>
            </w:r>
            <w:r>
              <w:rPr>
                <w:rFonts w:ascii="Arial" w:hAnsi="Arial" w:cs="Arial"/>
                <w:shd w:val="clear" w:color="auto" w:fill="EBF1E7"/>
              </w:rPr>
              <w:t>bean</w:t>
            </w:r>
            <w:r>
              <w:rPr>
                <w:rFonts w:ascii="Arial" w:hAnsi="Arial" w:cs="Arial"/>
                <w:shd w:val="clear" w:color="auto" w:fill="EBF1E7"/>
              </w:rPr>
              <w:t>的事务代理调用同一实例上的其他方法）。考虑在这种情况下将受影响的</w:t>
            </w:r>
            <w:r>
              <w:rPr>
                <w:rFonts w:ascii="Arial" w:hAnsi="Arial" w:cs="Arial"/>
                <w:shd w:val="clear" w:color="auto" w:fill="EBF1E7"/>
              </w:rPr>
              <w:lastRenderedPageBreak/>
              <w:t>方法分解为单独的委托</w:t>
            </w:r>
            <w:r>
              <w:rPr>
                <w:rFonts w:ascii="Arial" w:hAnsi="Arial" w:cs="Arial"/>
                <w:shd w:val="clear" w:color="auto" w:fill="EBF1E7"/>
              </w:rPr>
              <w:t>bean</w:t>
            </w:r>
            <w:r>
              <w:rPr>
                <w:rFonts w:ascii="Arial" w:hAnsi="Arial" w:cs="Arial"/>
                <w:shd w:val="clear" w:color="auto" w:fill="EBF1E7"/>
              </w:rPr>
              <w:t>。或者，您可以使用</w:t>
            </w:r>
            <w:r>
              <w:rPr>
                <w:rStyle w:val="HTML"/>
                <w:rFonts w:ascii="Consolas" w:hAnsi="Consolas"/>
                <w:sz w:val="23"/>
                <w:szCs w:val="23"/>
                <w:shd w:val="clear" w:color="auto" w:fill="F7F7F8"/>
              </w:rPr>
              <w:t>@Resource</w:t>
            </w:r>
            <w:r>
              <w:rPr>
                <w:rFonts w:ascii="Arial" w:hAnsi="Arial" w:cs="Arial"/>
                <w:shd w:val="clear" w:color="auto" w:fill="EBF1E7"/>
              </w:rPr>
              <w:t>，它可以通过其唯一名称获取代理回到当前</w:t>
            </w:r>
            <w:r>
              <w:rPr>
                <w:rFonts w:ascii="Arial" w:hAnsi="Arial" w:cs="Arial"/>
                <w:shd w:val="clear" w:color="auto" w:fill="EBF1E7"/>
              </w:rPr>
              <w:t>bean</w:t>
            </w:r>
            <w:r>
              <w:rPr>
                <w:rFonts w:ascii="Arial" w:hAnsi="Arial" w:cs="Arial"/>
                <w:shd w:val="clear" w:color="auto" w:fill="EBF1E7"/>
              </w:rPr>
              <w:t>。</w:t>
            </w:r>
          </w:p>
          <w:p w:rsidR="00BA0D5D" w:rsidRDefault="00BA0D5D" w:rsidP="00BA0D5D">
            <w:pPr>
              <w:widowControl/>
              <w:jc w:val="left"/>
              <w:rPr>
                <w:rFonts w:ascii="inherit" w:eastAsia="宋体" w:hAnsi="inherit" w:cs="宋体" w:hint="eastAsia"/>
                <w:kern w:val="0"/>
                <w:sz w:val="24"/>
                <w:szCs w:val="24"/>
              </w:rPr>
            </w:pP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applies to fields, constructors, and multi-argument methods, allowing for narrowing through qualifier annotations at the parameter level. By contrast,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is supported only for fields and bean property setter methods with a single argument. As a consequence, you should stick with qualifiers if your injection target is a constructor or a multi-argument method.</w:t>
            </w:r>
          </w:p>
          <w:p w:rsidR="003601B4" w:rsidRPr="00BA0D5D" w:rsidRDefault="003601B4" w:rsidP="00BA0D5D">
            <w:pPr>
              <w:widowControl/>
              <w:jc w:val="left"/>
              <w:rPr>
                <w:rFonts w:ascii="inherit" w:eastAsia="宋体" w:hAnsi="inherit" w:cs="宋体" w:hint="eastAsia"/>
                <w:kern w:val="0"/>
                <w:sz w:val="24"/>
                <w:szCs w:val="24"/>
              </w:rPr>
            </w:pPr>
            <w:r>
              <w:rPr>
                <w:rStyle w:val="HTML"/>
                <w:rFonts w:ascii="Consolas" w:hAnsi="Consolas"/>
                <w:sz w:val="23"/>
                <w:szCs w:val="23"/>
                <w:shd w:val="clear" w:color="auto" w:fill="F7F7F8"/>
              </w:rPr>
              <w:t>@Autowired</w:t>
            </w:r>
            <w:r>
              <w:rPr>
                <w:rFonts w:ascii="Arial" w:hAnsi="Arial" w:cs="Arial"/>
                <w:shd w:val="clear" w:color="auto" w:fill="EBF1E7"/>
              </w:rPr>
              <w:t>适用于字段，构造函数和多参数方法，允许在参数级别通过限定符注释缩小范围。相比之下，</w:t>
            </w:r>
            <w:r>
              <w:rPr>
                <w:rStyle w:val="HTML"/>
                <w:rFonts w:ascii="Consolas" w:hAnsi="Consolas"/>
                <w:sz w:val="23"/>
                <w:szCs w:val="23"/>
                <w:shd w:val="clear" w:color="auto" w:fill="F7F7F8"/>
              </w:rPr>
              <w:t>@Resource</w:t>
            </w:r>
            <w:r>
              <w:rPr>
                <w:rFonts w:ascii="Arial" w:hAnsi="Arial" w:cs="Arial"/>
                <w:shd w:val="clear" w:color="auto" w:fill="EBF1E7"/>
              </w:rPr>
              <w:t> </w:t>
            </w:r>
            <w:r>
              <w:rPr>
                <w:rFonts w:ascii="Arial" w:hAnsi="Arial" w:cs="Arial"/>
                <w:shd w:val="clear" w:color="auto" w:fill="EBF1E7"/>
              </w:rPr>
              <w:t>仅支持具有单个参数的字段和</w:t>
            </w:r>
            <w:r>
              <w:rPr>
                <w:rFonts w:ascii="Arial" w:hAnsi="Arial" w:cs="Arial"/>
                <w:shd w:val="clear" w:color="auto" w:fill="EBF1E7"/>
              </w:rPr>
              <w:t>bean</w:t>
            </w:r>
            <w:r>
              <w:rPr>
                <w:rFonts w:ascii="Arial" w:hAnsi="Arial" w:cs="Arial"/>
                <w:shd w:val="clear" w:color="auto" w:fill="EBF1E7"/>
              </w:rPr>
              <w:t>属性</w:t>
            </w:r>
            <w:r>
              <w:rPr>
                <w:rFonts w:ascii="Arial" w:hAnsi="Arial" w:cs="Arial"/>
                <w:shd w:val="clear" w:color="auto" w:fill="EBF1E7"/>
              </w:rPr>
              <w:t>setter</w:t>
            </w:r>
            <w:r>
              <w:rPr>
                <w:rFonts w:ascii="Arial" w:hAnsi="Arial" w:cs="Arial"/>
                <w:shd w:val="clear" w:color="auto" w:fill="EBF1E7"/>
              </w:rPr>
              <w:t>方法。因此，如果注射目标是构造函数或多参数方法，则应该使用限定符。</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create your own custom qualifier annotations. To do so, define an annotation and provide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within your definition, as the following example shows:</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您可以创建自己的自定义限定符注释。为此，请定义注释并</w:t>
      </w:r>
      <w:r>
        <w:rPr>
          <w:rStyle w:val="HTML"/>
          <w:rFonts w:ascii="Consolas" w:hAnsi="Consolas"/>
          <w:sz w:val="23"/>
          <w:szCs w:val="23"/>
          <w:shd w:val="clear" w:color="auto" w:fill="F7F7F8"/>
        </w:rPr>
        <w:t>@Qualifier</w:t>
      </w:r>
      <w:r>
        <w:rPr>
          <w:rFonts w:ascii="Arial" w:hAnsi="Arial" w:cs="Arial"/>
          <w:color w:val="34302D"/>
          <w:shd w:val="clear" w:color="auto" w:fill="FFFFFF"/>
        </w:rPr>
        <w:t>在定义中提供注释，如以下示例所示：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({ElementType.FIELD, ElementType.PARAMETER})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@Qualifier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Genre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Then you can provide the custom qualifier on autowired fields and parameters, as the following example shows:</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然后，您可以在自动装配的字段和参数上提供自定义限定符，如以下示例所示：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@Genre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actionCatalog;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comedyCatalog;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setComedyCatalog(</w:t>
      </w:r>
      <w:r w:rsidRPr="00BA0D5D">
        <w:rPr>
          <w:rFonts w:ascii="Consolas" w:eastAsia="宋体" w:hAnsi="Consolas" w:cs="宋体"/>
          <w:color w:val="000077"/>
          <w:kern w:val="0"/>
          <w:sz w:val="24"/>
          <w:szCs w:val="24"/>
        </w:rPr>
        <w:t>@Genre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"Comedy"</w:t>
      </w:r>
      <w:r w:rsidRPr="00BA0D5D">
        <w:rPr>
          <w:rFonts w:ascii="Consolas" w:eastAsia="宋体" w:hAnsi="Consolas" w:cs="宋体"/>
          <w:color w:val="34302D"/>
          <w:kern w:val="0"/>
          <w:sz w:val="24"/>
          <w:szCs w:val="24"/>
        </w:rPr>
        <w:t>) MovieCatalog comedyCatalog)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.comedyCatalog = comedyCatalog;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Next, you can provide the information for the candidate bean definitions. You can add </w:t>
      </w:r>
      <w:r w:rsidRPr="00BA0D5D">
        <w:rPr>
          <w:rFonts w:ascii="Consolas" w:eastAsia="宋体" w:hAnsi="Consolas" w:cs="宋体"/>
          <w:color w:val="34302D"/>
          <w:kern w:val="0"/>
          <w:sz w:val="23"/>
          <w:szCs w:val="23"/>
          <w:shd w:val="clear" w:color="auto" w:fill="F7F7F8"/>
        </w:rPr>
        <w:t>&lt;qualifier/&gt;</w:t>
      </w:r>
      <w:r w:rsidRPr="00BA0D5D">
        <w:rPr>
          <w:rFonts w:ascii="inherit" w:eastAsia="宋体" w:hAnsi="inherit" w:cs="Arial"/>
          <w:color w:val="34302D"/>
          <w:kern w:val="0"/>
          <w:sz w:val="24"/>
          <w:szCs w:val="24"/>
        </w:rPr>
        <w:t> tags as sub-elements of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tag and then specify the </w:t>
      </w:r>
      <w:r w:rsidRPr="00BA0D5D">
        <w:rPr>
          <w:rFonts w:ascii="Consolas" w:eastAsia="宋体" w:hAnsi="Consolas" w:cs="宋体"/>
          <w:color w:val="34302D"/>
          <w:kern w:val="0"/>
          <w:sz w:val="23"/>
          <w:szCs w:val="23"/>
          <w:shd w:val="clear" w:color="auto" w:fill="F7F7F8"/>
        </w:rPr>
        <w:t>type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xml:space="preserve"> to match your custom qualifier annotations. The type is matched against the fully-qualified class name of the annotation. Alternately, as a </w:t>
      </w:r>
      <w:r w:rsidRPr="00BA0D5D">
        <w:rPr>
          <w:rFonts w:ascii="inherit" w:eastAsia="宋体" w:hAnsi="inherit" w:cs="Arial"/>
          <w:color w:val="34302D"/>
          <w:kern w:val="0"/>
          <w:sz w:val="24"/>
          <w:szCs w:val="24"/>
        </w:rPr>
        <w:lastRenderedPageBreak/>
        <w:t>convenience if no risk of conflicting names exists, you can use the short class name. The following example demonstrates both approaches:</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接下来，您可以提供候选</w:t>
      </w:r>
      <w:r>
        <w:rPr>
          <w:rFonts w:ascii="Arial" w:hAnsi="Arial" w:cs="Arial"/>
          <w:color w:val="34302D"/>
          <w:shd w:val="clear" w:color="auto" w:fill="FFFFFF"/>
        </w:rPr>
        <w:t>bean</w:t>
      </w:r>
      <w:r>
        <w:rPr>
          <w:rFonts w:ascii="Arial" w:hAnsi="Arial" w:cs="Arial"/>
          <w:color w:val="34302D"/>
          <w:shd w:val="clear" w:color="auto" w:fill="FFFFFF"/>
        </w:rPr>
        <w:t>定义的信息。您可以将</w:t>
      </w:r>
      <w:r>
        <w:rPr>
          <w:rStyle w:val="HTML"/>
          <w:rFonts w:ascii="Consolas" w:hAnsi="Consolas"/>
          <w:sz w:val="23"/>
          <w:szCs w:val="23"/>
          <w:shd w:val="clear" w:color="auto" w:fill="F7F7F8"/>
        </w:rPr>
        <w:t>&lt;qualifier/&gt;</w:t>
      </w:r>
      <w:r>
        <w:rPr>
          <w:rFonts w:ascii="Arial" w:hAnsi="Arial" w:cs="Arial"/>
          <w:color w:val="34302D"/>
          <w:shd w:val="clear" w:color="auto" w:fill="FFFFFF"/>
        </w:rPr>
        <w:t>标记添加为</w:t>
      </w:r>
      <w:r>
        <w:rPr>
          <w:rFonts w:ascii="Arial" w:hAnsi="Arial" w:cs="Arial"/>
          <w:color w:val="34302D"/>
          <w:shd w:val="clear" w:color="auto" w:fill="FFFFFF"/>
        </w:rPr>
        <w:t> </w:t>
      </w:r>
      <w:r>
        <w:rPr>
          <w:rFonts w:ascii="Arial" w:hAnsi="Arial" w:cs="Arial"/>
          <w:color w:val="34302D"/>
          <w:shd w:val="clear" w:color="auto" w:fill="FFFFFF"/>
        </w:rPr>
        <w:t>标记的子元素，</w:t>
      </w:r>
      <w:r>
        <w:rPr>
          <w:rStyle w:val="HTML"/>
          <w:rFonts w:ascii="Consolas" w:hAnsi="Consolas"/>
          <w:sz w:val="23"/>
          <w:szCs w:val="23"/>
          <w:shd w:val="clear" w:color="auto" w:fill="F7F7F8"/>
        </w:rPr>
        <w:t>&lt;bean/&gt;</w:t>
      </w:r>
      <w:r>
        <w:rPr>
          <w:rFonts w:ascii="Arial" w:hAnsi="Arial" w:cs="Arial"/>
          <w:color w:val="34302D"/>
          <w:shd w:val="clear" w:color="auto" w:fill="FFFFFF"/>
        </w:rPr>
        <w:t>然后指定</w:t>
      </w:r>
      <w:r>
        <w:rPr>
          <w:rStyle w:val="HTML"/>
          <w:rFonts w:ascii="Consolas" w:hAnsi="Consolas"/>
          <w:sz w:val="23"/>
          <w:szCs w:val="23"/>
          <w:shd w:val="clear" w:color="auto" w:fill="F7F7F8"/>
        </w:rPr>
        <w:t>type</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value</w:t>
      </w:r>
      <w:r>
        <w:rPr>
          <w:rFonts w:ascii="Arial" w:hAnsi="Arial" w:cs="Arial"/>
          <w:color w:val="34302D"/>
          <w:shd w:val="clear" w:color="auto" w:fill="FFFFFF"/>
        </w:rPr>
        <w:t>匹配自定义限定符注释。类型与注释的完全限定类名匹配。或者，为方便起见，如果不存在冲突名称的风险，您可以使用短类名称。以下示例演示了这两种方法：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"Comedy"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"movieRecommender"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"example.MovieRecommender"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w:t>
      </w:r>
      <w:hyperlink r:id="rId290" w:anchor="beans-classpath-scanning" w:history="1">
        <w:r w:rsidRPr="00BA0D5D">
          <w:rPr>
            <w:rFonts w:ascii="inherit" w:eastAsia="宋体" w:hAnsi="inherit" w:cs="Arial"/>
            <w:color w:val="548E2E"/>
            <w:kern w:val="0"/>
            <w:sz w:val="24"/>
            <w:szCs w:val="24"/>
            <w:u w:val="single"/>
          </w:rPr>
          <w:t>Classpath Scanning and Managed Components</w:t>
        </w:r>
      </w:hyperlink>
      <w:r w:rsidRPr="00BA0D5D">
        <w:rPr>
          <w:rFonts w:ascii="inherit" w:eastAsia="宋体" w:hAnsi="inherit" w:cs="Arial"/>
          <w:color w:val="34302D"/>
          <w:kern w:val="0"/>
          <w:sz w:val="24"/>
          <w:szCs w:val="24"/>
        </w:rPr>
        <w:t>, you can see an annotation-based alternative to providing the qualifier metadata in XML. Specifically, see </w:t>
      </w:r>
      <w:hyperlink r:id="rId291" w:anchor="beans-scanning-qualifiers" w:history="1">
        <w:r w:rsidRPr="00BA0D5D">
          <w:rPr>
            <w:rFonts w:ascii="inherit" w:eastAsia="宋体" w:hAnsi="inherit" w:cs="Arial"/>
            <w:color w:val="548E2E"/>
            <w:kern w:val="0"/>
            <w:sz w:val="24"/>
            <w:szCs w:val="24"/>
            <w:u w:val="single"/>
          </w:rPr>
          <w:t>Providing Qualifier Metadata with Annotations</w:t>
        </w:r>
      </w:hyperlink>
      <w:r w:rsidRPr="00BA0D5D">
        <w:rPr>
          <w:rFonts w:ascii="inherit" w:eastAsia="宋体" w:hAnsi="inherit" w:cs="Arial"/>
          <w:color w:val="34302D"/>
          <w:kern w:val="0"/>
          <w:sz w:val="24"/>
          <w:szCs w:val="24"/>
        </w:rPr>
        <w:t>.</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hyperlink r:id="rId292" w:anchor="beans-classpath-scanning" w:history="1">
        <w:r>
          <w:rPr>
            <w:rStyle w:val="a4"/>
            <w:rFonts w:ascii="Arial" w:hAnsi="Arial" w:cs="Arial"/>
            <w:color w:val="548E2E"/>
            <w:shd w:val="clear" w:color="auto" w:fill="FFFFFF"/>
          </w:rPr>
          <w:t>类路径扫描和托管组件中</w:t>
        </w:r>
      </w:hyperlink>
      <w:r>
        <w:rPr>
          <w:rFonts w:ascii="Arial" w:hAnsi="Arial" w:cs="Arial"/>
          <w:color w:val="34302D"/>
          <w:shd w:val="clear" w:color="auto" w:fill="FFFFFF"/>
        </w:rPr>
        <w:t>，您可以看到基于注释的替代方法，即在</w:t>
      </w:r>
      <w:r>
        <w:rPr>
          <w:rFonts w:ascii="Arial" w:hAnsi="Arial" w:cs="Arial"/>
          <w:color w:val="34302D"/>
          <w:shd w:val="clear" w:color="auto" w:fill="FFFFFF"/>
        </w:rPr>
        <w:t>XML</w:t>
      </w:r>
      <w:r>
        <w:rPr>
          <w:rFonts w:ascii="Arial" w:hAnsi="Arial" w:cs="Arial"/>
          <w:color w:val="34302D"/>
          <w:shd w:val="clear" w:color="auto" w:fill="FFFFFF"/>
        </w:rPr>
        <w:t>中提供限定符元数据。具体来说，请参阅</w:t>
      </w:r>
      <w:hyperlink r:id="rId293" w:anchor="beans-scanning-qualifiers" w:history="1">
        <w:r>
          <w:rPr>
            <w:rStyle w:val="a4"/>
            <w:rFonts w:ascii="Arial" w:hAnsi="Arial" w:cs="Arial"/>
            <w:color w:val="548E2E"/>
            <w:shd w:val="clear" w:color="auto" w:fill="FFFFFF"/>
          </w:rPr>
          <w:t>使用注释提供限定符元数据</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some cases, using an annotation without a value may suffice. This can be useful when the annotation serves a more generic purpose and can be applied across several different types of dependencies. For example, you may provide an offline catalog that can be searched when no Internet connection is available. First, define the simple annotation, as the following example shows:</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在某些情况下，使用没有值的注释可能就足够了。当注释用于更通用的目的并且可以应用于多种不同类型的依赖项时，这可能很有用。例如，您可以提供可在没有</w:t>
      </w:r>
      <w:r>
        <w:rPr>
          <w:rFonts w:ascii="Arial" w:hAnsi="Arial" w:cs="Arial"/>
          <w:color w:val="34302D"/>
          <w:shd w:val="clear" w:color="auto" w:fill="FFFFFF"/>
        </w:rPr>
        <w:t>Internet</w:t>
      </w:r>
      <w:r>
        <w:rPr>
          <w:rFonts w:ascii="Arial" w:hAnsi="Arial" w:cs="Arial"/>
          <w:color w:val="34302D"/>
          <w:shd w:val="clear" w:color="auto" w:fill="FFFFFF"/>
        </w:rPr>
        <w:t>连接时搜索的脱机目录。首先，定义简单注释，如以下示例所示：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({ElementType.FIELD, ElementType.PARAMETER})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@Qualifier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Offline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Then add the annotation to the field or property to be autowired, as shown in the following example:</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然后将注释添加到要自动装配的字段或属性中，如以下示例所示：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@Offline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offlineCatalog;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4972"/>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line adds the </w:t>
            </w:r>
            <w:r w:rsidRPr="00BA0D5D">
              <w:rPr>
                <w:rFonts w:ascii="Consolas" w:eastAsia="宋体" w:hAnsi="Consolas" w:cs="宋体"/>
                <w:color w:val="34302D"/>
                <w:kern w:val="0"/>
                <w:sz w:val="23"/>
                <w:szCs w:val="23"/>
                <w:shd w:val="clear" w:color="auto" w:fill="F7F7F8"/>
              </w:rPr>
              <w:t>@Offline</w:t>
            </w:r>
            <w:r w:rsidRPr="00BA0D5D">
              <w:rPr>
                <w:rFonts w:ascii="宋体" w:eastAsia="宋体" w:hAnsi="宋体" w:cs="宋体"/>
                <w:color w:val="34302D"/>
                <w:kern w:val="0"/>
                <w:sz w:val="24"/>
                <w:szCs w:val="24"/>
              </w:rPr>
              <w:t> annotation.</w:t>
            </w:r>
          </w:p>
        </w:tc>
      </w:tr>
      <w:tr w:rsidR="0084034E" w:rsidRPr="00BA0D5D" w:rsidTr="00BA0D5D">
        <w:tc>
          <w:tcPr>
            <w:tcW w:w="0" w:type="auto"/>
            <w:tcMar>
              <w:top w:w="0" w:type="dxa"/>
              <w:left w:w="180" w:type="dxa"/>
              <w:bottom w:w="0" w:type="dxa"/>
              <w:right w:w="180" w:type="dxa"/>
            </w:tcMar>
            <w:vAlign w:val="center"/>
          </w:tcPr>
          <w:p w:rsidR="0084034E" w:rsidRPr="00BA0D5D" w:rsidRDefault="0084034E"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tcPr>
          <w:p w:rsidR="0084034E" w:rsidRPr="00BA0D5D" w:rsidRDefault="0084034E" w:rsidP="00BA0D5D">
            <w:pPr>
              <w:widowControl/>
              <w:jc w:val="left"/>
              <w:rPr>
                <w:rFonts w:ascii="宋体" w:eastAsia="宋体" w:hAnsi="宋体" w:cs="宋体"/>
                <w:color w:val="34302D"/>
                <w:kern w:val="0"/>
                <w:sz w:val="24"/>
                <w:szCs w:val="24"/>
              </w:rPr>
            </w:pPr>
            <w:r>
              <w:t>此行添加</w:t>
            </w:r>
            <w:r>
              <w:rPr>
                <w:rStyle w:val="HTML"/>
                <w:rFonts w:ascii="Consolas" w:hAnsi="Consolas"/>
                <w:sz w:val="23"/>
                <w:szCs w:val="23"/>
                <w:shd w:val="clear" w:color="auto" w:fill="F7F7F8"/>
              </w:rPr>
              <w:t>@Offline</w:t>
            </w:r>
            <w:r>
              <w:t>注释。</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the bean definition only needs a qualifier </w:t>
      </w:r>
      <w:r w:rsidRPr="00BA0D5D">
        <w:rPr>
          <w:rFonts w:ascii="Consolas" w:eastAsia="宋体" w:hAnsi="Consolas" w:cs="宋体"/>
          <w:color w:val="34302D"/>
          <w:kern w:val="0"/>
          <w:sz w:val="23"/>
          <w:szCs w:val="23"/>
          <w:shd w:val="clear" w:color="auto" w:fill="F7F7F8"/>
        </w:rPr>
        <w:t>type</w:t>
      </w:r>
      <w:r w:rsidRPr="00BA0D5D">
        <w:rPr>
          <w:rFonts w:ascii="inherit" w:eastAsia="宋体" w:hAnsi="inherit" w:cs="Arial"/>
          <w:color w:val="34302D"/>
          <w:kern w:val="0"/>
          <w:sz w:val="24"/>
          <w:szCs w:val="24"/>
        </w:rPr>
        <w:t>, as shown in the following example:</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w:t>
      </w:r>
      <w:r>
        <w:rPr>
          <w:rFonts w:ascii="Arial" w:hAnsi="Arial" w:cs="Arial"/>
          <w:color w:val="34302D"/>
          <w:shd w:val="clear" w:color="auto" w:fill="FFFFFF"/>
        </w:rPr>
        <w:t>bean</w:t>
      </w:r>
      <w:r>
        <w:rPr>
          <w:rFonts w:ascii="Arial" w:hAnsi="Arial" w:cs="Arial"/>
          <w:color w:val="34302D"/>
          <w:shd w:val="clear" w:color="auto" w:fill="FFFFFF"/>
        </w:rPr>
        <w:t>定义只需要一个限定符</w:t>
      </w:r>
      <w:r>
        <w:rPr>
          <w:rStyle w:val="HTML"/>
          <w:rFonts w:ascii="Consolas" w:hAnsi="Consolas"/>
          <w:sz w:val="23"/>
          <w:szCs w:val="23"/>
          <w:shd w:val="clear" w:color="auto" w:fill="F7F7F8"/>
        </w:rPr>
        <w:t>type</w:t>
      </w:r>
      <w:r>
        <w:rPr>
          <w:rFonts w:ascii="Arial" w:hAnsi="Arial" w:cs="Arial"/>
          <w:color w:val="34302D"/>
          <w:shd w:val="clear" w:color="auto" w:fill="FFFFFF"/>
        </w:rPr>
        <w:t>，如下例所示：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"Offline"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0" w:type="auto"/>
        <w:tblCellMar>
          <w:top w:w="15" w:type="dxa"/>
          <w:left w:w="15" w:type="dxa"/>
          <w:bottom w:w="15" w:type="dxa"/>
          <w:right w:w="15" w:type="dxa"/>
        </w:tblCellMar>
        <w:tblLook w:val="04A0" w:firstRow="1" w:lastRow="0" w:firstColumn="1" w:lastColumn="0" w:noHBand="0" w:noVBand="1"/>
      </w:tblPr>
      <w:tblGrid>
        <w:gridCol w:w="366"/>
        <w:gridCol w:w="4440"/>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element specifies the qualifier.</w:t>
            </w:r>
          </w:p>
        </w:tc>
      </w:tr>
      <w:tr w:rsidR="0084034E" w:rsidRPr="00BA0D5D" w:rsidTr="00BA0D5D">
        <w:tc>
          <w:tcPr>
            <w:tcW w:w="0" w:type="auto"/>
            <w:tcMar>
              <w:top w:w="0" w:type="dxa"/>
              <w:left w:w="180" w:type="dxa"/>
              <w:bottom w:w="0" w:type="dxa"/>
              <w:right w:w="180" w:type="dxa"/>
            </w:tcMar>
            <w:vAlign w:val="center"/>
          </w:tcPr>
          <w:p w:rsidR="0084034E" w:rsidRPr="00BA0D5D" w:rsidRDefault="0084034E"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tcPr>
          <w:p w:rsidR="0084034E" w:rsidRPr="00BA0D5D" w:rsidRDefault="0084034E" w:rsidP="00BA0D5D">
            <w:pPr>
              <w:widowControl/>
              <w:jc w:val="left"/>
              <w:rPr>
                <w:rFonts w:ascii="宋体" w:eastAsia="宋体" w:hAnsi="宋体" w:cs="宋体"/>
                <w:color w:val="34302D"/>
                <w:kern w:val="0"/>
                <w:sz w:val="24"/>
                <w:szCs w:val="24"/>
              </w:rPr>
            </w:pPr>
            <w:r>
              <w:t>此元素指定限定符。</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define custom qualifier annotations that accept named attributes in addition to or instead of the simple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attribute. If multiple attribute values are then specified on a field or parameter to be autowired, a bean definition must match all such attribute values to be considered an autowire candidate. As an example, consider the following annotation definition:</w:t>
      </w:r>
    </w:p>
    <w:p w:rsidR="0084034E" w:rsidRPr="00BA0D5D" w:rsidRDefault="0084034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您还可以定义除简单</w:t>
      </w:r>
      <w:r>
        <w:rPr>
          <w:rStyle w:val="HTML"/>
          <w:rFonts w:ascii="Consolas" w:hAnsi="Consolas"/>
          <w:sz w:val="23"/>
          <w:szCs w:val="23"/>
          <w:shd w:val="clear" w:color="auto" w:fill="F7F7F8"/>
        </w:rPr>
        <w:t>value</w:t>
      </w:r>
      <w:r>
        <w:rPr>
          <w:rFonts w:ascii="Arial" w:hAnsi="Arial" w:cs="Arial"/>
          <w:color w:val="34302D"/>
          <w:shd w:val="clear" w:color="auto" w:fill="FFFFFF"/>
        </w:rPr>
        <w:t>属性之外或代替简单属性接受命名属性的自定义限定符注释。如果随后在要自动装配的字段或参数上指定了多个属性值，则</w:t>
      </w:r>
      <w:r>
        <w:rPr>
          <w:rFonts w:ascii="Arial" w:hAnsi="Arial" w:cs="Arial"/>
          <w:color w:val="34302D"/>
          <w:shd w:val="clear" w:color="auto" w:fill="FFFFFF"/>
        </w:rPr>
        <w:t>bean</w:t>
      </w:r>
      <w:r>
        <w:rPr>
          <w:rFonts w:ascii="Arial" w:hAnsi="Arial" w:cs="Arial"/>
          <w:color w:val="34302D"/>
          <w:shd w:val="clear" w:color="auto" w:fill="FFFFFF"/>
        </w:rPr>
        <w:t>定义必须匹配所有此类属性值才能被视为自动装配候选。例如，请考虑以下注释定义：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({ElementType.FIELD, ElementType.PARAMETER})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@Qualifier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MovieQualifier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genre();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Format 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this case </w:t>
      </w:r>
      <w:r w:rsidRPr="00BA0D5D">
        <w:rPr>
          <w:rFonts w:ascii="Consolas" w:eastAsia="宋体" w:hAnsi="Consolas" w:cs="宋体"/>
          <w:color w:val="34302D"/>
          <w:kern w:val="0"/>
          <w:sz w:val="23"/>
          <w:szCs w:val="23"/>
          <w:shd w:val="clear" w:color="auto" w:fill="F7F7F8"/>
        </w:rPr>
        <w:t>Format</w:t>
      </w:r>
      <w:r w:rsidRPr="00BA0D5D">
        <w:rPr>
          <w:rFonts w:ascii="inherit" w:eastAsia="宋体" w:hAnsi="inherit" w:cs="Arial"/>
          <w:color w:val="34302D"/>
          <w:kern w:val="0"/>
          <w:sz w:val="24"/>
          <w:szCs w:val="24"/>
        </w:rPr>
        <w:t> is an enum, defined as follows:</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在这种情况下</w:t>
      </w:r>
      <w:r>
        <w:rPr>
          <w:rStyle w:val="HTML"/>
          <w:rFonts w:ascii="Consolas" w:hAnsi="Consolas"/>
          <w:sz w:val="23"/>
          <w:szCs w:val="23"/>
          <w:shd w:val="clear" w:color="auto" w:fill="F7F7F8"/>
        </w:rPr>
        <w:t>Format</w:t>
      </w:r>
      <w:r>
        <w:rPr>
          <w:rFonts w:ascii="Arial" w:hAnsi="Arial" w:cs="Arial"/>
          <w:color w:val="34302D"/>
          <w:shd w:val="clear" w:color="auto" w:fill="FFFFFF"/>
        </w:rPr>
        <w:t>是一个枚举，定义如下：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enum</w:t>
      </w:r>
      <w:r w:rsidRPr="00BA0D5D">
        <w:rPr>
          <w:rFonts w:ascii="Consolas" w:eastAsia="宋体" w:hAnsi="Consolas" w:cs="宋体"/>
          <w:color w:val="34302D"/>
          <w:kern w:val="0"/>
          <w:sz w:val="24"/>
          <w:szCs w:val="24"/>
        </w:rPr>
        <w:t xml:space="preserve"> Format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VHS, DVD, BLURAY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fields to be autowired are annotated with the custom qualifier and include values for both attributes: </w:t>
      </w:r>
      <w:r w:rsidRPr="00BA0D5D">
        <w:rPr>
          <w:rFonts w:ascii="Consolas" w:eastAsia="宋体" w:hAnsi="Consolas" w:cs="宋体"/>
          <w:color w:val="34302D"/>
          <w:kern w:val="0"/>
          <w:sz w:val="23"/>
          <w:szCs w:val="23"/>
          <w:shd w:val="clear" w:color="auto" w:fill="F7F7F8"/>
        </w:rPr>
        <w:t>genre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format</w:t>
      </w:r>
      <w:r w:rsidRPr="00BA0D5D">
        <w:rPr>
          <w:rFonts w:ascii="inherit" w:eastAsia="宋体" w:hAnsi="inherit" w:cs="Arial"/>
          <w:color w:val="34302D"/>
          <w:kern w:val="0"/>
          <w:sz w:val="24"/>
          <w:szCs w:val="24"/>
        </w:rPr>
        <w:t>, as the following example shows:</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要自动装配的字段使用自定义限定符进行注释，并包含两个属性的值：</w:t>
      </w:r>
      <w:r>
        <w:rPr>
          <w:rStyle w:val="HTML"/>
          <w:rFonts w:ascii="Consolas" w:hAnsi="Consolas"/>
          <w:sz w:val="23"/>
          <w:szCs w:val="23"/>
          <w:shd w:val="clear" w:color="auto" w:fill="F7F7F8"/>
        </w:rPr>
        <w:t>genre</w:t>
      </w:r>
      <w:r>
        <w:rPr>
          <w:rFonts w:ascii="Arial" w:hAnsi="Arial" w:cs="Arial"/>
          <w:color w:val="34302D"/>
          <w:shd w:val="clear" w:color="auto" w:fill="FFFFFF"/>
        </w:rPr>
        <w:t>并且</w:t>
      </w:r>
      <w:r>
        <w:rPr>
          <w:rStyle w:val="HTML"/>
          <w:rFonts w:ascii="Consolas" w:hAnsi="Consolas"/>
          <w:sz w:val="23"/>
          <w:szCs w:val="23"/>
          <w:shd w:val="clear" w:color="auto" w:fill="F7F7F8"/>
        </w:rPr>
        <w:t>format</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@MovieQualifier</w:t>
      </w:r>
      <w:r w:rsidRPr="00BA0D5D">
        <w:rPr>
          <w:rFonts w:ascii="Consolas" w:eastAsia="宋体" w:hAnsi="Consolas" w:cs="宋体"/>
          <w:color w:val="34302D"/>
          <w:kern w:val="0"/>
          <w:sz w:val="24"/>
          <w:szCs w:val="24"/>
        </w:rPr>
        <w:t>(format=Format.VHS, genre=</w:t>
      </w:r>
      <w:r w:rsidRPr="00BA0D5D">
        <w:rPr>
          <w:rFonts w:ascii="Consolas" w:eastAsia="宋体" w:hAnsi="Consolas" w:cs="宋体"/>
          <w:color w:val="DD1144"/>
          <w:kern w:val="0"/>
          <w:sz w:val="24"/>
          <w:szCs w:val="24"/>
        </w:rPr>
        <w:t>"Action"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actionVhsCatalog;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@MovieQualifier</w:t>
      </w:r>
      <w:r w:rsidRPr="00BA0D5D">
        <w:rPr>
          <w:rFonts w:ascii="Consolas" w:eastAsia="宋体" w:hAnsi="Consolas" w:cs="宋体"/>
          <w:color w:val="34302D"/>
          <w:kern w:val="0"/>
          <w:sz w:val="24"/>
          <w:szCs w:val="24"/>
        </w:rPr>
        <w:t>(format=Format.VHS, genre=</w:t>
      </w:r>
      <w:r w:rsidRPr="00BA0D5D">
        <w:rPr>
          <w:rFonts w:ascii="Consolas" w:eastAsia="宋体" w:hAnsi="Consolas" w:cs="宋体"/>
          <w:color w:val="DD1144"/>
          <w:kern w:val="0"/>
          <w:sz w:val="24"/>
          <w:szCs w:val="24"/>
        </w:rPr>
        <w:t>"Comedy"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comedyVhsCatalog;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@MovieQualifier</w:t>
      </w:r>
      <w:r w:rsidRPr="00BA0D5D">
        <w:rPr>
          <w:rFonts w:ascii="Consolas" w:eastAsia="宋体" w:hAnsi="Consolas" w:cs="宋体"/>
          <w:color w:val="34302D"/>
          <w:kern w:val="0"/>
          <w:sz w:val="24"/>
          <w:szCs w:val="24"/>
        </w:rPr>
        <w:t>(format=Format.DVD, genre=</w:t>
      </w:r>
      <w:r w:rsidRPr="00BA0D5D">
        <w:rPr>
          <w:rFonts w:ascii="Consolas" w:eastAsia="宋体" w:hAnsi="Consolas" w:cs="宋体"/>
          <w:color w:val="DD1144"/>
          <w:kern w:val="0"/>
          <w:sz w:val="24"/>
          <w:szCs w:val="24"/>
        </w:rPr>
        <w:t>"Action"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actionDvdCatalog;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@MovieQualifier</w:t>
      </w:r>
      <w:r w:rsidRPr="00BA0D5D">
        <w:rPr>
          <w:rFonts w:ascii="Consolas" w:eastAsia="宋体" w:hAnsi="Consolas" w:cs="宋体"/>
          <w:color w:val="34302D"/>
          <w:kern w:val="0"/>
          <w:sz w:val="24"/>
          <w:szCs w:val="24"/>
        </w:rPr>
        <w:t>(format=Format.BLURAY, genre=</w:t>
      </w:r>
      <w:r w:rsidRPr="00BA0D5D">
        <w:rPr>
          <w:rFonts w:ascii="Consolas" w:eastAsia="宋体" w:hAnsi="Consolas" w:cs="宋体"/>
          <w:color w:val="DD1144"/>
          <w:kern w:val="0"/>
          <w:sz w:val="24"/>
          <w:szCs w:val="24"/>
        </w:rPr>
        <w:t>"Comedy"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comedyBluRayCatalog;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the bean definitions should contain matching qualifier values. This example also demonstrates that you can use bean meta attributes instead of the </w:t>
      </w:r>
      <w:r w:rsidRPr="00BA0D5D">
        <w:rPr>
          <w:rFonts w:ascii="Consolas" w:eastAsia="宋体" w:hAnsi="Consolas" w:cs="宋体"/>
          <w:color w:val="34302D"/>
          <w:kern w:val="0"/>
          <w:sz w:val="23"/>
          <w:szCs w:val="23"/>
          <w:shd w:val="clear" w:color="auto" w:fill="F7F7F8"/>
        </w:rPr>
        <w:t>&lt;qualifier/&gt;</w:t>
      </w:r>
      <w:r w:rsidRPr="00BA0D5D">
        <w:rPr>
          <w:rFonts w:ascii="inherit" w:eastAsia="宋体" w:hAnsi="inherit" w:cs="Arial"/>
          <w:color w:val="34302D"/>
          <w:kern w:val="0"/>
          <w:sz w:val="24"/>
          <w:szCs w:val="24"/>
        </w:rPr>
        <w:t> elements. If available, the </w:t>
      </w:r>
      <w:r w:rsidRPr="00BA0D5D">
        <w:rPr>
          <w:rFonts w:ascii="Consolas" w:eastAsia="宋体" w:hAnsi="Consolas" w:cs="宋体"/>
          <w:color w:val="34302D"/>
          <w:kern w:val="0"/>
          <w:sz w:val="23"/>
          <w:szCs w:val="23"/>
          <w:shd w:val="clear" w:color="auto" w:fill="F7F7F8"/>
        </w:rPr>
        <w:t>&lt;qualifier/&gt;</w:t>
      </w:r>
      <w:r w:rsidRPr="00BA0D5D">
        <w:rPr>
          <w:rFonts w:ascii="inherit" w:eastAsia="宋体" w:hAnsi="inherit" w:cs="Arial"/>
          <w:color w:val="34302D"/>
          <w:kern w:val="0"/>
          <w:sz w:val="24"/>
          <w:szCs w:val="24"/>
        </w:rPr>
        <w:t> element and its attributes take precedence, but the autowiring mechanism falls back on the values provided within the </w:t>
      </w:r>
      <w:r w:rsidRPr="00BA0D5D">
        <w:rPr>
          <w:rFonts w:ascii="Consolas" w:eastAsia="宋体" w:hAnsi="Consolas" w:cs="宋体"/>
          <w:color w:val="34302D"/>
          <w:kern w:val="0"/>
          <w:sz w:val="23"/>
          <w:szCs w:val="23"/>
          <w:shd w:val="clear" w:color="auto" w:fill="F7F7F8"/>
        </w:rPr>
        <w:t>&lt;meta/&gt;</w:t>
      </w:r>
      <w:r w:rsidRPr="00BA0D5D">
        <w:rPr>
          <w:rFonts w:ascii="inherit" w:eastAsia="宋体" w:hAnsi="inherit" w:cs="Arial"/>
          <w:color w:val="34302D"/>
          <w:kern w:val="0"/>
          <w:sz w:val="24"/>
          <w:szCs w:val="24"/>
        </w:rPr>
        <w:t> tags if no such qualifier is present, as in the last two bean definitions in the following example:</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最后，</w:t>
      </w:r>
      <w:r>
        <w:rPr>
          <w:rFonts w:ascii="Arial" w:hAnsi="Arial" w:cs="Arial"/>
          <w:color w:val="34302D"/>
          <w:shd w:val="clear" w:color="auto" w:fill="FFFFFF"/>
        </w:rPr>
        <w:t>bean</w:t>
      </w:r>
      <w:r>
        <w:rPr>
          <w:rFonts w:ascii="Arial" w:hAnsi="Arial" w:cs="Arial"/>
          <w:color w:val="34302D"/>
          <w:shd w:val="clear" w:color="auto" w:fill="FFFFFF"/>
        </w:rPr>
        <w:t>定义应包含匹配的限定符值。此示例还演示了您可以使用</w:t>
      </w:r>
      <w:r>
        <w:rPr>
          <w:rFonts w:ascii="Arial" w:hAnsi="Arial" w:cs="Arial"/>
          <w:color w:val="34302D"/>
          <w:shd w:val="clear" w:color="auto" w:fill="FFFFFF"/>
        </w:rPr>
        <w:t>bean</w:t>
      </w:r>
      <w:r>
        <w:rPr>
          <w:rFonts w:ascii="Arial" w:hAnsi="Arial" w:cs="Arial"/>
          <w:color w:val="34302D"/>
          <w:shd w:val="clear" w:color="auto" w:fill="FFFFFF"/>
        </w:rPr>
        <w:t>元属性而不是</w:t>
      </w:r>
      <w:r>
        <w:rPr>
          <w:rFonts w:ascii="Arial" w:hAnsi="Arial" w:cs="Arial"/>
          <w:color w:val="34302D"/>
          <w:shd w:val="clear" w:color="auto" w:fill="FFFFFF"/>
        </w:rPr>
        <w:t> </w:t>
      </w:r>
      <w:r>
        <w:rPr>
          <w:rStyle w:val="HTML"/>
          <w:rFonts w:ascii="Consolas" w:hAnsi="Consolas"/>
          <w:sz w:val="23"/>
          <w:szCs w:val="23"/>
          <w:shd w:val="clear" w:color="auto" w:fill="F7F7F8"/>
        </w:rPr>
        <w:t>&lt;qualifier/&gt;</w:t>
      </w:r>
      <w:r>
        <w:rPr>
          <w:rFonts w:ascii="Arial" w:hAnsi="Arial" w:cs="Arial"/>
          <w:color w:val="34302D"/>
          <w:shd w:val="clear" w:color="auto" w:fill="FFFFFF"/>
        </w:rPr>
        <w:t>元素。如果可用，则</w:t>
      </w:r>
      <w:r>
        <w:rPr>
          <w:rStyle w:val="HTML"/>
          <w:rFonts w:ascii="Consolas" w:hAnsi="Consolas"/>
          <w:sz w:val="23"/>
          <w:szCs w:val="23"/>
          <w:shd w:val="clear" w:color="auto" w:fill="F7F7F8"/>
        </w:rPr>
        <w:t>&lt;qualifier/&gt;</w:t>
      </w:r>
      <w:r>
        <w:rPr>
          <w:rFonts w:ascii="Arial" w:hAnsi="Arial" w:cs="Arial"/>
          <w:color w:val="34302D"/>
          <w:shd w:val="clear" w:color="auto" w:fill="FFFFFF"/>
        </w:rPr>
        <w:t>元素及其属性优先，但</w:t>
      </w:r>
      <w:r>
        <w:rPr>
          <w:rStyle w:val="HTML"/>
          <w:rFonts w:ascii="Consolas" w:hAnsi="Consolas"/>
          <w:sz w:val="23"/>
          <w:szCs w:val="23"/>
          <w:shd w:val="clear" w:color="auto" w:fill="F7F7F8"/>
        </w:rPr>
        <w:t>&lt;meta/&gt;</w:t>
      </w:r>
      <w:r>
        <w:rPr>
          <w:rFonts w:ascii="Arial" w:hAnsi="Arial" w:cs="Arial"/>
          <w:color w:val="34302D"/>
          <w:shd w:val="clear" w:color="auto" w:fill="FFFFFF"/>
        </w:rPr>
        <w:t>如果不存在此类限定符，则自动装配机制将回退到标记内提供的值</w:t>
      </w:r>
      <w:r>
        <w:rPr>
          <w:rFonts w:ascii="Arial" w:hAnsi="Arial" w:cs="Arial"/>
          <w:color w:val="34302D"/>
          <w:shd w:val="clear" w:color="auto" w:fill="FFFFFF"/>
        </w:rPr>
        <w:t> </w:t>
      </w:r>
      <w:r>
        <w:rPr>
          <w:rFonts w:ascii="Arial" w:hAnsi="Arial" w:cs="Arial"/>
          <w:color w:val="34302D"/>
          <w:shd w:val="clear" w:color="auto" w:fill="FFFFFF"/>
        </w:rPr>
        <w:t>，如以下示例中的最后两个</w:t>
      </w:r>
      <w:r>
        <w:rPr>
          <w:rFonts w:ascii="Arial" w:hAnsi="Arial" w:cs="Arial"/>
          <w:color w:val="34302D"/>
          <w:shd w:val="clear" w:color="auto" w:fill="FFFFFF"/>
        </w:rPr>
        <w:t>bean</w:t>
      </w:r>
      <w:r>
        <w:rPr>
          <w:rFonts w:ascii="Arial" w:hAnsi="Arial" w:cs="Arial"/>
          <w:color w:val="34302D"/>
          <w:shd w:val="clear" w:color="auto" w:fill="FFFFFF"/>
        </w:rPr>
        <w:t>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"MovieQualifier"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"VHS"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"MovieQualifier"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"VHS"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"Comedy"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&lt;meta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"DVD"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&lt;meta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&lt;meta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"BLURAY"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&lt;meta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"Comedy"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1.9.5. Using Generics as Autowiring Qualifiers</w:t>
      </w:r>
    </w:p>
    <w:p w:rsidR="00394F6A" w:rsidRPr="00394F6A" w:rsidRDefault="00394F6A" w:rsidP="00394F6A">
      <w:pPr>
        <w:widowControl/>
        <w:shd w:val="clear" w:color="auto" w:fill="FFFFFF"/>
        <w:spacing w:after="300"/>
        <w:jc w:val="left"/>
        <w:rPr>
          <w:rFonts w:ascii="Arial" w:hAnsi="Arial" w:cs="Arial"/>
          <w:color w:val="34302D"/>
          <w:shd w:val="clear" w:color="auto" w:fill="FFFFFF"/>
        </w:rPr>
      </w:pPr>
      <w:r w:rsidRPr="00394F6A">
        <w:rPr>
          <w:rFonts w:ascii="Arial" w:hAnsi="Arial" w:cs="Arial"/>
          <w:color w:val="34302D"/>
          <w:shd w:val="clear" w:color="auto" w:fill="FFFFFF"/>
        </w:rPr>
        <w:lastRenderedPageBreak/>
        <w:t>使用泛型作为自动装配限定符</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you can use Java generic types as an implicit form of qualification. For example, suppose you have the following configuration:</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除了</w:t>
      </w:r>
      <w:r>
        <w:rPr>
          <w:rStyle w:val="HTML"/>
          <w:rFonts w:ascii="Consolas" w:hAnsi="Consolas"/>
          <w:sz w:val="23"/>
          <w:szCs w:val="23"/>
          <w:shd w:val="clear" w:color="auto" w:fill="F7F7F8"/>
        </w:rPr>
        <w:t>@Qualifier</w:t>
      </w:r>
      <w:r>
        <w:rPr>
          <w:rFonts w:ascii="Arial" w:hAnsi="Arial" w:cs="Arial"/>
          <w:color w:val="34302D"/>
          <w:shd w:val="clear" w:color="auto" w:fill="FFFFFF"/>
        </w:rPr>
        <w:t>注释之外，您还可以使用</w:t>
      </w:r>
      <w:r>
        <w:rPr>
          <w:rFonts w:ascii="Arial" w:hAnsi="Arial" w:cs="Arial"/>
          <w:color w:val="34302D"/>
          <w:shd w:val="clear" w:color="auto" w:fill="FFFFFF"/>
        </w:rPr>
        <w:t>Java</w:t>
      </w:r>
      <w:r>
        <w:rPr>
          <w:rFonts w:ascii="Arial" w:hAnsi="Arial" w:cs="Arial"/>
          <w:color w:val="34302D"/>
          <w:shd w:val="clear" w:color="auto" w:fill="FFFFFF"/>
        </w:rPr>
        <w:t>泛型类型作为隐式的限定形式。例如，假设您具有以下配置：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MyConfiguration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StringStore stringStore()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StringStore();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IntegerStore integerStore()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IntegerStore();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Assuming that the preceding beans implement a generic interface, (that is, </w:t>
      </w:r>
      <w:r w:rsidRPr="00BA0D5D">
        <w:rPr>
          <w:rFonts w:ascii="Consolas" w:eastAsia="宋体" w:hAnsi="Consolas" w:cs="宋体"/>
          <w:color w:val="34302D"/>
          <w:kern w:val="0"/>
          <w:sz w:val="23"/>
          <w:szCs w:val="23"/>
          <w:shd w:val="clear" w:color="auto" w:fill="F7F7F8"/>
        </w:rPr>
        <w:t>Store&lt;String&gt;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Store&lt;Integer&gt;</w:t>
      </w:r>
      <w:r w:rsidRPr="00BA0D5D">
        <w:rPr>
          <w:rFonts w:ascii="inherit" w:eastAsia="宋体" w:hAnsi="inherit" w:cs="Arial"/>
          <w:color w:val="34302D"/>
          <w:kern w:val="0"/>
          <w:sz w:val="24"/>
          <w:szCs w:val="24"/>
        </w:rPr>
        <w:t>), you can </w:t>
      </w:r>
      <w:r w:rsidRPr="00BA0D5D">
        <w:rPr>
          <w:rFonts w:ascii="Consolas" w:eastAsia="宋体" w:hAnsi="Consolas" w:cs="宋体"/>
          <w:color w:val="34302D"/>
          <w:kern w:val="0"/>
          <w:sz w:val="23"/>
          <w:szCs w:val="23"/>
          <w:shd w:val="clear" w:color="auto" w:fill="F7F7F8"/>
        </w:rPr>
        <w:t>@Autowire</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Store</w:t>
      </w:r>
      <w:r w:rsidRPr="00BA0D5D">
        <w:rPr>
          <w:rFonts w:ascii="inherit" w:eastAsia="宋体" w:hAnsi="inherit" w:cs="Arial"/>
          <w:color w:val="34302D"/>
          <w:kern w:val="0"/>
          <w:sz w:val="24"/>
          <w:szCs w:val="24"/>
        </w:rPr>
        <w:t> interface and the generic is used as a qualifier, as the following example shows:</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假设前面的</w:t>
      </w:r>
      <w:r>
        <w:rPr>
          <w:rFonts w:ascii="Arial" w:hAnsi="Arial" w:cs="Arial"/>
          <w:color w:val="34302D"/>
          <w:shd w:val="clear" w:color="auto" w:fill="FFFFFF"/>
        </w:rPr>
        <w:t>bean</w:t>
      </w:r>
      <w:r>
        <w:rPr>
          <w:rFonts w:ascii="Arial" w:hAnsi="Arial" w:cs="Arial"/>
          <w:color w:val="34302D"/>
          <w:shd w:val="clear" w:color="auto" w:fill="FFFFFF"/>
        </w:rPr>
        <w:t>实现了一个通用接口（即</w:t>
      </w:r>
      <w:r>
        <w:rPr>
          <w:rStyle w:val="HTML"/>
          <w:rFonts w:ascii="Consolas" w:hAnsi="Consolas"/>
          <w:sz w:val="23"/>
          <w:szCs w:val="23"/>
          <w:shd w:val="clear" w:color="auto" w:fill="F7F7F8"/>
        </w:rPr>
        <w:t>Store&lt;String&gt;</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Store&lt;Integer&gt;</w:t>
      </w:r>
      <w:r>
        <w:rPr>
          <w:rFonts w:ascii="Arial" w:hAnsi="Arial" w:cs="Arial"/>
          <w:color w:val="34302D"/>
          <w:shd w:val="clear" w:color="auto" w:fill="FFFFFF"/>
        </w:rPr>
        <w:t>），您可以</w:t>
      </w:r>
      <w:r>
        <w:rPr>
          <w:rStyle w:val="HTML"/>
          <w:rFonts w:ascii="Consolas" w:hAnsi="Consolas"/>
          <w:sz w:val="23"/>
          <w:szCs w:val="23"/>
          <w:shd w:val="clear" w:color="auto" w:fill="F7F7F8"/>
        </w:rPr>
        <w:t>@Autowire</w:t>
      </w:r>
      <w:r>
        <w:rPr>
          <w:rFonts w:ascii="Arial" w:hAnsi="Arial" w:cs="Arial"/>
          <w:color w:val="34302D"/>
          <w:shd w:val="clear" w:color="auto" w:fill="FFFFFF"/>
        </w:rPr>
        <w:t>将</w:t>
      </w:r>
      <w:r>
        <w:rPr>
          <w:rStyle w:val="HTML"/>
          <w:rFonts w:ascii="Consolas" w:hAnsi="Consolas"/>
          <w:sz w:val="23"/>
          <w:szCs w:val="23"/>
          <w:shd w:val="clear" w:color="auto" w:fill="F7F7F8"/>
        </w:rPr>
        <w:t>Store</w:t>
      </w:r>
      <w:r>
        <w:rPr>
          <w:rFonts w:ascii="Arial" w:hAnsi="Arial" w:cs="Arial"/>
          <w:color w:val="34302D"/>
          <w:shd w:val="clear" w:color="auto" w:fill="FFFFFF"/>
        </w:rPr>
        <w:t>接口和泛型用作限定符，如下例所示：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Store&lt;String&gt; s1; </w:t>
      </w:r>
      <w:r w:rsidRPr="00BA0D5D">
        <w:rPr>
          <w:rFonts w:ascii="Consolas" w:eastAsia="宋体" w:hAnsi="Consolas" w:cs="宋体"/>
          <w:i/>
          <w:iCs/>
          <w:color w:val="999988"/>
          <w:kern w:val="0"/>
          <w:sz w:val="24"/>
          <w:szCs w:val="24"/>
        </w:rPr>
        <w:t>// &lt;String&gt; qualifier, injects the stringStore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Store&lt;Integer&gt; s2; </w:t>
      </w:r>
      <w:r w:rsidRPr="00BA0D5D">
        <w:rPr>
          <w:rFonts w:ascii="Consolas" w:eastAsia="宋体" w:hAnsi="Consolas" w:cs="宋体"/>
          <w:i/>
          <w:iCs/>
          <w:color w:val="999988"/>
          <w:kern w:val="0"/>
          <w:sz w:val="24"/>
          <w:szCs w:val="24"/>
        </w:rPr>
        <w:t>// &lt;Integer&gt; qualifier, injects the integerStore bean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Generic qualifiers also apply when autowiring lists,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instances and arrays. The following example autowires a generic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通用限定符也适用于自动装配列表，</w:t>
      </w:r>
      <w:r>
        <w:rPr>
          <w:rStyle w:val="HTML"/>
          <w:rFonts w:ascii="Consolas" w:hAnsi="Consolas"/>
          <w:sz w:val="23"/>
          <w:szCs w:val="23"/>
          <w:shd w:val="clear" w:color="auto" w:fill="F7F7F8"/>
        </w:rPr>
        <w:t>Map</w:t>
      </w:r>
      <w:r>
        <w:rPr>
          <w:rFonts w:ascii="Arial" w:hAnsi="Arial" w:cs="Arial"/>
          <w:color w:val="34302D"/>
          <w:shd w:val="clear" w:color="auto" w:fill="FFFFFF"/>
        </w:rPr>
        <w:t>实例和数组。以下示例自动装配通用</w:t>
      </w:r>
      <w:r>
        <w:rPr>
          <w:rStyle w:val="HTML"/>
          <w:rFonts w:ascii="Consolas" w:hAnsi="Consolas"/>
          <w:sz w:val="23"/>
          <w:szCs w:val="23"/>
          <w:shd w:val="clear" w:color="auto" w:fill="F7F7F8"/>
        </w:rPr>
        <w:t>List</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Inject all Store beans as long as they have an &lt;Integer&gt; generic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Store&lt;String&gt; beans will not appear in this 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List&lt;Store&lt;Integer&gt;&gt; 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1.9.6. Using </w:t>
      </w:r>
      <w:r w:rsidRPr="00BA0D5D">
        <w:rPr>
          <w:rFonts w:ascii="Consolas" w:eastAsia="宋体" w:hAnsi="Consolas" w:cs="宋体"/>
          <w:color w:val="34302D"/>
          <w:kern w:val="0"/>
          <w:sz w:val="33"/>
          <w:szCs w:val="33"/>
          <w:shd w:val="clear" w:color="auto" w:fill="F7F7F8"/>
        </w:rPr>
        <w:t>CustomAutowireConfigurer</w:t>
      </w:r>
    </w:p>
    <w:p w:rsidR="00BA0D5D" w:rsidRDefault="003D7FE9" w:rsidP="00BA0D5D">
      <w:pPr>
        <w:widowControl/>
        <w:shd w:val="clear" w:color="auto" w:fill="FFFFFF"/>
        <w:spacing w:after="300"/>
        <w:jc w:val="left"/>
        <w:rPr>
          <w:rFonts w:ascii="inherit" w:eastAsia="宋体" w:hAnsi="inherit" w:cs="Arial" w:hint="eastAsia"/>
          <w:color w:val="34302D"/>
          <w:kern w:val="0"/>
          <w:sz w:val="24"/>
          <w:szCs w:val="24"/>
        </w:rPr>
      </w:pPr>
      <w:hyperlink r:id="rId294" w:history="1">
        <w:r w:rsidR="00BA0D5D" w:rsidRPr="00BA0D5D">
          <w:rPr>
            <w:rFonts w:ascii="Consolas" w:eastAsia="宋体" w:hAnsi="Consolas" w:cs="宋体"/>
            <w:color w:val="548E2E"/>
            <w:kern w:val="0"/>
            <w:sz w:val="23"/>
            <w:szCs w:val="23"/>
            <w:u w:val="single"/>
            <w:shd w:val="clear" w:color="auto" w:fill="F7F7F8"/>
          </w:rPr>
          <w:t>CustomAutowireConfigurer</w:t>
        </w:r>
      </w:hyperlink>
      <w:r w:rsidR="00BA0D5D" w:rsidRPr="00BA0D5D">
        <w:rPr>
          <w:rFonts w:ascii="inherit" w:eastAsia="宋体" w:hAnsi="inherit" w:cs="Arial"/>
          <w:color w:val="34302D"/>
          <w:kern w:val="0"/>
          <w:sz w:val="24"/>
          <w:szCs w:val="24"/>
        </w:rPr>
        <w:t> is a </w:t>
      </w:r>
      <w:r w:rsidR="00BA0D5D" w:rsidRPr="00BA0D5D">
        <w:rPr>
          <w:rFonts w:ascii="Consolas" w:eastAsia="宋体" w:hAnsi="Consolas" w:cs="宋体"/>
          <w:color w:val="34302D"/>
          <w:kern w:val="0"/>
          <w:sz w:val="23"/>
          <w:szCs w:val="23"/>
          <w:shd w:val="clear" w:color="auto" w:fill="F7F7F8"/>
        </w:rPr>
        <w:t>BeanFactoryPostProcessor</w:t>
      </w:r>
      <w:r w:rsidR="00BA0D5D" w:rsidRPr="00BA0D5D">
        <w:rPr>
          <w:rFonts w:ascii="inherit" w:eastAsia="宋体" w:hAnsi="inherit" w:cs="Arial"/>
          <w:color w:val="34302D"/>
          <w:kern w:val="0"/>
          <w:sz w:val="24"/>
          <w:szCs w:val="24"/>
        </w:rPr>
        <w:t> that lets you register your own custom qualifier annotation types, even if they are not annotated with Spring’s </w:t>
      </w:r>
      <w:r w:rsidR="00BA0D5D" w:rsidRPr="00BA0D5D">
        <w:rPr>
          <w:rFonts w:ascii="Consolas" w:eastAsia="宋体" w:hAnsi="Consolas" w:cs="宋体"/>
          <w:color w:val="34302D"/>
          <w:kern w:val="0"/>
          <w:sz w:val="23"/>
          <w:szCs w:val="23"/>
          <w:shd w:val="clear" w:color="auto" w:fill="F7F7F8"/>
        </w:rPr>
        <w:t>@Qualifier</w:t>
      </w:r>
      <w:r w:rsidR="00BA0D5D" w:rsidRPr="00BA0D5D">
        <w:rPr>
          <w:rFonts w:ascii="inherit" w:eastAsia="宋体" w:hAnsi="inherit" w:cs="Arial"/>
          <w:color w:val="34302D"/>
          <w:kern w:val="0"/>
          <w:sz w:val="24"/>
          <w:szCs w:val="24"/>
        </w:rPr>
        <w:t> annotation. The following example shows how to use </w:t>
      </w:r>
      <w:r w:rsidR="00BA0D5D" w:rsidRPr="00BA0D5D">
        <w:rPr>
          <w:rFonts w:ascii="Consolas" w:eastAsia="宋体" w:hAnsi="Consolas" w:cs="宋体"/>
          <w:color w:val="34302D"/>
          <w:kern w:val="0"/>
          <w:sz w:val="23"/>
          <w:szCs w:val="23"/>
          <w:shd w:val="clear" w:color="auto" w:fill="F7F7F8"/>
        </w:rPr>
        <w:t>CustomAutowireConfigurer</w:t>
      </w:r>
      <w:r w:rsidR="00BA0D5D" w:rsidRPr="00BA0D5D">
        <w:rPr>
          <w:rFonts w:ascii="inherit" w:eastAsia="宋体" w:hAnsi="inherit" w:cs="Arial"/>
          <w:color w:val="34302D"/>
          <w:kern w:val="0"/>
          <w:sz w:val="24"/>
          <w:szCs w:val="24"/>
        </w:rPr>
        <w:t>:</w:t>
      </w:r>
    </w:p>
    <w:p w:rsidR="00394F6A" w:rsidRPr="00BA0D5D" w:rsidRDefault="003D7FE9" w:rsidP="00BA0D5D">
      <w:pPr>
        <w:widowControl/>
        <w:shd w:val="clear" w:color="auto" w:fill="FFFFFF"/>
        <w:spacing w:after="300"/>
        <w:jc w:val="left"/>
        <w:rPr>
          <w:rFonts w:ascii="inherit" w:eastAsia="宋体" w:hAnsi="inherit" w:cs="Arial" w:hint="eastAsia"/>
          <w:color w:val="34302D"/>
          <w:kern w:val="0"/>
          <w:sz w:val="24"/>
          <w:szCs w:val="24"/>
        </w:rPr>
      </w:pPr>
      <w:hyperlink r:id="rId295" w:history="1">
        <w:r w:rsidR="00394F6A">
          <w:rPr>
            <w:rStyle w:val="HTML"/>
            <w:rFonts w:ascii="Consolas" w:hAnsi="Consolas"/>
            <w:color w:val="548E2E"/>
            <w:sz w:val="23"/>
            <w:szCs w:val="23"/>
            <w:u w:val="single"/>
            <w:shd w:val="clear" w:color="auto" w:fill="F7F7F8"/>
          </w:rPr>
          <w:t>CustomAutowireConfigurer</w:t>
        </w:r>
      </w:hyperlink>
      <w:r w:rsidR="00394F6A">
        <w:rPr>
          <w:rFonts w:ascii="Arial" w:hAnsi="Arial" w:cs="Arial"/>
          <w:color w:val="34302D"/>
          <w:shd w:val="clear" w:color="auto" w:fill="FFFFFF"/>
        </w:rPr>
        <w:t> </w:t>
      </w:r>
      <w:r w:rsidR="00394F6A">
        <w:rPr>
          <w:rFonts w:ascii="Arial" w:hAnsi="Arial" w:cs="Arial"/>
          <w:color w:val="34302D"/>
          <w:shd w:val="clear" w:color="auto" w:fill="FFFFFF"/>
        </w:rPr>
        <w:t>是一个</w:t>
      </w:r>
      <w:r w:rsidR="00394F6A">
        <w:rPr>
          <w:rStyle w:val="HTML"/>
          <w:rFonts w:ascii="Consolas" w:hAnsi="Consolas"/>
          <w:sz w:val="23"/>
          <w:szCs w:val="23"/>
          <w:shd w:val="clear" w:color="auto" w:fill="F7F7F8"/>
        </w:rPr>
        <w:t>BeanFactoryPostProcessor</w:t>
      </w:r>
      <w:r w:rsidR="00394F6A">
        <w:rPr>
          <w:rFonts w:ascii="Arial" w:hAnsi="Arial" w:cs="Arial"/>
          <w:color w:val="34302D"/>
          <w:shd w:val="clear" w:color="auto" w:fill="FFFFFF"/>
        </w:rPr>
        <w:t>允许您注册自己的自定义限定符注释类型的，即使它们没有使用</w:t>
      </w:r>
      <w:r w:rsidR="00394F6A">
        <w:rPr>
          <w:rFonts w:ascii="Arial" w:hAnsi="Arial" w:cs="Arial"/>
          <w:color w:val="34302D"/>
          <w:shd w:val="clear" w:color="auto" w:fill="FFFFFF"/>
        </w:rPr>
        <w:t>Spring</w:t>
      </w:r>
      <w:r w:rsidR="00394F6A">
        <w:rPr>
          <w:rFonts w:ascii="Arial" w:hAnsi="Arial" w:cs="Arial"/>
          <w:color w:val="34302D"/>
          <w:shd w:val="clear" w:color="auto" w:fill="FFFFFF"/>
        </w:rPr>
        <w:t>的</w:t>
      </w:r>
      <w:r w:rsidR="00394F6A">
        <w:rPr>
          <w:rStyle w:val="HTML"/>
          <w:rFonts w:ascii="Consolas" w:hAnsi="Consolas"/>
          <w:sz w:val="23"/>
          <w:szCs w:val="23"/>
          <w:shd w:val="clear" w:color="auto" w:fill="F7F7F8"/>
        </w:rPr>
        <w:t>@Qualifier</w:t>
      </w:r>
      <w:r w:rsidR="00394F6A">
        <w:rPr>
          <w:rFonts w:ascii="Arial" w:hAnsi="Arial" w:cs="Arial"/>
          <w:color w:val="34302D"/>
          <w:shd w:val="clear" w:color="auto" w:fill="FFFFFF"/>
        </w:rPr>
        <w:t>注释进行注释。以下示例显示如何使用</w:t>
      </w:r>
      <w:r w:rsidR="00394F6A">
        <w:rPr>
          <w:rStyle w:val="HTML"/>
          <w:rFonts w:ascii="Consolas" w:hAnsi="Consolas"/>
          <w:sz w:val="23"/>
          <w:szCs w:val="23"/>
          <w:shd w:val="clear" w:color="auto" w:fill="F7F7F8"/>
        </w:rPr>
        <w:t>CustomAutowireConfigurer</w:t>
      </w:r>
      <w:r w:rsidR="00394F6A">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"customAutowireConfigurer"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"org.springframework.beans.factory.annotation.CustomAutowireConfigurer"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"customQualifierTypes"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example.CustomQualifier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AutowireCandidateResolver</w:t>
      </w:r>
      <w:r w:rsidRPr="00BA0D5D">
        <w:rPr>
          <w:rFonts w:ascii="inherit" w:eastAsia="宋体" w:hAnsi="inherit" w:cs="Arial"/>
          <w:color w:val="34302D"/>
          <w:kern w:val="0"/>
          <w:sz w:val="24"/>
          <w:szCs w:val="24"/>
        </w:rPr>
        <w:t> determines autowire candidates by:</w:t>
      </w:r>
    </w:p>
    <w:p w:rsidR="00394F6A" w:rsidRPr="00394F6A" w:rsidRDefault="00394F6A" w:rsidP="00394F6A">
      <w:pPr>
        <w:widowControl/>
        <w:shd w:val="clear" w:color="auto" w:fill="FFFFFF"/>
        <w:spacing w:after="300"/>
        <w:jc w:val="left"/>
        <w:rPr>
          <w:rFonts w:ascii="inherit" w:eastAsia="宋体" w:hAnsi="inherit" w:cs="Arial" w:hint="eastAsia"/>
          <w:color w:val="34302D"/>
          <w:kern w:val="0"/>
          <w:sz w:val="24"/>
          <w:szCs w:val="24"/>
        </w:rPr>
      </w:pPr>
      <w:r w:rsidRPr="00394F6A">
        <w:rPr>
          <w:rFonts w:ascii="inherit" w:eastAsia="宋体" w:hAnsi="inherit" w:cs="Arial"/>
          <w:color w:val="34302D"/>
          <w:kern w:val="0"/>
          <w:sz w:val="24"/>
          <w:szCs w:val="24"/>
        </w:rPr>
        <w:t>通过以下方式</w:t>
      </w:r>
      <w:r w:rsidRPr="00394F6A">
        <w:rPr>
          <w:rFonts w:ascii="Consolas" w:eastAsia="宋体" w:hAnsi="Consolas" w:cs="宋体"/>
          <w:color w:val="34302D"/>
          <w:kern w:val="0"/>
          <w:sz w:val="23"/>
          <w:szCs w:val="23"/>
          <w:shd w:val="clear" w:color="auto" w:fill="F7F7F8"/>
        </w:rPr>
        <w:t>AutowireCandidateResolver</w:t>
      </w:r>
      <w:r w:rsidRPr="00394F6A">
        <w:rPr>
          <w:rFonts w:ascii="inherit" w:eastAsia="宋体" w:hAnsi="inherit" w:cs="Arial"/>
          <w:color w:val="34302D"/>
          <w:kern w:val="0"/>
          <w:sz w:val="24"/>
          <w:szCs w:val="24"/>
        </w:rPr>
        <w:t>确定</w:t>
      </w:r>
      <w:r w:rsidRPr="00394F6A">
        <w:rPr>
          <w:rFonts w:ascii="inherit" w:eastAsia="宋体" w:hAnsi="inherit" w:cs="Arial"/>
          <w:color w:val="34302D"/>
          <w:kern w:val="0"/>
          <w:sz w:val="24"/>
          <w:szCs w:val="24"/>
        </w:rPr>
        <w:t>autowire</w:t>
      </w:r>
      <w:r w:rsidRPr="00394F6A">
        <w:rPr>
          <w:rFonts w:ascii="inherit" w:eastAsia="宋体" w:hAnsi="inherit" w:cs="Arial"/>
          <w:color w:val="34302D"/>
          <w:kern w:val="0"/>
          <w:sz w:val="24"/>
          <w:szCs w:val="24"/>
        </w:rPr>
        <w:t>候选人：</w:t>
      </w:r>
    </w:p>
    <w:p w:rsidR="00BA0D5D" w:rsidRPr="00BA0D5D" w:rsidRDefault="00BA0D5D" w:rsidP="00BA0D5D">
      <w:pPr>
        <w:widowControl/>
        <w:numPr>
          <w:ilvl w:val="0"/>
          <w:numId w:val="1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autowire-candidate</w:t>
      </w:r>
      <w:r w:rsidRPr="00BA0D5D">
        <w:rPr>
          <w:rFonts w:ascii="inherit" w:eastAsia="宋体" w:hAnsi="inherit" w:cs="Arial"/>
          <w:color w:val="34302D"/>
          <w:kern w:val="0"/>
          <w:sz w:val="24"/>
          <w:szCs w:val="24"/>
        </w:rPr>
        <w:t> value of each bean definition</w:t>
      </w:r>
    </w:p>
    <w:p w:rsidR="00BA0D5D" w:rsidRPr="00BA0D5D" w:rsidRDefault="00BA0D5D" w:rsidP="00BA0D5D">
      <w:pPr>
        <w:widowControl/>
        <w:numPr>
          <w:ilvl w:val="0"/>
          <w:numId w:val="1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w:t>
      </w:r>
      <w:r w:rsidRPr="00BA0D5D">
        <w:rPr>
          <w:rFonts w:ascii="Consolas" w:eastAsia="宋体" w:hAnsi="Consolas" w:cs="宋体"/>
          <w:color w:val="34302D"/>
          <w:kern w:val="0"/>
          <w:sz w:val="23"/>
          <w:szCs w:val="23"/>
          <w:shd w:val="clear" w:color="auto" w:fill="F7F7F8"/>
        </w:rPr>
        <w:t>default-autowire-candidates</w:t>
      </w:r>
      <w:r w:rsidRPr="00BA0D5D">
        <w:rPr>
          <w:rFonts w:ascii="inherit" w:eastAsia="宋体" w:hAnsi="inherit" w:cs="Arial"/>
          <w:color w:val="34302D"/>
          <w:kern w:val="0"/>
          <w:sz w:val="24"/>
          <w:szCs w:val="24"/>
        </w:rPr>
        <w:t> patterns available on the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w:t>
      </w:r>
    </w:p>
    <w:p w:rsidR="00BA0D5D" w:rsidRPr="00394F6A" w:rsidRDefault="00BA0D5D" w:rsidP="00BA0D5D">
      <w:pPr>
        <w:widowControl/>
        <w:numPr>
          <w:ilvl w:val="0"/>
          <w:numId w:val="1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presence of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annotations and any custom annotations registered with the </w:t>
      </w:r>
      <w:r w:rsidRPr="00BA0D5D">
        <w:rPr>
          <w:rFonts w:ascii="Consolas" w:eastAsia="宋体" w:hAnsi="Consolas" w:cs="宋体"/>
          <w:color w:val="34302D"/>
          <w:kern w:val="0"/>
          <w:sz w:val="23"/>
          <w:szCs w:val="23"/>
          <w:shd w:val="clear" w:color="auto" w:fill="F7F7F8"/>
        </w:rPr>
        <w:t>CustomAutowireConfigurer</w:t>
      </w:r>
    </w:p>
    <w:p w:rsidR="00394F6A" w:rsidRPr="00394F6A" w:rsidRDefault="00394F6A" w:rsidP="00394F6A">
      <w:pPr>
        <w:widowControl/>
        <w:numPr>
          <w:ilvl w:val="0"/>
          <w:numId w:val="16"/>
        </w:numPr>
        <w:shd w:val="clear" w:color="auto" w:fill="FFFFFF"/>
        <w:tabs>
          <w:tab w:val="clear" w:pos="720"/>
          <w:tab w:val="num" w:pos="567"/>
        </w:tabs>
        <w:spacing w:after="150"/>
        <w:ind w:left="426"/>
        <w:jc w:val="left"/>
        <w:rPr>
          <w:rFonts w:ascii="inherit" w:eastAsia="宋体" w:hAnsi="inherit" w:cs="Arial" w:hint="eastAsia"/>
          <w:color w:val="34302D"/>
          <w:kern w:val="0"/>
          <w:sz w:val="24"/>
          <w:szCs w:val="24"/>
        </w:rPr>
      </w:pPr>
      <w:r w:rsidRPr="00394F6A">
        <w:rPr>
          <w:rFonts w:ascii="Consolas" w:eastAsia="宋体" w:hAnsi="Consolas" w:cs="宋体"/>
          <w:color w:val="34302D"/>
          <w:kern w:val="0"/>
          <w:sz w:val="23"/>
          <w:szCs w:val="23"/>
          <w:shd w:val="clear" w:color="auto" w:fill="F7F7F8"/>
        </w:rPr>
        <w:t>autowire-candidate</w:t>
      </w:r>
      <w:r w:rsidRPr="00394F6A">
        <w:rPr>
          <w:rFonts w:ascii="inherit" w:eastAsia="宋体" w:hAnsi="inherit" w:cs="Arial"/>
          <w:color w:val="34302D"/>
          <w:kern w:val="0"/>
          <w:sz w:val="24"/>
          <w:szCs w:val="24"/>
        </w:rPr>
        <w:t>每个</w:t>
      </w:r>
      <w:r w:rsidRPr="00394F6A">
        <w:rPr>
          <w:rFonts w:ascii="inherit" w:eastAsia="宋体" w:hAnsi="inherit" w:cs="Arial"/>
          <w:color w:val="34302D"/>
          <w:kern w:val="0"/>
          <w:sz w:val="24"/>
          <w:szCs w:val="24"/>
        </w:rPr>
        <w:t>bean</w:t>
      </w:r>
      <w:r w:rsidRPr="00394F6A">
        <w:rPr>
          <w:rFonts w:ascii="inherit" w:eastAsia="宋体" w:hAnsi="inherit" w:cs="Arial"/>
          <w:color w:val="34302D"/>
          <w:kern w:val="0"/>
          <w:sz w:val="24"/>
          <w:szCs w:val="24"/>
        </w:rPr>
        <w:t>定义的值</w:t>
      </w:r>
    </w:p>
    <w:p w:rsidR="00394F6A" w:rsidRPr="00394F6A" w:rsidRDefault="00394F6A" w:rsidP="00394F6A">
      <w:pPr>
        <w:widowControl/>
        <w:numPr>
          <w:ilvl w:val="0"/>
          <w:numId w:val="16"/>
        </w:numPr>
        <w:shd w:val="clear" w:color="auto" w:fill="FFFFFF"/>
        <w:tabs>
          <w:tab w:val="clear" w:pos="720"/>
          <w:tab w:val="num" w:pos="567"/>
        </w:tabs>
        <w:spacing w:after="150"/>
        <w:ind w:left="426"/>
        <w:jc w:val="left"/>
        <w:rPr>
          <w:rFonts w:ascii="inherit" w:eastAsia="宋体" w:hAnsi="inherit" w:cs="Arial" w:hint="eastAsia"/>
          <w:color w:val="34302D"/>
          <w:kern w:val="0"/>
          <w:sz w:val="24"/>
          <w:szCs w:val="24"/>
        </w:rPr>
      </w:pPr>
      <w:r w:rsidRPr="00394F6A">
        <w:rPr>
          <w:rFonts w:ascii="inherit" w:eastAsia="宋体" w:hAnsi="inherit" w:cs="Arial"/>
          <w:color w:val="34302D"/>
          <w:kern w:val="0"/>
          <w:sz w:val="24"/>
          <w:szCs w:val="24"/>
        </w:rPr>
        <w:t>元素</w:t>
      </w:r>
      <w:r w:rsidRPr="00394F6A">
        <w:rPr>
          <w:rFonts w:ascii="Consolas" w:eastAsia="宋体" w:hAnsi="Consolas" w:cs="宋体"/>
          <w:color w:val="34302D"/>
          <w:kern w:val="0"/>
          <w:sz w:val="23"/>
          <w:szCs w:val="23"/>
          <w:shd w:val="clear" w:color="auto" w:fill="F7F7F8"/>
        </w:rPr>
        <w:t>default-autowire-candidates</w:t>
      </w:r>
      <w:r w:rsidRPr="00394F6A">
        <w:rPr>
          <w:rFonts w:ascii="inherit" w:eastAsia="宋体" w:hAnsi="inherit" w:cs="Arial"/>
          <w:color w:val="34302D"/>
          <w:kern w:val="0"/>
          <w:sz w:val="24"/>
          <w:szCs w:val="24"/>
        </w:rPr>
        <w:t>上可用的任何模式</w:t>
      </w:r>
      <w:r w:rsidRPr="00394F6A">
        <w:rPr>
          <w:rFonts w:ascii="Consolas" w:eastAsia="宋体" w:hAnsi="Consolas" w:cs="宋体"/>
          <w:color w:val="34302D"/>
          <w:kern w:val="0"/>
          <w:sz w:val="23"/>
          <w:szCs w:val="23"/>
          <w:shd w:val="clear" w:color="auto" w:fill="F7F7F8"/>
        </w:rPr>
        <w:t>&lt;beans/&gt;</w:t>
      </w:r>
    </w:p>
    <w:p w:rsidR="00394F6A" w:rsidRPr="00394F6A" w:rsidRDefault="00394F6A" w:rsidP="00394F6A">
      <w:pPr>
        <w:widowControl/>
        <w:numPr>
          <w:ilvl w:val="0"/>
          <w:numId w:val="16"/>
        </w:numPr>
        <w:shd w:val="clear" w:color="auto" w:fill="FFFFFF"/>
        <w:tabs>
          <w:tab w:val="clear" w:pos="720"/>
          <w:tab w:val="num" w:pos="567"/>
        </w:tabs>
        <w:spacing w:after="150"/>
        <w:ind w:left="426"/>
        <w:jc w:val="left"/>
        <w:rPr>
          <w:rFonts w:ascii="inherit" w:eastAsia="宋体" w:hAnsi="inherit" w:cs="Arial" w:hint="eastAsia"/>
          <w:color w:val="34302D"/>
          <w:kern w:val="0"/>
          <w:sz w:val="24"/>
          <w:szCs w:val="24"/>
        </w:rPr>
      </w:pPr>
      <w:r w:rsidRPr="00394F6A">
        <w:rPr>
          <w:rFonts w:ascii="Consolas" w:eastAsia="宋体" w:hAnsi="Consolas" w:cs="宋体"/>
          <w:color w:val="34302D"/>
          <w:kern w:val="0"/>
          <w:sz w:val="23"/>
          <w:szCs w:val="23"/>
          <w:shd w:val="clear" w:color="auto" w:fill="F7F7F8"/>
        </w:rPr>
        <w:t>@Qualifier</w:t>
      </w:r>
      <w:r w:rsidRPr="00394F6A">
        <w:rPr>
          <w:rFonts w:ascii="inherit" w:eastAsia="宋体" w:hAnsi="inherit" w:cs="Arial"/>
          <w:color w:val="34302D"/>
          <w:kern w:val="0"/>
          <w:sz w:val="24"/>
          <w:szCs w:val="24"/>
        </w:rPr>
        <w:t>注释的存在以及注册的任何自定义注释</w:t>
      </w:r>
      <w:r w:rsidRPr="00394F6A">
        <w:rPr>
          <w:rFonts w:ascii="Consolas" w:eastAsia="宋体" w:hAnsi="Consolas" w:cs="宋体"/>
          <w:color w:val="34302D"/>
          <w:kern w:val="0"/>
          <w:sz w:val="23"/>
          <w:szCs w:val="23"/>
          <w:shd w:val="clear" w:color="auto" w:fill="F7F7F8"/>
        </w:rPr>
        <w:t>CustomAutowireConfigurer</w:t>
      </w:r>
    </w:p>
    <w:p w:rsidR="00394F6A" w:rsidRPr="00394F6A" w:rsidRDefault="00394F6A" w:rsidP="00394F6A">
      <w:pPr>
        <w:widowControl/>
        <w:shd w:val="clear" w:color="auto" w:fill="FFFFFF"/>
        <w:spacing w:after="15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multiple beans qualify as autowire candidates, the determination of a “primary” is as follows: If exactly one bean definition among the candidates has a </w:t>
      </w:r>
      <w:r w:rsidRPr="00BA0D5D">
        <w:rPr>
          <w:rFonts w:ascii="Consolas" w:eastAsia="宋体" w:hAnsi="Consolas" w:cs="宋体"/>
          <w:color w:val="34302D"/>
          <w:kern w:val="0"/>
          <w:sz w:val="23"/>
          <w:szCs w:val="23"/>
          <w:shd w:val="clear" w:color="auto" w:fill="F7F7F8"/>
        </w:rPr>
        <w:t>primary</w:t>
      </w:r>
      <w:r w:rsidRPr="00BA0D5D">
        <w:rPr>
          <w:rFonts w:ascii="inherit" w:eastAsia="宋体" w:hAnsi="inherit" w:cs="Arial"/>
          <w:color w:val="34302D"/>
          <w:kern w:val="0"/>
          <w:sz w:val="24"/>
          <w:szCs w:val="24"/>
        </w:rPr>
        <w:t> attribute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it is selected.</w:t>
      </w:r>
    </w:p>
    <w:p w:rsidR="00394F6A" w:rsidRPr="00394F6A" w:rsidRDefault="00394F6A" w:rsidP="00394F6A">
      <w:pPr>
        <w:widowControl/>
        <w:shd w:val="clear" w:color="auto" w:fill="FFFFFF"/>
        <w:spacing w:after="300"/>
        <w:jc w:val="left"/>
        <w:rPr>
          <w:rFonts w:ascii="inherit" w:eastAsia="宋体" w:hAnsi="inherit" w:cs="Arial" w:hint="eastAsia"/>
          <w:color w:val="34302D"/>
          <w:kern w:val="0"/>
          <w:sz w:val="24"/>
          <w:szCs w:val="24"/>
        </w:rPr>
      </w:pPr>
      <w:r w:rsidRPr="00394F6A">
        <w:rPr>
          <w:rFonts w:ascii="inherit" w:eastAsia="宋体" w:hAnsi="inherit" w:cs="Arial"/>
          <w:color w:val="34302D"/>
          <w:kern w:val="0"/>
          <w:sz w:val="24"/>
          <w:szCs w:val="24"/>
        </w:rPr>
        <w:t>当多个</w:t>
      </w:r>
      <w:r w:rsidRPr="00394F6A">
        <w:rPr>
          <w:rFonts w:ascii="inherit" w:eastAsia="宋体" w:hAnsi="inherit" w:cs="Arial"/>
          <w:color w:val="34302D"/>
          <w:kern w:val="0"/>
          <w:sz w:val="24"/>
          <w:szCs w:val="24"/>
        </w:rPr>
        <w:t>bean</w:t>
      </w:r>
      <w:r w:rsidRPr="00394F6A">
        <w:rPr>
          <w:rFonts w:ascii="inherit" w:eastAsia="宋体" w:hAnsi="inherit" w:cs="Arial"/>
          <w:color w:val="34302D"/>
          <w:kern w:val="0"/>
          <w:sz w:val="24"/>
          <w:szCs w:val="24"/>
        </w:rPr>
        <w:t>有资格作为</w:t>
      </w:r>
      <w:r w:rsidRPr="00394F6A">
        <w:rPr>
          <w:rFonts w:ascii="inherit" w:eastAsia="宋体" w:hAnsi="inherit" w:cs="Arial"/>
          <w:color w:val="34302D"/>
          <w:kern w:val="0"/>
          <w:sz w:val="24"/>
          <w:szCs w:val="24"/>
        </w:rPr>
        <w:t>autowire</w:t>
      </w:r>
      <w:r w:rsidRPr="00394F6A">
        <w:rPr>
          <w:rFonts w:ascii="inherit" w:eastAsia="宋体" w:hAnsi="inherit" w:cs="Arial"/>
          <w:color w:val="34302D"/>
          <w:kern w:val="0"/>
          <w:sz w:val="24"/>
          <w:szCs w:val="24"/>
        </w:rPr>
        <w:t>候选者时，</w:t>
      </w:r>
      <w:r w:rsidRPr="00394F6A">
        <w:rPr>
          <w:rFonts w:ascii="inherit" w:eastAsia="宋体" w:hAnsi="inherit" w:cs="Arial"/>
          <w:color w:val="34302D"/>
          <w:kern w:val="0"/>
          <w:sz w:val="24"/>
          <w:szCs w:val="24"/>
        </w:rPr>
        <w:t>“primary”</w:t>
      </w:r>
      <w:r w:rsidRPr="00394F6A">
        <w:rPr>
          <w:rFonts w:ascii="inherit" w:eastAsia="宋体" w:hAnsi="inherit" w:cs="Arial"/>
          <w:color w:val="34302D"/>
          <w:kern w:val="0"/>
          <w:sz w:val="24"/>
          <w:szCs w:val="24"/>
        </w:rPr>
        <w:t>的确定如下：如果候选者中只有一个</w:t>
      </w:r>
      <w:r w:rsidRPr="00394F6A">
        <w:rPr>
          <w:rFonts w:ascii="inherit" w:eastAsia="宋体" w:hAnsi="inherit" w:cs="Arial"/>
          <w:color w:val="34302D"/>
          <w:kern w:val="0"/>
          <w:sz w:val="24"/>
          <w:szCs w:val="24"/>
        </w:rPr>
        <w:t>bean</w:t>
      </w:r>
      <w:r w:rsidRPr="00394F6A">
        <w:rPr>
          <w:rFonts w:ascii="inherit" w:eastAsia="宋体" w:hAnsi="inherit" w:cs="Arial"/>
          <w:color w:val="34302D"/>
          <w:kern w:val="0"/>
          <w:sz w:val="24"/>
          <w:szCs w:val="24"/>
        </w:rPr>
        <w:t>定义具有</w:t>
      </w:r>
      <w:r w:rsidRPr="00394F6A">
        <w:rPr>
          <w:rFonts w:ascii="Consolas" w:eastAsia="宋体" w:hAnsi="Consolas" w:cs="宋体"/>
          <w:color w:val="34302D"/>
          <w:kern w:val="0"/>
          <w:sz w:val="23"/>
          <w:szCs w:val="23"/>
          <w:shd w:val="clear" w:color="auto" w:fill="F7F7F8"/>
        </w:rPr>
        <w:t>primary</w:t>
      </w:r>
      <w:r w:rsidRPr="00394F6A">
        <w:rPr>
          <w:rFonts w:ascii="inherit" w:eastAsia="宋体" w:hAnsi="inherit" w:cs="Arial"/>
          <w:color w:val="34302D"/>
          <w:kern w:val="0"/>
          <w:sz w:val="24"/>
          <w:szCs w:val="24"/>
        </w:rPr>
        <w:t> </w:t>
      </w:r>
      <w:r w:rsidRPr="00394F6A">
        <w:rPr>
          <w:rFonts w:ascii="inherit" w:eastAsia="宋体" w:hAnsi="inherit" w:cs="Arial"/>
          <w:color w:val="34302D"/>
          <w:kern w:val="0"/>
          <w:sz w:val="24"/>
          <w:szCs w:val="24"/>
        </w:rPr>
        <w:t>设置为的属性</w:t>
      </w:r>
      <w:r w:rsidRPr="00394F6A">
        <w:rPr>
          <w:rFonts w:ascii="Consolas" w:eastAsia="宋体" w:hAnsi="Consolas" w:cs="宋体"/>
          <w:color w:val="34302D"/>
          <w:kern w:val="0"/>
          <w:sz w:val="23"/>
          <w:szCs w:val="23"/>
          <w:shd w:val="clear" w:color="auto" w:fill="F7F7F8"/>
        </w:rPr>
        <w:t>true</w:t>
      </w:r>
      <w:r w:rsidRPr="00394F6A">
        <w:rPr>
          <w:rFonts w:ascii="inherit" w:eastAsia="宋体" w:hAnsi="inherit" w:cs="Arial"/>
          <w:color w:val="34302D"/>
          <w:kern w:val="0"/>
          <w:sz w:val="24"/>
          <w:szCs w:val="24"/>
        </w:rPr>
        <w:t>，则选择它。</w:t>
      </w:r>
    </w:p>
    <w:p w:rsidR="00394F6A" w:rsidRPr="00394F6A" w:rsidRDefault="00394F6A"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1.9.7. Injection with </w:t>
      </w:r>
      <w:r w:rsidRPr="00BA0D5D">
        <w:rPr>
          <w:rFonts w:ascii="Consolas" w:eastAsia="宋体" w:hAnsi="Consolas" w:cs="宋体"/>
          <w:color w:val="34302D"/>
          <w:kern w:val="0"/>
          <w:sz w:val="33"/>
          <w:szCs w:val="33"/>
          <w:shd w:val="clear" w:color="auto" w:fill="F7F7F8"/>
        </w:rPr>
        <w:t>@Resource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also supports injection by using the JSR-250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annotation (</w:t>
      </w:r>
      <w:r w:rsidRPr="00BA0D5D">
        <w:rPr>
          <w:rFonts w:ascii="Consolas" w:eastAsia="宋体" w:hAnsi="Consolas" w:cs="宋体"/>
          <w:color w:val="34302D"/>
          <w:kern w:val="0"/>
          <w:sz w:val="23"/>
          <w:szCs w:val="23"/>
          <w:shd w:val="clear" w:color="auto" w:fill="F7F7F8"/>
        </w:rPr>
        <w:t>javax.annotation.Resource</w:t>
      </w:r>
      <w:r w:rsidRPr="00BA0D5D">
        <w:rPr>
          <w:rFonts w:ascii="inherit" w:eastAsia="宋体" w:hAnsi="inherit" w:cs="Arial"/>
          <w:color w:val="34302D"/>
          <w:kern w:val="0"/>
          <w:sz w:val="24"/>
          <w:szCs w:val="24"/>
        </w:rPr>
        <w:t>) on fields or bean property setter methods. This is a common pattern in Java EE: for example, in JSF-managed beans and JAX-WS endpoints. Spring supports this pattern for Spring-managed objects as well.</w:t>
      </w:r>
    </w:p>
    <w:p w:rsidR="009A11BA" w:rsidRDefault="009A11BA" w:rsidP="009A11BA">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lastRenderedPageBreak/>
        <w:t>Spring</w:t>
      </w:r>
      <w:r>
        <w:rPr>
          <w:rFonts w:ascii="inherit" w:hAnsi="inherit" w:cs="Arial"/>
          <w:color w:val="34302D"/>
        </w:rPr>
        <w:t>还通过在字段或</w:t>
      </w:r>
      <w:r>
        <w:rPr>
          <w:rFonts w:ascii="inherit" w:hAnsi="inherit" w:cs="Arial"/>
          <w:color w:val="34302D"/>
        </w:rPr>
        <w:t>bean</w:t>
      </w:r>
      <w:r>
        <w:rPr>
          <w:rFonts w:ascii="inherit" w:hAnsi="inherit" w:cs="Arial"/>
          <w:color w:val="34302D"/>
        </w:rPr>
        <w:t>属性</w:t>
      </w:r>
      <w:r>
        <w:rPr>
          <w:rFonts w:ascii="inherit" w:hAnsi="inherit" w:cs="Arial"/>
          <w:color w:val="34302D"/>
        </w:rPr>
        <w:t>setter</w:t>
      </w:r>
      <w:r>
        <w:rPr>
          <w:rFonts w:ascii="inherit" w:hAnsi="inherit" w:cs="Arial"/>
          <w:color w:val="34302D"/>
        </w:rPr>
        <w:t>方法上使用</w:t>
      </w:r>
      <w:r>
        <w:rPr>
          <w:rFonts w:ascii="inherit" w:hAnsi="inherit" w:cs="Arial"/>
          <w:color w:val="34302D"/>
        </w:rPr>
        <w:t>JSR-250 </w:t>
      </w:r>
      <w:r>
        <w:rPr>
          <w:rStyle w:val="HTML"/>
          <w:rFonts w:ascii="Consolas" w:hAnsi="Consolas"/>
          <w:color w:val="34302D"/>
          <w:sz w:val="23"/>
          <w:szCs w:val="23"/>
          <w:shd w:val="clear" w:color="auto" w:fill="F7F7F8"/>
        </w:rPr>
        <w:t>@Resource</w:t>
      </w:r>
      <w:r>
        <w:rPr>
          <w:rFonts w:ascii="inherit" w:hAnsi="inherit" w:cs="Arial"/>
          <w:color w:val="34302D"/>
        </w:rPr>
        <w:t>annotation</w:t>
      </w:r>
      <w:r>
        <w:rPr>
          <w:rFonts w:ascii="inherit" w:hAnsi="inherit" w:cs="Arial"/>
          <w:color w:val="34302D"/>
        </w:rPr>
        <w:t>（</w:t>
      </w:r>
      <w:r>
        <w:rPr>
          <w:rStyle w:val="HTML"/>
          <w:rFonts w:ascii="Consolas" w:hAnsi="Consolas"/>
          <w:color w:val="34302D"/>
          <w:sz w:val="23"/>
          <w:szCs w:val="23"/>
          <w:shd w:val="clear" w:color="auto" w:fill="F7F7F8"/>
        </w:rPr>
        <w:t>javax.annotation.Resource</w:t>
      </w:r>
      <w:r>
        <w:rPr>
          <w:rFonts w:ascii="inherit" w:hAnsi="inherit" w:cs="Arial"/>
          <w:color w:val="34302D"/>
        </w:rPr>
        <w:t>）来支持注入。这是</w:t>
      </w:r>
      <w:r>
        <w:rPr>
          <w:rFonts w:ascii="inherit" w:hAnsi="inherit" w:cs="Arial"/>
          <w:color w:val="34302D"/>
        </w:rPr>
        <w:t>Java EE</w:t>
      </w:r>
      <w:r>
        <w:rPr>
          <w:rFonts w:ascii="inherit" w:hAnsi="inherit" w:cs="Arial"/>
          <w:color w:val="34302D"/>
        </w:rPr>
        <w:t>中的常见模式：例如，在</w:t>
      </w:r>
      <w:r>
        <w:rPr>
          <w:rFonts w:ascii="inherit" w:hAnsi="inherit" w:cs="Arial"/>
          <w:color w:val="34302D"/>
        </w:rPr>
        <w:t>JSF</w:t>
      </w:r>
      <w:r>
        <w:rPr>
          <w:rFonts w:ascii="inherit" w:hAnsi="inherit" w:cs="Arial"/>
          <w:color w:val="34302D"/>
        </w:rPr>
        <w:t>管理的</w:t>
      </w:r>
      <w:r>
        <w:rPr>
          <w:rFonts w:ascii="inherit" w:hAnsi="inherit" w:cs="Arial"/>
          <w:color w:val="34302D"/>
        </w:rPr>
        <w:t>bean</w:t>
      </w:r>
      <w:r>
        <w:rPr>
          <w:rFonts w:ascii="inherit" w:hAnsi="inherit" w:cs="Arial"/>
          <w:color w:val="34302D"/>
        </w:rPr>
        <w:t>和</w:t>
      </w:r>
      <w:r>
        <w:rPr>
          <w:rFonts w:ascii="inherit" w:hAnsi="inherit" w:cs="Arial"/>
          <w:color w:val="34302D"/>
        </w:rPr>
        <w:t>JAX-WS</w:t>
      </w:r>
      <w:r>
        <w:rPr>
          <w:rFonts w:ascii="inherit" w:hAnsi="inherit" w:cs="Arial"/>
          <w:color w:val="34302D"/>
        </w:rPr>
        <w:t>端点中。</w:t>
      </w:r>
      <w:r>
        <w:rPr>
          <w:rFonts w:ascii="inherit" w:hAnsi="inherit" w:cs="Arial"/>
          <w:color w:val="34302D"/>
        </w:rPr>
        <w:t>Spring</w:t>
      </w:r>
      <w:r>
        <w:rPr>
          <w:rFonts w:ascii="inherit" w:hAnsi="inherit" w:cs="Arial"/>
          <w:color w:val="34302D"/>
        </w:rPr>
        <w:t>也支持</w:t>
      </w:r>
      <w:r>
        <w:rPr>
          <w:rFonts w:ascii="inherit" w:hAnsi="inherit" w:cs="Arial"/>
          <w:color w:val="34302D"/>
        </w:rPr>
        <w:t>Spring</w:t>
      </w:r>
      <w:r>
        <w:rPr>
          <w:rFonts w:ascii="inherit" w:hAnsi="inherit" w:cs="Arial"/>
          <w:color w:val="34302D"/>
        </w:rPr>
        <w:t>管理对象的这种模式。</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takes a name attribute. By default, Spring interprets that value as the bean name to be injected. In other words, it follows by-name semantics, as demonstrated in the following example:</w:t>
      </w:r>
    </w:p>
    <w:p w:rsidR="009A11BA" w:rsidRPr="009A11BA" w:rsidRDefault="009A11BA" w:rsidP="009A11BA">
      <w:pPr>
        <w:pStyle w:val="a3"/>
        <w:shd w:val="clear" w:color="auto" w:fill="FFFFFF"/>
        <w:spacing w:before="0" w:beforeAutospacing="0" w:after="300" w:afterAutospacing="0"/>
        <w:rPr>
          <w:rFonts w:ascii="inherit" w:hAnsi="inherit" w:cs="Arial" w:hint="eastAsia"/>
          <w:color w:val="34302D"/>
        </w:rPr>
      </w:pPr>
      <w:r>
        <w:rPr>
          <w:rStyle w:val="HTML"/>
          <w:rFonts w:ascii="Consolas" w:hAnsi="Consolas"/>
          <w:color w:val="34302D"/>
          <w:sz w:val="23"/>
          <w:szCs w:val="23"/>
          <w:shd w:val="clear" w:color="auto" w:fill="F7F7F8"/>
        </w:rPr>
        <w:t>@Resource</w:t>
      </w:r>
      <w:r>
        <w:rPr>
          <w:rFonts w:ascii="inherit" w:hAnsi="inherit" w:cs="Arial"/>
          <w:color w:val="34302D"/>
        </w:rPr>
        <w:t>采用名称属性。默认情况下，</w:t>
      </w:r>
      <w:r>
        <w:rPr>
          <w:rFonts w:ascii="inherit" w:hAnsi="inherit" w:cs="Arial"/>
          <w:color w:val="34302D"/>
        </w:rPr>
        <w:t>Spring</w:t>
      </w:r>
      <w:r>
        <w:rPr>
          <w:rFonts w:ascii="inherit" w:hAnsi="inherit" w:cs="Arial"/>
          <w:color w:val="34302D"/>
        </w:rPr>
        <w:t>将该值解释为要注入的</w:t>
      </w:r>
      <w:r>
        <w:rPr>
          <w:rFonts w:ascii="inherit" w:hAnsi="inherit" w:cs="Arial"/>
          <w:color w:val="34302D"/>
        </w:rPr>
        <w:t>bean</w:t>
      </w:r>
      <w:r>
        <w:rPr>
          <w:rFonts w:ascii="inherit" w:hAnsi="inherit" w:cs="Arial"/>
          <w:color w:val="34302D"/>
        </w:rPr>
        <w:t>名称。换句话说，它遵循按名称语义，如以下示例所示：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@Resource</w:t>
      </w:r>
      <w:r w:rsidRPr="00BA0D5D">
        <w:rPr>
          <w:rFonts w:ascii="Consolas" w:eastAsia="宋体" w:hAnsi="Consolas" w:cs="宋体"/>
          <w:color w:val="34302D"/>
          <w:kern w:val="0"/>
          <w:sz w:val="24"/>
          <w:szCs w:val="24"/>
        </w:rPr>
        <w:t>(name=</w:t>
      </w:r>
      <w:r w:rsidRPr="00BA0D5D">
        <w:rPr>
          <w:rFonts w:ascii="Consolas" w:eastAsia="宋体" w:hAnsi="Consolas" w:cs="宋体"/>
          <w:color w:val="DD1144"/>
          <w:kern w:val="0"/>
          <w:sz w:val="24"/>
          <w:szCs w:val="24"/>
        </w:rPr>
        <w:t>"myMovieFinder"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3779"/>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line injects a </w:t>
            </w:r>
            <w:r w:rsidRPr="00BA0D5D">
              <w:rPr>
                <w:rFonts w:ascii="Consolas" w:eastAsia="宋体" w:hAnsi="Consolas" w:cs="宋体"/>
                <w:color w:val="34302D"/>
                <w:kern w:val="0"/>
                <w:sz w:val="23"/>
                <w:szCs w:val="23"/>
                <w:shd w:val="clear" w:color="auto" w:fill="F7F7F8"/>
              </w:rPr>
              <w:t>@Resource</w:t>
            </w:r>
            <w:r w:rsidRPr="00BA0D5D">
              <w:rPr>
                <w:rFonts w:ascii="宋体" w:eastAsia="宋体" w:hAnsi="宋体" w:cs="宋体"/>
                <w:color w:val="34302D"/>
                <w:kern w:val="0"/>
                <w:sz w:val="24"/>
                <w:szCs w:val="24"/>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name is explicitly specified, the default name is derived from the field name or setter method. In case of a field, it takes the field name. In case of a setter method, it takes the bean property name. The following example is going to have the bean named </w:t>
      </w:r>
      <w:r w:rsidRPr="00BA0D5D">
        <w:rPr>
          <w:rFonts w:ascii="Consolas" w:eastAsia="宋体" w:hAnsi="Consolas" w:cs="宋体"/>
          <w:color w:val="34302D"/>
          <w:kern w:val="0"/>
          <w:sz w:val="23"/>
          <w:szCs w:val="23"/>
          <w:shd w:val="clear" w:color="auto" w:fill="F7F7F8"/>
        </w:rPr>
        <w:t>movieFinder</w:t>
      </w:r>
      <w:r w:rsidRPr="00BA0D5D">
        <w:rPr>
          <w:rFonts w:ascii="inherit" w:eastAsia="宋体" w:hAnsi="inherit" w:cs="Arial"/>
          <w:color w:val="34302D"/>
          <w:kern w:val="0"/>
          <w:sz w:val="24"/>
          <w:szCs w:val="24"/>
        </w:rPr>
        <w:t> injected into its setter method:</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如果未明确指定名称，则默认名称是从字段名称或</w:t>
      </w:r>
      <w:r>
        <w:rPr>
          <w:rFonts w:ascii="Arial" w:hAnsi="Arial" w:cs="Arial"/>
          <w:color w:val="34302D"/>
          <w:shd w:val="clear" w:color="auto" w:fill="FFFFFF"/>
        </w:rPr>
        <w:t>setter</w:t>
      </w:r>
      <w:r>
        <w:rPr>
          <w:rFonts w:ascii="Arial" w:hAnsi="Arial" w:cs="Arial"/>
          <w:color w:val="34302D"/>
          <w:shd w:val="clear" w:color="auto" w:fill="FFFFFF"/>
        </w:rPr>
        <w:t>方法派生的。如果是字段，则采用字段名称。在</w:t>
      </w:r>
      <w:r>
        <w:rPr>
          <w:rFonts w:ascii="Arial" w:hAnsi="Arial" w:cs="Arial"/>
          <w:color w:val="34302D"/>
          <w:shd w:val="clear" w:color="auto" w:fill="FFFFFF"/>
        </w:rPr>
        <w:t>setter</w:t>
      </w:r>
      <w:r>
        <w:rPr>
          <w:rFonts w:ascii="Arial" w:hAnsi="Arial" w:cs="Arial"/>
          <w:color w:val="34302D"/>
          <w:shd w:val="clear" w:color="auto" w:fill="FFFFFF"/>
        </w:rPr>
        <w:t>方法的情况下，它采用</w:t>
      </w:r>
      <w:r>
        <w:rPr>
          <w:rFonts w:ascii="Arial" w:hAnsi="Arial" w:cs="Arial"/>
          <w:color w:val="34302D"/>
          <w:shd w:val="clear" w:color="auto" w:fill="FFFFFF"/>
        </w:rPr>
        <w:t>bean</w:t>
      </w:r>
      <w:r>
        <w:rPr>
          <w:rFonts w:ascii="Arial" w:hAnsi="Arial" w:cs="Arial"/>
          <w:color w:val="34302D"/>
          <w:shd w:val="clear" w:color="auto" w:fill="FFFFFF"/>
        </w:rPr>
        <w:t>属性名称。下面的例子将把</w:t>
      </w:r>
      <w:r>
        <w:rPr>
          <w:rFonts w:ascii="Arial" w:hAnsi="Arial" w:cs="Arial"/>
          <w:color w:val="34302D"/>
          <w:shd w:val="clear" w:color="auto" w:fill="FFFFFF"/>
        </w:rPr>
        <w:t>bean </w:t>
      </w:r>
      <w:r>
        <w:rPr>
          <w:rStyle w:val="HTML"/>
          <w:rFonts w:ascii="Consolas" w:hAnsi="Consolas"/>
          <w:sz w:val="23"/>
          <w:szCs w:val="23"/>
          <w:shd w:val="clear" w:color="auto" w:fill="F7F7F8"/>
        </w:rPr>
        <w:t>movieFinder</w:t>
      </w:r>
      <w:r>
        <w:rPr>
          <w:rFonts w:ascii="Arial" w:hAnsi="Arial" w:cs="Arial"/>
          <w:color w:val="34302D"/>
          <w:shd w:val="clear" w:color="auto" w:fill="FFFFFF"/>
        </w:rPr>
        <w:t>注入其</w:t>
      </w:r>
      <w:r>
        <w:rPr>
          <w:rFonts w:ascii="Arial" w:hAnsi="Arial" w:cs="Arial"/>
          <w:color w:val="34302D"/>
          <w:shd w:val="clear" w:color="auto" w:fill="FFFFFF"/>
        </w:rPr>
        <w:t>setter</w:t>
      </w:r>
      <w:r>
        <w:rPr>
          <w:rFonts w:ascii="Arial" w:hAnsi="Arial" w:cs="Arial"/>
          <w:color w:val="34302D"/>
          <w:shd w:val="clear" w:color="auto" w:fill="FFFFFF"/>
        </w:rPr>
        <w:t>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name provided with the annotation is resolved as a bean name by the </w:t>
            </w: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of which the </w:t>
            </w:r>
            <w:r w:rsidRPr="00BA0D5D">
              <w:rPr>
                <w:rFonts w:ascii="Consolas" w:eastAsia="宋体" w:hAnsi="Consolas" w:cs="宋体"/>
                <w:kern w:val="0"/>
                <w:sz w:val="23"/>
                <w:szCs w:val="23"/>
                <w:shd w:val="clear" w:color="auto" w:fill="F7F7F8"/>
              </w:rPr>
              <w:t>CommonAnnotationBeanPostProcessor</w:t>
            </w:r>
            <w:r w:rsidRPr="00BA0D5D">
              <w:rPr>
                <w:rFonts w:ascii="宋体" w:eastAsia="宋体" w:hAnsi="宋体" w:cs="宋体"/>
                <w:kern w:val="0"/>
                <w:sz w:val="24"/>
                <w:szCs w:val="24"/>
              </w:rPr>
              <w:t> is aware. The names can be resolved through JNDI if you configure Spring’s </w:t>
            </w:r>
            <w:hyperlink r:id="rId296" w:history="1">
              <w:r w:rsidRPr="00BA0D5D">
                <w:rPr>
                  <w:rFonts w:ascii="Consolas" w:eastAsia="宋体" w:hAnsi="Consolas" w:cs="宋体"/>
                  <w:color w:val="548E2E"/>
                  <w:kern w:val="0"/>
                  <w:sz w:val="23"/>
                  <w:szCs w:val="23"/>
                  <w:u w:val="single"/>
                  <w:shd w:val="clear" w:color="auto" w:fill="F7F7F8"/>
                </w:rPr>
                <w:t>SimpleJndiBeanFactory</w:t>
              </w:r>
            </w:hyperlink>
            <w:r w:rsidRPr="00BA0D5D">
              <w:rPr>
                <w:rFonts w:ascii="宋体" w:eastAsia="宋体" w:hAnsi="宋体" w:cs="宋体"/>
                <w:kern w:val="0"/>
                <w:sz w:val="24"/>
                <w:szCs w:val="24"/>
              </w:rPr>
              <w:t> explicitly. However, we recommend that you rely on the default behavior and use Spring’s JNDI lookup capabilities to preserve the level of indirection.</w:t>
            </w:r>
          </w:p>
          <w:p w:rsidR="00CF4601" w:rsidRPr="00BA0D5D" w:rsidRDefault="00CF4601" w:rsidP="00BA0D5D">
            <w:pPr>
              <w:widowControl/>
              <w:jc w:val="left"/>
              <w:rPr>
                <w:rFonts w:ascii="宋体" w:eastAsia="宋体" w:hAnsi="宋体" w:cs="宋体"/>
                <w:kern w:val="0"/>
                <w:sz w:val="24"/>
                <w:szCs w:val="24"/>
              </w:rPr>
            </w:pPr>
            <w:r>
              <w:rPr>
                <w:rFonts w:ascii="Arial" w:hAnsi="Arial" w:cs="Arial"/>
                <w:shd w:val="clear" w:color="auto" w:fill="EBF1E7"/>
              </w:rPr>
              <w:t>提供注解的名称解析由一个</w:t>
            </w:r>
            <w:r>
              <w:rPr>
                <w:rFonts w:ascii="Arial" w:hAnsi="Arial" w:cs="Arial"/>
                <w:shd w:val="clear" w:color="auto" w:fill="EBF1E7"/>
              </w:rPr>
              <w:t>bean</w:t>
            </w:r>
            <w:r>
              <w:rPr>
                <w:rFonts w:ascii="Arial" w:hAnsi="Arial" w:cs="Arial"/>
                <w:shd w:val="clear" w:color="auto" w:fill="EBF1E7"/>
              </w:rPr>
              <w:t>的名称</w:t>
            </w:r>
            <w:r>
              <w:rPr>
                <w:rFonts w:ascii="Arial" w:hAnsi="Arial" w:cs="Arial"/>
                <w:shd w:val="clear" w:color="auto" w:fill="EBF1E7"/>
              </w:rPr>
              <w:t> </w:t>
            </w:r>
            <w:r>
              <w:rPr>
                <w:rStyle w:val="HTML"/>
                <w:rFonts w:ascii="Consolas" w:hAnsi="Consolas"/>
                <w:sz w:val="23"/>
                <w:szCs w:val="23"/>
                <w:shd w:val="clear" w:color="auto" w:fill="F7F7F8"/>
              </w:rPr>
              <w:t>ApplicationContext</w:t>
            </w:r>
            <w:r>
              <w:rPr>
                <w:rFonts w:ascii="Arial" w:hAnsi="Arial" w:cs="Arial"/>
                <w:shd w:val="clear" w:color="auto" w:fill="EBF1E7"/>
              </w:rPr>
              <w:t>，其中的</w:t>
            </w:r>
            <w:r>
              <w:rPr>
                <w:rStyle w:val="HTML"/>
                <w:rFonts w:ascii="Consolas" w:hAnsi="Consolas"/>
                <w:sz w:val="23"/>
                <w:szCs w:val="23"/>
                <w:shd w:val="clear" w:color="auto" w:fill="F7F7F8"/>
              </w:rPr>
              <w:t>CommonAnnotationBeanPostProcessor</w:t>
            </w:r>
            <w:r>
              <w:rPr>
                <w:rFonts w:ascii="Arial" w:hAnsi="Arial" w:cs="Arial"/>
                <w:shd w:val="clear" w:color="auto" w:fill="EBF1E7"/>
              </w:rPr>
              <w:t>知道。如果您</w:t>
            </w:r>
            <w:hyperlink r:id="rId297" w:history="1">
              <w:r>
                <w:rPr>
                  <w:rStyle w:val="HTML"/>
                  <w:rFonts w:ascii="Consolas" w:hAnsi="Consolas"/>
                  <w:color w:val="548E2E"/>
                  <w:sz w:val="23"/>
                  <w:szCs w:val="23"/>
                  <w:u w:val="single"/>
                  <w:shd w:val="clear" w:color="auto" w:fill="F7F7F8"/>
                </w:rPr>
                <w:t>SimpleJndiBeanFactory</w:t>
              </w:r>
            </w:hyperlink>
            <w:r>
              <w:rPr>
                <w:rFonts w:ascii="Arial" w:hAnsi="Arial" w:cs="Arial"/>
                <w:shd w:val="clear" w:color="auto" w:fill="EBF1E7"/>
              </w:rPr>
              <w:t> </w:t>
            </w:r>
            <w:r>
              <w:rPr>
                <w:rFonts w:ascii="Arial" w:hAnsi="Arial" w:cs="Arial"/>
                <w:shd w:val="clear" w:color="auto" w:fill="EBF1E7"/>
              </w:rPr>
              <w:t>明确配置</w:t>
            </w:r>
            <w:r>
              <w:rPr>
                <w:rFonts w:ascii="Arial" w:hAnsi="Arial" w:cs="Arial"/>
                <w:shd w:val="clear" w:color="auto" w:fill="EBF1E7"/>
              </w:rPr>
              <w:lastRenderedPageBreak/>
              <w:t>Spring</w:t>
            </w:r>
            <w:r>
              <w:rPr>
                <w:rFonts w:ascii="Arial" w:hAnsi="Arial" w:cs="Arial"/>
                <w:shd w:val="clear" w:color="auto" w:fill="EBF1E7"/>
              </w:rPr>
              <w:t>，则可以通过</w:t>
            </w:r>
            <w:r>
              <w:rPr>
                <w:rFonts w:ascii="Arial" w:hAnsi="Arial" w:cs="Arial"/>
                <w:shd w:val="clear" w:color="auto" w:fill="EBF1E7"/>
              </w:rPr>
              <w:t>JNDI</w:t>
            </w:r>
            <w:r>
              <w:rPr>
                <w:rFonts w:ascii="Arial" w:hAnsi="Arial" w:cs="Arial"/>
                <w:shd w:val="clear" w:color="auto" w:fill="EBF1E7"/>
              </w:rPr>
              <w:t>解析名称</w:t>
            </w:r>
            <w:r>
              <w:rPr>
                <w:rFonts w:ascii="Arial" w:hAnsi="Arial" w:cs="Arial"/>
                <w:shd w:val="clear" w:color="auto" w:fill="EBF1E7"/>
              </w:rPr>
              <w:t> </w:t>
            </w:r>
            <w:r>
              <w:rPr>
                <w:rFonts w:ascii="Arial" w:hAnsi="Arial" w:cs="Arial"/>
                <w:shd w:val="clear" w:color="auto" w:fill="EBF1E7"/>
              </w:rPr>
              <w:t>。但是，我们建议您依赖于默认行为并使用</w:t>
            </w:r>
            <w:r>
              <w:rPr>
                <w:rFonts w:ascii="Arial" w:hAnsi="Arial" w:cs="Arial"/>
                <w:shd w:val="clear" w:color="auto" w:fill="EBF1E7"/>
              </w:rPr>
              <w:t>Spring</w:t>
            </w:r>
            <w:r>
              <w:rPr>
                <w:rFonts w:ascii="Arial" w:hAnsi="Arial" w:cs="Arial"/>
                <w:shd w:val="clear" w:color="auto" w:fill="EBF1E7"/>
              </w:rPr>
              <w:t>的</w:t>
            </w:r>
            <w:r>
              <w:rPr>
                <w:rFonts w:ascii="Arial" w:hAnsi="Arial" w:cs="Arial"/>
                <w:shd w:val="clear" w:color="auto" w:fill="EBF1E7"/>
              </w:rPr>
              <w:t>JNDI</w:t>
            </w:r>
            <w:r>
              <w:rPr>
                <w:rFonts w:ascii="Arial" w:hAnsi="Arial" w:cs="Arial"/>
                <w:shd w:val="clear" w:color="auto" w:fill="EBF1E7"/>
              </w:rPr>
              <w:t>查找功能来保留间接级别。</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In the exclusive case of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usage with no explicit name specified, and similar to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finds a primary type match instead of a specific named bean and resolves well known resolvable dependencies: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ApplicationEventPublisher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interfaces.</w:t>
      </w:r>
    </w:p>
    <w:p w:rsidR="00CF4601" w:rsidRDefault="00CF4601" w:rsidP="00CF4601">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在专属情况下，</w:t>
      </w:r>
      <w:r>
        <w:rPr>
          <w:rStyle w:val="HTML"/>
          <w:rFonts w:ascii="Consolas" w:hAnsi="Consolas"/>
          <w:color w:val="34302D"/>
          <w:sz w:val="23"/>
          <w:szCs w:val="23"/>
          <w:shd w:val="clear" w:color="auto" w:fill="F7F7F8"/>
        </w:rPr>
        <w:t>@Resource</w:t>
      </w:r>
      <w:r>
        <w:rPr>
          <w:rFonts w:ascii="inherit" w:hAnsi="inherit" w:cs="Arial"/>
          <w:color w:val="34302D"/>
        </w:rPr>
        <w:t>不指定明确的名称，以及类似的使用</w:t>
      </w:r>
      <w:r>
        <w:rPr>
          <w:rStyle w:val="HTML"/>
          <w:rFonts w:ascii="Consolas" w:hAnsi="Consolas"/>
          <w:color w:val="34302D"/>
          <w:sz w:val="23"/>
          <w:szCs w:val="23"/>
          <w:shd w:val="clear" w:color="auto" w:fill="F7F7F8"/>
        </w:rPr>
        <w:t>@Autowired</w:t>
      </w:r>
      <w:r>
        <w:rPr>
          <w:rFonts w:ascii="inherit" w:hAnsi="inherit" w:cs="Arial"/>
          <w:color w:val="34302D"/>
        </w:rPr>
        <w:t>，</w:t>
      </w:r>
      <w:r>
        <w:rPr>
          <w:rStyle w:val="HTML"/>
          <w:rFonts w:ascii="Consolas" w:hAnsi="Consolas"/>
          <w:color w:val="34302D"/>
          <w:sz w:val="23"/>
          <w:szCs w:val="23"/>
          <w:shd w:val="clear" w:color="auto" w:fill="F7F7F8"/>
        </w:rPr>
        <w:t>@Resource</w:t>
      </w:r>
      <w:r>
        <w:rPr>
          <w:rFonts w:ascii="inherit" w:hAnsi="inherit" w:cs="Arial"/>
          <w:color w:val="34302D"/>
        </w:rPr>
        <w:t>发现的主要类型的比赛，而不是一个具体的</w:t>
      </w:r>
      <w:r>
        <w:rPr>
          <w:rFonts w:ascii="inherit" w:hAnsi="inherit" w:cs="Arial"/>
          <w:color w:val="34302D"/>
        </w:rPr>
        <w:t>bean</w:t>
      </w:r>
      <w:r>
        <w:rPr>
          <w:rFonts w:ascii="inherit" w:hAnsi="inherit" w:cs="Arial"/>
          <w:color w:val="34302D"/>
        </w:rPr>
        <w:t>并解决众所周知的解析依存关系：</w:t>
      </w:r>
      <w:r>
        <w:rPr>
          <w:rStyle w:val="HTML"/>
          <w:rFonts w:ascii="Consolas" w:hAnsi="Consolas"/>
          <w:color w:val="34302D"/>
          <w:sz w:val="23"/>
          <w:szCs w:val="23"/>
          <w:shd w:val="clear" w:color="auto" w:fill="F7F7F8"/>
        </w:rPr>
        <w:t>BeanFactory</w:t>
      </w:r>
      <w:r>
        <w:rPr>
          <w:rFonts w:ascii="inherit" w:hAnsi="inherit" w:cs="Arial"/>
          <w:color w:val="34302D"/>
        </w:rPr>
        <w:t>，</w:t>
      </w:r>
      <w:r>
        <w:rPr>
          <w:rFonts w:ascii="inherit" w:hAnsi="inherit" w:cs="Arial"/>
          <w:color w:val="34302D"/>
        </w:rPr>
        <w:t> </w:t>
      </w:r>
      <w:r>
        <w:rPr>
          <w:rStyle w:val="HTML"/>
          <w:rFonts w:ascii="Consolas" w:hAnsi="Consolas"/>
          <w:color w:val="34302D"/>
          <w:sz w:val="23"/>
          <w:szCs w:val="23"/>
          <w:shd w:val="clear" w:color="auto" w:fill="F7F7F8"/>
        </w:rPr>
        <w:t>ApplicationContext</w:t>
      </w:r>
      <w:r>
        <w:rPr>
          <w:rFonts w:ascii="inherit" w:hAnsi="inherit" w:cs="Arial"/>
          <w:color w:val="34302D"/>
        </w:rPr>
        <w:t>，</w:t>
      </w:r>
      <w:r>
        <w:rPr>
          <w:rStyle w:val="HTML"/>
          <w:rFonts w:ascii="Consolas" w:hAnsi="Consolas"/>
          <w:color w:val="34302D"/>
          <w:sz w:val="23"/>
          <w:szCs w:val="23"/>
          <w:shd w:val="clear" w:color="auto" w:fill="F7F7F8"/>
        </w:rPr>
        <w:t>ResourceLoader</w:t>
      </w:r>
      <w:r>
        <w:rPr>
          <w:rFonts w:ascii="inherit" w:hAnsi="inherit" w:cs="Arial"/>
          <w:color w:val="34302D"/>
        </w:rPr>
        <w:t>，</w:t>
      </w:r>
      <w:r>
        <w:rPr>
          <w:rStyle w:val="HTML"/>
          <w:rFonts w:ascii="Consolas" w:hAnsi="Consolas"/>
          <w:color w:val="34302D"/>
          <w:sz w:val="23"/>
          <w:szCs w:val="23"/>
          <w:shd w:val="clear" w:color="auto" w:fill="F7F7F8"/>
        </w:rPr>
        <w:t>ApplicationEventPublisher</w:t>
      </w:r>
      <w:r>
        <w:rPr>
          <w:rFonts w:ascii="inherit" w:hAnsi="inherit" w:cs="Arial"/>
          <w:color w:val="34302D"/>
        </w:rPr>
        <w:t>，和</w:t>
      </w:r>
      <w:r>
        <w:rPr>
          <w:rStyle w:val="HTML"/>
          <w:rFonts w:ascii="Consolas" w:hAnsi="Consolas"/>
          <w:color w:val="34302D"/>
          <w:sz w:val="23"/>
          <w:szCs w:val="23"/>
          <w:shd w:val="clear" w:color="auto" w:fill="F7F7F8"/>
        </w:rPr>
        <w:t>MessageSource</w:t>
      </w:r>
      <w:r>
        <w:rPr>
          <w:rFonts w:ascii="inherit" w:hAnsi="inherit" w:cs="Arial"/>
          <w:color w:val="34302D"/>
        </w:rPr>
        <w:t> </w:t>
      </w:r>
      <w:r>
        <w:rPr>
          <w:rFonts w:ascii="inherit" w:hAnsi="inherit" w:cs="Arial"/>
          <w:color w:val="34302D"/>
        </w:rPr>
        <w:t>接口。</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Thus, in the following example, the </w:t>
      </w:r>
      <w:r w:rsidRPr="00BA0D5D">
        <w:rPr>
          <w:rFonts w:ascii="Consolas" w:eastAsia="宋体" w:hAnsi="Consolas" w:cs="宋体"/>
          <w:color w:val="34302D"/>
          <w:kern w:val="0"/>
          <w:sz w:val="23"/>
          <w:szCs w:val="23"/>
          <w:shd w:val="clear" w:color="auto" w:fill="F7F7F8"/>
        </w:rPr>
        <w:t>customerPreferenceDao</w:t>
      </w:r>
      <w:r w:rsidRPr="00BA0D5D">
        <w:rPr>
          <w:rFonts w:ascii="inherit" w:eastAsia="宋体" w:hAnsi="inherit" w:cs="Arial"/>
          <w:color w:val="34302D"/>
          <w:kern w:val="0"/>
          <w:sz w:val="24"/>
          <w:szCs w:val="24"/>
        </w:rPr>
        <w:t> field first looks for a bean named "customerPreferenceDao" and then falls back to a primary type match for the type </w:t>
      </w:r>
      <w:r w:rsidRPr="00BA0D5D">
        <w:rPr>
          <w:rFonts w:ascii="Consolas" w:eastAsia="宋体" w:hAnsi="Consolas" w:cs="宋体"/>
          <w:color w:val="34302D"/>
          <w:kern w:val="0"/>
          <w:sz w:val="23"/>
          <w:szCs w:val="23"/>
          <w:shd w:val="clear" w:color="auto" w:fill="F7F7F8"/>
        </w:rPr>
        <w:t>CustomerPreferenceDao</w:t>
      </w:r>
      <w:r w:rsidRPr="00BA0D5D">
        <w:rPr>
          <w:rFonts w:ascii="inherit" w:eastAsia="宋体" w:hAnsi="inherit" w:cs="Arial"/>
          <w:color w:val="34302D"/>
          <w:kern w:val="0"/>
          <w:sz w:val="24"/>
          <w:szCs w:val="24"/>
        </w:rPr>
        <w:t>:</w:t>
      </w:r>
    </w:p>
    <w:p w:rsidR="00CF4601" w:rsidRPr="00CF4601" w:rsidRDefault="00CF4601" w:rsidP="00CF4601">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因此，在以下示例中，</w:t>
      </w:r>
      <w:r>
        <w:rPr>
          <w:rStyle w:val="HTML"/>
          <w:rFonts w:ascii="Consolas" w:hAnsi="Consolas"/>
          <w:color w:val="34302D"/>
          <w:sz w:val="23"/>
          <w:szCs w:val="23"/>
          <w:shd w:val="clear" w:color="auto" w:fill="F7F7F8"/>
        </w:rPr>
        <w:t>customerPreferenceDao</w:t>
      </w:r>
      <w:r>
        <w:rPr>
          <w:rFonts w:ascii="inherit" w:hAnsi="inherit" w:cs="Arial"/>
          <w:color w:val="34302D"/>
        </w:rPr>
        <w:t>字段首先查找名为</w:t>
      </w:r>
      <w:r>
        <w:rPr>
          <w:rFonts w:ascii="inherit" w:hAnsi="inherit" w:cs="Arial"/>
          <w:color w:val="34302D"/>
        </w:rPr>
        <w:t>“customerPreferenceDao”</w:t>
      </w:r>
      <w:r>
        <w:rPr>
          <w:rFonts w:ascii="inherit" w:hAnsi="inherit" w:cs="Arial"/>
          <w:color w:val="34302D"/>
        </w:rPr>
        <w:t>的</w:t>
      </w:r>
      <w:r>
        <w:rPr>
          <w:rFonts w:ascii="inherit" w:hAnsi="inherit" w:cs="Arial"/>
          <w:color w:val="34302D"/>
        </w:rPr>
        <w:t>bean</w:t>
      </w:r>
      <w:r>
        <w:rPr>
          <w:rFonts w:ascii="inherit" w:hAnsi="inherit" w:cs="Arial"/>
          <w:color w:val="34302D"/>
        </w:rPr>
        <w:t>，然后返回到该类型的主要类型匹配</w:t>
      </w:r>
      <w:r>
        <w:rPr>
          <w:rFonts w:ascii="inherit" w:hAnsi="inherit" w:cs="Arial"/>
          <w:color w:val="34302D"/>
        </w:rPr>
        <w:t> </w:t>
      </w:r>
      <w:r>
        <w:rPr>
          <w:rStyle w:val="HTML"/>
          <w:rFonts w:ascii="Consolas" w:hAnsi="Consolas"/>
          <w:color w:val="34302D"/>
          <w:sz w:val="23"/>
          <w:szCs w:val="23"/>
          <w:shd w:val="clear" w:color="auto" w:fill="F7F7F8"/>
        </w:rPr>
        <w:t>CustomerPreferenceDao</w:t>
      </w:r>
      <w:r>
        <w:rPr>
          <w:rFonts w:ascii="inherit" w:hAnsi="inherit" w:cs="Arial"/>
          <w:color w:val="34302D"/>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ApplicationContext context;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MovieRecommender()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context</w:t>
            </w:r>
            <w:r w:rsidRPr="00BA0D5D">
              <w:rPr>
                <w:rFonts w:ascii="宋体" w:eastAsia="宋体" w:hAnsi="宋体" w:cs="宋体"/>
                <w:color w:val="34302D"/>
                <w:kern w:val="0"/>
                <w:sz w:val="24"/>
                <w:szCs w:val="24"/>
              </w:rPr>
              <w:t> field is injected based on the known resolvable dependency type: </w:t>
            </w:r>
            <w:r w:rsidRPr="00BA0D5D">
              <w:rPr>
                <w:rFonts w:ascii="Consolas" w:eastAsia="宋体" w:hAnsi="Consolas" w:cs="宋体"/>
                <w:color w:val="34302D"/>
                <w:kern w:val="0"/>
                <w:sz w:val="23"/>
                <w:szCs w:val="23"/>
                <w:shd w:val="clear" w:color="auto" w:fill="F7F7F8"/>
              </w:rPr>
              <w:t>ApplicationContext</w:t>
            </w:r>
            <w:r w:rsidRPr="00BA0D5D">
              <w:rPr>
                <w:rFonts w:ascii="宋体" w:eastAsia="宋体" w:hAnsi="宋体" w:cs="宋体"/>
                <w:color w:val="34302D"/>
                <w:kern w:val="0"/>
                <w:sz w:val="24"/>
                <w:szCs w:val="24"/>
              </w:rPr>
              <w:t>.</w:t>
            </w:r>
          </w:p>
          <w:p w:rsidR="00CF4601" w:rsidRDefault="00CF4601" w:rsidP="00CF4601">
            <w:pPr>
              <w:widowControl/>
              <w:jc w:val="left"/>
              <w:rPr>
                <w:rFonts w:ascii="Arial" w:hAnsi="Arial" w:cs="Arial"/>
                <w:color w:val="34302D"/>
              </w:rPr>
            </w:pPr>
            <w:r>
              <w:rPr>
                <w:rFonts w:ascii="Consolas" w:hAnsi="Consolas"/>
                <w:color w:val="34302D"/>
                <w:sz w:val="23"/>
                <w:szCs w:val="23"/>
                <w:shd w:val="clear" w:color="auto" w:fill="F7F7F8"/>
              </w:rPr>
              <w:br/>
            </w:r>
            <w:r>
              <w:rPr>
                <w:rStyle w:val="HTML"/>
                <w:rFonts w:ascii="Consolas" w:hAnsi="Consolas"/>
                <w:color w:val="34302D"/>
                <w:sz w:val="23"/>
                <w:szCs w:val="23"/>
                <w:shd w:val="clear" w:color="auto" w:fill="F7F7F8"/>
              </w:rPr>
              <w:t>context</w:t>
            </w:r>
            <w:r>
              <w:rPr>
                <w:rFonts w:ascii="Arial" w:hAnsi="Arial" w:cs="Arial"/>
                <w:color w:val="34302D"/>
              </w:rPr>
              <w:t>根据已知的可解析依赖类型注入该字段：</w:t>
            </w:r>
            <w:r>
              <w:rPr>
                <w:rFonts w:ascii="Arial" w:hAnsi="Arial" w:cs="Arial"/>
                <w:color w:val="34302D"/>
              </w:rPr>
              <w:t> </w:t>
            </w:r>
            <w:r>
              <w:rPr>
                <w:rStyle w:val="HTML"/>
                <w:rFonts w:ascii="Consolas" w:hAnsi="Consolas"/>
                <w:color w:val="34302D"/>
                <w:sz w:val="23"/>
                <w:szCs w:val="23"/>
                <w:shd w:val="clear" w:color="auto" w:fill="F7F7F8"/>
              </w:rPr>
              <w:t>ApplicationContext</w:t>
            </w:r>
            <w:r>
              <w:rPr>
                <w:rFonts w:ascii="Arial" w:hAnsi="Arial" w:cs="Arial"/>
                <w:color w:val="34302D"/>
              </w:rPr>
              <w:t>。</w:t>
            </w:r>
          </w:p>
          <w:p w:rsidR="00CF4601" w:rsidRPr="00BA0D5D" w:rsidRDefault="00CF4601" w:rsidP="00BA0D5D">
            <w:pPr>
              <w:widowControl/>
              <w:jc w:val="left"/>
              <w:rPr>
                <w:rFonts w:ascii="宋体" w:eastAsia="宋体" w:hAnsi="宋体" w:cs="宋体"/>
                <w:color w:val="34302D"/>
                <w:kern w:val="0"/>
                <w:sz w:val="24"/>
                <w:szCs w:val="24"/>
              </w:rPr>
            </w:pP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1.9.8. Using </w:t>
      </w:r>
      <w:r w:rsidRPr="00BA0D5D">
        <w:rPr>
          <w:rFonts w:ascii="Consolas" w:eastAsia="宋体" w:hAnsi="Consolas" w:cs="宋体"/>
          <w:color w:val="34302D"/>
          <w:kern w:val="0"/>
          <w:sz w:val="33"/>
          <w:szCs w:val="33"/>
          <w:shd w:val="clear" w:color="auto" w:fill="F7F7F8"/>
        </w:rPr>
        <w:t>@PostConstruct</w:t>
      </w:r>
      <w:r w:rsidRPr="00BA0D5D">
        <w:rPr>
          <w:rFonts w:ascii="Arial" w:eastAsia="宋体" w:hAnsi="Arial" w:cs="Arial"/>
          <w:color w:val="34302D"/>
          <w:kern w:val="0"/>
          <w:sz w:val="35"/>
          <w:szCs w:val="35"/>
        </w:rPr>
        <w:t> and </w:t>
      </w:r>
      <w:r w:rsidRPr="00BA0D5D">
        <w:rPr>
          <w:rFonts w:ascii="Consolas" w:eastAsia="宋体" w:hAnsi="Consolas" w:cs="宋体"/>
          <w:color w:val="34302D"/>
          <w:kern w:val="0"/>
          <w:sz w:val="33"/>
          <w:szCs w:val="33"/>
          <w:shd w:val="clear" w:color="auto" w:fill="F7F7F8"/>
        </w:rPr>
        <w:t>@PreDestroy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CommonAnnotationBeanPostProcessor</w:t>
      </w:r>
      <w:r w:rsidRPr="00BA0D5D">
        <w:rPr>
          <w:rFonts w:ascii="inherit" w:eastAsia="宋体" w:hAnsi="inherit" w:cs="Arial"/>
          <w:color w:val="34302D"/>
          <w:kern w:val="0"/>
          <w:sz w:val="24"/>
          <w:szCs w:val="24"/>
        </w:rPr>
        <w:t> not only recognizes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annotation but also the JSR-250 lifecycle annotations: </w:t>
      </w:r>
      <w:r w:rsidRPr="00BA0D5D">
        <w:rPr>
          <w:rFonts w:ascii="Consolas" w:eastAsia="宋体" w:hAnsi="Consolas" w:cs="宋体"/>
          <w:color w:val="34302D"/>
          <w:kern w:val="0"/>
          <w:sz w:val="23"/>
          <w:szCs w:val="23"/>
          <w:shd w:val="clear" w:color="auto" w:fill="F7F7F8"/>
        </w:rPr>
        <w:t>javax.annotation.PostConstruct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javax.annotation.PreDestroy</w:t>
      </w:r>
      <w:r w:rsidRPr="00BA0D5D">
        <w:rPr>
          <w:rFonts w:ascii="inherit" w:eastAsia="宋体" w:hAnsi="inherit" w:cs="Arial"/>
          <w:color w:val="34302D"/>
          <w:kern w:val="0"/>
          <w:sz w:val="24"/>
          <w:szCs w:val="24"/>
        </w:rPr>
        <w:t>. Introduced in Spring 2.5, the support for these annotations offers an alternative to the lifecycle callback mechanism described in </w:t>
      </w:r>
      <w:hyperlink r:id="rId298" w:anchor="beans-factory-lifecycle-initializingbean" w:history="1">
        <w:r w:rsidRPr="00BA0D5D">
          <w:rPr>
            <w:rFonts w:ascii="inherit" w:eastAsia="宋体" w:hAnsi="inherit" w:cs="Arial"/>
            <w:color w:val="548E2E"/>
            <w:kern w:val="0"/>
            <w:sz w:val="24"/>
            <w:szCs w:val="24"/>
            <w:u w:val="single"/>
          </w:rPr>
          <w:t>initialization callbacks</w:t>
        </w:r>
      </w:hyperlink>
      <w:r w:rsidRPr="00BA0D5D">
        <w:rPr>
          <w:rFonts w:ascii="inherit" w:eastAsia="宋体" w:hAnsi="inherit" w:cs="Arial"/>
          <w:color w:val="34302D"/>
          <w:kern w:val="0"/>
          <w:sz w:val="24"/>
          <w:szCs w:val="24"/>
        </w:rPr>
        <w:t> and </w:t>
      </w:r>
      <w:hyperlink r:id="rId299" w:anchor="beans-factory-lifecycle-disposablebean" w:history="1">
        <w:r w:rsidRPr="00BA0D5D">
          <w:rPr>
            <w:rFonts w:ascii="inherit" w:eastAsia="宋体" w:hAnsi="inherit" w:cs="Arial"/>
            <w:color w:val="548E2E"/>
            <w:kern w:val="0"/>
            <w:sz w:val="24"/>
            <w:szCs w:val="24"/>
            <w:u w:val="single"/>
          </w:rPr>
          <w:t>destruction callbacks</w:t>
        </w:r>
      </w:hyperlink>
      <w:r w:rsidRPr="00BA0D5D">
        <w:rPr>
          <w:rFonts w:ascii="inherit" w:eastAsia="宋体" w:hAnsi="inherit" w:cs="Arial"/>
          <w:color w:val="34302D"/>
          <w:kern w:val="0"/>
          <w:sz w:val="24"/>
          <w:szCs w:val="24"/>
        </w:rPr>
        <w:t xml:space="preserve">. Provided that </w:t>
      </w: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CommonAnnotationBeanPostProcessor</w:t>
      </w:r>
      <w:r w:rsidRPr="00BA0D5D">
        <w:rPr>
          <w:rFonts w:ascii="inherit" w:eastAsia="宋体" w:hAnsi="inherit" w:cs="Arial"/>
          <w:color w:val="34302D"/>
          <w:kern w:val="0"/>
          <w:sz w:val="24"/>
          <w:szCs w:val="24"/>
        </w:rPr>
        <w:t> is registered within the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 method carrying one of these annotations is invoked at the same point in the lifecycle as the corresponding Spring lifecycle interface method or explicitly declared callback method. In the following example, the cache is pre-populated upon initialization and cleared upon destruction:</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将</w:t>
      </w:r>
      <w:r>
        <w:rPr>
          <w:rStyle w:val="HTML"/>
          <w:rFonts w:ascii="Consolas" w:hAnsi="Consolas"/>
          <w:sz w:val="23"/>
          <w:szCs w:val="23"/>
          <w:shd w:val="clear" w:color="auto" w:fill="F7F7F8"/>
        </w:rPr>
        <w:t>CommonAnnotationBeanPostProcessor</w:t>
      </w:r>
      <w:r>
        <w:rPr>
          <w:rFonts w:ascii="Arial" w:hAnsi="Arial" w:cs="Arial"/>
          <w:color w:val="34302D"/>
          <w:shd w:val="clear" w:color="auto" w:fill="FFFFFF"/>
        </w:rPr>
        <w:t>不仅承认了</w:t>
      </w:r>
      <w:r>
        <w:rPr>
          <w:rStyle w:val="HTML"/>
          <w:rFonts w:ascii="Consolas" w:hAnsi="Consolas"/>
          <w:sz w:val="23"/>
          <w:szCs w:val="23"/>
          <w:shd w:val="clear" w:color="auto" w:fill="F7F7F8"/>
        </w:rPr>
        <w:t>@Resource</w:t>
      </w:r>
      <w:r>
        <w:rPr>
          <w:rFonts w:ascii="Arial" w:hAnsi="Arial" w:cs="Arial"/>
          <w:color w:val="34302D"/>
          <w:shd w:val="clear" w:color="auto" w:fill="FFFFFF"/>
        </w:rPr>
        <w:t>注解也是</w:t>
      </w:r>
      <w:r>
        <w:rPr>
          <w:rFonts w:ascii="Arial" w:hAnsi="Arial" w:cs="Arial"/>
          <w:color w:val="34302D"/>
          <w:shd w:val="clear" w:color="auto" w:fill="FFFFFF"/>
        </w:rPr>
        <w:t>JSR-250</w:t>
      </w:r>
      <w:r>
        <w:rPr>
          <w:rFonts w:ascii="Arial" w:hAnsi="Arial" w:cs="Arial"/>
          <w:color w:val="34302D"/>
          <w:shd w:val="clear" w:color="auto" w:fill="FFFFFF"/>
        </w:rPr>
        <w:t>的生命周期注解：</w:t>
      </w:r>
      <w:r>
        <w:rPr>
          <w:rStyle w:val="HTML"/>
          <w:rFonts w:ascii="Consolas" w:hAnsi="Consolas"/>
          <w:sz w:val="23"/>
          <w:szCs w:val="23"/>
          <w:shd w:val="clear" w:color="auto" w:fill="F7F7F8"/>
        </w:rPr>
        <w:t>javax.annotation.PostConstruct</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javax.annotation.PreDestroy</w:t>
      </w:r>
      <w:r>
        <w:rPr>
          <w:rFonts w:ascii="Arial" w:hAnsi="Arial" w:cs="Arial"/>
          <w:color w:val="34302D"/>
          <w:shd w:val="clear" w:color="auto" w:fill="FFFFFF"/>
        </w:rPr>
        <w:t>。在</w:t>
      </w:r>
      <w:r>
        <w:rPr>
          <w:rFonts w:ascii="Arial" w:hAnsi="Arial" w:cs="Arial"/>
          <w:color w:val="34302D"/>
          <w:shd w:val="clear" w:color="auto" w:fill="FFFFFF"/>
        </w:rPr>
        <w:t>Spring 2.5</w:t>
      </w:r>
      <w:r>
        <w:rPr>
          <w:rFonts w:ascii="Arial" w:hAnsi="Arial" w:cs="Arial"/>
          <w:color w:val="34302D"/>
          <w:shd w:val="clear" w:color="auto" w:fill="FFFFFF"/>
        </w:rPr>
        <w:t>中引入，对这些注释的支持提供了</w:t>
      </w:r>
      <w:hyperlink r:id="rId300" w:anchor="beans-factory-lifecycle-initializingbean" w:history="1">
        <w:r>
          <w:rPr>
            <w:rStyle w:val="a4"/>
            <w:rFonts w:ascii="Arial" w:hAnsi="Arial" w:cs="Arial"/>
            <w:color w:val="548E2E"/>
            <w:shd w:val="clear" w:color="auto" w:fill="FFFFFF"/>
          </w:rPr>
          <w:t>初始化回调</w:t>
        </w:r>
      </w:hyperlink>
      <w:r>
        <w:rPr>
          <w:rFonts w:ascii="Arial" w:hAnsi="Arial" w:cs="Arial"/>
          <w:color w:val="34302D"/>
          <w:shd w:val="clear" w:color="auto" w:fill="FFFFFF"/>
        </w:rPr>
        <w:t>和</w:t>
      </w:r>
      <w:r>
        <w:rPr>
          <w:rFonts w:ascii="Arial" w:hAnsi="Arial" w:cs="Arial"/>
          <w:color w:val="34302D"/>
          <w:shd w:val="clear" w:color="auto" w:fill="FFFFFF"/>
        </w:rPr>
        <w:t> </w:t>
      </w:r>
      <w:hyperlink r:id="rId301" w:anchor="beans-factory-lifecycle-disposablebean" w:history="1">
        <w:r>
          <w:rPr>
            <w:rStyle w:val="a4"/>
            <w:rFonts w:ascii="Arial" w:hAnsi="Arial" w:cs="Arial"/>
            <w:color w:val="548E2E"/>
            <w:shd w:val="clear" w:color="auto" w:fill="FFFFFF"/>
          </w:rPr>
          <w:t>销毁回调中</w:t>
        </w:r>
      </w:hyperlink>
      <w:r>
        <w:rPr>
          <w:rFonts w:ascii="Arial" w:hAnsi="Arial" w:cs="Arial"/>
          <w:color w:val="34302D"/>
          <w:shd w:val="clear" w:color="auto" w:fill="FFFFFF"/>
        </w:rPr>
        <w:t>描述的生命周期回调机制的替代</w:t>
      </w:r>
      <w:r>
        <w:rPr>
          <w:rFonts w:ascii="Arial" w:hAnsi="Arial" w:cs="Arial"/>
          <w:color w:val="34302D"/>
          <w:shd w:val="clear" w:color="auto" w:fill="FFFFFF"/>
        </w:rPr>
        <w:t> </w:t>
      </w:r>
      <w:hyperlink r:id="rId302" w:anchor="beans-factory-lifecycle-disposablebean" w:history="1">
        <w:r>
          <w:rPr>
            <w:rStyle w:val="a4"/>
            <w:rFonts w:ascii="Arial" w:hAnsi="Arial" w:cs="Arial"/>
            <w:color w:val="548E2E"/>
            <w:shd w:val="clear" w:color="auto" w:fill="FFFFFF"/>
          </w:rPr>
          <w:t>方法</w:t>
        </w:r>
      </w:hyperlink>
      <w:r>
        <w:rPr>
          <w:rFonts w:ascii="Arial" w:hAnsi="Arial" w:cs="Arial"/>
          <w:color w:val="34302D"/>
          <w:shd w:val="clear" w:color="auto" w:fill="FFFFFF"/>
        </w:rPr>
        <w:t>。如果</w:t>
      </w:r>
      <w:r>
        <w:rPr>
          <w:rFonts w:ascii="Arial" w:hAnsi="Arial" w:cs="Arial"/>
          <w:color w:val="34302D"/>
          <w:shd w:val="clear" w:color="auto" w:fill="FFFFFF"/>
        </w:rPr>
        <w:t> </w:t>
      </w:r>
      <w:r>
        <w:rPr>
          <w:rStyle w:val="HTML"/>
          <w:rFonts w:ascii="Consolas" w:hAnsi="Consolas"/>
          <w:sz w:val="23"/>
          <w:szCs w:val="23"/>
          <w:shd w:val="clear" w:color="auto" w:fill="F7F7F8"/>
        </w:rPr>
        <w:t>CommonAnnotationBeanPostProcessor</w:t>
      </w:r>
      <w:r>
        <w:rPr>
          <w:rFonts w:ascii="Arial" w:hAnsi="Arial" w:cs="Arial"/>
          <w:color w:val="34302D"/>
          <w:shd w:val="clear" w:color="auto" w:fill="FFFFFF"/>
        </w:rPr>
        <w:t>在</w:t>
      </w:r>
      <w:r>
        <w:rPr>
          <w:rFonts w:ascii="Arial" w:hAnsi="Arial" w:cs="Arial"/>
          <w:color w:val="34302D"/>
          <w:shd w:val="clear" w:color="auto" w:fill="FFFFFF"/>
        </w:rPr>
        <w:t>Spring</w:t>
      </w:r>
      <w:r>
        <w:rPr>
          <w:rFonts w:ascii="Arial" w:hAnsi="Arial" w:cs="Arial"/>
          <w:color w:val="34302D"/>
          <w:shd w:val="clear" w:color="auto" w:fill="FFFFFF"/>
        </w:rPr>
        <w:t>中注册</w:t>
      </w:r>
      <w:r>
        <w:rPr>
          <w:rStyle w:val="HTML"/>
          <w:rFonts w:ascii="Consolas" w:hAnsi="Consolas"/>
          <w:sz w:val="23"/>
          <w:szCs w:val="23"/>
          <w:shd w:val="clear" w:color="auto" w:fill="F7F7F8"/>
        </w:rPr>
        <w:t>ApplicationContext</w:t>
      </w:r>
      <w:r>
        <w:rPr>
          <w:rFonts w:ascii="Arial" w:hAnsi="Arial" w:cs="Arial"/>
          <w:color w:val="34302D"/>
          <w:shd w:val="clear" w:color="auto" w:fill="FFFFFF"/>
        </w:rPr>
        <w:t>，则在生命周期的同一点调用带有这些注释之一的方法，作为相应的</w:t>
      </w:r>
      <w:r>
        <w:rPr>
          <w:rFonts w:ascii="Arial" w:hAnsi="Arial" w:cs="Arial"/>
          <w:color w:val="34302D"/>
          <w:shd w:val="clear" w:color="auto" w:fill="FFFFFF"/>
        </w:rPr>
        <w:t>Spring</w:t>
      </w:r>
      <w:r>
        <w:rPr>
          <w:rFonts w:ascii="Arial" w:hAnsi="Arial" w:cs="Arial"/>
          <w:color w:val="34302D"/>
          <w:shd w:val="clear" w:color="auto" w:fill="FFFFFF"/>
        </w:rPr>
        <w:t>生命周期接口方法或显式声明的回调方法。在以下示例中，缓存在初始化时预填充并在销毁时清除：</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CachingMovieLister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@PostConstruct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populateMovieCache()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populates the movie cache upon initialization...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@PreDestroy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clearMovieCache()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clears the movie cache upon destruction...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details about the effects of combining various lifecycle mechanisms, see </w:t>
      </w:r>
      <w:hyperlink r:id="rId303" w:anchor="beans-factory-lifecycle-combined-effects" w:history="1">
        <w:r w:rsidRPr="00BA0D5D">
          <w:rPr>
            <w:rFonts w:ascii="inherit" w:eastAsia="宋体" w:hAnsi="inherit" w:cs="Arial"/>
            <w:color w:val="548E2E"/>
            <w:kern w:val="0"/>
            <w:sz w:val="24"/>
            <w:szCs w:val="24"/>
            <w:u w:val="single"/>
          </w:rPr>
          <w:t>Combining Lifecycle Mechanisms</w:t>
        </w:r>
      </w:hyperlink>
      <w:r w:rsidRPr="00BA0D5D">
        <w:rPr>
          <w:rFonts w:ascii="inherit" w:eastAsia="宋体" w:hAnsi="inherit" w:cs="Arial"/>
          <w:color w:val="34302D"/>
          <w:kern w:val="0"/>
          <w:sz w:val="24"/>
          <w:szCs w:val="24"/>
        </w:rPr>
        <w:t>.</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有关组合各种生命周期机制的效果的详细信息，请参阅</w:t>
      </w:r>
      <w:r>
        <w:rPr>
          <w:rFonts w:ascii="Arial" w:hAnsi="Arial" w:cs="Arial"/>
          <w:color w:val="34302D"/>
          <w:shd w:val="clear" w:color="auto" w:fill="FFFFFF"/>
        </w:rPr>
        <w:t> </w:t>
      </w:r>
      <w:hyperlink r:id="rId304" w:anchor="beans-factory-lifecycle-combined-effects" w:history="1">
        <w:r>
          <w:rPr>
            <w:rStyle w:val="a4"/>
            <w:rFonts w:ascii="Arial" w:hAnsi="Arial" w:cs="Arial"/>
            <w:color w:val="548E2E"/>
            <w:shd w:val="clear" w:color="auto" w:fill="FFFFFF"/>
          </w:rPr>
          <w:t>组合生命周期机制</w:t>
        </w:r>
      </w:hyperlink>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Like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the </w:t>
            </w:r>
            <w:r w:rsidRPr="00BA0D5D">
              <w:rPr>
                <w:rFonts w:ascii="Consolas" w:eastAsia="宋体" w:hAnsi="Consolas" w:cs="宋体"/>
                <w:kern w:val="0"/>
                <w:sz w:val="23"/>
                <w:szCs w:val="23"/>
                <w:shd w:val="clear" w:color="auto" w:fill="F7F7F8"/>
              </w:rPr>
              <w:t>@PostConstruct</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@PreDestroy</w:t>
            </w:r>
            <w:r w:rsidRPr="00BA0D5D">
              <w:rPr>
                <w:rFonts w:ascii="inherit" w:eastAsia="宋体" w:hAnsi="inherit" w:cs="宋体"/>
                <w:kern w:val="0"/>
                <w:sz w:val="24"/>
                <w:szCs w:val="24"/>
              </w:rPr>
              <w:t> annotation types were a part of the standard Java libraries from JDK 6 to 8. However, the entire </w:t>
            </w:r>
            <w:r w:rsidRPr="00BA0D5D">
              <w:rPr>
                <w:rFonts w:ascii="Consolas" w:eastAsia="宋体" w:hAnsi="Consolas" w:cs="宋体"/>
                <w:kern w:val="0"/>
                <w:sz w:val="23"/>
                <w:szCs w:val="23"/>
                <w:shd w:val="clear" w:color="auto" w:fill="F7F7F8"/>
              </w:rPr>
              <w:t>javax.annotation</w:t>
            </w:r>
            <w:r w:rsidRPr="00BA0D5D">
              <w:rPr>
                <w:rFonts w:ascii="inherit" w:eastAsia="宋体" w:hAnsi="inherit" w:cs="宋体"/>
                <w:kern w:val="0"/>
                <w:sz w:val="24"/>
                <w:szCs w:val="24"/>
              </w:rPr>
              <w:t> package got separated from the core Java modules in JDK 9 and eventually removed in JDK 11. If needed, the </w:t>
            </w:r>
            <w:r w:rsidRPr="00BA0D5D">
              <w:rPr>
                <w:rFonts w:ascii="Consolas" w:eastAsia="宋体" w:hAnsi="Consolas" w:cs="宋体"/>
                <w:kern w:val="0"/>
                <w:sz w:val="23"/>
                <w:szCs w:val="23"/>
                <w:shd w:val="clear" w:color="auto" w:fill="F7F7F8"/>
              </w:rPr>
              <w:t>javax.annotation-api</w:t>
            </w:r>
            <w:r w:rsidRPr="00BA0D5D">
              <w:rPr>
                <w:rFonts w:ascii="inherit" w:eastAsia="宋体" w:hAnsi="inherit" w:cs="宋体"/>
                <w:kern w:val="0"/>
                <w:sz w:val="24"/>
                <w:szCs w:val="24"/>
              </w:rPr>
              <w:t> artifact needs to be obtained via Maven Central now, simply to be added to the application’s classpath like any other library.</w:t>
            </w:r>
          </w:p>
          <w:p w:rsidR="00CF4601" w:rsidRPr="00BA0D5D" w:rsidRDefault="00CF4601" w:rsidP="00BA0D5D">
            <w:pPr>
              <w:widowControl/>
              <w:jc w:val="left"/>
              <w:rPr>
                <w:rFonts w:ascii="inherit" w:eastAsia="宋体" w:hAnsi="inherit" w:cs="宋体" w:hint="eastAsia"/>
                <w:kern w:val="0"/>
                <w:sz w:val="24"/>
                <w:szCs w:val="24"/>
              </w:rPr>
            </w:pPr>
            <w:r>
              <w:rPr>
                <w:rFonts w:ascii="Arial" w:hAnsi="Arial" w:cs="Arial"/>
                <w:shd w:val="clear" w:color="auto" w:fill="EBF1E7"/>
              </w:rPr>
              <w:t>例如</w:t>
            </w:r>
            <w:r>
              <w:rPr>
                <w:rStyle w:val="HTML"/>
                <w:rFonts w:ascii="Consolas" w:hAnsi="Consolas"/>
                <w:sz w:val="23"/>
                <w:szCs w:val="23"/>
                <w:shd w:val="clear" w:color="auto" w:fill="F7F7F8"/>
              </w:rPr>
              <w:t>@Resource</w:t>
            </w:r>
            <w:r>
              <w:rPr>
                <w:rFonts w:ascii="Arial" w:hAnsi="Arial" w:cs="Arial"/>
                <w:shd w:val="clear" w:color="auto" w:fill="EBF1E7"/>
              </w:rPr>
              <w:t>，</w:t>
            </w:r>
            <w:r>
              <w:rPr>
                <w:rStyle w:val="HTML"/>
                <w:rFonts w:ascii="Consolas" w:hAnsi="Consolas"/>
                <w:sz w:val="23"/>
                <w:szCs w:val="23"/>
                <w:shd w:val="clear" w:color="auto" w:fill="F7F7F8"/>
              </w:rPr>
              <w:t>@PostConstruct</w:t>
            </w:r>
            <w:r>
              <w:rPr>
                <w:rFonts w:ascii="Arial" w:hAnsi="Arial" w:cs="Arial"/>
                <w:shd w:val="clear" w:color="auto" w:fill="EBF1E7"/>
              </w:rPr>
              <w:t>和</w:t>
            </w:r>
            <w:r>
              <w:rPr>
                <w:rStyle w:val="HTML"/>
                <w:rFonts w:ascii="Consolas" w:hAnsi="Consolas"/>
                <w:sz w:val="23"/>
                <w:szCs w:val="23"/>
                <w:shd w:val="clear" w:color="auto" w:fill="F7F7F8"/>
              </w:rPr>
              <w:t>@PreDestroy</w:t>
            </w:r>
            <w:r>
              <w:rPr>
                <w:rFonts w:ascii="Arial" w:hAnsi="Arial" w:cs="Arial"/>
                <w:shd w:val="clear" w:color="auto" w:fill="EBF1E7"/>
              </w:rPr>
              <w:t>注释类型是</w:t>
            </w:r>
            <w:r>
              <w:rPr>
                <w:rFonts w:ascii="Arial" w:hAnsi="Arial" w:cs="Arial"/>
                <w:shd w:val="clear" w:color="auto" w:fill="EBF1E7"/>
              </w:rPr>
              <w:t>JDK 6</w:t>
            </w:r>
            <w:r>
              <w:rPr>
                <w:rFonts w:ascii="Arial" w:hAnsi="Arial" w:cs="Arial"/>
                <w:shd w:val="clear" w:color="auto" w:fill="EBF1E7"/>
              </w:rPr>
              <w:t>到</w:t>
            </w:r>
            <w:r>
              <w:rPr>
                <w:rFonts w:ascii="Arial" w:hAnsi="Arial" w:cs="Arial"/>
                <w:shd w:val="clear" w:color="auto" w:fill="EBF1E7"/>
              </w:rPr>
              <w:t>8</w:t>
            </w:r>
            <w:r>
              <w:rPr>
                <w:rFonts w:ascii="Arial" w:hAnsi="Arial" w:cs="Arial"/>
                <w:shd w:val="clear" w:color="auto" w:fill="EBF1E7"/>
              </w:rPr>
              <w:t>的标准</w:t>
            </w:r>
            <w:r>
              <w:rPr>
                <w:rFonts w:ascii="Arial" w:hAnsi="Arial" w:cs="Arial"/>
                <w:shd w:val="clear" w:color="auto" w:fill="EBF1E7"/>
              </w:rPr>
              <w:t>Java</w:t>
            </w:r>
            <w:r>
              <w:rPr>
                <w:rFonts w:ascii="Arial" w:hAnsi="Arial" w:cs="Arial"/>
                <w:shd w:val="clear" w:color="auto" w:fill="EBF1E7"/>
              </w:rPr>
              <w:t>库的一部分。但是，整个</w:t>
            </w:r>
            <w:r>
              <w:rPr>
                <w:rStyle w:val="HTML"/>
                <w:rFonts w:ascii="Consolas" w:hAnsi="Consolas"/>
                <w:sz w:val="23"/>
                <w:szCs w:val="23"/>
                <w:shd w:val="clear" w:color="auto" w:fill="F7F7F8"/>
              </w:rPr>
              <w:t>javax.annotation</w:t>
            </w:r>
            <w:r>
              <w:rPr>
                <w:rFonts w:ascii="Arial" w:hAnsi="Arial" w:cs="Arial"/>
                <w:shd w:val="clear" w:color="auto" w:fill="EBF1E7"/>
              </w:rPr>
              <w:t> </w:t>
            </w:r>
            <w:r>
              <w:rPr>
                <w:rFonts w:ascii="Arial" w:hAnsi="Arial" w:cs="Arial"/>
                <w:shd w:val="clear" w:color="auto" w:fill="EBF1E7"/>
              </w:rPr>
              <w:t>包与</w:t>
            </w:r>
            <w:r>
              <w:rPr>
                <w:rFonts w:ascii="Arial" w:hAnsi="Arial" w:cs="Arial"/>
                <w:shd w:val="clear" w:color="auto" w:fill="EBF1E7"/>
              </w:rPr>
              <w:t>JDK 9</w:t>
            </w:r>
            <w:r>
              <w:rPr>
                <w:rFonts w:ascii="Arial" w:hAnsi="Arial" w:cs="Arial"/>
                <w:shd w:val="clear" w:color="auto" w:fill="EBF1E7"/>
              </w:rPr>
              <w:t>中的核心</w:t>
            </w:r>
            <w:r>
              <w:rPr>
                <w:rFonts w:ascii="Arial" w:hAnsi="Arial" w:cs="Arial"/>
                <w:shd w:val="clear" w:color="auto" w:fill="EBF1E7"/>
              </w:rPr>
              <w:t>Java</w:t>
            </w:r>
            <w:r>
              <w:rPr>
                <w:rFonts w:ascii="Arial" w:hAnsi="Arial" w:cs="Arial"/>
                <w:shd w:val="clear" w:color="auto" w:fill="EBF1E7"/>
              </w:rPr>
              <w:t>模块分离，最终在</w:t>
            </w:r>
            <w:r>
              <w:rPr>
                <w:rFonts w:ascii="Arial" w:hAnsi="Arial" w:cs="Arial"/>
                <w:shd w:val="clear" w:color="auto" w:fill="EBF1E7"/>
              </w:rPr>
              <w:t>JDK 11</w:t>
            </w:r>
            <w:r>
              <w:rPr>
                <w:rFonts w:ascii="Arial" w:hAnsi="Arial" w:cs="Arial"/>
                <w:shd w:val="clear" w:color="auto" w:fill="EBF1E7"/>
              </w:rPr>
              <w:t>中删除。如果需要，</w:t>
            </w:r>
            <w:r>
              <w:rPr>
                <w:rStyle w:val="HTML"/>
                <w:rFonts w:ascii="Consolas" w:hAnsi="Consolas"/>
                <w:sz w:val="23"/>
                <w:szCs w:val="23"/>
                <w:shd w:val="clear" w:color="auto" w:fill="F7F7F8"/>
              </w:rPr>
              <w:t>javax.annotation-api</w:t>
            </w:r>
            <w:r>
              <w:rPr>
                <w:rFonts w:ascii="Arial" w:hAnsi="Arial" w:cs="Arial"/>
                <w:shd w:val="clear" w:color="auto" w:fill="EBF1E7"/>
              </w:rPr>
              <w:t>工件需要是现在通过</w:t>
            </w:r>
            <w:r>
              <w:rPr>
                <w:rFonts w:ascii="Arial" w:hAnsi="Arial" w:cs="Arial"/>
                <w:shd w:val="clear" w:color="auto" w:fill="EBF1E7"/>
              </w:rPr>
              <w:t>Maven Central</w:t>
            </w:r>
            <w:r>
              <w:rPr>
                <w:rFonts w:ascii="Arial" w:hAnsi="Arial" w:cs="Arial"/>
                <w:shd w:val="clear" w:color="auto" w:fill="EBF1E7"/>
              </w:rPr>
              <w:t>获得，只需像任何其他库一样添加到应用程序的类路径中。</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38" w:name="_Toc15327096"/>
      <w:r w:rsidRPr="00BA0D5D">
        <w:rPr>
          <w:rFonts w:ascii="Arial" w:eastAsia="宋体" w:hAnsi="Arial" w:cs="Arial"/>
          <w:color w:val="34302D"/>
          <w:kern w:val="0"/>
          <w:sz w:val="41"/>
          <w:szCs w:val="41"/>
        </w:rPr>
        <w:t>1.10. Classpath Scanning and Managed Components</w:t>
      </w:r>
      <w:bookmarkEnd w:id="2338"/>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Most examples in this chapter use XML to specify the configuration metadata that produces each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within the Spring container. The previous section (</w:t>
      </w:r>
      <w:hyperlink r:id="rId305" w:anchor="beans-annotation-config" w:history="1">
        <w:r w:rsidRPr="00BA0D5D">
          <w:rPr>
            <w:rFonts w:ascii="inherit" w:eastAsia="宋体" w:hAnsi="inherit" w:cs="Arial"/>
            <w:color w:val="548E2E"/>
            <w:kern w:val="0"/>
            <w:sz w:val="24"/>
            <w:szCs w:val="24"/>
            <w:u w:val="single"/>
          </w:rPr>
          <w:t>Annotation-based Container Configuration</w:t>
        </w:r>
      </w:hyperlink>
      <w:r w:rsidRPr="00BA0D5D">
        <w:rPr>
          <w:rFonts w:ascii="inherit" w:eastAsia="宋体" w:hAnsi="inherit" w:cs="Arial"/>
          <w:color w:val="34302D"/>
          <w:kern w:val="0"/>
          <w:sz w:val="24"/>
          <w:szCs w:val="24"/>
        </w:rPr>
        <w:t xml:space="preserve">) demonstrates how to provide a lot of the configuration metadata through source-level annotations. Even in those examples, however, the “base” bean definitions are explicitly defined in the XML file, while the annotations drive only the dependency injection. This section describes an option for </w:t>
      </w:r>
      <w:r w:rsidRPr="00BA0D5D">
        <w:rPr>
          <w:rFonts w:ascii="inherit" w:eastAsia="宋体" w:hAnsi="inherit" w:cs="Arial"/>
          <w:color w:val="34302D"/>
          <w:kern w:val="0"/>
          <w:sz w:val="24"/>
          <w:szCs w:val="24"/>
        </w:rPr>
        <w:lastRenderedPageBreak/>
        <w:t>implicitly detecting the candidate components by scanning the classpath. Candidate components are classes that match against a filter criteria and have a corresponding bean definition registered with the container. This removes the need to use XML to perform bean registration. Instead, you can use annotations (for example,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AspectJ type expressions, or your own custom filter criteria to select which classes have bean definitions registered with the container.</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本章中的大多数示例都使用</w:t>
      </w:r>
      <w:r>
        <w:rPr>
          <w:rFonts w:ascii="Arial" w:hAnsi="Arial" w:cs="Arial"/>
          <w:color w:val="34302D"/>
          <w:shd w:val="clear" w:color="auto" w:fill="FFFFFF"/>
        </w:rPr>
        <w:t>XML</w:t>
      </w:r>
      <w:r>
        <w:rPr>
          <w:rFonts w:ascii="Arial" w:hAnsi="Arial" w:cs="Arial"/>
          <w:color w:val="34302D"/>
          <w:shd w:val="clear" w:color="auto" w:fill="FFFFFF"/>
        </w:rPr>
        <w:t>来指定</w:t>
      </w:r>
      <w:r>
        <w:rPr>
          <w:rStyle w:val="HTML"/>
          <w:rFonts w:ascii="Consolas" w:hAnsi="Consolas"/>
          <w:sz w:val="23"/>
          <w:szCs w:val="23"/>
          <w:shd w:val="clear" w:color="auto" w:fill="F7F7F8"/>
        </w:rPr>
        <w:t>BeanDefinition</w:t>
      </w:r>
      <w:r>
        <w:rPr>
          <w:rFonts w:ascii="Arial" w:hAnsi="Arial" w:cs="Arial"/>
          <w:color w:val="34302D"/>
          <w:shd w:val="clear" w:color="auto" w:fill="FFFFFF"/>
        </w:rPr>
        <w:t>在</w:t>
      </w:r>
      <w:r>
        <w:rPr>
          <w:rFonts w:ascii="Arial" w:hAnsi="Arial" w:cs="Arial"/>
          <w:color w:val="34302D"/>
          <w:shd w:val="clear" w:color="auto" w:fill="FFFFFF"/>
        </w:rPr>
        <w:t>Spring</w:t>
      </w:r>
      <w:r>
        <w:rPr>
          <w:rFonts w:ascii="Arial" w:hAnsi="Arial" w:cs="Arial"/>
          <w:color w:val="34302D"/>
          <w:shd w:val="clear" w:color="auto" w:fill="FFFFFF"/>
        </w:rPr>
        <w:t>容器中生成每个元素的配置元数据。上一节（</w:t>
      </w:r>
      <w:hyperlink r:id="rId306" w:anchor="beans-annotation-config" w:history="1">
        <w:r>
          <w:rPr>
            <w:rStyle w:val="a4"/>
            <w:rFonts w:ascii="Arial" w:hAnsi="Arial" w:cs="Arial"/>
            <w:color w:val="548E2E"/>
            <w:shd w:val="clear" w:color="auto" w:fill="FFFFFF"/>
          </w:rPr>
          <w:t>基于注释的容器配置</w:t>
        </w:r>
      </w:hyperlink>
      <w:r>
        <w:rPr>
          <w:rFonts w:ascii="Arial" w:hAnsi="Arial" w:cs="Arial"/>
          <w:color w:val="34302D"/>
          <w:shd w:val="clear" w:color="auto" w:fill="FFFFFF"/>
        </w:rPr>
        <w:t>）演示了如何通过源级注释提供大量配置元数据。但是，即使在这些示例中，</w:t>
      </w:r>
      <w:r>
        <w:rPr>
          <w:rFonts w:ascii="Arial" w:hAnsi="Arial" w:cs="Arial"/>
          <w:color w:val="34302D"/>
          <w:shd w:val="clear" w:color="auto" w:fill="FFFFFF"/>
        </w:rPr>
        <w:t>“</w:t>
      </w:r>
      <w:r>
        <w:rPr>
          <w:rFonts w:ascii="Arial" w:hAnsi="Arial" w:cs="Arial"/>
          <w:color w:val="34302D"/>
          <w:shd w:val="clear" w:color="auto" w:fill="FFFFFF"/>
        </w:rPr>
        <w:t>基本</w:t>
      </w:r>
      <w:r>
        <w:rPr>
          <w:rFonts w:ascii="Arial" w:hAnsi="Arial" w:cs="Arial"/>
          <w:color w:val="34302D"/>
          <w:shd w:val="clear" w:color="auto" w:fill="FFFFFF"/>
        </w:rPr>
        <w:t>”bean</w:t>
      </w:r>
      <w:r>
        <w:rPr>
          <w:rFonts w:ascii="Arial" w:hAnsi="Arial" w:cs="Arial"/>
          <w:color w:val="34302D"/>
          <w:shd w:val="clear" w:color="auto" w:fill="FFFFFF"/>
        </w:rPr>
        <w:t>定义也在</w:t>
      </w:r>
      <w:r>
        <w:rPr>
          <w:rFonts w:ascii="Arial" w:hAnsi="Arial" w:cs="Arial"/>
          <w:color w:val="34302D"/>
          <w:shd w:val="clear" w:color="auto" w:fill="FFFFFF"/>
        </w:rPr>
        <w:t>XML</w:t>
      </w:r>
      <w:r>
        <w:rPr>
          <w:rFonts w:ascii="Arial" w:hAnsi="Arial" w:cs="Arial"/>
          <w:color w:val="34302D"/>
          <w:shd w:val="clear" w:color="auto" w:fill="FFFFFF"/>
        </w:rPr>
        <w:t>文件中显式定义，而注释仅驱动依赖项注入。本节介绍通过扫描类路径隐式检测候选组件的选项。候选组件是与筛选条件匹配的类，并且具有向容器注册的相应</w:t>
      </w:r>
      <w:r>
        <w:rPr>
          <w:rFonts w:ascii="Arial" w:hAnsi="Arial" w:cs="Arial"/>
          <w:color w:val="34302D"/>
          <w:shd w:val="clear" w:color="auto" w:fill="FFFFFF"/>
        </w:rPr>
        <w:t>bean</w:t>
      </w:r>
      <w:r>
        <w:rPr>
          <w:rFonts w:ascii="Arial" w:hAnsi="Arial" w:cs="Arial"/>
          <w:color w:val="34302D"/>
          <w:shd w:val="clear" w:color="auto" w:fill="FFFFFF"/>
        </w:rPr>
        <w:t>定义。这消除了使用</w:t>
      </w:r>
      <w:r>
        <w:rPr>
          <w:rFonts w:ascii="Arial" w:hAnsi="Arial" w:cs="Arial"/>
          <w:color w:val="34302D"/>
          <w:shd w:val="clear" w:color="auto" w:fill="FFFFFF"/>
        </w:rPr>
        <w:t>XML</w:t>
      </w:r>
      <w:r>
        <w:rPr>
          <w:rFonts w:ascii="Arial" w:hAnsi="Arial" w:cs="Arial"/>
          <w:color w:val="34302D"/>
          <w:shd w:val="clear" w:color="auto" w:fill="FFFFFF"/>
        </w:rPr>
        <w:t>执行</w:t>
      </w:r>
      <w:r>
        <w:rPr>
          <w:rFonts w:ascii="Arial" w:hAnsi="Arial" w:cs="Arial"/>
          <w:color w:val="34302D"/>
          <w:shd w:val="clear" w:color="auto" w:fill="FFFFFF"/>
        </w:rPr>
        <w:t>bean</w:t>
      </w:r>
      <w:r>
        <w:rPr>
          <w:rFonts w:ascii="Arial" w:hAnsi="Arial" w:cs="Arial"/>
          <w:color w:val="34302D"/>
          <w:shd w:val="clear" w:color="auto" w:fill="FFFFFF"/>
        </w:rPr>
        <w:t>注册的需要。相反，您可以使用注释（例如，</w:t>
      </w:r>
      <w:r>
        <w:rPr>
          <w:rStyle w:val="HTML"/>
          <w:rFonts w:ascii="Consolas" w:hAnsi="Consolas"/>
          <w:sz w:val="23"/>
          <w:szCs w:val="23"/>
          <w:shd w:val="clear" w:color="auto" w:fill="F7F7F8"/>
        </w:rPr>
        <w:t>@Component</w:t>
      </w:r>
      <w:r>
        <w:rPr>
          <w:rFonts w:ascii="Arial" w:hAnsi="Arial" w:cs="Arial"/>
          <w:color w:val="34302D"/>
          <w:shd w:val="clear" w:color="auto" w:fill="FFFFFF"/>
        </w:rPr>
        <w:t>），</w:t>
      </w:r>
      <w:r>
        <w:rPr>
          <w:rFonts w:ascii="Arial" w:hAnsi="Arial" w:cs="Arial"/>
          <w:color w:val="34302D"/>
          <w:shd w:val="clear" w:color="auto" w:fill="FFFFFF"/>
        </w:rPr>
        <w:t>AspectJ</w:t>
      </w:r>
      <w:r>
        <w:rPr>
          <w:rFonts w:ascii="Arial" w:hAnsi="Arial" w:cs="Arial"/>
          <w:color w:val="34302D"/>
          <w:shd w:val="clear" w:color="auto" w:fill="FFFFFF"/>
        </w:rPr>
        <w:t>类型表达式或您自己的自定义筛选条件来选择哪些类具有向容器注册的</w:t>
      </w:r>
      <w:r>
        <w:rPr>
          <w:rFonts w:ascii="Arial" w:hAnsi="Arial" w:cs="Arial"/>
          <w:color w:val="34302D"/>
          <w:shd w:val="clear" w:color="auto" w:fill="FFFFFF"/>
        </w:rPr>
        <w:t>bean</w:t>
      </w:r>
      <w:r>
        <w:rPr>
          <w:rFonts w:ascii="Arial" w:hAnsi="Arial" w:cs="Arial"/>
          <w:color w:val="34302D"/>
          <w:shd w:val="clear" w:color="auto" w:fill="FFFFFF"/>
        </w:rPr>
        <w:t>定义。</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Starting with Spring 3.0, many features provided by the Spring JavaConfig project are part of the core Spring Framework. This allows you to define beans using Java rather than using the traditional XML files. Take a look at the </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@Import</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@DependsOn</w:t>
            </w:r>
            <w:r w:rsidRPr="00BA0D5D">
              <w:rPr>
                <w:rFonts w:ascii="inherit" w:eastAsia="宋体" w:hAnsi="inherit" w:cs="宋体"/>
                <w:kern w:val="0"/>
                <w:sz w:val="24"/>
                <w:szCs w:val="24"/>
              </w:rPr>
              <w:t> annotations for examples of how to use these new features.</w:t>
            </w:r>
          </w:p>
          <w:p w:rsidR="00CF4601" w:rsidRPr="00BA0D5D" w:rsidRDefault="00CF4601" w:rsidP="00BA0D5D">
            <w:pPr>
              <w:widowControl/>
              <w:jc w:val="left"/>
              <w:rPr>
                <w:rFonts w:ascii="inherit" w:eastAsia="宋体" w:hAnsi="inherit" w:cs="宋体" w:hint="eastAsia"/>
                <w:kern w:val="0"/>
                <w:sz w:val="24"/>
                <w:szCs w:val="24"/>
              </w:rPr>
            </w:pPr>
            <w:r>
              <w:rPr>
                <w:rFonts w:ascii="Arial" w:hAnsi="Arial" w:cs="Arial"/>
                <w:shd w:val="clear" w:color="auto" w:fill="EBF1E7"/>
              </w:rPr>
              <w:t>从</w:t>
            </w:r>
            <w:r>
              <w:rPr>
                <w:rFonts w:ascii="Arial" w:hAnsi="Arial" w:cs="Arial"/>
                <w:shd w:val="clear" w:color="auto" w:fill="EBF1E7"/>
              </w:rPr>
              <w:t>Spring 3.0</w:t>
            </w:r>
            <w:r>
              <w:rPr>
                <w:rFonts w:ascii="Arial" w:hAnsi="Arial" w:cs="Arial"/>
                <w:shd w:val="clear" w:color="auto" w:fill="EBF1E7"/>
              </w:rPr>
              <w:t>开始，</w:t>
            </w:r>
            <w:r>
              <w:rPr>
                <w:rFonts w:ascii="Arial" w:hAnsi="Arial" w:cs="Arial"/>
                <w:shd w:val="clear" w:color="auto" w:fill="EBF1E7"/>
              </w:rPr>
              <w:t>Spring JavaConfig</w:t>
            </w:r>
            <w:r>
              <w:rPr>
                <w:rFonts w:ascii="Arial" w:hAnsi="Arial" w:cs="Arial"/>
                <w:shd w:val="clear" w:color="auto" w:fill="EBF1E7"/>
              </w:rPr>
              <w:t>项目提供的许多功能都是核心</w:t>
            </w:r>
            <w:r>
              <w:rPr>
                <w:rFonts w:ascii="Arial" w:hAnsi="Arial" w:cs="Arial"/>
                <w:shd w:val="clear" w:color="auto" w:fill="EBF1E7"/>
              </w:rPr>
              <w:t>Spring Framework</w:t>
            </w:r>
            <w:r>
              <w:rPr>
                <w:rFonts w:ascii="Arial" w:hAnsi="Arial" w:cs="Arial"/>
                <w:shd w:val="clear" w:color="auto" w:fill="EBF1E7"/>
              </w:rPr>
              <w:t>的一部分。这允许您使用</w:t>
            </w:r>
            <w:r>
              <w:rPr>
                <w:rFonts w:ascii="Arial" w:hAnsi="Arial" w:cs="Arial"/>
                <w:shd w:val="clear" w:color="auto" w:fill="EBF1E7"/>
              </w:rPr>
              <w:t>Java</w:t>
            </w:r>
            <w:r>
              <w:rPr>
                <w:rFonts w:ascii="Arial" w:hAnsi="Arial" w:cs="Arial"/>
                <w:shd w:val="clear" w:color="auto" w:fill="EBF1E7"/>
              </w:rPr>
              <w:t>而不是使用传统的</w:t>
            </w:r>
            <w:r>
              <w:rPr>
                <w:rFonts w:ascii="Arial" w:hAnsi="Arial" w:cs="Arial"/>
                <w:shd w:val="clear" w:color="auto" w:fill="EBF1E7"/>
              </w:rPr>
              <w:t>XML</w:t>
            </w:r>
            <w:r>
              <w:rPr>
                <w:rFonts w:ascii="Arial" w:hAnsi="Arial" w:cs="Arial"/>
                <w:shd w:val="clear" w:color="auto" w:fill="EBF1E7"/>
              </w:rPr>
              <w:t>文件来定义</w:t>
            </w:r>
            <w:r>
              <w:rPr>
                <w:rFonts w:ascii="Arial" w:hAnsi="Arial" w:cs="Arial"/>
                <w:shd w:val="clear" w:color="auto" w:fill="EBF1E7"/>
              </w:rPr>
              <w:t>bean</w:t>
            </w:r>
            <w:r>
              <w:rPr>
                <w:rFonts w:ascii="Arial" w:hAnsi="Arial" w:cs="Arial"/>
                <w:shd w:val="clear" w:color="auto" w:fill="EBF1E7"/>
              </w:rPr>
              <w:t>。看看的</w:t>
            </w:r>
            <w:r>
              <w:rPr>
                <w:rStyle w:val="HTML"/>
                <w:rFonts w:ascii="Consolas" w:hAnsi="Consolas"/>
                <w:sz w:val="23"/>
                <w:szCs w:val="23"/>
                <w:shd w:val="clear" w:color="auto" w:fill="F7F7F8"/>
              </w:rPr>
              <w:t>@Configuration</w:t>
            </w:r>
            <w:r>
              <w:rPr>
                <w:rFonts w:ascii="Arial" w:hAnsi="Arial" w:cs="Arial"/>
                <w:shd w:val="clear" w:color="auto" w:fill="EBF1E7"/>
              </w:rPr>
              <w:t>，</w:t>
            </w:r>
            <w:r>
              <w:rPr>
                <w:rStyle w:val="HTML"/>
                <w:rFonts w:ascii="Consolas" w:hAnsi="Consolas"/>
                <w:sz w:val="23"/>
                <w:szCs w:val="23"/>
                <w:shd w:val="clear" w:color="auto" w:fill="F7F7F8"/>
              </w:rPr>
              <w:t>@Bean</w:t>
            </w:r>
            <w:r>
              <w:rPr>
                <w:rFonts w:ascii="Arial" w:hAnsi="Arial" w:cs="Arial"/>
                <w:shd w:val="clear" w:color="auto" w:fill="EBF1E7"/>
              </w:rPr>
              <w:t>，</w:t>
            </w:r>
            <w:r>
              <w:rPr>
                <w:rFonts w:ascii="Arial" w:hAnsi="Arial" w:cs="Arial"/>
                <w:shd w:val="clear" w:color="auto" w:fill="EBF1E7"/>
              </w:rPr>
              <w:t> </w:t>
            </w:r>
            <w:r>
              <w:rPr>
                <w:rStyle w:val="HTML"/>
                <w:rFonts w:ascii="Consolas" w:hAnsi="Consolas"/>
                <w:sz w:val="23"/>
                <w:szCs w:val="23"/>
                <w:shd w:val="clear" w:color="auto" w:fill="F7F7F8"/>
              </w:rPr>
              <w:t>@Import</w:t>
            </w:r>
            <w:r>
              <w:rPr>
                <w:rFonts w:ascii="Arial" w:hAnsi="Arial" w:cs="Arial"/>
                <w:shd w:val="clear" w:color="auto" w:fill="EBF1E7"/>
              </w:rPr>
              <w:t>，和</w:t>
            </w:r>
            <w:r>
              <w:rPr>
                <w:rStyle w:val="HTML"/>
                <w:rFonts w:ascii="Consolas" w:hAnsi="Consolas"/>
                <w:sz w:val="23"/>
                <w:szCs w:val="23"/>
                <w:shd w:val="clear" w:color="auto" w:fill="F7F7F8"/>
              </w:rPr>
              <w:t>@DependsOn</w:t>
            </w:r>
            <w:r>
              <w:rPr>
                <w:rFonts w:ascii="Arial" w:hAnsi="Arial" w:cs="Arial"/>
                <w:shd w:val="clear" w:color="auto" w:fill="EBF1E7"/>
              </w:rPr>
              <w:t>注释有关如何使用这些新功能的例子。</w:t>
            </w:r>
          </w:p>
        </w:tc>
      </w:tr>
    </w:tbl>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1.10.1. </w:t>
      </w:r>
      <w:r w:rsidRPr="00BA0D5D">
        <w:rPr>
          <w:rFonts w:ascii="Consolas" w:eastAsia="宋体" w:hAnsi="Consolas" w:cs="宋体"/>
          <w:color w:val="34302D"/>
          <w:kern w:val="0"/>
          <w:sz w:val="33"/>
          <w:szCs w:val="33"/>
          <w:shd w:val="clear" w:color="auto" w:fill="F7F7F8"/>
        </w:rPr>
        <w:t>@Component</w:t>
      </w:r>
      <w:r w:rsidRPr="00BA0D5D">
        <w:rPr>
          <w:rFonts w:ascii="Arial" w:eastAsia="宋体" w:hAnsi="Arial" w:cs="Arial"/>
          <w:color w:val="34302D"/>
          <w:kern w:val="0"/>
          <w:sz w:val="35"/>
          <w:szCs w:val="35"/>
        </w:rPr>
        <w:t> and Further Stereotype Annotations</w:t>
      </w:r>
    </w:p>
    <w:p w:rsidR="00CF4601" w:rsidRPr="00CF4601" w:rsidRDefault="00CF4601" w:rsidP="00CF4601">
      <w:pPr>
        <w:widowControl/>
        <w:shd w:val="clear" w:color="auto" w:fill="FFFFFF"/>
        <w:spacing w:after="300"/>
        <w:jc w:val="left"/>
        <w:rPr>
          <w:rFonts w:ascii="Arial" w:hAnsi="Arial" w:cs="Arial"/>
          <w:color w:val="34302D"/>
          <w:shd w:val="clear" w:color="auto" w:fill="FFFFFF"/>
        </w:rPr>
      </w:pPr>
      <w:r w:rsidRPr="00CF4601">
        <w:rPr>
          <w:rFonts w:ascii="Arial" w:hAnsi="Arial" w:cs="Arial"/>
          <w:shd w:val="clear" w:color="auto" w:fill="FFFFFF"/>
        </w:rPr>
        <w:t>@Component</w:t>
      </w:r>
      <w:r w:rsidRPr="00CF4601">
        <w:rPr>
          <w:rFonts w:ascii="Arial" w:hAnsi="Arial" w:cs="Arial"/>
          <w:color w:val="34302D"/>
          <w:shd w:val="clear" w:color="auto" w:fill="FFFFFF"/>
        </w:rPr>
        <w:t>和进一步的刻板印象注释</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annotation is a marker for any class that fulfills the role or stereotype of a repository (also known as Data Access Object or DAO). Among the uses of this marker is the automatic translation of exceptions, as described in </w:t>
      </w:r>
      <w:hyperlink r:id="rId307" w:anchor="orm-exception-translation" w:history="1">
        <w:r w:rsidRPr="00BA0D5D">
          <w:rPr>
            <w:rFonts w:ascii="inherit" w:eastAsia="宋体" w:hAnsi="inherit" w:cs="Arial"/>
            <w:color w:val="548E2E"/>
            <w:kern w:val="0"/>
            <w:sz w:val="24"/>
            <w:szCs w:val="24"/>
            <w:u w:val="single"/>
          </w:rPr>
          <w:t>Exception Translation</w:t>
        </w:r>
      </w:hyperlink>
      <w:r w:rsidRPr="00BA0D5D">
        <w:rPr>
          <w:rFonts w:ascii="inherit" w:eastAsia="宋体" w:hAnsi="inherit" w:cs="Arial"/>
          <w:color w:val="34302D"/>
          <w:kern w:val="0"/>
          <w:sz w:val="24"/>
          <w:szCs w:val="24"/>
        </w:rPr>
        <w:t>.</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的</w:t>
      </w:r>
      <w:r>
        <w:rPr>
          <w:rStyle w:val="HTML"/>
          <w:rFonts w:ascii="Consolas" w:hAnsi="Consolas"/>
          <w:sz w:val="23"/>
          <w:szCs w:val="23"/>
          <w:shd w:val="clear" w:color="auto" w:fill="F7F7F8"/>
        </w:rPr>
        <w:t>@Repository</w:t>
      </w:r>
      <w:r>
        <w:rPr>
          <w:rFonts w:ascii="Arial" w:hAnsi="Arial" w:cs="Arial"/>
          <w:color w:val="34302D"/>
          <w:shd w:val="clear" w:color="auto" w:fill="FFFFFF"/>
        </w:rPr>
        <w:t>注释是针对满足的存储库（也被称为数据访问对象或</w:t>
      </w:r>
      <w:r>
        <w:rPr>
          <w:rFonts w:ascii="Arial" w:hAnsi="Arial" w:cs="Arial"/>
          <w:color w:val="34302D"/>
          <w:shd w:val="clear" w:color="auto" w:fill="FFFFFF"/>
        </w:rPr>
        <w:t>DAO</w:t>
      </w:r>
      <w:r>
        <w:rPr>
          <w:rFonts w:ascii="Arial" w:hAnsi="Arial" w:cs="Arial"/>
          <w:color w:val="34302D"/>
          <w:shd w:val="clear" w:color="auto" w:fill="FFFFFF"/>
        </w:rPr>
        <w:t>）的作用或者固定型的任何类的标记。此标记的用法之一是异常的自动转换，如</w:t>
      </w:r>
      <w:r>
        <w:rPr>
          <w:rFonts w:ascii="Arial" w:hAnsi="Arial" w:cs="Arial"/>
          <w:color w:val="34302D"/>
          <w:shd w:val="clear" w:color="auto" w:fill="FFFFFF"/>
        </w:rPr>
        <w:t> </w:t>
      </w:r>
      <w:hyperlink r:id="rId308" w:anchor="orm-exception-translation" w:history="1">
        <w:r>
          <w:rPr>
            <w:rStyle w:val="a4"/>
            <w:rFonts w:ascii="Arial" w:hAnsi="Arial" w:cs="Arial"/>
            <w:color w:val="548E2E"/>
            <w:shd w:val="clear" w:color="auto" w:fill="FFFFFF"/>
          </w:rPr>
          <w:t>异常转换中所述</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further stereotype annotations: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is a generic stereotype for any Spring-managed component.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are specializations of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for more specific use cases (in the persistence, service, and presentation layers, respectively). Therefore, you can annotate your component classes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but, by annotating them with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instead, your classes are more properly suited for processing by tools or associating with aspects. For example, these stereotype annotations make ideal targets for pointcuts.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can also carry additional semantics in future releases of the Spring Framework. Thus, if you are choosing between using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for your service layer,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is clearly the better choice. Similarly, as stated earlier,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is already supported as a marker for automatic exception translation in your persistence layer.</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提供进一步典型化注解：</w:t>
      </w:r>
      <w:r>
        <w:rPr>
          <w:rStyle w:val="HTML"/>
          <w:rFonts w:ascii="Consolas" w:hAnsi="Consolas"/>
          <w:sz w:val="23"/>
          <w:szCs w:val="23"/>
          <w:shd w:val="clear" w:color="auto" w:fill="F7F7F8"/>
        </w:rPr>
        <w:t>@Component</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@Controller</w:t>
      </w:r>
      <w:r>
        <w:rPr>
          <w:rFonts w:ascii="Arial" w:hAnsi="Arial" w:cs="Arial"/>
          <w:color w:val="34302D"/>
          <w:shd w:val="clear" w:color="auto" w:fill="FFFFFF"/>
        </w:rPr>
        <w:t>。</w:t>
      </w:r>
      <w:r>
        <w:rPr>
          <w:rStyle w:val="HTML"/>
          <w:rFonts w:ascii="Consolas" w:hAnsi="Consolas"/>
          <w:sz w:val="23"/>
          <w:szCs w:val="23"/>
          <w:shd w:val="clear" w:color="auto" w:fill="F7F7F8"/>
        </w:rPr>
        <w:t>@Component</w:t>
      </w:r>
      <w:r>
        <w:rPr>
          <w:rFonts w:ascii="Arial" w:hAnsi="Arial" w:cs="Arial"/>
          <w:color w:val="34302D"/>
          <w:shd w:val="clear" w:color="auto" w:fill="FFFFFF"/>
        </w:rPr>
        <w:t>是任何</w:t>
      </w:r>
      <w:r>
        <w:rPr>
          <w:rFonts w:ascii="Arial" w:hAnsi="Arial" w:cs="Arial"/>
          <w:color w:val="34302D"/>
          <w:shd w:val="clear" w:color="auto" w:fill="FFFFFF"/>
        </w:rPr>
        <w:t>Spring</w:t>
      </w:r>
      <w:r>
        <w:rPr>
          <w:rFonts w:ascii="Arial" w:hAnsi="Arial" w:cs="Arial"/>
          <w:color w:val="34302D"/>
          <w:shd w:val="clear" w:color="auto" w:fill="FFFFFF"/>
        </w:rPr>
        <w:t>管理组件的通用构造型。</w:t>
      </w:r>
      <w:r>
        <w:rPr>
          <w:rStyle w:val="HTML"/>
          <w:rFonts w:ascii="Consolas" w:hAnsi="Consolas"/>
          <w:sz w:val="23"/>
          <w:szCs w:val="23"/>
          <w:shd w:val="clear" w:color="auto" w:fill="F7F7F8"/>
        </w:rPr>
        <w:t>@Repository</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和，</w:t>
      </w:r>
      <w:r>
        <w:rPr>
          <w:rStyle w:val="HTML"/>
          <w:rFonts w:ascii="Consolas" w:hAnsi="Consolas"/>
          <w:sz w:val="23"/>
          <w:szCs w:val="23"/>
          <w:shd w:val="clear" w:color="auto" w:fill="F7F7F8"/>
        </w:rPr>
        <w:t>@Controller</w:t>
      </w:r>
      <w:r>
        <w:rPr>
          <w:rFonts w:ascii="Arial" w:hAnsi="Arial" w:cs="Arial"/>
          <w:color w:val="34302D"/>
          <w:shd w:val="clear" w:color="auto" w:fill="FFFFFF"/>
        </w:rPr>
        <w:t>是</w:t>
      </w:r>
      <w:r>
        <w:rPr>
          <w:rStyle w:val="HTML"/>
          <w:rFonts w:ascii="Consolas" w:hAnsi="Consolas"/>
          <w:sz w:val="23"/>
          <w:szCs w:val="23"/>
          <w:shd w:val="clear" w:color="auto" w:fill="F7F7F8"/>
        </w:rPr>
        <w:t>@Component</w:t>
      </w:r>
      <w:r>
        <w:rPr>
          <w:rFonts w:ascii="Arial" w:hAnsi="Arial" w:cs="Arial"/>
          <w:color w:val="34302D"/>
          <w:shd w:val="clear" w:color="auto" w:fill="FFFFFF"/>
        </w:rPr>
        <w:t>更具体的用例的专业化（分别在持久性，服务和表示层）。因此，您可以来注解你的组件类有</w:t>
      </w:r>
      <w:r>
        <w:rPr>
          <w:rFonts w:ascii="Arial" w:hAnsi="Arial" w:cs="Arial"/>
          <w:color w:val="34302D"/>
          <w:shd w:val="clear" w:color="auto" w:fill="FFFFFF"/>
        </w:rPr>
        <w:t> </w:t>
      </w:r>
      <w:r>
        <w:rPr>
          <w:rStyle w:val="HTML"/>
          <w:rFonts w:ascii="Consolas" w:hAnsi="Consolas"/>
          <w:sz w:val="23"/>
          <w:szCs w:val="23"/>
          <w:shd w:val="clear" w:color="auto" w:fill="F7F7F8"/>
        </w:rPr>
        <w:t>@Component</w:t>
      </w:r>
      <w:r>
        <w:rPr>
          <w:rFonts w:ascii="Arial" w:hAnsi="Arial" w:cs="Arial"/>
          <w:color w:val="34302D"/>
          <w:shd w:val="clear" w:color="auto" w:fill="FFFFFF"/>
        </w:rPr>
        <w:t>，但是，通过与注解它们</w:t>
      </w:r>
      <w:r>
        <w:rPr>
          <w:rStyle w:val="HTML"/>
          <w:rFonts w:ascii="Consolas" w:hAnsi="Consolas"/>
          <w:sz w:val="23"/>
          <w:szCs w:val="23"/>
          <w:shd w:val="clear" w:color="auto" w:fill="F7F7F8"/>
        </w:rPr>
        <w:t>@Repository</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或者</w:t>
      </w:r>
      <w:r>
        <w:rPr>
          <w:rStyle w:val="HTML"/>
          <w:rFonts w:ascii="Consolas" w:hAnsi="Consolas"/>
          <w:sz w:val="23"/>
          <w:szCs w:val="23"/>
          <w:shd w:val="clear" w:color="auto" w:fill="F7F7F8"/>
        </w:rPr>
        <w:t>@Controller</w:t>
      </w:r>
      <w:r>
        <w:rPr>
          <w:rFonts w:ascii="Arial" w:hAnsi="Arial" w:cs="Arial"/>
          <w:color w:val="34302D"/>
          <w:shd w:val="clear" w:color="auto" w:fill="FFFFFF"/>
        </w:rPr>
        <w:t> </w:t>
      </w:r>
      <w:r>
        <w:rPr>
          <w:rFonts w:ascii="Arial" w:hAnsi="Arial" w:cs="Arial"/>
          <w:color w:val="34302D"/>
          <w:shd w:val="clear" w:color="auto" w:fill="FFFFFF"/>
        </w:rPr>
        <w:t>，你的类能更好地被工具处理，或与切面进行关联。例如，这些</w:t>
      </w:r>
      <w:r>
        <w:rPr>
          <w:rFonts w:ascii="Arial" w:hAnsi="Arial" w:cs="Arial"/>
          <w:color w:val="34302D"/>
          <w:shd w:val="clear" w:color="auto" w:fill="FFFFFF"/>
        </w:rPr>
        <w:lastRenderedPageBreak/>
        <w:t>刻板印象注释成为切入点的理想目标。</w:t>
      </w:r>
      <w:r>
        <w:rPr>
          <w:rStyle w:val="HTML"/>
          <w:rFonts w:ascii="Consolas" w:hAnsi="Consolas"/>
          <w:sz w:val="23"/>
          <w:szCs w:val="23"/>
          <w:shd w:val="clear" w:color="auto" w:fill="F7F7F8"/>
        </w:rPr>
        <w:t>@Repository</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并且</w:t>
      </w:r>
      <w:r>
        <w:rPr>
          <w:rStyle w:val="HTML"/>
          <w:rFonts w:ascii="Consolas" w:hAnsi="Consolas"/>
          <w:sz w:val="23"/>
          <w:szCs w:val="23"/>
          <w:shd w:val="clear" w:color="auto" w:fill="F7F7F8"/>
        </w:rPr>
        <w:t>@Controller</w:t>
      </w:r>
      <w:r>
        <w:rPr>
          <w:rFonts w:ascii="Arial" w:hAnsi="Arial" w:cs="Arial"/>
          <w:color w:val="34302D"/>
          <w:shd w:val="clear" w:color="auto" w:fill="FFFFFF"/>
        </w:rPr>
        <w:t>还可以在</w:t>
      </w:r>
      <w:r>
        <w:rPr>
          <w:rFonts w:ascii="Arial" w:hAnsi="Arial" w:cs="Arial"/>
          <w:color w:val="34302D"/>
          <w:shd w:val="clear" w:color="auto" w:fill="FFFFFF"/>
        </w:rPr>
        <w:t>Spring Framework</w:t>
      </w:r>
      <w:r>
        <w:rPr>
          <w:rFonts w:ascii="Arial" w:hAnsi="Arial" w:cs="Arial"/>
          <w:color w:val="34302D"/>
          <w:shd w:val="clear" w:color="auto" w:fill="FFFFFF"/>
        </w:rPr>
        <w:t>的未来版本中携带其他语义。因此，如果您在使用之间进行选择</w:t>
      </w:r>
      <w:r>
        <w:rPr>
          <w:rStyle w:val="HTML"/>
          <w:rFonts w:ascii="Consolas" w:hAnsi="Consolas"/>
          <w:sz w:val="23"/>
          <w:szCs w:val="23"/>
          <w:shd w:val="clear" w:color="auto" w:fill="F7F7F8"/>
        </w:rPr>
        <w:t>@Component</w:t>
      </w:r>
      <w:r>
        <w:rPr>
          <w:rFonts w:ascii="Arial" w:hAnsi="Arial" w:cs="Arial"/>
          <w:color w:val="34302D"/>
          <w:shd w:val="clear" w:color="auto" w:fill="FFFFFF"/>
        </w:rPr>
        <w:t>或者</w:t>
      </w:r>
      <w:r>
        <w:rPr>
          <w:rStyle w:val="HTML"/>
          <w:rFonts w:ascii="Consolas" w:hAnsi="Consolas"/>
          <w:sz w:val="23"/>
          <w:szCs w:val="23"/>
          <w:shd w:val="clear" w:color="auto" w:fill="F7F7F8"/>
        </w:rPr>
        <w:t>@Service</w:t>
      </w:r>
      <w:r>
        <w:rPr>
          <w:rFonts w:ascii="Arial" w:hAnsi="Arial" w:cs="Arial"/>
          <w:color w:val="34302D"/>
          <w:shd w:val="clear" w:color="auto" w:fill="FFFFFF"/>
        </w:rPr>
        <w:t>对于您的服务层，</w:t>
      </w:r>
      <w:r>
        <w:rPr>
          <w:rStyle w:val="HTML"/>
          <w:rFonts w:ascii="Consolas" w:hAnsi="Consolas"/>
          <w:sz w:val="23"/>
          <w:szCs w:val="23"/>
          <w:shd w:val="clear" w:color="auto" w:fill="F7F7F8"/>
        </w:rPr>
        <w:t>@Service</w:t>
      </w:r>
      <w:r>
        <w:rPr>
          <w:rFonts w:ascii="Arial" w:hAnsi="Arial" w:cs="Arial"/>
          <w:color w:val="34302D"/>
          <w:shd w:val="clear" w:color="auto" w:fill="FFFFFF"/>
        </w:rPr>
        <w:t>显然是更好的选择。同样，如前所述，</w:t>
      </w:r>
      <w:r>
        <w:rPr>
          <w:rStyle w:val="HTML"/>
          <w:rFonts w:ascii="Consolas" w:hAnsi="Consolas"/>
          <w:sz w:val="23"/>
          <w:szCs w:val="23"/>
          <w:shd w:val="clear" w:color="auto" w:fill="F7F7F8"/>
        </w:rPr>
        <w:t>@Repository</w:t>
      </w:r>
      <w:r>
        <w:rPr>
          <w:rFonts w:ascii="Arial" w:hAnsi="Arial" w:cs="Arial"/>
          <w:color w:val="34302D"/>
          <w:shd w:val="clear" w:color="auto" w:fill="FFFFFF"/>
        </w:rPr>
        <w:t>已经支持将其作为持久层中自动异常转换的标记。</w:t>
      </w:r>
    </w:p>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1.10.2. Using Meta-annotations and Composed Annotations</w:t>
      </w:r>
    </w:p>
    <w:p w:rsidR="00CF4601" w:rsidRPr="00CF4601" w:rsidRDefault="00CF4601" w:rsidP="00CF4601">
      <w:pPr>
        <w:widowControl/>
        <w:shd w:val="clear" w:color="auto" w:fill="FFFFFF"/>
        <w:spacing w:after="300"/>
        <w:jc w:val="left"/>
        <w:rPr>
          <w:rFonts w:ascii="Arial" w:hAnsi="Arial" w:cs="Arial"/>
          <w:color w:val="34302D"/>
          <w:shd w:val="clear" w:color="auto" w:fill="FFFFFF"/>
        </w:rPr>
      </w:pPr>
      <w:r w:rsidRPr="00CF4601">
        <w:rPr>
          <w:rFonts w:ascii="Arial" w:hAnsi="Arial" w:cs="Arial"/>
          <w:color w:val="34302D"/>
          <w:shd w:val="clear" w:color="auto" w:fill="FFFFFF"/>
        </w:rPr>
        <w:t>使用元注释和组合注释</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Many of the annotations provided by Spring can be used as meta-annotations in your own code. A meta-annotation is an annotation that can be applied to another annotation. For example, the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annotation mentioned </w:t>
      </w:r>
      <w:hyperlink r:id="rId309" w:anchor="beans-stereotype-annotations" w:history="1">
        <w:r w:rsidRPr="00BA0D5D">
          <w:rPr>
            <w:rFonts w:ascii="inherit" w:eastAsia="宋体" w:hAnsi="inherit" w:cs="Arial"/>
            <w:color w:val="548E2E"/>
            <w:kern w:val="0"/>
            <w:sz w:val="24"/>
            <w:szCs w:val="24"/>
            <w:u w:val="single"/>
          </w:rPr>
          <w:t>earlier</w:t>
        </w:r>
      </w:hyperlink>
      <w:r w:rsidRPr="00BA0D5D">
        <w:rPr>
          <w:rFonts w:ascii="inherit" w:eastAsia="宋体" w:hAnsi="inherit" w:cs="Arial"/>
          <w:color w:val="34302D"/>
          <w:kern w:val="0"/>
          <w:sz w:val="24"/>
          <w:szCs w:val="24"/>
        </w:rPr>
        <w:t> is meta-annotated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as the following example shows:</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提供的许多注释都可以在您自己的代码中用作元注释。元注释是可以应用于另一个注释的注释。例如，</w:t>
      </w:r>
      <w:r>
        <w:rPr>
          <w:rStyle w:val="HTML"/>
          <w:rFonts w:ascii="Consolas" w:hAnsi="Consolas"/>
          <w:sz w:val="23"/>
          <w:szCs w:val="23"/>
          <w:shd w:val="clear" w:color="auto" w:fill="F7F7F8"/>
        </w:rPr>
        <w:t>@Service</w:t>
      </w:r>
      <w:r>
        <w:rPr>
          <w:rFonts w:ascii="Arial" w:hAnsi="Arial" w:cs="Arial"/>
          <w:color w:val="34302D"/>
          <w:shd w:val="clear" w:color="auto" w:fill="FFFFFF"/>
        </w:rPr>
        <w:t>提及的注释</w:t>
      </w:r>
      <w:hyperlink r:id="rId310" w:anchor="beans-stereotype-annotations" w:history="1">
        <w:r>
          <w:rPr>
            <w:rStyle w:val="a4"/>
            <w:rFonts w:ascii="Arial" w:hAnsi="Arial" w:cs="Arial"/>
            <w:color w:val="548E2E"/>
            <w:shd w:val="clear" w:color="auto" w:fill="FFFFFF"/>
          </w:rPr>
          <w:t>前面</w:t>
        </w:r>
      </w:hyperlink>
      <w:r>
        <w:rPr>
          <w:rFonts w:ascii="Arial" w:hAnsi="Arial" w:cs="Arial"/>
          <w:color w:val="34302D"/>
          <w:shd w:val="clear" w:color="auto" w:fill="FFFFFF"/>
        </w:rPr>
        <w:t>是间注释有</w:t>
      </w:r>
      <w:r>
        <w:rPr>
          <w:rStyle w:val="HTML"/>
          <w:rFonts w:ascii="Consolas" w:hAnsi="Consolas"/>
          <w:sz w:val="23"/>
          <w:szCs w:val="23"/>
          <w:shd w:val="clear" w:color="auto" w:fill="F7F7F8"/>
        </w:rPr>
        <w:t>@Component</w:t>
      </w:r>
      <w:r>
        <w:rPr>
          <w:rFonts w:ascii="Arial" w:hAnsi="Arial" w:cs="Arial"/>
          <w:color w:val="34302D"/>
          <w:shd w:val="clear" w:color="auto" w:fill="FFFFFF"/>
        </w:rPr>
        <w:t>，如下面的示例所示：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@Documented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9655"/>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Component</w:t>
            </w:r>
            <w:r w:rsidRPr="00BA0D5D">
              <w:rPr>
                <w:rFonts w:ascii="宋体" w:eastAsia="宋体" w:hAnsi="宋体" w:cs="宋体"/>
                <w:color w:val="34302D"/>
                <w:kern w:val="0"/>
                <w:sz w:val="24"/>
                <w:szCs w:val="24"/>
              </w:rPr>
              <w:t> causes </w:t>
            </w:r>
            <w:r w:rsidRPr="00BA0D5D">
              <w:rPr>
                <w:rFonts w:ascii="Consolas" w:eastAsia="宋体" w:hAnsi="Consolas" w:cs="宋体"/>
                <w:color w:val="34302D"/>
                <w:kern w:val="0"/>
                <w:sz w:val="23"/>
                <w:szCs w:val="23"/>
                <w:shd w:val="clear" w:color="auto" w:fill="F7F7F8"/>
              </w:rPr>
              <w:t>@Service</w:t>
            </w:r>
            <w:r w:rsidRPr="00BA0D5D">
              <w:rPr>
                <w:rFonts w:ascii="宋体" w:eastAsia="宋体" w:hAnsi="宋体" w:cs="宋体"/>
                <w:color w:val="34302D"/>
                <w:kern w:val="0"/>
                <w:sz w:val="24"/>
                <w:szCs w:val="24"/>
              </w:rPr>
              <w:t> to be treated in the same way as </w:t>
            </w:r>
            <w:r w:rsidRPr="00BA0D5D">
              <w:rPr>
                <w:rFonts w:ascii="Consolas" w:eastAsia="宋体" w:hAnsi="Consolas" w:cs="宋体"/>
                <w:color w:val="34302D"/>
                <w:kern w:val="0"/>
                <w:sz w:val="23"/>
                <w:szCs w:val="23"/>
                <w:shd w:val="clear" w:color="auto" w:fill="F7F7F8"/>
              </w:rPr>
              <w:t>@Component</w:t>
            </w:r>
            <w:r w:rsidRPr="00BA0D5D">
              <w:rPr>
                <w:rFonts w:ascii="宋体" w:eastAsia="宋体" w:hAnsi="宋体" w:cs="宋体"/>
                <w:color w:val="34302D"/>
                <w:kern w:val="0"/>
                <w:sz w:val="24"/>
                <w:szCs w:val="24"/>
              </w:rPr>
              <w:t>.</w:t>
            </w:r>
          </w:p>
        </w:tc>
      </w:tr>
      <w:tr w:rsidR="00CF4601" w:rsidRPr="00BA0D5D" w:rsidTr="00BA0D5D">
        <w:tc>
          <w:tcPr>
            <w:tcW w:w="0" w:type="auto"/>
            <w:tcMar>
              <w:top w:w="0" w:type="dxa"/>
              <w:left w:w="180" w:type="dxa"/>
              <w:bottom w:w="0" w:type="dxa"/>
              <w:right w:w="180" w:type="dxa"/>
            </w:tcMar>
            <w:vAlign w:val="center"/>
          </w:tcPr>
          <w:p w:rsidR="00CF4601" w:rsidRPr="00BA0D5D" w:rsidRDefault="00CF4601"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tcPr>
          <w:p w:rsidR="00CF4601" w:rsidRPr="00BA0D5D" w:rsidRDefault="00CF4601" w:rsidP="00BA0D5D">
            <w:pPr>
              <w:widowControl/>
              <w:jc w:val="left"/>
              <w:rPr>
                <w:rFonts w:ascii="宋体" w:eastAsia="宋体" w:hAnsi="宋体" w:cs="宋体"/>
                <w:color w:val="34302D"/>
                <w:kern w:val="0"/>
                <w:sz w:val="24"/>
                <w:szCs w:val="24"/>
              </w:rPr>
            </w:pPr>
            <w:r>
              <w:t>要以同样的方式对待的</w:t>
            </w:r>
            <w:r>
              <w:rPr>
                <w:rStyle w:val="HTML"/>
                <w:rFonts w:ascii="Consolas" w:hAnsi="Consolas"/>
                <w:sz w:val="23"/>
                <w:szCs w:val="23"/>
                <w:shd w:val="clear" w:color="auto" w:fill="F7F7F8"/>
              </w:rPr>
              <w:t>Component</w:t>
            </w:r>
            <w:r>
              <w:t>原因。</w:t>
            </w:r>
            <w:r>
              <w:rPr>
                <w:rStyle w:val="HTML"/>
                <w:rFonts w:ascii="Consolas" w:hAnsi="Consolas"/>
                <w:sz w:val="23"/>
                <w:szCs w:val="23"/>
                <w:shd w:val="clear" w:color="auto" w:fill="F7F7F8"/>
              </w:rPr>
              <w:t>@Service@Component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combine meta-annotations to create “composed annotations”. For example, the </w:t>
      </w:r>
      <w:r w:rsidRPr="00BA0D5D">
        <w:rPr>
          <w:rFonts w:ascii="Consolas" w:eastAsia="宋体" w:hAnsi="Consolas" w:cs="宋体"/>
          <w:color w:val="34302D"/>
          <w:kern w:val="0"/>
          <w:sz w:val="23"/>
          <w:szCs w:val="23"/>
          <w:shd w:val="clear" w:color="auto" w:fill="F7F7F8"/>
        </w:rPr>
        <w:t>@RestController</w:t>
      </w:r>
      <w:r w:rsidRPr="00BA0D5D">
        <w:rPr>
          <w:rFonts w:ascii="inherit" w:eastAsia="宋体" w:hAnsi="inherit" w:cs="Arial"/>
          <w:color w:val="34302D"/>
          <w:kern w:val="0"/>
          <w:sz w:val="24"/>
          <w:szCs w:val="24"/>
        </w:rPr>
        <w:t> annotation from Spring MVC is composed of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@ResponseBody</w:t>
      </w:r>
      <w:r w:rsidRPr="00BA0D5D">
        <w:rPr>
          <w:rFonts w:ascii="inherit" w:eastAsia="宋体" w:hAnsi="inherit" w:cs="Arial"/>
          <w:color w:val="34302D"/>
          <w:kern w:val="0"/>
          <w:sz w:val="24"/>
          <w:szCs w:val="24"/>
        </w:rPr>
        <w:t>.</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您还可以组合元注释来创建</w:t>
      </w:r>
      <w:r>
        <w:rPr>
          <w:rFonts w:ascii="Arial" w:hAnsi="Arial" w:cs="Arial"/>
          <w:color w:val="34302D"/>
          <w:shd w:val="clear" w:color="auto" w:fill="FFFFFF"/>
        </w:rPr>
        <w:t>“</w:t>
      </w:r>
      <w:r>
        <w:rPr>
          <w:rFonts w:ascii="Arial" w:hAnsi="Arial" w:cs="Arial"/>
          <w:color w:val="34302D"/>
          <w:shd w:val="clear" w:color="auto" w:fill="FFFFFF"/>
        </w:rPr>
        <w:t>组合注释</w:t>
      </w:r>
      <w:r>
        <w:rPr>
          <w:rFonts w:ascii="Arial" w:hAnsi="Arial" w:cs="Arial"/>
          <w:color w:val="34302D"/>
          <w:shd w:val="clear" w:color="auto" w:fill="FFFFFF"/>
        </w:rPr>
        <w:t>”</w:t>
      </w:r>
      <w:r>
        <w:rPr>
          <w:rFonts w:ascii="Arial" w:hAnsi="Arial" w:cs="Arial"/>
          <w:color w:val="34302D"/>
          <w:shd w:val="clear" w:color="auto" w:fill="FFFFFF"/>
        </w:rPr>
        <w:t>。例如，</w:t>
      </w:r>
      <w:r>
        <w:rPr>
          <w:rStyle w:val="HTML"/>
          <w:rFonts w:ascii="Consolas" w:hAnsi="Consolas"/>
          <w:sz w:val="23"/>
          <w:szCs w:val="23"/>
          <w:shd w:val="clear" w:color="auto" w:fill="F7F7F8"/>
        </w:rPr>
        <w:t>@RestController</w:t>
      </w:r>
      <w:r>
        <w:rPr>
          <w:rFonts w:ascii="Arial" w:hAnsi="Arial" w:cs="Arial"/>
          <w:color w:val="34302D"/>
          <w:shd w:val="clear" w:color="auto" w:fill="FFFFFF"/>
        </w:rPr>
        <w:t>Spring MVC </w:t>
      </w:r>
      <w:r>
        <w:rPr>
          <w:rFonts w:ascii="Arial" w:hAnsi="Arial" w:cs="Arial"/>
          <w:color w:val="34302D"/>
          <w:shd w:val="clear" w:color="auto" w:fill="FFFFFF"/>
        </w:rPr>
        <w:t>的注释由</w:t>
      </w:r>
      <w:r>
        <w:rPr>
          <w:rStyle w:val="HTML"/>
          <w:rFonts w:ascii="Consolas" w:hAnsi="Consolas"/>
          <w:sz w:val="23"/>
          <w:szCs w:val="23"/>
          <w:shd w:val="clear" w:color="auto" w:fill="F7F7F8"/>
        </w:rPr>
        <w:t>@Controller</w:t>
      </w:r>
      <w:r>
        <w:rPr>
          <w:rFonts w:ascii="Arial" w:hAnsi="Arial" w:cs="Arial"/>
          <w:color w:val="34302D"/>
          <w:shd w:val="clear" w:color="auto" w:fill="FFFFFF"/>
        </w:rPr>
        <w:t>和</w:t>
      </w:r>
      <w:r>
        <w:rPr>
          <w:rFonts w:ascii="Arial" w:hAnsi="Arial" w:cs="Arial"/>
          <w:color w:val="34302D"/>
          <w:shd w:val="clear" w:color="auto" w:fill="FFFFFF"/>
        </w:rPr>
        <w:t> </w:t>
      </w:r>
      <w:r>
        <w:rPr>
          <w:rFonts w:ascii="Arial" w:hAnsi="Arial" w:cs="Arial"/>
          <w:color w:val="34302D"/>
          <w:shd w:val="clear" w:color="auto" w:fill="FFFFFF"/>
        </w:rPr>
        <w:t>组成</w:t>
      </w:r>
      <w:r>
        <w:rPr>
          <w:rStyle w:val="HTML"/>
          <w:rFonts w:ascii="Consolas" w:hAnsi="Consolas"/>
          <w:sz w:val="23"/>
          <w:szCs w:val="23"/>
          <w:shd w:val="clear" w:color="auto" w:fill="F7F7F8"/>
        </w:rPr>
        <w:t>@ResponseBody</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composed annotations can optionally redeclare attributes from meta-annotations to allow customization. This can be particularly useful when you want to only expose a subset of the meta-annotation’s attributes. For example, Spring’s</w:t>
      </w:r>
      <w:r w:rsidRPr="00BA0D5D">
        <w:rPr>
          <w:rFonts w:ascii="Consolas" w:eastAsia="宋体" w:hAnsi="Consolas" w:cs="宋体"/>
          <w:color w:val="34302D"/>
          <w:kern w:val="0"/>
          <w:sz w:val="23"/>
          <w:szCs w:val="23"/>
          <w:shd w:val="clear" w:color="auto" w:fill="F7F7F8"/>
        </w:rPr>
        <w:t>@SessionScope</w:t>
      </w:r>
      <w:r w:rsidRPr="00BA0D5D">
        <w:rPr>
          <w:rFonts w:ascii="inherit" w:eastAsia="宋体" w:hAnsi="inherit" w:cs="Arial"/>
          <w:color w:val="34302D"/>
          <w:kern w:val="0"/>
          <w:sz w:val="24"/>
          <w:szCs w:val="24"/>
        </w:rPr>
        <w:t> annotation hardcodes the scope name to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but still allows customization of the </w:t>
      </w:r>
      <w:r w:rsidRPr="00BA0D5D">
        <w:rPr>
          <w:rFonts w:ascii="Consolas" w:eastAsia="宋体" w:hAnsi="Consolas" w:cs="宋体"/>
          <w:color w:val="34302D"/>
          <w:kern w:val="0"/>
          <w:sz w:val="23"/>
          <w:szCs w:val="23"/>
          <w:shd w:val="clear" w:color="auto" w:fill="F7F7F8"/>
        </w:rPr>
        <w:t>proxyMode</w:t>
      </w:r>
      <w:r w:rsidRPr="00BA0D5D">
        <w:rPr>
          <w:rFonts w:ascii="inherit" w:eastAsia="宋体" w:hAnsi="inherit" w:cs="Arial"/>
          <w:color w:val="34302D"/>
          <w:kern w:val="0"/>
          <w:sz w:val="24"/>
          <w:szCs w:val="24"/>
        </w:rPr>
        <w:t>. The following listing shows the definition of the </w:t>
      </w:r>
      <w:r w:rsidRPr="00BA0D5D">
        <w:rPr>
          <w:rFonts w:ascii="Consolas" w:eastAsia="宋体" w:hAnsi="Consolas" w:cs="宋体"/>
          <w:color w:val="34302D"/>
          <w:kern w:val="0"/>
          <w:sz w:val="23"/>
          <w:szCs w:val="23"/>
          <w:shd w:val="clear" w:color="auto" w:fill="F7F7F8"/>
        </w:rPr>
        <w:t>SessionScope</w:t>
      </w:r>
      <w:r w:rsidRPr="00BA0D5D">
        <w:rPr>
          <w:rFonts w:ascii="inherit" w:eastAsia="宋体" w:hAnsi="inherit" w:cs="Arial"/>
          <w:color w:val="34302D"/>
          <w:kern w:val="0"/>
          <w:sz w:val="24"/>
          <w:szCs w:val="24"/>
        </w:rPr>
        <w:t> annotation:</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此外，组合注释可以选择从元注释重新声明属性以允许自定义。当您只想公开元注释属性的子集时，这可能特别有用。例如，</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@SessionScope</w:t>
      </w:r>
      <w:r>
        <w:rPr>
          <w:rFonts w:ascii="Arial" w:hAnsi="Arial" w:cs="Arial"/>
          <w:color w:val="34302D"/>
          <w:shd w:val="clear" w:color="auto" w:fill="FFFFFF"/>
        </w:rPr>
        <w:t>注释将范围名称硬编码为</w:t>
      </w:r>
      <w:r>
        <w:rPr>
          <w:rStyle w:val="HTML"/>
          <w:rFonts w:ascii="Consolas" w:hAnsi="Consolas"/>
          <w:sz w:val="23"/>
          <w:szCs w:val="23"/>
          <w:shd w:val="clear" w:color="auto" w:fill="F7F7F8"/>
        </w:rPr>
        <w:t>session</w:t>
      </w:r>
      <w:r>
        <w:rPr>
          <w:rFonts w:ascii="Arial" w:hAnsi="Arial" w:cs="Arial"/>
          <w:color w:val="34302D"/>
          <w:shd w:val="clear" w:color="auto" w:fill="FFFFFF"/>
        </w:rPr>
        <w:t>但仍允许自定义</w:t>
      </w:r>
      <w:r>
        <w:rPr>
          <w:rStyle w:val="HTML"/>
          <w:rFonts w:ascii="Consolas" w:hAnsi="Consolas"/>
          <w:sz w:val="23"/>
          <w:szCs w:val="23"/>
          <w:shd w:val="clear" w:color="auto" w:fill="F7F7F8"/>
        </w:rPr>
        <w:t>proxyMode</w:t>
      </w:r>
      <w:r>
        <w:rPr>
          <w:rFonts w:ascii="Arial" w:hAnsi="Arial" w:cs="Arial"/>
          <w:color w:val="34302D"/>
          <w:shd w:val="clear" w:color="auto" w:fill="FFFFFF"/>
        </w:rPr>
        <w:t>。以下清单显示了</w:t>
      </w:r>
      <w:r>
        <w:rPr>
          <w:rStyle w:val="HTML"/>
          <w:rFonts w:ascii="Consolas" w:hAnsi="Consolas"/>
          <w:sz w:val="23"/>
          <w:szCs w:val="23"/>
          <w:shd w:val="clear" w:color="auto" w:fill="F7F7F8"/>
        </w:rPr>
        <w:t>SessionScope</w:t>
      </w:r>
      <w:r>
        <w:rPr>
          <w:rFonts w:ascii="Arial" w:hAnsi="Arial" w:cs="Arial"/>
          <w:color w:val="34302D"/>
          <w:shd w:val="clear" w:color="auto" w:fill="FFFFFF"/>
        </w:rPr>
        <w:t>注释的定义</w:t>
      </w:r>
      <w:r>
        <w:rPr>
          <w:rFonts w:ascii="Arial" w:hAnsi="Arial" w:cs="Arial"/>
          <w:color w:val="34302D"/>
          <w:shd w:val="clear" w:color="auto" w:fill="FFFFFF"/>
        </w:rPr>
        <w:t> </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({ElementType.TYPE, ElementType.METHOD})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@Documented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@Scope</w:t>
      </w:r>
      <w:r w:rsidRPr="00BA0D5D">
        <w:rPr>
          <w:rFonts w:ascii="Consolas" w:eastAsia="宋体" w:hAnsi="Consolas" w:cs="宋体"/>
          <w:color w:val="34302D"/>
          <w:kern w:val="0"/>
          <w:sz w:val="24"/>
          <w:szCs w:val="24"/>
        </w:rPr>
        <w:t>(WebApplicationContext.SCOPE_SESSION)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SessionScope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Alias for {@link Scope#proxyMode}.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&lt;p&gt;Defaults to {@link ScopedProxyMode#TARGET_CLASS}.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@AliasFor</w:t>
      </w:r>
      <w:r w:rsidRPr="00BA0D5D">
        <w:rPr>
          <w:rFonts w:ascii="Consolas" w:eastAsia="宋体" w:hAnsi="Consolas" w:cs="宋体"/>
          <w:color w:val="34302D"/>
          <w:kern w:val="0"/>
          <w:sz w:val="24"/>
          <w:szCs w:val="24"/>
        </w:rPr>
        <w:t>(annotation = Scope.class)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ScopedProxyMode proxyMode() </w:t>
      </w:r>
      <w:r w:rsidRPr="00BA0D5D">
        <w:rPr>
          <w:rFonts w:ascii="Consolas" w:eastAsia="宋体" w:hAnsi="Consolas" w:cs="宋体"/>
          <w:b/>
          <w:bCs/>
          <w:color w:val="000000"/>
          <w:kern w:val="0"/>
          <w:sz w:val="24"/>
          <w:szCs w:val="24"/>
        </w:rPr>
        <w:t>default</w:t>
      </w:r>
      <w:r w:rsidRPr="00BA0D5D">
        <w:rPr>
          <w:rFonts w:ascii="Consolas" w:eastAsia="宋体" w:hAnsi="Consolas" w:cs="宋体"/>
          <w:color w:val="34302D"/>
          <w:kern w:val="0"/>
          <w:sz w:val="24"/>
          <w:szCs w:val="24"/>
        </w:rPr>
        <w:t xml:space="preserve"> ScopedProxyMode.TARGET_CLASS;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then use </w:t>
      </w:r>
      <w:r w:rsidRPr="00BA0D5D">
        <w:rPr>
          <w:rFonts w:ascii="Consolas" w:eastAsia="宋体" w:hAnsi="Consolas" w:cs="宋体"/>
          <w:color w:val="34302D"/>
          <w:kern w:val="0"/>
          <w:sz w:val="23"/>
          <w:szCs w:val="23"/>
          <w:shd w:val="clear" w:color="auto" w:fill="F7F7F8"/>
        </w:rPr>
        <w:t>@SessionScope</w:t>
      </w:r>
      <w:r w:rsidRPr="00BA0D5D">
        <w:rPr>
          <w:rFonts w:ascii="inherit" w:eastAsia="宋体" w:hAnsi="inherit" w:cs="Arial"/>
          <w:color w:val="34302D"/>
          <w:kern w:val="0"/>
          <w:sz w:val="24"/>
          <w:szCs w:val="24"/>
        </w:rPr>
        <w:t> without declaring the </w:t>
      </w:r>
      <w:r w:rsidRPr="00BA0D5D">
        <w:rPr>
          <w:rFonts w:ascii="Consolas" w:eastAsia="宋体" w:hAnsi="Consolas" w:cs="宋体"/>
          <w:color w:val="34302D"/>
          <w:kern w:val="0"/>
          <w:sz w:val="23"/>
          <w:szCs w:val="23"/>
          <w:shd w:val="clear" w:color="auto" w:fill="F7F7F8"/>
        </w:rPr>
        <w:t>proxyMode</w:t>
      </w:r>
      <w:r w:rsidRPr="00BA0D5D">
        <w:rPr>
          <w:rFonts w:ascii="inherit" w:eastAsia="宋体" w:hAnsi="inherit" w:cs="Arial"/>
          <w:color w:val="34302D"/>
          <w:kern w:val="0"/>
          <w:sz w:val="24"/>
          <w:szCs w:val="24"/>
        </w:rPr>
        <w:t> as follows:</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然后您可以使用</w:t>
      </w:r>
      <w:r>
        <w:rPr>
          <w:rStyle w:val="HTML"/>
          <w:rFonts w:ascii="Consolas" w:hAnsi="Consolas"/>
          <w:sz w:val="23"/>
          <w:szCs w:val="23"/>
          <w:shd w:val="clear" w:color="auto" w:fill="F7F7F8"/>
        </w:rPr>
        <w:t>@SessionScope</w:t>
      </w:r>
      <w:r>
        <w:rPr>
          <w:rFonts w:ascii="Arial" w:hAnsi="Arial" w:cs="Arial"/>
          <w:color w:val="34302D"/>
          <w:shd w:val="clear" w:color="auto" w:fill="FFFFFF"/>
        </w:rPr>
        <w:t>而不声明</w:t>
      </w:r>
      <w:r>
        <w:rPr>
          <w:rStyle w:val="HTML"/>
          <w:rFonts w:ascii="Consolas" w:hAnsi="Consolas"/>
          <w:sz w:val="23"/>
          <w:szCs w:val="23"/>
          <w:shd w:val="clear" w:color="auto" w:fill="F7F7F8"/>
        </w:rPr>
        <w:t>proxyMode</w:t>
      </w:r>
      <w:r>
        <w:rPr>
          <w:rFonts w:ascii="Arial" w:hAnsi="Arial" w:cs="Arial"/>
          <w:color w:val="34302D"/>
          <w:shd w:val="clear" w:color="auto" w:fill="FFFFFF"/>
        </w:rPr>
        <w:t>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@SessionScope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SessionScopedService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override the value for the </w:t>
      </w:r>
      <w:r w:rsidRPr="00BA0D5D">
        <w:rPr>
          <w:rFonts w:ascii="Consolas" w:eastAsia="宋体" w:hAnsi="Consolas" w:cs="宋体"/>
          <w:color w:val="34302D"/>
          <w:kern w:val="0"/>
          <w:sz w:val="23"/>
          <w:szCs w:val="23"/>
          <w:shd w:val="clear" w:color="auto" w:fill="F7F7F8"/>
        </w:rPr>
        <w:t>proxyMode</w:t>
      </w:r>
      <w:r w:rsidRPr="00BA0D5D">
        <w:rPr>
          <w:rFonts w:ascii="inherit" w:eastAsia="宋体" w:hAnsi="inherit" w:cs="Arial"/>
          <w:color w:val="34302D"/>
          <w:kern w:val="0"/>
          <w:sz w:val="24"/>
          <w:szCs w:val="24"/>
        </w:rPr>
        <w:t>, as the following example shows:</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您还可以覆盖该值</w:t>
      </w:r>
      <w:r>
        <w:rPr>
          <w:rStyle w:val="HTML"/>
          <w:rFonts w:ascii="Consolas" w:hAnsi="Consolas"/>
          <w:sz w:val="23"/>
          <w:szCs w:val="23"/>
          <w:shd w:val="clear" w:color="auto" w:fill="F7F7F8"/>
        </w:rPr>
        <w:t>proxyMode</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@SessionScope</w:t>
      </w:r>
      <w:r w:rsidRPr="00BA0D5D">
        <w:rPr>
          <w:rFonts w:ascii="Consolas" w:eastAsia="宋体" w:hAnsi="Consolas" w:cs="宋体"/>
          <w:color w:val="34302D"/>
          <w:kern w:val="0"/>
          <w:sz w:val="24"/>
          <w:szCs w:val="24"/>
        </w:rPr>
        <w:t>(proxyMode = ScopedProxyMode.INTERFACES)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SessionScopedUserService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UserService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further details, see the </w:t>
      </w:r>
      <w:hyperlink r:id="rId311" w:history="1">
        <w:r w:rsidRPr="00BA0D5D">
          <w:rPr>
            <w:rFonts w:ascii="inherit" w:eastAsia="宋体" w:hAnsi="inherit" w:cs="Arial"/>
            <w:color w:val="548E2E"/>
            <w:kern w:val="0"/>
            <w:sz w:val="24"/>
            <w:szCs w:val="24"/>
            <w:u w:val="single"/>
          </w:rPr>
          <w:t>Spring Annotation Programming Model</w:t>
        </w:r>
      </w:hyperlink>
      <w:r w:rsidRPr="00BA0D5D">
        <w:rPr>
          <w:rFonts w:ascii="inherit" w:eastAsia="宋体" w:hAnsi="inherit" w:cs="Arial"/>
          <w:color w:val="34302D"/>
          <w:kern w:val="0"/>
          <w:sz w:val="24"/>
          <w:szCs w:val="24"/>
        </w:rPr>
        <w:t> wiki page.</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有关更多详细信息，请参阅</w:t>
      </w:r>
      <w:r>
        <w:rPr>
          <w:rFonts w:ascii="Arial" w:hAnsi="Arial" w:cs="Arial"/>
          <w:color w:val="34302D"/>
          <w:shd w:val="clear" w:color="auto" w:fill="FFFFFF"/>
        </w:rPr>
        <w:t> </w:t>
      </w:r>
      <w:hyperlink r:id="rId312" w:history="1">
        <w:r>
          <w:rPr>
            <w:rStyle w:val="a4"/>
            <w:rFonts w:ascii="Arial" w:hAnsi="Arial" w:cs="Arial"/>
            <w:color w:val="548E2E"/>
            <w:shd w:val="clear" w:color="auto" w:fill="FFFFFF"/>
          </w:rPr>
          <w:t>Spring Annotation Programming Model</w:t>
        </w:r>
      </w:hyperlink>
      <w:r>
        <w:rPr>
          <w:rFonts w:ascii="Arial" w:hAnsi="Arial" w:cs="Arial"/>
          <w:color w:val="34302D"/>
          <w:shd w:val="clear" w:color="auto" w:fill="FFFFFF"/>
        </w:rPr>
        <w:t> wiki</w:t>
      </w:r>
      <w:r>
        <w:rPr>
          <w:rFonts w:ascii="Arial" w:hAnsi="Arial" w:cs="Arial"/>
          <w:color w:val="34302D"/>
          <w:shd w:val="clear" w:color="auto" w:fill="FFFFFF"/>
        </w:rPr>
        <w:t>页面。</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1.10.3. Automatically Detecting Classes and Registering Bean Definitions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can automatically detect stereotyped classes and register corresponding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instances with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For example, the following two classes are eligible for such autodetection:</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可以自动检测构造型类并注册相应的</w:t>
      </w:r>
      <w:r>
        <w:rPr>
          <w:rFonts w:ascii="Arial" w:hAnsi="Arial" w:cs="Arial"/>
          <w:color w:val="34302D"/>
          <w:shd w:val="clear" w:color="auto" w:fill="FFFFFF"/>
        </w:rPr>
        <w:t> </w:t>
      </w:r>
      <w:r>
        <w:rPr>
          <w:rStyle w:val="HTML"/>
          <w:rFonts w:ascii="Consolas" w:hAnsi="Consolas"/>
          <w:sz w:val="23"/>
          <w:szCs w:val="23"/>
          <w:shd w:val="clear" w:color="auto" w:fill="F7F7F8"/>
        </w:rPr>
        <w:t>BeanDefinition</w:t>
      </w:r>
      <w:r>
        <w:rPr>
          <w:rFonts w:ascii="Arial" w:hAnsi="Arial" w:cs="Arial"/>
          <w:color w:val="34302D"/>
          <w:shd w:val="clear" w:color="auto" w:fill="FFFFFF"/>
        </w:rPr>
        <w:t>实例</w:t>
      </w:r>
      <w:r>
        <w:rPr>
          <w:rStyle w:val="HTML"/>
          <w:rFonts w:ascii="Consolas" w:hAnsi="Consolas"/>
          <w:sz w:val="23"/>
          <w:szCs w:val="23"/>
          <w:shd w:val="clear" w:color="auto" w:fill="F7F7F8"/>
        </w:rPr>
        <w:t>ApplicationContext</w:t>
      </w:r>
      <w:r>
        <w:rPr>
          <w:rFonts w:ascii="Arial" w:hAnsi="Arial" w:cs="Arial"/>
          <w:color w:val="34302D"/>
          <w:shd w:val="clear" w:color="auto" w:fill="FFFFFF"/>
        </w:rPr>
        <w:t>。例如，以下两个类符合此类自动检测的条件：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SimpleMovieLister(MovieFinder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JpaMovieFinder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implementation elided for clarity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autodetect these classes and register the corresponding beans, you need to add </w:t>
      </w:r>
      <w:r w:rsidRPr="00BA0D5D">
        <w:rPr>
          <w:rFonts w:ascii="Consolas" w:eastAsia="宋体" w:hAnsi="Consolas" w:cs="宋体"/>
          <w:color w:val="34302D"/>
          <w:kern w:val="0"/>
          <w:sz w:val="23"/>
          <w:szCs w:val="23"/>
          <w:shd w:val="clear" w:color="auto" w:fill="F7F7F8"/>
        </w:rPr>
        <w:t>@ComponentScan</w:t>
      </w:r>
      <w:r w:rsidRPr="00BA0D5D">
        <w:rPr>
          <w:rFonts w:ascii="inherit" w:eastAsia="宋体" w:hAnsi="inherit" w:cs="Arial"/>
          <w:color w:val="34302D"/>
          <w:kern w:val="0"/>
          <w:sz w:val="24"/>
          <w:szCs w:val="24"/>
        </w:rPr>
        <w:t> to your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class, where the </w:t>
      </w:r>
      <w:r w:rsidRPr="00BA0D5D">
        <w:rPr>
          <w:rFonts w:ascii="Consolas" w:eastAsia="宋体" w:hAnsi="Consolas" w:cs="宋体"/>
          <w:color w:val="34302D"/>
          <w:kern w:val="0"/>
          <w:sz w:val="23"/>
          <w:szCs w:val="23"/>
          <w:shd w:val="clear" w:color="auto" w:fill="F7F7F8"/>
        </w:rPr>
        <w:t>basePackages</w:t>
      </w:r>
      <w:r w:rsidRPr="00BA0D5D">
        <w:rPr>
          <w:rFonts w:ascii="inherit" w:eastAsia="宋体" w:hAnsi="inherit" w:cs="Arial"/>
          <w:color w:val="34302D"/>
          <w:kern w:val="0"/>
          <w:sz w:val="24"/>
          <w:szCs w:val="24"/>
        </w:rPr>
        <w:t> attribute is a common parent package for the two classes. (Alternatively, you can specify a comma- or semicolon- or space-separated list that includes the parent package of each class.)</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要自动检测这些类并注册相应的</w:t>
      </w:r>
      <w:r>
        <w:rPr>
          <w:rFonts w:ascii="Arial" w:hAnsi="Arial" w:cs="Arial"/>
          <w:color w:val="34302D"/>
          <w:shd w:val="clear" w:color="auto" w:fill="FFFFFF"/>
        </w:rPr>
        <w:t>bean</w:t>
      </w:r>
      <w:r>
        <w:rPr>
          <w:rFonts w:ascii="Arial" w:hAnsi="Arial" w:cs="Arial"/>
          <w:color w:val="34302D"/>
          <w:shd w:val="clear" w:color="auto" w:fill="FFFFFF"/>
        </w:rPr>
        <w:t>，您需要添加</w:t>
      </w:r>
      <w:r>
        <w:rPr>
          <w:rFonts w:ascii="Arial" w:hAnsi="Arial" w:cs="Arial"/>
          <w:color w:val="34302D"/>
          <w:shd w:val="clear" w:color="auto" w:fill="FFFFFF"/>
        </w:rPr>
        <w:t> </w:t>
      </w:r>
      <w:r>
        <w:rPr>
          <w:rStyle w:val="HTML"/>
          <w:rFonts w:ascii="Consolas" w:hAnsi="Consolas"/>
          <w:sz w:val="23"/>
          <w:szCs w:val="23"/>
          <w:shd w:val="clear" w:color="auto" w:fill="F7F7F8"/>
        </w:rPr>
        <w:t>@ComponentScan</w:t>
      </w:r>
      <w:r>
        <w:rPr>
          <w:rFonts w:ascii="Arial" w:hAnsi="Arial" w:cs="Arial"/>
          <w:color w:val="34302D"/>
          <w:shd w:val="clear" w:color="auto" w:fill="FFFFFF"/>
        </w:rPr>
        <w:t>到您的</w:t>
      </w:r>
      <w:r>
        <w:rPr>
          <w:rStyle w:val="HTML"/>
          <w:rFonts w:ascii="Consolas" w:hAnsi="Consolas"/>
          <w:sz w:val="23"/>
          <w:szCs w:val="23"/>
          <w:shd w:val="clear" w:color="auto" w:fill="F7F7F8"/>
        </w:rPr>
        <w:t>@Configuration</w:t>
      </w:r>
      <w:r>
        <w:rPr>
          <w:rFonts w:ascii="Arial" w:hAnsi="Arial" w:cs="Arial"/>
          <w:color w:val="34302D"/>
          <w:shd w:val="clear" w:color="auto" w:fill="FFFFFF"/>
        </w:rPr>
        <w:t>类，其中该</w:t>
      </w:r>
      <w:r>
        <w:rPr>
          <w:rStyle w:val="HTML"/>
          <w:rFonts w:ascii="Consolas" w:hAnsi="Consolas"/>
          <w:sz w:val="23"/>
          <w:szCs w:val="23"/>
          <w:shd w:val="clear" w:color="auto" w:fill="F7F7F8"/>
        </w:rPr>
        <w:t>basePackages</w:t>
      </w:r>
      <w:r>
        <w:rPr>
          <w:rFonts w:ascii="Arial" w:hAnsi="Arial" w:cs="Arial"/>
          <w:color w:val="34302D"/>
          <w:shd w:val="clear" w:color="auto" w:fill="FFFFFF"/>
        </w:rPr>
        <w:t>属性是两个类的公共父包。（或者，您可以指定包含每个类的父包的逗号或分号或空格分隔列表。）</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For brevity, the preceding example could have used the </w:t>
            </w:r>
            <w:r w:rsidRPr="00BA0D5D">
              <w:rPr>
                <w:rFonts w:ascii="Consolas" w:eastAsia="宋体" w:hAnsi="Consolas" w:cs="宋体"/>
                <w:kern w:val="0"/>
                <w:sz w:val="23"/>
                <w:szCs w:val="23"/>
                <w:shd w:val="clear" w:color="auto" w:fill="F7F7F8"/>
              </w:rPr>
              <w:t>value</w:t>
            </w:r>
            <w:r w:rsidRPr="00BA0D5D">
              <w:rPr>
                <w:rFonts w:ascii="宋体" w:eastAsia="宋体" w:hAnsi="宋体" w:cs="宋体"/>
                <w:kern w:val="0"/>
                <w:sz w:val="24"/>
                <w:szCs w:val="24"/>
              </w:rPr>
              <w:t> attribute of the annotation (that is, </w:t>
            </w:r>
            <w:r w:rsidRPr="00BA0D5D">
              <w:rPr>
                <w:rFonts w:ascii="Consolas" w:eastAsia="宋体" w:hAnsi="Consolas" w:cs="宋体"/>
                <w:kern w:val="0"/>
                <w:sz w:val="23"/>
                <w:szCs w:val="23"/>
                <w:shd w:val="clear" w:color="auto" w:fill="F7F7F8"/>
              </w:rPr>
              <w:t>@ComponentScan("org.example")</w:t>
            </w:r>
            <w:r w:rsidRPr="00BA0D5D">
              <w:rPr>
                <w:rFonts w:ascii="宋体" w:eastAsia="宋体" w:hAnsi="宋体" w:cs="宋体"/>
                <w:kern w:val="0"/>
                <w:sz w:val="24"/>
                <w:szCs w:val="24"/>
              </w:rPr>
              <w:t>).</w:t>
            </w:r>
          </w:p>
          <w:p w:rsidR="00CF4601" w:rsidRPr="00BA0D5D" w:rsidRDefault="00CF4601" w:rsidP="00BA0D5D">
            <w:pPr>
              <w:widowControl/>
              <w:jc w:val="left"/>
              <w:rPr>
                <w:rFonts w:ascii="宋体" w:eastAsia="宋体" w:hAnsi="宋体" w:cs="宋体"/>
                <w:kern w:val="0"/>
                <w:sz w:val="24"/>
                <w:szCs w:val="24"/>
              </w:rPr>
            </w:pPr>
            <w:r>
              <w:rPr>
                <w:rFonts w:ascii="Arial" w:hAnsi="Arial" w:cs="Arial"/>
                <w:shd w:val="clear" w:color="auto" w:fill="EBF1E7"/>
              </w:rPr>
              <w:t>为简洁起见，前面的示例可能使用</w:t>
            </w:r>
            <w:r>
              <w:rPr>
                <w:rStyle w:val="HTML"/>
                <w:rFonts w:ascii="Consolas" w:hAnsi="Consolas"/>
                <w:sz w:val="23"/>
                <w:szCs w:val="23"/>
                <w:shd w:val="clear" w:color="auto" w:fill="F7F7F8"/>
              </w:rPr>
              <w:t>value</w:t>
            </w:r>
            <w:r>
              <w:rPr>
                <w:rFonts w:ascii="Arial" w:hAnsi="Arial" w:cs="Arial"/>
                <w:shd w:val="clear" w:color="auto" w:fill="EBF1E7"/>
              </w:rPr>
              <w:t>了注释的属性（即</w:t>
            </w:r>
            <w:r>
              <w:rPr>
                <w:rStyle w:val="HTML"/>
                <w:rFonts w:ascii="Consolas" w:hAnsi="Consolas"/>
                <w:sz w:val="23"/>
                <w:szCs w:val="23"/>
                <w:shd w:val="clear" w:color="auto" w:fill="F7F7F8"/>
              </w:rPr>
              <w:t>@ComponentScan("org.example")</w:t>
            </w:r>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alternative uses XML:</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以下替代方法使用</w:t>
      </w:r>
      <w:r>
        <w:rPr>
          <w:rFonts w:ascii="Arial" w:hAnsi="Arial" w:cs="Arial"/>
          <w:color w:val="34302D"/>
          <w:shd w:val="clear" w:color="auto" w:fill="FFFFFF"/>
        </w:rPr>
        <w:t>XML</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use of </w:t>
            </w:r>
            <w:r w:rsidRPr="00BA0D5D">
              <w:rPr>
                <w:rFonts w:ascii="Consolas" w:eastAsia="宋体" w:hAnsi="Consolas" w:cs="宋体"/>
                <w:kern w:val="0"/>
                <w:sz w:val="23"/>
                <w:szCs w:val="23"/>
                <w:shd w:val="clear" w:color="auto" w:fill="F7F7F8"/>
              </w:rPr>
              <w:t>&lt;context:component-scan&gt;</w:t>
            </w:r>
            <w:r w:rsidRPr="00BA0D5D">
              <w:rPr>
                <w:rFonts w:ascii="宋体" w:eastAsia="宋体" w:hAnsi="宋体" w:cs="宋体"/>
                <w:kern w:val="0"/>
                <w:sz w:val="24"/>
                <w:szCs w:val="24"/>
              </w:rPr>
              <w:t> implicitly enables the functionality of </w:t>
            </w:r>
            <w:r w:rsidRPr="00BA0D5D">
              <w:rPr>
                <w:rFonts w:ascii="Consolas" w:eastAsia="宋体" w:hAnsi="Consolas" w:cs="宋体"/>
                <w:kern w:val="0"/>
                <w:sz w:val="23"/>
                <w:szCs w:val="23"/>
                <w:shd w:val="clear" w:color="auto" w:fill="F7F7F8"/>
              </w:rPr>
              <w:t>&lt;context:annotation-config&gt;</w:t>
            </w:r>
            <w:r w:rsidRPr="00BA0D5D">
              <w:rPr>
                <w:rFonts w:ascii="宋体" w:eastAsia="宋体" w:hAnsi="宋体" w:cs="宋体"/>
                <w:kern w:val="0"/>
                <w:sz w:val="24"/>
                <w:szCs w:val="24"/>
              </w:rPr>
              <w:t>. There is usually no need to include the </w:t>
            </w:r>
            <w:r w:rsidRPr="00BA0D5D">
              <w:rPr>
                <w:rFonts w:ascii="Consolas" w:eastAsia="宋体" w:hAnsi="Consolas" w:cs="宋体"/>
                <w:kern w:val="0"/>
                <w:sz w:val="23"/>
                <w:szCs w:val="23"/>
                <w:shd w:val="clear" w:color="auto" w:fill="F7F7F8"/>
              </w:rPr>
              <w:t>&lt;context:annotation-config&gt;</w:t>
            </w:r>
            <w:r w:rsidRPr="00BA0D5D">
              <w:rPr>
                <w:rFonts w:ascii="宋体" w:eastAsia="宋体" w:hAnsi="宋体" w:cs="宋体"/>
                <w:kern w:val="0"/>
                <w:sz w:val="24"/>
                <w:szCs w:val="24"/>
              </w:rPr>
              <w:t> element when using </w:t>
            </w:r>
            <w:r w:rsidRPr="00BA0D5D">
              <w:rPr>
                <w:rFonts w:ascii="Consolas" w:eastAsia="宋体" w:hAnsi="Consolas" w:cs="宋体"/>
                <w:kern w:val="0"/>
                <w:sz w:val="23"/>
                <w:szCs w:val="23"/>
                <w:shd w:val="clear" w:color="auto" w:fill="F7F7F8"/>
              </w:rPr>
              <w:t>&lt;context:component-scan&gt;</w:t>
            </w:r>
            <w:r w:rsidRPr="00BA0D5D">
              <w:rPr>
                <w:rFonts w:ascii="宋体" w:eastAsia="宋体" w:hAnsi="宋体" w:cs="宋体"/>
                <w:kern w:val="0"/>
                <w:sz w:val="24"/>
                <w:szCs w:val="24"/>
              </w:rPr>
              <w:t>.</w:t>
            </w:r>
          </w:p>
          <w:p w:rsidR="00CF4601" w:rsidRPr="00BA0D5D" w:rsidRDefault="00CF4601" w:rsidP="00BA0D5D">
            <w:pPr>
              <w:widowControl/>
              <w:jc w:val="left"/>
              <w:rPr>
                <w:rFonts w:ascii="宋体" w:eastAsia="宋体" w:hAnsi="宋体" w:cs="宋体"/>
                <w:kern w:val="0"/>
                <w:sz w:val="24"/>
                <w:szCs w:val="24"/>
              </w:rPr>
            </w:pPr>
            <w:r>
              <w:rPr>
                <w:rFonts w:ascii="Arial" w:hAnsi="Arial" w:cs="Arial"/>
                <w:shd w:val="clear" w:color="auto" w:fill="EBF1E7"/>
              </w:rPr>
              <w:t>使用</w:t>
            </w:r>
            <w:r>
              <w:rPr>
                <w:rStyle w:val="HTML"/>
                <w:rFonts w:ascii="Consolas" w:hAnsi="Consolas"/>
                <w:sz w:val="23"/>
                <w:szCs w:val="23"/>
                <w:shd w:val="clear" w:color="auto" w:fill="F7F7F8"/>
              </w:rPr>
              <w:t>&lt;context:component-scan&gt;</w:t>
            </w:r>
            <w:r>
              <w:rPr>
                <w:rFonts w:ascii="Arial" w:hAnsi="Arial" w:cs="Arial"/>
                <w:shd w:val="clear" w:color="auto" w:fill="EBF1E7"/>
              </w:rPr>
              <w:t>隐式启用功能</w:t>
            </w:r>
            <w:r>
              <w:rPr>
                <w:rFonts w:ascii="Arial" w:hAnsi="Arial" w:cs="Arial"/>
                <w:shd w:val="clear" w:color="auto" w:fill="EBF1E7"/>
              </w:rPr>
              <w:t> </w:t>
            </w:r>
            <w:r>
              <w:rPr>
                <w:rStyle w:val="HTML"/>
                <w:rFonts w:ascii="Consolas" w:hAnsi="Consolas"/>
                <w:sz w:val="23"/>
                <w:szCs w:val="23"/>
                <w:shd w:val="clear" w:color="auto" w:fill="F7F7F8"/>
              </w:rPr>
              <w:t>&lt;context:annotation-config&gt;</w:t>
            </w:r>
            <w:r>
              <w:rPr>
                <w:rFonts w:ascii="Arial" w:hAnsi="Arial" w:cs="Arial"/>
                <w:shd w:val="clear" w:color="auto" w:fill="EBF1E7"/>
              </w:rPr>
              <w:t>。</w:t>
            </w:r>
            <w:r>
              <w:rPr>
                <w:rStyle w:val="HTML"/>
                <w:rFonts w:ascii="Consolas" w:hAnsi="Consolas"/>
                <w:sz w:val="23"/>
                <w:szCs w:val="23"/>
                <w:shd w:val="clear" w:color="auto" w:fill="F7F7F8"/>
              </w:rPr>
              <w:t>&lt;context:annotation-config&gt;</w:t>
            </w:r>
            <w:r>
              <w:rPr>
                <w:rFonts w:ascii="Arial" w:hAnsi="Arial" w:cs="Arial"/>
                <w:shd w:val="clear" w:color="auto" w:fill="EBF1E7"/>
              </w:rPr>
              <w:t>使用时通常不需要包含</w:t>
            </w:r>
            <w:r>
              <w:rPr>
                <w:rFonts w:ascii="Arial" w:hAnsi="Arial" w:cs="Arial"/>
                <w:shd w:val="clear" w:color="auto" w:fill="EBF1E7"/>
              </w:rPr>
              <w:t> </w:t>
            </w:r>
            <w:r>
              <w:rPr>
                <w:rFonts w:ascii="Arial" w:hAnsi="Arial" w:cs="Arial"/>
                <w:shd w:val="clear" w:color="auto" w:fill="EBF1E7"/>
              </w:rPr>
              <w:t>元素</w:t>
            </w:r>
            <w:r>
              <w:rPr>
                <w:rStyle w:val="HTML"/>
                <w:rFonts w:ascii="Consolas" w:hAnsi="Consolas"/>
                <w:sz w:val="23"/>
                <w:szCs w:val="23"/>
                <w:shd w:val="clear" w:color="auto" w:fill="F7F7F8"/>
              </w:rPr>
              <w:t>&lt;context:component-scan&gt;</w:t>
            </w:r>
            <w:r>
              <w:rPr>
                <w:rFonts w:ascii="Arial" w:hAnsi="Arial" w:cs="Arial"/>
                <w:shd w:val="clear" w:color="auto" w:fill="EBF1E7"/>
              </w:rPr>
              <w:t>。</w:t>
            </w:r>
          </w:p>
        </w:tc>
      </w:tr>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scanning of classpath packages requires the presence of corresponding directory entries in the classpath. When you build JARs with Ant, make sure that you do not activate the files-only switch of the JAR task. Also, classpath directories may not be exposed based on security policies in some environments — for example, standalone apps on JDK 1.7.0_45 and higher (which requires 'Trusted-Library' setup in your manifests — see</w:t>
            </w:r>
            <w:hyperlink r:id="rId313" w:history="1">
              <w:r w:rsidRPr="00BA0D5D">
                <w:rPr>
                  <w:rFonts w:ascii="inherit" w:eastAsia="宋体" w:hAnsi="inherit" w:cs="宋体"/>
                  <w:color w:val="548E2E"/>
                  <w:kern w:val="0"/>
                  <w:sz w:val="24"/>
                  <w:szCs w:val="24"/>
                  <w:u w:val="single"/>
                </w:rPr>
                <w:t>https://stackoverflow.com/questions/19394570/java-jre-7u45-breaks-classloader-getresources</w:t>
              </w:r>
            </w:hyperlink>
            <w:r w:rsidRPr="00BA0D5D">
              <w:rPr>
                <w:rFonts w:ascii="inherit" w:eastAsia="宋体" w:hAnsi="inherit" w:cs="宋体"/>
                <w:kern w:val="0"/>
                <w:sz w:val="24"/>
                <w:szCs w:val="24"/>
              </w:rPr>
              <w:t>).</w:t>
            </w:r>
          </w:p>
          <w:p w:rsidR="00CF4601" w:rsidRPr="00BA0D5D" w:rsidRDefault="00CF4601"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扫描类路径包需要在类路径中存在相应的目录条目。使用</w:t>
            </w:r>
            <w:r>
              <w:rPr>
                <w:rFonts w:ascii="Arial" w:hAnsi="Arial" w:cs="Arial"/>
                <w:shd w:val="clear" w:color="auto" w:fill="EBF1E7"/>
              </w:rPr>
              <w:t>Ant</w:t>
            </w:r>
            <w:r>
              <w:rPr>
                <w:rFonts w:ascii="Arial" w:hAnsi="Arial" w:cs="Arial"/>
                <w:shd w:val="clear" w:color="auto" w:fill="EBF1E7"/>
              </w:rPr>
              <w:t>构建</w:t>
            </w:r>
            <w:r>
              <w:rPr>
                <w:rFonts w:ascii="Arial" w:hAnsi="Arial" w:cs="Arial"/>
                <w:shd w:val="clear" w:color="auto" w:fill="EBF1E7"/>
              </w:rPr>
              <w:t>JAR</w:t>
            </w:r>
            <w:r>
              <w:rPr>
                <w:rFonts w:ascii="Arial" w:hAnsi="Arial" w:cs="Arial"/>
                <w:shd w:val="clear" w:color="auto" w:fill="EBF1E7"/>
              </w:rPr>
              <w:t>时，请确保不要激活</w:t>
            </w:r>
            <w:r>
              <w:rPr>
                <w:rFonts w:ascii="Arial" w:hAnsi="Arial" w:cs="Arial"/>
                <w:shd w:val="clear" w:color="auto" w:fill="EBF1E7"/>
              </w:rPr>
              <w:t>JAR</w:t>
            </w:r>
            <w:r>
              <w:rPr>
                <w:rFonts w:ascii="Arial" w:hAnsi="Arial" w:cs="Arial"/>
                <w:shd w:val="clear" w:color="auto" w:fill="EBF1E7"/>
              </w:rPr>
              <w:t>任务的仅文件开关。此外，在某些环境中，可能不会基于安全策略公开类路径目录</w:t>
            </w:r>
            <w:r>
              <w:rPr>
                <w:rFonts w:ascii="Arial" w:hAnsi="Arial" w:cs="Arial"/>
                <w:shd w:val="clear" w:color="auto" w:fill="EBF1E7"/>
              </w:rPr>
              <w:t xml:space="preserve"> - </w:t>
            </w:r>
            <w:r>
              <w:rPr>
                <w:rFonts w:ascii="Arial" w:hAnsi="Arial" w:cs="Arial"/>
                <w:shd w:val="clear" w:color="auto" w:fill="EBF1E7"/>
              </w:rPr>
              <w:t>例如，</w:t>
            </w:r>
            <w:r>
              <w:rPr>
                <w:rFonts w:ascii="Arial" w:hAnsi="Arial" w:cs="Arial"/>
                <w:shd w:val="clear" w:color="auto" w:fill="EBF1E7"/>
              </w:rPr>
              <w:t>JDK 1.7.0_45</w:t>
            </w:r>
            <w:r>
              <w:rPr>
                <w:rFonts w:ascii="Arial" w:hAnsi="Arial" w:cs="Arial"/>
                <w:shd w:val="clear" w:color="auto" w:fill="EBF1E7"/>
              </w:rPr>
              <w:t>及更高版本上的独立应用程序（需要在清单中设置</w:t>
            </w:r>
            <w:r>
              <w:rPr>
                <w:rFonts w:ascii="Arial" w:hAnsi="Arial" w:cs="Arial"/>
                <w:shd w:val="clear" w:color="auto" w:fill="EBF1E7"/>
              </w:rPr>
              <w:t xml:space="preserve">“Trusted-Library” - </w:t>
            </w:r>
            <w:r>
              <w:rPr>
                <w:rFonts w:ascii="Arial" w:hAnsi="Arial" w:cs="Arial"/>
                <w:shd w:val="clear" w:color="auto" w:fill="EBF1E7"/>
              </w:rPr>
              <w:t>请参阅</w:t>
            </w:r>
            <w:r>
              <w:rPr>
                <w:rFonts w:ascii="Arial" w:hAnsi="Arial" w:cs="Arial"/>
                <w:shd w:val="clear" w:color="auto" w:fill="EBF1E7"/>
              </w:rPr>
              <w:t> </w:t>
            </w:r>
            <w:hyperlink r:id="rId314" w:history="1">
              <w:r>
                <w:rPr>
                  <w:rStyle w:val="a4"/>
                  <w:rFonts w:ascii="Arial" w:hAnsi="Arial" w:cs="Arial"/>
                  <w:color w:val="548E2E"/>
                  <w:shd w:val="clear" w:color="auto" w:fill="EBF1E7"/>
                </w:rPr>
                <w:t>https://stackoverflow.com/ questions / 19394570 / java-jre-7u45-breaks-classloader-getresources</w:t>
              </w:r>
            </w:hyperlink>
            <w:r>
              <w:rPr>
                <w:rFonts w:ascii="Arial" w:hAnsi="Arial" w:cs="Arial"/>
                <w:shd w:val="clear" w:color="auto" w:fill="EBF1E7"/>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On JDK 9’s module path (Jigsaw), Spring’s classpath scanning generally works as expected. However, make sure that your component classes are exported in your </w:t>
            </w:r>
            <w:r w:rsidRPr="00BA0D5D">
              <w:rPr>
                <w:rFonts w:ascii="Consolas" w:eastAsia="宋体" w:hAnsi="Consolas" w:cs="宋体"/>
                <w:kern w:val="0"/>
                <w:sz w:val="23"/>
                <w:szCs w:val="23"/>
                <w:shd w:val="clear" w:color="auto" w:fill="F7F7F8"/>
              </w:rPr>
              <w:t>module-info</w:t>
            </w:r>
            <w:r w:rsidRPr="00BA0D5D">
              <w:rPr>
                <w:rFonts w:ascii="inherit" w:eastAsia="宋体" w:hAnsi="inherit" w:cs="宋体"/>
                <w:kern w:val="0"/>
                <w:sz w:val="24"/>
                <w:szCs w:val="24"/>
              </w:rPr>
              <w:t> descriptors. If you expect Spring to invoke non-public members of your classes, make sure that they are 'opened' (that is, that they use an </w:t>
            </w:r>
            <w:r w:rsidRPr="00BA0D5D">
              <w:rPr>
                <w:rFonts w:ascii="Consolas" w:eastAsia="宋体" w:hAnsi="Consolas" w:cs="宋体"/>
                <w:kern w:val="0"/>
                <w:sz w:val="23"/>
                <w:szCs w:val="23"/>
                <w:shd w:val="clear" w:color="auto" w:fill="F7F7F8"/>
              </w:rPr>
              <w:t>opens</w:t>
            </w:r>
            <w:r w:rsidRPr="00BA0D5D">
              <w:rPr>
                <w:rFonts w:ascii="inherit" w:eastAsia="宋体" w:hAnsi="inherit" w:cs="宋体"/>
                <w:kern w:val="0"/>
                <w:sz w:val="24"/>
                <w:szCs w:val="24"/>
              </w:rPr>
              <w:t> declaration instead of an </w:t>
            </w:r>
            <w:r w:rsidRPr="00BA0D5D">
              <w:rPr>
                <w:rFonts w:ascii="Consolas" w:eastAsia="宋体" w:hAnsi="Consolas" w:cs="宋体"/>
                <w:kern w:val="0"/>
                <w:sz w:val="23"/>
                <w:szCs w:val="23"/>
                <w:shd w:val="clear" w:color="auto" w:fill="F7F7F8"/>
              </w:rPr>
              <w:t>exports</w:t>
            </w:r>
            <w:r w:rsidRPr="00BA0D5D">
              <w:rPr>
                <w:rFonts w:ascii="inherit" w:eastAsia="宋体" w:hAnsi="inherit" w:cs="宋体"/>
                <w:kern w:val="0"/>
                <w:sz w:val="24"/>
                <w:szCs w:val="24"/>
              </w:rPr>
              <w:t> declaration in your </w:t>
            </w:r>
            <w:r w:rsidRPr="00BA0D5D">
              <w:rPr>
                <w:rFonts w:ascii="Consolas" w:eastAsia="宋体" w:hAnsi="Consolas" w:cs="宋体"/>
                <w:kern w:val="0"/>
                <w:sz w:val="23"/>
                <w:szCs w:val="23"/>
                <w:shd w:val="clear" w:color="auto" w:fill="F7F7F8"/>
              </w:rPr>
              <w:t>module-info</w:t>
            </w:r>
            <w:r w:rsidRPr="00BA0D5D">
              <w:rPr>
                <w:rFonts w:ascii="inherit" w:eastAsia="宋体" w:hAnsi="inherit" w:cs="宋体"/>
                <w:kern w:val="0"/>
                <w:sz w:val="24"/>
                <w:szCs w:val="24"/>
              </w:rPr>
              <w:t> descriptor).</w:t>
            </w:r>
          </w:p>
          <w:p w:rsidR="00CF4601" w:rsidRPr="00BA0D5D" w:rsidRDefault="00CF4601" w:rsidP="00BA0D5D">
            <w:pPr>
              <w:widowControl/>
              <w:jc w:val="left"/>
              <w:rPr>
                <w:rFonts w:ascii="inherit" w:eastAsia="宋体" w:hAnsi="inherit" w:cs="宋体" w:hint="eastAsia"/>
                <w:kern w:val="0"/>
                <w:sz w:val="24"/>
                <w:szCs w:val="24"/>
              </w:rPr>
            </w:pPr>
            <w:r>
              <w:rPr>
                <w:rFonts w:ascii="Arial" w:hAnsi="Arial" w:cs="Arial"/>
                <w:shd w:val="clear" w:color="auto" w:fill="EBF1E7"/>
              </w:rPr>
              <w:t>在</w:t>
            </w:r>
            <w:r>
              <w:rPr>
                <w:rFonts w:ascii="Arial" w:hAnsi="Arial" w:cs="Arial"/>
                <w:shd w:val="clear" w:color="auto" w:fill="EBF1E7"/>
              </w:rPr>
              <w:t>JDK 9</w:t>
            </w:r>
            <w:r>
              <w:rPr>
                <w:rFonts w:ascii="Arial" w:hAnsi="Arial" w:cs="Arial"/>
                <w:shd w:val="clear" w:color="auto" w:fill="EBF1E7"/>
              </w:rPr>
              <w:t>的模块路径（</w:t>
            </w:r>
            <w:r>
              <w:rPr>
                <w:rFonts w:ascii="Arial" w:hAnsi="Arial" w:cs="Arial"/>
                <w:shd w:val="clear" w:color="auto" w:fill="EBF1E7"/>
              </w:rPr>
              <w:t>Jigsaw</w:t>
            </w:r>
            <w:r>
              <w:rPr>
                <w:rFonts w:ascii="Arial" w:hAnsi="Arial" w:cs="Arial"/>
                <w:shd w:val="clear" w:color="auto" w:fill="EBF1E7"/>
              </w:rPr>
              <w:t>）上，</w:t>
            </w:r>
            <w:r>
              <w:rPr>
                <w:rFonts w:ascii="Arial" w:hAnsi="Arial" w:cs="Arial"/>
                <w:shd w:val="clear" w:color="auto" w:fill="EBF1E7"/>
              </w:rPr>
              <w:t>Spring</w:t>
            </w:r>
            <w:r>
              <w:rPr>
                <w:rFonts w:ascii="Arial" w:hAnsi="Arial" w:cs="Arial"/>
                <w:shd w:val="clear" w:color="auto" w:fill="EBF1E7"/>
              </w:rPr>
              <w:t>的类路径扫描通常按预期工作。但是，请确保在</w:t>
            </w:r>
            <w:r>
              <w:rPr>
                <w:rStyle w:val="HTML"/>
                <w:rFonts w:ascii="Consolas" w:hAnsi="Consolas"/>
                <w:sz w:val="23"/>
                <w:szCs w:val="23"/>
                <w:shd w:val="clear" w:color="auto" w:fill="F7F7F8"/>
              </w:rPr>
              <w:t>module-info</w:t>
            </w:r>
            <w:r>
              <w:rPr>
                <w:rFonts w:ascii="Arial" w:hAnsi="Arial" w:cs="Arial"/>
                <w:shd w:val="clear" w:color="auto" w:fill="EBF1E7"/>
              </w:rPr>
              <w:t> </w:t>
            </w:r>
            <w:r>
              <w:rPr>
                <w:rFonts w:ascii="Arial" w:hAnsi="Arial" w:cs="Arial"/>
                <w:shd w:val="clear" w:color="auto" w:fill="EBF1E7"/>
              </w:rPr>
              <w:t>描述符中导出组件类。如果您希望</w:t>
            </w:r>
            <w:r>
              <w:rPr>
                <w:rFonts w:ascii="Arial" w:hAnsi="Arial" w:cs="Arial"/>
                <w:shd w:val="clear" w:color="auto" w:fill="EBF1E7"/>
              </w:rPr>
              <w:t>Spring</w:t>
            </w:r>
            <w:r>
              <w:rPr>
                <w:rFonts w:ascii="Arial" w:hAnsi="Arial" w:cs="Arial"/>
                <w:shd w:val="clear" w:color="auto" w:fill="EBF1E7"/>
              </w:rPr>
              <w:t>调用类的非公共成员，请确保它们已</w:t>
            </w:r>
            <w:r>
              <w:rPr>
                <w:rFonts w:ascii="Arial" w:hAnsi="Arial" w:cs="Arial"/>
                <w:shd w:val="clear" w:color="auto" w:fill="EBF1E7"/>
              </w:rPr>
              <w:t>“</w:t>
            </w:r>
            <w:r>
              <w:rPr>
                <w:rFonts w:ascii="Arial" w:hAnsi="Arial" w:cs="Arial"/>
                <w:shd w:val="clear" w:color="auto" w:fill="EBF1E7"/>
              </w:rPr>
              <w:t>打开</w:t>
            </w:r>
            <w:r>
              <w:rPr>
                <w:rFonts w:ascii="Arial" w:hAnsi="Arial" w:cs="Arial"/>
                <w:shd w:val="clear" w:color="auto" w:fill="EBF1E7"/>
              </w:rPr>
              <w:t>”</w:t>
            </w:r>
            <w:r>
              <w:rPr>
                <w:rFonts w:ascii="Arial" w:hAnsi="Arial" w:cs="Arial"/>
                <w:shd w:val="clear" w:color="auto" w:fill="EBF1E7"/>
              </w:rPr>
              <w:t>（即，它们在描述符中使用</w:t>
            </w:r>
            <w:r>
              <w:rPr>
                <w:rStyle w:val="HTML"/>
                <w:rFonts w:ascii="Consolas" w:hAnsi="Consolas"/>
                <w:sz w:val="23"/>
                <w:szCs w:val="23"/>
                <w:shd w:val="clear" w:color="auto" w:fill="F7F7F8"/>
              </w:rPr>
              <w:t>opens</w:t>
            </w:r>
            <w:r>
              <w:rPr>
                <w:rFonts w:ascii="Arial" w:hAnsi="Arial" w:cs="Arial"/>
                <w:shd w:val="clear" w:color="auto" w:fill="EBF1E7"/>
              </w:rPr>
              <w:t>声明而不是</w:t>
            </w:r>
            <w:r>
              <w:rPr>
                <w:rStyle w:val="HTML"/>
                <w:rFonts w:ascii="Consolas" w:hAnsi="Consolas"/>
                <w:sz w:val="23"/>
                <w:szCs w:val="23"/>
                <w:shd w:val="clear" w:color="auto" w:fill="F7F7F8"/>
              </w:rPr>
              <w:t>exports</w:t>
            </w:r>
            <w:r>
              <w:rPr>
                <w:rFonts w:ascii="Arial" w:hAnsi="Arial" w:cs="Arial"/>
                <w:shd w:val="clear" w:color="auto" w:fill="EBF1E7"/>
              </w:rPr>
              <w:t>声明</w:t>
            </w:r>
            <w:r>
              <w:rPr>
                <w:rStyle w:val="HTML"/>
                <w:rFonts w:ascii="Consolas" w:hAnsi="Consolas"/>
                <w:sz w:val="23"/>
                <w:szCs w:val="23"/>
                <w:shd w:val="clear" w:color="auto" w:fill="F7F7F8"/>
              </w:rPr>
              <w:t>module-info</w:t>
            </w:r>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Furthermore, the </w:t>
      </w:r>
      <w:r w:rsidRPr="00BA0D5D">
        <w:rPr>
          <w:rFonts w:ascii="Consolas" w:eastAsia="宋体" w:hAnsi="Consolas" w:cs="宋体"/>
          <w:color w:val="34302D"/>
          <w:kern w:val="0"/>
          <w:sz w:val="23"/>
          <w:szCs w:val="23"/>
          <w:shd w:val="clear" w:color="auto" w:fill="F7F7F8"/>
        </w:rPr>
        <w:t>AutowiredAnnotationBeanPostProcessor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CommonAnnotationBeanPostProcessor</w:t>
      </w:r>
      <w:r w:rsidRPr="00BA0D5D">
        <w:rPr>
          <w:rFonts w:ascii="inherit" w:eastAsia="宋体" w:hAnsi="inherit" w:cs="Arial"/>
          <w:color w:val="34302D"/>
          <w:kern w:val="0"/>
          <w:sz w:val="24"/>
          <w:szCs w:val="24"/>
        </w:rPr>
        <w:t> are both implicitly included when you use the component-scan element. That means that the two components are autodetected and wired together — all without any bean configuration metadata provided in XML.</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此外，当您使用</w:t>
      </w:r>
      <w:r>
        <w:rPr>
          <w:rFonts w:ascii="Arial" w:hAnsi="Arial" w:cs="Arial"/>
          <w:color w:val="34302D"/>
          <w:shd w:val="clear" w:color="auto" w:fill="FFFFFF"/>
        </w:rPr>
        <w:t>component-scan</w:t>
      </w:r>
      <w:r>
        <w:rPr>
          <w:rFonts w:ascii="Arial" w:hAnsi="Arial" w:cs="Arial"/>
          <w:color w:val="34302D"/>
          <w:shd w:val="clear" w:color="auto" w:fill="FFFFFF"/>
        </w:rPr>
        <w:t>元素时，隐式包含</w:t>
      </w:r>
      <w:r>
        <w:rPr>
          <w:rStyle w:val="HTML"/>
          <w:rFonts w:ascii="Consolas" w:hAnsi="Consolas"/>
          <w:sz w:val="23"/>
          <w:szCs w:val="23"/>
          <w:shd w:val="clear" w:color="auto" w:fill="F7F7F8"/>
        </w:rPr>
        <w:t>AutowiredAnnotationBeanPostProcessor</w:t>
      </w:r>
      <w:r>
        <w:rPr>
          <w:rFonts w:ascii="Arial" w:hAnsi="Arial" w:cs="Arial"/>
          <w:color w:val="34302D"/>
          <w:shd w:val="clear" w:color="auto" w:fill="FFFFFF"/>
        </w:rPr>
        <w:t>和</w:t>
      </w:r>
      <w:r>
        <w:rPr>
          <w:rStyle w:val="HTML"/>
          <w:rFonts w:ascii="Consolas" w:hAnsi="Consolas"/>
          <w:sz w:val="23"/>
          <w:szCs w:val="23"/>
          <w:shd w:val="clear" w:color="auto" w:fill="F7F7F8"/>
        </w:rPr>
        <w:t>CommonAnnotationBeanPostProcessor</w:t>
      </w:r>
      <w:r>
        <w:rPr>
          <w:rFonts w:ascii="Arial" w:hAnsi="Arial" w:cs="Arial"/>
          <w:color w:val="34302D"/>
          <w:shd w:val="clear" w:color="auto" w:fill="FFFFFF"/>
        </w:rPr>
        <w:t>。这意味着这两个组件是自动检测并连接在一起的</w:t>
      </w:r>
      <w:r>
        <w:rPr>
          <w:rFonts w:ascii="Arial" w:hAnsi="Arial" w:cs="Arial"/>
          <w:color w:val="34302D"/>
          <w:shd w:val="clear" w:color="auto" w:fill="FFFFFF"/>
        </w:rPr>
        <w:t xml:space="preserve"> - </w:t>
      </w:r>
      <w:r>
        <w:rPr>
          <w:rFonts w:ascii="Arial" w:hAnsi="Arial" w:cs="Arial"/>
          <w:color w:val="34302D"/>
          <w:shd w:val="clear" w:color="auto" w:fill="FFFFFF"/>
        </w:rPr>
        <w:t>所有这些都没有在</w:t>
      </w:r>
      <w:r>
        <w:rPr>
          <w:rFonts w:ascii="Arial" w:hAnsi="Arial" w:cs="Arial"/>
          <w:color w:val="34302D"/>
          <w:shd w:val="clear" w:color="auto" w:fill="FFFFFF"/>
        </w:rPr>
        <w:t>XML</w:t>
      </w:r>
      <w:r>
        <w:rPr>
          <w:rFonts w:ascii="Arial" w:hAnsi="Arial" w:cs="Arial"/>
          <w:color w:val="34302D"/>
          <w:shd w:val="clear" w:color="auto" w:fill="FFFFFF"/>
        </w:rPr>
        <w:t>中提供任何</w:t>
      </w:r>
      <w:r>
        <w:rPr>
          <w:rFonts w:ascii="Arial" w:hAnsi="Arial" w:cs="Arial"/>
          <w:color w:val="34302D"/>
          <w:shd w:val="clear" w:color="auto" w:fill="FFFFFF"/>
        </w:rPr>
        <w:t>bean</w:t>
      </w:r>
      <w:r>
        <w:rPr>
          <w:rFonts w:ascii="Arial" w:hAnsi="Arial" w:cs="Arial"/>
          <w:color w:val="34302D"/>
          <w:shd w:val="clear" w:color="auto" w:fill="FFFFFF"/>
        </w:rPr>
        <w:t>配置元数据。</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disable the registration of </w:t>
            </w:r>
            <w:r w:rsidRPr="00BA0D5D">
              <w:rPr>
                <w:rFonts w:ascii="Consolas" w:eastAsia="宋体" w:hAnsi="Consolas" w:cs="宋体"/>
                <w:kern w:val="0"/>
                <w:sz w:val="23"/>
                <w:szCs w:val="23"/>
                <w:shd w:val="clear" w:color="auto" w:fill="F7F7F8"/>
              </w:rPr>
              <w:t>AutowiredAnnotationBeanPostProcessor</w:t>
            </w:r>
            <w:r w:rsidRPr="00BA0D5D">
              <w:rPr>
                <w:rFonts w:ascii="宋体" w:eastAsia="宋体" w:hAnsi="宋体" w:cs="宋体"/>
                <w:kern w:val="0"/>
                <w:sz w:val="24"/>
                <w:szCs w:val="24"/>
              </w:rPr>
              <w:t> and</w:t>
            </w:r>
            <w:r w:rsidRPr="00BA0D5D">
              <w:rPr>
                <w:rFonts w:ascii="Consolas" w:eastAsia="宋体" w:hAnsi="Consolas" w:cs="宋体"/>
                <w:kern w:val="0"/>
                <w:sz w:val="23"/>
                <w:szCs w:val="23"/>
                <w:shd w:val="clear" w:color="auto" w:fill="F7F7F8"/>
              </w:rPr>
              <w:t>CommonAnnotationBeanPostProcessor</w:t>
            </w:r>
            <w:r w:rsidRPr="00BA0D5D">
              <w:rPr>
                <w:rFonts w:ascii="宋体" w:eastAsia="宋体" w:hAnsi="宋体" w:cs="宋体"/>
                <w:kern w:val="0"/>
                <w:sz w:val="24"/>
                <w:szCs w:val="24"/>
              </w:rPr>
              <w:t> by including the annotation-config attribute with a value of </w:t>
            </w:r>
            <w:r w:rsidRPr="00BA0D5D">
              <w:rPr>
                <w:rFonts w:ascii="Consolas" w:eastAsia="宋体" w:hAnsi="Consolas" w:cs="宋体"/>
                <w:kern w:val="0"/>
                <w:sz w:val="23"/>
                <w:szCs w:val="23"/>
                <w:shd w:val="clear" w:color="auto" w:fill="F7F7F8"/>
              </w:rPr>
              <w:t>false</w:t>
            </w:r>
            <w:r w:rsidRPr="00BA0D5D">
              <w:rPr>
                <w:rFonts w:ascii="宋体" w:eastAsia="宋体" w:hAnsi="宋体" w:cs="宋体"/>
                <w:kern w:val="0"/>
                <w:sz w:val="24"/>
                <w:szCs w:val="24"/>
              </w:rPr>
              <w:t>.</w:t>
            </w:r>
          </w:p>
          <w:p w:rsidR="00CF4601" w:rsidRPr="00BA0D5D" w:rsidRDefault="00CF4601" w:rsidP="00BA0D5D">
            <w:pPr>
              <w:widowControl/>
              <w:jc w:val="left"/>
              <w:rPr>
                <w:rFonts w:ascii="宋体" w:eastAsia="宋体" w:hAnsi="宋体" w:cs="宋体"/>
                <w:kern w:val="0"/>
                <w:sz w:val="24"/>
                <w:szCs w:val="24"/>
              </w:rPr>
            </w:pPr>
            <w:r>
              <w:rPr>
                <w:rFonts w:ascii="Arial" w:hAnsi="Arial" w:cs="Arial"/>
                <w:shd w:val="clear" w:color="auto" w:fill="EBF1E7"/>
              </w:rPr>
              <w:t>您可以禁用注册，</w:t>
            </w:r>
            <w:r>
              <w:rPr>
                <w:rStyle w:val="HTML"/>
                <w:rFonts w:ascii="Consolas" w:hAnsi="Consolas"/>
                <w:sz w:val="23"/>
                <w:szCs w:val="23"/>
                <w:shd w:val="clear" w:color="auto" w:fill="F7F7F8"/>
              </w:rPr>
              <w:t>AutowiredAnnotationBeanPostProcessor</w:t>
            </w:r>
            <w:r>
              <w:rPr>
                <w:rFonts w:ascii="Arial" w:hAnsi="Arial" w:cs="Arial"/>
                <w:shd w:val="clear" w:color="auto" w:fill="EBF1E7"/>
              </w:rPr>
              <w:t>并将</w:t>
            </w:r>
            <w:r>
              <w:rPr>
                <w:rFonts w:ascii="Arial" w:hAnsi="Arial" w:cs="Arial"/>
                <w:shd w:val="clear" w:color="auto" w:fill="EBF1E7"/>
              </w:rPr>
              <w:t> </w:t>
            </w:r>
            <w:r>
              <w:rPr>
                <w:rStyle w:val="HTML"/>
                <w:rFonts w:ascii="Consolas" w:hAnsi="Consolas"/>
                <w:sz w:val="23"/>
                <w:szCs w:val="23"/>
                <w:shd w:val="clear" w:color="auto" w:fill="F7F7F8"/>
              </w:rPr>
              <w:t>CommonAnnotationBeanPostProcessor</w:t>
            </w:r>
            <w:r>
              <w:rPr>
                <w:rFonts w:ascii="Arial" w:hAnsi="Arial" w:cs="Arial"/>
                <w:shd w:val="clear" w:color="auto" w:fill="EBF1E7"/>
              </w:rPr>
              <w:t>annotation-config</w:t>
            </w:r>
            <w:r>
              <w:rPr>
                <w:rFonts w:ascii="Arial" w:hAnsi="Arial" w:cs="Arial"/>
                <w:shd w:val="clear" w:color="auto" w:fill="EBF1E7"/>
              </w:rPr>
              <w:t>属性包含在值中</w:t>
            </w:r>
            <w:r>
              <w:rPr>
                <w:rStyle w:val="HTML"/>
                <w:rFonts w:ascii="Consolas" w:hAnsi="Consolas"/>
                <w:sz w:val="23"/>
                <w:szCs w:val="23"/>
                <w:shd w:val="clear" w:color="auto" w:fill="F7F7F8"/>
              </w:rPr>
              <w:t>false</w:t>
            </w:r>
            <w:r>
              <w:rPr>
                <w:rFonts w:ascii="Arial" w:hAnsi="Arial" w:cs="Arial"/>
                <w:shd w:val="clear" w:color="auto" w:fill="EBF1E7"/>
              </w:rPr>
              <w:t>。</w:t>
            </w:r>
          </w:p>
        </w:tc>
      </w:tr>
    </w:tbl>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1.10.4. Using Filters to Customize Scanning</w:t>
      </w:r>
    </w:p>
    <w:p w:rsidR="00873CE8" w:rsidRPr="00873CE8" w:rsidRDefault="00873CE8" w:rsidP="00873CE8">
      <w:pPr>
        <w:widowControl/>
        <w:shd w:val="clear" w:color="auto" w:fill="FFFFFF"/>
        <w:spacing w:after="300"/>
        <w:jc w:val="left"/>
        <w:rPr>
          <w:rFonts w:ascii="Arial" w:hAnsi="Arial" w:cs="Arial"/>
          <w:color w:val="34302D"/>
          <w:shd w:val="clear" w:color="auto" w:fill="FFFFFF"/>
        </w:rPr>
      </w:pPr>
      <w:r w:rsidRPr="00873CE8">
        <w:rPr>
          <w:rFonts w:ascii="Arial" w:hAnsi="Arial" w:cs="Arial"/>
          <w:color w:val="34302D"/>
          <w:shd w:val="clear" w:color="auto" w:fill="FFFFFF"/>
        </w:rPr>
        <w:t>使用过滤器自定义扫描</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classes annotated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or a custom annotation that itself is annotated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are the only detected candidate components. However, you can modify and extend this behavior by applying custom filters. Add them as </w:t>
      </w:r>
      <w:r w:rsidRPr="00BA0D5D">
        <w:rPr>
          <w:rFonts w:ascii="Consolas" w:eastAsia="宋体" w:hAnsi="Consolas" w:cs="宋体"/>
          <w:color w:val="34302D"/>
          <w:kern w:val="0"/>
          <w:sz w:val="23"/>
          <w:szCs w:val="23"/>
          <w:shd w:val="clear" w:color="auto" w:fill="F7F7F8"/>
        </w:rPr>
        <w:t>includeFilters</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excludeFilters</w:t>
      </w:r>
      <w:r w:rsidRPr="00BA0D5D">
        <w:rPr>
          <w:rFonts w:ascii="inherit" w:eastAsia="宋体" w:hAnsi="inherit" w:cs="Arial"/>
          <w:color w:val="34302D"/>
          <w:kern w:val="0"/>
          <w:sz w:val="24"/>
          <w:szCs w:val="24"/>
        </w:rPr>
        <w:t> parameters of the </w:t>
      </w:r>
      <w:r w:rsidRPr="00BA0D5D">
        <w:rPr>
          <w:rFonts w:ascii="Consolas" w:eastAsia="宋体" w:hAnsi="Consolas" w:cs="宋体"/>
          <w:color w:val="34302D"/>
          <w:kern w:val="0"/>
          <w:sz w:val="23"/>
          <w:szCs w:val="23"/>
          <w:shd w:val="clear" w:color="auto" w:fill="F7F7F8"/>
        </w:rPr>
        <w:t>@ComponentScan</w:t>
      </w:r>
      <w:r w:rsidRPr="00BA0D5D">
        <w:rPr>
          <w:rFonts w:ascii="inherit" w:eastAsia="宋体" w:hAnsi="inherit" w:cs="Arial"/>
          <w:color w:val="34302D"/>
          <w:kern w:val="0"/>
          <w:sz w:val="24"/>
          <w:szCs w:val="24"/>
        </w:rPr>
        <w:t> annotation (or as </w:t>
      </w:r>
      <w:r w:rsidRPr="00BA0D5D">
        <w:rPr>
          <w:rFonts w:ascii="Consolas" w:eastAsia="宋体" w:hAnsi="Consolas" w:cs="宋体"/>
          <w:color w:val="34302D"/>
          <w:kern w:val="0"/>
          <w:sz w:val="23"/>
          <w:szCs w:val="23"/>
          <w:shd w:val="clear" w:color="auto" w:fill="F7F7F8"/>
        </w:rPr>
        <w:t>include-filter</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exclude-filter</w:t>
      </w:r>
      <w:r w:rsidRPr="00BA0D5D">
        <w:rPr>
          <w:rFonts w:ascii="inherit" w:eastAsia="宋体" w:hAnsi="inherit" w:cs="Arial"/>
          <w:color w:val="34302D"/>
          <w:kern w:val="0"/>
          <w:sz w:val="24"/>
          <w:szCs w:val="24"/>
        </w:rPr>
        <w:t> child elements of the </w:t>
      </w:r>
      <w:r w:rsidRPr="00BA0D5D">
        <w:rPr>
          <w:rFonts w:ascii="Consolas" w:eastAsia="宋体" w:hAnsi="Consolas" w:cs="宋体"/>
          <w:color w:val="34302D"/>
          <w:kern w:val="0"/>
          <w:sz w:val="23"/>
          <w:szCs w:val="23"/>
          <w:shd w:val="clear" w:color="auto" w:fill="F7F7F8"/>
        </w:rPr>
        <w:t>component-scan</w:t>
      </w:r>
      <w:r w:rsidRPr="00BA0D5D">
        <w:rPr>
          <w:rFonts w:ascii="inherit" w:eastAsia="宋体" w:hAnsi="inherit" w:cs="Arial"/>
          <w:color w:val="34302D"/>
          <w:kern w:val="0"/>
          <w:sz w:val="24"/>
          <w:szCs w:val="24"/>
        </w:rPr>
        <w:t> element). Each filter element requires the </w:t>
      </w:r>
      <w:r w:rsidRPr="00BA0D5D">
        <w:rPr>
          <w:rFonts w:ascii="Consolas" w:eastAsia="宋体" w:hAnsi="Consolas" w:cs="宋体"/>
          <w:color w:val="34302D"/>
          <w:kern w:val="0"/>
          <w:sz w:val="23"/>
          <w:szCs w:val="23"/>
          <w:shd w:val="clear" w:color="auto" w:fill="F7F7F8"/>
        </w:rPr>
        <w:t>type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expression</w:t>
      </w:r>
      <w:r w:rsidRPr="00BA0D5D">
        <w:rPr>
          <w:rFonts w:ascii="inherit" w:eastAsia="宋体" w:hAnsi="inherit" w:cs="Arial"/>
          <w:color w:val="34302D"/>
          <w:kern w:val="0"/>
          <w:sz w:val="24"/>
          <w:szCs w:val="24"/>
        </w:rPr>
        <w:t> attributes. The following table describes the filtering options:</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默认情况下，类注有</w:t>
      </w:r>
      <w:r>
        <w:rPr>
          <w:rStyle w:val="HTML"/>
          <w:rFonts w:ascii="Consolas" w:hAnsi="Consolas"/>
          <w:sz w:val="23"/>
          <w:szCs w:val="23"/>
          <w:shd w:val="clear" w:color="auto" w:fill="F7F7F8"/>
        </w:rPr>
        <w:t>@Component</w:t>
      </w:r>
      <w:r>
        <w:rPr>
          <w:rFonts w:ascii="Arial" w:hAnsi="Arial" w:cs="Arial"/>
          <w:color w:val="34302D"/>
          <w:shd w:val="clear" w:color="auto" w:fill="FFFFFF"/>
        </w:rPr>
        <w:t>，</w:t>
      </w:r>
      <w:r>
        <w:rPr>
          <w:rStyle w:val="HTML"/>
          <w:rFonts w:ascii="Consolas" w:hAnsi="Consolas"/>
          <w:sz w:val="23"/>
          <w:szCs w:val="23"/>
          <w:shd w:val="clear" w:color="auto" w:fill="F7F7F8"/>
        </w:rPr>
        <w:t>@Repository</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w:t>
      </w:r>
      <w:r>
        <w:rPr>
          <w:rFonts w:ascii="Arial" w:hAnsi="Arial" w:cs="Arial"/>
          <w:color w:val="34302D"/>
          <w:shd w:val="clear" w:color="auto" w:fill="FFFFFF"/>
        </w:rPr>
        <w:t> </w:t>
      </w:r>
      <w:r>
        <w:rPr>
          <w:rStyle w:val="HTML"/>
          <w:rFonts w:ascii="Consolas" w:hAnsi="Consolas"/>
          <w:sz w:val="23"/>
          <w:szCs w:val="23"/>
          <w:shd w:val="clear" w:color="auto" w:fill="F7F7F8"/>
        </w:rPr>
        <w:t>@Controller</w:t>
      </w:r>
      <w:r>
        <w:rPr>
          <w:rFonts w:ascii="Arial" w:hAnsi="Arial" w:cs="Arial"/>
          <w:color w:val="34302D"/>
          <w:shd w:val="clear" w:color="auto" w:fill="FFFFFF"/>
        </w:rPr>
        <w:t>，或者本身都标注有一个自定义的注释</w:t>
      </w:r>
      <w:r>
        <w:rPr>
          <w:rStyle w:val="HTML"/>
          <w:rFonts w:ascii="Consolas" w:hAnsi="Consolas"/>
          <w:sz w:val="23"/>
          <w:szCs w:val="23"/>
          <w:shd w:val="clear" w:color="auto" w:fill="F7F7F8"/>
        </w:rPr>
        <w:t>@Component</w:t>
      </w:r>
      <w:r>
        <w:rPr>
          <w:rFonts w:ascii="Arial" w:hAnsi="Arial" w:cs="Arial"/>
          <w:color w:val="34302D"/>
          <w:shd w:val="clear" w:color="auto" w:fill="FFFFFF"/>
        </w:rPr>
        <w:t>是唯一检测到的候选组件。但是，您可以通过应用自定义筛选器来修改和扩展此行为。他们加为</w:t>
      </w:r>
      <w:r>
        <w:rPr>
          <w:rStyle w:val="HTML"/>
          <w:rFonts w:ascii="Consolas" w:hAnsi="Consolas"/>
          <w:sz w:val="23"/>
          <w:szCs w:val="23"/>
          <w:shd w:val="clear" w:color="auto" w:fill="F7F7F8"/>
        </w:rPr>
        <w:t>includeFilters</w:t>
      </w:r>
      <w:r>
        <w:rPr>
          <w:rFonts w:ascii="Arial" w:hAnsi="Arial" w:cs="Arial"/>
          <w:color w:val="34302D"/>
          <w:shd w:val="clear" w:color="auto" w:fill="FFFFFF"/>
        </w:rPr>
        <w:t>或</w:t>
      </w:r>
      <w:r>
        <w:rPr>
          <w:rStyle w:val="HTML"/>
          <w:rFonts w:ascii="Consolas" w:hAnsi="Consolas"/>
          <w:sz w:val="23"/>
          <w:szCs w:val="23"/>
          <w:shd w:val="clear" w:color="auto" w:fill="F7F7F8"/>
        </w:rPr>
        <w:t>excludeFilters</w:t>
      </w:r>
      <w:r>
        <w:rPr>
          <w:rFonts w:ascii="Arial" w:hAnsi="Arial" w:cs="Arial"/>
          <w:color w:val="34302D"/>
          <w:shd w:val="clear" w:color="auto" w:fill="FFFFFF"/>
        </w:rPr>
        <w:t> </w:t>
      </w:r>
      <w:r>
        <w:rPr>
          <w:rFonts w:ascii="Arial" w:hAnsi="Arial" w:cs="Arial"/>
          <w:color w:val="34302D"/>
          <w:shd w:val="clear" w:color="auto" w:fill="FFFFFF"/>
        </w:rPr>
        <w:t>的参数</w:t>
      </w:r>
      <w:r>
        <w:rPr>
          <w:rStyle w:val="HTML"/>
          <w:rFonts w:ascii="Consolas" w:hAnsi="Consolas"/>
          <w:sz w:val="23"/>
          <w:szCs w:val="23"/>
          <w:shd w:val="clear" w:color="auto" w:fill="F7F7F8"/>
        </w:rPr>
        <w:t>@ComponentScan</w:t>
      </w:r>
      <w:r>
        <w:rPr>
          <w:rFonts w:ascii="Arial" w:hAnsi="Arial" w:cs="Arial"/>
          <w:color w:val="34302D"/>
          <w:shd w:val="clear" w:color="auto" w:fill="FFFFFF"/>
        </w:rPr>
        <w:t>注释（或</w:t>
      </w:r>
      <w:r>
        <w:rPr>
          <w:rStyle w:val="HTML"/>
          <w:rFonts w:ascii="Consolas" w:hAnsi="Consolas"/>
          <w:sz w:val="23"/>
          <w:szCs w:val="23"/>
          <w:shd w:val="clear" w:color="auto" w:fill="F7F7F8"/>
        </w:rPr>
        <w:t>include-filter</w:t>
      </w:r>
      <w:r>
        <w:rPr>
          <w:rFonts w:ascii="Arial" w:hAnsi="Arial" w:cs="Arial"/>
          <w:color w:val="34302D"/>
          <w:shd w:val="clear" w:color="auto" w:fill="FFFFFF"/>
        </w:rPr>
        <w:t>或</w:t>
      </w:r>
      <w:r>
        <w:rPr>
          <w:rStyle w:val="HTML"/>
          <w:rFonts w:ascii="Consolas" w:hAnsi="Consolas"/>
          <w:sz w:val="23"/>
          <w:szCs w:val="23"/>
          <w:shd w:val="clear" w:color="auto" w:fill="F7F7F8"/>
        </w:rPr>
        <w:t>exclude-filter</w:t>
      </w:r>
      <w:r>
        <w:rPr>
          <w:rFonts w:ascii="Arial" w:hAnsi="Arial" w:cs="Arial"/>
          <w:color w:val="34302D"/>
          <w:shd w:val="clear" w:color="auto" w:fill="FFFFFF"/>
        </w:rPr>
        <w:t> </w:t>
      </w:r>
      <w:r>
        <w:rPr>
          <w:rFonts w:ascii="Arial" w:hAnsi="Arial" w:cs="Arial"/>
          <w:color w:val="34302D"/>
          <w:shd w:val="clear" w:color="auto" w:fill="FFFFFF"/>
        </w:rPr>
        <w:t>在的子元素</w:t>
      </w:r>
      <w:r>
        <w:rPr>
          <w:rStyle w:val="HTML"/>
          <w:rFonts w:ascii="Consolas" w:hAnsi="Consolas"/>
          <w:sz w:val="23"/>
          <w:szCs w:val="23"/>
          <w:shd w:val="clear" w:color="auto" w:fill="F7F7F8"/>
        </w:rPr>
        <w:t>component-scan</w:t>
      </w:r>
      <w:r>
        <w:rPr>
          <w:rFonts w:ascii="Arial" w:hAnsi="Arial" w:cs="Arial"/>
          <w:color w:val="34302D"/>
          <w:shd w:val="clear" w:color="auto" w:fill="FFFFFF"/>
        </w:rPr>
        <w:t>元素）。每个过滤器元素都需要</w:t>
      </w:r>
      <w:r>
        <w:rPr>
          <w:rStyle w:val="HTML"/>
          <w:rFonts w:ascii="Consolas" w:hAnsi="Consolas"/>
          <w:sz w:val="23"/>
          <w:szCs w:val="23"/>
          <w:shd w:val="clear" w:color="auto" w:fill="F7F7F8"/>
        </w:rPr>
        <w:t>type</w:t>
      </w:r>
      <w:r>
        <w:rPr>
          <w:rFonts w:ascii="Arial" w:hAnsi="Arial" w:cs="Arial"/>
          <w:color w:val="34302D"/>
          <w:shd w:val="clear" w:color="auto" w:fill="FFFFFF"/>
        </w:rPr>
        <w:t> </w:t>
      </w:r>
      <w:r>
        <w:rPr>
          <w:rFonts w:ascii="Arial" w:hAnsi="Arial" w:cs="Arial"/>
          <w:color w:val="34302D"/>
          <w:shd w:val="clear" w:color="auto" w:fill="FFFFFF"/>
        </w:rPr>
        <w:t>和</w:t>
      </w:r>
      <w:r>
        <w:rPr>
          <w:rStyle w:val="HTML"/>
          <w:rFonts w:ascii="Consolas" w:hAnsi="Consolas"/>
          <w:sz w:val="23"/>
          <w:szCs w:val="23"/>
          <w:shd w:val="clear" w:color="auto" w:fill="F7F7F8"/>
        </w:rPr>
        <w:t>expression</w:t>
      </w:r>
      <w:r>
        <w:rPr>
          <w:rFonts w:ascii="Arial" w:hAnsi="Arial" w:cs="Arial"/>
          <w:color w:val="34302D"/>
          <w:shd w:val="clear" w:color="auto" w:fill="FFFFFF"/>
        </w:rPr>
        <w:t>属性。下表介绍了筛选选项：</w:t>
      </w:r>
    </w:p>
    <w:tbl>
      <w:tblPr>
        <w:tblStyle w:val="a7"/>
        <w:tblW w:w="0" w:type="auto"/>
        <w:tblLook w:val="04A0" w:firstRow="1" w:lastRow="0" w:firstColumn="1" w:lastColumn="0" w:noHBand="0" w:noVBand="1"/>
      </w:tblPr>
      <w:tblGrid>
        <w:gridCol w:w="1137"/>
        <w:gridCol w:w="3202"/>
        <w:gridCol w:w="6118"/>
      </w:tblGrid>
      <w:tr w:rsidR="00BA0D5D" w:rsidRPr="00BA0D5D" w:rsidTr="00873CE8">
        <w:tc>
          <w:tcPr>
            <w:tcW w:w="0" w:type="auto"/>
            <w:gridSpan w:val="3"/>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5. Filter Types</w:t>
            </w:r>
          </w:p>
        </w:tc>
      </w:tr>
      <w:tr w:rsidR="00BA0D5D" w:rsidRPr="00BA0D5D" w:rsidTr="00873CE8">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Filter Type</w:t>
            </w:r>
          </w:p>
        </w:tc>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Example Expression</w:t>
            </w:r>
          </w:p>
        </w:tc>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Description</w:t>
            </w:r>
          </w:p>
        </w:tc>
      </w:tr>
      <w:tr w:rsidR="00BA0D5D" w:rsidRPr="00BA0D5D" w:rsidTr="00873CE8">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annotation (default)</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org.example.SomeAnnotation</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An annotation to be present at the type level in target components.</w:t>
            </w:r>
          </w:p>
        </w:tc>
      </w:tr>
      <w:tr w:rsidR="00BA0D5D" w:rsidRPr="00BA0D5D" w:rsidTr="00873CE8">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assignable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org.example.SomeClass</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 class (or interface) that the target components are assignable to (extend or implement).</w:t>
            </w:r>
          </w:p>
        </w:tc>
      </w:tr>
      <w:tr w:rsidR="00BA0D5D" w:rsidRPr="00BA0D5D" w:rsidTr="00873CE8">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aspectj</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org.example..*Service+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An AspectJ type expression to be matched by the target components.</w:t>
            </w:r>
          </w:p>
        </w:tc>
      </w:tr>
      <w:tr w:rsidR="00BA0D5D" w:rsidRPr="00BA0D5D" w:rsidTr="00873CE8">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regex</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org\.example\.Default.*</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 regex expression to be matched by the target components class names.</w:t>
            </w:r>
          </w:p>
        </w:tc>
      </w:tr>
      <w:tr w:rsidR="00BA0D5D" w:rsidRPr="00BA0D5D" w:rsidTr="00873CE8">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custom</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org.example.MyTypeFilter</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 custom implementation of the </w:t>
            </w:r>
            <w:r w:rsidRPr="00BA0D5D">
              <w:rPr>
                <w:rFonts w:ascii="Consolas" w:eastAsia="宋体" w:hAnsi="Consolas" w:cs="宋体"/>
                <w:color w:val="34302D"/>
                <w:kern w:val="0"/>
                <w:sz w:val="23"/>
                <w:szCs w:val="23"/>
              </w:rPr>
              <w:t>org.springframework.core.type .TypeFilter</w:t>
            </w:r>
            <w:r w:rsidRPr="00BA0D5D">
              <w:rPr>
                <w:rFonts w:ascii="inherit" w:eastAsia="宋体" w:hAnsi="inherit" w:cs="宋体"/>
                <w:color w:val="34302D"/>
                <w:kern w:val="0"/>
                <w:sz w:val="24"/>
                <w:szCs w:val="24"/>
              </w:rPr>
              <w:t> interface.</w:t>
            </w:r>
          </w:p>
        </w:tc>
      </w:tr>
    </w:tbl>
    <w:p w:rsidR="00873CE8" w:rsidRDefault="00873CE8" w:rsidP="00BA0D5D">
      <w:pPr>
        <w:widowControl/>
        <w:shd w:val="clear" w:color="auto" w:fill="FFFFFF"/>
        <w:spacing w:after="300"/>
        <w:jc w:val="left"/>
        <w:rPr>
          <w:rFonts w:ascii="inherit" w:eastAsia="宋体" w:hAnsi="inherit" w:cs="Arial" w:hint="eastAsia"/>
          <w:color w:val="34302D"/>
          <w:kern w:val="0"/>
          <w:sz w:val="24"/>
          <w:szCs w:val="24"/>
        </w:rPr>
      </w:pPr>
    </w:p>
    <w:tbl>
      <w:tblPr>
        <w:tblStyle w:val="a7"/>
        <w:tblW w:w="0" w:type="auto"/>
        <w:tblLook w:val="04A0" w:firstRow="1" w:lastRow="0" w:firstColumn="1" w:lastColumn="0" w:noHBand="0" w:noVBand="1"/>
      </w:tblPr>
      <w:tblGrid>
        <w:gridCol w:w="1111"/>
        <w:gridCol w:w="3504"/>
        <w:gridCol w:w="5842"/>
      </w:tblGrid>
      <w:tr w:rsidR="00873CE8" w:rsidRPr="00873CE8" w:rsidTr="00873CE8">
        <w:tc>
          <w:tcPr>
            <w:tcW w:w="0" w:type="auto"/>
            <w:gridSpan w:val="3"/>
            <w:hideMark/>
          </w:tcPr>
          <w:p w:rsidR="00873CE8" w:rsidRPr="00873CE8" w:rsidRDefault="00873CE8" w:rsidP="00873CE8">
            <w:pPr>
              <w:widowControl/>
              <w:spacing w:after="60"/>
              <w:jc w:val="left"/>
              <w:rPr>
                <w:rFonts w:ascii="Arial" w:eastAsia="宋体" w:hAnsi="Arial" w:cs="Arial"/>
                <w:i/>
                <w:iCs/>
                <w:color w:val="0B0A0A"/>
                <w:kern w:val="0"/>
                <w:sz w:val="24"/>
                <w:szCs w:val="24"/>
              </w:rPr>
            </w:pPr>
            <w:r w:rsidRPr="00873CE8">
              <w:rPr>
                <w:rFonts w:ascii="Arial" w:eastAsia="宋体" w:hAnsi="Arial" w:cs="Arial"/>
                <w:i/>
                <w:iCs/>
                <w:color w:val="0B0A0A"/>
                <w:kern w:val="0"/>
                <w:sz w:val="24"/>
                <w:szCs w:val="24"/>
              </w:rPr>
              <w:t>表</w:t>
            </w:r>
            <w:r w:rsidRPr="00873CE8">
              <w:rPr>
                <w:rFonts w:ascii="Arial" w:eastAsia="宋体" w:hAnsi="Arial" w:cs="Arial"/>
                <w:i/>
                <w:iCs/>
                <w:color w:val="0B0A0A"/>
                <w:kern w:val="0"/>
                <w:sz w:val="24"/>
                <w:szCs w:val="24"/>
              </w:rPr>
              <w:t>5.</w:t>
            </w:r>
            <w:r w:rsidRPr="00873CE8">
              <w:rPr>
                <w:rFonts w:ascii="Arial" w:eastAsia="宋体" w:hAnsi="Arial" w:cs="Arial"/>
                <w:i/>
                <w:iCs/>
                <w:color w:val="0B0A0A"/>
                <w:kern w:val="0"/>
                <w:sz w:val="24"/>
                <w:szCs w:val="24"/>
              </w:rPr>
              <w:t>过滤器类型</w:t>
            </w:r>
          </w:p>
        </w:tc>
      </w:tr>
      <w:tr w:rsidR="00873CE8" w:rsidRPr="00873CE8" w:rsidTr="00873CE8">
        <w:tc>
          <w:tcPr>
            <w:tcW w:w="0" w:type="auto"/>
            <w:hideMark/>
          </w:tcPr>
          <w:p w:rsidR="00873CE8" w:rsidRPr="00873CE8" w:rsidRDefault="00873CE8" w:rsidP="00873CE8">
            <w:pPr>
              <w:widowControl/>
              <w:jc w:val="left"/>
              <w:rPr>
                <w:rFonts w:ascii="Arial" w:eastAsia="宋体" w:hAnsi="Arial" w:cs="Arial"/>
                <w:b/>
                <w:bCs/>
                <w:color w:val="34302D"/>
                <w:kern w:val="0"/>
                <w:sz w:val="24"/>
                <w:szCs w:val="24"/>
              </w:rPr>
            </w:pPr>
            <w:r w:rsidRPr="00873CE8">
              <w:rPr>
                <w:rFonts w:ascii="Arial" w:eastAsia="宋体" w:hAnsi="Arial" w:cs="Arial"/>
                <w:b/>
                <w:bCs/>
                <w:color w:val="34302D"/>
                <w:kern w:val="0"/>
                <w:sz w:val="24"/>
                <w:szCs w:val="24"/>
              </w:rPr>
              <w:t>过滤器类型</w:t>
            </w:r>
          </w:p>
        </w:tc>
        <w:tc>
          <w:tcPr>
            <w:tcW w:w="0" w:type="auto"/>
            <w:hideMark/>
          </w:tcPr>
          <w:p w:rsidR="00873CE8" w:rsidRPr="00873CE8" w:rsidRDefault="00873CE8" w:rsidP="00873CE8">
            <w:pPr>
              <w:widowControl/>
              <w:jc w:val="left"/>
              <w:rPr>
                <w:rFonts w:ascii="Arial" w:eastAsia="宋体" w:hAnsi="Arial" w:cs="Arial"/>
                <w:b/>
                <w:bCs/>
                <w:color w:val="34302D"/>
                <w:kern w:val="0"/>
                <w:sz w:val="24"/>
                <w:szCs w:val="24"/>
              </w:rPr>
            </w:pPr>
            <w:r w:rsidRPr="00873CE8">
              <w:rPr>
                <w:rFonts w:ascii="Arial" w:eastAsia="宋体" w:hAnsi="Arial" w:cs="Arial"/>
                <w:b/>
                <w:bCs/>
                <w:color w:val="34302D"/>
                <w:kern w:val="0"/>
                <w:sz w:val="24"/>
                <w:szCs w:val="24"/>
              </w:rPr>
              <w:t>示例表达</w:t>
            </w:r>
          </w:p>
        </w:tc>
        <w:tc>
          <w:tcPr>
            <w:tcW w:w="0" w:type="auto"/>
            <w:hideMark/>
          </w:tcPr>
          <w:p w:rsidR="00873CE8" w:rsidRPr="00873CE8" w:rsidRDefault="00873CE8" w:rsidP="00873CE8">
            <w:pPr>
              <w:widowControl/>
              <w:jc w:val="left"/>
              <w:rPr>
                <w:rFonts w:ascii="Arial" w:eastAsia="宋体" w:hAnsi="Arial" w:cs="Arial"/>
                <w:b/>
                <w:bCs/>
                <w:color w:val="34302D"/>
                <w:kern w:val="0"/>
                <w:sz w:val="24"/>
                <w:szCs w:val="24"/>
              </w:rPr>
            </w:pPr>
            <w:r w:rsidRPr="00873CE8">
              <w:rPr>
                <w:rFonts w:ascii="Arial" w:eastAsia="宋体" w:hAnsi="Arial" w:cs="Arial"/>
                <w:b/>
                <w:bCs/>
                <w:color w:val="34302D"/>
                <w:kern w:val="0"/>
                <w:sz w:val="24"/>
                <w:szCs w:val="24"/>
              </w:rPr>
              <w:t>描述</w:t>
            </w:r>
          </w:p>
        </w:tc>
      </w:tr>
      <w:tr w:rsidR="00873CE8" w:rsidRPr="00873CE8" w:rsidTr="00873CE8">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注释（默认）</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rPr>
              <w:t>org.example.SomeAnnotation</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要在目标组件中的类型级别出现的注释。</w:t>
            </w:r>
          </w:p>
        </w:tc>
      </w:tr>
      <w:tr w:rsidR="00873CE8" w:rsidRPr="00873CE8" w:rsidTr="00873CE8">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分配</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rPr>
              <w:t>org.example.SomeClass</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目标组件可分配给（扩展或实现）的类（或接口）。</w:t>
            </w:r>
          </w:p>
        </w:tc>
      </w:tr>
      <w:tr w:rsidR="00873CE8" w:rsidRPr="00873CE8" w:rsidTr="00873CE8">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AspectJ</w:t>
            </w:r>
            <w:r w:rsidRPr="00873CE8">
              <w:rPr>
                <w:rFonts w:ascii="inherit" w:eastAsia="宋体" w:hAnsi="inherit" w:cs="Arial"/>
                <w:color w:val="34302D"/>
                <w:kern w:val="0"/>
                <w:sz w:val="24"/>
                <w:szCs w:val="24"/>
              </w:rPr>
              <w:t>的</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rPr>
              <w:t>org.example..*Service+</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要由目标组件匹配的</w:t>
            </w:r>
            <w:r w:rsidRPr="00873CE8">
              <w:rPr>
                <w:rFonts w:ascii="inherit" w:eastAsia="宋体" w:hAnsi="inherit" w:cs="Arial"/>
                <w:color w:val="34302D"/>
                <w:kern w:val="0"/>
                <w:sz w:val="24"/>
                <w:szCs w:val="24"/>
              </w:rPr>
              <w:t>AspectJ</w:t>
            </w:r>
            <w:r w:rsidRPr="00873CE8">
              <w:rPr>
                <w:rFonts w:ascii="inherit" w:eastAsia="宋体" w:hAnsi="inherit" w:cs="Arial"/>
                <w:color w:val="34302D"/>
                <w:kern w:val="0"/>
                <w:sz w:val="24"/>
                <w:szCs w:val="24"/>
              </w:rPr>
              <w:t>类型表达式。</w:t>
            </w:r>
          </w:p>
        </w:tc>
      </w:tr>
      <w:tr w:rsidR="00873CE8" w:rsidRPr="00873CE8" w:rsidTr="00873CE8">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正则表达式</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rPr>
              <w:t>org\.example\.Default.*</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要由目标组件类名匹配的正则表达式。</w:t>
            </w:r>
          </w:p>
        </w:tc>
      </w:tr>
      <w:tr w:rsidR="00873CE8" w:rsidRPr="00873CE8" w:rsidTr="00873CE8">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习惯</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rPr>
              <w:t>org.example.MyTypeFilter</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shd w:val="clear" w:color="auto" w:fill="F7F7F8"/>
              </w:rPr>
              <w:t>org.springframework.core.type .TypeFilter</w:t>
            </w:r>
            <w:r w:rsidRPr="00873CE8">
              <w:rPr>
                <w:rFonts w:ascii="inherit" w:eastAsia="宋体" w:hAnsi="inherit" w:cs="Arial"/>
                <w:color w:val="34302D"/>
                <w:kern w:val="0"/>
                <w:sz w:val="24"/>
                <w:szCs w:val="24"/>
              </w:rPr>
              <w:t>接口的自定义实现。</w:t>
            </w:r>
          </w:p>
        </w:tc>
      </w:tr>
    </w:tbl>
    <w:p w:rsidR="00873CE8" w:rsidRDefault="00873CE8" w:rsidP="00873CE8"/>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following example shows the configuration ignoring all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annotations and using “stub” repositories instead:</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以下示例显示忽略所有</w:t>
      </w:r>
      <w:r>
        <w:rPr>
          <w:rStyle w:val="HTML"/>
          <w:rFonts w:ascii="Consolas" w:hAnsi="Consolas"/>
          <w:sz w:val="23"/>
          <w:szCs w:val="23"/>
          <w:shd w:val="clear" w:color="auto" w:fill="F7F7F8"/>
        </w:rPr>
        <w:t>@Repository</w:t>
      </w:r>
      <w:r>
        <w:rPr>
          <w:rFonts w:ascii="Arial" w:hAnsi="Arial" w:cs="Arial"/>
          <w:color w:val="34302D"/>
          <w:shd w:val="clear" w:color="auto" w:fill="FFFFFF"/>
        </w:rPr>
        <w:t>注释并使用</w:t>
      </w:r>
      <w:r>
        <w:rPr>
          <w:rFonts w:ascii="Arial" w:hAnsi="Arial" w:cs="Arial"/>
          <w:color w:val="34302D"/>
          <w:shd w:val="clear" w:color="auto" w:fill="FFFFFF"/>
        </w:rPr>
        <w:t>“</w:t>
      </w:r>
      <w:r>
        <w:rPr>
          <w:rFonts w:ascii="Arial" w:hAnsi="Arial" w:cs="Arial"/>
          <w:color w:val="34302D"/>
          <w:shd w:val="clear" w:color="auto" w:fill="FFFFFF"/>
        </w:rPr>
        <w:t>存根</w:t>
      </w:r>
      <w:r>
        <w:rPr>
          <w:rFonts w:ascii="Arial" w:hAnsi="Arial" w:cs="Arial"/>
          <w:color w:val="34302D"/>
          <w:shd w:val="clear" w:color="auto" w:fill="FFFFFF"/>
        </w:rPr>
        <w:t>”</w:t>
      </w:r>
      <w:r>
        <w:rPr>
          <w:rFonts w:ascii="Arial" w:hAnsi="Arial" w:cs="Arial"/>
          <w:color w:val="34302D"/>
          <w:shd w:val="clear" w:color="auto" w:fill="FFFFFF"/>
        </w:rPr>
        <w:t>存储库的配置：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includeFilters = </w:t>
      </w:r>
      <w:r w:rsidRPr="00BA0D5D">
        <w:rPr>
          <w:rFonts w:ascii="Consolas" w:eastAsia="宋体" w:hAnsi="Consolas" w:cs="宋体"/>
          <w:color w:val="000077"/>
          <w:kern w:val="0"/>
          <w:sz w:val="24"/>
          <w:szCs w:val="24"/>
        </w:rPr>
        <w:t>@Filter</w:t>
      </w:r>
      <w:r w:rsidRPr="00BA0D5D">
        <w:rPr>
          <w:rFonts w:ascii="Consolas" w:eastAsia="宋体" w:hAnsi="Consolas" w:cs="宋体"/>
          <w:color w:val="34302D"/>
          <w:kern w:val="0"/>
          <w:sz w:val="24"/>
          <w:szCs w:val="24"/>
        </w:rPr>
        <w:t xml:space="preserve">(type = FilterType.REGEX, pattern = </w:t>
      </w:r>
      <w:r w:rsidRPr="00BA0D5D">
        <w:rPr>
          <w:rFonts w:ascii="Consolas" w:eastAsia="宋体" w:hAnsi="Consolas" w:cs="宋体"/>
          <w:color w:val="DD1144"/>
          <w:kern w:val="0"/>
          <w:sz w:val="24"/>
          <w:szCs w:val="24"/>
        </w:rPr>
        <w:t>".*Stub.*Repository"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excludeFilters = </w:t>
      </w:r>
      <w:r w:rsidRPr="00BA0D5D">
        <w:rPr>
          <w:rFonts w:ascii="Consolas" w:eastAsia="宋体" w:hAnsi="Consolas" w:cs="宋体"/>
          <w:color w:val="000077"/>
          <w:kern w:val="0"/>
          <w:sz w:val="24"/>
          <w:szCs w:val="24"/>
        </w:rPr>
        <w:t>@Filter</w:t>
      </w:r>
      <w:r w:rsidRPr="00BA0D5D">
        <w:rPr>
          <w:rFonts w:ascii="Consolas" w:eastAsia="宋体" w:hAnsi="Consolas" w:cs="宋体"/>
          <w:color w:val="34302D"/>
          <w:kern w:val="0"/>
          <w:sz w:val="24"/>
          <w:szCs w:val="24"/>
        </w:rPr>
        <w:t>(Repository.class))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the equivalent XML:</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以下清单显示了等效的</w:t>
      </w:r>
      <w:r>
        <w:rPr>
          <w:rFonts w:ascii="Arial" w:hAnsi="Arial" w:cs="Arial"/>
          <w:color w:val="34302D"/>
          <w:shd w:val="clear" w:color="auto" w:fill="FFFFFF"/>
        </w:rPr>
        <w:t>XML</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&lt;context:include-filter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"regex"</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".*Stub.*Repository"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&lt;context:exclude-filter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"org.springframework.stereotype.Repository"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873CE8">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also disable the default filters by setting </w:t>
            </w:r>
            <w:r w:rsidRPr="00BA0D5D">
              <w:rPr>
                <w:rFonts w:ascii="Consolas" w:eastAsia="宋体" w:hAnsi="Consolas" w:cs="宋体"/>
                <w:kern w:val="0"/>
                <w:sz w:val="23"/>
                <w:szCs w:val="23"/>
                <w:shd w:val="clear" w:color="auto" w:fill="F7F7F8"/>
              </w:rPr>
              <w:t>useDefaultFilters=false</w:t>
            </w:r>
            <w:r w:rsidRPr="00BA0D5D">
              <w:rPr>
                <w:rFonts w:ascii="宋体" w:eastAsia="宋体" w:hAnsi="宋体" w:cs="宋体"/>
                <w:kern w:val="0"/>
                <w:sz w:val="24"/>
                <w:szCs w:val="24"/>
              </w:rPr>
              <w:t> on the annotation or by providing </w:t>
            </w:r>
            <w:r w:rsidRPr="00BA0D5D">
              <w:rPr>
                <w:rFonts w:ascii="Consolas" w:eastAsia="宋体" w:hAnsi="Consolas" w:cs="宋体"/>
                <w:kern w:val="0"/>
                <w:sz w:val="23"/>
                <w:szCs w:val="23"/>
                <w:shd w:val="clear" w:color="auto" w:fill="F7F7F8"/>
              </w:rPr>
              <w:t>use-default-filters="false"</w:t>
            </w:r>
            <w:r w:rsidRPr="00BA0D5D">
              <w:rPr>
                <w:rFonts w:ascii="宋体" w:eastAsia="宋体" w:hAnsi="宋体" w:cs="宋体"/>
                <w:kern w:val="0"/>
                <w:sz w:val="24"/>
                <w:szCs w:val="24"/>
              </w:rPr>
              <w:t> as an attribute of the </w:t>
            </w:r>
            <w:r w:rsidRPr="00BA0D5D">
              <w:rPr>
                <w:rFonts w:ascii="Consolas" w:eastAsia="宋体" w:hAnsi="Consolas" w:cs="宋体"/>
                <w:kern w:val="0"/>
                <w:sz w:val="23"/>
                <w:szCs w:val="23"/>
                <w:shd w:val="clear" w:color="auto" w:fill="F7F7F8"/>
              </w:rPr>
              <w:t>&lt;component-scan/&gt;</w:t>
            </w:r>
            <w:r w:rsidRPr="00BA0D5D">
              <w:rPr>
                <w:rFonts w:ascii="宋体" w:eastAsia="宋体" w:hAnsi="宋体" w:cs="宋体"/>
                <w:kern w:val="0"/>
                <w:sz w:val="24"/>
                <w:szCs w:val="24"/>
              </w:rPr>
              <w:t> element. This, in effect, disables automatic detection of classes annotated with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@Repository</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@Service</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@Controller</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w:t>
            </w:r>
          </w:p>
          <w:p w:rsidR="00873CE8" w:rsidRPr="00BA0D5D" w:rsidRDefault="00873CE8" w:rsidP="00BA0D5D">
            <w:pPr>
              <w:widowControl/>
              <w:jc w:val="left"/>
              <w:rPr>
                <w:rFonts w:ascii="宋体" w:eastAsia="宋体" w:hAnsi="宋体" w:cs="宋体"/>
                <w:kern w:val="0"/>
                <w:sz w:val="24"/>
                <w:szCs w:val="24"/>
              </w:rPr>
            </w:pPr>
            <w:r>
              <w:rPr>
                <w:rFonts w:ascii="Arial" w:hAnsi="Arial" w:cs="Arial"/>
                <w:shd w:val="clear" w:color="auto" w:fill="EBF1E7"/>
              </w:rPr>
              <w:t>您还可以通过设置</w:t>
            </w:r>
            <w:r>
              <w:rPr>
                <w:rStyle w:val="HTML"/>
                <w:rFonts w:ascii="Consolas" w:hAnsi="Consolas"/>
                <w:sz w:val="23"/>
                <w:szCs w:val="23"/>
                <w:shd w:val="clear" w:color="auto" w:fill="F7F7F8"/>
              </w:rPr>
              <w:t>useDefaultFilters=false</w:t>
            </w:r>
            <w:r>
              <w:rPr>
                <w:rFonts w:ascii="Arial" w:hAnsi="Arial" w:cs="Arial"/>
                <w:shd w:val="clear" w:color="auto" w:fill="EBF1E7"/>
              </w:rPr>
              <w:t>注释或提供元素</w:t>
            </w:r>
            <w:r>
              <w:rPr>
                <w:rStyle w:val="HTML"/>
                <w:rFonts w:ascii="Consolas" w:hAnsi="Consolas"/>
                <w:sz w:val="23"/>
                <w:szCs w:val="23"/>
                <w:shd w:val="clear" w:color="auto" w:fill="F7F7F8"/>
              </w:rPr>
              <w:t>use-default-filters="false"</w:t>
            </w:r>
            <w:r>
              <w:rPr>
                <w:rFonts w:ascii="Arial" w:hAnsi="Arial" w:cs="Arial"/>
                <w:shd w:val="clear" w:color="auto" w:fill="EBF1E7"/>
              </w:rPr>
              <w:t>属性来禁用默认过滤器</w:t>
            </w:r>
            <w:r>
              <w:rPr>
                <w:rStyle w:val="HTML"/>
                <w:rFonts w:ascii="Consolas" w:hAnsi="Consolas"/>
                <w:sz w:val="23"/>
                <w:szCs w:val="23"/>
                <w:shd w:val="clear" w:color="auto" w:fill="F7F7F8"/>
              </w:rPr>
              <w:t>&lt;component-scan/&gt;</w:t>
            </w:r>
            <w:r>
              <w:rPr>
                <w:rFonts w:ascii="Arial" w:hAnsi="Arial" w:cs="Arial"/>
                <w:shd w:val="clear" w:color="auto" w:fill="EBF1E7"/>
              </w:rPr>
              <w:t>。此，实际上，禁用与注解的类自动检测</w:t>
            </w:r>
            <w:r>
              <w:rPr>
                <w:rStyle w:val="HTML"/>
                <w:rFonts w:ascii="Consolas" w:hAnsi="Consolas"/>
                <w:sz w:val="23"/>
                <w:szCs w:val="23"/>
                <w:shd w:val="clear" w:color="auto" w:fill="F7F7F8"/>
              </w:rPr>
              <w:t>@Component</w:t>
            </w:r>
            <w:r>
              <w:rPr>
                <w:rFonts w:ascii="Arial" w:hAnsi="Arial" w:cs="Arial"/>
                <w:shd w:val="clear" w:color="auto" w:fill="EBF1E7"/>
              </w:rPr>
              <w:t>，</w:t>
            </w:r>
            <w:r>
              <w:rPr>
                <w:rStyle w:val="HTML"/>
                <w:rFonts w:ascii="Consolas" w:hAnsi="Consolas"/>
                <w:sz w:val="23"/>
                <w:szCs w:val="23"/>
                <w:shd w:val="clear" w:color="auto" w:fill="F7F7F8"/>
              </w:rPr>
              <w:t>@Repository</w:t>
            </w:r>
            <w:r>
              <w:rPr>
                <w:rFonts w:ascii="Arial" w:hAnsi="Arial" w:cs="Arial"/>
                <w:shd w:val="clear" w:color="auto" w:fill="EBF1E7"/>
              </w:rPr>
              <w:t>，</w:t>
            </w:r>
            <w:r>
              <w:rPr>
                <w:rFonts w:ascii="Arial" w:hAnsi="Arial" w:cs="Arial"/>
                <w:shd w:val="clear" w:color="auto" w:fill="EBF1E7"/>
              </w:rPr>
              <w:t> </w:t>
            </w:r>
            <w:r>
              <w:rPr>
                <w:rStyle w:val="HTML"/>
                <w:rFonts w:ascii="Consolas" w:hAnsi="Consolas"/>
                <w:sz w:val="23"/>
                <w:szCs w:val="23"/>
                <w:shd w:val="clear" w:color="auto" w:fill="F7F7F8"/>
              </w:rPr>
              <w:t>@Service</w:t>
            </w:r>
            <w:r>
              <w:rPr>
                <w:rFonts w:ascii="Arial" w:hAnsi="Arial" w:cs="Arial"/>
                <w:shd w:val="clear" w:color="auto" w:fill="EBF1E7"/>
              </w:rPr>
              <w:t>，</w:t>
            </w:r>
            <w:r>
              <w:rPr>
                <w:rStyle w:val="HTML"/>
                <w:rFonts w:ascii="Consolas" w:hAnsi="Consolas"/>
                <w:sz w:val="23"/>
                <w:szCs w:val="23"/>
                <w:shd w:val="clear" w:color="auto" w:fill="F7F7F8"/>
              </w:rPr>
              <w:t>@Controller</w:t>
            </w:r>
            <w:r>
              <w:rPr>
                <w:rFonts w:ascii="Arial" w:hAnsi="Arial" w:cs="Arial"/>
                <w:shd w:val="clear" w:color="auto" w:fill="EBF1E7"/>
              </w:rPr>
              <w:t>，或</w:t>
            </w:r>
            <w:r>
              <w:rPr>
                <w:rStyle w:val="HTML"/>
                <w:rFonts w:ascii="Consolas" w:hAnsi="Consolas"/>
                <w:sz w:val="23"/>
                <w:szCs w:val="23"/>
                <w:shd w:val="clear" w:color="auto" w:fill="F7F7F8"/>
              </w:rPr>
              <w:t>@Configuration</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1.10.5. Defining Bean Metadata within Components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components can also contribute bean definition metadata to the container. You can do this with the same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annotation used to define bean metadata within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annotated classes. The following example shows how to do so:</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组件还可以向容器提供</w:t>
      </w:r>
      <w:r>
        <w:rPr>
          <w:rFonts w:ascii="Arial" w:hAnsi="Arial" w:cs="Arial"/>
          <w:color w:val="34302D"/>
          <w:shd w:val="clear" w:color="auto" w:fill="FFFFFF"/>
        </w:rPr>
        <w:t>bean</w:t>
      </w:r>
      <w:r>
        <w:rPr>
          <w:rFonts w:ascii="Arial" w:hAnsi="Arial" w:cs="Arial"/>
          <w:color w:val="34302D"/>
          <w:shd w:val="clear" w:color="auto" w:fill="FFFFFF"/>
        </w:rPr>
        <w:t>定义元数据。您可以</w:t>
      </w:r>
      <w:r>
        <w:rPr>
          <w:rStyle w:val="HTML"/>
          <w:rFonts w:ascii="Consolas" w:hAnsi="Consolas"/>
          <w:sz w:val="23"/>
          <w:szCs w:val="23"/>
          <w:shd w:val="clear" w:color="auto" w:fill="F7F7F8"/>
        </w:rPr>
        <w:t>@Bean</w:t>
      </w:r>
      <w:r>
        <w:rPr>
          <w:rFonts w:ascii="Arial" w:hAnsi="Arial" w:cs="Arial"/>
          <w:color w:val="34302D"/>
          <w:shd w:val="clear" w:color="auto" w:fill="FFFFFF"/>
        </w:rPr>
        <w:t>使用用于在带</w:t>
      </w:r>
      <w:r>
        <w:rPr>
          <w:rStyle w:val="HTML"/>
          <w:rFonts w:ascii="Consolas" w:hAnsi="Consolas"/>
          <w:sz w:val="23"/>
          <w:szCs w:val="23"/>
          <w:shd w:val="clear" w:color="auto" w:fill="F7F7F8"/>
        </w:rPr>
        <w:t>@Configuration</w:t>
      </w:r>
      <w:r>
        <w:rPr>
          <w:rFonts w:ascii="Arial" w:hAnsi="Arial" w:cs="Arial"/>
          <w:color w:val="34302D"/>
          <w:shd w:val="clear" w:color="auto" w:fill="FFFFFF"/>
        </w:rPr>
        <w:t> </w:t>
      </w:r>
      <w:r>
        <w:rPr>
          <w:rFonts w:ascii="Arial" w:hAnsi="Arial" w:cs="Arial"/>
          <w:color w:val="34302D"/>
          <w:shd w:val="clear" w:color="auto" w:fill="FFFFFF"/>
        </w:rPr>
        <w:t>注释的类中定义</w:t>
      </w:r>
      <w:r>
        <w:rPr>
          <w:rFonts w:ascii="Arial" w:hAnsi="Arial" w:cs="Arial"/>
          <w:color w:val="34302D"/>
          <w:shd w:val="clear" w:color="auto" w:fill="FFFFFF"/>
        </w:rPr>
        <w:t>bean</w:t>
      </w:r>
      <w:r>
        <w:rPr>
          <w:rFonts w:ascii="Arial" w:hAnsi="Arial" w:cs="Arial"/>
          <w:color w:val="34302D"/>
          <w:shd w:val="clear" w:color="auto" w:fill="FFFFFF"/>
        </w:rPr>
        <w:t>元数据的相同注释来执行此操作。以下示例显示了如何执行此操作：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FactoryMethodComponent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"public"</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publicInstance()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"publicInstance"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doWork()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Component method implementation omitted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class is a Spring component that has application-specific code in its </w:t>
      </w:r>
      <w:r w:rsidRPr="00BA0D5D">
        <w:rPr>
          <w:rFonts w:ascii="Consolas" w:eastAsia="宋体" w:hAnsi="Consolas" w:cs="宋体"/>
          <w:color w:val="34302D"/>
          <w:kern w:val="0"/>
          <w:sz w:val="23"/>
          <w:szCs w:val="23"/>
          <w:shd w:val="clear" w:color="auto" w:fill="F7F7F8"/>
        </w:rPr>
        <w:t>doWork()</w:t>
      </w:r>
      <w:r w:rsidRPr="00BA0D5D">
        <w:rPr>
          <w:rFonts w:ascii="inherit" w:eastAsia="宋体" w:hAnsi="inherit" w:cs="Arial"/>
          <w:color w:val="34302D"/>
          <w:kern w:val="0"/>
          <w:sz w:val="24"/>
          <w:szCs w:val="24"/>
        </w:rPr>
        <w:t> method. However, it also contributes a bean definition that has a factory method referring to the method </w:t>
      </w:r>
      <w:r w:rsidRPr="00BA0D5D">
        <w:rPr>
          <w:rFonts w:ascii="Consolas" w:eastAsia="宋体" w:hAnsi="Consolas" w:cs="宋体"/>
          <w:color w:val="34302D"/>
          <w:kern w:val="0"/>
          <w:sz w:val="23"/>
          <w:szCs w:val="23"/>
          <w:shd w:val="clear" w:color="auto" w:fill="F7F7F8"/>
        </w:rPr>
        <w:t>publicInstance()</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identifies the factory method and other bean definition properties, such as a qualifier value through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Other method-level annotations that can be specified are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@Lazy</w:t>
      </w:r>
      <w:r w:rsidRPr="00BA0D5D">
        <w:rPr>
          <w:rFonts w:ascii="inherit" w:eastAsia="宋体" w:hAnsi="inherit" w:cs="Arial"/>
          <w:color w:val="34302D"/>
          <w:kern w:val="0"/>
          <w:sz w:val="24"/>
          <w:szCs w:val="24"/>
        </w:rPr>
        <w:t>, and custom qualifier annotations.</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前面的类是一个</w:t>
      </w:r>
      <w:r>
        <w:rPr>
          <w:rFonts w:ascii="Arial" w:hAnsi="Arial" w:cs="Arial"/>
          <w:color w:val="34302D"/>
          <w:shd w:val="clear" w:color="auto" w:fill="FFFFFF"/>
        </w:rPr>
        <w:t>Spring</w:t>
      </w:r>
      <w:r>
        <w:rPr>
          <w:rFonts w:ascii="Arial" w:hAnsi="Arial" w:cs="Arial"/>
          <w:color w:val="34302D"/>
          <w:shd w:val="clear" w:color="auto" w:fill="FFFFFF"/>
        </w:rPr>
        <w:t>组件，在其</w:t>
      </w:r>
      <w:r>
        <w:rPr>
          <w:rStyle w:val="HTML"/>
          <w:rFonts w:ascii="Consolas" w:hAnsi="Consolas"/>
          <w:sz w:val="23"/>
          <w:szCs w:val="23"/>
          <w:shd w:val="clear" w:color="auto" w:fill="F7F7F8"/>
        </w:rPr>
        <w:t>doWork()</w:t>
      </w:r>
      <w:r>
        <w:rPr>
          <w:rFonts w:ascii="Arial" w:hAnsi="Arial" w:cs="Arial"/>
          <w:color w:val="34302D"/>
          <w:shd w:val="clear" w:color="auto" w:fill="FFFFFF"/>
        </w:rPr>
        <w:t>方法中具有特定于应用程序的代码</w:t>
      </w:r>
      <w:r>
        <w:rPr>
          <w:rFonts w:ascii="Arial" w:hAnsi="Arial" w:cs="Arial"/>
          <w:color w:val="34302D"/>
          <w:shd w:val="clear" w:color="auto" w:fill="FFFFFF"/>
        </w:rPr>
        <w:t> </w:t>
      </w:r>
      <w:r>
        <w:rPr>
          <w:rFonts w:ascii="Arial" w:hAnsi="Arial" w:cs="Arial"/>
          <w:color w:val="34302D"/>
          <w:shd w:val="clear" w:color="auto" w:fill="FFFFFF"/>
        </w:rPr>
        <w:t>。但是，它还提供了一个</w:t>
      </w:r>
      <w:r>
        <w:rPr>
          <w:rFonts w:ascii="Arial" w:hAnsi="Arial" w:cs="Arial"/>
          <w:color w:val="34302D"/>
          <w:shd w:val="clear" w:color="auto" w:fill="FFFFFF"/>
        </w:rPr>
        <w:t>bean</w:t>
      </w:r>
      <w:r>
        <w:rPr>
          <w:rFonts w:ascii="Arial" w:hAnsi="Arial" w:cs="Arial"/>
          <w:color w:val="34302D"/>
          <w:shd w:val="clear" w:color="auto" w:fill="FFFFFF"/>
        </w:rPr>
        <w:t>定义，该定义具有引用该方法的工厂方法</w:t>
      </w:r>
      <w:r>
        <w:rPr>
          <w:rStyle w:val="HTML"/>
          <w:rFonts w:ascii="Consolas" w:hAnsi="Consolas"/>
          <w:sz w:val="23"/>
          <w:szCs w:val="23"/>
          <w:shd w:val="clear" w:color="auto" w:fill="F7F7F8"/>
        </w:rPr>
        <w:t>publicInstance()</w:t>
      </w:r>
      <w:r>
        <w:rPr>
          <w:rFonts w:ascii="Arial" w:hAnsi="Arial" w:cs="Arial"/>
          <w:color w:val="34302D"/>
          <w:shd w:val="clear" w:color="auto" w:fill="FFFFFF"/>
        </w:rPr>
        <w:t>。该</w:t>
      </w:r>
      <w:r>
        <w:rPr>
          <w:rStyle w:val="HTML"/>
          <w:rFonts w:ascii="Consolas" w:hAnsi="Consolas"/>
          <w:sz w:val="23"/>
          <w:szCs w:val="23"/>
          <w:shd w:val="clear" w:color="auto" w:fill="F7F7F8"/>
        </w:rPr>
        <w:t>@Bean</w:t>
      </w:r>
      <w:r>
        <w:rPr>
          <w:rFonts w:ascii="Arial" w:hAnsi="Arial" w:cs="Arial"/>
          <w:color w:val="34302D"/>
          <w:shd w:val="clear" w:color="auto" w:fill="FFFFFF"/>
        </w:rPr>
        <w:t>注释标识工厂方法和其它</w:t>
      </w:r>
      <w:r>
        <w:rPr>
          <w:rFonts w:ascii="Arial" w:hAnsi="Arial" w:cs="Arial"/>
          <w:color w:val="34302D"/>
          <w:shd w:val="clear" w:color="auto" w:fill="FFFFFF"/>
        </w:rPr>
        <w:t>bean</w:t>
      </w:r>
      <w:r>
        <w:rPr>
          <w:rFonts w:ascii="Arial" w:hAnsi="Arial" w:cs="Arial"/>
          <w:color w:val="34302D"/>
          <w:shd w:val="clear" w:color="auto" w:fill="FFFFFF"/>
        </w:rPr>
        <w:t>定义特性，如通过一个限定值</w:t>
      </w:r>
      <w:r>
        <w:rPr>
          <w:rStyle w:val="HTML"/>
          <w:rFonts w:ascii="Consolas" w:hAnsi="Consolas"/>
          <w:sz w:val="23"/>
          <w:szCs w:val="23"/>
          <w:shd w:val="clear" w:color="auto" w:fill="F7F7F8"/>
        </w:rPr>
        <w:t>@Qualifier</w:t>
      </w:r>
      <w:r>
        <w:rPr>
          <w:rFonts w:ascii="Arial" w:hAnsi="Arial" w:cs="Arial"/>
          <w:color w:val="34302D"/>
          <w:shd w:val="clear" w:color="auto" w:fill="FFFFFF"/>
        </w:rPr>
        <w:t>注释。可以指定其他方法级别的注解是</w:t>
      </w:r>
      <w:r>
        <w:rPr>
          <w:rFonts w:ascii="Arial" w:hAnsi="Arial" w:cs="Arial"/>
          <w:color w:val="34302D"/>
          <w:shd w:val="clear" w:color="auto" w:fill="FFFFFF"/>
        </w:rPr>
        <w:t> </w:t>
      </w:r>
      <w:r>
        <w:rPr>
          <w:rStyle w:val="HTML"/>
          <w:rFonts w:ascii="Consolas" w:hAnsi="Consolas"/>
          <w:sz w:val="23"/>
          <w:szCs w:val="23"/>
          <w:shd w:val="clear" w:color="auto" w:fill="F7F7F8"/>
        </w:rPr>
        <w:t>@Scope</w:t>
      </w:r>
      <w:r>
        <w:rPr>
          <w:rFonts w:ascii="Arial" w:hAnsi="Arial" w:cs="Arial"/>
          <w:color w:val="34302D"/>
          <w:shd w:val="clear" w:color="auto" w:fill="FFFFFF"/>
        </w:rPr>
        <w:t>，</w:t>
      </w:r>
      <w:r>
        <w:rPr>
          <w:rStyle w:val="HTML"/>
          <w:rFonts w:ascii="Consolas" w:hAnsi="Consolas"/>
          <w:sz w:val="23"/>
          <w:szCs w:val="23"/>
          <w:shd w:val="clear" w:color="auto" w:fill="F7F7F8"/>
        </w:rPr>
        <w:t>@Lazy</w:t>
      </w:r>
      <w:r>
        <w:rPr>
          <w:rFonts w:ascii="Arial" w:hAnsi="Arial" w:cs="Arial"/>
          <w:color w:val="34302D"/>
          <w:shd w:val="clear" w:color="auto" w:fill="FFFFFF"/>
        </w:rPr>
        <w:t>和自定义限定器注解。</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873CE8">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 addition to its role for component initialization, you can also place the </w:t>
            </w:r>
            <w:r w:rsidRPr="00BA0D5D">
              <w:rPr>
                <w:rFonts w:ascii="Consolas" w:eastAsia="宋体" w:hAnsi="Consolas" w:cs="宋体"/>
                <w:kern w:val="0"/>
                <w:sz w:val="23"/>
                <w:szCs w:val="23"/>
                <w:shd w:val="clear" w:color="auto" w:fill="F7F7F8"/>
              </w:rPr>
              <w:t>@Lazy</w:t>
            </w:r>
            <w:r w:rsidRPr="00BA0D5D">
              <w:rPr>
                <w:rFonts w:ascii="宋体" w:eastAsia="宋体" w:hAnsi="宋体" w:cs="宋体"/>
                <w:kern w:val="0"/>
                <w:sz w:val="24"/>
                <w:szCs w:val="24"/>
              </w:rPr>
              <w:t> annotation on injection points marked with </w:t>
            </w:r>
            <w:r w:rsidRPr="00BA0D5D">
              <w:rPr>
                <w:rFonts w:ascii="Consolas" w:eastAsia="宋体" w:hAnsi="Consolas" w:cs="宋体"/>
                <w:kern w:val="0"/>
                <w:sz w:val="23"/>
                <w:szCs w:val="23"/>
                <w:shd w:val="clear" w:color="auto" w:fill="F7F7F8"/>
              </w:rPr>
              <w:t>@Autowired</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@Inject</w:t>
            </w:r>
            <w:r w:rsidRPr="00BA0D5D">
              <w:rPr>
                <w:rFonts w:ascii="宋体" w:eastAsia="宋体" w:hAnsi="宋体" w:cs="宋体"/>
                <w:kern w:val="0"/>
                <w:sz w:val="24"/>
                <w:szCs w:val="24"/>
              </w:rPr>
              <w:t>. In this context, it leads to the injection of a lazy-resolution proxy.</w:t>
            </w:r>
          </w:p>
          <w:p w:rsidR="00873CE8" w:rsidRPr="00BA0D5D" w:rsidRDefault="00873CE8" w:rsidP="00BA0D5D">
            <w:pPr>
              <w:widowControl/>
              <w:jc w:val="left"/>
              <w:rPr>
                <w:rFonts w:ascii="宋体" w:eastAsia="宋体" w:hAnsi="宋体" w:cs="宋体"/>
                <w:kern w:val="0"/>
                <w:sz w:val="24"/>
                <w:szCs w:val="24"/>
              </w:rPr>
            </w:pPr>
            <w:r>
              <w:rPr>
                <w:rFonts w:ascii="Arial" w:hAnsi="Arial" w:cs="Arial"/>
                <w:shd w:val="clear" w:color="auto" w:fill="EBF1E7"/>
              </w:rPr>
              <w:t>除了组件初始化的作用外，您还可以将</w:t>
            </w:r>
            <w:r>
              <w:rPr>
                <w:rStyle w:val="HTML"/>
                <w:rFonts w:ascii="Consolas" w:hAnsi="Consolas"/>
                <w:sz w:val="23"/>
                <w:szCs w:val="23"/>
                <w:shd w:val="clear" w:color="auto" w:fill="F7F7F8"/>
              </w:rPr>
              <w:t>@Lazy</w:t>
            </w:r>
            <w:r>
              <w:rPr>
                <w:rFonts w:ascii="Arial" w:hAnsi="Arial" w:cs="Arial"/>
                <w:shd w:val="clear" w:color="auto" w:fill="EBF1E7"/>
              </w:rPr>
              <w:t>注释放在标有</w:t>
            </w:r>
            <w:r>
              <w:rPr>
                <w:rStyle w:val="HTML"/>
                <w:rFonts w:ascii="Consolas" w:hAnsi="Consolas"/>
                <w:sz w:val="23"/>
                <w:szCs w:val="23"/>
                <w:shd w:val="clear" w:color="auto" w:fill="F7F7F8"/>
              </w:rPr>
              <w:t>@Autowired</w:t>
            </w:r>
            <w:r>
              <w:rPr>
                <w:rFonts w:ascii="Arial" w:hAnsi="Arial" w:cs="Arial"/>
                <w:shd w:val="clear" w:color="auto" w:fill="EBF1E7"/>
              </w:rPr>
              <w:t>或的注入点上</w:t>
            </w:r>
            <w:r>
              <w:rPr>
                <w:rStyle w:val="HTML"/>
                <w:rFonts w:ascii="Consolas" w:hAnsi="Consolas"/>
                <w:sz w:val="23"/>
                <w:szCs w:val="23"/>
                <w:shd w:val="clear" w:color="auto" w:fill="F7F7F8"/>
              </w:rPr>
              <w:t>@Inject</w:t>
            </w:r>
            <w:r>
              <w:rPr>
                <w:rFonts w:ascii="Arial" w:hAnsi="Arial" w:cs="Arial"/>
                <w:shd w:val="clear" w:color="auto" w:fill="EBF1E7"/>
              </w:rPr>
              <w:t>。在这种情况下，它会导致注入惰性解析代理。</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Autowired fields and methods are supported, as previously discussed, with additional support for autowiring of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The following example shows how to do so:</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如前所述，支持自动装配的字段和方法，以及对</w:t>
      </w:r>
      <w:r>
        <w:rPr>
          <w:rStyle w:val="HTML"/>
          <w:rFonts w:ascii="Consolas" w:hAnsi="Consolas"/>
          <w:sz w:val="23"/>
          <w:szCs w:val="23"/>
          <w:shd w:val="clear" w:color="auto" w:fill="F7F7F8"/>
        </w:rPr>
        <w:t>@Bean</w:t>
      </w:r>
      <w:r>
        <w:rPr>
          <w:rFonts w:ascii="Arial" w:hAnsi="Arial" w:cs="Arial"/>
          <w:color w:val="34302D"/>
          <w:shd w:val="clear" w:color="auto" w:fill="FFFFFF"/>
        </w:rPr>
        <w:t>方法的自动装配的额外支持。以下示例显示了如何执行此操作：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FactoryMethodComponent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i;</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"public"</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publicInstance()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"publicInstance"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i/>
          <w:iCs/>
          <w:color w:val="999988"/>
          <w:kern w:val="0"/>
          <w:sz w:val="24"/>
          <w:szCs w:val="24"/>
        </w:rPr>
        <w:t>// use of a custom qualifier and autowiring of method parameters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TestBean protectedInstance(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"public"</w:t>
      </w:r>
      <w:r w:rsidRPr="00BA0D5D">
        <w:rPr>
          <w:rFonts w:ascii="Consolas" w:eastAsia="宋体" w:hAnsi="Consolas" w:cs="宋体"/>
          <w:color w:val="34302D"/>
          <w:kern w:val="0"/>
          <w:sz w:val="24"/>
          <w:szCs w:val="24"/>
        </w:rPr>
        <w:t>) TestBean spouse,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"#{privateInstance.age}"</w:t>
      </w:r>
      <w:r w:rsidRPr="00BA0D5D">
        <w:rPr>
          <w:rFonts w:ascii="Consolas" w:eastAsia="宋体" w:hAnsi="Consolas" w:cs="宋体"/>
          <w:color w:val="34302D"/>
          <w:kern w:val="0"/>
          <w:sz w:val="24"/>
          <w:szCs w:val="24"/>
        </w:rPr>
        <w:t>) String country)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TestBean tb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"protectedInstance"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9999"/>
          <w:kern w:val="0"/>
          <w:sz w:val="24"/>
          <w:szCs w:val="24"/>
        </w:rPr>
        <w:t>1</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tb.setSpouse(spouse);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tb.setCountry(country);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tb;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TestBean privateInstance()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"privateInstance"</w:t>
      </w:r>
      <w:r w:rsidRPr="00BA0D5D">
        <w:rPr>
          <w:rFonts w:ascii="Consolas" w:eastAsia="宋体" w:hAnsi="Consolas" w:cs="宋体"/>
          <w:color w:val="34302D"/>
          <w:kern w:val="0"/>
          <w:sz w:val="24"/>
          <w:szCs w:val="24"/>
        </w:rPr>
        <w:t>, i++);</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@RequestScope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requestScopedInstance()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"requestScopedInstance"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9999"/>
          <w:kern w:val="0"/>
          <w:sz w:val="24"/>
          <w:szCs w:val="24"/>
        </w:rPr>
        <w:t>3</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example autowires the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method parameter </w:t>
      </w:r>
      <w:r w:rsidRPr="00BA0D5D">
        <w:rPr>
          <w:rFonts w:ascii="Consolas" w:eastAsia="宋体" w:hAnsi="Consolas" w:cs="宋体"/>
          <w:color w:val="34302D"/>
          <w:kern w:val="0"/>
          <w:sz w:val="23"/>
          <w:szCs w:val="23"/>
          <w:shd w:val="clear" w:color="auto" w:fill="F7F7F8"/>
        </w:rPr>
        <w:t>country</w:t>
      </w:r>
      <w:r w:rsidRPr="00BA0D5D">
        <w:rPr>
          <w:rFonts w:ascii="inherit" w:eastAsia="宋体" w:hAnsi="inherit" w:cs="Arial"/>
          <w:color w:val="34302D"/>
          <w:kern w:val="0"/>
          <w:sz w:val="24"/>
          <w:szCs w:val="24"/>
        </w:rPr>
        <w:t> to the value of the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 property on another bean named </w:t>
      </w:r>
      <w:r w:rsidRPr="00BA0D5D">
        <w:rPr>
          <w:rFonts w:ascii="Consolas" w:eastAsia="宋体" w:hAnsi="Consolas" w:cs="宋体"/>
          <w:color w:val="34302D"/>
          <w:kern w:val="0"/>
          <w:sz w:val="23"/>
          <w:szCs w:val="23"/>
          <w:shd w:val="clear" w:color="auto" w:fill="F7F7F8"/>
        </w:rPr>
        <w:t>privateInstance</w:t>
      </w:r>
      <w:r w:rsidRPr="00BA0D5D">
        <w:rPr>
          <w:rFonts w:ascii="inherit" w:eastAsia="宋体" w:hAnsi="inherit" w:cs="Arial"/>
          <w:color w:val="34302D"/>
          <w:kern w:val="0"/>
          <w:sz w:val="24"/>
          <w:szCs w:val="24"/>
        </w:rPr>
        <w:t>. A Spring Expression Language element defines the value of the property through the notation </w:t>
      </w:r>
      <w:r w:rsidRPr="00BA0D5D">
        <w:rPr>
          <w:rFonts w:ascii="Consolas" w:eastAsia="宋体" w:hAnsi="Consolas" w:cs="宋体"/>
          <w:color w:val="34302D"/>
          <w:kern w:val="0"/>
          <w:sz w:val="23"/>
          <w:szCs w:val="23"/>
          <w:shd w:val="clear" w:color="auto" w:fill="F7F7F8"/>
        </w:rPr>
        <w:t>#{ &lt;expression&gt; }</w:t>
      </w:r>
      <w:r w:rsidRPr="00BA0D5D">
        <w:rPr>
          <w:rFonts w:ascii="inherit" w:eastAsia="宋体" w:hAnsi="inherit" w:cs="Arial"/>
          <w:color w:val="34302D"/>
          <w:kern w:val="0"/>
          <w:sz w:val="24"/>
          <w:szCs w:val="24"/>
        </w:rPr>
        <w:t>. For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annotations, an expression resolver is preconfigured to look for bean names when resolving expression text.</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该示例将</w:t>
      </w:r>
      <w:r>
        <w:rPr>
          <w:rStyle w:val="HTML"/>
          <w:rFonts w:ascii="Consolas" w:hAnsi="Consolas"/>
          <w:sz w:val="23"/>
          <w:szCs w:val="23"/>
          <w:shd w:val="clear" w:color="auto" w:fill="F7F7F8"/>
        </w:rPr>
        <w:t>String</w:t>
      </w:r>
      <w:r>
        <w:rPr>
          <w:rFonts w:ascii="Arial" w:hAnsi="Arial" w:cs="Arial"/>
          <w:color w:val="34302D"/>
          <w:shd w:val="clear" w:color="auto" w:fill="FFFFFF"/>
        </w:rPr>
        <w:t>method</w:t>
      </w:r>
      <w:r>
        <w:rPr>
          <w:rFonts w:ascii="Arial" w:hAnsi="Arial" w:cs="Arial"/>
          <w:color w:val="34302D"/>
          <w:shd w:val="clear" w:color="auto" w:fill="FFFFFF"/>
        </w:rPr>
        <w:t>参数自动装配</w:t>
      </w:r>
      <w:r>
        <w:rPr>
          <w:rStyle w:val="HTML"/>
          <w:rFonts w:ascii="Consolas" w:hAnsi="Consolas"/>
          <w:sz w:val="23"/>
          <w:szCs w:val="23"/>
          <w:shd w:val="clear" w:color="auto" w:fill="F7F7F8"/>
        </w:rPr>
        <w:t>country</w:t>
      </w:r>
      <w:r>
        <w:rPr>
          <w:rFonts w:ascii="Arial" w:hAnsi="Arial" w:cs="Arial"/>
          <w:color w:val="34302D"/>
          <w:shd w:val="clear" w:color="auto" w:fill="FFFFFF"/>
        </w:rPr>
        <w:t>到</w:t>
      </w:r>
      <w:r>
        <w:rPr>
          <w:rStyle w:val="HTML"/>
          <w:rFonts w:ascii="Consolas" w:hAnsi="Consolas"/>
          <w:sz w:val="23"/>
          <w:szCs w:val="23"/>
          <w:shd w:val="clear" w:color="auto" w:fill="F7F7F8"/>
        </w:rPr>
        <w:t>age</w:t>
      </w:r>
      <w:r>
        <w:rPr>
          <w:rFonts w:ascii="Arial" w:hAnsi="Arial" w:cs="Arial"/>
          <w:color w:val="34302D"/>
          <w:shd w:val="clear" w:color="auto" w:fill="FFFFFF"/>
        </w:rPr>
        <w:t> </w:t>
      </w:r>
      <w:r>
        <w:rPr>
          <w:rFonts w:ascii="Arial" w:hAnsi="Arial" w:cs="Arial"/>
          <w:color w:val="34302D"/>
          <w:shd w:val="clear" w:color="auto" w:fill="FFFFFF"/>
        </w:rPr>
        <w:t>另一个名为的</w:t>
      </w:r>
      <w:r>
        <w:rPr>
          <w:rFonts w:ascii="Arial" w:hAnsi="Arial" w:cs="Arial"/>
          <w:color w:val="34302D"/>
          <w:shd w:val="clear" w:color="auto" w:fill="FFFFFF"/>
        </w:rPr>
        <w:t>bean </w:t>
      </w:r>
      <w:r>
        <w:rPr>
          <w:rFonts w:ascii="Arial" w:hAnsi="Arial" w:cs="Arial"/>
          <w:color w:val="34302D"/>
          <w:shd w:val="clear" w:color="auto" w:fill="FFFFFF"/>
        </w:rPr>
        <w:t>的属性值</w:t>
      </w:r>
      <w:r>
        <w:rPr>
          <w:rStyle w:val="HTML"/>
          <w:rFonts w:ascii="Consolas" w:hAnsi="Consolas"/>
          <w:sz w:val="23"/>
          <w:szCs w:val="23"/>
          <w:shd w:val="clear" w:color="auto" w:fill="F7F7F8"/>
        </w:rPr>
        <w:t>privateInstance</w:t>
      </w:r>
      <w:r>
        <w:rPr>
          <w:rFonts w:ascii="Arial" w:hAnsi="Arial" w:cs="Arial"/>
          <w:color w:val="34302D"/>
          <w:shd w:val="clear" w:color="auto" w:fill="FFFFFF"/>
        </w:rPr>
        <w:t>。</w:t>
      </w:r>
      <w:r>
        <w:rPr>
          <w:rFonts w:ascii="Arial" w:hAnsi="Arial" w:cs="Arial"/>
          <w:color w:val="34302D"/>
          <w:shd w:val="clear" w:color="auto" w:fill="FFFFFF"/>
        </w:rPr>
        <w:t>Spring Expression Language</w:t>
      </w:r>
      <w:r>
        <w:rPr>
          <w:rFonts w:ascii="Arial" w:hAnsi="Arial" w:cs="Arial"/>
          <w:color w:val="34302D"/>
          <w:shd w:val="clear" w:color="auto" w:fill="FFFFFF"/>
        </w:rPr>
        <w:t>元素通过符号定义属性的值</w:t>
      </w:r>
      <w:r>
        <w:rPr>
          <w:rStyle w:val="HTML"/>
          <w:rFonts w:ascii="Consolas" w:hAnsi="Consolas"/>
          <w:sz w:val="23"/>
          <w:szCs w:val="23"/>
          <w:shd w:val="clear" w:color="auto" w:fill="F7F7F8"/>
        </w:rPr>
        <w:t>#{ &lt;expression&gt; }</w:t>
      </w:r>
      <w:r>
        <w:rPr>
          <w:rFonts w:ascii="Arial" w:hAnsi="Arial" w:cs="Arial"/>
          <w:color w:val="34302D"/>
          <w:shd w:val="clear" w:color="auto" w:fill="FFFFFF"/>
        </w:rPr>
        <w:t>。对于</w:t>
      </w:r>
      <w:r>
        <w:rPr>
          <w:rStyle w:val="HTML"/>
          <w:rFonts w:ascii="Consolas" w:hAnsi="Consolas"/>
          <w:sz w:val="23"/>
          <w:szCs w:val="23"/>
          <w:shd w:val="clear" w:color="auto" w:fill="F7F7F8"/>
        </w:rPr>
        <w:t>@Value</w:t>
      </w:r>
      <w:r>
        <w:rPr>
          <w:rFonts w:ascii="Arial" w:hAnsi="Arial" w:cs="Arial"/>
          <w:color w:val="34302D"/>
          <w:shd w:val="clear" w:color="auto" w:fill="FFFFFF"/>
        </w:rPr>
        <w:t> </w:t>
      </w:r>
      <w:r>
        <w:rPr>
          <w:rFonts w:ascii="Arial" w:hAnsi="Arial" w:cs="Arial"/>
          <w:color w:val="34302D"/>
          <w:shd w:val="clear" w:color="auto" w:fill="FFFFFF"/>
        </w:rPr>
        <w:t>注释，表达式解析器预先配置为在解析表达式文本时查找</w:t>
      </w:r>
      <w:r>
        <w:rPr>
          <w:rFonts w:ascii="Arial" w:hAnsi="Arial" w:cs="Arial"/>
          <w:color w:val="34302D"/>
          <w:shd w:val="clear" w:color="auto" w:fill="FFFFFF"/>
        </w:rPr>
        <w:t>bean</w:t>
      </w:r>
      <w:r>
        <w:rPr>
          <w:rFonts w:ascii="Arial" w:hAnsi="Arial" w:cs="Arial"/>
          <w:color w:val="34302D"/>
          <w:shd w:val="clear" w:color="auto" w:fill="FFFFFF"/>
        </w:rPr>
        <w:t>名称。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Framework 4.3, you may also declare a factory method parameter of type </w:t>
      </w:r>
      <w:r w:rsidRPr="00BA0D5D">
        <w:rPr>
          <w:rFonts w:ascii="Consolas" w:eastAsia="宋体" w:hAnsi="Consolas" w:cs="宋体"/>
          <w:color w:val="34302D"/>
          <w:kern w:val="0"/>
          <w:sz w:val="23"/>
          <w:szCs w:val="23"/>
          <w:shd w:val="clear" w:color="auto" w:fill="F7F7F8"/>
        </w:rPr>
        <w:t>InjectionPoint</w:t>
      </w:r>
      <w:r w:rsidRPr="00BA0D5D">
        <w:rPr>
          <w:rFonts w:ascii="inherit" w:eastAsia="宋体" w:hAnsi="inherit" w:cs="Arial"/>
          <w:color w:val="34302D"/>
          <w:kern w:val="0"/>
          <w:sz w:val="24"/>
          <w:szCs w:val="24"/>
        </w:rPr>
        <w:t> (or its more specific subclass: </w:t>
      </w:r>
      <w:r w:rsidRPr="00BA0D5D">
        <w:rPr>
          <w:rFonts w:ascii="Consolas" w:eastAsia="宋体" w:hAnsi="Consolas" w:cs="宋体"/>
          <w:color w:val="34302D"/>
          <w:kern w:val="0"/>
          <w:sz w:val="23"/>
          <w:szCs w:val="23"/>
          <w:shd w:val="clear" w:color="auto" w:fill="F7F7F8"/>
        </w:rPr>
        <w:t>DependencyDescriptor</w:t>
      </w:r>
      <w:r w:rsidRPr="00BA0D5D">
        <w:rPr>
          <w:rFonts w:ascii="inherit" w:eastAsia="宋体" w:hAnsi="inherit" w:cs="Arial"/>
          <w:color w:val="34302D"/>
          <w:kern w:val="0"/>
          <w:sz w:val="24"/>
          <w:szCs w:val="24"/>
        </w:rPr>
        <w:t>) to access the requesting injection point that triggers the creation of the current bean. Note that this applies only to the actual creation of bean instances, not to the injection of existing instances. As a consequence, this feature makes most sense for beans of prototype scope. For other scopes, the factory method only ever sees the injection point that triggered the creation of a new bean instance in the given scope (for example, the dependency that triggered the creation of a lazy singleton bean). You can use the provided injection point metadata with semantic care in such scenarios. The following example shows how to do use </w:t>
      </w:r>
      <w:r w:rsidRPr="00BA0D5D">
        <w:rPr>
          <w:rFonts w:ascii="Consolas" w:eastAsia="宋体" w:hAnsi="Consolas" w:cs="宋体"/>
          <w:color w:val="34302D"/>
          <w:kern w:val="0"/>
          <w:sz w:val="23"/>
          <w:szCs w:val="23"/>
          <w:shd w:val="clear" w:color="auto" w:fill="F7F7F8"/>
        </w:rPr>
        <w:t>InjectionPoint</w:t>
      </w:r>
      <w:r w:rsidRPr="00BA0D5D">
        <w:rPr>
          <w:rFonts w:ascii="inherit" w:eastAsia="宋体" w:hAnsi="inherit" w:cs="Arial"/>
          <w:color w:val="34302D"/>
          <w:kern w:val="0"/>
          <w:sz w:val="24"/>
          <w:szCs w:val="24"/>
        </w:rPr>
        <w:t>:</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从</w:t>
      </w:r>
      <w:r>
        <w:rPr>
          <w:rFonts w:ascii="Arial" w:hAnsi="Arial" w:cs="Arial"/>
          <w:color w:val="34302D"/>
          <w:shd w:val="clear" w:color="auto" w:fill="FFFFFF"/>
        </w:rPr>
        <w:t>Spring Framework 4.3</w:t>
      </w:r>
      <w:r>
        <w:rPr>
          <w:rFonts w:ascii="Arial" w:hAnsi="Arial" w:cs="Arial"/>
          <w:color w:val="34302D"/>
          <w:shd w:val="clear" w:color="auto" w:fill="FFFFFF"/>
        </w:rPr>
        <w:t>开始，您还可以声明类型的工厂方法参数</w:t>
      </w:r>
      <w:r>
        <w:rPr>
          <w:rFonts w:ascii="Arial" w:hAnsi="Arial" w:cs="Arial"/>
          <w:color w:val="34302D"/>
          <w:shd w:val="clear" w:color="auto" w:fill="FFFFFF"/>
        </w:rPr>
        <w:t> </w:t>
      </w:r>
      <w:r>
        <w:rPr>
          <w:rStyle w:val="HTML"/>
          <w:rFonts w:ascii="Consolas" w:hAnsi="Consolas"/>
          <w:sz w:val="23"/>
          <w:szCs w:val="23"/>
          <w:shd w:val="clear" w:color="auto" w:fill="F7F7F8"/>
        </w:rPr>
        <w:t>InjectionPoint</w:t>
      </w:r>
      <w:r>
        <w:rPr>
          <w:rFonts w:ascii="Arial" w:hAnsi="Arial" w:cs="Arial"/>
          <w:color w:val="34302D"/>
          <w:shd w:val="clear" w:color="auto" w:fill="FFFFFF"/>
        </w:rPr>
        <w:t>（或其更具体的子类</w:t>
      </w:r>
      <w:r>
        <w:rPr>
          <w:rFonts w:ascii="Arial" w:hAnsi="Arial" w:cs="Arial"/>
          <w:color w:val="34302D"/>
          <w:shd w:val="clear" w:color="auto" w:fill="FFFFFF"/>
        </w:rPr>
        <w:t>:)</w:t>
      </w:r>
      <w:r>
        <w:rPr>
          <w:rFonts w:ascii="Arial" w:hAnsi="Arial" w:cs="Arial"/>
          <w:color w:val="34302D"/>
          <w:shd w:val="clear" w:color="auto" w:fill="FFFFFF"/>
        </w:rPr>
        <w:t>，</w:t>
      </w:r>
      <w:r>
        <w:rPr>
          <w:rStyle w:val="HTML"/>
          <w:rFonts w:ascii="Consolas" w:hAnsi="Consolas"/>
          <w:sz w:val="23"/>
          <w:szCs w:val="23"/>
          <w:shd w:val="clear" w:color="auto" w:fill="F7F7F8"/>
        </w:rPr>
        <w:t>DependencyDescriptor</w:t>
      </w:r>
      <w:r>
        <w:rPr>
          <w:rFonts w:ascii="Arial" w:hAnsi="Arial" w:cs="Arial"/>
          <w:color w:val="34302D"/>
          <w:shd w:val="clear" w:color="auto" w:fill="FFFFFF"/>
        </w:rPr>
        <w:t>以访问触发创建当前</w:t>
      </w:r>
      <w:r>
        <w:rPr>
          <w:rFonts w:ascii="Arial" w:hAnsi="Arial" w:cs="Arial"/>
          <w:color w:val="34302D"/>
          <w:shd w:val="clear" w:color="auto" w:fill="FFFFFF"/>
        </w:rPr>
        <w:t>bean</w:t>
      </w:r>
      <w:r>
        <w:rPr>
          <w:rFonts w:ascii="Arial" w:hAnsi="Arial" w:cs="Arial"/>
          <w:color w:val="34302D"/>
          <w:shd w:val="clear" w:color="auto" w:fill="FFFFFF"/>
        </w:rPr>
        <w:t>的请求注入点。请注意，这仅适用于实例创建</w:t>
      </w:r>
      <w:r>
        <w:rPr>
          <w:rFonts w:ascii="Arial" w:hAnsi="Arial" w:cs="Arial"/>
          <w:color w:val="34302D"/>
          <w:shd w:val="clear" w:color="auto" w:fill="FFFFFF"/>
        </w:rPr>
        <w:t>bean</w:t>
      </w:r>
      <w:r>
        <w:rPr>
          <w:rFonts w:ascii="Arial" w:hAnsi="Arial" w:cs="Arial"/>
          <w:color w:val="34302D"/>
          <w:shd w:val="clear" w:color="auto" w:fill="FFFFFF"/>
        </w:rPr>
        <w:t>实例，而不适用于注入现有实例。因此，此功能对原型范围的</w:t>
      </w:r>
      <w:r>
        <w:rPr>
          <w:rFonts w:ascii="Arial" w:hAnsi="Arial" w:cs="Arial"/>
          <w:color w:val="34302D"/>
          <w:shd w:val="clear" w:color="auto" w:fill="FFFFFF"/>
        </w:rPr>
        <w:t>bean</w:t>
      </w:r>
      <w:r>
        <w:rPr>
          <w:rFonts w:ascii="Arial" w:hAnsi="Arial" w:cs="Arial"/>
          <w:color w:val="34302D"/>
          <w:shd w:val="clear" w:color="auto" w:fill="FFFFFF"/>
        </w:rPr>
        <w:t>最有意义。对于其他作用域，工厂方法只能看到触发在给定作用域中创建新</w:t>
      </w:r>
      <w:r>
        <w:rPr>
          <w:rFonts w:ascii="Arial" w:hAnsi="Arial" w:cs="Arial"/>
          <w:color w:val="34302D"/>
          <w:shd w:val="clear" w:color="auto" w:fill="FFFFFF"/>
        </w:rPr>
        <w:t>bean</w:t>
      </w:r>
      <w:r>
        <w:rPr>
          <w:rFonts w:ascii="Arial" w:hAnsi="Arial" w:cs="Arial"/>
          <w:color w:val="34302D"/>
          <w:shd w:val="clear" w:color="auto" w:fill="FFFFFF"/>
        </w:rPr>
        <w:t>实例的注入点（例如，触发创建惰性单例</w:t>
      </w:r>
      <w:r>
        <w:rPr>
          <w:rFonts w:ascii="Arial" w:hAnsi="Arial" w:cs="Arial"/>
          <w:color w:val="34302D"/>
          <w:shd w:val="clear" w:color="auto" w:fill="FFFFFF"/>
        </w:rPr>
        <w:t>bean</w:t>
      </w:r>
      <w:r>
        <w:rPr>
          <w:rFonts w:ascii="Arial" w:hAnsi="Arial" w:cs="Arial"/>
          <w:color w:val="34302D"/>
          <w:shd w:val="clear" w:color="auto" w:fill="FFFFFF"/>
        </w:rPr>
        <w:t>的依赖项）。在这种情况下，您可以使用提供的注入点元数据和语义关注。以下示例显示了如何使用</w:t>
      </w:r>
      <w:r>
        <w:rPr>
          <w:rStyle w:val="HTML"/>
          <w:rFonts w:ascii="Consolas" w:hAnsi="Consolas"/>
          <w:sz w:val="23"/>
          <w:szCs w:val="23"/>
          <w:shd w:val="clear" w:color="auto" w:fill="F7F7F8"/>
        </w:rPr>
        <w:t>InjectionPoint</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FactoryMethodComponent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prototypeInstance(InjectionPoint injectionPoint)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"prototypeInstance for "</w:t>
      </w:r>
      <w:r w:rsidRPr="00BA0D5D">
        <w:rPr>
          <w:rFonts w:ascii="Consolas" w:eastAsia="宋体" w:hAnsi="Consolas" w:cs="宋体"/>
          <w:color w:val="34302D"/>
          <w:kern w:val="0"/>
          <w:sz w:val="24"/>
          <w:szCs w:val="24"/>
        </w:rPr>
        <w:t xml:space="preserve"> + injectionPoint.getMember());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in a regular Spring component are processed differently than their counterparts inside a Spring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The difference is that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classes are not enhanced with CGLIB to intercept the invocation of methods and fields. CGLIB proxying is the means by which invoking methods or fields within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in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classes creates bean metadata references to collaborating objects. Such methods are not invoked with normal Java semantics but rather go through the container in order to provide the usual lifecycle management and proxying of Spring beans, even when referring to other beans through programmatic calls to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In contrast, invoking a method or field in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method within a plain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 has standard Java semantics, with no special CGLIB processing or other constraints applying.</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将</w:t>
      </w:r>
      <w:r>
        <w:rPr>
          <w:rStyle w:val="HTML"/>
          <w:rFonts w:ascii="Consolas" w:hAnsi="Consolas"/>
          <w:sz w:val="23"/>
          <w:szCs w:val="23"/>
          <w:shd w:val="clear" w:color="auto" w:fill="F7F7F8"/>
        </w:rPr>
        <w:t>@Bean</w:t>
      </w:r>
      <w:r>
        <w:rPr>
          <w:rFonts w:ascii="Arial" w:hAnsi="Arial" w:cs="Arial"/>
          <w:color w:val="34302D"/>
          <w:shd w:val="clear" w:color="auto" w:fill="FFFFFF"/>
        </w:rPr>
        <w:t>在普通的</w:t>
      </w:r>
      <w:r>
        <w:rPr>
          <w:rFonts w:ascii="Arial" w:hAnsi="Arial" w:cs="Arial"/>
          <w:color w:val="34302D"/>
          <w:shd w:val="clear" w:color="auto" w:fill="FFFFFF"/>
        </w:rPr>
        <w:t>Spring</w:t>
      </w:r>
      <w:r>
        <w:rPr>
          <w:rFonts w:ascii="Arial" w:hAnsi="Arial" w:cs="Arial"/>
          <w:color w:val="34302D"/>
          <w:shd w:val="clear" w:color="auto" w:fill="FFFFFF"/>
        </w:rPr>
        <w:t>组件方法比春天里的同行处理方式不同</w:t>
      </w:r>
      <w:r>
        <w:rPr>
          <w:rStyle w:val="HTML"/>
          <w:rFonts w:ascii="Consolas" w:hAnsi="Consolas"/>
          <w:sz w:val="23"/>
          <w:szCs w:val="23"/>
          <w:shd w:val="clear" w:color="auto" w:fill="F7F7F8"/>
        </w:rPr>
        <w:t>@Configuration</w:t>
      </w:r>
      <w:r>
        <w:rPr>
          <w:rFonts w:ascii="Arial" w:hAnsi="Arial" w:cs="Arial"/>
          <w:color w:val="34302D"/>
          <w:shd w:val="clear" w:color="auto" w:fill="FFFFFF"/>
        </w:rPr>
        <w:t>类。不同之处在于</w:t>
      </w:r>
      <w:r>
        <w:rPr>
          <w:rStyle w:val="HTML"/>
          <w:rFonts w:ascii="Consolas" w:hAnsi="Consolas"/>
          <w:sz w:val="23"/>
          <w:szCs w:val="23"/>
          <w:shd w:val="clear" w:color="auto" w:fill="F7F7F8"/>
        </w:rPr>
        <w:t>@Component</w:t>
      </w:r>
      <w:r>
        <w:rPr>
          <w:rFonts w:ascii="Arial" w:hAnsi="Arial" w:cs="Arial"/>
          <w:color w:val="34302D"/>
          <w:shd w:val="clear" w:color="auto" w:fill="FFFFFF"/>
        </w:rPr>
        <w:t> </w:t>
      </w:r>
      <w:r>
        <w:rPr>
          <w:rFonts w:ascii="Arial" w:hAnsi="Arial" w:cs="Arial"/>
          <w:color w:val="34302D"/>
          <w:shd w:val="clear" w:color="auto" w:fill="FFFFFF"/>
        </w:rPr>
        <w:t>，</w:t>
      </w:r>
      <w:r>
        <w:rPr>
          <w:rFonts w:ascii="Arial" w:hAnsi="Arial" w:cs="Arial"/>
          <w:color w:val="34302D"/>
          <w:shd w:val="clear" w:color="auto" w:fill="FFFFFF"/>
        </w:rPr>
        <w:t>CGLIB</w:t>
      </w:r>
      <w:r>
        <w:rPr>
          <w:rFonts w:ascii="Arial" w:hAnsi="Arial" w:cs="Arial"/>
          <w:color w:val="34302D"/>
          <w:shd w:val="clear" w:color="auto" w:fill="FFFFFF"/>
        </w:rPr>
        <w:t>不会增强类来拦截方法和字段的调用。</w:t>
      </w:r>
      <w:r>
        <w:rPr>
          <w:rFonts w:ascii="Arial" w:hAnsi="Arial" w:cs="Arial"/>
          <w:color w:val="34302D"/>
          <w:shd w:val="clear" w:color="auto" w:fill="FFFFFF"/>
        </w:rPr>
        <w:t>CGLIB</w:t>
      </w:r>
      <w:r>
        <w:rPr>
          <w:rFonts w:ascii="Arial" w:hAnsi="Arial" w:cs="Arial"/>
          <w:color w:val="34302D"/>
          <w:shd w:val="clear" w:color="auto" w:fill="FFFFFF"/>
        </w:rPr>
        <w:t>代理是调用类中</w:t>
      </w:r>
      <w:r>
        <w:rPr>
          <w:rStyle w:val="HTML"/>
          <w:rFonts w:ascii="Consolas" w:hAnsi="Consolas"/>
          <w:sz w:val="23"/>
          <w:szCs w:val="23"/>
          <w:shd w:val="clear" w:color="auto" w:fill="F7F7F8"/>
        </w:rPr>
        <w:t>@Bean</w:t>
      </w:r>
      <w:r>
        <w:rPr>
          <w:rFonts w:ascii="Arial" w:hAnsi="Arial" w:cs="Arial"/>
          <w:color w:val="34302D"/>
          <w:shd w:val="clear" w:color="auto" w:fill="FFFFFF"/>
        </w:rPr>
        <w:t>方法中的方法或字段</w:t>
      </w:r>
      <w:r>
        <w:rPr>
          <w:rStyle w:val="HTML"/>
          <w:rFonts w:ascii="Consolas" w:hAnsi="Consolas"/>
          <w:sz w:val="23"/>
          <w:szCs w:val="23"/>
          <w:shd w:val="clear" w:color="auto" w:fill="F7F7F8"/>
        </w:rPr>
        <w:t>@Configuration</w:t>
      </w:r>
      <w:r>
        <w:rPr>
          <w:rFonts w:ascii="Arial" w:hAnsi="Arial" w:cs="Arial"/>
          <w:color w:val="34302D"/>
          <w:shd w:val="clear" w:color="auto" w:fill="FFFFFF"/>
        </w:rPr>
        <w:t>创建对协作对象的</w:t>
      </w:r>
      <w:r>
        <w:rPr>
          <w:rFonts w:ascii="Arial" w:hAnsi="Arial" w:cs="Arial"/>
          <w:color w:val="34302D"/>
          <w:shd w:val="clear" w:color="auto" w:fill="FFFFFF"/>
        </w:rPr>
        <w:t>bean</w:t>
      </w:r>
      <w:r>
        <w:rPr>
          <w:rFonts w:ascii="Arial" w:hAnsi="Arial" w:cs="Arial"/>
          <w:color w:val="34302D"/>
          <w:shd w:val="clear" w:color="auto" w:fill="FFFFFF"/>
        </w:rPr>
        <w:t>元数据引用的方法。这些方法不是用普通的</w:t>
      </w:r>
      <w:r>
        <w:rPr>
          <w:rFonts w:ascii="Arial" w:hAnsi="Arial" w:cs="Arial"/>
          <w:color w:val="34302D"/>
          <w:shd w:val="clear" w:color="auto" w:fill="FFFFFF"/>
        </w:rPr>
        <w:t>Java</w:t>
      </w:r>
      <w:r>
        <w:rPr>
          <w:rFonts w:ascii="Arial" w:hAnsi="Arial" w:cs="Arial"/>
          <w:color w:val="34302D"/>
          <w:shd w:val="clear" w:color="auto" w:fill="FFFFFF"/>
        </w:rPr>
        <w:t>语义调用的，而是通过容器来提供通常的生命周期管理和</w:t>
      </w:r>
      <w:r>
        <w:rPr>
          <w:rFonts w:ascii="Arial" w:hAnsi="Arial" w:cs="Arial"/>
          <w:color w:val="34302D"/>
          <w:shd w:val="clear" w:color="auto" w:fill="FFFFFF"/>
        </w:rPr>
        <w:t>Spring bean</w:t>
      </w:r>
      <w:r>
        <w:rPr>
          <w:rFonts w:ascii="Arial" w:hAnsi="Arial" w:cs="Arial"/>
          <w:color w:val="34302D"/>
          <w:shd w:val="clear" w:color="auto" w:fill="FFFFFF"/>
        </w:rPr>
        <w:t>的代理，即使在通过对</w:t>
      </w:r>
      <w:r>
        <w:rPr>
          <w:rStyle w:val="HTML"/>
          <w:rFonts w:ascii="Consolas" w:hAnsi="Consolas"/>
          <w:sz w:val="23"/>
          <w:szCs w:val="23"/>
          <w:shd w:val="clear" w:color="auto" w:fill="F7F7F8"/>
        </w:rPr>
        <w:t>@Bean</w:t>
      </w:r>
      <w:r>
        <w:rPr>
          <w:rFonts w:ascii="Arial" w:hAnsi="Arial" w:cs="Arial"/>
          <w:color w:val="34302D"/>
          <w:shd w:val="clear" w:color="auto" w:fill="FFFFFF"/>
        </w:rPr>
        <w:t>方法的编程调用引用其他</w:t>
      </w:r>
      <w:r>
        <w:rPr>
          <w:rFonts w:ascii="Arial" w:hAnsi="Arial" w:cs="Arial"/>
          <w:color w:val="34302D"/>
          <w:shd w:val="clear" w:color="auto" w:fill="FFFFFF"/>
        </w:rPr>
        <w:t>bean</w:t>
      </w:r>
      <w:r>
        <w:rPr>
          <w:rFonts w:ascii="Arial" w:hAnsi="Arial" w:cs="Arial"/>
          <w:color w:val="34302D"/>
          <w:shd w:val="clear" w:color="auto" w:fill="FFFFFF"/>
        </w:rPr>
        <w:t>时也是如此。相反，</w:t>
      </w:r>
      <w:r>
        <w:rPr>
          <w:rStyle w:val="HTML"/>
          <w:rFonts w:ascii="Consolas" w:hAnsi="Consolas"/>
          <w:sz w:val="23"/>
          <w:szCs w:val="23"/>
          <w:shd w:val="clear" w:color="auto" w:fill="F7F7F8"/>
        </w:rPr>
        <w:t>@Bean</w:t>
      </w:r>
      <w:r>
        <w:rPr>
          <w:rFonts w:ascii="Arial" w:hAnsi="Arial" w:cs="Arial"/>
          <w:color w:val="34302D"/>
          <w:shd w:val="clear" w:color="auto" w:fill="FFFFFF"/>
        </w:rPr>
        <w:t>在</w:t>
      </w:r>
      <w:r>
        <w:rPr>
          <w:rFonts w:ascii="Arial" w:hAnsi="Arial" w:cs="Arial"/>
          <w:color w:val="34302D"/>
          <w:shd w:val="clear" w:color="auto" w:fill="FFFFFF"/>
        </w:rPr>
        <w:t>plain </w:t>
      </w:r>
      <w:r>
        <w:rPr>
          <w:rFonts w:ascii="Arial" w:hAnsi="Arial" w:cs="Arial"/>
          <w:color w:val="34302D"/>
          <w:shd w:val="clear" w:color="auto" w:fill="FFFFFF"/>
        </w:rPr>
        <w:t>中的方法中调用方法或字段</w:t>
      </w:r>
      <w:r>
        <w:rPr>
          <w:rStyle w:val="HTML"/>
          <w:rFonts w:ascii="Consolas" w:hAnsi="Consolas"/>
          <w:sz w:val="23"/>
          <w:szCs w:val="23"/>
          <w:shd w:val="clear" w:color="auto" w:fill="F7F7F8"/>
        </w:rPr>
        <w:t>@Component</w:t>
      </w:r>
      <w:r>
        <w:rPr>
          <w:rFonts w:ascii="Arial" w:hAnsi="Arial" w:cs="Arial"/>
          <w:color w:val="34302D"/>
          <w:shd w:val="clear" w:color="auto" w:fill="FFFFFF"/>
        </w:rPr>
        <w:t> class</w:t>
      </w:r>
      <w:r>
        <w:rPr>
          <w:rFonts w:ascii="Arial" w:hAnsi="Arial" w:cs="Arial"/>
          <w:color w:val="34302D"/>
          <w:shd w:val="clear" w:color="auto" w:fill="FFFFFF"/>
        </w:rPr>
        <w:t>具有标准的</w:t>
      </w:r>
      <w:r>
        <w:rPr>
          <w:rFonts w:ascii="Arial" w:hAnsi="Arial" w:cs="Arial"/>
          <w:color w:val="34302D"/>
          <w:shd w:val="clear" w:color="auto" w:fill="FFFFFF"/>
        </w:rPr>
        <w:t>Java</w:t>
      </w:r>
      <w:r>
        <w:rPr>
          <w:rFonts w:ascii="Arial" w:hAnsi="Arial" w:cs="Arial"/>
          <w:color w:val="34302D"/>
          <w:shd w:val="clear" w:color="auto" w:fill="FFFFFF"/>
        </w:rPr>
        <w:t>语义，没有特殊的</w:t>
      </w:r>
      <w:r>
        <w:rPr>
          <w:rFonts w:ascii="Arial" w:hAnsi="Arial" w:cs="Arial"/>
          <w:color w:val="34302D"/>
          <w:shd w:val="clear" w:color="auto" w:fill="FFFFFF"/>
        </w:rPr>
        <w:t>CGLIB</w:t>
      </w:r>
      <w:r>
        <w:rPr>
          <w:rFonts w:ascii="Arial" w:hAnsi="Arial" w:cs="Arial"/>
          <w:color w:val="34302D"/>
          <w:shd w:val="clear" w:color="auto" w:fill="FFFFFF"/>
        </w:rPr>
        <w:t>处理或其他约束应用。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873CE8">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may declare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as </w:t>
            </w:r>
            <w:r w:rsidRPr="00BA0D5D">
              <w:rPr>
                <w:rFonts w:ascii="Consolas" w:eastAsia="宋体" w:hAnsi="Consolas" w:cs="宋体"/>
                <w:kern w:val="0"/>
                <w:sz w:val="23"/>
                <w:szCs w:val="23"/>
                <w:shd w:val="clear" w:color="auto" w:fill="F7F7F8"/>
              </w:rPr>
              <w:t>static</w:t>
            </w:r>
            <w:r w:rsidRPr="00BA0D5D">
              <w:rPr>
                <w:rFonts w:ascii="inherit" w:eastAsia="宋体" w:hAnsi="inherit" w:cs="宋体"/>
                <w:kern w:val="0"/>
                <w:sz w:val="24"/>
                <w:szCs w:val="24"/>
              </w:rPr>
              <w:t>, allowing for them to be called without creating their containing configuration class as an instance. This makes particular sense when defining post-processor beans (for example, of type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since such beans get initialized early in the container lifecycle and should avoid triggering other parts of the configuration at that point.</w:t>
            </w:r>
          </w:p>
          <w:p w:rsidR="00873CE8" w:rsidRPr="00BA0D5D" w:rsidRDefault="00873CE8"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您可以将</w:t>
            </w:r>
            <w:r>
              <w:rPr>
                <w:rStyle w:val="HTML"/>
                <w:rFonts w:ascii="Consolas" w:hAnsi="Consolas"/>
                <w:sz w:val="23"/>
                <w:szCs w:val="23"/>
                <w:shd w:val="clear" w:color="auto" w:fill="F7F7F8"/>
              </w:rPr>
              <w:t>@Bean</w:t>
            </w:r>
            <w:r>
              <w:rPr>
                <w:rFonts w:ascii="Arial" w:hAnsi="Arial" w:cs="Arial"/>
                <w:shd w:val="clear" w:color="auto" w:fill="EBF1E7"/>
              </w:rPr>
              <w:t>方法声明为</w:t>
            </w:r>
            <w:r>
              <w:rPr>
                <w:rStyle w:val="HTML"/>
                <w:rFonts w:ascii="Consolas" w:hAnsi="Consolas"/>
                <w:sz w:val="23"/>
                <w:szCs w:val="23"/>
                <w:shd w:val="clear" w:color="auto" w:fill="F7F7F8"/>
              </w:rPr>
              <w:t>static</w:t>
            </w:r>
            <w:r>
              <w:rPr>
                <w:rFonts w:ascii="Arial" w:hAnsi="Arial" w:cs="Arial"/>
                <w:shd w:val="clear" w:color="auto" w:fill="EBF1E7"/>
              </w:rPr>
              <w:t>，允许在不创建包含配置类作为实例的情况下调用它们。这在定义后处理器</w:t>
            </w:r>
            <w:r>
              <w:rPr>
                <w:rFonts w:ascii="Arial" w:hAnsi="Arial" w:cs="Arial"/>
                <w:shd w:val="clear" w:color="auto" w:fill="EBF1E7"/>
              </w:rPr>
              <w:t>bean</w:t>
            </w:r>
            <w:r>
              <w:rPr>
                <w:rFonts w:ascii="Arial" w:hAnsi="Arial" w:cs="Arial"/>
                <w:shd w:val="clear" w:color="auto" w:fill="EBF1E7"/>
              </w:rPr>
              <w:t>（例如，类型</w:t>
            </w:r>
            <w:r>
              <w:rPr>
                <w:rStyle w:val="HTML"/>
                <w:rFonts w:ascii="Consolas" w:hAnsi="Consolas"/>
                <w:sz w:val="23"/>
                <w:szCs w:val="23"/>
                <w:shd w:val="clear" w:color="auto" w:fill="F7F7F8"/>
              </w:rPr>
              <w:t>BeanFactoryPostProcessor</w:t>
            </w:r>
            <w:r>
              <w:rPr>
                <w:rFonts w:ascii="Arial" w:hAnsi="Arial" w:cs="Arial"/>
                <w:shd w:val="clear" w:color="auto" w:fill="EBF1E7"/>
              </w:rPr>
              <w:t>或</w:t>
            </w:r>
            <w:r>
              <w:rPr>
                <w:rFonts w:ascii="Arial" w:hAnsi="Arial" w:cs="Arial"/>
                <w:shd w:val="clear" w:color="auto" w:fill="EBF1E7"/>
              </w:rPr>
              <w:t> </w:t>
            </w:r>
            <w:r>
              <w:rPr>
                <w:rStyle w:val="HTML"/>
                <w:rFonts w:ascii="Consolas" w:hAnsi="Consolas"/>
                <w:sz w:val="23"/>
                <w:szCs w:val="23"/>
                <w:shd w:val="clear" w:color="auto" w:fill="F7F7F8"/>
              </w:rPr>
              <w:t>BeanPostProcessor</w:t>
            </w:r>
            <w:r>
              <w:rPr>
                <w:rFonts w:ascii="Arial" w:hAnsi="Arial" w:cs="Arial"/>
                <w:shd w:val="clear" w:color="auto" w:fill="EBF1E7"/>
              </w:rPr>
              <w:t>）时特别有意义，因为这样的</w:t>
            </w:r>
            <w:r>
              <w:rPr>
                <w:rFonts w:ascii="Arial" w:hAnsi="Arial" w:cs="Arial"/>
                <w:shd w:val="clear" w:color="auto" w:fill="EBF1E7"/>
              </w:rPr>
              <w:t>bean</w:t>
            </w:r>
            <w:r>
              <w:rPr>
                <w:rFonts w:ascii="Arial" w:hAnsi="Arial" w:cs="Arial"/>
                <w:shd w:val="clear" w:color="auto" w:fill="EBF1E7"/>
              </w:rPr>
              <w:t>在容器生命周期的早期就会初始化，并且应该避免在那时触发配置的其他部分。</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Calls to static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never get intercepted by the container, not even within </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classes (as described earlier in this section), due to technical limitations: CGLIB subclassing can override only non-static methods. As a consequence, a direct call to another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 has standard Java semantics, resulting in an independent instance being returned straight from the factory method itself.</w:t>
            </w:r>
          </w:p>
          <w:p w:rsidR="00873CE8" w:rsidRPr="00BA0D5D" w:rsidRDefault="00873CE8"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由于技术限制，对静态</w:t>
            </w:r>
            <w:r>
              <w:rPr>
                <w:rStyle w:val="HTML"/>
                <w:rFonts w:ascii="Consolas" w:hAnsi="Consolas"/>
                <w:sz w:val="23"/>
                <w:szCs w:val="23"/>
                <w:shd w:val="clear" w:color="auto" w:fill="F7F7F8"/>
              </w:rPr>
              <w:t>@Bean</w:t>
            </w:r>
            <w:r>
              <w:rPr>
                <w:rFonts w:ascii="Arial" w:hAnsi="Arial" w:cs="Arial"/>
                <w:shd w:val="clear" w:color="auto" w:fill="EBF1E7"/>
              </w:rPr>
              <w:t>方法的调用永远不会被容器拦截，甚至在</w:t>
            </w:r>
            <w:r>
              <w:rPr>
                <w:rStyle w:val="HTML"/>
                <w:rFonts w:ascii="Consolas" w:hAnsi="Consolas"/>
                <w:sz w:val="23"/>
                <w:szCs w:val="23"/>
                <w:shd w:val="clear" w:color="auto" w:fill="F7F7F8"/>
              </w:rPr>
              <w:t>@Configuration</w:t>
            </w:r>
            <w:r>
              <w:rPr>
                <w:rFonts w:ascii="Arial" w:hAnsi="Arial" w:cs="Arial"/>
                <w:shd w:val="clear" w:color="auto" w:fill="EBF1E7"/>
              </w:rPr>
              <w:t>类中也不会被拦截（如本节前面所述）：</w:t>
            </w:r>
            <w:r>
              <w:rPr>
                <w:rFonts w:ascii="Arial" w:hAnsi="Arial" w:cs="Arial"/>
                <w:shd w:val="clear" w:color="auto" w:fill="EBF1E7"/>
              </w:rPr>
              <w:t>CGLIB</w:t>
            </w:r>
            <w:r>
              <w:rPr>
                <w:rFonts w:ascii="Arial" w:hAnsi="Arial" w:cs="Arial"/>
                <w:shd w:val="clear" w:color="auto" w:fill="EBF1E7"/>
              </w:rPr>
              <w:t>子类化只能覆盖非静态方法。因此，直接调用另一个</w:t>
            </w:r>
            <w:r>
              <w:rPr>
                <w:rStyle w:val="HTML"/>
                <w:rFonts w:ascii="Consolas" w:hAnsi="Consolas"/>
                <w:sz w:val="23"/>
                <w:szCs w:val="23"/>
                <w:shd w:val="clear" w:color="auto" w:fill="F7F7F8"/>
              </w:rPr>
              <w:t>@Bean</w:t>
            </w:r>
            <w:r>
              <w:rPr>
                <w:rFonts w:ascii="Arial" w:hAnsi="Arial" w:cs="Arial"/>
                <w:shd w:val="clear" w:color="auto" w:fill="EBF1E7"/>
              </w:rPr>
              <w:t>方法具有标准的</w:t>
            </w:r>
            <w:r>
              <w:rPr>
                <w:rFonts w:ascii="Arial" w:hAnsi="Arial" w:cs="Arial"/>
                <w:shd w:val="clear" w:color="auto" w:fill="EBF1E7"/>
              </w:rPr>
              <w:t>Java</w:t>
            </w:r>
            <w:r>
              <w:rPr>
                <w:rFonts w:ascii="Arial" w:hAnsi="Arial" w:cs="Arial"/>
                <w:shd w:val="clear" w:color="auto" w:fill="EBF1E7"/>
              </w:rPr>
              <w:t>语义，从而导致直接从工厂方法本身返回一个独立的实例。</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lastRenderedPageBreak/>
              <w:t>The Java language visibility of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does not have an immediate impact on the resulting bean definition in Spring’s container. You can freely declare your factory methods as you see fit in non-</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classes and also for static methods anywhere. However, regular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in </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classes need to be overridable — that is, they must not be declared as </w:t>
            </w:r>
            <w:r w:rsidRPr="00BA0D5D">
              <w:rPr>
                <w:rFonts w:ascii="Consolas" w:eastAsia="宋体" w:hAnsi="Consolas" w:cs="宋体"/>
                <w:kern w:val="0"/>
                <w:sz w:val="23"/>
                <w:szCs w:val="23"/>
                <w:shd w:val="clear" w:color="auto" w:fill="F7F7F8"/>
              </w:rPr>
              <w:t>private</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final</w:t>
            </w:r>
            <w:r w:rsidRPr="00BA0D5D">
              <w:rPr>
                <w:rFonts w:ascii="inherit" w:eastAsia="宋体" w:hAnsi="inherit" w:cs="宋体"/>
                <w:kern w:val="0"/>
                <w:sz w:val="24"/>
                <w:szCs w:val="24"/>
              </w:rPr>
              <w:t>.</w:t>
            </w:r>
          </w:p>
          <w:p w:rsidR="00873CE8" w:rsidRPr="00BA0D5D" w:rsidRDefault="00873CE8"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方法的</w:t>
            </w:r>
            <w:r>
              <w:rPr>
                <w:rFonts w:ascii="Arial" w:hAnsi="Arial" w:cs="Arial"/>
                <w:shd w:val="clear" w:color="auto" w:fill="EBF1E7"/>
              </w:rPr>
              <w:t>Java</w:t>
            </w:r>
            <w:r>
              <w:rPr>
                <w:rFonts w:ascii="Arial" w:hAnsi="Arial" w:cs="Arial"/>
                <w:shd w:val="clear" w:color="auto" w:fill="EBF1E7"/>
              </w:rPr>
              <w:t>语言可见性</w:t>
            </w:r>
            <w:r>
              <w:rPr>
                <w:rStyle w:val="HTML"/>
                <w:rFonts w:ascii="Consolas" w:hAnsi="Consolas"/>
                <w:sz w:val="23"/>
                <w:szCs w:val="23"/>
                <w:shd w:val="clear" w:color="auto" w:fill="F7F7F8"/>
              </w:rPr>
              <w:t>@Bean</w:t>
            </w:r>
            <w:r>
              <w:rPr>
                <w:rFonts w:ascii="Arial" w:hAnsi="Arial" w:cs="Arial"/>
                <w:shd w:val="clear" w:color="auto" w:fill="EBF1E7"/>
              </w:rPr>
              <w:t>不会立即影响</w:t>
            </w:r>
            <w:r>
              <w:rPr>
                <w:rFonts w:ascii="Arial" w:hAnsi="Arial" w:cs="Arial"/>
                <w:shd w:val="clear" w:color="auto" w:fill="EBF1E7"/>
              </w:rPr>
              <w:t>Spring</w:t>
            </w:r>
            <w:r>
              <w:rPr>
                <w:rFonts w:ascii="Arial" w:hAnsi="Arial" w:cs="Arial"/>
                <w:shd w:val="clear" w:color="auto" w:fill="EBF1E7"/>
              </w:rPr>
              <w:t>容器中的结果</w:t>
            </w:r>
            <w:r>
              <w:rPr>
                <w:rFonts w:ascii="Arial" w:hAnsi="Arial" w:cs="Arial"/>
                <w:shd w:val="clear" w:color="auto" w:fill="EBF1E7"/>
              </w:rPr>
              <w:t>bean</w:t>
            </w:r>
            <w:r>
              <w:rPr>
                <w:rFonts w:ascii="Arial" w:hAnsi="Arial" w:cs="Arial"/>
                <w:shd w:val="clear" w:color="auto" w:fill="EBF1E7"/>
              </w:rPr>
              <w:t>定义。您可以根据自己的需要在非</w:t>
            </w:r>
            <w:r>
              <w:rPr>
                <w:rStyle w:val="HTML"/>
                <w:rFonts w:ascii="Consolas" w:hAnsi="Consolas"/>
                <w:sz w:val="23"/>
                <w:szCs w:val="23"/>
                <w:shd w:val="clear" w:color="auto" w:fill="F7F7F8"/>
              </w:rPr>
              <w:t>@Configuration</w:t>
            </w:r>
            <w:r>
              <w:rPr>
                <w:rFonts w:ascii="Arial" w:hAnsi="Arial" w:cs="Arial"/>
                <w:shd w:val="clear" w:color="auto" w:fill="EBF1E7"/>
              </w:rPr>
              <w:t>类中自由声明工厂方法，也可以在任何地方自由声明静态方法。但是，类中的常规</w:t>
            </w:r>
            <w:r>
              <w:rPr>
                <w:rStyle w:val="HTML"/>
                <w:rFonts w:ascii="Consolas" w:hAnsi="Consolas"/>
                <w:sz w:val="23"/>
                <w:szCs w:val="23"/>
                <w:shd w:val="clear" w:color="auto" w:fill="F7F7F8"/>
              </w:rPr>
              <w:t>@Bean</w:t>
            </w:r>
            <w:r>
              <w:rPr>
                <w:rFonts w:ascii="Arial" w:hAnsi="Arial" w:cs="Arial"/>
                <w:shd w:val="clear" w:color="auto" w:fill="EBF1E7"/>
              </w:rPr>
              <w:t>方法</w:t>
            </w:r>
            <w:r>
              <w:rPr>
                <w:rStyle w:val="HTML"/>
                <w:rFonts w:ascii="Consolas" w:hAnsi="Consolas"/>
                <w:sz w:val="23"/>
                <w:szCs w:val="23"/>
                <w:shd w:val="clear" w:color="auto" w:fill="F7F7F8"/>
              </w:rPr>
              <w:t>@Configuration</w:t>
            </w:r>
            <w:r>
              <w:rPr>
                <w:rFonts w:ascii="Arial" w:hAnsi="Arial" w:cs="Arial"/>
                <w:shd w:val="clear" w:color="auto" w:fill="EBF1E7"/>
              </w:rPr>
              <w:t>需要可以覆盖</w:t>
            </w:r>
            <w:r>
              <w:rPr>
                <w:rFonts w:ascii="Arial" w:hAnsi="Arial" w:cs="Arial"/>
                <w:shd w:val="clear" w:color="auto" w:fill="EBF1E7"/>
              </w:rPr>
              <w:t xml:space="preserve"> - </w:t>
            </w:r>
            <w:r>
              <w:rPr>
                <w:rFonts w:ascii="Arial" w:hAnsi="Arial" w:cs="Arial"/>
                <w:shd w:val="clear" w:color="auto" w:fill="EBF1E7"/>
              </w:rPr>
              <w:t>也就是说，它们不能声明为</w:t>
            </w:r>
            <w:r>
              <w:rPr>
                <w:rStyle w:val="HTML"/>
                <w:rFonts w:ascii="Consolas" w:hAnsi="Consolas"/>
                <w:sz w:val="23"/>
                <w:szCs w:val="23"/>
                <w:shd w:val="clear" w:color="auto" w:fill="F7F7F8"/>
              </w:rPr>
              <w:t>private</w:t>
            </w:r>
            <w:r>
              <w:rPr>
                <w:rFonts w:ascii="Arial" w:hAnsi="Arial" w:cs="Arial"/>
                <w:shd w:val="clear" w:color="auto" w:fill="EBF1E7"/>
              </w:rPr>
              <w:t>或</w:t>
            </w:r>
            <w:r>
              <w:rPr>
                <w:rStyle w:val="HTML"/>
                <w:rFonts w:ascii="Consolas" w:hAnsi="Consolas"/>
                <w:sz w:val="23"/>
                <w:szCs w:val="23"/>
                <w:shd w:val="clear" w:color="auto" w:fill="F7F7F8"/>
              </w:rPr>
              <w:t>final</w:t>
            </w:r>
            <w:r>
              <w:rPr>
                <w:rFonts w:ascii="Arial" w:hAnsi="Arial" w:cs="Arial"/>
                <w:shd w:val="clear" w:color="auto" w:fill="EBF1E7"/>
              </w:rPr>
              <w:t>。</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are also discovered on base classes of a given component or configuration class, as well as on Java 8 default methods declared in interfaces implemented by the component or configuration class. This allows for a lot of flexibility in composing complex configuration arrangements, with even multiple inheritance being possible through Java 8 default methods as of Spring 4.2.</w:t>
            </w:r>
          </w:p>
          <w:p w:rsidR="00873CE8" w:rsidRPr="00BA0D5D" w:rsidRDefault="00873CE8" w:rsidP="00BA0D5D">
            <w:pPr>
              <w:widowControl/>
              <w:spacing w:after="300"/>
              <w:jc w:val="left"/>
              <w:rPr>
                <w:rFonts w:ascii="inherit" w:eastAsia="宋体" w:hAnsi="inherit" w:cs="宋体" w:hint="eastAsia"/>
                <w:kern w:val="0"/>
                <w:sz w:val="24"/>
                <w:szCs w:val="24"/>
              </w:rPr>
            </w:pPr>
            <w:r>
              <w:rPr>
                <w:rStyle w:val="HTML"/>
                <w:rFonts w:ascii="Consolas" w:hAnsi="Consolas"/>
                <w:sz w:val="23"/>
                <w:szCs w:val="23"/>
                <w:shd w:val="clear" w:color="auto" w:fill="F7F7F8"/>
              </w:rPr>
              <w:t>@Bean</w:t>
            </w:r>
            <w:r>
              <w:rPr>
                <w:rFonts w:ascii="Arial" w:hAnsi="Arial" w:cs="Arial"/>
                <w:shd w:val="clear" w:color="auto" w:fill="EBF1E7"/>
              </w:rPr>
              <w:t>还可以在给定组件或配置类的基类上以及在由组件或配置类实现的接口中声明的</w:t>
            </w:r>
            <w:r>
              <w:rPr>
                <w:rFonts w:ascii="Arial" w:hAnsi="Arial" w:cs="Arial"/>
                <w:shd w:val="clear" w:color="auto" w:fill="EBF1E7"/>
              </w:rPr>
              <w:t>Java 8</w:t>
            </w:r>
            <w:r>
              <w:rPr>
                <w:rFonts w:ascii="Arial" w:hAnsi="Arial" w:cs="Arial"/>
                <w:shd w:val="clear" w:color="auto" w:fill="EBF1E7"/>
              </w:rPr>
              <w:t>缺省方法上发现方法。这使得在编写复杂的配置安排时具有很大的灵活性，从</w:t>
            </w:r>
            <w:r>
              <w:rPr>
                <w:rFonts w:ascii="Arial" w:hAnsi="Arial" w:cs="Arial"/>
                <w:shd w:val="clear" w:color="auto" w:fill="EBF1E7"/>
              </w:rPr>
              <w:t>Spring 4.2</w:t>
            </w:r>
            <w:r>
              <w:rPr>
                <w:rFonts w:ascii="Arial" w:hAnsi="Arial" w:cs="Arial"/>
                <w:shd w:val="clear" w:color="auto" w:fill="EBF1E7"/>
              </w:rPr>
              <w:t>开始，甚至可以通过</w:t>
            </w:r>
            <w:r>
              <w:rPr>
                <w:rFonts w:ascii="Arial" w:hAnsi="Arial" w:cs="Arial"/>
                <w:shd w:val="clear" w:color="auto" w:fill="EBF1E7"/>
              </w:rPr>
              <w:t>Java 8</w:t>
            </w:r>
            <w:r>
              <w:rPr>
                <w:rFonts w:ascii="Arial" w:hAnsi="Arial" w:cs="Arial"/>
                <w:shd w:val="clear" w:color="auto" w:fill="EBF1E7"/>
              </w:rPr>
              <w:t>默认方法实现多重继承。</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Finally, a single class may hold multiple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for the same bean, as an arrangement of multiple factory methods to use depending on available dependencies at runtime. This is the same algorithm as for choosing the “greediest” constructor or factory method in other configuration scenarios: The variant with the largest number of satisfiable dependencies is picked at construction time, analogous to how the container selects between multiple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constructors.</w:t>
            </w:r>
          </w:p>
          <w:p w:rsidR="00873CE8" w:rsidRPr="00BA0D5D" w:rsidRDefault="00873CE8" w:rsidP="00BA0D5D">
            <w:pPr>
              <w:widowControl/>
              <w:jc w:val="left"/>
              <w:rPr>
                <w:rFonts w:ascii="inherit" w:eastAsia="宋体" w:hAnsi="inherit" w:cs="宋体" w:hint="eastAsia"/>
                <w:kern w:val="0"/>
                <w:sz w:val="24"/>
                <w:szCs w:val="24"/>
              </w:rPr>
            </w:pPr>
            <w:r>
              <w:rPr>
                <w:rFonts w:ascii="Arial" w:hAnsi="Arial" w:cs="Arial"/>
                <w:shd w:val="clear" w:color="auto" w:fill="EBF1E7"/>
              </w:rPr>
              <w:t>最后，单个类可以</w:t>
            </w:r>
            <w:r>
              <w:rPr>
                <w:rStyle w:val="HTML"/>
                <w:rFonts w:ascii="Consolas" w:hAnsi="Consolas"/>
                <w:sz w:val="23"/>
                <w:szCs w:val="23"/>
                <w:shd w:val="clear" w:color="auto" w:fill="F7F7F8"/>
              </w:rPr>
              <w:t>@Bean</w:t>
            </w:r>
            <w:r>
              <w:rPr>
                <w:rFonts w:ascii="Arial" w:hAnsi="Arial" w:cs="Arial"/>
                <w:shd w:val="clear" w:color="auto" w:fill="EBF1E7"/>
              </w:rPr>
              <w:t>为同一个</w:t>
            </w:r>
            <w:r>
              <w:rPr>
                <w:rFonts w:ascii="Arial" w:hAnsi="Arial" w:cs="Arial"/>
                <w:shd w:val="clear" w:color="auto" w:fill="EBF1E7"/>
              </w:rPr>
              <w:t>bean </w:t>
            </w:r>
            <w:r>
              <w:rPr>
                <w:rFonts w:ascii="Arial" w:hAnsi="Arial" w:cs="Arial"/>
                <w:shd w:val="clear" w:color="auto" w:fill="EBF1E7"/>
              </w:rPr>
              <w:t>保存多个方法，作为根据运行时可用依赖性使用多个工厂方法的安排。这与在其他配置方案中选择</w:t>
            </w:r>
            <w:r>
              <w:rPr>
                <w:rFonts w:ascii="Arial" w:hAnsi="Arial" w:cs="Arial"/>
                <w:shd w:val="clear" w:color="auto" w:fill="EBF1E7"/>
              </w:rPr>
              <w:t>“</w:t>
            </w:r>
            <w:r>
              <w:rPr>
                <w:rFonts w:ascii="Arial" w:hAnsi="Arial" w:cs="Arial"/>
                <w:shd w:val="clear" w:color="auto" w:fill="EBF1E7"/>
              </w:rPr>
              <w:t>最贪婪</w:t>
            </w:r>
            <w:r>
              <w:rPr>
                <w:rFonts w:ascii="Arial" w:hAnsi="Arial" w:cs="Arial"/>
                <w:shd w:val="clear" w:color="auto" w:fill="EBF1E7"/>
              </w:rPr>
              <w:t>”</w:t>
            </w:r>
            <w:r>
              <w:rPr>
                <w:rFonts w:ascii="Arial" w:hAnsi="Arial" w:cs="Arial"/>
                <w:shd w:val="clear" w:color="auto" w:fill="EBF1E7"/>
              </w:rPr>
              <w:t>构造函数或工厂方法的算法相同：在构造时选择具有最大数量的可满足依赖项的变体，类似于容器在多个</w:t>
            </w:r>
            <w:r>
              <w:rPr>
                <w:rStyle w:val="HTML"/>
                <w:rFonts w:ascii="Consolas" w:hAnsi="Consolas"/>
                <w:sz w:val="23"/>
                <w:szCs w:val="23"/>
                <w:shd w:val="clear" w:color="auto" w:fill="F7F7F8"/>
              </w:rPr>
              <w:t>@Autowired</w:t>
            </w:r>
            <w:r>
              <w:rPr>
                <w:rFonts w:ascii="Arial" w:hAnsi="Arial" w:cs="Arial"/>
                <w:shd w:val="clear" w:color="auto" w:fill="EBF1E7"/>
              </w:rPr>
              <w:t>构造函数之间进行选择的方式。</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1.10.6. Naming Autodetected Components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 component is autodetected as part of the scanning process, its bean name is generated by the </w:t>
      </w:r>
      <w:r w:rsidRPr="00BA0D5D">
        <w:rPr>
          <w:rFonts w:ascii="Consolas" w:eastAsia="宋体" w:hAnsi="Consolas" w:cs="宋体"/>
          <w:color w:val="34302D"/>
          <w:kern w:val="0"/>
          <w:sz w:val="23"/>
          <w:szCs w:val="23"/>
          <w:shd w:val="clear" w:color="auto" w:fill="F7F7F8"/>
        </w:rPr>
        <w:t>BeanNameGenerator</w:t>
      </w:r>
      <w:r w:rsidRPr="00BA0D5D">
        <w:rPr>
          <w:rFonts w:ascii="inherit" w:eastAsia="宋体" w:hAnsi="inherit" w:cs="Arial"/>
          <w:color w:val="34302D"/>
          <w:kern w:val="0"/>
          <w:sz w:val="24"/>
          <w:szCs w:val="24"/>
        </w:rPr>
        <w:t>strategy known to that scanner. By default, any Spring stereotype annotation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and</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that contains a name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thereby provides that name to the corresponding bean definition.</w:t>
      </w:r>
    </w:p>
    <w:p w:rsidR="00C94DBF" w:rsidRPr="00BA0D5D" w:rsidRDefault="00C94DB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当组件作为扫描过程的一部分自动检测时，其</w:t>
      </w:r>
      <w:r>
        <w:rPr>
          <w:rFonts w:ascii="Arial" w:hAnsi="Arial" w:cs="Arial"/>
          <w:color w:val="34302D"/>
          <w:shd w:val="clear" w:color="auto" w:fill="FFFFFF"/>
        </w:rPr>
        <w:t>bean</w:t>
      </w:r>
      <w:r>
        <w:rPr>
          <w:rFonts w:ascii="Arial" w:hAnsi="Arial" w:cs="Arial"/>
          <w:color w:val="34302D"/>
          <w:shd w:val="clear" w:color="auto" w:fill="FFFFFF"/>
        </w:rPr>
        <w:t>名称由该扫描程序</w:t>
      </w:r>
      <w:r>
        <w:rPr>
          <w:rStyle w:val="HTML"/>
          <w:rFonts w:ascii="Consolas" w:hAnsi="Consolas"/>
          <w:sz w:val="23"/>
          <w:szCs w:val="23"/>
          <w:shd w:val="clear" w:color="auto" w:fill="F7F7F8"/>
        </w:rPr>
        <w:t>BeanNameGenerator</w:t>
      </w:r>
      <w:r>
        <w:rPr>
          <w:rFonts w:ascii="Arial" w:hAnsi="Arial" w:cs="Arial"/>
          <w:color w:val="34302D"/>
          <w:shd w:val="clear" w:color="auto" w:fill="FFFFFF"/>
        </w:rPr>
        <w:t>已知的策略生成。默认情况下，任何</w:t>
      </w:r>
      <w:r>
        <w:rPr>
          <w:rFonts w:ascii="Arial" w:hAnsi="Arial" w:cs="Arial"/>
          <w:color w:val="34302D"/>
          <w:shd w:val="clear" w:color="auto" w:fill="FFFFFF"/>
        </w:rPr>
        <w:t>Spring</w:t>
      </w:r>
      <w:r>
        <w:rPr>
          <w:rFonts w:ascii="Arial" w:hAnsi="Arial" w:cs="Arial"/>
          <w:color w:val="34302D"/>
          <w:shd w:val="clear" w:color="auto" w:fill="FFFFFF"/>
        </w:rPr>
        <w:t>刻板印象注释（</w:t>
      </w:r>
      <w:r>
        <w:rPr>
          <w:rStyle w:val="HTML"/>
          <w:rFonts w:ascii="Consolas" w:hAnsi="Consolas"/>
          <w:sz w:val="23"/>
          <w:szCs w:val="23"/>
          <w:shd w:val="clear" w:color="auto" w:fill="F7F7F8"/>
        </w:rPr>
        <w:t>@Component</w:t>
      </w:r>
      <w:r>
        <w:rPr>
          <w:rFonts w:ascii="Arial" w:hAnsi="Arial" w:cs="Arial"/>
          <w:color w:val="34302D"/>
          <w:shd w:val="clear" w:color="auto" w:fill="FFFFFF"/>
        </w:rPr>
        <w:t>，</w:t>
      </w:r>
      <w:r>
        <w:rPr>
          <w:rStyle w:val="HTML"/>
          <w:rFonts w:ascii="Consolas" w:hAnsi="Consolas"/>
          <w:sz w:val="23"/>
          <w:szCs w:val="23"/>
          <w:shd w:val="clear" w:color="auto" w:fill="F7F7F8"/>
        </w:rPr>
        <w:t>@Repository</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，并</w:t>
      </w:r>
      <w:r>
        <w:rPr>
          <w:rFonts w:ascii="Arial" w:hAnsi="Arial" w:cs="Arial"/>
          <w:color w:val="34302D"/>
          <w:shd w:val="clear" w:color="auto" w:fill="FFFFFF"/>
        </w:rPr>
        <w:t> </w:t>
      </w:r>
      <w:r>
        <w:rPr>
          <w:rStyle w:val="HTML"/>
          <w:rFonts w:ascii="Consolas" w:hAnsi="Consolas"/>
          <w:sz w:val="23"/>
          <w:szCs w:val="23"/>
          <w:shd w:val="clear" w:color="auto" w:fill="F7F7F8"/>
        </w:rPr>
        <w:t>@Controller</w:t>
      </w:r>
      <w:r>
        <w:rPr>
          <w:rFonts w:ascii="Arial" w:hAnsi="Arial" w:cs="Arial"/>
          <w:color w:val="34302D"/>
          <w:shd w:val="clear" w:color="auto" w:fill="FFFFFF"/>
        </w:rPr>
        <w:t>包含一个名字）</w:t>
      </w:r>
      <w:r>
        <w:rPr>
          <w:rStyle w:val="HTML"/>
          <w:rFonts w:ascii="Consolas" w:hAnsi="Consolas"/>
          <w:sz w:val="23"/>
          <w:szCs w:val="23"/>
          <w:shd w:val="clear" w:color="auto" w:fill="F7F7F8"/>
        </w:rPr>
        <w:t>value</w:t>
      </w:r>
      <w:r>
        <w:rPr>
          <w:rFonts w:ascii="Arial" w:hAnsi="Arial" w:cs="Arial"/>
          <w:color w:val="34302D"/>
          <w:shd w:val="clear" w:color="auto" w:fill="FFFFFF"/>
        </w:rPr>
        <w:t>，从而提供了名字相应的</w:t>
      </w:r>
      <w:r>
        <w:rPr>
          <w:rFonts w:ascii="Arial" w:hAnsi="Arial" w:cs="Arial"/>
          <w:color w:val="34302D"/>
          <w:shd w:val="clear" w:color="auto" w:fill="FFFFFF"/>
        </w:rPr>
        <w:t>bean</w:t>
      </w:r>
      <w:r>
        <w:rPr>
          <w:rFonts w:ascii="Arial" w:hAnsi="Arial" w:cs="Arial"/>
          <w:color w:val="34302D"/>
          <w:shd w:val="clear" w:color="auto" w:fill="FFFFFF"/>
        </w:rPr>
        <w:t>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such an annotation contains no name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or for any other detected component (such as those discovered by custom filters), the default bean name generator returns the uncapitalized non-qualified class name. For example, if the following component classes were detected, the names would be </w:t>
      </w:r>
      <w:r w:rsidRPr="00BA0D5D">
        <w:rPr>
          <w:rFonts w:ascii="Consolas" w:eastAsia="宋体" w:hAnsi="Consolas" w:cs="宋体"/>
          <w:color w:val="34302D"/>
          <w:kern w:val="0"/>
          <w:sz w:val="23"/>
          <w:szCs w:val="23"/>
          <w:shd w:val="clear" w:color="auto" w:fill="F7F7F8"/>
        </w:rPr>
        <w:t>myMovieLister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movieFinderImpl</w:t>
      </w:r>
      <w:r w:rsidRPr="00BA0D5D">
        <w:rPr>
          <w:rFonts w:ascii="inherit" w:eastAsia="宋体" w:hAnsi="inherit" w:cs="Arial"/>
          <w:color w:val="34302D"/>
          <w:kern w:val="0"/>
          <w:sz w:val="24"/>
          <w:szCs w:val="24"/>
        </w:rPr>
        <w:t>:</w:t>
      </w:r>
    </w:p>
    <w:p w:rsidR="00C94DBF" w:rsidRPr="00BA0D5D" w:rsidRDefault="00C94DB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如果此类注释不包含任何名称</w:t>
      </w:r>
      <w:r>
        <w:rPr>
          <w:rStyle w:val="HTML"/>
          <w:rFonts w:ascii="Consolas" w:hAnsi="Consolas"/>
          <w:sz w:val="23"/>
          <w:szCs w:val="23"/>
          <w:shd w:val="clear" w:color="auto" w:fill="F7F7F8"/>
        </w:rPr>
        <w:t>value</w:t>
      </w:r>
      <w:r>
        <w:rPr>
          <w:rFonts w:ascii="Arial" w:hAnsi="Arial" w:cs="Arial"/>
          <w:color w:val="34302D"/>
          <w:shd w:val="clear" w:color="auto" w:fill="FFFFFF"/>
        </w:rPr>
        <w:t>或任何其他检测到的组件（例如自定义过滤器发现的那些组件），则默认的</w:t>
      </w:r>
      <w:r>
        <w:rPr>
          <w:rFonts w:ascii="Arial" w:hAnsi="Arial" w:cs="Arial"/>
          <w:color w:val="34302D"/>
          <w:shd w:val="clear" w:color="auto" w:fill="FFFFFF"/>
        </w:rPr>
        <w:t>bean</w:t>
      </w:r>
      <w:r>
        <w:rPr>
          <w:rFonts w:ascii="Arial" w:hAnsi="Arial" w:cs="Arial"/>
          <w:color w:val="34302D"/>
          <w:shd w:val="clear" w:color="auto" w:fill="FFFFFF"/>
        </w:rPr>
        <w:t>名称生成器将返回未大写的非限定类名称。例如，如果检测到以下组件类，则名称将为：</w:t>
      </w:r>
      <w:r>
        <w:rPr>
          <w:rStyle w:val="HTML"/>
          <w:rFonts w:ascii="Consolas" w:hAnsi="Consolas"/>
          <w:sz w:val="23"/>
          <w:szCs w:val="23"/>
          <w:shd w:val="clear" w:color="auto" w:fill="F7F7F8"/>
        </w:rPr>
        <w:t>myMovieLister</w:t>
      </w:r>
      <w:r>
        <w:rPr>
          <w:rFonts w:ascii="Arial" w:hAnsi="Arial" w:cs="Arial"/>
          <w:color w:val="34302D"/>
          <w:shd w:val="clear" w:color="auto" w:fill="FFFFFF"/>
        </w:rPr>
        <w:t>和</w:t>
      </w:r>
      <w:r>
        <w:rPr>
          <w:rStyle w:val="HTML"/>
          <w:rFonts w:ascii="Consolas" w:hAnsi="Consolas"/>
          <w:sz w:val="23"/>
          <w:szCs w:val="23"/>
          <w:shd w:val="clear" w:color="auto" w:fill="F7F7F8"/>
        </w:rPr>
        <w:t>movieFinderImpl</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"myMovieLister"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MovieFinderImpl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94DB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do not want to rely on the default bean-naming strategy, you can provide a custom bean-naming strategy. First, implement the </w:t>
            </w:r>
            <w:hyperlink r:id="rId315" w:history="1">
              <w:r w:rsidRPr="00BA0D5D">
                <w:rPr>
                  <w:rFonts w:ascii="Consolas" w:eastAsia="宋体" w:hAnsi="Consolas" w:cs="宋体"/>
                  <w:color w:val="548E2E"/>
                  <w:kern w:val="0"/>
                  <w:sz w:val="23"/>
                  <w:szCs w:val="23"/>
                  <w:u w:val="single"/>
                  <w:shd w:val="clear" w:color="auto" w:fill="F7F7F8"/>
                </w:rPr>
                <w:t>BeanNameGenerator</w:t>
              </w:r>
            </w:hyperlink>
            <w:r w:rsidRPr="00BA0D5D">
              <w:rPr>
                <w:rFonts w:ascii="宋体" w:eastAsia="宋体" w:hAnsi="宋体" w:cs="宋体"/>
                <w:kern w:val="0"/>
                <w:sz w:val="24"/>
                <w:szCs w:val="24"/>
              </w:rPr>
              <w:t> interface, and be sure to include a default no-arg constructor. Then, provide the fully qualified class name when configuring the scanner, as the following example annotation and bean definition show:</w:t>
            </w:r>
          </w:p>
          <w:p w:rsidR="00C94DBF" w:rsidRPr="00BA0D5D" w:rsidRDefault="00C94DBF" w:rsidP="00BA0D5D">
            <w:pPr>
              <w:widowControl/>
              <w:jc w:val="left"/>
              <w:rPr>
                <w:rFonts w:ascii="宋体" w:eastAsia="宋体" w:hAnsi="宋体" w:cs="宋体"/>
                <w:kern w:val="0"/>
                <w:sz w:val="24"/>
                <w:szCs w:val="24"/>
              </w:rPr>
            </w:pPr>
            <w:r>
              <w:rPr>
                <w:rFonts w:ascii="Arial" w:hAnsi="Arial" w:cs="Arial"/>
                <w:shd w:val="clear" w:color="auto" w:fill="EBF1E7"/>
              </w:rPr>
              <w:t>如果您不想依赖默认的</w:t>
            </w:r>
            <w:r>
              <w:rPr>
                <w:rFonts w:ascii="Arial" w:hAnsi="Arial" w:cs="Arial"/>
                <w:shd w:val="clear" w:color="auto" w:fill="EBF1E7"/>
              </w:rPr>
              <w:t>bean</w:t>
            </w:r>
            <w:r>
              <w:rPr>
                <w:rFonts w:ascii="Arial" w:hAnsi="Arial" w:cs="Arial"/>
                <w:shd w:val="clear" w:color="auto" w:fill="EBF1E7"/>
              </w:rPr>
              <w:t>命名策略，则可以提供自定义</w:t>
            </w:r>
            <w:r>
              <w:rPr>
                <w:rFonts w:ascii="Arial" w:hAnsi="Arial" w:cs="Arial"/>
                <w:shd w:val="clear" w:color="auto" w:fill="EBF1E7"/>
              </w:rPr>
              <w:t>bean</w:t>
            </w:r>
            <w:r>
              <w:rPr>
                <w:rFonts w:ascii="Arial" w:hAnsi="Arial" w:cs="Arial"/>
                <w:shd w:val="clear" w:color="auto" w:fill="EBF1E7"/>
              </w:rPr>
              <w:t>命名策略。首先，实现</w:t>
            </w:r>
            <w:r>
              <w:rPr>
                <w:rFonts w:ascii="Arial" w:hAnsi="Arial" w:cs="Arial"/>
                <w:shd w:val="clear" w:color="auto" w:fill="EBF1E7"/>
              </w:rPr>
              <w:t> </w:t>
            </w:r>
            <w:hyperlink r:id="rId316" w:history="1">
              <w:r>
                <w:rPr>
                  <w:rStyle w:val="HTML"/>
                  <w:rFonts w:ascii="Consolas" w:hAnsi="Consolas"/>
                  <w:color w:val="548E2E"/>
                  <w:sz w:val="23"/>
                  <w:szCs w:val="23"/>
                  <w:u w:val="single"/>
                  <w:shd w:val="clear" w:color="auto" w:fill="F7F7F8"/>
                </w:rPr>
                <w:t>BeanNameGenerator</w:t>
              </w:r>
            </w:hyperlink>
            <w:r>
              <w:rPr>
                <w:rFonts w:ascii="Arial" w:hAnsi="Arial" w:cs="Arial"/>
                <w:shd w:val="clear" w:color="auto" w:fill="EBF1E7"/>
              </w:rPr>
              <w:t> </w:t>
            </w:r>
            <w:r>
              <w:rPr>
                <w:rFonts w:ascii="Arial" w:hAnsi="Arial" w:cs="Arial"/>
                <w:shd w:val="clear" w:color="auto" w:fill="EBF1E7"/>
              </w:rPr>
              <w:t>接口，并确保包含默认的无参数构造函数。然后，在配置扫描程序时提供完全限定的类名，如以下示例注释和</w:t>
            </w:r>
            <w:r>
              <w:rPr>
                <w:rFonts w:ascii="Arial" w:hAnsi="Arial" w:cs="Arial"/>
                <w:shd w:val="clear" w:color="auto" w:fill="EBF1E7"/>
              </w:rPr>
              <w:t>bean</w:t>
            </w:r>
            <w:r>
              <w:rPr>
                <w:rFonts w:ascii="Arial" w:hAnsi="Arial" w:cs="Arial"/>
                <w:shd w:val="clear" w:color="auto" w:fill="EBF1E7"/>
              </w:rPr>
              <w:t>定义所示：</w:t>
            </w:r>
          </w:p>
        </w:tc>
      </w:tr>
    </w:tbl>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 nameGenerator = MyNameGenerator.class)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name-generator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"org.example.MyNameGenerator"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a general rule, consider specifying the name with the annotation whenever other components may be making explicit references to it. On the other hand, the auto-generated names are adequate whenever the container is responsible for wiring.</w:t>
      </w:r>
    </w:p>
    <w:p w:rsidR="00C94DBF" w:rsidRPr="00BA0D5D" w:rsidRDefault="00C94DB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作为一般规则，考虑在其他组件可能对其进行显式引用时使用注释指定名称。另一方面，只要容器负责接线，自动生成的名称就足够了。</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1.10.7. Providing a Scope for Autodetected Components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with Spring-managed components in general, the default and most common scope for autodetected components is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However, sometimes you need a different scope that can be specified by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annotation. You can provide the name of the scope within the annotation, as the following example shows:</w:t>
      </w:r>
    </w:p>
    <w:p w:rsidR="00C94DBF" w:rsidRPr="00BA0D5D" w:rsidRDefault="00C94DB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与</w:t>
      </w:r>
      <w:r>
        <w:rPr>
          <w:rFonts w:ascii="Arial" w:hAnsi="Arial" w:cs="Arial"/>
          <w:color w:val="34302D"/>
          <w:shd w:val="clear" w:color="auto" w:fill="FFFFFF"/>
        </w:rPr>
        <w:t>Spring</w:t>
      </w:r>
      <w:r>
        <w:rPr>
          <w:rFonts w:ascii="Arial" w:hAnsi="Arial" w:cs="Arial"/>
          <w:color w:val="34302D"/>
          <w:shd w:val="clear" w:color="auto" w:fill="FFFFFF"/>
        </w:rPr>
        <w:t>管理的组件一样，自动检测组件的默认和最常见的范围是</w:t>
      </w:r>
      <w:r>
        <w:rPr>
          <w:rStyle w:val="HTML"/>
          <w:rFonts w:ascii="Consolas" w:hAnsi="Consolas"/>
          <w:sz w:val="23"/>
          <w:szCs w:val="23"/>
          <w:shd w:val="clear" w:color="auto" w:fill="F7F7F8"/>
        </w:rPr>
        <w:t>singleton</w:t>
      </w:r>
      <w:r>
        <w:rPr>
          <w:rFonts w:ascii="Arial" w:hAnsi="Arial" w:cs="Arial"/>
          <w:color w:val="34302D"/>
          <w:shd w:val="clear" w:color="auto" w:fill="FFFFFF"/>
        </w:rPr>
        <w:t>。但是，有时您需要一个可以由</w:t>
      </w:r>
      <w:r>
        <w:rPr>
          <w:rStyle w:val="HTML"/>
          <w:rFonts w:ascii="Consolas" w:hAnsi="Consolas"/>
          <w:sz w:val="23"/>
          <w:szCs w:val="23"/>
          <w:shd w:val="clear" w:color="auto" w:fill="F7F7F8"/>
        </w:rPr>
        <w:t>@Scope</w:t>
      </w:r>
      <w:r>
        <w:rPr>
          <w:rFonts w:ascii="Arial" w:hAnsi="Arial" w:cs="Arial"/>
          <w:color w:val="34302D"/>
          <w:shd w:val="clear" w:color="auto" w:fill="FFFFFF"/>
        </w:rPr>
        <w:t>注释指定的不同范围。您可以在注释中提供范围的名称，如以下示例所示：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MovieFinderImpl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94DB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Consolas" w:eastAsia="宋体" w:hAnsi="Consolas" w:cs="宋体"/>
                <w:kern w:val="0"/>
                <w:sz w:val="23"/>
                <w:szCs w:val="23"/>
                <w:shd w:val="clear" w:color="auto" w:fill="F7F7F8"/>
              </w:rPr>
              <w:t>@Scope</w:t>
            </w:r>
            <w:r w:rsidRPr="00BA0D5D">
              <w:rPr>
                <w:rFonts w:ascii="宋体" w:eastAsia="宋体" w:hAnsi="宋体" w:cs="宋体"/>
                <w:kern w:val="0"/>
                <w:sz w:val="24"/>
                <w:szCs w:val="24"/>
              </w:rPr>
              <w:t> annotations are only introspected on the concrete bean class (for annotated components) or the factory method (for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methods). In contrast to XML bean definitions, there is no notion of bean definition inheritance, and inheritance hierarchies at the class level are irrelevant for metadata purposes.</w:t>
            </w:r>
          </w:p>
          <w:p w:rsidR="00C94DBF" w:rsidRPr="00BA0D5D" w:rsidRDefault="00C94DBF" w:rsidP="00BA0D5D">
            <w:pPr>
              <w:widowControl/>
              <w:jc w:val="left"/>
              <w:rPr>
                <w:rFonts w:ascii="宋体" w:eastAsia="宋体" w:hAnsi="宋体" w:cs="宋体"/>
                <w:kern w:val="0"/>
                <w:sz w:val="24"/>
                <w:szCs w:val="24"/>
              </w:rPr>
            </w:pPr>
            <w:r>
              <w:rPr>
                <w:rStyle w:val="HTML"/>
                <w:rFonts w:ascii="Consolas" w:hAnsi="Consolas"/>
                <w:sz w:val="23"/>
                <w:szCs w:val="23"/>
                <w:shd w:val="clear" w:color="auto" w:fill="F7F7F8"/>
              </w:rPr>
              <w:t>@Scope</w:t>
            </w:r>
            <w:r>
              <w:rPr>
                <w:rFonts w:ascii="Arial" w:hAnsi="Arial" w:cs="Arial"/>
                <w:shd w:val="clear" w:color="auto" w:fill="EBF1E7"/>
              </w:rPr>
              <w:t>注释仅在具体</w:t>
            </w:r>
            <w:r>
              <w:rPr>
                <w:rFonts w:ascii="Arial" w:hAnsi="Arial" w:cs="Arial"/>
                <w:shd w:val="clear" w:color="auto" w:fill="EBF1E7"/>
              </w:rPr>
              <w:t>bean</w:t>
            </w:r>
            <w:r>
              <w:rPr>
                <w:rFonts w:ascii="Arial" w:hAnsi="Arial" w:cs="Arial"/>
                <w:shd w:val="clear" w:color="auto" w:fill="EBF1E7"/>
              </w:rPr>
              <w:t>类（对于带注释的组件）或工厂方法（对于</w:t>
            </w:r>
            <w:r>
              <w:rPr>
                <w:rStyle w:val="HTML"/>
                <w:rFonts w:ascii="Consolas" w:hAnsi="Consolas"/>
                <w:sz w:val="23"/>
                <w:szCs w:val="23"/>
                <w:shd w:val="clear" w:color="auto" w:fill="F7F7F8"/>
              </w:rPr>
              <w:t>@Bean</w:t>
            </w:r>
            <w:r>
              <w:rPr>
                <w:rFonts w:ascii="Arial" w:hAnsi="Arial" w:cs="Arial"/>
                <w:shd w:val="clear" w:color="auto" w:fill="EBF1E7"/>
              </w:rPr>
              <w:t>方法）上进行了内省。与</w:t>
            </w:r>
            <w:r>
              <w:rPr>
                <w:rFonts w:ascii="Arial" w:hAnsi="Arial" w:cs="Arial"/>
                <w:shd w:val="clear" w:color="auto" w:fill="EBF1E7"/>
              </w:rPr>
              <w:t>XML bean</w:t>
            </w:r>
            <w:r>
              <w:rPr>
                <w:rFonts w:ascii="Arial" w:hAnsi="Arial" w:cs="Arial"/>
                <w:shd w:val="clear" w:color="auto" w:fill="EBF1E7"/>
              </w:rPr>
              <w:t>定义相比，没有</w:t>
            </w:r>
            <w:r>
              <w:rPr>
                <w:rFonts w:ascii="Arial" w:hAnsi="Arial" w:cs="Arial"/>
                <w:shd w:val="clear" w:color="auto" w:fill="EBF1E7"/>
              </w:rPr>
              <w:t>bean</w:t>
            </w:r>
            <w:r>
              <w:rPr>
                <w:rFonts w:ascii="Arial" w:hAnsi="Arial" w:cs="Arial"/>
                <w:shd w:val="clear" w:color="auto" w:fill="EBF1E7"/>
              </w:rPr>
              <w:t>定义继承的概念，类级别的继承层次结构与元数据目的无关。</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details on web-specific scopes such as “request” or “session” in a Spring context, see </w:t>
      </w:r>
      <w:hyperlink r:id="rId317" w:anchor="beans-factory-scopes-other" w:history="1">
        <w:r w:rsidRPr="00BA0D5D">
          <w:rPr>
            <w:rFonts w:ascii="inherit" w:eastAsia="宋体" w:hAnsi="inherit" w:cs="Arial"/>
            <w:color w:val="548E2E"/>
            <w:kern w:val="0"/>
            <w:sz w:val="24"/>
            <w:szCs w:val="24"/>
            <w:u w:val="single"/>
          </w:rPr>
          <w:t>Request, Session, Application, and WebSocket Scopes</w:t>
        </w:r>
      </w:hyperlink>
      <w:r w:rsidRPr="00BA0D5D">
        <w:rPr>
          <w:rFonts w:ascii="inherit" w:eastAsia="宋体" w:hAnsi="inherit" w:cs="Arial"/>
          <w:color w:val="34302D"/>
          <w:kern w:val="0"/>
          <w:sz w:val="24"/>
          <w:szCs w:val="24"/>
        </w:rPr>
        <w:t>. As with the pre-built annotations for those scopes, you may also compose your own scoping annotations by using Spring’s meta-annotation approach: for example, a custom annotation meta-annotated with </w:t>
      </w:r>
      <w:r w:rsidRPr="00BA0D5D">
        <w:rPr>
          <w:rFonts w:ascii="Consolas" w:eastAsia="宋体" w:hAnsi="Consolas" w:cs="宋体"/>
          <w:color w:val="34302D"/>
          <w:kern w:val="0"/>
          <w:sz w:val="23"/>
          <w:szCs w:val="23"/>
          <w:shd w:val="clear" w:color="auto" w:fill="F7F7F8"/>
        </w:rPr>
        <w:t>@Scope("prototype")</w:t>
      </w:r>
      <w:r w:rsidRPr="00BA0D5D">
        <w:rPr>
          <w:rFonts w:ascii="inherit" w:eastAsia="宋体" w:hAnsi="inherit" w:cs="Arial"/>
          <w:color w:val="34302D"/>
          <w:kern w:val="0"/>
          <w:sz w:val="24"/>
          <w:szCs w:val="24"/>
        </w:rPr>
        <w:t>, possibly also declaring a custom scoped-proxy mode.</w:t>
      </w:r>
    </w:p>
    <w:p w:rsidR="00C94DBF" w:rsidRPr="00BA0D5D" w:rsidRDefault="00C94DB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有关特定于</w:t>
      </w:r>
      <w:r>
        <w:rPr>
          <w:rFonts w:ascii="Arial" w:hAnsi="Arial" w:cs="Arial"/>
          <w:color w:val="34302D"/>
          <w:shd w:val="clear" w:color="auto" w:fill="FFFFFF"/>
        </w:rPr>
        <w:t>Web</w:t>
      </w:r>
      <w:r>
        <w:rPr>
          <w:rFonts w:ascii="Arial" w:hAnsi="Arial" w:cs="Arial"/>
          <w:color w:val="34302D"/>
          <w:shd w:val="clear" w:color="auto" w:fill="FFFFFF"/>
        </w:rPr>
        <w:t>的范围（如</w:t>
      </w:r>
      <w:r>
        <w:rPr>
          <w:rFonts w:ascii="Arial" w:hAnsi="Arial" w:cs="Arial"/>
          <w:color w:val="34302D"/>
          <w:shd w:val="clear" w:color="auto" w:fill="FFFFFF"/>
        </w:rPr>
        <w:t>Spring</w:t>
      </w:r>
      <w:r>
        <w:rPr>
          <w:rFonts w:ascii="Arial" w:hAnsi="Arial" w:cs="Arial"/>
          <w:color w:val="34302D"/>
          <w:shd w:val="clear" w:color="auto" w:fill="FFFFFF"/>
        </w:rPr>
        <w:t>上下文中的</w:t>
      </w:r>
      <w:r>
        <w:rPr>
          <w:rFonts w:ascii="Arial" w:hAnsi="Arial" w:cs="Arial"/>
          <w:color w:val="34302D"/>
          <w:shd w:val="clear" w:color="auto" w:fill="FFFFFF"/>
        </w:rPr>
        <w:t>“request”</w:t>
      </w:r>
      <w:r>
        <w:rPr>
          <w:rFonts w:ascii="Arial" w:hAnsi="Arial" w:cs="Arial"/>
          <w:color w:val="34302D"/>
          <w:shd w:val="clear" w:color="auto" w:fill="FFFFFF"/>
        </w:rPr>
        <w:t>或</w:t>
      </w:r>
      <w:r>
        <w:rPr>
          <w:rFonts w:ascii="Arial" w:hAnsi="Arial" w:cs="Arial"/>
          <w:color w:val="34302D"/>
          <w:shd w:val="clear" w:color="auto" w:fill="FFFFFF"/>
        </w:rPr>
        <w:t>“session”</w:t>
      </w:r>
      <w:r>
        <w:rPr>
          <w:rFonts w:ascii="Arial" w:hAnsi="Arial" w:cs="Arial"/>
          <w:color w:val="34302D"/>
          <w:shd w:val="clear" w:color="auto" w:fill="FFFFFF"/>
        </w:rPr>
        <w:t>）的详细信息，请参阅</w:t>
      </w:r>
      <w:hyperlink r:id="rId318" w:anchor="beans-factory-scopes-other" w:history="1">
        <w:r>
          <w:rPr>
            <w:rStyle w:val="a4"/>
            <w:rFonts w:ascii="Arial" w:hAnsi="Arial" w:cs="Arial"/>
            <w:color w:val="548E2E"/>
            <w:shd w:val="clear" w:color="auto" w:fill="FFFFFF"/>
          </w:rPr>
          <w:t>请求，会话，应用程序和</w:t>
        </w:r>
        <w:r>
          <w:rPr>
            <w:rStyle w:val="a4"/>
            <w:rFonts w:ascii="Arial" w:hAnsi="Arial" w:cs="Arial"/>
            <w:color w:val="548E2E"/>
            <w:shd w:val="clear" w:color="auto" w:fill="FFFFFF"/>
          </w:rPr>
          <w:t>WebSocket</w:t>
        </w:r>
        <w:r>
          <w:rPr>
            <w:rStyle w:val="a4"/>
            <w:rFonts w:ascii="Arial" w:hAnsi="Arial" w:cs="Arial"/>
            <w:color w:val="548E2E"/>
            <w:shd w:val="clear" w:color="auto" w:fill="FFFFFF"/>
          </w:rPr>
          <w:t>范围</w:t>
        </w:r>
      </w:hyperlink>
      <w:r>
        <w:rPr>
          <w:rFonts w:ascii="Arial" w:hAnsi="Arial" w:cs="Arial"/>
          <w:color w:val="34302D"/>
          <w:shd w:val="clear" w:color="auto" w:fill="FFFFFF"/>
        </w:rPr>
        <w:t>。与这些范围的预构建注释一样，您也可以使用</w:t>
      </w:r>
      <w:r>
        <w:rPr>
          <w:rFonts w:ascii="Arial" w:hAnsi="Arial" w:cs="Arial"/>
          <w:color w:val="34302D"/>
          <w:shd w:val="clear" w:color="auto" w:fill="FFFFFF"/>
        </w:rPr>
        <w:t>Spring</w:t>
      </w:r>
      <w:r>
        <w:rPr>
          <w:rFonts w:ascii="Arial" w:hAnsi="Arial" w:cs="Arial"/>
          <w:color w:val="34302D"/>
          <w:shd w:val="clear" w:color="auto" w:fill="FFFFFF"/>
        </w:rPr>
        <w:t>的元注释方法编写自己的范围注释：例如，使用元注释的自定义注释</w:t>
      </w:r>
      <w:r>
        <w:rPr>
          <w:rStyle w:val="HTML"/>
          <w:rFonts w:ascii="Consolas" w:hAnsi="Consolas"/>
          <w:sz w:val="23"/>
          <w:szCs w:val="23"/>
          <w:shd w:val="clear" w:color="auto" w:fill="F7F7F8"/>
        </w:rPr>
        <w:t>@Scope("prototype")</w:t>
      </w:r>
      <w:r>
        <w:rPr>
          <w:rFonts w:ascii="Arial" w:hAnsi="Arial" w:cs="Arial"/>
          <w:color w:val="34302D"/>
          <w:shd w:val="clear" w:color="auto" w:fill="FFFFFF"/>
        </w:rPr>
        <w:t>，可能还会声明自定义范围代理模式。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94DB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To provide a custom strategy for scope resolution rather than relying on the annotation-based approach, you can implement the </w:t>
            </w:r>
            <w:hyperlink r:id="rId319" w:history="1">
              <w:r w:rsidRPr="00BA0D5D">
                <w:rPr>
                  <w:rFonts w:ascii="Consolas" w:eastAsia="宋体" w:hAnsi="Consolas" w:cs="宋体"/>
                  <w:color w:val="548E2E"/>
                  <w:kern w:val="0"/>
                  <w:sz w:val="23"/>
                  <w:szCs w:val="23"/>
                  <w:u w:val="single"/>
                  <w:shd w:val="clear" w:color="auto" w:fill="F7F7F8"/>
                </w:rPr>
                <w:t>ScopeMetadataResolver</w:t>
              </w:r>
            </w:hyperlink>
            <w:r w:rsidRPr="00BA0D5D">
              <w:rPr>
                <w:rFonts w:ascii="宋体" w:eastAsia="宋体" w:hAnsi="宋体" w:cs="宋体"/>
                <w:kern w:val="0"/>
                <w:sz w:val="24"/>
                <w:szCs w:val="24"/>
              </w:rPr>
              <w:t> interface. Be sure to include a default no-arg constructor. Then you can provide the fully qualified class name when configuring the scanner, as the following example of both an annotation and a bean definition shows:</w:t>
            </w:r>
          </w:p>
          <w:p w:rsidR="00C94DBF" w:rsidRPr="00BA0D5D" w:rsidRDefault="00C94DBF" w:rsidP="00BA0D5D">
            <w:pPr>
              <w:widowControl/>
              <w:jc w:val="left"/>
              <w:rPr>
                <w:rFonts w:ascii="宋体" w:eastAsia="宋体" w:hAnsi="宋体" w:cs="宋体"/>
                <w:kern w:val="0"/>
                <w:sz w:val="24"/>
                <w:szCs w:val="24"/>
              </w:rPr>
            </w:pPr>
            <w:r>
              <w:rPr>
                <w:rFonts w:ascii="Arial" w:hAnsi="Arial" w:cs="Arial"/>
                <w:shd w:val="clear" w:color="auto" w:fill="EBF1E7"/>
              </w:rPr>
              <w:t>要为范围解析提供自定义策略而不是依赖基于注释的方法，您可以实现该</w:t>
            </w:r>
            <w:r>
              <w:rPr>
                <w:rFonts w:ascii="Arial" w:hAnsi="Arial" w:cs="Arial"/>
                <w:shd w:val="clear" w:color="auto" w:fill="EBF1E7"/>
              </w:rPr>
              <w:t> </w:t>
            </w:r>
            <w:hyperlink r:id="rId320" w:history="1">
              <w:r>
                <w:rPr>
                  <w:rStyle w:val="HTML"/>
                  <w:rFonts w:ascii="Consolas" w:hAnsi="Consolas"/>
                  <w:color w:val="548E2E"/>
                  <w:sz w:val="23"/>
                  <w:szCs w:val="23"/>
                  <w:u w:val="single"/>
                  <w:shd w:val="clear" w:color="auto" w:fill="F7F7F8"/>
                </w:rPr>
                <w:t>ScopeMetadataResolver</w:t>
              </w:r>
            </w:hyperlink>
            <w:r>
              <w:rPr>
                <w:rFonts w:ascii="Arial" w:hAnsi="Arial" w:cs="Arial"/>
                <w:shd w:val="clear" w:color="auto" w:fill="EBF1E7"/>
              </w:rPr>
              <w:t> </w:t>
            </w:r>
            <w:r>
              <w:rPr>
                <w:rFonts w:ascii="Arial" w:hAnsi="Arial" w:cs="Arial"/>
                <w:shd w:val="clear" w:color="auto" w:fill="EBF1E7"/>
              </w:rPr>
              <w:t>接口。请确保包含默认的无参数构造函数。然后，您可以在配置扫描程序时提供完全限定的类名，因为以下注释和</w:t>
            </w:r>
            <w:r>
              <w:rPr>
                <w:rFonts w:ascii="Arial" w:hAnsi="Arial" w:cs="Arial"/>
                <w:shd w:val="clear" w:color="auto" w:fill="EBF1E7"/>
              </w:rPr>
              <w:t>bean</w:t>
            </w:r>
            <w:r>
              <w:rPr>
                <w:rFonts w:ascii="Arial" w:hAnsi="Arial" w:cs="Arial"/>
                <w:shd w:val="clear" w:color="auto" w:fill="EBF1E7"/>
              </w:rPr>
              <w:t>定义示例显示：</w:t>
            </w:r>
          </w:p>
        </w:tc>
      </w:tr>
    </w:tbl>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 scopeResolver = MyScopeResolver.class)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scope-resolver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"org.example.MyScopeResolver"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When using certain non-singleton scopes, it may be necessary to generate proxies for the scoped objects. The reasoning is described in </w:t>
      </w:r>
      <w:hyperlink r:id="rId321" w:anchor="beans-factory-scopes-other-injection" w:history="1">
        <w:r w:rsidRPr="00BA0D5D">
          <w:rPr>
            <w:rFonts w:ascii="inherit" w:eastAsia="宋体" w:hAnsi="inherit" w:cs="Arial"/>
            <w:color w:val="548E2E"/>
            <w:kern w:val="0"/>
            <w:sz w:val="24"/>
            <w:szCs w:val="24"/>
            <w:u w:val="single"/>
          </w:rPr>
          <w:t>Scoped Beans as Dependencies</w:t>
        </w:r>
      </w:hyperlink>
      <w:r w:rsidRPr="00BA0D5D">
        <w:rPr>
          <w:rFonts w:ascii="inherit" w:eastAsia="宋体" w:hAnsi="inherit" w:cs="Arial"/>
          <w:color w:val="34302D"/>
          <w:kern w:val="0"/>
          <w:sz w:val="24"/>
          <w:szCs w:val="24"/>
        </w:rPr>
        <w:t>. For this purpose, a scoped-proxy attribute is available on the component-scan element. The three possible values are: </w:t>
      </w:r>
      <w:r w:rsidRPr="00BA0D5D">
        <w:rPr>
          <w:rFonts w:ascii="Consolas" w:eastAsia="宋体" w:hAnsi="Consolas" w:cs="宋体"/>
          <w:color w:val="34302D"/>
          <w:kern w:val="0"/>
          <w:sz w:val="23"/>
          <w:szCs w:val="23"/>
          <w:shd w:val="clear" w:color="auto" w:fill="F7F7F8"/>
        </w:rPr>
        <w:t>no</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interfaces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targetClass</w:t>
      </w:r>
      <w:r w:rsidRPr="00BA0D5D">
        <w:rPr>
          <w:rFonts w:ascii="inherit" w:eastAsia="宋体" w:hAnsi="inherit" w:cs="Arial"/>
          <w:color w:val="34302D"/>
          <w:kern w:val="0"/>
          <w:sz w:val="24"/>
          <w:szCs w:val="24"/>
        </w:rPr>
        <w:t>. For example, the following configuration results in standard JDK dynamic proxies:</w:t>
      </w:r>
    </w:p>
    <w:p w:rsidR="00963D6A" w:rsidRPr="00BA0D5D" w:rsidRDefault="00963D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使用某些非单例作用域时，可能需要为作用域对象生成代理。这种推理在</w:t>
      </w:r>
      <w:hyperlink r:id="rId322" w:anchor="beans-factory-scopes-other-injection" w:history="1">
        <w:r>
          <w:rPr>
            <w:rStyle w:val="a4"/>
            <w:rFonts w:ascii="Arial" w:hAnsi="Arial" w:cs="Arial"/>
            <w:color w:val="548E2E"/>
            <w:shd w:val="clear" w:color="auto" w:fill="FFFFFF"/>
          </w:rPr>
          <w:t>Scoped Beans</w:t>
        </w:r>
        <w:r>
          <w:rPr>
            <w:rStyle w:val="a4"/>
            <w:rFonts w:ascii="Arial" w:hAnsi="Arial" w:cs="Arial"/>
            <w:color w:val="548E2E"/>
            <w:shd w:val="clear" w:color="auto" w:fill="FFFFFF"/>
          </w:rPr>
          <w:t>中</w:t>
        </w:r>
      </w:hyperlink>
      <w:r>
        <w:rPr>
          <w:rFonts w:ascii="Arial" w:hAnsi="Arial" w:cs="Arial"/>
          <w:color w:val="34302D"/>
          <w:shd w:val="clear" w:color="auto" w:fill="FFFFFF"/>
        </w:rPr>
        <w:t>描述</w:t>
      </w:r>
      <w:hyperlink r:id="rId323" w:anchor="beans-factory-scopes-other-injection" w:history="1">
        <w:r>
          <w:rPr>
            <w:rStyle w:val="a4"/>
            <w:rFonts w:ascii="Arial" w:hAnsi="Arial" w:cs="Arial"/>
            <w:color w:val="548E2E"/>
            <w:shd w:val="clear" w:color="auto" w:fill="FFFFFF"/>
          </w:rPr>
          <w:t>为</w:t>
        </w:r>
        <w:r>
          <w:rPr>
            <w:rStyle w:val="a4"/>
            <w:rFonts w:ascii="Arial" w:hAnsi="Arial" w:cs="Arial"/>
            <w:color w:val="548E2E"/>
            <w:shd w:val="clear" w:color="auto" w:fill="FFFFFF"/>
          </w:rPr>
          <w:t>Dependencies</w:t>
        </w:r>
      </w:hyperlink>
      <w:r>
        <w:rPr>
          <w:rFonts w:ascii="Arial" w:hAnsi="Arial" w:cs="Arial"/>
          <w:color w:val="34302D"/>
          <w:shd w:val="clear" w:color="auto" w:fill="FFFFFF"/>
        </w:rPr>
        <w:t>。为此，</w:t>
      </w:r>
      <w:r>
        <w:rPr>
          <w:rFonts w:ascii="Arial" w:hAnsi="Arial" w:cs="Arial"/>
          <w:color w:val="34302D"/>
          <w:shd w:val="clear" w:color="auto" w:fill="FFFFFF"/>
        </w:rPr>
        <w:t>component-scan</w:t>
      </w:r>
      <w:r>
        <w:rPr>
          <w:rFonts w:ascii="Arial" w:hAnsi="Arial" w:cs="Arial"/>
          <w:color w:val="34302D"/>
          <w:shd w:val="clear" w:color="auto" w:fill="FFFFFF"/>
        </w:rPr>
        <w:t>元素上提供了</w:t>
      </w:r>
      <w:r>
        <w:rPr>
          <w:rFonts w:ascii="Arial" w:hAnsi="Arial" w:cs="Arial"/>
          <w:color w:val="34302D"/>
          <w:shd w:val="clear" w:color="auto" w:fill="FFFFFF"/>
        </w:rPr>
        <w:t>scoped-proxy</w:t>
      </w:r>
      <w:r>
        <w:rPr>
          <w:rFonts w:ascii="Arial" w:hAnsi="Arial" w:cs="Arial"/>
          <w:color w:val="34302D"/>
          <w:shd w:val="clear" w:color="auto" w:fill="FFFFFF"/>
        </w:rPr>
        <w:t>属性。三个可能的值是：</w:t>
      </w:r>
      <w:r>
        <w:rPr>
          <w:rStyle w:val="HTML"/>
          <w:rFonts w:ascii="Consolas" w:hAnsi="Consolas"/>
          <w:sz w:val="23"/>
          <w:szCs w:val="23"/>
          <w:shd w:val="clear" w:color="auto" w:fill="F7F7F8"/>
        </w:rPr>
        <w:t>no</w:t>
      </w:r>
      <w:r>
        <w:rPr>
          <w:rFonts w:ascii="Arial" w:hAnsi="Arial" w:cs="Arial"/>
          <w:color w:val="34302D"/>
          <w:shd w:val="clear" w:color="auto" w:fill="FFFFFF"/>
        </w:rPr>
        <w:t>，</w:t>
      </w:r>
      <w:r>
        <w:rPr>
          <w:rStyle w:val="HTML"/>
          <w:rFonts w:ascii="Consolas" w:hAnsi="Consolas"/>
          <w:sz w:val="23"/>
          <w:szCs w:val="23"/>
          <w:shd w:val="clear" w:color="auto" w:fill="F7F7F8"/>
        </w:rPr>
        <w:t>interfaces</w:t>
      </w:r>
      <w:r>
        <w:rPr>
          <w:rFonts w:ascii="Arial" w:hAnsi="Arial" w:cs="Arial"/>
          <w:color w:val="34302D"/>
          <w:shd w:val="clear" w:color="auto" w:fill="FFFFFF"/>
        </w:rPr>
        <w:t>，和</w:t>
      </w:r>
      <w:r>
        <w:rPr>
          <w:rStyle w:val="HTML"/>
          <w:rFonts w:ascii="Consolas" w:hAnsi="Consolas"/>
          <w:sz w:val="23"/>
          <w:szCs w:val="23"/>
          <w:shd w:val="clear" w:color="auto" w:fill="F7F7F8"/>
        </w:rPr>
        <w:t>targetClass</w:t>
      </w:r>
      <w:r>
        <w:rPr>
          <w:rFonts w:ascii="Arial" w:hAnsi="Arial" w:cs="Arial"/>
          <w:color w:val="34302D"/>
          <w:shd w:val="clear" w:color="auto" w:fill="FFFFFF"/>
        </w:rPr>
        <w:t>。例如，以下配置导致标准</w:t>
      </w:r>
      <w:r>
        <w:rPr>
          <w:rFonts w:ascii="Arial" w:hAnsi="Arial" w:cs="Arial"/>
          <w:color w:val="34302D"/>
          <w:shd w:val="clear" w:color="auto" w:fill="FFFFFF"/>
        </w:rPr>
        <w:t>JDK</w:t>
      </w:r>
      <w:r>
        <w:rPr>
          <w:rFonts w:ascii="Arial" w:hAnsi="Arial" w:cs="Arial"/>
          <w:color w:val="34302D"/>
          <w:shd w:val="clear" w:color="auto" w:fill="FFFFFF"/>
        </w:rPr>
        <w:t>动态代理：</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 scopedProxy = ScopedProxyMode.INTERFACES)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scoped-proxy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"interfaces"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1.10.8. Providing Qualifier Metadata with Annotations</w:t>
      </w:r>
    </w:p>
    <w:p w:rsidR="00963D6A" w:rsidRPr="00963D6A" w:rsidRDefault="00963D6A" w:rsidP="00963D6A">
      <w:pPr>
        <w:widowControl/>
        <w:shd w:val="clear" w:color="auto" w:fill="FFFFFF"/>
        <w:spacing w:after="300"/>
        <w:jc w:val="left"/>
        <w:rPr>
          <w:rFonts w:ascii="Arial" w:hAnsi="Arial" w:cs="Arial"/>
          <w:color w:val="34302D"/>
          <w:shd w:val="clear" w:color="auto" w:fill="FFFFFF"/>
        </w:rPr>
      </w:pPr>
      <w:r w:rsidRPr="00963D6A">
        <w:rPr>
          <w:rFonts w:ascii="Arial" w:hAnsi="Arial" w:cs="Arial"/>
          <w:color w:val="34302D"/>
          <w:shd w:val="clear" w:color="auto" w:fill="FFFFFF"/>
        </w:rPr>
        <w:t>使用注释提供限定符元数据</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is discussed in </w:t>
      </w:r>
      <w:hyperlink r:id="rId324" w:anchor="beans-autowired-annotation-qualifiers" w:history="1">
        <w:r w:rsidRPr="00BA0D5D">
          <w:rPr>
            <w:rFonts w:ascii="inherit" w:eastAsia="宋体" w:hAnsi="inherit" w:cs="Arial"/>
            <w:color w:val="548E2E"/>
            <w:kern w:val="0"/>
            <w:sz w:val="24"/>
            <w:szCs w:val="24"/>
            <w:u w:val="single"/>
          </w:rPr>
          <w:t>Fine-tuning Annotation-based Autowiring with Qualifiers</w:t>
        </w:r>
      </w:hyperlink>
      <w:r w:rsidRPr="00BA0D5D">
        <w:rPr>
          <w:rFonts w:ascii="inherit" w:eastAsia="宋体" w:hAnsi="inherit" w:cs="Arial"/>
          <w:color w:val="34302D"/>
          <w:kern w:val="0"/>
          <w:sz w:val="24"/>
          <w:szCs w:val="24"/>
        </w:rPr>
        <w:t>. The examples in that section demonstrate the use of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and custom qualifier annotations to provide fine-grained control when you resolve autowire candidates. Because those examples were based on XML bean definitions, the qualifier metadata was provided on the candidate bean definitions by using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meta</w:t>
      </w:r>
      <w:r w:rsidRPr="00BA0D5D">
        <w:rPr>
          <w:rFonts w:ascii="inherit" w:eastAsia="宋体" w:hAnsi="inherit" w:cs="Arial"/>
          <w:color w:val="34302D"/>
          <w:kern w:val="0"/>
          <w:sz w:val="24"/>
          <w:szCs w:val="24"/>
        </w:rPr>
        <w:t> child elements of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element in the XML. When relying upon classpath scanning for auto-detection of components, you can provide the qualifier metadata with type-level annotations on the candidate class. The following three examples demonstrate this technique:</w:t>
      </w:r>
    </w:p>
    <w:p w:rsidR="00963D6A" w:rsidRPr="00BA0D5D" w:rsidRDefault="00963D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@Qualifier</w:t>
      </w:r>
      <w:r>
        <w:rPr>
          <w:rFonts w:ascii="Arial" w:hAnsi="Arial" w:cs="Arial"/>
          <w:color w:val="34302D"/>
          <w:shd w:val="clear" w:color="auto" w:fill="FFFFFF"/>
        </w:rPr>
        <w:t>注释中讨论</w:t>
      </w:r>
      <w:hyperlink r:id="rId325" w:anchor="beans-autowired-annotation-qualifiers" w:history="1">
        <w:r>
          <w:rPr>
            <w:rStyle w:val="a4"/>
            <w:rFonts w:ascii="Arial" w:hAnsi="Arial" w:cs="Arial"/>
            <w:color w:val="548E2E"/>
            <w:shd w:val="clear" w:color="auto" w:fill="FFFFFF"/>
          </w:rPr>
          <w:t>与预选赛微调基于注解的自动连接</w:t>
        </w:r>
      </w:hyperlink>
      <w:r>
        <w:rPr>
          <w:rFonts w:ascii="Arial" w:hAnsi="Arial" w:cs="Arial"/>
          <w:color w:val="34302D"/>
          <w:shd w:val="clear" w:color="auto" w:fill="FFFFFF"/>
        </w:rPr>
        <w:t>。该部分中的示例演示了</w:t>
      </w:r>
      <w:r>
        <w:rPr>
          <w:rStyle w:val="HTML"/>
          <w:rFonts w:ascii="Consolas" w:hAnsi="Consolas"/>
          <w:sz w:val="23"/>
          <w:szCs w:val="23"/>
          <w:shd w:val="clear" w:color="auto" w:fill="F7F7F8"/>
        </w:rPr>
        <w:t>@Qualifier</w:t>
      </w:r>
      <w:r>
        <w:rPr>
          <w:rFonts w:ascii="Arial" w:hAnsi="Arial" w:cs="Arial"/>
          <w:color w:val="34302D"/>
          <w:shd w:val="clear" w:color="auto" w:fill="FFFFFF"/>
        </w:rPr>
        <w:t>在解析自动线候选时使用注释和自定义限定符注释来提供细粒度控制。因为这些示例基于</w:t>
      </w:r>
      <w:r>
        <w:rPr>
          <w:rFonts w:ascii="Arial" w:hAnsi="Arial" w:cs="Arial"/>
          <w:color w:val="34302D"/>
          <w:shd w:val="clear" w:color="auto" w:fill="FFFFFF"/>
        </w:rPr>
        <w:t>XML bean</w:t>
      </w:r>
      <w:r>
        <w:rPr>
          <w:rFonts w:ascii="Arial" w:hAnsi="Arial" w:cs="Arial"/>
          <w:color w:val="34302D"/>
          <w:shd w:val="clear" w:color="auto" w:fill="FFFFFF"/>
        </w:rPr>
        <w:t>定义，所以通过使用</w:t>
      </w:r>
      <w:r>
        <w:rPr>
          <w:rFonts w:ascii="Arial" w:hAnsi="Arial" w:cs="Arial"/>
          <w:color w:val="34302D"/>
          <w:shd w:val="clear" w:color="auto" w:fill="FFFFFF"/>
        </w:rPr>
        <w:t>XML</w:t>
      </w:r>
      <w:r>
        <w:rPr>
          <w:rFonts w:ascii="Arial" w:hAnsi="Arial" w:cs="Arial"/>
          <w:color w:val="34302D"/>
          <w:shd w:val="clear" w:color="auto" w:fill="FFFFFF"/>
        </w:rPr>
        <w:t>中</w:t>
      </w:r>
      <w:r>
        <w:rPr>
          <w:rFonts w:ascii="Arial" w:hAnsi="Arial" w:cs="Arial"/>
          <w:color w:val="34302D"/>
          <w:shd w:val="clear" w:color="auto" w:fill="FFFFFF"/>
        </w:rPr>
        <w:t> </w:t>
      </w:r>
      <w:r>
        <w:rPr>
          <w:rFonts w:ascii="Arial" w:hAnsi="Arial" w:cs="Arial"/>
          <w:color w:val="34302D"/>
          <w:shd w:val="clear" w:color="auto" w:fill="FFFFFF"/>
        </w:rPr>
        <w:t>元素的</w:t>
      </w:r>
      <w:r>
        <w:rPr>
          <w:rStyle w:val="HTML"/>
          <w:rFonts w:ascii="Consolas" w:hAnsi="Consolas"/>
          <w:sz w:val="23"/>
          <w:szCs w:val="23"/>
          <w:shd w:val="clear" w:color="auto" w:fill="F7F7F8"/>
        </w:rPr>
        <w:t>qualifier</w:t>
      </w:r>
      <w:r>
        <w:rPr>
          <w:rFonts w:ascii="Arial" w:hAnsi="Arial" w:cs="Arial"/>
          <w:color w:val="34302D"/>
          <w:shd w:val="clear" w:color="auto" w:fill="FFFFFF"/>
        </w:rPr>
        <w:t>或</w:t>
      </w:r>
      <w:r>
        <w:rPr>
          <w:rStyle w:val="HTML"/>
          <w:rFonts w:ascii="Consolas" w:hAnsi="Consolas"/>
          <w:sz w:val="23"/>
          <w:szCs w:val="23"/>
          <w:shd w:val="clear" w:color="auto" w:fill="F7F7F8"/>
        </w:rPr>
        <w:t>meta</w:t>
      </w:r>
      <w:r>
        <w:rPr>
          <w:rFonts w:ascii="Arial" w:hAnsi="Arial" w:cs="Arial"/>
          <w:color w:val="34302D"/>
          <w:shd w:val="clear" w:color="auto" w:fill="FFFFFF"/>
        </w:rPr>
        <w:t>元素</w:t>
      </w:r>
      <w:r>
        <w:rPr>
          <w:rStyle w:val="HTML"/>
          <w:rFonts w:ascii="Consolas" w:hAnsi="Consolas"/>
          <w:sz w:val="23"/>
          <w:szCs w:val="23"/>
          <w:shd w:val="clear" w:color="auto" w:fill="F7F7F8"/>
        </w:rPr>
        <w:t>bean</w:t>
      </w:r>
      <w:r>
        <w:rPr>
          <w:rFonts w:ascii="Arial" w:hAnsi="Arial" w:cs="Arial"/>
          <w:color w:val="34302D"/>
          <w:shd w:val="clear" w:color="auto" w:fill="FFFFFF"/>
        </w:rPr>
        <w:t>元素在候选</w:t>
      </w:r>
      <w:r>
        <w:rPr>
          <w:rFonts w:ascii="Arial" w:hAnsi="Arial" w:cs="Arial"/>
          <w:color w:val="34302D"/>
          <w:shd w:val="clear" w:color="auto" w:fill="FFFFFF"/>
        </w:rPr>
        <w:t>bean</w:t>
      </w:r>
      <w:r>
        <w:rPr>
          <w:rFonts w:ascii="Arial" w:hAnsi="Arial" w:cs="Arial"/>
          <w:color w:val="34302D"/>
          <w:shd w:val="clear" w:color="auto" w:fill="FFFFFF"/>
        </w:rPr>
        <w:t>定义上提供限定符元数据。当依靠类路径扫描来自动检测组件时，可以在候选类上为类型级注释提供限定符元数据。以下三个示例演示了此技术：</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ActionMovieCatalog</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MovieCatalog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@Genre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ActionMovieCatalog</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MovieCatalog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@Offline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CachingMovieCatalog</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MovieCatalog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963D6A">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with most annotation-based alternatives, keep in mind that the annotation metadata is bound to the class definition itself, while the use of XML allows for multiple beans of the same type to provide variations in their qualifier metadata, because that metadata is provided per-instance rather than per-class.</w:t>
            </w:r>
          </w:p>
          <w:p w:rsidR="0038536F" w:rsidRPr="00BA0D5D" w:rsidRDefault="0038536F" w:rsidP="00BA0D5D">
            <w:pPr>
              <w:widowControl/>
              <w:jc w:val="left"/>
              <w:rPr>
                <w:rFonts w:ascii="宋体" w:eastAsia="宋体" w:hAnsi="宋体" w:cs="宋体"/>
                <w:kern w:val="0"/>
                <w:sz w:val="24"/>
                <w:szCs w:val="24"/>
              </w:rPr>
            </w:pPr>
            <w:r>
              <w:rPr>
                <w:rFonts w:ascii="Arial" w:hAnsi="Arial" w:cs="Arial"/>
                <w:shd w:val="clear" w:color="auto" w:fill="EBF1E7"/>
              </w:rPr>
              <w:t>与大多数基于注释的备选方案一样，请记住注释元数据绑定到类定义本身，而</w:t>
            </w:r>
            <w:r>
              <w:rPr>
                <w:rFonts w:ascii="Arial" w:hAnsi="Arial" w:cs="Arial"/>
                <w:shd w:val="clear" w:color="auto" w:fill="EBF1E7"/>
              </w:rPr>
              <w:t>XML</w:t>
            </w:r>
            <w:r>
              <w:rPr>
                <w:rFonts w:ascii="Arial" w:hAnsi="Arial" w:cs="Arial"/>
                <w:shd w:val="clear" w:color="auto" w:fill="EBF1E7"/>
              </w:rPr>
              <w:t>的使用允许多个相同类型的</w:t>
            </w:r>
            <w:r>
              <w:rPr>
                <w:rFonts w:ascii="Arial" w:hAnsi="Arial" w:cs="Arial"/>
                <w:shd w:val="clear" w:color="auto" w:fill="EBF1E7"/>
              </w:rPr>
              <w:t>bean</w:t>
            </w:r>
            <w:r>
              <w:rPr>
                <w:rFonts w:ascii="Arial" w:hAnsi="Arial" w:cs="Arial"/>
                <w:shd w:val="clear" w:color="auto" w:fill="EBF1E7"/>
              </w:rPr>
              <w:t>在其限定符元数据中提供变体，因为每个元数据都是按照</w:t>
            </w:r>
            <w:r>
              <w:rPr>
                <w:rFonts w:ascii="Arial" w:hAnsi="Arial" w:cs="Arial"/>
                <w:shd w:val="clear" w:color="auto" w:fill="EBF1E7"/>
              </w:rPr>
              <w:t xml:space="preserve"> - </w:t>
            </w:r>
            <w:r>
              <w:rPr>
                <w:rFonts w:ascii="Arial" w:hAnsi="Arial" w:cs="Arial"/>
                <w:shd w:val="clear" w:color="auto" w:fill="EBF1E7"/>
              </w:rPr>
              <w:t>实例而不是每班。</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1.10.9. Generating an Index of Candidate Components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While classpath scanning is very fast, it is possible to improve the startup performance of large applications by creating a static list of candidates at compilation time. In this mode, all modules that are target of component scan must use this mechanism.</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虽然类路径扫描速度非常快，但可以通过在编译时创建候选的静态列表来提高大型应用程序的启动性能。在此模式下，所有作为组件扫描目标的模块都必须使用此机制。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8536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Your existing </w:t>
            </w:r>
            <w:r w:rsidRPr="00BA0D5D">
              <w:rPr>
                <w:rFonts w:ascii="Consolas" w:eastAsia="宋体" w:hAnsi="Consolas" w:cs="宋体"/>
                <w:kern w:val="0"/>
                <w:sz w:val="23"/>
                <w:szCs w:val="23"/>
                <w:shd w:val="clear" w:color="auto" w:fill="F7F7F8"/>
              </w:rPr>
              <w:t>@ComponentScan</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&lt;context:component-scan</w:t>
            </w:r>
            <w:r w:rsidRPr="00BA0D5D">
              <w:rPr>
                <w:rFonts w:ascii="宋体" w:eastAsia="宋体" w:hAnsi="宋体" w:cs="宋体"/>
                <w:kern w:val="0"/>
                <w:sz w:val="24"/>
                <w:szCs w:val="24"/>
              </w:rPr>
              <w:t> directives must stay as is to request the context to scan candidates in certain packages. When the </w:t>
            </w: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detects such an index, it automatically uses it rather than scanning the classpath.</w:t>
            </w:r>
          </w:p>
          <w:p w:rsidR="0038536F" w:rsidRPr="00BA0D5D" w:rsidRDefault="0038536F" w:rsidP="00BA0D5D">
            <w:pPr>
              <w:widowControl/>
              <w:jc w:val="left"/>
              <w:rPr>
                <w:rFonts w:ascii="宋体" w:eastAsia="宋体" w:hAnsi="宋体" w:cs="宋体"/>
                <w:kern w:val="0"/>
                <w:sz w:val="24"/>
                <w:szCs w:val="24"/>
              </w:rPr>
            </w:pPr>
            <w:r>
              <w:rPr>
                <w:rFonts w:ascii="Arial" w:hAnsi="Arial" w:cs="Arial"/>
                <w:shd w:val="clear" w:color="auto" w:fill="EBF1E7"/>
              </w:rPr>
              <w:t>您的现有</w:t>
            </w:r>
            <w:r>
              <w:rPr>
                <w:rStyle w:val="HTML"/>
                <w:rFonts w:ascii="Consolas" w:hAnsi="Consolas"/>
                <w:sz w:val="23"/>
                <w:szCs w:val="23"/>
                <w:shd w:val="clear" w:color="auto" w:fill="F7F7F8"/>
              </w:rPr>
              <w:t>@ComponentScan</w:t>
            </w:r>
            <w:r>
              <w:rPr>
                <w:rFonts w:ascii="Arial" w:hAnsi="Arial" w:cs="Arial"/>
                <w:shd w:val="clear" w:color="auto" w:fill="EBF1E7"/>
              </w:rPr>
              <w:t>或</w:t>
            </w:r>
            <w:r>
              <w:rPr>
                <w:rStyle w:val="HTML"/>
                <w:rFonts w:ascii="Consolas" w:hAnsi="Consolas"/>
                <w:sz w:val="23"/>
                <w:szCs w:val="23"/>
                <w:shd w:val="clear" w:color="auto" w:fill="F7F7F8"/>
              </w:rPr>
              <w:t>&lt;context:component-scan</w:t>
            </w:r>
            <w:r>
              <w:rPr>
                <w:rFonts w:ascii="Arial" w:hAnsi="Arial" w:cs="Arial"/>
                <w:shd w:val="clear" w:color="auto" w:fill="EBF1E7"/>
              </w:rPr>
              <w:t>指令必须保持原样，以请求上下文扫描某些包中的候选项。当</w:t>
            </w:r>
            <w:r>
              <w:rPr>
                <w:rStyle w:val="HTML"/>
                <w:rFonts w:ascii="Consolas" w:hAnsi="Consolas"/>
                <w:sz w:val="23"/>
                <w:szCs w:val="23"/>
                <w:shd w:val="clear" w:color="auto" w:fill="F7F7F8"/>
              </w:rPr>
              <w:t>ApplicationContext</w:t>
            </w:r>
            <w:r>
              <w:rPr>
                <w:rFonts w:ascii="Arial" w:hAnsi="Arial" w:cs="Arial"/>
                <w:shd w:val="clear" w:color="auto" w:fill="EBF1E7"/>
              </w:rPr>
              <w:t>检测到这样的索引时，它会自动使用它而不是扫描类路径。</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generate the index, add an additional dependency to each module that contains components that are targets for component scan directives. The following example shows how to do so with Maven:</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要生成索引，请为包含组件扫描指令目标的组件的每个模块添加其他依赖项。以下示例显示了如何使用</w:t>
      </w:r>
      <w:r>
        <w:rPr>
          <w:rFonts w:ascii="Arial" w:hAnsi="Arial" w:cs="Arial"/>
          <w:color w:val="34302D"/>
          <w:shd w:val="clear" w:color="auto" w:fill="FFFFFF"/>
        </w:rPr>
        <w:t>Maven</w:t>
      </w:r>
      <w:r>
        <w:rPr>
          <w:rFonts w:ascii="Arial" w:hAnsi="Arial" w:cs="Arial"/>
          <w:color w:val="34302D"/>
          <w:shd w:val="clear" w:color="auto" w:fill="FFFFFF"/>
        </w:rPr>
        <w:t>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&lt;dependencies&gt;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&lt;dependency&gt;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&lt;groupId&gt;</w:t>
      </w:r>
      <w:r w:rsidRPr="00BA0D5D">
        <w:rPr>
          <w:rFonts w:ascii="Consolas" w:eastAsia="宋体" w:hAnsi="Consolas" w:cs="宋体"/>
          <w:color w:val="34302D"/>
          <w:kern w:val="0"/>
          <w:sz w:val="24"/>
          <w:szCs w:val="24"/>
        </w:rPr>
        <w:t>org.springframework</w:t>
      </w:r>
      <w:r w:rsidRPr="00BA0D5D">
        <w:rPr>
          <w:rFonts w:ascii="Consolas" w:eastAsia="宋体" w:hAnsi="Consolas" w:cs="宋体"/>
          <w:color w:val="008080"/>
          <w:kern w:val="0"/>
          <w:sz w:val="24"/>
          <w:szCs w:val="24"/>
        </w:rPr>
        <w:t>&lt;/groupId&gt;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&lt;artifactId&gt;</w:t>
      </w:r>
      <w:r w:rsidRPr="00BA0D5D">
        <w:rPr>
          <w:rFonts w:ascii="Consolas" w:eastAsia="宋体" w:hAnsi="Consolas" w:cs="宋体"/>
          <w:color w:val="34302D"/>
          <w:kern w:val="0"/>
          <w:sz w:val="24"/>
          <w:szCs w:val="24"/>
        </w:rPr>
        <w:t>spring-context-indexer</w:t>
      </w:r>
      <w:r w:rsidRPr="00BA0D5D">
        <w:rPr>
          <w:rFonts w:ascii="Consolas" w:eastAsia="宋体" w:hAnsi="Consolas" w:cs="宋体"/>
          <w:color w:val="008080"/>
          <w:kern w:val="0"/>
          <w:sz w:val="24"/>
          <w:szCs w:val="24"/>
        </w:rPr>
        <w:t>&lt;/artifactId&gt;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&lt;version&gt;</w:t>
      </w:r>
      <w:r w:rsidRPr="00BA0D5D">
        <w:rPr>
          <w:rFonts w:ascii="Consolas" w:eastAsia="宋体" w:hAnsi="Consolas" w:cs="宋体"/>
          <w:color w:val="34302D"/>
          <w:kern w:val="0"/>
          <w:sz w:val="24"/>
          <w:szCs w:val="24"/>
        </w:rPr>
        <w:t>5.1.8.RELEASE</w:t>
      </w:r>
      <w:r w:rsidRPr="00BA0D5D">
        <w:rPr>
          <w:rFonts w:ascii="Consolas" w:eastAsia="宋体" w:hAnsi="Consolas" w:cs="宋体"/>
          <w:color w:val="008080"/>
          <w:kern w:val="0"/>
          <w:sz w:val="24"/>
          <w:szCs w:val="24"/>
        </w:rPr>
        <w:t>&lt;/version&gt;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&lt;optional&gt;</w:t>
      </w:r>
      <w:r w:rsidRPr="00BA0D5D">
        <w:rPr>
          <w:rFonts w:ascii="Consolas" w:eastAsia="宋体" w:hAnsi="Consolas" w:cs="宋体"/>
          <w:color w:val="34302D"/>
          <w:kern w:val="0"/>
          <w:sz w:val="24"/>
          <w:szCs w:val="24"/>
        </w:rPr>
        <w:t>true</w:t>
      </w:r>
      <w:r w:rsidRPr="00BA0D5D">
        <w:rPr>
          <w:rFonts w:ascii="Consolas" w:eastAsia="宋体" w:hAnsi="Consolas" w:cs="宋体"/>
          <w:color w:val="008080"/>
          <w:kern w:val="0"/>
          <w:sz w:val="24"/>
          <w:szCs w:val="24"/>
        </w:rPr>
        <w:t>&lt;/optional&gt;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&lt;/dependency&gt;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&lt;/dependencies&gt;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With Gradle 4.5 and earlier, the dependency should be declared in the </w:t>
      </w:r>
      <w:r w:rsidRPr="00BA0D5D">
        <w:rPr>
          <w:rFonts w:ascii="Consolas" w:eastAsia="宋体" w:hAnsi="Consolas" w:cs="宋体"/>
          <w:color w:val="34302D"/>
          <w:kern w:val="0"/>
          <w:sz w:val="23"/>
          <w:szCs w:val="23"/>
          <w:shd w:val="clear" w:color="auto" w:fill="F7F7F8"/>
        </w:rPr>
        <w:t>compileOnly</w:t>
      </w:r>
      <w:r w:rsidRPr="00BA0D5D">
        <w:rPr>
          <w:rFonts w:ascii="inherit" w:eastAsia="宋体" w:hAnsi="inherit" w:cs="Arial"/>
          <w:color w:val="34302D"/>
          <w:kern w:val="0"/>
          <w:sz w:val="24"/>
          <w:szCs w:val="24"/>
        </w:rPr>
        <w:t> configuration, as shown in the following example:</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w:t>
      </w:r>
      <w:r>
        <w:rPr>
          <w:rFonts w:ascii="Arial" w:hAnsi="Arial" w:cs="Arial"/>
          <w:color w:val="34302D"/>
          <w:shd w:val="clear" w:color="auto" w:fill="FFFFFF"/>
        </w:rPr>
        <w:t>Gradle 4.5</w:t>
      </w:r>
      <w:r>
        <w:rPr>
          <w:rFonts w:ascii="Arial" w:hAnsi="Arial" w:cs="Arial"/>
          <w:color w:val="34302D"/>
          <w:shd w:val="clear" w:color="auto" w:fill="FFFFFF"/>
        </w:rPr>
        <w:t>及更早版本，应在</w:t>
      </w:r>
      <w:r>
        <w:rPr>
          <w:rStyle w:val="HTML"/>
          <w:rFonts w:ascii="Consolas" w:hAnsi="Consolas"/>
          <w:sz w:val="23"/>
          <w:szCs w:val="23"/>
          <w:shd w:val="clear" w:color="auto" w:fill="F7F7F8"/>
        </w:rPr>
        <w:t>compileOnly</w:t>
      </w:r>
      <w:r>
        <w:rPr>
          <w:rFonts w:ascii="Arial" w:hAnsi="Arial" w:cs="Arial"/>
          <w:color w:val="34302D"/>
          <w:shd w:val="clear" w:color="auto" w:fill="FFFFFF"/>
        </w:rPr>
        <w:t> </w:t>
      </w:r>
      <w:r>
        <w:rPr>
          <w:rFonts w:ascii="Arial" w:hAnsi="Arial" w:cs="Arial"/>
          <w:color w:val="34302D"/>
          <w:shd w:val="clear" w:color="auto" w:fill="FFFFFF"/>
        </w:rPr>
        <w:t>配置中声明依赖项，如以下示例所示：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dependencies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compileOnly </w:t>
      </w:r>
      <w:r w:rsidRPr="00BA0D5D">
        <w:rPr>
          <w:rFonts w:ascii="Consolas" w:eastAsia="宋体" w:hAnsi="Consolas" w:cs="宋体"/>
          <w:color w:val="DD1144"/>
          <w:kern w:val="0"/>
          <w:sz w:val="24"/>
          <w:szCs w:val="24"/>
        </w:rPr>
        <w:t>"org.springframework:spring-context-indexer:5.1.8.RELEASE"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Gradle 4.6 and later, the dependency should be declared in the </w:t>
      </w:r>
      <w:r w:rsidRPr="00BA0D5D">
        <w:rPr>
          <w:rFonts w:ascii="Consolas" w:eastAsia="宋体" w:hAnsi="Consolas" w:cs="宋体"/>
          <w:color w:val="34302D"/>
          <w:kern w:val="0"/>
          <w:sz w:val="23"/>
          <w:szCs w:val="23"/>
          <w:shd w:val="clear" w:color="auto" w:fill="F7F7F8"/>
        </w:rPr>
        <w:t>annotationProcessor</w:t>
      </w:r>
      <w:r w:rsidRPr="00BA0D5D">
        <w:rPr>
          <w:rFonts w:ascii="inherit" w:eastAsia="宋体" w:hAnsi="inherit" w:cs="Arial"/>
          <w:color w:val="34302D"/>
          <w:kern w:val="0"/>
          <w:sz w:val="24"/>
          <w:szCs w:val="24"/>
        </w:rPr>
        <w:t> configuration, as shown in the following example:</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Fonts w:ascii="Arial" w:hAnsi="Arial" w:cs="Arial"/>
          <w:color w:val="34302D"/>
          <w:shd w:val="clear" w:color="auto" w:fill="FFFFFF"/>
        </w:rPr>
        <w:t>Gradle 4.6</w:t>
      </w:r>
      <w:r>
        <w:rPr>
          <w:rFonts w:ascii="Arial" w:hAnsi="Arial" w:cs="Arial"/>
          <w:color w:val="34302D"/>
          <w:shd w:val="clear" w:color="auto" w:fill="FFFFFF"/>
        </w:rPr>
        <w:t>及更高版本时，应在</w:t>
      </w:r>
      <w:r>
        <w:rPr>
          <w:rStyle w:val="HTML"/>
          <w:rFonts w:ascii="Consolas" w:hAnsi="Consolas"/>
          <w:sz w:val="23"/>
          <w:szCs w:val="23"/>
          <w:shd w:val="clear" w:color="auto" w:fill="F7F7F8"/>
        </w:rPr>
        <w:t>annotationProcessor</w:t>
      </w:r>
      <w:r>
        <w:rPr>
          <w:rFonts w:ascii="Arial" w:hAnsi="Arial" w:cs="Arial"/>
          <w:color w:val="34302D"/>
          <w:shd w:val="clear" w:color="auto" w:fill="FFFFFF"/>
        </w:rPr>
        <w:t> </w:t>
      </w:r>
      <w:r>
        <w:rPr>
          <w:rFonts w:ascii="Arial" w:hAnsi="Arial" w:cs="Arial"/>
          <w:color w:val="34302D"/>
          <w:shd w:val="clear" w:color="auto" w:fill="FFFFFF"/>
        </w:rPr>
        <w:t>配置中声明依赖项，如以下示例所示：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dependencies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annotationProcessor </w:t>
      </w:r>
      <w:r w:rsidRPr="00BA0D5D">
        <w:rPr>
          <w:rFonts w:ascii="Consolas" w:eastAsia="宋体" w:hAnsi="Consolas" w:cs="宋体"/>
          <w:color w:val="DD1144"/>
          <w:kern w:val="0"/>
          <w:sz w:val="24"/>
          <w:szCs w:val="24"/>
        </w:rPr>
        <w:t>"org.springframework:spring-context-indexer:5.1.8.RELEASE"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That process generates a </w:t>
      </w:r>
      <w:r w:rsidRPr="00BA0D5D">
        <w:rPr>
          <w:rFonts w:ascii="Consolas" w:eastAsia="宋体" w:hAnsi="Consolas" w:cs="宋体"/>
          <w:color w:val="34302D"/>
          <w:kern w:val="0"/>
          <w:sz w:val="23"/>
          <w:szCs w:val="23"/>
          <w:shd w:val="clear" w:color="auto" w:fill="F7F7F8"/>
        </w:rPr>
        <w:t>META-INF/spring.components</w:t>
      </w:r>
      <w:r w:rsidRPr="00BA0D5D">
        <w:rPr>
          <w:rFonts w:ascii="inherit" w:eastAsia="宋体" w:hAnsi="inherit" w:cs="Arial"/>
          <w:color w:val="34302D"/>
          <w:kern w:val="0"/>
          <w:sz w:val="24"/>
          <w:szCs w:val="24"/>
        </w:rPr>
        <w:t> file that is included in the jar file.</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该进程生成一个</w:t>
      </w:r>
      <w:r>
        <w:rPr>
          <w:rStyle w:val="HTML"/>
          <w:rFonts w:ascii="Consolas" w:hAnsi="Consolas"/>
          <w:sz w:val="23"/>
          <w:szCs w:val="23"/>
          <w:shd w:val="clear" w:color="auto" w:fill="F7F7F8"/>
        </w:rPr>
        <w:t>META-INF/spring.components</w:t>
      </w:r>
      <w:r>
        <w:rPr>
          <w:rFonts w:ascii="Arial" w:hAnsi="Arial" w:cs="Arial"/>
          <w:color w:val="34302D"/>
          <w:shd w:val="clear" w:color="auto" w:fill="FFFFFF"/>
        </w:rPr>
        <w:t>包含在</w:t>
      </w:r>
      <w:r>
        <w:rPr>
          <w:rFonts w:ascii="Arial" w:hAnsi="Arial" w:cs="Arial"/>
          <w:color w:val="34302D"/>
          <w:shd w:val="clear" w:color="auto" w:fill="FFFFFF"/>
        </w:rPr>
        <w:t>jar</w:t>
      </w:r>
      <w:r>
        <w:rPr>
          <w:rFonts w:ascii="Arial" w:hAnsi="Arial" w:cs="Arial"/>
          <w:color w:val="34302D"/>
          <w:shd w:val="clear" w:color="auto" w:fill="FFFFFF"/>
        </w:rPr>
        <w:t>文件中的文件。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8536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When working with this mode in your IDE, the </w:t>
            </w:r>
            <w:r w:rsidRPr="00BA0D5D">
              <w:rPr>
                <w:rFonts w:ascii="Consolas" w:eastAsia="宋体" w:hAnsi="Consolas" w:cs="宋体"/>
                <w:kern w:val="0"/>
                <w:sz w:val="23"/>
                <w:szCs w:val="23"/>
                <w:shd w:val="clear" w:color="auto" w:fill="F7F7F8"/>
              </w:rPr>
              <w:t>spring-context-indexer</w:t>
            </w:r>
            <w:r w:rsidRPr="00BA0D5D">
              <w:rPr>
                <w:rFonts w:ascii="宋体" w:eastAsia="宋体" w:hAnsi="宋体" w:cs="宋体"/>
                <w:kern w:val="0"/>
                <w:sz w:val="24"/>
                <w:szCs w:val="24"/>
              </w:rPr>
              <w:t> must be registered as an annotation processor to make sure the index is up-to-date when candidate components are updated.</w:t>
            </w:r>
          </w:p>
          <w:p w:rsidR="0038536F" w:rsidRPr="00BA0D5D" w:rsidRDefault="0038536F" w:rsidP="00BA0D5D">
            <w:pPr>
              <w:widowControl/>
              <w:jc w:val="left"/>
              <w:rPr>
                <w:rFonts w:ascii="宋体" w:eastAsia="宋体" w:hAnsi="宋体" w:cs="宋体"/>
                <w:kern w:val="0"/>
                <w:sz w:val="24"/>
                <w:szCs w:val="24"/>
              </w:rPr>
            </w:pPr>
            <w:r>
              <w:rPr>
                <w:rFonts w:ascii="Arial" w:hAnsi="Arial" w:cs="Arial"/>
                <w:shd w:val="clear" w:color="auto" w:fill="EBF1E7"/>
              </w:rPr>
              <w:t>在</w:t>
            </w:r>
            <w:r>
              <w:rPr>
                <w:rFonts w:ascii="Arial" w:hAnsi="Arial" w:cs="Arial"/>
                <w:shd w:val="clear" w:color="auto" w:fill="EBF1E7"/>
              </w:rPr>
              <w:t>IDE</w:t>
            </w:r>
            <w:r>
              <w:rPr>
                <w:rFonts w:ascii="Arial" w:hAnsi="Arial" w:cs="Arial"/>
                <w:shd w:val="clear" w:color="auto" w:fill="EBF1E7"/>
              </w:rPr>
              <w:t>中使用此模式时，</w:t>
            </w:r>
            <w:r>
              <w:rPr>
                <w:rStyle w:val="HTML"/>
                <w:rFonts w:ascii="Consolas" w:hAnsi="Consolas"/>
                <w:sz w:val="23"/>
                <w:szCs w:val="23"/>
                <w:shd w:val="clear" w:color="auto" w:fill="F7F7F8"/>
              </w:rPr>
              <w:t>spring-context-indexer</w:t>
            </w:r>
            <w:r>
              <w:rPr>
                <w:rFonts w:ascii="Arial" w:hAnsi="Arial" w:cs="Arial"/>
                <w:shd w:val="clear" w:color="auto" w:fill="EBF1E7"/>
              </w:rPr>
              <w:t>必须将其注册为注释处理器，以确保在更新候选组件时索引是最新的。</w:t>
            </w:r>
          </w:p>
        </w:tc>
      </w:tr>
      <w:tr w:rsidR="00BA0D5D" w:rsidRPr="00BA0D5D" w:rsidTr="0038536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index is enabled automatically when a </w:t>
            </w:r>
            <w:r w:rsidRPr="00BA0D5D">
              <w:rPr>
                <w:rFonts w:ascii="Consolas" w:eastAsia="宋体" w:hAnsi="Consolas" w:cs="宋体"/>
                <w:kern w:val="0"/>
                <w:sz w:val="23"/>
                <w:szCs w:val="23"/>
                <w:shd w:val="clear" w:color="auto" w:fill="F7F7F8"/>
              </w:rPr>
              <w:t>META-INF/spring.components</w:t>
            </w:r>
            <w:r w:rsidRPr="00BA0D5D">
              <w:rPr>
                <w:rFonts w:ascii="宋体" w:eastAsia="宋体" w:hAnsi="宋体" w:cs="宋体"/>
                <w:kern w:val="0"/>
                <w:sz w:val="24"/>
                <w:szCs w:val="24"/>
              </w:rPr>
              <w:t> is found on the classpath. If an index is partially available for some libraries (or use cases) but could not be built for the whole application, you can fallback to a regular classpath arrangement (as though no index was present at all) by setting </w:t>
            </w:r>
            <w:r w:rsidRPr="00BA0D5D">
              <w:rPr>
                <w:rFonts w:ascii="Consolas" w:eastAsia="宋体" w:hAnsi="Consolas" w:cs="宋体"/>
                <w:kern w:val="0"/>
                <w:sz w:val="23"/>
                <w:szCs w:val="23"/>
                <w:shd w:val="clear" w:color="auto" w:fill="F7F7F8"/>
              </w:rPr>
              <w:t>spring.index.ignore</w:t>
            </w:r>
            <w:r w:rsidRPr="00BA0D5D">
              <w:rPr>
                <w:rFonts w:ascii="宋体" w:eastAsia="宋体" w:hAnsi="宋体" w:cs="宋体"/>
                <w:kern w:val="0"/>
                <w:sz w:val="24"/>
                <w:szCs w:val="24"/>
              </w:rPr>
              <w:t> to </w:t>
            </w:r>
            <w:r w:rsidRPr="00BA0D5D">
              <w:rPr>
                <w:rFonts w:ascii="Consolas" w:eastAsia="宋体" w:hAnsi="Consolas" w:cs="宋体"/>
                <w:kern w:val="0"/>
                <w:sz w:val="23"/>
                <w:szCs w:val="23"/>
                <w:shd w:val="clear" w:color="auto" w:fill="F7F7F8"/>
              </w:rPr>
              <w:t>true</w:t>
            </w:r>
            <w:r w:rsidRPr="00BA0D5D">
              <w:rPr>
                <w:rFonts w:ascii="宋体" w:eastAsia="宋体" w:hAnsi="宋体" w:cs="宋体"/>
                <w:kern w:val="0"/>
                <w:sz w:val="24"/>
                <w:szCs w:val="24"/>
              </w:rPr>
              <w:t>, either as a system property or in a </w:t>
            </w:r>
            <w:r w:rsidRPr="00BA0D5D">
              <w:rPr>
                <w:rFonts w:ascii="Consolas" w:eastAsia="宋体" w:hAnsi="Consolas" w:cs="宋体"/>
                <w:kern w:val="0"/>
                <w:sz w:val="23"/>
                <w:szCs w:val="23"/>
                <w:shd w:val="clear" w:color="auto" w:fill="F7F7F8"/>
              </w:rPr>
              <w:t>spring.properties</w:t>
            </w:r>
            <w:r w:rsidRPr="00BA0D5D">
              <w:rPr>
                <w:rFonts w:ascii="宋体" w:eastAsia="宋体" w:hAnsi="宋体" w:cs="宋体"/>
                <w:kern w:val="0"/>
                <w:sz w:val="24"/>
                <w:szCs w:val="24"/>
              </w:rPr>
              <w:t> file at the root of the classpath.</w:t>
            </w:r>
          </w:p>
          <w:p w:rsidR="0038536F" w:rsidRPr="00BA0D5D" w:rsidRDefault="0038536F" w:rsidP="00BA0D5D">
            <w:pPr>
              <w:widowControl/>
              <w:jc w:val="left"/>
              <w:rPr>
                <w:rFonts w:ascii="宋体" w:eastAsia="宋体" w:hAnsi="宋体" w:cs="宋体"/>
                <w:kern w:val="0"/>
                <w:sz w:val="24"/>
                <w:szCs w:val="24"/>
              </w:rPr>
            </w:pPr>
            <w:r>
              <w:rPr>
                <w:rStyle w:val="HTML"/>
                <w:rFonts w:ascii="Consolas" w:hAnsi="Consolas"/>
                <w:sz w:val="23"/>
                <w:szCs w:val="23"/>
                <w:shd w:val="clear" w:color="auto" w:fill="F7F7F8"/>
              </w:rPr>
              <w:t>META-INF/spring.components</w:t>
            </w:r>
            <w:r>
              <w:rPr>
                <w:rFonts w:ascii="Arial" w:hAnsi="Arial" w:cs="Arial"/>
                <w:shd w:val="clear" w:color="auto" w:fill="EBF1E7"/>
              </w:rPr>
              <w:t>在类路径中找到</w:t>
            </w:r>
            <w:r>
              <w:rPr>
                <w:rFonts w:ascii="Arial" w:hAnsi="Arial" w:cs="Arial"/>
                <w:shd w:val="clear" w:color="auto" w:fill="EBF1E7"/>
              </w:rPr>
              <w:t> a</w:t>
            </w:r>
            <w:r>
              <w:rPr>
                <w:rFonts w:ascii="Arial" w:hAnsi="Arial" w:cs="Arial"/>
                <w:shd w:val="clear" w:color="auto" w:fill="EBF1E7"/>
              </w:rPr>
              <w:t>时，将自动启用索引。如果索引部分可用一些库（或用例），但整个应用程序无法建立，可以通过设置回退到普通类路径安排（好像没有索引存在的话）</w:t>
            </w:r>
            <w:r>
              <w:rPr>
                <w:rStyle w:val="HTML"/>
                <w:rFonts w:ascii="Consolas" w:hAnsi="Consolas"/>
                <w:sz w:val="23"/>
                <w:szCs w:val="23"/>
                <w:shd w:val="clear" w:color="auto" w:fill="F7F7F8"/>
              </w:rPr>
              <w:t>spring.index.ignore</w:t>
            </w:r>
            <w:r>
              <w:rPr>
                <w:rFonts w:ascii="Arial" w:hAnsi="Arial" w:cs="Arial"/>
                <w:shd w:val="clear" w:color="auto" w:fill="EBF1E7"/>
              </w:rPr>
              <w:t>来</w:t>
            </w:r>
            <w:r>
              <w:rPr>
                <w:rFonts w:ascii="Arial" w:hAnsi="Arial" w:cs="Arial"/>
                <w:shd w:val="clear" w:color="auto" w:fill="EBF1E7"/>
              </w:rPr>
              <w:t> </w:t>
            </w:r>
            <w:r>
              <w:rPr>
                <w:rStyle w:val="HTML"/>
                <w:rFonts w:ascii="Consolas" w:hAnsi="Consolas"/>
                <w:sz w:val="23"/>
                <w:szCs w:val="23"/>
                <w:shd w:val="clear" w:color="auto" w:fill="F7F7F8"/>
              </w:rPr>
              <w:t>true</w:t>
            </w:r>
            <w:r>
              <w:rPr>
                <w:rFonts w:ascii="Arial" w:hAnsi="Arial" w:cs="Arial"/>
                <w:shd w:val="clear" w:color="auto" w:fill="EBF1E7"/>
              </w:rPr>
              <w:t>，无论是作为一个系统属性或</w:t>
            </w:r>
            <w:r>
              <w:rPr>
                <w:rStyle w:val="HTML"/>
                <w:rFonts w:ascii="Consolas" w:hAnsi="Consolas"/>
                <w:sz w:val="23"/>
                <w:szCs w:val="23"/>
                <w:shd w:val="clear" w:color="auto" w:fill="F7F7F8"/>
              </w:rPr>
              <w:t>spring.properties</w:t>
            </w:r>
            <w:r>
              <w:rPr>
                <w:rFonts w:ascii="Arial" w:hAnsi="Arial" w:cs="Arial"/>
                <w:shd w:val="clear" w:color="auto" w:fill="EBF1E7"/>
              </w:rPr>
              <w:t>类路径根目录下的文件。</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39" w:name="_Toc15327097"/>
      <w:r w:rsidRPr="00BA0D5D">
        <w:rPr>
          <w:rFonts w:ascii="Arial" w:eastAsia="宋体" w:hAnsi="Arial" w:cs="Arial"/>
          <w:color w:val="34302D"/>
          <w:kern w:val="0"/>
          <w:sz w:val="41"/>
          <w:szCs w:val="41"/>
        </w:rPr>
        <w:t>1.11. Using JSR 330 Standard Annotations</w:t>
      </w:r>
      <w:bookmarkEnd w:id="2339"/>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Starting with Spring 3.0, Spring offers support for JSR-330 standard annotations (Dependency Injection). Those annotations are scanned in the same way as the Spring annotations. To use them, you need to have the relevant jars in your classpath.</w:t>
      </w:r>
    </w:p>
    <w:p w:rsidR="0038536F" w:rsidRPr="0038536F" w:rsidRDefault="0038536F" w:rsidP="0038536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lastRenderedPageBreak/>
        <w:t>从</w:t>
      </w:r>
      <w:r>
        <w:rPr>
          <w:rFonts w:ascii="inherit" w:hAnsi="inherit" w:cs="Arial"/>
          <w:color w:val="34302D"/>
        </w:rPr>
        <w:t>Spring 3.0</w:t>
      </w:r>
      <w:r>
        <w:rPr>
          <w:rFonts w:ascii="inherit" w:hAnsi="inherit" w:cs="Arial"/>
          <w:color w:val="34302D"/>
        </w:rPr>
        <w:t>开始，</w:t>
      </w:r>
      <w:r>
        <w:rPr>
          <w:rFonts w:ascii="inherit" w:hAnsi="inherit" w:cs="Arial"/>
          <w:color w:val="34302D"/>
        </w:rPr>
        <w:t>Spring</w:t>
      </w:r>
      <w:r>
        <w:rPr>
          <w:rFonts w:ascii="inherit" w:hAnsi="inherit" w:cs="Arial"/>
          <w:color w:val="34302D"/>
        </w:rPr>
        <w:t>提供对</w:t>
      </w:r>
      <w:r>
        <w:rPr>
          <w:rFonts w:ascii="inherit" w:hAnsi="inherit" w:cs="Arial"/>
          <w:color w:val="34302D"/>
        </w:rPr>
        <w:t>JSR-330</w:t>
      </w:r>
      <w:r>
        <w:rPr>
          <w:rFonts w:ascii="inherit" w:hAnsi="inherit" w:cs="Arial"/>
          <w:color w:val="34302D"/>
        </w:rPr>
        <w:t>标准注释（依赖注入）的支持。这些注释的扫描方式与</w:t>
      </w:r>
      <w:r>
        <w:rPr>
          <w:rFonts w:ascii="inherit" w:hAnsi="inherit" w:cs="Arial"/>
          <w:color w:val="34302D"/>
        </w:rPr>
        <w:t>Spring</w:t>
      </w:r>
      <w:r>
        <w:rPr>
          <w:rFonts w:ascii="inherit" w:hAnsi="inherit" w:cs="Arial"/>
          <w:color w:val="34302D"/>
        </w:rPr>
        <w:t>注释相同。要使用它们，您需要在类路径中包含相关的</w:t>
      </w:r>
      <w:r>
        <w:rPr>
          <w:rFonts w:ascii="inherit" w:hAnsi="inherit" w:cs="Arial"/>
          <w:color w:val="34302D"/>
        </w:rPr>
        <w:t>jar</w:t>
      </w:r>
      <w:r>
        <w:rPr>
          <w:rFonts w:ascii="inherit" w:hAnsi="inherit" w:cs="Arial"/>
          <w:color w:val="34302D"/>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8536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If you use Maven, the </w:t>
            </w:r>
            <w:r w:rsidRPr="00BA0D5D">
              <w:rPr>
                <w:rFonts w:ascii="Consolas" w:eastAsia="宋体" w:hAnsi="Consolas" w:cs="宋体"/>
                <w:kern w:val="0"/>
                <w:sz w:val="23"/>
                <w:szCs w:val="23"/>
                <w:shd w:val="clear" w:color="auto" w:fill="F7F7F8"/>
              </w:rPr>
              <w:t>javax.inject</w:t>
            </w:r>
            <w:r w:rsidRPr="00BA0D5D">
              <w:rPr>
                <w:rFonts w:ascii="inherit" w:eastAsia="宋体" w:hAnsi="inherit" w:cs="宋体"/>
                <w:kern w:val="0"/>
                <w:sz w:val="24"/>
                <w:szCs w:val="24"/>
              </w:rPr>
              <w:t> artifact is available in the standard Maven repository (</w:t>
            </w:r>
            <w:hyperlink r:id="rId326" w:history="1">
              <w:r w:rsidRPr="00BA0D5D">
                <w:rPr>
                  <w:rFonts w:ascii="inherit" w:eastAsia="宋体" w:hAnsi="inherit" w:cs="宋体"/>
                  <w:color w:val="548E2E"/>
                  <w:kern w:val="0"/>
                  <w:sz w:val="24"/>
                  <w:szCs w:val="24"/>
                  <w:u w:val="single"/>
                </w:rPr>
                <w:t>https://repo1.maven.org/maven2/javax/inject/javax.inject/1/</w:t>
              </w:r>
            </w:hyperlink>
            <w:r w:rsidRPr="00BA0D5D">
              <w:rPr>
                <w:rFonts w:ascii="inherit" w:eastAsia="宋体" w:hAnsi="inherit" w:cs="宋体"/>
                <w:kern w:val="0"/>
                <w:sz w:val="24"/>
                <w:szCs w:val="24"/>
              </w:rPr>
              <w:t>). You can add the following dependency to your file pom.xml:</w:t>
            </w:r>
          </w:p>
          <w:p w:rsidR="0038536F" w:rsidRPr="00BA0D5D" w:rsidRDefault="0038536F"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如果您使用</w:t>
            </w:r>
            <w:r>
              <w:rPr>
                <w:rFonts w:ascii="Arial" w:hAnsi="Arial" w:cs="Arial"/>
                <w:shd w:val="clear" w:color="auto" w:fill="EBF1E7"/>
              </w:rPr>
              <w:t>Maven</w:t>
            </w:r>
            <w:r>
              <w:rPr>
                <w:rFonts w:ascii="Arial" w:hAnsi="Arial" w:cs="Arial"/>
                <w:shd w:val="clear" w:color="auto" w:fill="EBF1E7"/>
              </w:rPr>
              <w:t>，则</w:t>
            </w:r>
            <w:r>
              <w:rPr>
                <w:rStyle w:val="HTML"/>
                <w:rFonts w:ascii="Consolas" w:hAnsi="Consolas"/>
                <w:sz w:val="23"/>
                <w:szCs w:val="23"/>
                <w:shd w:val="clear" w:color="auto" w:fill="F7F7F8"/>
              </w:rPr>
              <w:t>javax.inject</w:t>
            </w:r>
            <w:r>
              <w:rPr>
                <w:rFonts w:ascii="Arial" w:hAnsi="Arial" w:cs="Arial"/>
                <w:shd w:val="clear" w:color="auto" w:fill="EBF1E7"/>
              </w:rPr>
              <w:t>工件可在标准</w:t>
            </w:r>
            <w:r>
              <w:rPr>
                <w:rFonts w:ascii="Arial" w:hAnsi="Arial" w:cs="Arial"/>
                <w:shd w:val="clear" w:color="auto" w:fill="EBF1E7"/>
              </w:rPr>
              <w:t>Maven</w:t>
            </w:r>
            <w:r>
              <w:rPr>
                <w:rFonts w:ascii="Arial" w:hAnsi="Arial" w:cs="Arial"/>
                <w:shd w:val="clear" w:color="auto" w:fill="EBF1E7"/>
              </w:rPr>
              <w:t>存储库中找到（</w:t>
            </w:r>
            <w:hyperlink r:id="rId327" w:history="1">
              <w:r>
                <w:rPr>
                  <w:rStyle w:val="a4"/>
                  <w:rFonts w:ascii="Arial" w:hAnsi="Arial" w:cs="Arial"/>
                  <w:color w:val="548E2E"/>
                  <w:shd w:val="clear" w:color="auto" w:fill="EBF1E7"/>
                </w:rPr>
                <w:t>https://repo1.maven.org/maven2/javax/inject/javax.inject/1/</w:t>
              </w:r>
            </w:hyperlink>
            <w:r>
              <w:rPr>
                <w:rFonts w:ascii="Arial" w:hAnsi="Arial" w:cs="Arial"/>
                <w:shd w:val="clear" w:color="auto" w:fill="EBF1E7"/>
              </w:rPr>
              <w:t>）。您可以将以下依赖项添加到文件</w:t>
            </w:r>
            <w:r>
              <w:rPr>
                <w:rFonts w:ascii="Arial" w:hAnsi="Arial" w:cs="Arial"/>
                <w:shd w:val="clear" w:color="auto" w:fill="EBF1E7"/>
              </w:rPr>
              <w:t>pom.xml</w:t>
            </w:r>
            <w:r>
              <w:rPr>
                <w:rFonts w:ascii="Arial" w:hAnsi="Arial" w:cs="Arial"/>
                <w:shd w:val="clear" w:color="auto" w:fill="EBF1E7"/>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&lt;dependency&gt;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&lt;groupId&gt;</w:t>
            </w:r>
            <w:r w:rsidRPr="00BA0D5D">
              <w:rPr>
                <w:rFonts w:ascii="Consolas" w:eastAsia="宋体" w:hAnsi="Consolas" w:cs="宋体"/>
                <w:kern w:val="0"/>
                <w:sz w:val="24"/>
                <w:szCs w:val="24"/>
              </w:rPr>
              <w:t>javax.inject</w:t>
            </w:r>
            <w:r w:rsidRPr="00BA0D5D">
              <w:rPr>
                <w:rFonts w:ascii="Consolas" w:eastAsia="宋体" w:hAnsi="Consolas" w:cs="宋体"/>
                <w:color w:val="008080"/>
                <w:kern w:val="0"/>
                <w:sz w:val="24"/>
                <w:szCs w:val="24"/>
              </w:rPr>
              <w:t>&lt;/groupId&gt;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&lt;artifactId&gt;</w:t>
            </w:r>
            <w:r w:rsidRPr="00BA0D5D">
              <w:rPr>
                <w:rFonts w:ascii="Consolas" w:eastAsia="宋体" w:hAnsi="Consolas" w:cs="宋体"/>
                <w:kern w:val="0"/>
                <w:sz w:val="24"/>
                <w:szCs w:val="24"/>
              </w:rPr>
              <w:t>javax.inject</w:t>
            </w:r>
            <w:r w:rsidRPr="00BA0D5D">
              <w:rPr>
                <w:rFonts w:ascii="Consolas" w:eastAsia="宋体" w:hAnsi="Consolas" w:cs="宋体"/>
                <w:color w:val="008080"/>
                <w:kern w:val="0"/>
                <w:sz w:val="24"/>
                <w:szCs w:val="24"/>
              </w:rPr>
              <w:t>&lt;/artifactId&gt;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&lt;version&gt;</w:t>
            </w:r>
            <w:r w:rsidRPr="00BA0D5D">
              <w:rPr>
                <w:rFonts w:ascii="Consolas" w:eastAsia="宋体" w:hAnsi="Consolas" w:cs="宋体"/>
                <w:kern w:val="0"/>
                <w:sz w:val="24"/>
                <w:szCs w:val="24"/>
              </w:rPr>
              <w:t>1</w:t>
            </w:r>
            <w:r w:rsidRPr="00BA0D5D">
              <w:rPr>
                <w:rFonts w:ascii="Consolas" w:eastAsia="宋体" w:hAnsi="Consolas" w:cs="宋体"/>
                <w:color w:val="008080"/>
                <w:kern w:val="0"/>
                <w:sz w:val="24"/>
                <w:szCs w:val="24"/>
              </w:rPr>
              <w:t>&lt;/version&gt;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&lt;/dependency&gt;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1.11.1. Dependency Injection with </w:t>
      </w:r>
      <w:r w:rsidRPr="00BA0D5D">
        <w:rPr>
          <w:rFonts w:ascii="Consolas" w:eastAsia="宋体" w:hAnsi="Consolas" w:cs="宋体"/>
          <w:color w:val="34302D"/>
          <w:kern w:val="0"/>
          <w:sz w:val="33"/>
          <w:szCs w:val="33"/>
          <w:shd w:val="clear" w:color="auto" w:fill="F7F7F8"/>
        </w:rPr>
        <w:t>@Inject</w:t>
      </w:r>
      <w:r w:rsidRPr="00BA0D5D">
        <w:rPr>
          <w:rFonts w:ascii="Arial" w:eastAsia="宋体" w:hAnsi="Arial" w:cs="Arial"/>
          <w:color w:val="34302D"/>
          <w:kern w:val="0"/>
          <w:sz w:val="35"/>
          <w:szCs w:val="35"/>
        </w:rPr>
        <w:t> and </w:t>
      </w:r>
      <w:r w:rsidRPr="00BA0D5D">
        <w:rPr>
          <w:rFonts w:ascii="Consolas" w:eastAsia="宋体" w:hAnsi="Consolas" w:cs="宋体"/>
          <w:color w:val="34302D"/>
          <w:kern w:val="0"/>
          <w:sz w:val="33"/>
          <w:szCs w:val="33"/>
          <w:shd w:val="clear" w:color="auto" w:fill="F7F7F8"/>
        </w:rPr>
        <w:t>@Named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Instead of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you can use </w:t>
      </w:r>
      <w:r w:rsidRPr="00BA0D5D">
        <w:rPr>
          <w:rFonts w:ascii="Consolas" w:eastAsia="宋体" w:hAnsi="Consolas" w:cs="宋体"/>
          <w:color w:val="34302D"/>
          <w:kern w:val="0"/>
          <w:sz w:val="23"/>
          <w:szCs w:val="23"/>
          <w:shd w:val="clear" w:color="auto" w:fill="F7F7F8"/>
        </w:rPr>
        <w:t>@javax.inject.Inject</w:t>
      </w:r>
      <w:r w:rsidRPr="00BA0D5D">
        <w:rPr>
          <w:rFonts w:ascii="inherit" w:eastAsia="宋体" w:hAnsi="inherit" w:cs="Arial"/>
          <w:color w:val="34302D"/>
          <w:kern w:val="0"/>
          <w:sz w:val="24"/>
          <w:szCs w:val="24"/>
        </w:rPr>
        <w:t> as follows:</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而不是</w:t>
      </w:r>
      <w:r>
        <w:rPr>
          <w:rStyle w:val="HTML"/>
          <w:rFonts w:ascii="Consolas" w:hAnsi="Consolas"/>
          <w:sz w:val="23"/>
          <w:szCs w:val="23"/>
          <w:shd w:val="clear" w:color="auto" w:fill="F7F7F8"/>
        </w:rPr>
        <w:t>@Autowired</w:t>
      </w:r>
      <w:r>
        <w:rPr>
          <w:rFonts w:ascii="Arial" w:hAnsi="Arial" w:cs="Arial"/>
          <w:color w:val="34302D"/>
          <w:shd w:val="clear" w:color="auto" w:fill="FFFFFF"/>
        </w:rPr>
        <w:t>，您可以使用</w:t>
      </w:r>
      <w:r>
        <w:rPr>
          <w:rStyle w:val="HTML"/>
          <w:rFonts w:ascii="Consolas" w:hAnsi="Consolas"/>
          <w:sz w:val="23"/>
          <w:szCs w:val="23"/>
          <w:shd w:val="clear" w:color="auto" w:fill="F7F7F8"/>
        </w:rPr>
        <w:t>@javax.inject.Inject</w:t>
      </w:r>
      <w:r>
        <w:rPr>
          <w:rFonts w:ascii="Arial" w:hAnsi="Arial" w:cs="Arial"/>
          <w:color w:val="34302D"/>
          <w:shd w:val="clear" w:color="auto" w:fill="FFFFFF"/>
        </w:rPr>
        <w:t>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javax.inject.Inject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listMovies()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.movieFinder.findMovies(...);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with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you can use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at the field level, method level and constructor-argument level. Furthermore, you may declare your injection point as a </w:t>
      </w:r>
      <w:r w:rsidRPr="00BA0D5D">
        <w:rPr>
          <w:rFonts w:ascii="Consolas" w:eastAsia="宋体" w:hAnsi="Consolas" w:cs="宋体"/>
          <w:color w:val="34302D"/>
          <w:kern w:val="0"/>
          <w:sz w:val="23"/>
          <w:szCs w:val="23"/>
          <w:shd w:val="clear" w:color="auto" w:fill="F7F7F8"/>
        </w:rPr>
        <w:t>Provider</w:t>
      </w:r>
      <w:r w:rsidRPr="00BA0D5D">
        <w:rPr>
          <w:rFonts w:ascii="inherit" w:eastAsia="宋体" w:hAnsi="inherit" w:cs="Arial"/>
          <w:color w:val="34302D"/>
          <w:kern w:val="0"/>
          <w:sz w:val="24"/>
          <w:szCs w:val="24"/>
        </w:rPr>
        <w:t>, allowing for on-demand access to beans of shorter scopes or lazy access to other beans through a </w:t>
      </w:r>
      <w:r w:rsidRPr="00BA0D5D">
        <w:rPr>
          <w:rFonts w:ascii="Consolas" w:eastAsia="宋体" w:hAnsi="Consolas" w:cs="宋体"/>
          <w:color w:val="34302D"/>
          <w:kern w:val="0"/>
          <w:sz w:val="23"/>
          <w:szCs w:val="23"/>
          <w:shd w:val="clear" w:color="auto" w:fill="F7F7F8"/>
        </w:rPr>
        <w:t>Provider.get()</w:t>
      </w:r>
      <w:r w:rsidRPr="00BA0D5D">
        <w:rPr>
          <w:rFonts w:ascii="inherit" w:eastAsia="宋体" w:hAnsi="inherit" w:cs="Arial"/>
          <w:color w:val="34302D"/>
          <w:kern w:val="0"/>
          <w:sz w:val="24"/>
          <w:szCs w:val="24"/>
        </w:rPr>
        <w:t> call. The following example offers a variant of the preceding example:</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与此同时</w:t>
      </w:r>
      <w:r>
        <w:rPr>
          <w:rStyle w:val="HTML"/>
          <w:rFonts w:ascii="Consolas" w:hAnsi="Consolas"/>
          <w:sz w:val="23"/>
          <w:szCs w:val="23"/>
          <w:shd w:val="clear" w:color="auto" w:fill="F7F7F8"/>
        </w:rPr>
        <w:t>@Autowired</w:t>
      </w:r>
      <w:r>
        <w:rPr>
          <w:rFonts w:ascii="Arial" w:hAnsi="Arial" w:cs="Arial"/>
          <w:color w:val="34302D"/>
          <w:shd w:val="clear" w:color="auto" w:fill="FFFFFF"/>
        </w:rPr>
        <w:t>，您可以</w:t>
      </w:r>
      <w:r>
        <w:rPr>
          <w:rStyle w:val="HTML"/>
          <w:rFonts w:ascii="Consolas" w:hAnsi="Consolas"/>
          <w:sz w:val="23"/>
          <w:szCs w:val="23"/>
          <w:shd w:val="clear" w:color="auto" w:fill="F7F7F8"/>
        </w:rPr>
        <w:t>@Inject</w:t>
      </w:r>
      <w:r>
        <w:rPr>
          <w:rFonts w:ascii="Arial" w:hAnsi="Arial" w:cs="Arial"/>
          <w:color w:val="34302D"/>
          <w:shd w:val="clear" w:color="auto" w:fill="FFFFFF"/>
        </w:rPr>
        <w:t>在字段级别，方法级别和构造函数</w:t>
      </w:r>
      <w:r>
        <w:rPr>
          <w:rFonts w:ascii="Arial" w:hAnsi="Arial" w:cs="Arial"/>
          <w:color w:val="34302D"/>
          <w:shd w:val="clear" w:color="auto" w:fill="FFFFFF"/>
        </w:rPr>
        <w:t xml:space="preserve"> - </w:t>
      </w:r>
      <w:r>
        <w:rPr>
          <w:rFonts w:ascii="Arial" w:hAnsi="Arial" w:cs="Arial"/>
          <w:color w:val="34302D"/>
          <w:shd w:val="clear" w:color="auto" w:fill="FFFFFF"/>
        </w:rPr>
        <w:t>参数级别使用。此外，您可以将注入点声明为</w:t>
      </w:r>
      <w:r>
        <w:rPr>
          <w:rFonts w:ascii="Arial" w:hAnsi="Arial" w:cs="Arial"/>
          <w:color w:val="34302D"/>
          <w:shd w:val="clear" w:color="auto" w:fill="FFFFFF"/>
        </w:rPr>
        <w:t>a </w:t>
      </w:r>
      <w:r>
        <w:rPr>
          <w:rStyle w:val="HTML"/>
          <w:rFonts w:ascii="Consolas" w:hAnsi="Consolas"/>
          <w:sz w:val="23"/>
          <w:szCs w:val="23"/>
          <w:shd w:val="clear" w:color="auto" w:fill="F7F7F8"/>
        </w:rPr>
        <w:t>Provider</w:t>
      </w:r>
      <w:r>
        <w:rPr>
          <w:rFonts w:ascii="Arial" w:hAnsi="Arial" w:cs="Arial"/>
          <w:color w:val="34302D"/>
          <w:shd w:val="clear" w:color="auto" w:fill="FFFFFF"/>
        </w:rPr>
        <w:t>，允许按需访问较短范围的</w:t>
      </w:r>
      <w:r>
        <w:rPr>
          <w:rFonts w:ascii="Arial" w:hAnsi="Arial" w:cs="Arial"/>
          <w:color w:val="34302D"/>
          <w:shd w:val="clear" w:color="auto" w:fill="FFFFFF"/>
        </w:rPr>
        <w:t>bean</w:t>
      </w:r>
      <w:r>
        <w:rPr>
          <w:rFonts w:ascii="Arial" w:hAnsi="Arial" w:cs="Arial"/>
          <w:color w:val="34302D"/>
          <w:shd w:val="clear" w:color="auto" w:fill="FFFFFF"/>
        </w:rPr>
        <w:t>或通过</w:t>
      </w:r>
      <w:r>
        <w:rPr>
          <w:rStyle w:val="HTML"/>
          <w:rFonts w:ascii="Consolas" w:hAnsi="Consolas"/>
          <w:sz w:val="23"/>
          <w:szCs w:val="23"/>
          <w:shd w:val="clear" w:color="auto" w:fill="F7F7F8"/>
        </w:rPr>
        <w:t>Provider.get()</w:t>
      </w:r>
      <w:r>
        <w:rPr>
          <w:rFonts w:ascii="Arial" w:hAnsi="Arial" w:cs="Arial"/>
          <w:color w:val="34302D"/>
          <w:shd w:val="clear" w:color="auto" w:fill="FFFFFF"/>
        </w:rPr>
        <w:t>调用对其他</w:t>
      </w:r>
      <w:r>
        <w:rPr>
          <w:rFonts w:ascii="Arial" w:hAnsi="Arial" w:cs="Arial"/>
          <w:color w:val="34302D"/>
          <w:shd w:val="clear" w:color="auto" w:fill="FFFFFF"/>
        </w:rPr>
        <w:t>bean</w:t>
      </w:r>
      <w:r>
        <w:rPr>
          <w:rFonts w:ascii="Arial" w:hAnsi="Arial" w:cs="Arial"/>
          <w:color w:val="34302D"/>
          <w:shd w:val="clear" w:color="auto" w:fill="FFFFFF"/>
        </w:rPr>
        <w:t>进行延迟访问。以下示例提供了上述示例的变体：</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javax.inject.Inject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javax.inject.Provider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Provider&lt;MovieFinder&gt;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setMovieFinder(Provider&lt;MovieFinder&gt;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listMovies()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.movieFinder.get().findMovies(...);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would like to use a qualified name for the dependency that should be injected, you should use the </w:t>
      </w:r>
      <w:r w:rsidRPr="00BA0D5D">
        <w:rPr>
          <w:rFonts w:ascii="Consolas" w:eastAsia="宋体" w:hAnsi="Consolas" w:cs="宋体"/>
          <w:color w:val="34302D"/>
          <w:kern w:val="0"/>
          <w:sz w:val="23"/>
          <w:szCs w:val="23"/>
          <w:shd w:val="clear" w:color="auto" w:fill="F7F7F8"/>
        </w:rPr>
        <w:t>@Named</w:t>
      </w:r>
      <w:r w:rsidRPr="00BA0D5D">
        <w:rPr>
          <w:rFonts w:ascii="inherit" w:eastAsia="宋体" w:hAnsi="inherit" w:cs="Arial"/>
          <w:color w:val="34302D"/>
          <w:kern w:val="0"/>
          <w:sz w:val="24"/>
          <w:szCs w:val="24"/>
        </w:rPr>
        <w:t> annotation, as the following example shows:</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如果要为应注入的依赖项使用限定名称，则应使用</w:t>
      </w:r>
      <w:r>
        <w:rPr>
          <w:rStyle w:val="HTML"/>
          <w:rFonts w:ascii="Consolas" w:hAnsi="Consolas"/>
          <w:sz w:val="23"/>
          <w:szCs w:val="23"/>
          <w:shd w:val="clear" w:color="auto" w:fill="F7F7F8"/>
        </w:rPr>
        <w:t>@Named</w:t>
      </w:r>
      <w:r>
        <w:rPr>
          <w:rFonts w:ascii="Arial" w:hAnsi="Arial" w:cs="Arial"/>
          <w:color w:val="34302D"/>
          <w:shd w:val="clear" w:color="auto" w:fill="FFFFFF"/>
        </w:rPr>
        <w:t>注释，如以下示例所示：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javax.inject.Inject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javax.inject.Named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w:t>
      </w:r>
      <w:r w:rsidRPr="00BA0D5D">
        <w:rPr>
          <w:rFonts w:ascii="Consolas" w:eastAsia="宋体" w:hAnsi="Consolas" w:cs="宋体"/>
          <w:color w:val="000077"/>
          <w:kern w:val="0"/>
          <w:sz w:val="24"/>
          <w:szCs w:val="24"/>
        </w:rPr>
        <w:t>@Named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"main"</w:t>
      </w:r>
      <w:r w:rsidRPr="00BA0D5D">
        <w:rPr>
          <w:rFonts w:ascii="Consolas" w:eastAsia="宋体" w:hAnsi="Consolas" w:cs="宋体"/>
          <w:color w:val="34302D"/>
          <w:kern w:val="0"/>
          <w:sz w:val="24"/>
          <w:szCs w:val="24"/>
        </w:rPr>
        <w:t>) 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with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can also be used with </w:t>
      </w:r>
      <w:r w:rsidRPr="00BA0D5D">
        <w:rPr>
          <w:rFonts w:ascii="Consolas" w:eastAsia="宋体" w:hAnsi="Consolas" w:cs="宋体"/>
          <w:color w:val="34302D"/>
          <w:kern w:val="0"/>
          <w:sz w:val="23"/>
          <w:szCs w:val="23"/>
          <w:shd w:val="clear" w:color="auto" w:fill="F7F7F8"/>
        </w:rPr>
        <w:t>java.util.Optional</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@Nullable</w:t>
      </w:r>
      <w:r w:rsidRPr="00BA0D5D">
        <w:rPr>
          <w:rFonts w:ascii="inherit" w:eastAsia="宋体" w:hAnsi="inherit" w:cs="Arial"/>
          <w:color w:val="34302D"/>
          <w:kern w:val="0"/>
          <w:sz w:val="24"/>
          <w:szCs w:val="24"/>
        </w:rPr>
        <w:t>. This is even more applicable here, since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does not have a </w:t>
      </w:r>
      <w:r w:rsidRPr="00BA0D5D">
        <w:rPr>
          <w:rFonts w:ascii="Consolas" w:eastAsia="宋体" w:hAnsi="Consolas" w:cs="宋体"/>
          <w:color w:val="34302D"/>
          <w:kern w:val="0"/>
          <w:sz w:val="23"/>
          <w:szCs w:val="23"/>
          <w:shd w:val="clear" w:color="auto" w:fill="F7F7F8"/>
        </w:rPr>
        <w:t>required</w:t>
      </w:r>
      <w:r w:rsidRPr="00BA0D5D">
        <w:rPr>
          <w:rFonts w:ascii="inherit" w:eastAsia="宋体" w:hAnsi="inherit" w:cs="Arial"/>
          <w:color w:val="34302D"/>
          <w:kern w:val="0"/>
          <w:sz w:val="24"/>
          <w:szCs w:val="24"/>
        </w:rPr>
        <w:t> attribute. The following pair of examples show how to use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@Nullable</w:t>
      </w:r>
      <w:r w:rsidRPr="00BA0D5D">
        <w:rPr>
          <w:rFonts w:ascii="inherit" w:eastAsia="宋体" w:hAnsi="inherit" w:cs="Arial"/>
          <w:color w:val="34302D"/>
          <w:kern w:val="0"/>
          <w:sz w:val="24"/>
          <w:szCs w:val="24"/>
        </w:rPr>
        <w:t>:</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与之一样</w:t>
      </w:r>
      <w:r>
        <w:rPr>
          <w:rStyle w:val="HTML"/>
          <w:rFonts w:ascii="Consolas" w:hAnsi="Consolas"/>
          <w:sz w:val="23"/>
          <w:szCs w:val="23"/>
          <w:shd w:val="clear" w:color="auto" w:fill="F7F7F8"/>
        </w:rPr>
        <w:t>@Autowired</w:t>
      </w:r>
      <w:r>
        <w:rPr>
          <w:rFonts w:ascii="Arial" w:hAnsi="Arial" w:cs="Arial"/>
          <w:color w:val="34302D"/>
          <w:shd w:val="clear" w:color="auto" w:fill="FFFFFF"/>
        </w:rPr>
        <w:t>，</w:t>
      </w:r>
      <w:r>
        <w:rPr>
          <w:rStyle w:val="HTML"/>
          <w:rFonts w:ascii="Consolas" w:hAnsi="Consolas"/>
          <w:sz w:val="23"/>
          <w:szCs w:val="23"/>
          <w:shd w:val="clear" w:color="auto" w:fill="F7F7F8"/>
        </w:rPr>
        <w:t>@Inject</w:t>
      </w:r>
      <w:r>
        <w:rPr>
          <w:rFonts w:ascii="Arial" w:hAnsi="Arial" w:cs="Arial"/>
          <w:color w:val="34302D"/>
          <w:shd w:val="clear" w:color="auto" w:fill="FFFFFF"/>
        </w:rPr>
        <w:t>也可以与</w:t>
      </w:r>
      <w:r>
        <w:rPr>
          <w:rStyle w:val="HTML"/>
          <w:rFonts w:ascii="Consolas" w:hAnsi="Consolas"/>
          <w:sz w:val="23"/>
          <w:szCs w:val="23"/>
          <w:shd w:val="clear" w:color="auto" w:fill="F7F7F8"/>
        </w:rPr>
        <w:t>java.util.Optional</w:t>
      </w:r>
      <w:r>
        <w:rPr>
          <w:rFonts w:ascii="Arial" w:hAnsi="Arial" w:cs="Arial"/>
          <w:color w:val="34302D"/>
          <w:shd w:val="clear" w:color="auto" w:fill="FFFFFF"/>
        </w:rPr>
        <w:t>或</w:t>
      </w:r>
      <w:r>
        <w:rPr>
          <w:rFonts w:ascii="Arial" w:hAnsi="Arial" w:cs="Arial"/>
          <w:color w:val="34302D"/>
          <w:shd w:val="clear" w:color="auto" w:fill="FFFFFF"/>
        </w:rPr>
        <w:t> </w:t>
      </w:r>
      <w:r>
        <w:rPr>
          <w:rFonts w:ascii="Arial" w:hAnsi="Arial" w:cs="Arial"/>
          <w:color w:val="34302D"/>
          <w:shd w:val="clear" w:color="auto" w:fill="FFFFFF"/>
        </w:rPr>
        <w:t>一起使用</w:t>
      </w:r>
      <w:r>
        <w:rPr>
          <w:rStyle w:val="HTML"/>
          <w:rFonts w:ascii="Consolas" w:hAnsi="Consolas"/>
          <w:sz w:val="23"/>
          <w:szCs w:val="23"/>
          <w:shd w:val="clear" w:color="auto" w:fill="F7F7F8"/>
        </w:rPr>
        <w:t>@Nullable</w:t>
      </w:r>
      <w:r>
        <w:rPr>
          <w:rFonts w:ascii="Arial" w:hAnsi="Arial" w:cs="Arial"/>
          <w:color w:val="34302D"/>
          <w:shd w:val="clear" w:color="auto" w:fill="FFFFFF"/>
        </w:rPr>
        <w:t>。这更适用于此，因为</w:t>
      </w:r>
      <w:r>
        <w:rPr>
          <w:rStyle w:val="HTML"/>
          <w:rFonts w:ascii="Consolas" w:hAnsi="Consolas"/>
          <w:sz w:val="23"/>
          <w:szCs w:val="23"/>
          <w:shd w:val="clear" w:color="auto" w:fill="F7F7F8"/>
        </w:rPr>
        <w:t>@Inject</w:t>
      </w:r>
      <w:r>
        <w:rPr>
          <w:rFonts w:ascii="Arial" w:hAnsi="Arial" w:cs="Arial"/>
          <w:color w:val="34302D"/>
          <w:shd w:val="clear" w:color="auto" w:fill="FFFFFF"/>
        </w:rPr>
        <w:t>没有</w:t>
      </w:r>
      <w:r>
        <w:rPr>
          <w:rStyle w:val="HTML"/>
          <w:rFonts w:ascii="Consolas" w:hAnsi="Consolas"/>
          <w:sz w:val="23"/>
          <w:szCs w:val="23"/>
          <w:shd w:val="clear" w:color="auto" w:fill="F7F7F8"/>
        </w:rPr>
        <w:t>required</w:t>
      </w:r>
      <w:r>
        <w:rPr>
          <w:rFonts w:ascii="Arial" w:hAnsi="Arial" w:cs="Arial"/>
          <w:color w:val="34302D"/>
          <w:shd w:val="clear" w:color="auto" w:fill="FFFFFF"/>
        </w:rPr>
        <w:t>属性。以下一对示例显示了如何使用</w:t>
      </w:r>
      <w:r>
        <w:rPr>
          <w:rStyle w:val="HTML"/>
          <w:rFonts w:ascii="Consolas" w:hAnsi="Consolas"/>
          <w:sz w:val="23"/>
          <w:szCs w:val="23"/>
          <w:shd w:val="clear" w:color="auto" w:fill="F7F7F8"/>
        </w:rPr>
        <w:t>@Inject</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@Nullable</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setMovieFinder(Optional&lt;MovieFinder&gt;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w:t>
      </w:r>
      <w:r w:rsidRPr="00BA0D5D">
        <w:rPr>
          <w:rFonts w:ascii="Consolas" w:eastAsia="宋体" w:hAnsi="Consolas" w:cs="宋体"/>
          <w:color w:val="000077"/>
          <w:kern w:val="0"/>
          <w:sz w:val="24"/>
          <w:szCs w:val="24"/>
        </w:rPr>
        <w:t>@Nullable</w:t>
      </w:r>
      <w:r w:rsidRPr="00BA0D5D">
        <w:rPr>
          <w:rFonts w:ascii="Consolas" w:eastAsia="宋体" w:hAnsi="Consolas" w:cs="宋体"/>
          <w:color w:val="34302D"/>
          <w:kern w:val="0"/>
          <w:sz w:val="24"/>
          <w:szCs w:val="24"/>
        </w:rPr>
        <w:t xml:space="preserve"> 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1.11.2. </w:t>
      </w:r>
      <w:r w:rsidRPr="00BA0D5D">
        <w:rPr>
          <w:rFonts w:ascii="Consolas" w:eastAsia="宋体" w:hAnsi="Consolas" w:cs="宋体"/>
          <w:color w:val="34302D"/>
          <w:kern w:val="0"/>
          <w:sz w:val="33"/>
          <w:szCs w:val="33"/>
          <w:shd w:val="clear" w:color="auto" w:fill="F7F7F8"/>
        </w:rPr>
        <w:t>@Named</w:t>
      </w:r>
      <w:r w:rsidRPr="00BA0D5D">
        <w:rPr>
          <w:rFonts w:ascii="Arial" w:eastAsia="宋体" w:hAnsi="Arial" w:cs="Arial"/>
          <w:color w:val="34302D"/>
          <w:kern w:val="0"/>
          <w:sz w:val="35"/>
          <w:szCs w:val="35"/>
        </w:rPr>
        <w:t> and </w:t>
      </w:r>
      <w:r w:rsidRPr="00BA0D5D">
        <w:rPr>
          <w:rFonts w:ascii="Consolas" w:eastAsia="宋体" w:hAnsi="Consolas" w:cs="宋体"/>
          <w:color w:val="34302D"/>
          <w:kern w:val="0"/>
          <w:sz w:val="33"/>
          <w:szCs w:val="33"/>
          <w:shd w:val="clear" w:color="auto" w:fill="F7F7F8"/>
        </w:rPr>
        <w:t>@ManagedBean</w:t>
      </w:r>
      <w:r w:rsidRPr="00BA0D5D">
        <w:rPr>
          <w:rFonts w:ascii="Arial" w:eastAsia="宋体" w:hAnsi="Arial" w:cs="Arial"/>
          <w:color w:val="34302D"/>
          <w:kern w:val="0"/>
          <w:sz w:val="35"/>
          <w:szCs w:val="35"/>
        </w:rPr>
        <w:t>: Standard Equivalents to the </w:t>
      </w:r>
      <w:r w:rsidRPr="00BA0D5D">
        <w:rPr>
          <w:rFonts w:ascii="Consolas" w:eastAsia="宋体" w:hAnsi="Consolas" w:cs="宋体"/>
          <w:color w:val="34302D"/>
          <w:kern w:val="0"/>
          <w:sz w:val="33"/>
          <w:szCs w:val="33"/>
          <w:shd w:val="clear" w:color="auto" w:fill="F7F7F8"/>
        </w:rPr>
        <w:t>@Component</w:t>
      </w:r>
      <w:r w:rsidRPr="00BA0D5D">
        <w:rPr>
          <w:rFonts w:ascii="Arial" w:eastAsia="宋体" w:hAnsi="Arial" w:cs="Arial"/>
          <w:color w:val="34302D"/>
          <w:kern w:val="0"/>
          <w:sz w:val="35"/>
          <w:szCs w:val="35"/>
        </w:rPr>
        <w:t> Annotation</w:t>
      </w:r>
    </w:p>
    <w:p w:rsidR="0038536F" w:rsidRPr="0038536F" w:rsidRDefault="0038536F" w:rsidP="0038536F">
      <w:pPr>
        <w:widowControl/>
        <w:shd w:val="clear" w:color="auto" w:fill="FFFFFF"/>
        <w:spacing w:after="300"/>
        <w:jc w:val="left"/>
        <w:rPr>
          <w:rStyle w:val="HTML"/>
          <w:rFonts w:ascii="Consolas" w:hAnsi="Consolas"/>
          <w:sz w:val="23"/>
          <w:szCs w:val="23"/>
          <w:shd w:val="clear" w:color="auto" w:fill="F7F7F8"/>
        </w:rPr>
      </w:pPr>
      <w:r w:rsidRPr="0038536F">
        <w:rPr>
          <w:rStyle w:val="HTML"/>
          <w:rFonts w:ascii="Consolas" w:hAnsi="Consolas"/>
          <w:sz w:val="23"/>
          <w:szCs w:val="23"/>
          <w:shd w:val="clear" w:color="auto" w:fill="F7F7F8"/>
        </w:rPr>
        <w:t>@Named</w:t>
      </w:r>
      <w:r w:rsidRPr="0038536F">
        <w:rPr>
          <w:rStyle w:val="HTML"/>
          <w:rFonts w:ascii="Consolas" w:hAnsi="Consolas"/>
          <w:sz w:val="23"/>
          <w:szCs w:val="23"/>
          <w:shd w:val="clear" w:color="auto" w:fill="F7F7F8"/>
        </w:rPr>
        <w:t>和</w:t>
      </w:r>
      <w:r w:rsidRPr="0038536F">
        <w:rPr>
          <w:rStyle w:val="HTML"/>
          <w:rFonts w:ascii="Consolas" w:hAnsi="Consolas"/>
          <w:sz w:val="23"/>
          <w:szCs w:val="23"/>
          <w:shd w:val="clear" w:color="auto" w:fill="F7F7F8"/>
        </w:rPr>
        <w:t>@ManagedBean</w:t>
      </w:r>
      <w:r w:rsidRPr="0038536F">
        <w:rPr>
          <w:rStyle w:val="HTML"/>
          <w:rFonts w:ascii="Consolas" w:hAnsi="Consolas"/>
          <w:sz w:val="23"/>
          <w:szCs w:val="23"/>
          <w:shd w:val="clear" w:color="auto" w:fill="F7F7F8"/>
        </w:rPr>
        <w:t>：</w:t>
      </w:r>
      <w:r w:rsidRPr="0038536F">
        <w:rPr>
          <w:rStyle w:val="HTML"/>
          <w:rFonts w:ascii="Consolas" w:hAnsi="Consolas"/>
          <w:sz w:val="23"/>
          <w:szCs w:val="23"/>
          <w:shd w:val="clear" w:color="auto" w:fill="F7F7F8"/>
        </w:rPr>
        <w:t>@Component</w:t>
      </w:r>
      <w:r w:rsidRPr="0038536F">
        <w:rPr>
          <w:rStyle w:val="HTML"/>
          <w:rFonts w:ascii="Consolas" w:hAnsi="Consolas"/>
          <w:sz w:val="23"/>
          <w:szCs w:val="23"/>
          <w:shd w:val="clear" w:color="auto" w:fill="F7F7F8"/>
        </w:rPr>
        <w:t>注释的标准等价物</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Instead of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you can use </w:t>
      </w:r>
      <w:r w:rsidRPr="00BA0D5D">
        <w:rPr>
          <w:rFonts w:ascii="Consolas" w:eastAsia="宋体" w:hAnsi="Consolas" w:cs="宋体"/>
          <w:color w:val="34302D"/>
          <w:kern w:val="0"/>
          <w:sz w:val="23"/>
          <w:szCs w:val="23"/>
          <w:shd w:val="clear" w:color="auto" w:fill="F7F7F8"/>
        </w:rPr>
        <w:t>@javax.inject.Named</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javax.annotation.ManagedBean</w:t>
      </w:r>
      <w:r w:rsidRPr="00BA0D5D">
        <w:rPr>
          <w:rFonts w:ascii="inherit" w:eastAsia="宋体" w:hAnsi="inherit" w:cs="Arial"/>
          <w:color w:val="34302D"/>
          <w:kern w:val="0"/>
          <w:sz w:val="24"/>
          <w:szCs w:val="24"/>
        </w:rPr>
        <w:t>, as the following example shows:</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@Component</w:t>
      </w:r>
      <w:r>
        <w:rPr>
          <w:rFonts w:ascii="Arial" w:hAnsi="Arial" w:cs="Arial"/>
          <w:color w:val="34302D"/>
          <w:shd w:val="clear" w:color="auto" w:fill="FFFFFF"/>
        </w:rPr>
        <w:t>您可以使用</w:t>
      </w:r>
      <w:r>
        <w:rPr>
          <w:rStyle w:val="HTML"/>
          <w:rFonts w:ascii="Consolas" w:hAnsi="Consolas"/>
          <w:sz w:val="23"/>
          <w:szCs w:val="23"/>
          <w:shd w:val="clear" w:color="auto" w:fill="F7F7F8"/>
        </w:rPr>
        <w:t>@javax.inject.Named</w:t>
      </w:r>
      <w:r>
        <w:rPr>
          <w:rFonts w:ascii="Arial" w:hAnsi="Arial" w:cs="Arial"/>
          <w:color w:val="34302D"/>
          <w:shd w:val="clear" w:color="auto" w:fill="FFFFFF"/>
        </w:rPr>
        <w:t>或代替，</w:t>
      </w:r>
      <w:r>
        <w:rPr>
          <w:rStyle w:val="HTML"/>
          <w:rFonts w:ascii="Consolas" w:hAnsi="Consolas"/>
          <w:sz w:val="23"/>
          <w:szCs w:val="23"/>
          <w:shd w:val="clear" w:color="auto" w:fill="F7F7F8"/>
        </w:rPr>
        <w:t>javax.annotation.ManagedBean</w:t>
      </w:r>
      <w:r>
        <w:rPr>
          <w:rFonts w:ascii="Arial" w:hAnsi="Arial" w:cs="Arial"/>
          <w:color w:val="34302D"/>
          <w:shd w:val="clear" w:color="auto" w:fill="FFFFFF"/>
        </w:rPr>
        <w:t>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javax.inject.Inject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javax.inject.Named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@Named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"movieListener"</w:t>
      </w: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@ManagedBean("movieListener") could be used as well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very common to use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without specifying a name for the component. </w:t>
      </w:r>
      <w:r w:rsidRPr="00BA0D5D">
        <w:rPr>
          <w:rFonts w:ascii="Consolas" w:eastAsia="宋体" w:hAnsi="Consolas" w:cs="宋体"/>
          <w:color w:val="34302D"/>
          <w:kern w:val="0"/>
          <w:sz w:val="23"/>
          <w:szCs w:val="23"/>
          <w:shd w:val="clear" w:color="auto" w:fill="F7F7F8"/>
        </w:rPr>
        <w:t>@Named</w:t>
      </w:r>
      <w:r w:rsidRPr="00BA0D5D">
        <w:rPr>
          <w:rFonts w:ascii="inherit" w:eastAsia="宋体" w:hAnsi="inherit" w:cs="Arial"/>
          <w:color w:val="34302D"/>
          <w:kern w:val="0"/>
          <w:sz w:val="24"/>
          <w:szCs w:val="24"/>
        </w:rPr>
        <w:t> can be used in a similar fashion, as the following example shows:</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@Component</w:t>
      </w:r>
      <w:r>
        <w:rPr>
          <w:rFonts w:ascii="Arial" w:hAnsi="Arial" w:cs="Arial"/>
          <w:color w:val="34302D"/>
          <w:shd w:val="clear" w:color="auto" w:fill="FFFFFF"/>
        </w:rPr>
        <w:t>不指定组件名称的情况下使用是很常见的。</w:t>
      </w:r>
      <w:r>
        <w:rPr>
          <w:rFonts w:ascii="Arial" w:hAnsi="Arial" w:cs="Arial"/>
          <w:color w:val="34302D"/>
          <w:shd w:val="clear" w:color="auto" w:fill="FFFFFF"/>
        </w:rPr>
        <w:t> </w:t>
      </w:r>
      <w:r>
        <w:rPr>
          <w:rStyle w:val="HTML"/>
          <w:rFonts w:ascii="Consolas" w:hAnsi="Consolas"/>
          <w:sz w:val="23"/>
          <w:szCs w:val="23"/>
          <w:shd w:val="clear" w:color="auto" w:fill="F7F7F8"/>
        </w:rPr>
        <w:t>@Named</w:t>
      </w:r>
      <w:r>
        <w:rPr>
          <w:rFonts w:ascii="Arial" w:hAnsi="Arial" w:cs="Arial"/>
          <w:color w:val="34302D"/>
          <w:shd w:val="clear" w:color="auto" w:fill="FFFFFF"/>
        </w:rPr>
        <w:t>可以以类似的方式使用，如以下示例所示：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javax.inject.Inject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javax.inject.Named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@Named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use </w:t>
      </w:r>
      <w:r w:rsidRPr="00BA0D5D">
        <w:rPr>
          <w:rFonts w:ascii="Consolas" w:eastAsia="宋体" w:hAnsi="Consolas" w:cs="宋体"/>
          <w:color w:val="34302D"/>
          <w:kern w:val="0"/>
          <w:sz w:val="23"/>
          <w:szCs w:val="23"/>
          <w:shd w:val="clear" w:color="auto" w:fill="F7F7F8"/>
        </w:rPr>
        <w:t>@Named</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@ManagedBean</w:t>
      </w:r>
      <w:r w:rsidRPr="00BA0D5D">
        <w:rPr>
          <w:rFonts w:ascii="inherit" w:eastAsia="宋体" w:hAnsi="inherit" w:cs="Arial"/>
          <w:color w:val="34302D"/>
          <w:kern w:val="0"/>
          <w:sz w:val="24"/>
          <w:szCs w:val="24"/>
        </w:rPr>
        <w:t>, you can use component scanning in the exact same way as when you use Spring annotations, as the following example shows:</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Style w:val="HTML"/>
          <w:rFonts w:ascii="Consolas" w:hAnsi="Consolas"/>
          <w:sz w:val="23"/>
          <w:szCs w:val="23"/>
          <w:shd w:val="clear" w:color="auto" w:fill="F7F7F8"/>
        </w:rPr>
        <w:t>@Named</w:t>
      </w:r>
      <w:r>
        <w:rPr>
          <w:rFonts w:ascii="Arial" w:hAnsi="Arial" w:cs="Arial"/>
          <w:color w:val="34302D"/>
          <w:shd w:val="clear" w:color="auto" w:fill="FFFFFF"/>
        </w:rPr>
        <w:t>或时</w:t>
      </w:r>
      <w:r>
        <w:rPr>
          <w:rStyle w:val="HTML"/>
          <w:rFonts w:ascii="Consolas" w:hAnsi="Consolas"/>
          <w:sz w:val="23"/>
          <w:szCs w:val="23"/>
          <w:shd w:val="clear" w:color="auto" w:fill="F7F7F8"/>
        </w:rPr>
        <w:t>@ManagedBean</w:t>
      </w:r>
      <w:r>
        <w:rPr>
          <w:rFonts w:ascii="Arial" w:hAnsi="Arial" w:cs="Arial"/>
          <w:color w:val="34302D"/>
          <w:shd w:val="clear" w:color="auto" w:fill="FFFFFF"/>
        </w:rPr>
        <w:t>，可以使用与使用</w:t>
      </w:r>
      <w:r>
        <w:rPr>
          <w:rFonts w:ascii="Arial" w:hAnsi="Arial" w:cs="Arial"/>
          <w:color w:val="34302D"/>
          <w:shd w:val="clear" w:color="auto" w:fill="FFFFFF"/>
        </w:rPr>
        <w:t>Spring</w:t>
      </w:r>
      <w:r>
        <w:rPr>
          <w:rFonts w:ascii="Arial" w:hAnsi="Arial" w:cs="Arial"/>
          <w:color w:val="34302D"/>
          <w:shd w:val="clear" w:color="auto" w:fill="FFFFFF"/>
        </w:rPr>
        <w:t>注释时完全相同的方式使用组件扫描，如以下示例所示：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8536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 contrast to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 the JSR-330 </w:t>
            </w:r>
            <w:r w:rsidRPr="00BA0D5D">
              <w:rPr>
                <w:rFonts w:ascii="Consolas" w:eastAsia="宋体" w:hAnsi="Consolas" w:cs="宋体"/>
                <w:kern w:val="0"/>
                <w:sz w:val="23"/>
                <w:szCs w:val="23"/>
                <w:shd w:val="clear" w:color="auto" w:fill="F7F7F8"/>
              </w:rPr>
              <w:t>@Named</w:t>
            </w:r>
            <w:r w:rsidRPr="00BA0D5D">
              <w:rPr>
                <w:rFonts w:ascii="宋体" w:eastAsia="宋体" w:hAnsi="宋体" w:cs="宋体"/>
                <w:kern w:val="0"/>
                <w:sz w:val="24"/>
                <w:szCs w:val="24"/>
              </w:rPr>
              <w:t> and the JSR-250 </w:t>
            </w:r>
            <w:r w:rsidRPr="00BA0D5D">
              <w:rPr>
                <w:rFonts w:ascii="Consolas" w:eastAsia="宋体" w:hAnsi="Consolas" w:cs="宋体"/>
                <w:kern w:val="0"/>
                <w:sz w:val="23"/>
                <w:szCs w:val="23"/>
                <w:shd w:val="clear" w:color="auto" w:fill="F7F7F8"/>
              </w:rPr>
              <w:t>ManagedBean</w:t>
            </w:r>
            <w:r w:rsidRPr="00BA0D5D">
              <w:rPr>
                <w:rFonts w:ascii="宋体" w:eastAsia="宋体" w:hAnsi="宋体" w:cs="宋体"/>
                <w:kern w:val="0"/>
                <w:sz w:val="24"/>
                <w:szCs w:val="24"/>
              </w:rPr>
              <w:t> annotations are not composable. You should use Spring’s stereotype model for building custom component annotations.</w:t>
            </w:r>
          </w:p>
          <w:p w:rsidR="0038536F" w:rsidRPr="00BA0D5D" w:rsidRDefault="0038536F" w:rsidP="00BA0D5D">
            <w:pPr>
              <w:widowControl/>
              <w:jc w:val="left"/>
              <w:rPr>
                <w:rFonts w:ascii="宋体" w:eastAsia="宋体" w:hAnsi="宋体" w:cs="宋体"/>
                <w:kern w:val="0"/>
                <w:sz w:val="24"/>
                <w:szCs w:val="24"/>
              </w:rPr>
            </w:pPr>
            <w:r>
              <w:rPr>
                <w:rFonts w:ascii="Arial" w:hAnsi="Arial" w:cs="Arial"/>
                <w:shd w:val="clear" w:color="auto" w:fill="EBF1E7"/>
              </w:rPr>
              <w:t>与此相反</w:t>
            </w:r>
            <w:r>
              <w:rPr>
                <w:rStyle w:val="HTML"/>
                <w:rFonts w:ascii="Consolas" w:hAnsi="Consolas"/>
                <w:sz w:val="23"/>
                <w:szCs w:val="23"/>
                <w:shd w:val="clear" w:color="auto" w:fill="F7F7F8"/>
              </w:rPr>
              <w:t>@Component</w:t>
            </w:r>
            <w:r>
              <w:rPr>
                <w:rFonts w:ascii="Arial" w:hAnsi="Arial" w:cs="Arial"/>
                <w:shd w:val="clear" w:color="auto" w:fill="EBF1E7"/>
              </w:rPr>
              <w:t>，</w:t>
            </w:r>
            <w:r>
              <w:rPr>
                <w:rFonts w:ascii="Arial" w:hAnsi="Arial" w:cs="Arial"/>
                <w:shd w:val="clear" w:color="auto" w:fill="EBF1E7"/>
              </w:rPr>
              <w:t>JSR-330 </w:t>
            </w:r>
            <w:r>
              <w:rPr>
                <w:rStyle w:val="HTML"/>
                <w:rFonts w:ascii="Consolas" w:hAnsi="Consolas"/>
                <w:sz w:val="23"/>
                <w:szCs w:val="23"/>
                <w:shd w:val="clear" w:color="auto" w:fill="F7F7F8"/>
              </w:rPr>
              <w:t>@Named</w:t>
            </w:r>
            <w:r>
              <w:rPr>
                <w:rFonts w:ascii="Arial" w:hAnsi="Arial" w:cs="Arial"/>
                <w:shd w:val="clear" w:color="auto" w:fill="EBF1E7"/>
              </w:rPr>
              <w:t>和</w:t>
            </w:r>
            <w:r>
              <w:rPr>
                <w:rFonts w:ascii="Arial" w:hAnsi="Arial" w:cs="Arial"/>
                <w:shd w:val="clear" w:color="auto" w:fill="EBF1E7"/>
              </w:rPr>
              <w:t>JSR-250 </w:t>
            </w:r>
            <w:r>
              <w:rPr>
                <w:rStyle w:val="HTML"/>
                <w:rFonts w:ascii="Consolas" w:hAnsi="Consolas"/>
                <w:sz w:val="23"/>
                <w:szCs w:val="23"/>
                <w:shd w:val="clear" w:color="auto" w:fill="F7F7F8"/>
              </w:rPr>
              <w:t>ManagedBean</w:t>
            </w:r>
            <w:r>
              <w:rPr>
                <w:rFonts w:ascii="Arial" w:hAnsi="Arial" w:cs="Arial"/>
                <w:shd w:val="clear" w:color="auto" w:fill="EBF1E7"/>
              </w:rPr>
              <w:t> </w:t>
            </w:r>
            <w:r>
              <w:rPr>
                <w:rFonts w:ascii="Arial" w:hAnsi="Arial" w:cs="Arial"/>
                <w:shd w:val="clear" w:color="auto" w:fill="EBF1E7"/>
              </w:rPr>
              <w:t>注释不可组合。您应该使用</w:t>
            </w:r>
            <w:r>
              <w:rPr>
                <w:rFonts w:ascii="Arial" w:hAnsi="Arial" w:cs="Arial"/>
                <w:shd w:val="clear" w:color="auto" w:fill="EBF1E7"/>
              </w:rPr>
              <w:t>Spring</w:t>
            </w:r>
            <w:r>
              <w:rPr>
                <w:rFonts w:ascii="Arial" w:hAnsi="Arial" w:cs="Arial"/>
                <w:shd w:val="clear" w:color="auto" w:fill="EBF1E7"/>
              </w:rPr>
              <w:t>的构造型模型来构建自定义组件注释。</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1.11.3. Limitations of JSR-330 Standard Annotations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work with standard annotations, you should know that some significant features are not available, as the following table shows:</w:t>
      </w:r>
    </w:p>
    <w:p w:rsidR="0038536F" w:rsidRDefault="0038536F"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使用标准注释时，您应该知道某些重要功能不可用，如下表所示：</w:t>
      </w:r>
    </w:p>
    <w:tbl>
      <w:tblPr>
        <w:tblStyle w:val="a7"/>
        <w:tblW w:w="0" w:type="auto"/>
        <w:tblLook w:val="04A0" w:firstRow="1" w:lastRow="0" w:firstColumn="1" w:lastColumn="0" w:noHBand="0" w:noVBand="1"/>
      </w:tblPr>
      <w:tblGrid>
        <w:gridCol w:w="2260"/>
        <w:gridCol w:w="1957"/>
        <w:gridCol w:w="6240"/>
      </w:tblGrid>
      <w:tr w:rsidR="00F50501" w:rsidRPr="00BA0D5D" w:rsidTr="00F50501">
        <w:tc>
          <w:tcPr>
            <w:tcW w:w="0" w:type="auto"/>
            <w:gridSpan w:val="3"/>
            <w:hideMark/>
          </w:tcPr>
          <w:p w:rsidR="00F50501" w:rsidRPr="00BA0D5D" w:rsidRDefault="00F50501" w:rsidP="00542DDB">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6. Spring component model elements versus JSR-330 variants</w:t>
            </w:r>
          </w:p>
        </w:tc>
      </w:tr>
      <w:tr w:rsidR="00F50501" w:rsidRPr="00BA0D5D" w:rsidTr="00F50501">
        <w:tc>
          <w:tcPr>
            <w:tcW w:w="0" w:type="auto"/>
            <w:hideMark/>
          </w:tcPr>
          <w:p w:rsidR="00F50501" w:rsidRPr="00BA0D5D" w:rsidRDefault="00F50501" w:rsidP="00542DD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Spring</w:t>
            </w:r>
          </w:p>
        </w:tc>
        <w:tc>
          <w:tcPr>
            <w:tcW w:w="0" w:type="auto"/>
            <w:hideMark/>
          </w:tcPr>
          <w:p w:rsidR="00F50501" w:rsidRPr="00BA0D5D" w:rsidRDefault="00F50501" w:rsidP="00542DD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javax.inject.*</w:t>
            </w:r>
          </w:p>
        </w:tc>
        <w:tc>
          <w:tcPr>
            <w:tcW w:w="0" w:type="auto"/>
            <w:hideMark/>
          </w:tcPr>
          <w:p w:rsidR="00F50501" w:rsidRPr="00BA0D5D" w:rsidRDefault="00F50501" w:rsidP="00542DD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javax.inject restrictions / comments</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@Autowired</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@Inject</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宋体"/>
                <w:color w:val="34302D"/>
                <w:kern w:val="0"/>
                <w:sz w:val="24"/>
                <w:szCs w:val="24"/>
              </w:rPr>
              <w:t> has no 'required' attribute. Can be used with Java 8’s </w:t>
            </w:r>
            <w:r w:rsidRPr="00BA0D5D">
              <w:rPr>
                <w:rFonts w:ascii="Consolas" w:eastAsia="宋体" w:hAnsi="Consolas" w:cs="宋体"/>
                <w:color w:val="34302D"/>
                <w:kern w:val="0"/>
                <w:sz w:val="23"/>
                <w:szCs w:val="23"/>
                <w:shd w:val="clear" w:color="auto" w:fill="F7F7F8"/>
              </w:rPr>
              <w:t>Optional</w:t>
            </w:r>
            <w:r w:rsidRPr="00BA0D5D">
              <w:rPr>
                <w:rFonts w:ascii="inherit" w:eastAsia="宋体" w:hAnsi="inherit" w:cs="宋体"/>
                <w:color w:val="34302D"/>
                <w:kern w:val="0"/>
                <w:sz w:val="24"/>
                <w:szCs w:val="24"/>
              </w:rPr>
              <w:t>instead.</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lastRenderedPageBreak/>
              <w:t>@Component</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@Named / @ManagedBean</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JSR-330 does not provide a composable model, only a way to identify named components.</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@Scope("singleton")</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@Singleton</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The JSR-330 default scope is like Spring’s </w:t>
            </w:r>
            <w:r w:rsidRPr="00BA0D5D">
              <w:rPr>
                <w:rFonts w:ascii="Consolas" w:eastAsia="宋体" w:hAnsi="Consolas" w:cs="宋体"/>
                <w:color w:val="34302D"/>
                <w:kern w:val="0"/>
                <w:sz w:val="23"/>
                <w:szCs w:val="23"/>
                <w:shd w:val="clear" w:color="auto" w:fill="F7F7F8"/>
              </w:rPr>
              <w:t>prototype</w:t>
            </w:r>
            <w:r w:rsidRPr="00BA0D5D">
              <w:rPr>
                <w:rFonts w:ascii="inherit" w:eastAsia="宋体" w:hAnsi="inherit" w:cs="宋体"/>
                <w:color w:val="34302D"/>
                <w:kern w:val="0"/>
                <w:sz w:val="24"/>
                <w:szCs w:val="24"/>
              </w:rPr>
              <w:t>. However, in order to keep it consistent with Spring’s general defaults, a JSR-330 bean declared in the Spring container is a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宋体"/>
                <w:color w:val="34302D"/>
                <w:kern w:val="0"/>
                <w:sz w:val="24"/>
                <w:szCs w:val="24"/>
              </w:rPr>
              <w:t> by default. In order to use a scope other than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宋体"/>
                <w:color w:val="34302D"/>
                <w:kern w:val="0"/>
                <w:sz w:val="24"/>
                <w:szCs w:val="24"/>
              </w:rPr>
              <w:t>, you should use Spring’s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宋体"/>
                <w:color w:val="34302D"/>
                <w:kern w:val="0"/>
                <w:sz w:val="24"/>
                <w:szCs w:val="24"/>
              </w:rPr>
              <w:t> annotation. </w:t>
            </w:r>
            <w:r w:rsidRPr="00BA0D5D">
              <w:rPr>
                <w:rFonts w:ascii="Consolas" w:eastAsia="宋体" w:hAnsi="Consolas" w:cs="宋体"/>
                <w:color w:val="34302D"/>
                <w:kern w:val="0"/>
                <w:sz w:val="23"/>
                <w:szCs w:val="23"/>
                <w:shd w:val="clear" w:color="auto" w:fill="F7F7F8"/>
              </w:rPr>
              <w:t>javax.inject</w:t>
            </w:r>
            <w:r w:rsidRPr="00BA0D5D">
              <w:rPr>
                <w:rFonts w:ascii="inherit" w:eastAsia="宋体" w:hAnsi="inherit" w:cs="宋体"/>
                <w:color w:val="34302D"/>
                <w:kern w:val="0"/>
                <w:sz w:val="24"/>
                <w:szCs w:val="24"/>
              </w:rPr>
              <w:t> also provides a </w:t>
            </w:r>
            <w:hyperlink r:id="rId328" w:history="1">
              <w:r w:rsidRPr="00BA0D5D">
                <w:rPr>
                  <w:rFonts w:ascii="inherit" w:eastAsia="宋体" w:hAnsi="inherit" w:cs="宋体"/>
                  <w:color w:val="548E2E"/>
                  <w:kern w:val="0"/>
                  <w:sz w:val="24"/>
                  <w:szCs w:val="24"/>
                  <w:u w:val="single"/>
                </w:rPr>
                <w:t>@Scope</w:t>
              </w:r>
            </w:hyperlink>
            <w:r w:rsidRPr="00BA0D5D">
              <w:rPr>
                <w:rFonts w:ascii="inherit" w:eastAsia="宋体" w:hAnsi="inherit" w:cs="宋体"/>
                <w:color w:val="34302D"/>
                <w:kern w:val="0"/>
                <w:sz w:val="24"/>
                <w:szCs w:val="24"/>
              </w:rPr>
              <w:t>annotation. Nevertheless, this one is only intended to be used for creating your own annotations.</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@Qualifier</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@Qualifier / @Named</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shd w:val="clear" w:color="auto" w:fill="F7F7F8"/>
              </w:rPr>
              <w:t>javax.inject.Qualifier</w:t>
            </w:r>
            <w:r w:rsidRPr="00BA0D5D">
              <w:rPr>
                <w:rFonts w:ascii="inherit" w:eastAsia="宋体" w:hAnsi="inherit" w:cs="宋体"/>
                <w:color w:val="34302D"/>
                <w:kern w:val="0"/>
                <w:sz w:val="24"/>
                <w:szCs w:val="24"/>
              </w:rPr>
              <w:t> is just a meta-annotation for building custom qualifiers. Concrete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宋体"/>
                <w:color w:val="34302D"/>
                <w:kern w:val="0"/>
                <w:sz w:val="24"/>
                <w:szCs w:val="24"/>
              </w:rPr>
              <w:t> qualifiers (like Spring’s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宋体"/>
                <w:color w:val="34302D"/>
                <w:kern w:val="0"/>
                <w:sz w:val="24"/>
                <w:szCs w:val="24"/>
              </w:rPr>
              <w:t> with a value) can be associated through </w:t>
            </w:r>
            <w:r w:rsidRPr="00BA0D5D">
              <w:rPr>
                <w:rFonts w:ascii="Consolas" w:eastAsia="宋体" w:hAnsi="Consolas" w:cs="宋体"/>
                <w:color w:val="34302D"/>
                <w:kern w:val="0"/>
                <w:sz w:val="23"/>
                <w:szCs w:val="23"/>
                <w:shd w:val="clear" w:color="auto" w:fill="F7F7F8"/>
              </w:rPr>
              <w:t>javax.inject.Named</w:t>
            </w:r>
            <w:r w:rsidRPr="00BA0D5D">
              <w:rPr>
                <w:rFonts w:ascii="inherit" w:eastAsia="宋体" w:hAnsi="inherit" w:cs="宋体"/>
                <w:color w:val="34302D"/>
                <w:kern w:val="0"/>
                <w:sz w:val="24"/>
                <w:szCs w:val="24"/>
              </w:rPr>
              <w:t>.</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@Value</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 equivalent</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@Required</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 equivalent</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@Lazy</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 equivalent</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ObjectFactory</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Provider</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shd w:val="clear" w:color="auto" w:fill="F7F7F8"/>
              </w:rPr>
              <w:t>javax.inject.Provider</w:t>
            </w:r>
            <w:r w:rsidRPr="00BA0D5D">
              <w:rPr>
                <w:rFonts w:ascii="inherit" w:eastAsia="宋体" w:hAnsi="inherit" w:cs="宋体"/>
                <w:color w:val="34302D"/>
                <w:kern w:val="0"/>
                <w:sz w:val="24"/>
                <w:szCs w:val="24"/>
              </w:rPr>
              <w:t> is a direct alternative to Spring’s </w:t>
            </w:r>
            <w:r w:rsidRPr="00BA0D5D">
              <w:rPr>
                <w:rFonts w:ascii="Consolas" w:eastAsia="宋体" w:hAnsi="Consolas" w:cs="宋体"/>
                <w:color w:val="34302D"/>
                <w:kern w:val="0"/>
                <w:sz w:val="23"/>
                <w:szCs w:val="23"/>
                <w:shd w:val="clear" w:color="auto" w:fill="F7F7F8"/>
              </w:rPr>
              <w:t>ObjectFactory</w:t>
            </w:r>
            <w:r w:rsidRPr="00BA0D5D">
              <w:rPr>
                <w:rFonts w:ascii="inherit" w:eastAsia="宋体" w:hAnsi="inherit" w:cs="宋体"/>
                <w:color w:val="34302D"/>
                <w:kern w:val="0"/>
                <w:sz w:val="24"/>
                <w:szCs w:val="24"/>
              </w:rPr>
              <w:t>, only with a shorter </w:t>
            </w:r>
            <w:r w:rsidRPr="00BA0D5D">
              <w:rPr>
                <w:rFonts w:ascii="Consolas" w:eastAsia="宋体" w:hAnsi="Consolas" w:cs="宋体"/>
                <w:color w:val="34302D"/>
                <w:kern w:val="0"/>
                <w:sz w:val="23"/>
                <w:szCs w:val="23"/>
                <w:shd w:val="clear" w:color="auto" w:fill="F7F7F8"/>
              </w:rPr>
              <w:t>get()</w:t>
            </w:r>
            <w:r w:rsidRPr="00BA0D5D">
              <w:rPr>
                <w:rFonts w:ascii="inherit" w:eastAsia="宋体" w:hAnsi="inherit" w:cs="宋体"/>
                <w:color w:val="34302D"/>
                <w:kern w:val="0"/>
                <w:sz w:val="24"/>
                <w:szCs w:val="24"/>
              </w:rPr>
              <w:t> method name. It can also be used in combination with Spring’s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宋体"/>
                <w:color w:val="34302D"/>
                <w:kern w:val="0"/>
                <w:sz w:val="24"/>
                <w:szCs w:val="24"/>
              </w:rPr>
              <w:t>or with non-annotated constructors and setter methods.</w:t>
            </w:r>
          </w:p>
        </w:tc>
      </w:tr>
    </w:tbl>
    <w:p w:rsidR="00F50501" w:rsidRPr="00F50501" w:rsidRDefault="00F50501" w:rsidP="00BA0D5D">
      <w:pPr>
        <w:widowControl/>
        <w:shd w:val="clear" w:color="auto" w:fill="FFFFFF"/>
        <w:spacing w:after="300"/>
        <w:jc w:val="left"/>
        <w:rPr>
          <w:rFonts w:ascii="Arial" w:hAnsi="Arial" w:cs="Arial"/>
          <w:color w:val="34302D"/>
          <w:shd w:val="clear" w:color="auto" w:fill="FFFFFF"/>
        </w:rPr>
      </w:pPr>
    </w:p>
    <w:p w:rsidR="00F50501" w:rsidRDefault="00F50501" w:rsidP="00BA0D5D">
      <w:pPr>
        <w:widowControl/>
        <w:shd w:val="clear" w:color="auto" w:fill="FFFFFF"/>
        <w:spacing w:after="300"/>
        <w:jc w:val="left"/>
        <w:rPr>
          <w:rFonts w:ascii="Arial" w:hAnsi="Arial" w:cs="Arial"/>
          <w:color w:val="34302D"/>
          <w:shd w:val="clear" w:color="auto" w:fill="FFFFFF"/>
        </w:rPr>
      </w:pPr>
    </w:p>
    <w:tbl>
      <w:tblPr>
        <w:tblStyle w:val="a7"/>
        <w:tblW w:w="0" w:type="auto"/>
        <w:tblLook w:val="04A0" w:firstRow="1" w:lastRow="0" w:firstColumn="1" w:lastColumn="0" w:noHBand="0" w:noVBand="1"/>
      </w:tblPr>
      <w:tblGrid>
        <w:gridCol w:w="1654"/>
        <w:gridCol w:w="1971"/>
        <w:gridCol w:w="6832"/>
      </w:tblGrid>
      <w:tr w:rsidR="00F50501" w:rsidTr="00F50501">
        <w:tc>
          <w:tcPr>
            <w:tcW w:w="0" w:type="auto"/>
            <w:gridSpan w:val="3"/>
            <w:hideMark/>
          </w:tcPr>
          <w:p w:rsidR="00F50501" w:rsidRDefault="00F50501">
            <w:pPr>
              <w:spacing w:after="60"/>
              <w:rPr>
                <w:rFonts w:ascii="Arial" w:eastAsia="宋体" w:hAnsi="Arial" w:cs="Arial"/>
                <w:i/>
                <w:iCs/>
                <w:color w:val="0B0A0A"/>
                <w:sz w:val="24"/>
                <w:szCs w:val="24"/>
              </w:rPr>
            </w:pPr>
            <w:r>
              <w:rPr>
                <w:rFonts w:ascii="Arial" w:hAnsi="Arial" w:cs="Arial"/>
                <w:i/>
                <w:iCs/>
                <w:color w:val="0B0A0A"/>
              </w:rPr>
              <w:t>表</w:t>
            </w:r>
            <w:r>
              <w:rPr>
                <w:rFonts w:ascii="Arial" w:hAnsi="Arial" w:cs="Arial"/>
                <w:i/>
                <w:iCs/>
                <w:color w:val="0B0A0A"/>
              </w:rPr>
              <w:t>6. Spring</w:t>
            </w:r>
            <w:r>
              <w:rPr>
                <w:rFonts w:ascii="Arial" w:hAnsi="Arial" w:cs="Arial"/>
                <w:i/>
                <w:iCs/>
                <w:color w:val="0B0A0A"/>
              </w:rPr>
              <w:t>组件模型元素与</w:t>
            </w:r>
            <w:r>
              <w:rPr>
                <w:rFonts w:ascii="Arial" w:hAnsi="Arial" w:cs="Arial"/>
                <w:i/>
                <w:iCs/>
                <w:color w:val="0B0A0A"/>
              </w:rPr>
              <w:t>JSR-330</w:t>
            </w:r>
            <w:r>
              <w:rPr>
                <w:rFonts w:ascii="Arial" w:hAnsi="Arial" w:cs="Arial"/>
                <w:i/>
                <w:iCs/>
                <w:color w:val="0B0A0A"/>
              </w:rPr>
              <w:t>变体</w:t>
            </w:r>
          </w:p>
        </w:tc>
      </w:tr>
      <w:tr w:rsidR="00F50501" w:rsidTr="00F50501">
        <w:tc>
          <w:tcPr>
            <w:tcW w:w="0" w:type="auto"/>
            <w:hideMark/>
          </w:tcPr>
          <w:p w:rsidR="00F50501" w:rsidRDefault="00F50501">
            <w:pPr>
              <w:rPr>
                <w:rFonts w:ascii="宋体" w:hAnsi="宋体" w:cs="宋体"/>
                <w:b/>
                <w:bCs/>
                <w:color w:val="34302D"/>
              </w:rPr>
            </w:pPr>
            <w:r>
              <w:rPr>
                <w:b/>
                <w:bCs/>
                <w:color w:val="34302D"/>
              </w:rPr>
              <w:t>弹簧</w:t>
            </w:r>
          </w:p>
        </w:tc>
        <w:tc>
          <w:tcPr>
            <w:tcW w:w="0" w:type="auto"/>
            <w:hideMark/>
          </w:tcPr>
          <w:p w:rsidR="00F50501" w:rsidRDefault="00F50501">
            <w:pPr>
              <w:rPr>
                <w:b/>
                <w:bCs/>
                <w:color w:val="34302D"/>
              </w:rPr>
            </w:pPr>
            <w:r>
              <w:rPr>
                <w:b/>
                <w:bCs/>
                <w:color w:val="34302D"/>
              </w:rPr>
              <w:t>javax.inject</w:t>
            </w:r>
            <w:r>
              <w:rPr>
                <w:b/>
                <w:bCs/>
                <w:color w:val="34302D"/>
              </w:rPr>
              <w:t>。</w:t>
            </w:r>
            <w:r>
              <w:rPr>
                <w:b/>
                <w:bCs/>
                <w:color w:val="34302D"/>
              </w:rPr>
              <w:t>*</w:t>
            </w:r>
          </w:p>
        </w:tc>
        <w:tc>
          <w:tcPr>
            <w:tcW w:w="0" w:type="auto"/>
            <w:hideMark/>
          </w:tcPr>
          <w:p w:rsidR="00F50501" w:rsidRDefault="00F50501">
            <w:pPr>
              <w:rPr>
                <w:b/>
                <w:bCs/>
                <w:color w:val="34302D"/>
              </w:rPr>
            </w:pPr>
            <w:r>
              <w:rPr>
                <w:b/>
                <w:bCs/>
                <w:color w:val="34302D"/>
              </w:rPr>
              <w:t>javax.inject</w:t>
            </w:r>
            <w:r>
              <w:rPr>
                <w:b/>
                <w:bCs/>
                <w:color w:val="34302D"/>
              </w:rPr>
              <w:t>限制</w:t>
            </w:r>
            <w:r>
              <w:rPr>
                <w:b/>
                <w:bCs/>
                <w:color w:val="34302D"/>
              </w:rPr>
              <w:t>/</w:t>
            </w:r>
            <w:r>
              <w:rPr>
                <w:b/>
                <w:bCs/>
                <w:color w:val="34302D"/>
              </w:rPr>
              <w:t>评论</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@Autowired</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注入</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Style w:val="HTML"/>
                <w:rFonts w:ascii="Consolas" w:hAnsi="Consolas"/>
                <w:color w:val="34302D"/>
                <w:sz w:val="23"/>
                <w:szCs w:val="23"/>
                <w:shd w:val="clear" w:color="auto" w:fill="F7F7F8"/>
              </w:rPr>
              <w:t>@Inject</w:t>
            </w:r>
            <w:r>
              <w:rPr>
                <w:rFonts w:ascii="inherit" w:hAnsi="inherit"/>
                <w:color w:val="34302D"/>
              </w:rPr>
              <w:t>没有</w:t>
            </w:r>
            <w:r>
              <w:rPr>
                <w:rFonts w:ascii="inherit" w:hAnsi="inherit"/>
                <w:color w:val="34302D"/>
              </w:rPr>
              <w:t>“</w:t>
            </w:r>
            <w:r>
              <w:rPr>
                <w:rFonts w:ascii="inherit" w:hAnsi="inherit"/>
                <w:color w:val="34302D"/>
              </w:rPr>
              <w:t>必需</w:t>
            </w:r>
            <w:r>
              <w:rPr>
                <w:rFonts w:ascii="inherit" w:hAnsi="inherit"/>
                <w:color w:val="34302D"/>
              </w:rPr>
              <w:t>”</w:t>
            </w:r>
            <w:r>
              <w:rPr>
                <w:rFonts w:ascii="inherit" w:hAnsi="inherit"/>
                <w:color w:val="34302D"/>
              </w:rPr>
              <w:t>属性。可以与</w:t>
            </w:r>
            <w:r>
              <w:rPr>
                <w:rFonts w:ascii="inherit" w:hAnsi="inherit"/>
                <w:color w:val="34302D"/>
              </w:rPr>
              <w:t>Java 8</w:t>
            </w:r>
            <w:r>
              <w:rPr>
                <w:rFonts w:ascii="inherit" w:hAnsi="inherit"/>
                <w:color w:val="34302D"/>
              </w:rPr>
              <w:t>一起使用</w:t>
            </w:r>
            <w:r>
              <w:rPr>
                <w:rStyle w:val="HTML"/>
                <w:rFonts w:ascii="Consolas" w:hAnsi="Consolas"/>
                <w:color w:val="34302D"/>
                <w:sz w:val="23"/>
                <w:szCs w:val="23"/>
                <w:shd w:val="clear" w:color="auto" w:fill="F7F7F8"/>
              </w:rPr>
              <w:t>Optional</w:t>
            </w:r>
            <w:r>
              <w:rPr>
                <w:rFonts w:ascii="inherit" w:hAnsi="inherit"/>
                <w:color w:val="34302D"/>
              </w:rPr>
              <w:t>。</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零件</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@Named / @ManagedBean</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JSR-330</w:t>
            </w:r>
            <w:r>
              <w:rPr>
                <w:rFonts w:ascii="inherit" w:hAnsi="inherit"/>
                <w:color w:val="34302D"/>
              </w:rPr>
              <w:t>不提供可组合模型，只是一种识别命名组件的方法。</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@Scope</w:t>
            </w:r>
            <w:r>
              <w:rPr>
                <w:rFonts w:ascii="inherit" w:hAnsi="inherit"/>
                <w:color w:val="34302D"/>
              </w:rPr>
              <w:t>（</w:t>
            </w:r>
            <w:r>
              <w:rPr>
                <w:rFonts w:ascii="inherit" w:hAnsi="inherit"/>
                <w:color w:val="34302D"/>
              </w:rPr>
              <w:t xml:space="preserve"> “</w:t>
            </w:r>
            <w:r>
              <w:rPr>
                <w:rFonts w:ascii="inherit" w:hAnsi="inherit"/>
                <w:color w:val="34302D"/>
              </w:rPr>
              <w:t>单</w:t>
            </w:r>
            <w:r>
              <w:rPr>
                <w:rFonts w:ascii="inherit" w:hAnsi="inherit"/>
                <w:color w:val="34302D"/>
              </w:rPr>
              <w:t>”</w:t>
            </w:r>
            <w:r>
              <w:rPr>
                <w:rFonts w:ascii="inherit" w:hAnsi="inherit"/>
                <w:color w:val="34302D"/>
              </w:rPr>
              <w:t>）</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辛格尔顿</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JSR-330</w:t>
            </w:r>
            <w:r>
              <w:rPr>
                <w:rFonts w:ascii="inherit" w:hAnsi="inherit"/>
                <w:color w:val="34302D"/>
              </w:rPr>
              <w:t>的默认范围就像</w:t>
            </w:r>
            <w:r>
              <w:rPr>
                <w:rFonts w:ascii="inherit" w:hAnsi="inherit"/>
                <w:color w:val="34302D"/>
              </w:rPr>
              <w:t>Spring</w:t>
            </w:r>
            <w:r>
              <w:rPr>
                <w:rFonts w:ascii="inherit" w:hAnsi="inherit"/>
                <w:color w:val="34302D"/>
              </w:rPr>
              <w:t>一样</w:t>
            </w:r>
            <w:r>
              <w:rPr>
                <w:rStyle w:val="HTML"/>
                <w:rFonts w:ascii="Consolas" w:hAnsi="Consolas"/>
                <w:color w:val="34302D"/>
                <w:sz w:val="23"/>
                <w:szCs w:val="23"/>
                <w:shd w:val="clear" w:color="auto" w:fill="F7F7F8"/>
              </w:rPr>
              <w:t>prototype</w:t>
            </w:r>
            <w:r>
              <w:rPr>
                <w:rFonts w:ascii="inherit" w:hAnsi="inherit"/>
                <w:color w:val="34302D"/>
              </w:rPr>
              <w:t>。但是，为了使其与</w:t>
            </w:r>
            <w:r>
              <w:rPr>
                <w:rFonts w:ascii="inherit" w:hAnsi="inherit"/>
                <w:color w:val="34302D"/>
              </w:rPr>
              <w:t>Spring</w:t>
            </w:r>
            <w:r>
              <w:rPr>
                <w:rFonts w:ascii="inherit" w:hAnsi="inherit"/>
                <w:color w:val="34302D"/>
              </w:rPr>
              <w:t>的一般默认值保持一致，</w:t>
            </w:r>
            <w:r>
              <w:rPr>
                <w:rStyle w:val="HTML"/>
                <w:rFonts w:ascii="Consolas" w:hAnsi="Consolas"/>
                <w:color w:val="34302D"/>
                <w:sz w:val="23"/>
                <w:szCs w:val="23"/>
                <w:shd w:val="clear" w:color="auto" w:fill="F7F7F8"/>
              </w:rPr>
              <w:t>singleton</w:t>
            </w:r>
            <w:r>
              <w:rPr>
                <w:rFonts w:ascii="inherit" w:hAnsi="inherit"/>
                <w:color w:val="34302D"/>
              </w:rPr>
              <w:t>默认情况下在</w:t>
            </w:r>
            <w:r>
              <w:rPr>
                <w:rFonts w:ascii="inherit" w:hAnsi="inherit"/>
                <w:color w:val="34302D"/>
              </w:rPr>
              <w:t>Spring</w:t>
            </w:r>
            <w:r>
              <w:rPr>
                <w:rFonts w:ascii="inherit" w:hAnsi="inherit"/>
                <w:color w:val="34302D"/>
              </w:rPr>
              <w:t>容器中声明的</w:t>
            </w:r>
            <w:r>
              <w:rPr>
                <w:rFonts w:ascii="inherit" w:hAnsi="inherit"/>
                <w:color w:val="34302D"/>
              </w:rPr>
              <w:t>JSR-330 bean</w:t>
            </w:r>
            <w:r>
              <w:rPr>
                <w:rFonts w:ascii="inherit" w:hAnsi="inherit"/>
                <w:color w:val="34302D"/>
              </w:rPr>
              <w:t>是一个默认值。为了使用除以外的范围</w:t>
            </w:r>
            <w:r>
              <w:rPr>
                <w:rStyle w:val="HTML"/>
                <w:rFonts w:ascii="Consolas" w:hAnsi="Consolas"/>
                <w:color w:val="34302D"/>
                <w:sz w:val="23"/>
                <w:szCs w:val="23"/>
                <w:shd w:val="clear" w:color="auto" w:fill="F7F7F8"/>
              </w:rPr>
              <w:t>singleton</w:t>
            </w:r>
            <w:r>
              <w:rPr>
                <w:rFonts w:ascii="inherit" w:hAnsi="inherit"/>
                <w:color w:val="34302D"/>
              </w:rPr>
              <w:t>，您应该使用</w:t>
            </w:r>
            <w:r>
              <w:rPr>
                <w:rFonts w:ascii="inherit" w:hAnsi="inherit"/>
                <w:color w:val="34302D"/>
              </w:rPr>
              <w:t>Spring</w:t>
            </w:r>
            <w:r>
              <w:rPr>
                <w:rFonts w:ascii="inherit" w:hAnsi="inherit"/>
                <w:color w:val="34302D"/>
              </w:rPr>
              <w:t>的</w:t>
            </w:r>
            <w:r>
              <w:rPr>
                <w:rStyle w:val="HTML"/>
                <w:rFonts w:ascii="Consolas" w:hAnsi="Consolas"/>
                <w:color w:val="34302D"/>
                <w:sz w:val="23"/>
                <w:szCs w:val="23"/>
                <w:shd w:val="clear" w:color="auto" w:fill="F7F7F8"/>
              </w:rPr>
              <w:t>@Scope</w:t>
            </w:r>
            <w:r>
              <w:rPr>
                <w:rFonts w:ascii="inherit" w:hAnsi="inherit"/>
                <w:color w:val="34302D"/>
              </w:rPr>
              <w:t>注释。</w:t>
            </w:r>
            <w:r>
              <w:rPr>
                <w:rStyle w:val="HTML"/>
                <w:rFonts w:ascii="Consolas" w:hAnsi="Consolas"/>
                <w:color w:val="34302D"/>
                <w:sz w:val="23"/>
                <w:szCs w:val="23"/>
                <w:shd w:val="clear" w:color="auto" w:fill="F7F7F8"/>
              </w:rPr>
              <w:t>javax.inject</w:t>
            </w:r>
            <w:r>
              <w:rPr>
                <w:rFonts w:ascii="inherit" w:hAnsi="inherit"/>
                <w:color w:val="34302D"/>
              </w:rPr>
              <w:t>还提供了</w:t>
            </w:r>
            <w:r>
              <w:rPr>
                <w:rFonts w:ascii="inherit" w:hAnsi="inherit"/>
                <w:color w:val="34302D"/>
              </w:rPr>
              <w:t> </w:t>
            </w:r>
            <w:hyperlink r:id="rId329" w:history="1">
              <w:r>
                <w:rPr>
                  <w:rStyle w:val="a4"/>
                  <w:rFonts w:ascii="inherit" w:hAnsi="inherit"/>
                  <w:color w:val="548E2E"/>
                </w:rPr>
                <w:t>@Scope</w:t>
              </w:r>
            </w:hyperlink>
            <w:r>
              <w:rPr>
                <w:rFonts w:ascii="inherit" w:hAnsi="inherit"/>
                <w:color w:val="34302D"/>
              </w:rPr>
              <w:t>注释。然而，这个仅用于创建自己的注释。</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@Qualifier</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@Qualifier / @Named</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Style w:val="HTML"/>
                <w:rFonts w:ascii="Consolas" w:hAnsi="Consolas"/>
                <w:color w:val="34302D"/>
                <w:sz w:val="23"/>
                <w:szCs w:val="23"/>
                <w:shd w:val="clear" w:color="auto" w:fill="F7F7F8"/>
              </w:rPr>
              <w:t>javax.inject.Qualifier</w:t>
            </w:r>
            <w:r>
              <w:rPr>
                <w:rFonts w:ascii="inherit" w:hAnsi="inherit"/>
                <w:color w:val="34302D"/>
              </w:rPr>
              <w:t>只是构建自定义限定符的元注释。具体</w:t>
            </w:r>
            <w:r>
              <w:rPr>
                <w:rStyle w:val="HTML"/>
                <w:rFonts w:ascii="Consolas" w:hAnsi="Consolas"/>
                <w:color w:val="34302D"/>
                <w:sz w:val="23"/>
                <w:szCs w:val="23"/>
                <w:shd w:val="clear" w:color="auto" w:fill="F7F7F8"/>
              </w:rPr>
              <w:t>String</w:t>
            </w:r>
            <w:r>
              <w:rPr>
                <w:rFonts w:ascii="inherit" w:hAnsi="inherit"/>
                <w:color w:val="34302D"/>
              </w:rPr>
              <w:t>限定符（如</w:t>
            </w:r>
            <w:r>
              <w:rPr>
                <w:rStyle w:val="HTML"/>
                <w:rFonts w:ascii="Consolas" w:hAnsi="Consolas"/>
                <w:color w:val="34302D"/>
                <w:sz w:val="23"/>
                <w:szCs w:val="23"/>
                <w:shd w:val="clear" w:color="auto" w:fill="F7F7F8"/>
              </w:rPr>
              <w:t>@Qualifier</w:t>
            </w:r>
            <w:r>
              <w:rPr>
                <w:rFonts w:ascii="inherit" w:hAnsi="inherit"/>
                <w:color w:val="34302D"/>
              </w:rPr>
              <w:t>带有值的</w:t>
            </w:r>
            <w:r>
              <w:rPr>
                <w:rFonts w:ascii="inherit" w:hAnsi="inherit"/>
                <w:color w:val="34302D"/>
              </w:rPr>
              <w:t>Spring </w:t>
            </w:r>
            <w:r>
              <w:rPr>
                <w:rFonts w:ascii="inherit" w:hAnsi="inherit"/>
                <w:color w:val="34302D"/>
              </w:rPr>
              <w:t>）可以通过关联</w:t>
            </w:r>
            <w:r>
              <w:rPr>
                <w:rStyle w:val="HTML"/>
                <w:rFonts w:ascii="Consolas" w:hAnsi="Consolas"/>
                <w:color w:val="34302D"/>
                <w:sz w:val="23"/>
                <w:szCs w:val="23"/>
                <w:shd w:val="clear" w:color="auto" w:fill="F7F7F8"/>
              </w:rPr>
              <w:t>javax.inject.Named</w:t>
            </w:r>
            <w:r>
              <w:rPr>
                <w:rFonts w:ascii="inherit" w:hAnsi="inherit"/>
                <w:color w:val="34302D"/>
              </w:rPr>
              <w:t>。</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值</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没有等价物</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需要</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没有等价物</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懒</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没有等价物</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的</w:t>
            </w:r>
            <w:r>
              <w:rPr>
                <w:rFonts w:ascii="inherit" w:hAnsi="inherit"/>
                <w:color w:val="34302D"/>
              </w:rPr>
              <w:t>ObjectFactory</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提供商</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Style w:val="HTML"/>
                <w:rFonts w:ascii="Consolas" w:hAnsi="Consolas"/>
                <w:color w:val="34302D"/>
                <w:sz w:val="23"/>
                <w:szCs w:val="23"/>
                <w:shd w:val="clear" w:color="auto" w:fill="F7F7F8"/>
              </w:rPr>
              <w:t>javax.inject.Provider</w:t>
            </w:r>
            <w:r>
              <w:rPr>
                <w:rFonts w:ascii="inherit" w:hAnsi="inherit"/>
                <w:color w:val="34302D"/>
              </w:rPr>
              <w:t>是</w:t>
            </w:r>
            <w:r>
              <w:rPr>
                <w:rFonts w:ascii="inherit" w:hAnsi="inherit"/>
                <w:color w:val="34302D"/>
              </w:rPr>
              <w:t>Spring</w:t>
            </w:r>
            <w:r>
              <w:rPr>
                <w:rFonts w:ascii="inherit" w:hAnsi="inherit"/>
                <w:color w:val="34302D"/>
              </w:rPr>
              <w:t>的直接替代品</w:t>
            </w:r>
            <w:r>
              <w:rPr>
                <w:rStyle w:val="HTML"/>
                <w:rFonts w:ascii="Consolas" w:hAnsi="Consolas"/>
                <w:color w:val="34302D"/>
                <w:sz w:val="23"/>
                <w:szCs w:val="23"/>
                <w:shd w:val="clear" w:color="auto" w:fill="F7F7F8"/>
              </w:rPr>
              <w:t>ObjectFactory</w:t>
            </w:r>
            <w:r>
              <w:rPr>
                <w:rFonts w:ascii="inherit" w:hAnsi="inherit"/>
                <w:color w:val="34302D"/>
              </w:rPr>
              <w:t>，只有较短的</w:t>
            </w:r>
            <w:r>
              <w:rPr>
                <w:rStyle w:val="HTML"/>
                <w:rFonts w:ascii="Consolas" w:hAnsi="Consolas"/>
                <w:color w:val="34302D"/>
                <w:sz w:val="23"/>
                <w:szCs w:val="23"/>
                <w:shd w:val="clear" w:color="auto" w:fill="F7F7F8"/>
              </w:rPr>
              <w:t>get()</w:t>
            </w:r>
            <w:r>
              <w:rPr>
                <w:rFonts w:ascii="inherit" w:hAnsi="inherit"/>
                <w:color w:val="34302D"/>
              </w:rPr>
              <w:t>方法名称。它也可以与</w:t>
            </w:r>
            <w:r>
              <w:rPr>
                <w:rFonts w:ascii="inherit" w:hAnsi="inherit"/>
                <w:color w:val="34302D"/>
              </w:rPr>
              <w:t>Spring </w:t>
            </w:r>
            <w:r>
              <w:rPr>
                <w:rStyle w:val="HTML"/>
                <w:rFonts w:ascii="Consolas" w:hAnsi="Consolas"/>
                <w:color w:val="34302D"/>
                <w:sz w:val="23"/>
                <w:szCs w:val="23"/>
                <w:shd w:val="clear" w:color="auto" w:fill="F7F7F8"/>
              </w:rPr>
              <w:t>@Autowired</w:t>
            </w:r>
            <w:r>
              <w:rPr>
                <w:rFonts w:ascii="inherit" w:hAnsi="inherit"/>
                <w:color w:val="34302D"/>
              </w:rPr>
              <w:t>或非注释构造函数和</w:t>
            </w:r>
            <w:r>
              <w:rPr>
                <w:rFonts w:ascii="inherit" w:hAnsi="inherit"/>
                <w:color w:val="34302D"/>
              </w:rPr>
              <w:t>setter</w:t>
            </w:r>
            <w:r>
              <w:rPr>
                <w:rFonts w:ascii="inherit" w:hAnsi="inherit"/>
                <w:color w:val="34302D"/>
              </w:rPr>
              <w:t>方法结合使用。</w:t>
            </w:r>
          </w:p>
        </w:tc>
      </w:tr>
    </w:tbl>
    <w:p w:rsidR="00F50501" w:rsidRPr="00F50501" w:rsidRDefault="00F50501" w:rsidP="00BA0D5D">
      <w:pPr>
        <w:widowControl/>
        <w:shd w:val="clear" w:color="auto" w:fill="FFFFFF"/>
        <w:spacing w:after="300"/>
        <w:jc w:val="left"/>
        <w:rPr>
          <w:rFonts w:ascii="Arial" w:hAnsi="Arial" w:cs="Arial"/>
          <w:color w:val="34302D"/>
          <w:shd w:val="clear" w:color="auto" w:fill="FFFFFF"/>
        </w:rPr>
      </w:pPr>
    </w:p>
    <w:p w:rsidR="00F50501" w:rsidRPr="00BA0D5D" w:rsidRDefault="00F50501"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40" w:name="_Toc15327098"/>
      <w:r w:rsidRPr="00BA0D5D">
        <w:rPr>
          <w:rFonts w:ascii="Arial" w:eastAsia="宋体" w:hAnsi="Arial" w:cs="Arial"/>
          <w:color w:val="34302D"/>
          <w:kern w:val="0"/>
          <w:sz w:val="41"/>
          <w:szCs w:val="41"/>
        </w:rPr>
        <w:t>1.12. Java-based Container Configuration</w:t>
      </w:r>
      <w:bookmarkEnd w:id="234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covers how to use annotations in your Java code to configure the Spring container. It includes the following topics:</w:t>
      </w:r>
    </w:p>
    <w:p w:rsidR="00BA0D5D" w:rsidRPr="00BA0D5D" w:rsidRDefault="003D7FE9"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0" w:anchor="beans-java-basic-concepts" w:history="1">
        <w:r w:rsidR="00BA0D5D" w:rsidRPr="00BA0D5D">
          <w:rPr>
            <w:rFonts w:ascii="inherit" w:eastAsia="宋体" w:hAnsi="inherit" w:cs="Arial"/>
            <w:color w:val="548E2E"/>
            <w:kern w:val="0"/>
            <w:sz w:val="24"/>
            <w:szCs w:val="24"/>
            <w:u w:val="single"/>
          </w:rPr>
          <w:t>Basic Concepts: </w:t>
        </w:r>
        <w:r w:rsidR="00BA0D5D" w:rsidRPr="00BA0D5D">
          <w:rPr>
            <w:rFonts w:ascii="Consolas" w:eastAsia="宋体" w:hAnsi="Consolas" w:cs="宋体"/>
            <w:color w:val="548E2E"/>
            <w:kern w:val="0"/>
            <w:sz w:val="23"/>
            <w:szCs w:val="23"/>
            <w:u w:val="single"/>
            <w:shd w:val="clear" w:color="auto" w:fill="F7F7F8"/>
          </w:rPr>
          <w:t>@Bean</w:t>
        </w:r>
        <w:r w:rsidR="00BA0D5D" w:rsidRPr="00BA0D5D">
          <w:rPr>
            <w:rFonts w:ascii="inherit" w:eastAsia="宋体" w:hAnsi="inherit" w:cs="Arial"/>
            <w:color w:val="548E2E"/>
            <w:kern w:val="0"/>
            <w:sz w:val="24"/>
            <w:szCs w:val="24"/>
            <w:u w:val="single"/>
          </w:rPr>
          <w:t> and </w:t>
        </w:r>
        <w:r w:rsidR="00BA0D5D" w:rsidRPr="00BA0D5D">
          <w:rPr>
            <w:rFonts w:ascii="Consolas" w:eastAsia="宋体" w:hAnsi="Consolas" w:cs="宋体"/>
            <w:color w:val="548E2E"/>
            <w:kern w:val="0"/>
            <w:sz w:val="23"/>
            <w:szCs w:val="23"/>
            <w:u w:val="single"/>
            <w:shd w:val="clear" w:color="auto" w:fill="F7F7F8"/>
          </w:rPr>
          <w:t>@Configuration</w:t>
        </w:r>
      </w:hyperlink>
    </w:p>
    <w:p w:rsidR="00BA0D5D" w:rsidRPr="00BA0D5D" w:rsidRDefault="003D7FE9"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1" w:anchor="beans-java-instantiating-container" w:history="1">
        <w:r w:rsidR="00BA0D5D" w:rsidRPr="00BA0D5D">
          <w:rPr>
            <w:rFonts w:ascii="inherit" w:eastAsia="宋体" w:hAnsi="inherit" w:cs="Arial"/>
            <w:color w:val="548E2E"/>
            <w:kern w:val="0"/>
            <w:sz w:val="24"/>
            <w:szCs w:val="24"/>
            <w:u w:val="single"/>
          </w:rPr>
          <w:t>Instantiating the Spring Container by Using </w:t>
        </w:r>
        <w:r w:rsidR="00BA0D5D" w:rsidRPr="00BA0D5D">
          <w:rPr>
            <w:rFonts w:ascii="Consolas" w:eastAsia="宋体" w:hAnsi="Consolas" w:cs="宋体"/>
            <w:color w:val="548E2E"/>
            <w:kern w:val="0"/>
            <w:sz w:val="23"/>
            <w:szCs w:val="23"/>
            <w:u w:val="single"/>
            <w:shd w:val="clear" w:color="auto" w:fill="F7F7F8"/>
          </w:rPr>
          <w:t>AnnotationConfigApplicationContext</w:t>
        </w:r>
      </w:hyperlink>
    </w:p>
    <w:p w:rsidR="00BA0D5D" w:rsidRPr="00BA0D5D" w:rsidRDefault="003D7FE9"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2" w:anchor="beans-java-bean-annotation" w:history="1">
        <w:r w:rsidR="00BA0D5D" w:rsidRPr="00BA0D5D">
          <w:rPr>
            <w:rFonts w:ascii="inherit" w:eastAsia="宋体" w:hAnsi="inherit" w:cs="Arial"/>
            <w:color w:val="548E2E"/>
            <w:kern w:val="0"/>
            <w:sz w:val="24"/>
            <w:szCs w:val="24"/>
            <w:u w:val="single"/>
          </w:rPr>
          <w:t>Using the </w:t>
        </w:r>
        <w:r w:rsidR="00BA0D5D" w:rsidRPr="00BA0D5D">
          <w:rPr>
            <w:rFonts w:ascii="Consolas" w:eastAsia="宋体" w:hAnsi="Consolas" w:cs="宋体"/>
            <w:color w:val="548E2E"/>
            <w:kern w:val="0"/>
            <w:sz w:val="23"/>
            <w:szCs w:val="23"/>
            <w:u w:val="single"/>
            <w:shd w:val="clear" w:color="auto" w:fill="F7F7F8"/>
          </w:rPr>
          <w:t>@Bean</w:t>
        </w:r>
        <w:r w:rsidR="00BA0D5D" w:rsidRPr="00BA0D5D">
          <w:rPr>
            <w:rFonts w:ascii="inherit" w:eastAsia="宋体" w:hAnsi="inherit" w:cs="Arial"/>
            <w:color w:val="548E2E"/>
            <w:kern w:val="0"/>
            <w:sz w:val="24"/>
            <w:szCs w:val="24"/>
            <w:u w:val="single"/>
          </w:rPr>
          <w:t> Annotation</w:t>
        </w:r>
      </w:hyperlink>
    </w:p>
    <w:p w:rsidR="00BA0D5D" w:rsidRPr="00BA0D5D" w:rsidRDefault="003D7FE9"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3" w:anchor="beans-java-configuration-annotation" w:history="1">
        <w:r w:rsidR="00BA0D5D" w:rsidRPr="00BA0D5D">
          <w:rPr>
            <w:rFonts w:ascii="inherit" w:eastAsia="宋体" w:hAnsi="inherit" w:cs="Arial"/>
            <w:color w:val="548E2E"/>
            <w:kern w:val="0"/>
            <w:sz w:val="24"/>
            <w:szCs w:val="24"/>
            <w:u w:val="single"/>
          </w:rPr>
          <w:t>Using the </w:t>
        </w:r>
        <w:r w:rsidR="00BA0D5D" w:rsidRPr="00BA0D5D">
          <w:rPr>
            <w:rFonts w:ascii="Consolas" w:eastAsia="宋体" w:hAnsi="Consolas" w:cs="宋体"/>
            <w:color w:val="548E2E"/>
            <w:kern w:val="0"/>
            <w:sz w:val="23"/>
            <w:szCs w:val="23"/>
            <w:u w:val="single"/>
            <w:shd w:val="clear" w:color="auto" w:fill="F7F7F8"/>
          </w:rPr>
          <w:t>@Configuration</w:t>
        </w:r>
        <w:r w:rsidR="00BA0D5D" w:rsidRPr="00BA0D5D">
          <w:rPr>
            <w:rFonts w:ascii="inherit" w:eastAsia="宋体" w:hAnsi="inherit" w:cs="Arial"/>
            <w:color w:val="548E2E"/>
            <w:kern w:val="0"/>
            <w:sz w:val="24"/>
            <w:szCs w:val="24"/>
            <w:u w:val="single"/>
          </w:rPr>
          <w:t> annotation</w:t>
        </w:r>
      </w:hyperlink>
    </w:p>
    <w:p w:rsidR="00BA0D5D" w:rsidRPr="00BA0D5D" w:rsidRDefault="003D7FE9"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4" w:anchor="beans-java-composing-configuration-classes" w:history="1">
        <w:r w:rsidR="00BA0D5D" w:rsidRPr="00BA0D5D">
          <w:rPr>
            <w:rFonts w:ascii="inherit" w:eastAsia="宋体" w:hAnsi="inherit" w:cs="Arial"/>
            <w:color w:val="548E2E"/>
            <w:kern w:val="0"/>
            <w:sz w:val="24"/>
            <w:szCs w:val="24"/>
            <w:u w:val="single"/>
          </w:rPr>
          <w:t>Composing Java-based Configurations</w:t>
        </w:r>
      </w:hyperlink>
    </w:p>
    <w:p w:rsidR="00BA0D5D" w:rsidRPr="00BA0D5D" w:rsidRDefault="003D7FE9"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5" w:anchor="beans-definition-profiles" w:history="1">
        <w:r w:rsidR="00BA0D5D" w:rsidRPr="00BA0D5D">
          <w:rPr>
            <w:rFonts w:ascii="inherit" w:eastAsia="宋体" w:hAnsi="inherit" w:cs="Arial"/>
            <w:color w:val="548E2E"/>
            <w:kern w:val="0"/>
            <w:sz w:val="24"/>
            <w:szCs w:val="24"/>
            <w:u w:val="single"/>
          </w:rPr>
          <w:t>Bean Definition Profiles</w:t>
        </w:r>
      </w:hyperlink>
    </w:p>
    <w:p w:rsidR="00BA0D5D" w:rsidRPr="00BA0D5D" w:rsidRDefault="003D7FE9"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6" w:anchor="beans-property-source-abstraction" w:history="1">
        <w:r w:rsidR="00BA0D5D" w:rsidRPr="00BA0D5D">
          <w:rPr>
            <w:rFonts w:ascii="Consolas" w:eastAsia="宋体" w:hAnsi="Consolas" w:cs="宋体"/>
            <w:color w:val="548E2E"/>
            <w:kern w:val="0"/>
            <w:sz w:val="23"/>
            <w:szCs w:val="23"/>
            <w:u w:val="single"/>
            <w:shd w:val="clear" w:color="auto" w:fill="F7F7F8"/>
          </w:rPr>
          <w:t>PropertySource</w:t>
        </w:r>
        <w:r w:rsidR="00BA0D5D" w:rsidRPr="00BA0D5D">
          <w:rPr>
            <w:rFonts w:ascii="inherit" w:eastAsia="宋体" w:hAnsi="inherit" w:cs="Arial"/>
            <w:color w:val="548E2E"/>
            <w:kern w:val="0"/>
            <w:sz w:val="24"/>
            <w:szCs w:val="24"/>
            <w:u w:val="single"/>
          </w:rPr>
          <w:t> Abstraction</w:t>
        </w:r>
      </w:hyperlink>
    </w:p>
    <w:p w:rsidR="00BA0D5D" w:rsidRPr="00BA0D5D" w:rsidRDefault="003D7FE9"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7" w:anchor="beans-using-propertysource" w:history="1">
        <w:r w:rsidR="00BA0D5D" w:rsidRPr="00BA0D5D">
          <w:rPr>
            <w:rFonts w:ascii="inherit" w:eastAsia="宋体" w:hAnsi="inherit" w:cs="Arial"/>
            <w:color w:val="548E2E"/>
            <w:kern w:val="0"/>
            <w:sz w:val="24"/>
            <w:szCs w:val="24"/>
            <w:u w:val="single"/>
          </w:rPr>
          <w:t>Using </w:t>
        </w:r>
        <w:r w:rsidR="00BA0D5D" w:rsidRPr="00BA0D5D">
          <w:rPr>
            <w:rFonts w:ascii="Consolas" w:eastAsia="宋体" w:hAnsi="Consolas" w:cs="宋体"/>
            <w:color w:val="548E2E"/>
            <w:kern w:val="0"/>
            <w:sz w:val="23"/>
            <w:szCs w:val="23"/>
            <w:u w:val="single"/>
            <w:shd w:val="clear" w:color="auto" w:fill="F7F7F8"/>
          </w:rPr>
          <w:t>@PropertySource</w:t>
        </w:r>
      </w:hyperlink>
    </w:p>
    <w:p w:rsidR="00BA0D5D" w:rsidRPr="00542DDB" w:rsidRDefault="003D7FE9"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8" w:anchor="beans-placeholder-resolution-in-statements" w:history="1">
        <w:r w:rsidR="00BA0D5D" w:rsidRPr="00BA0D5D">
          <w:rPr>
            <w:rFonts w:ascii="inherit" w:eastAsia="宋体" w:hAnsi="inherit" w:cs="Arial"/>
            <w:color w:val="548E2E"/>
            <w:kern w:val="0"/>
            <w:sz w:val="24"/>
            <w:szCs w:val="24"/>
            <w:u w:val="single"/>
          </w:rPr>
          <w:t>Placeholder Resolution in Statements</w:t>
        </w:r>
      </w:hyperlink>
    </w:p>
    <w:p w:rsidR="00542DDB" w:rsidRDefault="00542DDB" w:rsidP="00542D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本节介绍如何在</w:t>
      </w:r>
      <w:r>
        <w:rPr>
          <w:rFonts w:ascii="inherit" w:hAnsi="inherit" w:cs="Arial"/>
          <w:color w:val="34302D"/>
        </w:rPr>
        <w:t>Java</w:t>
      </w:r>
      <w:r>
        <w:rPr>
          <w:rFonts w:ascii="inherit" w:hAnsi="inherit" w:cs="Arial"/>
          <w:color w:val="34302D"/>
        </w:rPr>
        <w:t>代码中使用注释来配置</w:t>
      </w:r>
      <w:r>
        <w:rPr>
          <w:rFonts w:ascii="inherit" w:hAnsi="inherit" w:cs="Arial"/>
          <w:color w:val="34302D"/>
        </w:rPr>
        <w:t>Spring</w:t>
      </w:r>
      <w:r>
        <w:rPr>
          <w:rFonts w:ascii="inherit" w:hAnsi="inherit" w:cs="Arial"/>
          <w:color w:val="34302D"/>
        </w:rPr>
        <w:t>容器。它包括以下主题：</w:t>
      </w:r>
    </w:p>
    <w:p w:rsidR="00542DDB" w:rsidRDefault="003D7FE9"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39" w:anchor="beans-java-basic-concepts" w:history="1">
        <w:r w:rsidR="00542DDB">
          <w:rPr>
            <w:rStyle w:val="a4"/>
            <w:rFonts w:ascii="inherit" w:hAnsi="inherit" w:cs="Arial"/>
            <w:color w:val="548E2E"/>
          </w:rPr>
          <w:t>基本概念：</w:t>
        </w:r>
        <w:r w:rsidR="00542DDB">
          <w:rPr>
            <w:rStyle w:val="HTML"/>
            <w:rFonts w:ascii="Consolas" w:hAnsi="Consolas"/>
            <w:color w:val="548E2E"/>
            <w:sz w:val="23"/>
            <w:szCs w:val="23"/>
            <w:u w:val="single"/>
            <w:shd w:val="clear" w:color="auto" w:fill="F7F7F8"/>
          </w:rPr>
          <w:t>@Bean</w:t>
        </w:r>
        <w:r w:rsidR="00542DDB">
          <w:rPr>
            <w:rStyle w:val="a4"/>
            <w:rFonts w:ascii="inherit" w:hAnsi="inherit" w:cs="Arial"/>
            <w:color w:val="548E2E"/>
          </w:rPr>
          <w:t>和</w:t>
        </w:r>
        <w:r w:rsidR="00542DDB">
          <w:rPr>
            <w:rStyle w:val="HTML"/>
            <w:rFonts w:ascii="Consolas" w:hAnsi="Consolas"/>
            <w:color w:val="548E2E"/>
            <w:sz w:val="23"/>
            <w:szCs w:val="23"/>
            <w:u w:val="single"/>
            <w:shd w:val="clear" w:color="auto" w:fill="F7F7F8"/>
          </w:rPr>
          <w:t>@Configuration</w:t>
        </w:r>
      </w:hyperlink>
    </w:p>
    <w:p w:rsidR="00542DDB" w:rsidRDefault="003D7FE9"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0" w:anchor="beans-java-instantiating-container" w:history="1">
        <w:r w:rsidR="00542DDB">
          <w:rPr>
            <w:rStyle w:val="a4"/>
            <w:rFonts w:ascii="inherit" w:hAnsi="inherit" w:cs="Arial"/>
            <w:color w:val="548E2E"/>
          </w:rPr>
          <w:t>使用。实例化</w:t>
        </w:r>
        <w:r w:rsidR="00542DDB">
          <w:rPr>
            <w:rStyle w:val="a4"/>
            <w:rFonts w:ascii="inherit" w:hAnsi="inherit" w:cs="Arial"/>
            <w:color w:val="548E2E"/>
          </w:rPr>
          <w:t>Spring</w:t>
        </w:r>
        <w:r w:rsidR="00542DDB">
          <w:rPr>
            <w:rStyle w:val="a4"/>
            <w:rFonts w:ascii="inherit" w:hAnsi="inherit" w:cs="Arial"/>
            <w:color w:val="548E2E"/>
          </w:rPr>
          <w:t>容器</w:t>
        </w:r>
        <w:r w:rsidR="00542DDB">
          <w:rPr>
            <w:rStyle w:val="a4"/>
            <w:rFonts w:ascii="inherit" w:hAnsi="inherit" w:cs="Arial"/>
            <w:color w:val="548E2E"/>
          </w:rPr>
          <w:t> </w:t>
        </w:r>
        <w:r w:rsidR="00542DDB">
          <w:rPr>
            <w:rStyle w:val="HTML"/>
            <w:rFonts w:ascii="Consolas" w:hAnsi="Consolas"/>
            <w:color w:val="548E2E"/>
            <w:sz w:val="23"/>
            <w:szCs w:val="23"/>
            <w:u w:val="single"/>
            <w:shd w:val="clear" w:color="auto" w:fill="F7F7F8"/>
          </w:rPr>
          <w:t>AnnotationConfigApplicationContext</w:t>
        </w:r>
      </w:hyperlink>
    </w:p>
    <w:p w:rsidR="00542DDB" w:rsidRDefault="003D7FE9"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1" w:anchor="beans-java-bean-annotation" w:history="1">
        <w:r w:rsidR="00542DDB">
          <w:rPr>
            <w:rStyle w:val="a4"/>
            <w:rFonts w:ascii="inherit" w:hAnsi="inherit" w:cs="Arial"/>
            <w:color w:val="548E2E"/>
          </w:rPr>
          <w:t>使用</w:t>
        </w:r>
        <w:r w:rsidR="00542DDB">
          <w:rPr>
            <w:rStyle w:val="HTML"/>
            <w:rFonts w:ascii="Consolas" w:hAnsi="Consolas"/>
            <w:color w:val="548E2E"/>
            <w:sz w:val="23"/>
            <w:szCs w:val="23"/>
            <w:u w:val="single"/>
            <w:shd w:val="clear" w:color="auto" w:fill="F7F7F8"/>
          </w:rPr>
          <w:t>@Bean</w:t>
        </w:r>
        <w:r w:rsidR="00542DDB">
          <w:rPr>
            <w:rStyle w:val="a4"/>
            <w:rFonts w:ascii="inherit" w:hAnsi="inherit" w:cs="Arial"/>
            <w:color w:val="548E2E"/>
          </w:rPr>
          <w:t>注释</w:t>
        </w:r>
      </w:hyperlink>
    </w:p>
    <w:p w:rsidR="00542DDB" w:rsidRDefault="003D7FE9"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2" w:anchor="beans-java-configuration-annotation" w:history="1">
        <w:r w:rsidR="00542DDB">
          <w:rPr>
            <w:rStyle w:val="a4"/>
            <w:rFonts w:ascii="inherit" w:hAnsi="inherit" w:cs="Arial"/>
            <w:color w:val="548E2E"/>
          </w:rPr>
          <w:t>使用</w:t>
        </w:r>
        <w:r w:rsidR="00542DDB">
          <w:rPr>
            <w:rStyle w:val="HTML"/>
            <w:rFonts w:ascii="Consolas" w:hAnsi="Consolas"/>
            <w:color w:val="548E2E"/>
            <w:sz w:val="23"/>
            <w:szCs w:val="23"/>
            <w:u w:val="single"/>
            <w:shd w:val="clear" w:color="auto" w:fill="F7F7F8"/>
          </w:rPr>
          <w:t>@Configuration</w:t>
        </w:r>
        <w:r w:rsidR="00542DDB">
          <w:rPr>
            <w:rStyle w:val="a4"/>
            <w:rFonts w:ascii="inherit" w:hAnsi="inherit" w:cs="Arial"/>
            <w:color w:val="548E2E"/>
          </w:rPr>
          <w:t>注释</w:t>
        </w:r>
      </w:hyperlink>
    </w:p>
    <w:p w:rsidR="00542DDB" w:rsidRDefault="003D7FE9"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3" w:anchor="beans-java-composing-configuration-classes" w:history="1">
        <w:r w:rsidR="00542DDB">
          <w:rPr>
            <w:rStyle w:val="a4"/>
            <w:rFonts w:ascii="inherit" w:hAnsi="inherit" w:cs="Arial"/>
            <w:color w:val="548E2E"/>
          </w:rPr>
          <w:t>编写基于</w:t>
        </w:r>
        <w:r w:rsidR="00542DDB">
          <w:rPr>
            <w:rStyle w:val="a4"/>
            <w:rFonts w:ascii="inherit" w:hAnsi="inherit" w:cs="Arial"/>
            <w:color w:val="548E2E"/>
          </w:rPr>
          <w:t>Java</w:t>
        </w:r>
        <w:r w:rsidR="00542DDB">
          <w:rPr>
            <w:rStyle w:val="a4"/>
            <w:rFonts w:ascii="inherit" w:hAnsi="inherit" w:cs="Arial"/>
            <w:color w:val="548E2E"/>
          </w:rPr>
          <w:t>的配置</w:t>
        </w:r>
      </w:hyperlink>
    </w:p>
    <w:p w:rsidR="00542DDB" w:rsidRDefault="003D7FE9"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4" w:anchor="beans-definition-profiles" w:history="1">
        <w:r w:rsidR="00542DDB">
          <w:rPr>
            <w:rStyle w:val="a4"/>
            <w:rFonts w:ascii="inherit" w:hAnsi="inherit" w:cs="Arial"/>
            <w:color w:val="548E2E"/>
          </w:rPr>
          <w:t>Bean</w:t>
        </w:r>
        <w:r w:rsidR="00542DDB">
          <w:rPr>
            <w:rStyle w:val="a4"/>
            <w:rFonts w:ascii="inherit" w:hAnsi="inherit" w:cs="Arial"/>
            <w:color w:val="548E2E"/>
          </w:rPr>
          <w:t>定义配置文件</w:t>
        </w:r>
      </w:hyperlink>
    </w:p>
    <w:p w:rsidR="00542DDB" w:rsidRDefault="003D7FE9"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5" w:anchor="beans-property-source-abstraction" w:history="1">
        <w:r w:rsidR="00542DDB">
          <w:rPr>
            <w:rStyle w:val="HTML"/>
            <w:rFonts w:ascii="Consolas" w:hAnsi="Consolas"/>
            <w:color w:val="548E2E"/>
            <w:sz w:val="23"/>
            <w:szCs w:val="23"/>
            <w:u w:val="single"/>
            <w:shd w:val="clear" w:color="auto" w:fill="F7F7F8"/>
          </w:rPr>
          <w:t>PropertySource</w:t>
        </w:r>
        <w:r w:rsidR="00542DDB">
          <w:rPr>
            <w:rStyle w:val="a4"/>
            <w:rFonts w:ascii="inherit" w:hAnsi="inherit" w:cs="Arial"/>
            <w:color w:val="548E2E"/>
          </w:rPr>
          <w:t> </w:t>
        </w:r>
        <w:r w:rsidR="00542DDB">
          <w:rPr>
            <w:rStyle w:val="a4"/>
            <w:rFonts w:ascii="inherit" w:hAnsi="inherit" w:cs="Arial"/>
            <w:color w:val="548E2E"/>
          </w:rPr>
          <w:t>抽象化</w:t>
        </w:r>
      </w:hyperlink>
    </w:p>
    <w:p w:rsidR="00542DDB" w:rsidRDefault="003D7FE9"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6" w:anchor="beans-using-propertysource" w:history="1">
        <w:r w:rsidR="00542DDB">
          <w:rPr>
            <w:rStyle w:val="a4"/>
            <w:rFonts w:ascii="inherit" w:hAnsi="inherit" w:cs="Arial"/>
            <w:color w:val="548E2E"/>
          </w:rPr>
          <w:t>运用</w:t>
        </w:r>
        <w:r w:rsidR="00542DDB">
          <w:rPr>
            <w:rStyle w:val="a4"/>
            <w:rFonts w:ascii="inherit" w:hAnsi="inherit" w:cs="Arial"/>
            <w:color w:val="548E2E"/>
          </w:rPr>
          <w:t> </w:t>
        </w:r>
        <w:r w:rsidR="00542DDB">
          <w:rPr>
            <w:rStyle w:val="HTML"/>
            <w:rFonts w:ascii="Consolas" w:hAnsi="Consolas"/>
            <w:color w:val="548E2E"/>
            <w:sz w:val="23"/>
            <w:szCs w:val="23"/>
            <w:u w:val="single"/>
            <w:shd w:val="clear" w:color="auto" w:fill="F7F7F8"/>
          </w:rPr>
          <w:t>@PropertySource</w:t>
        </w:r>
      </w:hyperlink>
    </w:p>
    <w:p w:rsidR="00542DDB" w:rsidRPr="00542DDB" w:rsidRDefault="003D7FE9"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7" w:anchor="beans-placeholder-resolution-in-statements" w:history="1">
        <w:r w:rsidR="00542DDB">
          <w:rPr>
            <w:rStyle w:val="a4"/>
            <w:rFonts w:ascii="inherit" w:hAnsi="inherit" w:cs="Arial"/>
            <w:color w:val="548E2E"/>
          </w:rPr>
          <w:t>占位符决议在声明中</w:t>
        </w:r>
      </w:hyperlink>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1.12.1. Basic Concepts: </w:t>
      </w:r>
      <w:r w:rsidRPr="00BA0D5D">
        <w:rPr>
          <w:rFonts w:ascii="Consolas" w:eastAsia="宋体" w:hAnsi="Consolas" w:cs="宋体"/>
          <w:color w:val="34302D"/>
          <w:kern w:val="0"/>
          <w:sz w:val="33"/>
          <w:szCs w:val="33"/>
          <w:shd w:val="clear" w:color="auto" w:fill="F7F7F8"/>
        </w:rPr>
        <w:t>@Bean</w:t>
      </w:r>
      <w:r w:rsidRPr="00BA0D5D">
        <w:rPr>
          <w:rFonts w:ascii="Arial" w:eastAsia="宋体" w:hAnsi="Arial" w:cs="Arial"/>
          <w:color w:val="34302D"/>
          <w:kern w:val="0"/>
          <w:sz w:val="35"/>
          <w:szCs w:val="35"/>
        </w:rPr>
        <w:t> and </w:t>
      </w:r>
      <w:r w:rsidRPr="00BA0D5D">
        <w:rPr>
          <w:rFonts w:ascii="Consolas" w:eastAsia="宋体" w:hAnsi="Consolas" w:cs="宋体"/>
          <w:color w:val="34302D"/>
          <w:kern w:val="0"/>
          <w:sz w:val="33"/>
          <w:szCs w:val="33"/>
          <w:shd w:val="clear" w:color="auto" w:fill="F7F7F8"/>
        </w:rPr>
        <w:t>@Configuration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central artifacts in Spring’s new Java-configuration support are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-annotated classes and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-annotated methods.</w:t>
      </w:r>
    </w:p>
    <w:p w:rsidR="00542DDB" w:rsidRDefault="00542DDB" w:rsidP="00542D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Spring</w:t>
      </w:r>
      <w:r>
        <w:rPr>
          <w:rFonts w:ascii="inherit" w:hAnsi="inherit" w:cs="Arial"/>
          <w:color w:val="34302D"/>
        </w:rPr>
        <w:t>的新</w:t>
      </w:r>
      <w:r>
        <w:rPr>
          <w:rFonts w:ascii="inherit" w:hAnsi="inherit" w:cs="Arial"/>
          <w:color w:val="34302D"/>
        </w:rPr>
        <w:t>Java</w:t>
      </w:r>
      <w:r>
        <w:rPr>
          <w:rFonts w:ascii="inherit" w:hAnsi="inherit" w:cs="Arial"/>
          <w:color w:val="34302D"/>
        </w:rPr>
        <w:t>配置支持中的中心工件是</w:t>
      </w:r>
      <w:r>
        <w:rPr>
          <w:rFonts w:ascii="inherit" w:hAnsi="inherit" w:cs="Arial"/>
          <w:color w:val="34302D"/>
        </w:rPr>
        <w:t> </w:t>
      </w:r>
      <w:r>
        <w:rPr>
          <w:rStyle w:val="HTML"/>
          <w:rFonts w:ascii="Consolas" w:hAnsi="Consolas"/>
          <w:color w:val="34302D"/>
          <w:sz w:val="23"/>
          <w:szCs w:val="23"/>
          <w:shd w:val="clear" w:color="auto" w:fill="F7F7F8"/>
        </w:rPr>
        <w:t>@Configuration</w:t>
      </w:r>
      <w:r>
        <w:rPr>
          <w:rFonts w:ascii="inherit" w:hAnsi="inherit" w:cs="Arial"/>
          <w:color w:val="34302D"/>
        </w:rPr>
        <w:t>注释类和</w:t>
      </w:r>
      <w:r>
        <w:rPr>
          <w:rStyle w:val="HTML"/>
          <w:rFonts w:ascii="Consolas" w:hAnsi="Consolas"/>
          <w:color w:val="34302D"/>
          <w:sz w:val="23"/>
          <w:szCs w:val="23"/>
          <w:shd w:val="clear" w:color="auto" w:fill="F7F7F8"/>
        </w:rPr>
        <w:t>@Bean</w:t>
      </w:r>
      <w:r>
        <w:rPr>
          <w:rFonts w:ascii="inherit" w:hAnsi="inherit" w:cs="Arial"/>
          <w:color w:val="34302D"/>
        </w:rPr>
        <w:t>注释方法。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is used to indicate that a method instantiates, configures, and initializes a new object to be managed by the Spring IoC container. For those familiar with Spring’s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XML configuration,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plays the same role as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You can use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-annotated methods with any Spring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However, they are most often used with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beans.</w:t>
      </w:r>
    </w:p>
    <w:p w:rsidR="00542DDB" w:rsidRPr="00BA0D5D" w:rsidRDefault="00542DDB" w:rsidP="00542D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lastRenderedPageBreak/>
        <w:t>该</w:t>
      </w:r>
      <w:r>
        <w:rPr>
          <w:rStyle w:val="HTML"/>
          <w:rFonts w:ascii="Consolas" w:hAnsi="Consolas"/>
          <w:color w:val="34302D"/>
          <w:sz w:val="23"/>
          <w:szCs w:val="23"/>
          <w:shd w:val="clear" w:color="auto" w:fill="F7F7F8"/>
        </w:rPr>
        <w:t>@Bean</w:t>
      </w:r>
      <w:r>
        <w:rPr>
          <w:rFonts w:ascii="inherit" w:hAnsi="inherit" w:cs="Arial"/>
          <w:color w:val="34302D"/>
        </w:rPr>
        <w:t>注释被用于指示一个方法实例，配置和初始化为通过</w:t>
      </w:r>
      <w:r>
        <w:rPr>
          <w:rFonts w:ascii="inherit" w:hAnsi="inherit" w:cs="Arial"/>
          <w:color w:val="34302D"/>
        </w:rPr>
        <w:t>Spring IoC</w:t>
      </w:r>
      <w:r>
        <w:rPr>
          <w:rFonts w:ascii="inherit" w:hAnsi="inherit" w:cs="Arial"/>
          <w:color w:val="34302D"/>
        </w:rPr>
        <w:t>容器进行管理的新对象。对于那些熟悉</w:t>
      </w:r>
      <w:r>
        <w:rPr>
          <w:rFonts w:ascii="inherit" w:hAnsi="inherit" w:cs="Arial"/>
          <w:color w:val="34302D"/>
        </w:rPr>
        <w:t>Spring</w:t>
      </w:r>
      <w:r>
        <w:rPr>
          <w:rFonts w:ascii="inherit" w:hAnsi="inherit" w:cs="Arial"/>
          <w:color w:val="34302D"/>
        </w:rPr>
        <w:t>的</w:t>
      </w:r>
      <w:r>
        <w:rPr>
          <w:rStyle w:val="HTML"/>
          <w:rFonts w:ascii="Consolas" w:hAnsi="Consolas"/>
          <w:color w:val="34302D"/>
          <w:sz w:val="23"/>
          <w:szCs w:val="23"/>
          <w:shd w:val="clear" w:color="auto" w:fill="F7F7F8"/>
        </w:rPr>
        <w:t>&lt;beans/&gt;</w:t>
      </w:r>
      <w:r>
        <w:rPr>
          <w:rFonts w:ascii="inherit" w:hAnsi="inherit" w:cs="Arial"/>
          <w:color w:val="34302D"/>
        </w:rPr>
        <w:t>XML</w:t>
      </w:r>
      <w:r>
        <w:rPr>
          <w:rFonts w:ascii="inherit" w:hAnsi="inherit" w:cs="Arial"/>
          <w:color w:val="34302D"/>
        </w:rPr>
        <w:t>配置的人来说，</w:t>
      </w:r>
      <w:r>
        <w:rPr>
          <w:rStyle w:val="HTML"/>
          <w:rFonts w:ascii="Consolas" w:hAnsi="Consolas"/>
          <w:color w:val="34302D"/>
          <w:sz w:val="23"/>
          <w:szCs w:val="23"/>
          <w:shd w:val="clear" w:color="auto" w:fill="F7F7F8"/>
        </w:rPr>
        <w:t>@Bean</w:t>
      </w:r>
      <w:r>
        <w:rPr>
          <w:rFonts w:ascii="inherit" w:hAnsi="inherit" w:cs="Arial"/>
          <w:color w:val="34302D"/>
        </w:rPr>
        <w:t>注释与</w:t>
      </w:r>
      <w:r>
        <w:rPr>
          <w:rStyle w:val="HTML"/>
          <w:rFonts w:ascii="Consolas" w:hAnsi="Consolas"/>
          <w:color w:val="34302D"/>
          <w:sz w:val="23"/>
          <w:szCs w:val="23"/>
          <w:shd w:val="clear" w:color="auto" w:fill="F7F7F8"/>
        </w:rPr>
        <w:t>&lt;bean/&gt;</w:t>
      </w:r>
      <w:r>
        <w:rPr>
          <w:rFonts w:ascii="inherit" w:hAnsi="inherit" w:cs="Arial"/>
          <w:color w:val="34302D"/>
        </w:rPr>
        <w:t>元素扮演的角色相同。你可以</w:t>
      </w:r>
      <w:r>
        <w:rPr>
          <w:rStyle w:val="HTML"/>
          <w:rFonts w:ascii="Consolas" w:hAnsi="Consolas"/>
          <w:color w:val="34302D"/>
          <w:sz w:val="23"/>
          <w:szCs w:val="23"/>
          <w:shd w:val="clear" w:color="auto" w:fill="F7F7F8"/>
        </w:rPr>
        <w:t>@Bean</w:t>
      </w:r>
      <w:r>
        <w:rPr>
          <w:rFonts w:ascii="inherit" w:hAnsi="inherit" w:cs="Arial"/>
          <w:color w:val="34302D"/>
        </w:rPr>
        <w:t>在任何</w:t>
      </w:r>
      <w:r>
        <w:rPr>
          <w:rFonts w:ascii="inherit" w:hAnsi="inherit" w:cs="Arial"/>
          <w:color w:val="34302D"/>
        </w:rPr>
        <w:t>Spring</w:t>
      </w:r>
      <w:r>
        <w:rPr>
          <w:rFonts w:ascii="inherit" w:hAnsi="inherit" w:cs="Arial"/>
          <w:color w:val="34302D"/>
        </w:rPr>
        <w:t>中使用</w:t>
      </w:r>
      <w:r>
        <w:rPr>
          <w:rFonts w:ascii="inherit" w:hAnsi="inherit" w:cs="Arial"/>
          <w:color w:val="34302D"/>
        </w:rPr>
        <w:t>-annotated</w:t>
      </w:r>
      <w:r>
        <w:rPr>
          <w:rFonts w:ascii="inherit" w:hAnsi="inherit" w:cs="Arial"/>
          <w:color w:val="34302D"/>
        </w:rPr>
        <w:t>方法</w:t>
      </w:r>
      <w:r>
        <w:rPr>
          <w:rFonts w:ascii="inherit" w:hAnsi="inherit" w:cs="Arial"/>
          <w:color w:val="34302D"/>
        </w:rPr>
        <w:t> </w:t>
      </w:r>
      <w:r>
        <w:rPr>
          <w:rStyle w:val="HTML"/>
          <w:rFonts w:ascii="Consolas" w:hAnsi="Consolas"/>
          <w:color w:val="34302D"/>
          <w:sz w:val="23"/>
          <w:szCs w:val="23"/>
          <w:shd w:val="clear" w:color="auto" w:fill="F7F7F8"/>
        </w:rPr>
        <w:t>@Component</w:t>
      </w:r>
      <w:r>
        <w:rPr>
          <w:rFonts w:ascii="inherit" w:hAnsi="inherit" w:cs="Arial"/>
          <w:color w:val="34302D"/>
        </w:rPr>
        <w:t>。但是，它们最常用于</w:t>
      </w:r>
      <w:r>
        <w:rPr>
          <w:rStyle w:val="HTML"/>
          <w:rFonts w:ascii="Consolas" w:hAnsi="Consolas"/>
          <w:color w:val="34302D"/>
          <w:sz w:val="23"/>
          <w:szCs w:val="23"/>
          <w:shd w:val="clear" w:color="auto" w:fill="F7F7F8"/>
        </w:rPr>
        <w:t>@Configuration</w:t>
      </w:r>
      <w:r>
        <w:rPr>
          <w:rFonts w:ascii="inherit" w:hAnsi="inherit" w:cs="Arial"/>
          <w:color w:val="34302D"/>
        </w:rPr>
        <w:t>豆类。</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Annotating a class with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indicates that its primary purpose is as a source of bean definitions. Furthermore,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let inter-bean dependencies be defined by calling other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in the same class. The simplest possible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reads as follows:</w:t>
      </w:r>
    </w:p>
    <w:p w:rsidR="00542DDB" w:rsidRPr="00BA0D5D" w:rsidRDefault="00542DDB" w:rsidP="00542D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对类进行注释</w:t>
      </w:r>
      <w:r>
        <w:rPr>
          <w:rStyle w:val="HTML"/>
          <w:rFonts w:ascii="Consolas" w:hAnsi="Consolas"/>
          <w:color w:val="34302D"/>
          <w:sz w:val="23"/>
          <w:szCs w:val="23"/>
          <w:shd w:val="clear" w:color="auto" w:fill="F7F7F8"/>
        </w:rPr>
        <w:t>@Configuration</w:t>
      </w:r>
      <w:r>
        <w:rPr>
          <w:rFonts w:ascii="inherit" w:hAnsi="inherit" w:cs="Arial"/>
          <w:color w:val="34302D"/>
        </w:rPr>
        <w:t>表明其主要目的是作为</w:t>
      </w:r>
      <w:r>
        <w:rPr>
          <w:rFonts w:ascii="inherit" w:hAnsi="inherit" w:cs="Arial"/>
          <w:color w:val="34302D"/>
        </w:rPr>
        <w:t>bean</w:t>
      </w:r>
      <w:r>
        <w:rPr>
          <w:rFonts w:ascii="inherit" w:hAnsi="inherit" w:cs="Arial"/>
          <w:color w:val="34302D"/>
        </w:rPr>
        <w:t>定义的来源。此外，</w:t>
      </w:r>
      <w:r>
        <w:rPr>
          <w:rStyle w:val="HTML"/>
          <w:rFonts w:ascii="Consolas" w:hAnsi="Consolas"/>
          <w:color w:val="34302D"/>
          <w:sz w:val="23"/>
          <w:szCs w:val="23"/>
          <w:shd w:val="clear" w:color="auto" w:fill="F7F7F8"/>
        </w:rPr>
        <w:t>@Configuration</w:t>
      </w:r>
      <w:r>
        <w:rPr>
          <w:rFonts w:ascii="inherit" w:hAnsi="inherit" w:cs="Arial"/>
          <w:color w:val="34302D"/>
        </w:rPr>
        <w:t>类允许通过调用</w:t>
      </w:r>
      <w:r>
        <w:rPr>
          <w:rStyle w:val="HTML"/>
          <w:rFonts w:ascii="Consolas" w:hAnsi="Consolas"/>
          <w:color w:val="34302D"/>
          <w:sz w:val="23"/>
          <w:szCs w:val="23"/>
          <w:shd w:val="clear" w:color="auto" w:fill="F7F7F8"/>
        </w:rPr>
        <w:t>@Bean</w:t>
      </w:r>
      <w:r>
        <w:rPr>
          <w:rFonts w:ascii="inherit" w:hAnsi="inherit" w:cs="Arial"/>
          <w:color w:val="34302D"/>
        </w:rPr>
        <w:t>同一类中的其他方法来定义</w:t>
      </w:r>
      <w:r>
        <w:rPr>
          <w:rFonts w:ascii="inherit" w:hAnsi="inherit" w:cs="Arial"/>
          <w:color w:val="34302D"/>
        </w:rPr>
        <w:t>bean</w:t>
      </w:r>
      <w:r>
        <w:rPr>
          <w:rFonts w:ascii="inherit" w:hAnsi="inherit" w:cs="Arial"/>
          <w:color w:val="34302D"/>
        </w:rPr>
        <w:t>间依赖关系。最简单的</w:t>
      </w:r>
      <w:r>
        <w:rPr>
          <w:rStyle w:val="HTML"/>
          <w:rFonts w:ascii="Consolas" w:hAnsi="Consolas"/>
          <w:color w:val="34302D"/>
          <w:sz w:val="23"/>
          <w:szCs w:val="23"/>
          <w:shd w:val="clear" w:color="auto" w:fill="F7F7F8"/>
        </w:rPr>
        <w:t>@Configuration</w:t>
      </w:r>
      <w:r>
        <w:rPr>
          <w:rFonts w:ascii="inherit" w:hAnsi="inherit" w:cs="Arial"/>
          <w:color w:val="34302D"/>
        </w:rPr>
        <w:t>类如下：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MyService myService()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MyServiceImpl();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w:t>
      </w:r>
      <w:r w:rsidRPr="00BA0D5D">
        <w:rPr>
          <w:rFonts w:ascii="Consolas" w:eastAsia="宋体" w:hAnsi="Consolas" w:cs="宋体"/>
          <w:color w:val="34302D"/>
          <w:kern w:val="0"/>
          <w:sz w:val="23"/>
          <w:szCs w:val="23"/>
          <w:shd w:val="clear" w:color="auto" w:fill="F7F7F8"/>
        </w:rPr>
        <w:t>AppConfig</w:t>
      </w:r>
      <w:r w:rsidRPr="00BA0D5D">
        <w:rPr>
          <w:rFonts w:ascii="inherit" w:eastAsia="宋体" w:hAnsi="inherit" w:cs="Arial"/>
          <w:color w:val="34302D"/>
          <w:kern w:val="0"/>
          <w:sz w:val="24"/>
          <w:szCs w:val="24"/>
        </w:rPr>
        <w:t> class is equivalent to the following Spring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XML:</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上面的</w:t>
      </w:r>
      <w:r>
        <w:rPr>
          <w:rStyle w:val="HTML"/>
          <w:rFonts w:ascii="Consolas" w:hAnsi="Consolas"/>
          <w:sz w:val="23"/>
          <w:szCs w:val="23"/>
          <w:shd w:val="clear" w:color="auto" w:fill="F7F7F8"/>
        </w:rPr>
        <w:t>AppConfig</w:t>
      </w:r>
      <w:r>
        <w:rPr>
          <w:rFonts w:ascii="Arial" w:hAnsi="Arial" w:cs="Arial"/>
          <w:color w:val="34302D"/>
          <w:shd w:val="clear" w:color="auto" w:fill="FFFFFF"/>
        </w:rPr>
        <w:t>类等效于以下</w:t>
      </w:r>
      <w:r>
        <w:rPr>
          <w:rFonts w:ascii="Arial" w:hAnsi="Arial" w:cs="Arial"/>
          <w:color w:val="34302D"/>
          <w:shd w:val="clear" w:color="auto" w:fill="FFFFFF"/>
        </w:rPr>
        <w:t>Spring </w:t>
      </w:r>
      <w:r>
        <w:rPr>
          <w:rStyle w:val="HTML"/>
          <w:rFonts w:ascii="Consolas" w:hAnsi="Consolas"/>
          <w:sz w:val="23"/>
          <w:szCs w:val="23"/>
          <w:shd w:val="clear" w:color="auto" w:fill="F7F7F8"/>
        </w:rPr>
        <w:t>&lt;beans/&gt;</w:t>
      </w:r>
      <w:r>
        <w:rPr>
          <w:rFonts w:ascii="Arial" w:hAnsi="Arial" w:cs="Arial"/>
          <w:color w:val="34302D"/>
          <w:shd w:val="clear" w:color="auto" w:fill="FFFFFF"/>
        </w:rPr>
        <w:t>XML</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"com.acme.services.MyServiceImpl"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Full @Configuration vs “lite” @Bean mode?</w:t>
      </w:r>
    </w:p>
    <w:p w:rsidR="00542DDB" w:rsidRPr="00BA0D5D" w:rsidRDefault="00542DDB" w:rsidP="00BA0D5D">
      <w:pPr>
        <w:widowControl/>
        <w:shd w:val="clear" w:color="auto" w:fill="F1F1F1"/>
        <w:jc w:val="center"/>
        <w:rPr>
          <w:rFonts w:ascii="Arial" w:eastAsia="宋体" w:hAnsi="Arial" w:cs="Arial"/>
          <w:color w:val="0B0A0A"/>
          <w:kern w:val="0"/>
          <w:sz w:val="41"/>
          <w:szCs w:val="41"/>
        </w:rPr>
      </w:pPr>
      <w:r>
        <w:rPr>
          <w:rFonts w:ascii="Arial" w:hAnsi="Arial" w:cs="Arial"/>
          <w:color w:val="0B0A0A"/>
          <w:sz w:val="41"/>
          <w:szCs w:val="41"/>
          <w:shd w:val="clear" w:color="auto" w:fill="F1F1F1"/>
        </w:rPr>
        <w:t>完整</w:t>
      </w:r>
      <w:r>
        <w:rPr>
          <w:rFonts w:ascii="Arial" w:hAnsi="Arial" w:cs="Arial"/>
          <w:color w:val="0B0A0A"/>
          <w:sz w:val="41"/>
          <w:szCs w:val="41"/>
          <w:shd w:val="clear" w:color="auto" w:fill="F1F1F1"/>
        </w:rPr>
        <w:t>@Configuration vs“lite”@Bean</w:t>
      </w:r>
      <w:r>
        <w:rPr>
          <w:rFonts w:ascii="Arial" w:hAnsi="Arial" w:cs="Arial"/>
          <w:color w:val="0B0A0A"/>
          <w:sz w:val="41"/>
          <w:szCs w:val="41"/>
          <w:shd w:val="clear" w:color="auto" w:fill="F1F1F1"/>
        </w:rPr>
        <w:t>模式？</w:t>
      </w:r>
    </w:p>
    <w:p w:rsid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are declared within classes that are not annotated with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they are referred to as being processed in a “lite” mode. Bean methods declared in a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or even in a plain old class are considered to be “lite”, with a different primary purpose of the containing class and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being a sort of bonus there. For example, service components may expose management views to the container through an additional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on each applicable component class. In such scenarios,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are a general-purpose factory method mechanism.</w:t>
      </w:r>
    </w:p>
    <w:p w:rsidR="00542DDB" w:rsidRPr="00BA0D5D" w:rsidRDefault="00542DDB" w:rsidP="00BA0D5D">
      <w:pPr>
        <w:widowControl/>
        <w:shd w:val="clear" w:color="auto" w:fill="F1F1F1"/>
        <w:spacing w:after="300"/>
        <w:jc w:val="left"/>
        <w:rPr>
          <w:rFonts w:ascii="inherit" w:eastAsia="宋体" w:hAnsi="inherit" w:cs="Arial" w:hint="eastAsia"/>
          <w:color w:val="34302D"/>
          <w:kern w:val="0"/>
          <w:sz w:val="24"/>
          <w:szCs w:val="24"/>
        </w:rPr>
      </w:pPr>
      <w:r>
        <w:rPr>
          <w:rFonts w:ascii="Arial" w:hAnsi="Arial" w:cs="Arial"/>
          <w:color w:val="34302D"/>
          <w:shd w:val="clear" w:color="auto" w:fill="F1F1F1"/>
        </w:rPr>
        <w:t>当</w:t>
      </w:r>
      <w:r>
        <w:rPr>
          <w:rStyle w:val="HTML"/>
          <w:rFonts w:ascii="Consolas" w:hAnsi="Consolas"/>
          <w:sz w:val="23"/>
          <w:szCs w:val="23"/>
          <w:shd w:val="clear" w:color="auto" w:fill="F7F7F8"/>
        </w:rPr>
        <w:t>@Bean</w:t>
      </w:r>
      <w:r>
        <w:rPr>
          <w:rFonts w:ascii="Arial" w:hAnsi="Arial" w:cs="Arial"/>
          <w:color w:val="34302D"/>
          <w:shd w:val="clear" w:color="auto" w:fill="F1F1F1"/>
        </w:rPr>
        <w:t>在未注释的类中声明方法时</w:t>
      </w:r>
      <w:r>
        <w:rPr>
          <w:rFonts w:ascii="Arial" w:hAnsi="Arial" w:cs="Arial"/>
          <w:color w:val="34302D"/>
          <w:shd w:val="clear" w:color="auto" w:fill="F1F1F1"/>
        </w:rPr>
        <w:t> </w:t>
      </w:r>
      <w:r>
        <w:rPr>
          <w:rStyle w:val="HTML"/>
          <w:rFonts w:ascii="Consolas" w:hAnsi="Consolas"/>
          <w:sz w:val="23"/>
          <w:szCs w:val="23"/>
          <w:shd w:val="clear" w:color="auto" w:fill="F7F7F8"/>
        </w:rPr>
        <w:t>@Configuration</w:t>
      </w:r>
      <w:r>
        <w:rPr>
          <w:rFonts w:ascii="Arial" w:hAnsi="Arial" w:cs="Arial"/>
          <w:color w:val="34302D"/>
          <w:shd w:val="clear" w:color="auto" w:fill="F1F1F1"/>
        </w:rPr>
        <w:t>，它们被称为以</w:t>
      </w:r>
      <w:r>
        <w:rPr>
          <w:rFonts w:ascii="Arial" w:hAnsi="Arial" w:cs="Arial"/>
          <w:color w:val="34302D"/>
          <w:shd w:val="clear" w:color="auto" w:fill="F1F1F1"/>
        </w:rPr>
        <w:t>“</w:t>
      </w:r>
      <w:r>
        <w:rPr>
          <w:rFonts w:ascii="Arial" w:hAnsi="Arial" w:cs="Arial"/>
          <w:color w:val="34302D"/>
          <w:shd w:val="clear" w:color="auto" w:fill="F1F1F1"/>
        </w:rPr>
        <w:t>精简</w:t>
      </w:r>
      <w:r>
        <w:rPr>
          <w:rFonts w:ascii="Arial" w:hAnsi="Arial" w:cs="Arial"/>
          <w:color w:val="34302D"/>
          <w:shd w:val="clear" w:color="auto" w:fill="F1F1F1"/>
        </w:rPr>
        <w:t>”</w:t>
      </w:r>
      <w:r>
        <w:rPr>
          <w:rFonts w:ascii="Arial" w:hAnsi="Arial" w:cs="Arial"/>
          <w:color w:val="34302D"/>
          <w:shd w:val="clear" w:color="auto" w:fill="F1F1F1"/>
        </w:rPr>
        <w:t>模式处理。在一个</w:t>
      </w:r>
      <w:r>
        <w:rPr>
          <w:rStyle w:val="HTML"/>
          <w:rFonts w:ascii="Consolas" w:hAnsi="Consolas"/>
          <w:sz w:val="23"/>
          <w:szCs w:val="23"/>
          <w:shd w:val="clear" w:color="auto" w:fill="F7F7F8"/>
        </w:rPr>
        <w:t>@Component</w:t>
      </w:r>
      <w:r>
        <w:rPr>
          <w:rFonts w:ascii="Arial" w:hAnsi="Arial" w:cs="Arial"/>
          <w:color w:val="34302D"/>
          <w:shd w:val="clear" w:color="auto" w:fill="F1F1F1"/>
        </w:rPr>
        <w:t>或甚至在一个普通的旧类中声明的</w:t>
      </w:r>
      <w:r>
        <w:rPr>
          <w:rFonts w:ascii="Arial" w:hAnsi="Arial" w:cs="Arial"/>
          <w:color w:val="34302D"/>
          <w:shd w:val="clear" w:color="auto" w:fill="F1F1F1"/>
        </w:rPr>
        <w:t>Bean</w:t>
      </w:r>
      <w:r>
        <w:rPr>
          <w:rFonts w:ascii="Arial" w:hAnsi="Arial" w:cs="Arial"/>
          <w:color w:val="34302D"/>
          <w:shd w:val="clear" w:color="auto" w:fill="F1F1F1"/>
        </w:rPr>
        <w:t>方法被认为是</w:t>
      </w:r>
      <w:r>
        <w:rPr>
          <w:rFonts w:ascii="Arial" w:hAnsi="Arial" w:cs="Arial"/>
          <w:color w:val="34302D"/>
          <w:shd w:val="clear" w:color="auto" w:fill="F1F1F1"/>
        </w:rPr>
        <w:t>“</w:t>
      </w:r>
      <w:r>
        <w:rPr>
          <w:rFonts w:ascii="Arial" w:hAnsi="Arial" w:cs="Arial"/>
          <w:color w:val="34302D"/>
          <w:shd w:val="clear" w:color="auto" w:fill="F1F1F1"/>
        </w:rPr>
        <w:t>精简</w:t>
      </w:r>
      <w:r>
        <w:rPr>
          <w:rFonts w:ascii="Arial" w:hAnsi="Arial" w:cs="Arial"/>
          <w:color w:val="34302D"/>
          <w:shd w:val="clear" w:color="auto" w:fill="F1F1F1"/>
        </w:rPr>
        <w:t>”</w:t>
      </w:r>
      <w:r>
        <w:rPr>
          <w:rFonts w:ascii="Arial" w:hAnsi="Arial" w:cs="Arial"/>
          <w:color w:val="34302D"/>
          <w:shd w:val="clear" w:color="auto" w:fill="F1F1F1"/>
        </w:rPr>
        <w:t>，包含类的主要目的不同，并且</w:t>
      </w:r>
      <w:r>
        <w:rPr>
          <w:rStyle w:val="HTML"/>
          <w:rFonts w:ascii="Consolas" w:hAnsi="Consolas"/>
          <w:sz w:val="23"/>
          <w:szCs w:val="23"/>
          <w:shd w:val="clear" w:color="auto" w:fill="F7F7F8"/>
        </w:rPr>
        <w:t>@Bean</w:t>
      </w:r>
      <w:r>
        <w:rPr>
          <w:rFonts w:ascii="Arial" w:hAnsi="Arial" w:cs="Arial"/>
          <w:color w:val="34302D"/>
          <w:shd w:val="clear" w:color="auto" w:fill="F1F1F1"/>
        </w:rPr>
        <w:t>方法在那里是一种奖励。例如，服务组件可以通过</w:t>
      </w:r>
      <w:r>
        <w:rPr>
          <w:rStyle w:val="HTML"/>
          <w:rFonts w:ascii="Consolas" w:hAnsi="Consolas"/>
          <w:sz w:val="23"/>
          <w:szCs w:val="23"/>
          <w:shd w:val="clear" w:color="auto" w:fill="F7F7F8"/>
        </w:rPr>
        <w:t>@Bean</w:t>
      </w:r>
      <w:r>
        <w:rPr>
          <w:rFonts w:ascii="Arial" w:hAnsi="Arial" w:cs="Arial"/>
          <w:color w:val="34302D"/>
          <w:shd w:val="clear" w:color="auto" w:fill="F1F1F1"/>
        </w:rPr>
        <w:t>每个适用组件类的附加方法将管理视图公开给容器。在这种情况下，</w:t>
      </w:r>
      <w:r>
        <w:rPr>
          <w:rStyle w:val="HTML"/>
          <w:rFonts w:ascii="Consolas" w:hAnsi="Consolas"/>
          <w:sz w:val="23"/>
          <w:szCs w:val="23"/>
          <w:shd w:val="clear" w:color="auto" w:fill="F7F7F8"/>
        </w:rPr>
        <w:t>@Bean</w:t>
      </w:r>
      <w:r>
        <w:rPr>
          <w:rFonts w:ascii="Arial" w:hAnsi="Arial" w:cs="Arial"/>
          <w:color w:val="34302D"/>
          <w:shd w:val="clear" w:color="auto" w:fill="F1F1F1"/>
        </w:rPr>
        <w:t>方法是通用的工厂方法机制。</w:t>
      </w:r>
    </w:p>
    <w:p w:rsid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Unlike full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lite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xml:space="preserve"> methods cannot declare inter-bean dependencies. Instead, they operate on their containing component’s internal state and, optionally, on arguments that they may declare. </w:t>
      </w:r>
      <w:r w:rsidRPr="00BA0D5D">
        <w:rPr>
          <w:rFonts w:ascii="inherit" w:eastAsia="宋体" w:hAnsi="inherit" w:cs="Arial"/>
          <w:color w:val="34302D"/>
          <w:kern w:val="0"/>
          <w:sz w:val="24"/>
          <w:szCs w:val="24"/>
        </w:rPr>
        <w:lastRenderedPageBreak/>
        <w:t>Such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should therefore not invoke other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Each such method is literally only a factory method for a particular bean reference, without any special runtime semantics. The positive side-effect here is that no CGLIB subclassing has to be applied at runtime, so there are no limitations in terms of class design (that is, the containing class may be </w:t>
      </w:r>
      <w:r w:rsidRPr="00BA0D5D">
        <w:rPr>
          <w:rFonts w:ascii="Consolas" w:eastAsia="宋体" w:hAnsi="Consolas" w:cs="宋体"/>
          <w:color w:val="34302D"/>
          <w:kern w:val="0"/>
          <w:sz w:val="23"/>
          <w:szCs w:val="23"/>
          <w:shd w:val="clear" w:color="auto" w:fill="F7F7F8"/>
        </w:rPr>
        <w:t>final</w:t>
      </w:r>
      <w:r w:rsidRPr="00BA0D5D">
        <w:rPr>
          <w:rFonts w:ascii="inherit" w:eastAsia="宋体" w:hAnsi="inherit" w:cs="Arial"/>
          <w:color w:val="34302D"/>
          <w:kern w:val="0"/>
          <w:sz w:val="24"/>
          <w:szCs w:val="24"/>
        </w:rPr>
        <w:t> and so forth).</w:t>
      </w:r>
    </w:p>
    <w:p w:rsidR="00542DDB" w:rsidRPr="00BA0D5D" w:rsidRDefault="00542DDB" w:rsidP="00BA0D5D">
      <w:pPr>
        <w:widowControl/>
        <w:shd w:val="clear" w:color="auto" w:fill="F1F1F1"/>
        <w:spacing w:after="300"/>
        <w:jc w:val="left"/>
        <w:rPr>
          <w:rFonts w:ascii="inherit" w:eastAsia="宋体" w:hAnsi="inherit" w:cs="Arial" w:hint="eastAsia"/>
          <w:color w:val="34302D"/>
          <w:kern w:val="0"/>
          <w:sz w:val="24"/>
          <w:szCs w:val="24"/>
        </w:rPr>
      </w:pPr>
      <w:r>
        <w:rPr>
          <w:rFonts w:ascii="Arial" w:hAnsi="Arial" w:cs="Arial"/>
          <w:color w:val="34302D"/>
          <w:shd w:val="clear" w:color="auto" w:fill="F1F1F1"/>
        </w:rPr>
        <w:t>与</w:t>
      </w:r>
      <w:r>
        <w:rPr>
          <w:rFonts w:ascii="Arial" w:hAnsi="Arial" w:cs="Arial"/>
          <w:color w:val="34302D"/>
          <w:shd w:val="clear" w:color="auto" w:fill="F1F1F1"/>
        </w:rPr>
        <w:t>full</w:t>
      </w:r>
      <w:r>
        <w:rPr>
          <w:rFonts w:ascii="Arial" w:hAnsi="Arial" w:cs="Arial"/>
          <w:color w:val="34302D"/>
          <w:shd w:val="clear" w:color="auto" w:fill="F1F1F1"/>
        </w:rPr>
        <w:t>不同</w:t>
      </w:r>
      <w:r>
        <w:rPr>
          <w:rStyle w:val="HTML"/>
          <w:rFonts w:ascii="Consolas" w:hAnsi="Consolas"/>
          <w:sz w:val="23"/>
          <w:szCs w:val="23"/>
          <w:shd w:val="clear" w:color="auto" w:fill="F7F7F8"/>
        </w:rPr>
        <w:t>@Configuration</w:t>
      </w:r>
      <w:r>
        <w:rPr>
          <w:rFonts w:ascii="Arial" w:hAnsi="Arial" w:cs="Arial"/>
          <w:color w:val="34302D"/>
          <w:shd w:val="clear" w:color="auto" w:fill="F1F1F1"/>
        </w:rPr>
        <w:t>，</w:t>
      </w:r>
      <w:r>
        <w:rPr>
          <w:rFonts w:ascii="Arial" w:hAnsi="Arial" w:cs="Arial"/>
          <w:color w:val="34302D"/>
          <w:shd w:val="clear" w:color="auto" w:fill="F1F1F1"/>
        </w:rPr>
        <w:t>lite </w:t>
      </w:r>
      <w:r>
        <w:rPr>
          <w:rStyle w:val="HTML"/>
          <w:rFonts w:ascii="Consolas" w:hAnsi="Consolas"/>
          <w:sz w:val="23"/>
          <w:szCs w:val="23"/>
          <w:shd w:val="clear" w:color="auto" w:fill="F7F7F8"/>
        </w:rPr>
        <w:t>@Bean</w:t>
      </w:r>
      <w:r>
        <w:rPr>
          <w:rFonts w:ascii="Arial" w:hAnsi="Arial" w:cs="Arial"/>
          <w:color w:val="34302D"/>
          <w:shd w:val="clear" w:color="auto" w:fill="F1F1F1"/>
        </w:rPr>
        <w:t>方法不能声明</w:t>
      </w:r>
      <w:r>
        <w:rPr>
          <w:rFonts w:ascii="Arial" w:hAnsi="Arial" w:cs="Arial"/>
          <w:color w:val="34302D"/>
          <w:shd w:val="clear" w:color="auto" w:fill="F1F1F1"/>
        </w:rPr>
        <w:t>bean</w:t>
      </w:r>
      <w:r>
        <w:rPr>
          <w:rFonts w:ascii="Arial" w:hAnsi="Arial" w:cs="Arial"/>
          <w:color w:val="34302D"/>
          <w:shd w:val="clear" w:color="auto" w:fill="F1F1F1"/>
        </w:rPr>
        <w:t>间依赖关系。相反，它们对其包含组件的内部状态进行操作，并且可选地，对它们可以声明的参数进行操作。</w:t>
      </w:r>
      <w:r>
        <w:rPr>
          <w:rStyle w:val="HTML"/>
          <w:rFonts w:ascii="Consolas" w:hAnsi="Consolas"/>
          <w:sz w:val="23"/>
          <w:szCs w:val="23"/>
          <w:shd w:val="clear" w:color="auto" w:fill="F7F7F8"/>
        </w:rPr>
        <w:t>@Bean</w:t>
      </w:r>
      <w:r>
        <w:rPr>
          <w:rFonts w:ascii="Arial" w:hAnsi="Arial" w:cs="Arial"/>
          <w:color w:val="34302D"/>
          <w:shd w:val="clear" w:color="auto" w:fill="F1F1F1"/>
        </w:rPr>
        <w:t>因此，这种方法不应该引用其他</w:t>
      </w:r>
      <w:r>
        <w:rPr>
          <w:rFonts w:ascii="Arial" w:hAnsi="Arial" w:cs="Arial"/>
          <w:color w:val="34302D"/>
          <w:shd w:val="clear" w:color="auto" w:fill="F1F1F1"/>
        </w:rPr>
        <w:t> </w:t>
      </w:r>
      <w:r>
        <w:rPr>
          <w:rStyle w:val="HTML"/>
          <w:rFonts w:ascii="Consolas" w:hAnsi="Consolas"/>
          <w:sz w:val="23"/>
          <w:szCs w:val="23"/>
          <w:shd w:val="clear" w:color="auto" w:fill="F7F7F8"/>
        </w:rPr>
        <w:t>@Bean</w:t>
      </w:r>
      <w:r>
        <w:rPr>
          <w:rFonts w:ascii="Arial" w:hAnsi="Arial" w:cs="Arial"/>
          <w:color w:val="34302D"/>
          <w:shd w:val="clear" w:color="auto" w:fill="F1F1F1"/>
        </w:rPr>
        <w:t>方法。每个这样的方法实际上只是特定</w:t>
      </w:r>
      <w:r>
        <w:rPr>
          <w:rFonts w:ascii="Arial" w:hAnsi="Arial" w:cs="Arial"/>
          <w:color w:val="34302D"/>
          <w:shd w:val="clear" w:color="auto" w:fill="F1F1F1"/>
        </w:rPr>
        <w:t>bean</w:t>
      </w:r>
      <w:r>
        <w:rPr>
          <w:rFonts w:ascii="Arial" w:hAnsi="Arial" w:cs="Arial"/>
          <w:color w:val="34302D"/>
          <w:shd w:val="clear" w:color="auto" w:fill="F1F1F1"/>
        </w:rPr>
        <w:t>引用的工厂方法，没有任何特殊的运行时语义。这里的积极副作用是不必在运行时应用</w:t>
      </w:r>
      <w:r>
        <w:rPr>
          <w:rFonts w:ascii="Arial" w:hAnsi="Arial" w:cs="Arial"/>
          <w:color w:val="34302D"/>
          <w:shd w:val="clear" w:color="auto" w:fill="F1F1F1"/>
        </w:rPr>
        <w:t>CGLIB</w:t>
      </w:r>
      <w:r>
        <w:rPr>
          <w:rFonts w:ascii="Arial" w:hAnsi="Arial" w:cs="Arial"/>
          <w:color w:val="34302D"/>
          <w:shd w:val="clear" w:color="auto" w:fill="F1F1F1"/>
        </w:rPr>
        <w:t>子类，因此在类设计方面没有限制（也就是说，包含类可能是</w:t>
      </w:r>
      <w:r>
        <w:rPr>
          <w:rStyle w:val="HTML"/>
          <w:rFonts w:ascii="Consolas" w:hAnsi="Consolas"/>
          <w:sz w:val="23"/>
          <w:szCs w:val="23"/>
          <w:shd w:val="clear" w:color="auto" w:fill="F7F7F8"/>
        </w:rPr>
        <w:t>final</w:t>
      </w:r>
      <w:r>
        <w:rPr>
          <w:rFonts w:ascii="Arial" w:hAnsi="Arial" w:cs="Arial"/>
          <w:color w:val="34302D"/>
          <w:shd w:val="clear" w:color="auto" w:fill="F1F1F1"/>
        </w:rPr>
        <w:t>等等）。</w:t>
      </w:r>
    </w:p>
    <w:p w:rsid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common scenarios,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are to be declared within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ensuring that “full” mode is always used and that cross-method references therefore get redirected to the container’s lifecycle management. This prevents the same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from accidentally being invoked through a regular Java call, which helps to reduce subtle bugs that can be hard to track down when operating in “lite” mode.</w:t>
      </w:r>
    </w:p>
    <w:p w:rsidR="00542DDB" w:rsidRPr="00BA0D5D" w:rsidRDefault="00542DDB" w:rsidP="00BA0D5D">
      <w:pPr>
        <w:widowControl/>
        <w:shd w:val="clear" w:color="auto" w:fill="F1F1F1"/>
        <w:jc w:val="left"/>
        <w:rPr>
          <w:rFonts w:ascii="inherit" w:eastAsia="宋体" w:hAnsi="inherit" w:cs="Arial" w:hint="eastAsia"/>
          <w:color w:val="34302D"/>
          <w:kern w:val="0"/>
          <w:sz w:val="24"/>
          <w:szCs w:val="24"/>
        </w:rPr>
      </w:pPr>
      <w:r>
        <w:rPr>
          <w:rFonts w:ascii="Arial" w:hAnsi="Arial" w:cs="Arial"/>
          <w:color w:val="34302D"/>
          <w:shd w:val="clear" w:color="auto" w:fill="F1F1F1"/>
        </w:rPr>
        <w:t>在常见的场景中，</w:t>
      </w:r>
      <w:r>
        <w:rPr>
          <w:rStyle w:val="HTML"/>
          <w:rFonts w:ascii="Consolas" w:hAnsi="Consolas"/>
          <w:sz w:val="23"/>
          <w:szCs w:val="23"/>
          <w:shd w:val="clear" w:color="auto" w:fill="F7F7F8"/>
        </w:rPr>
        <w:t>@Bean</w:t>
      </w:r>
      <w:r>
        <w:rPr>
          <w:rFonts w:ascii="Arial" w:hAnsi="Arial" w:cs="Arial"/>
          <w:color w:val="34302D"/>
          <w:shd w:val="clear" w:color="auto" w:fill="F1F1F1"/>
        </w:rPr>
        <w:t>方法将在</w:t>
      </w:r>
      <w:r>
        <w:rPr>
          <w:rStyle w:val="HTML"/>
          <w:rFonts w:ascii="Consolas" w:hAnsi="Consolas"/>
          <w:sz w:val="23"/>
          <w:szCs w:val="23"/>
          <w:shd w:val="clear" w:color="auto" w:fill="F7F7F8"/>
        </w:rPr>
        <w:t>@Configuration</w:t>
      </w:r>
      <w:r>
        <w:rPr>
          <w:rFonts w:ascii="Arial" w:hAnsi="Arial" w:cs="Arial"/>
          <w:color w:val="34302D"/>
          <w:shd w:val="clear" w:color="auto" w:fill="F1F1F1"/>
        </w:rPr>
        <w:t>类中声明，确保始终使用</w:t>
      </w:r>
      <w:r>
        <w:rPr>
          <w:rFonts w:ascii="Arial" w:hAnsi="Arial" w:cs="Arial"/>
          <w:color w:val="34302D"/>
          <w:shd w:val="clear" w:color="auto" w:fill="F1F1F1"/>
        </w:rPr>
        <w:t>“</w:t>
      </w:r>
      <w:r>
        <w:rPr>
          <w:rFonts w:ascii="Arial" w:hAnsi="Arial" w:cs="Arial"/>
          <w:color w:val="34302D"/>
          <w:shd w:val="clear" w:color="auto" w:fill="F1F1F1"/>
        </w:rPr>
        <w:t>完整</w:t>
      </w:r>
      <w:r>
        <w:rPr>
          <w:rFonts w:ascii="Arial" w:hAnsi="Arial" w:cs="Arial"/>
          <w:color w:val="34302D"/>
          <w:shd w:val="clear" w:color="auto" w:fill="F1F1F1"/>
        </w:rPr>
        <w:t>”</w:t>
      </w:r>
      <w:r>
        <w:rPr>
          <w:rFonts w:ascii="Arial" w:hAnsi="Arial" w:cs="Arial"/>
          <w:color w:val="34302D"/>
          <w:shd w:val="clear" w:color="auto" w:fill="F1F1F1"/>
        </w:rPr>
        <w:t>模式，并因此将交叉方法引用重定向到容器的生命周期管理。这可以防止</w:t>
      </w:r>
      <w:r>
        <w:rPr>
          <w:rStyle w:val="HTML"/>
          <w:rFonts w:ascii="Consolas" w:hAnsi="Consolas"/>
          <w:sz w:val="23"/>
          <w:szCs w:val="23"/>
          <w:shd w:val="clear" w:color="auto" w:fill="F7F7F8"/>
        </w:rPr>
        <w:t>@Bean</w:t>
      </w:r>
      <w:r>
        <w:rPr>
          <w:rFonts w:ascii="Arial" w:hAnsi="Arial" w:cs="Arial"/>
          <w:color w:val="34302D"/>
          <w:shd w:val="clear" w:color="auto" w:fill="F1F1F1"/>
        </w:rPr>
        <w:t>通过常规</w:t>
      </w:r>
      <w:r>
        <w:rPr>
          <w:rFonts w:ascii="Arial" w:hAnsi="Arial" w:cs="Arial"/>
          <w:color w:val="34302D"/>
          <w:shd w:val="clear" w:color="auto" w:fill="F1F1F1"/>
        </w:rPr>
        <w:t>Java</w:t>
      </w:r>
      <w:r>
        <w:rPr>
          <w:rFonts w:ascii="Arial" w:hAnsi="Arial" w:cs="Arial"/>
          <w:color w:val="34302D"/>
          <w:shd w:val="clear" w:color="auto" w:fill="F1F1F1"/>
        </w:rPr>
        <w:t>调用意外地调用相同的</w:t>
      </w:r>
      <w:r>
        <w:rPr>
          <w:rFonts w:ascii="Arial" w:hAnsi="Arial" w:cs="Arial"/>
          <w:color w:val="34302D"/>
          <w:shd w:val="clear" w:color="auto" w:fill="F1F1F1"/>
        </w:rPr>
        <w:t> </w:t>
      </w:r>
      <w:r>
        <w:rPr>
          <w:rFonts w:ascii="Arial" w:hAnsi="Arial" w:cs="Arial"/>
          <w:color w:val="34302D"/>
          <w:shd w:val="clear" w:color="auto" w:fill="F1F1F1"/>
        </w:rPr>
        <w:t>方法，这有助于减少在</w:t>
      </w:r>
      <w:r>
        <w:rPr>
          <w:rFonts w:ascii="Arial" w:hAnsi="Arial" w:cs="Arial"/>
          <w:color w:val="34302D"/>
          <w:shd w:val="clear" w:color="auto" w:fill="F1F1F1"/>
        </w:rPr>
        <w:t>“</w:t>
      </w:r>
      <w:r>
        <w:rPr>
          <w:rFonts w:ascii="Arial" w:hAnsi="Arial" w:cs="Arial"/>
          <w:color w:val="34302D"/>
          <w:shd w:val="clear" w:color="auto" w:fill="F1F1F1"/>
        </w:rPr>
        <w:t>精简</w:t>
      </w:r>
      <w:r>
        <w:rPr>
          <w:rFonts w:ascii="Arial" w:hAnsi="Arial" w:cs="Arial"/>
          <w:color w:val="34302D"/>
          <w:shd w:val="clear" w:color="auto" w:fill="F1F1F1"/>
        </w:rPr>
        <w:t>”</w:t>
      </w:r>
      <w:r>
        <w:rPr>
          <w:rFonts w:ascii="Arial" w:hAnsi="Arial" w:cs="Arial"/>
          <w:color w:val="34302D"/>
          <w:shd w:val="clear" w:color="auto" w:fill="F1F1F1"/>
        </w:rPr>
        <w:t>模式下操作时难以跟踪的细微错误。</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annotations are discussed in depth in the following sections. First, however, we cover the various ways of creating a spring container using by Java-based configuration.</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@Bean</w:t>
      </w:r>
      <w:r>
        <w:rPr>
          <w:rFonts w:ascii="Arial" w:hAnsi="Arial" w:cs="Arial"/>
          <w:color w:val="34302D"/>
          <w:shd w:val="clear" w:color="auto" w:fill="FFFFFF"/>
        </w:rPr>
        <w:t>和</w:t>
      </w:r>
      <w:r>
        <w:rPr>
          <w:rStyle w:val="HTML"/>
          <w:rFonts w:ascii="Consolas" w:hAnsi="Consolas"/>
          <w:sz w:val="23"/>
          <w:szCs w:val="23"/>
          <w:shd w:val="clear" w:color="auto" w:fill="F7F7F8"/>
        </w:rPr>
        <w:t>@Configuration</w:t>
      </w:r>
      <w:r>
        <w:rPr>
          <w:rFonts w:ascii="Arial" w:hAnsi="Arial" w:cs="Arial"/>
          <w:color w:val="34302D"/>
          <w:shd w:val="clear" w:color="auto" w:fill="FFFFFF"/>
        </w:rPr>
        <w:t>注解的深度在以下章节中讨论。首先，我们将介绍使用基于</w:t>
      </w:r>
      <w:r>
        <w:rPr>
          <w:rFonts w:ascii="Arial" w:hAnsi="Arial" w:cs="Arial"/>
          <w:color w:val="34302D"/>
          <w:shd w:val="clear" w:color="auto" w:fill="FFFFFF"/>
        </w:rPr>
        <w:t>Java</w:t>
      </w:r>
      <w:r>
        <w:rPr>
          <w:rFonts w:ascii="Arial" w:hAnsi="Arial" w:cs="Arial"/>
          <w:color w:val="34302D"/>
          <w:shd w:val="clear" w:color="auto" w:fill="FFFFFF"/>
        </w:rPr>
        <w:t>的配置创建弹簧容器的各种方法。</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1.12.2. Instantiating the Spring Container by Using </w:t>
      </w:r>
      <w:r w:rsidRPr="00BA0D5D">
        <w:rPr>
          <w:rFonts w:ascii="Consolas" w:eastAsia="宋体" w:hAnsi="Consolas" w:cs="宋体"/>
          <w:color w:val="34302D"/>
          <w:kern w:val="0"/>
          <w:sz w:val="33"/>
          <w:szCs w:val="33"/>
          <w:shd w:val="clear" w:color="auto" w:fill="F7F7F8"/>
        </w:rPr>
        <w:t>AnnotationConfigApplicationContext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sections document Spring’s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introduced in Spring 3.0. This versatile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 is capable of accepting not only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as input but also plain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classes and classes annotated with JSR-330 metadata.</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以下部分</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介绍了在</w:t>
      </w:r>
      <w:r>
        <w:rPr>
          <w:rFonts w:ascii="Arial" w:hAnsi="Arial" w:cs="Arial"/>
          <w:color w:val="34302D"/>
          <w:shd w:val="clear" w:color="auto" w:fill="FFFFFF"/>
        </w:rPr>
        <w:t>Spring 3.0</w:t>
      </w:r>
      <w:r>
        <w:rPr>
          <w:rFonts w:ascii="Arial" w:hAnsi="Arial" w:cs="Arial"/>
          <w:color w:val="34302D"/>
          <w:shd w:val="clear" w:color="auto" w:fill="FFFFFF"/>
        </w:rPr>
        <w:t>中引入的</w:t>
      </w:r>
      <w:r>
        <w:rPr>
          <w:rFonts w:ascii="Arial" w:hAnsi="Arial" w:cs="Arial"/>
          <w:color w:val="34302D"/>
          <w:shd w:val="clear" w:color="auto" w:fill="FFFFFF"/>
        </w:rPr>
        <w:t>Spring</w:t>
      </w:r>
      <w:r>
        <w:rPr>
          <w:rFonts w:ascii="Arial" w:hAnsi="Arial" w:cs="Arial"/>
          <w:color w:val="34302D"/>
          <w:shd w:val="clear" w:color="auto" w:fill="FFFFFF"/>
        </w:rPr>
        <w:t>。这种通用</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实现不仅能够接受</w:t>
      </w:r>
      <w:r>
        <w:rPr>
          <w:rStyle w:val="HTML"/>
          <w:rFonts w:ascii="Consolas" w:hAnsi="Consolas"/>
          <w:sz w:val="23"/>
          <w:szCs w:val="23"/>
          <w:shd w:val="clear" w:color="auto" w:fill="F7F7F8"/>
        </w:rPr>
        <w:t>@Configuration</w:t>
      </w:r>
      <w:r>
        <w:rPr>
          <w:rFonts w:ascii="Arial" w:hAnsi="Arial" w:cs="Arial"/>
          <w:color w:val="34302D"/>
          <w:shd w:val="clear" w:color="auto" w:fill="FFFFFF"/>
        </w:rPr>
        <w:t>类作为输入，还能接受</w:t>
      </w:r>
      <w:r>
        <w:rPr>
          <w:rFonts w:ascii="Arial" w:hAnsi="Arial" w:cs="Arial"/>
          <w:color w:val="34302D"/>
          <w:shd w:val="clear" w:color="auto" w:fill="FFFFFF"/>
        </w:rPr>
        <w:t> </w:t>
      </w:r>
      <w:r>
        <w:rPr>
          <w:rStyle w:val="HTML"/>
          <w:rFonts w:ascii="Consolas" w:hAnsi="Consolas"/>
          <w:sz w:val="23"/>
          <w:szCs w:val="23"/>
          <w:shd w:val="clear" w:color="auto" w:fill="F7F7F8"/>
        </w:rPr>
        <w:t>@Component</w:t>
      </w:r>
      <w:r>
        <w:rPr>
          <w:rFonts w:ascii="Arial" w:hAnsi="Arial" w:cs="Arial"/>
          <w:color w:val="34302D"/>
          <w:shd w:val="clear" w:color="auto" w:fill="FFFFFF"/>
        </w:rPr>
        <w:t>使用</w:t>
      </w:r>
      <w:r>
        <w:rPr>
          <w:rFonts w:ascii="Arial" w:hAnsi="Arial" w:cs="Arial"/>
          <w:color w:val="34302D"/>
          <w:shd w:val="clear" w:color="auto" w:fill="FFFFFF"/>
        </w:rPr>
        <w:t>JSR-330</w:t>
      </w:r>
      <w:r>
        <w:rPr>
          <w:rFonts w:ascii="Arial" w:hAnsi="Arial" w:cs="Arial"/>
          <w:color w:val="34302D"/>
          <w:shd w:val="clear" w:color="auto" w:fill="FFFFFF"/>
        </w:rPr>
        <w:t>元数据注释的普通类和类。</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are provided as input, the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itself is registered as a bean definition and all declared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within the class are also registered as bean definitions.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w:t>
      </w:r>
      <w:r>
        <w:rPr>
          <w:rStyle w:val="HTML"/>
          <w:rFonts w:ascii="Consolas" w:hAnsi="Consolas"/>
          <w:sz w:val="23"/>
          <w:szCs w:val="23"/>
          <w:shd w:val="clear" w:color="auto" w:fill="F7F7F8"/>
        </w:rPr>
        <w:t>@Configuration</w:t>
      </w:r>
      <w:r>
        <w:rPr>
          <w:rFonts w:ascii="Arial" w:hAnsi="Arial" w:cs="Arial"/>
          <w:color w:val="34302D"/>
          <w:shd w:val="clear" w:color="auto" w:fill="FFFFFF"/>
        </w:rPr>
        <w:t>提供类作为输入时，</w:t>
      </w:r>
      <w:r>
        <w:rPr>
          <w:rStyle w:val="HTML"/>
          <w:rFonts w:ascii="Consolas" w:hAnsi="Consolas"/>
          <w:sz w:val="23"/>
          <w:szCs w:val="23"/>
          <w:shd w:val="clear" w:color="auto" w:fill="F7F7F8"/>
        </w:rPr>
        <w:t>@Configuration</w:t>
      </w:r>
      <w:r>
        <w:rPr>
          <w:rFonts w:ascii="Arial" w:hAnsi="Arial" w:cs="Arial"/>
          <w:color w:val="34302D"/>
          <w:shd w:val="clear" w:color="auto" w:fill="FFFFFF"/>
        </w:rPr>
        <w:t>类本身被注册为</w:t>
      </w:r>
      <w:r>
        <w:rPr>
          <w:rFonts w:ascii="Arial" w:hAnsi="Arial" w:cs="Arial"/>
          <w:color w:val="34302D"/>
          <w:shd w:val="clear" w:color="auto" w:fill="FFFFFF"/>
        </w:rPr>
        <w:t>bean</w:t>
      </w:r>
      <w:r>
        <w:rPr>
          <w:rFonts w:ascii="Arial" w:hAnsi="Arial" w:cs="Arial"/>
          <w:color w:val="34302D"/>
          <w:shd w:val="clear" w:color="auto" w:fill="FFFFFF"/>
        </w:rPr>
        <w:t>定义，并且</w:t>
      </w:r>
      <w:r>
        <w:rPr>
          <w:rStyle w:val="HTML"/>
          <w:rFonts w:ascii="Consolas" w:hAnsi="Consolas"/>
          <w:sz w:val="23"/>
          <w:szCs w:val="23"/>
          <w:shd w:val="clear" w:color="auto" w:fill="F7F7F8"/>
        </w:rPr>
        <w:t>@Bean</w:t>
      </w:r>
      <w:r>
        <w:rPr>
          <w:rFonts w:ascii="Arial" w:hAnsi="Arial" w:cs="Arial"/>
          <w:color w:val="34302D"/>
          <w:shd w:val="clear" w:color="auto" w:fill="FFFFFF"/>
        </w:rPr>
        <w:t>类中的所有声明的方法也被注册为</w:t>
      </w:r>
      <w:r>
        <w:rPr>
          <w:rFonts w:ascii="Arial" w:hAnsi="Arial" w:cs="Arial"/>
          <w:color w:val="34302D"/>
          <w:shd w:val="clear" w:color="auto" w:fill="FFFFFF"/>
        </w:rPr>
        <w:t>bean</w:t>
      </w:r>
      <w:r>
        <w:rPr>
          <w:rFonts w:ascii="Arial" w:hAnsi="Arial" w:cs="Arial"/>
          <w:color w:val="34302D"/>
          <w:shd w:val="clear" w:color="auto" w:fill="FFFFFF"/>
        </w:rPr>
        <w:t>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and JSR-330 classes are provided, they are registered as bean definitions, and it is assumed that DI metadata such as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are used within those classes where necessary.</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w:t>
      </w:r>
      <w:r>
        <w:rPr>
          <w:rStyle w:val="HTML"/>
          <w:rFonts w:ascii="Consolas" w:hAnsi="Consolas"/>
          <w:sz w:val="23"/>
          <w:szCs w:val="23"/>
          <w:shd w:val="clear" w:color="auto" w:fill="F7F7F8"/>
        </w:rPr>
        <w:t>@Component</w:t>
      </w:r>
      <w:r>
        <w:rPr>
          <w:rFonts w:ascii="Arial" w:hAnsi="Arial" w:cs="Arial"/>
          <w:color w:val="34302D"/>
          <w:shd w:val="clear" w:color="auto" w:fill="FFFFFF"/>
        </w:rPr>
        <w:t>提供</w:t>
      </w:r>
      <w:r>
        <w:rPr>
          <w:rFonts w:ascii="Arial" w:hAnsi="Arial" w:cs="Arial"/>
          <w:color w:val="34302D"/>
          <w:shd w:val="clear" w:color="auto" w:fill="FFFFFF"/>
        </w:rPr>
        <w:t>JSR-330</w:t>
      </w:r>
      <w:r>
        <w:rPr>
          <w:rFonts w:ascii="Arial" w:hAnsi="Arial" w:cs="Arial"/>
          <w:color w:val="34302D"/>
          <w:shd w:val="clear" w:color="auto" w:fill="FFFFFF"/>
        </w:rPr>
        <w:t>类时，它们被注册为</w:t>
      </w:r>
      <w:r>
        <w:rPr>
          <w:rFonts w:ascii="Arial" w:hAnsi="Arial" w:cs="Arial"/>
          <w:color w:val="34302D"/>
          <w:shd w:val="clear" w:color="auto" w:fill="FFFFFF"/>
        </w:rPr>
        <w:t>bean</w:t>
      </w:r>
      <w:r>
        <w:rPr>
          <w:rFonts w:ascii="Arial" w:hAnsi="Arial" w:cs="Arial"/>
          <w:color w:val="34302D"/>
          <w:shd w:val="clear" w:color="auto" w:fill="FFFFFF"/>
        </w:rPr>
        <w:t>定义，并且假定</w:t>
      </w:r>
      <w:r>
        <w:rPr>
          <w:rFonts w:ascii="Arial" w:hAnsi="Arial" w:cs="Arial"/>
          <w:color w:val="34302D"/>
          <w:shd w:val="clear" w:color="auto" w:fill="FFFFFF"/>
        </w:rPr>
        <w:t>DI</w:t>
      </w:r>
      <w:r>
        <w:rPr>
          <w:rFonts w:ascii="Arial" w:hAnsi="Arial" w:cs="Arial"/>
          <w:color w:val="34302D"/>
          <w:shd w:val="clear" w:color="auto" w:fill="FFFFFF"/>
        </w:rPr>
        <w:t>元数据例如</w:t>
      </w:r>
      <w:r>
        <w:rPr>
          <w:rStyle w:val="HTML"/>
          <w:rFonts w:ascii="Consolas" w:hAnsi="Consolas"/>
          <w:sz w:val="23"/>
          <w:szCs w:val="23"/>
          <w:shd w:val="clear" w:color="auto" w:fill="F7F7F8"/>
        </w:rPr>
        <w:t>@Autowired</w:t>
      </w:r>
      <w:r>
        <w:rPr>
          <w:rFonts w:ascii="Arial" w:hAnsi="Arial" w:cs="Arial"/>
          <w:color w:val="34302D"/>
          <w:shd w:val="clear" w:color="auto" w:fill="FFFFFF"/>
        </w:rPr>
        <w:t>或</w:t>
      </w:r>
      <w:r>
        <w:rPr>
          <w:rStyle w:val="HTML"/>
          <w:rFonts w:ascii="Consolas" w:hAnsi="Consolas"/>
          <w:sz w:val="23"/>
          <w:szCs w:val="23"/>
          <w:shd w:val="clear" w:color="auto" w:fill="F7F7F8"/>
        </w:rPr>
        <w:t>@Inject</w:t>
      </w:r>
      <w:r>
        <w:rPr>
          <w:rFonts w:ascii="Arial" w:hAnsi="Arial" w:cs="Arial"/>
          <w:color w:val="34302D"/>
          <w:shd w:val="clear" w:color="auto" w:fill="FFFFFF"/>
        </w:rPr>
        <w:t>在必要时在这些类中使用。</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Simple Construction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much the same way that Spring XML files are used as input when instantiating a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you can use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as input when instantiating an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This allows for completely XML-free usage of the Spring container,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与实例化</w:t>
      </w:r>
      <w:r>
        <w:rPr>
          <w:rFonts w:ascii="Arial" w:hAnsi="Arial" w:cs="Arial"/>
          <w:color w:val="34302D"/>
          <w:shd w:val="clear" w:color="auto" w:fill="FFFFFF"/>
        </w:rPr>
        <w:t>a</w:t>
      </w:r>
      <w:r>
        <w:rPr>
          <w:rFonts w:ascii="Arial" w:hAnsi="Arial" w:cs="Arial"/>
          <w:color w:val="34302D"/>
          <w:shd w:val="clear" w:color="auto" w:fill="FFFFFF"/>
        </w:rPr>
        <w:t>时</w:t>
      </w:r>
      <w:r>
        <w:rPr>
          <w:rFonts w:ascii="Arial" w:hAnsi="Arial" w:cs="Arial"/>
          <w:color w:val="34302D"/>
          <w:shd w:val="clear" w:color="auto" w:fill="FFFFFF"/>
        </w:rPr>
        <w:t>Spring XML</w:t>
      </w:r>
      <w:r>
        <w:rPr>
          <w:rFonts w:ascii="Arial" w:hAnsi="Arial" w:cs="Arial"/>
          <w:color w:val="34302D"/>
          <w:shd w:val="clear" w:color="auto" w:fill="FFFFFF"/>
        </w:rPr>
        <w:t>文件用作输入的方式大致相同</w:t>
      </w:r>
      <w:r>
        <w:rPr>
          <w:rFonts w:ascii="Arial" w:hAnsi="Arial" w:cs="Arial"/>
          <w:color w:val="34302D"/>
          <w:shd w:val="clear" w:color="auto" w:fill="FFFFFF"/>
        </w:rPr>
        <w:t> </w:t>
      </w:r>
      <w:r>
        <w:rPr>
          <w:rStyle w:val="HTML"/>
          <w:rFonts w:ascii="Consolas" w:hAnsi="Consolas"/>
          <w:sz w:val="23"/>
          <w:szCs w:val="23"/>
          <w:shd w:val="clear" w:color="auto" w:fill="F7F7F8"/>
        </w:rPr>
        <w:t>ClassPathXmlApplicationContext</w:t>
      </w:r>
      <w:r>
        <w:rPr>
          <w:rFonts w:ascii="Arial" w:hAnsi="Arial" w:cs="Arial"/>
          <w:color w:val="34302D"/>
          <w:shd w:val="clear" w:color="auto" w:fill="FFFFFF"/>
        </w:rPr>
        <w:t>，可以</w:t>
      </w:r>
      <w:r>
        <w:rPr>
          <w:rStyle w:val="HTML"/>
          <w:rFonts w:ascii="Consolas" w:hAnsi="Consolas"/>
          <w:sz w:val="23"/>
          <w:szCs w:val="23"/>
          <w:shd w:val="clear" w:color="auto" w:fill="F7F7F8"/>
        </w:rPr>
        <w:t>@Configuration</w:t>
      </w:r>
      <w:r>
        <w:rPr>
          <w:rFonts w:ascii="Arial" w:hAnsi="Arial" w:cs="Arial"/>
          <w:color w:val="34302D"/>
          <w:shd w:val="clear" w:color="auto" w:fill="FFFFFF"/>
        </w:rPr>
        <w:t>在实例化时使用类作为输入</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。这允许完全无</w:t>
      </w:r>
      <w:r>
        <w:rPr>
          <w:rFonts w:ascii="Arial" w:hAnsi="Arial" w:cs="Arial"/>
          <w:color w:val="34302D"/>
          <w:shd w:val="clear" w:color="auto" w:fill="FFFFFF"/>
        </w:rPr>
        <w:t>XML</w:t>
      </w:r>
      <w:r>
        <w:rPr>
          <w:rFonts w:ascii="Arial" w:hAnsi="Arial" w:cs="Arial"/>
          <w:color w:val="34302D"/>
          <w:shd w:val="clear" w:color="auto" w:fill="FFFFFF"/>
        </w:rPr>
        <w:t>使用</w:t>
      </w:r>
      <w:r>
        <w:rPr>
          <w:rFonts w:ascii="Arial" w:hAnsi="Arial" w:cs="Arial"/>
          <w:color w:val="34302D"/>
          <w:shd w:val="clear" w:color="auto" w:fill="FFFFFF"/>
        </w:rPr>
        <w:t>Spring</w:t>
      </w:r>
      <w:r>
        <w:rPr>
          <w:rFonts w:ascii="Arial" w:hAnsi="Arial" w:cs="Arial"/>
          <w:color w:val="34302D"/>
          <w:shd w:val="clear" w:color="auto" w:fill="FFFFFF"/>
        </w:rPr>
        <w:t>容器，如以下示例所示：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AnnotationConfigApplicationContext(AppConfig.class);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 myService = ctx.getBean(MyService.class);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myService.doStuff();</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mentioned earlier,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is not limited to working only with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Any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or JSR-330 annotated class may be supplied as input to the constructor,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如前所述，</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并不仅限于使用</w:t>
      </w:r>
      <w:r>
        <w:rPr>
          <w:rStyle w:val="HTML"/>
          <w:rFonts w:ascii="Consolas" w:hAnsi="Consolas"/>
          <w:sz w:val="23"/>
          <w:szCs w:val="23"/>
          <w:shd w:val="clear" w:color="auto" w:fill="F7F7F8"/>
        </w:rPr>
        <w:t>@Configuration</w:t>
      </w:r>
      <w:r>
        <w:rPr>
          <w:rFonts w:ascii="Arial" w:hAnsi="Arial" w:cs="Arial"/>
          <w:color w:val="34302D"/>
          <w:shd w:val="clear" w:color="auto" w:fill="FFFFFF"/>
        </w:rPr>
        <w:t>类。</w:t>
      </w:r>
      <w:r>
        <w:rPr>
          <w:rStyle w:val="HTML"/>
          <w:rFonts w:ascii="Consolas" w:hAnsi="Consolas"/>
          <w:sz w:val="23"/>
          <w:szCs w:val="23"/>
          <w:shd w:val="clear" w:color="auto" w:fill="F7F7F8"/>
        </w:rPr>
        <w:t>@Component</w:t>
      </w:r>
      <w:r>
        <w:rPr>
          <w:rFonts w:ascii="Arial" w:hAnsi="Arial" w:cs="Arial"/>
          <w:color w:val="34302D"/>
          <w:shd w:val="clear" w:color="auto" w:fill="FFFFFF"/>
        </w:rPr>
        <w:t>可以将任何或</w:t>
      </w:r>
      <w:r>
        <w:rPr>
          <w:rFonts w:ascii="Arial" w:hAnsi="Arial" w:cs="Arial"/>
          <w:color w:val="34302D"/>
          <w:shd w:val="clear" w:color="auto" w:fill="FFFFFF"/>
        </w:rPr>
        <w:t>JSR-330</w:t>
      </w:r>
      <w:r>
        <w:rPr>
          <w:rFonts w:ascii="Arial" w:hAnsi="Arial" w:cs="Arial"/>
          <w:color w:val="34302D"/>
          <w:shd w:val="clear" w:color="auto" w:fill="FFFFFF"/>
        </w:rPr>
        <w:t>带注释的类作为输入提供给构造函数，如以下示例所示：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AnnotationConfigApplicationContext(MyServiceImpl.class, Dependency1.class, Dependency2.class);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 myService = ctx.getBean(MyService.class);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myService.doStuff();</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example assumes that </w:t>
      </w:r>
      <w:r w:rsidRPr="00BA0D5D">
        <w:rPr>
          <w:rFonts w:ascii="Consolas" w:eastAsia="宋体" w:hAnsi="Consolas" w:cs="宋体"/>
          <w:color w:val="34302D"/>
          <w:kern w:val="0"/>
          <w:sz w:val="23"/>
          <w:szCs w:val="23"/>
          <w:shd w:val="clear" w:color="auto" w:fill="F7F7F8"/>
        </w:rPr>
        <w:t>MyServiceImpl</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Dependency1</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Dependency2</w:t>
      </w:r>
      <w:r w:rsidRPr="00BA0D5D">
        <w:rPr>
          <w:rFonts w:ascii="inherit" w:eastAsia="宋体" w:hAnsi="inherit" w:cs="Arial"/>
          <w:color w:val="34302D"/>
          <w:kern w:val="0"/>
          <w:sz w:val="24"/>
          <w:szCs w:val="24"/>
        </w:rPr>
        <w:t> use Spring dependency injection annotations such as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前面的例子中假定</w:t>
      </w:r>
      <w:r>
        <w:rPr>
          <w:rStyle w:val="HTML"/>
          <w:rFonts w:ascii="Consolas" w:hAnsi="Consolas"/>
          <w:sz w:val="23"/>
          <w:szCs w:val="23"/>
          <w:shd w:val="clear" w:color="auto" w:fill="F7F7F8"/>
        </w:rPr>
        <w:t>MyServiceImpl</w:t>
      </w:r>
      <w:r>
        <w:rPr>
          <w:rFonts w:ascii="Arial" w:hAnsi="Arial" w:cs="Arial"/>
          <w:color w:val="34302D"/>
          <w:shd w:val="clear" w:color="auto" w:fill="FFFFFF"/>
        </w:rPr>
        <w:t>，</w:t>
      </w:r>
      <w:r>
        <w:rPr>
          <w:rStyle w:val="HTML"/>
          <w:rFonts w:ascii="Consolas" w:hAnsi="Consolas"/>
          <w:sz w:val="23"/>
          <w:szCs w:val="23"/>
          <w:shd w:val="clear" w:color="auto" w:fill="F7F7F8"/>
        </w:rPr>
        <w:t>Dependency1</w:t>
      </w:r>
      <w:r>
        <w:rPr>
          <w:rFonts w:ascii="Arial" w:hAnsi="Arial" w:cs="Arial"/>
          <w:color w:val="34302D"/>
          <w:shd w:val="clear" w:color="auto" w:fill="FFFFFF"/>
        </w:rPr>
        <w:t>以及</w:t>
      </w:r>
      <w:r>
        <w:rPr>
          <w:rStyle w:val="HTML"/>
          <w:rFonts w:ascii="Consolas" w:hAnsi="Consolas"/>
          <w:sz w:val="23"/>
          <w:szCs w:val="23"/>
          <w:shd w:val="clear" w:color="auto" w:fill="F7F7F8"/>
        </w:rPr>
        <w:t>Dependency2</w:t>
      </w:r>
      <w:r>
        <w:rPr>
          <w:rFonts w:ascii="Arial" w:hAnsi="Arial" w:cs="Arial"/>
          <w:color w:val="34302D"/>
          <w:shd w:val="clear" w:color="auto" w:fill="FFFFFF"/>
        </w:rPr>
        <w:t>使用</w:t>
      </w:r>
      <w:r>
        <w:rPr>
          <w:rFonts w:ascii="Arial" w:hAnsi="Arial" w:cs="Arial"/>
          <w:color w:val="34302D"/>
          <w:shd w:val="clear" w:color="auto" w:fill="FFFFFF"/>
        </w:rPr>
        <w:t>Spring</w:t>
      </w:r>
      <w:r>
        <w:rPr>
          <w:rFonts w:ascii="Arial" w:hAnsi="Arial" w:cs="Arial"/>
          <w:color w:val="34302D"/>
          <w:shd w:val="clear" w:color="auto" w:fill="FFFFFF"/>
        </w:rPr>
        <w:t>依赖注入注解，例如</w:t>
      </w:r>
      <w:r>
        <w:rPr>
          <w:rStyle w:val="HTML"/>
          <w:rFonts w:ascii="Consolas" w:hAnsi="Consolas"/>
          <w:sz w:val="23"/>
          <w:szCs w:val="23"/>
          <w:shd w:val="clear" w:color="auto" w:fill="F7F7F8"/>
        </w:rPr>
        <w:t>@Autowired</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Building the Container Programmatically by Using </w:t>
      </w:r>
      <w:r w:rsidRPr="00BA0D5D">
        <w:rPr>
          <w:rFonts w:ascii="Consolas" w:eastAsia="宋体" w:hAnsi="Consolas" w:cs="宋体"/>
          <w:color w:val="34302D"/>
          <w:kern w:val="0"/>
          <w:sz w:val="25"/>
          <w:szCs w:val="25"/>
          <w:shd w:val="clear" w:color="auto" w:fill="F7F7F8"/>
        </w:rPr>
        <w:t>register(Class&lt;?&gt;…​)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instantiate an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by using a no-arg constructor and then configure it by using the </w:t>
      </w:r>
      <w:r w:rsidRPr="00BA0D5D">
        <w:rPr>
          <w:rFonts w:ascii="Consolas" w:eastAsia="宋体" w:hAnsi="Consolas" w:cs="宋体"/>
          <w:color w:val="34302D"/>
          <w:kern w:val="0"/>
          <w:sz w:val="23"/>
          <w:szCs w:val="23"/>
          <w:shd w:val="clear" w:color="auto" w:fill="F7F7F8"/>
        </w:rPr>
        <w:t>register()</w:t>
      </w:r>
      <w:r w:rsidRPr="00BA0D5D">
        <w:rPr>
          <w:rFonts w:ascii="inherit" w:eastAsia="宋体" w:hAnsi="inherit" w:cs="Arial"/>
          <w:color w:val="34302D"/>
          <w:kern w:val="0"/>
          <w:sz w:val="24"/>
          <w:szCs w:val="24"/>
        </w:rPr>
        <w:t> method. This approach is particularly useful when programmatically building an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The following example shows how to do so:</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使用</w:t>
      </w:r>
      <w:r>
        <w:rPr>
          <w:rFonts w:ascii="Arial" w:hAnsi="Arial" w:cs="Arial"/>
          <w:color w:val="34302D"/>
          <w:shd w:val="clear" w:color="auto" w:fill="FFFFFF"/>
        </w:rPr>
        <w:t>no-arg</w:t>
      </w:r>
      <w:r>
        <w:rPr>
          <w:rFonts w:ascii="Arial" w:hAnsi="Arial" w:cs="Arial"/>
          <w:color w:val="34302D"/>
          <w:shd w:val="clear" w:color="auto" w:fill="FFFFFF"/>
        </w:rPr>
        <w:t>构造函数实例化一个，然后使用该</w:t>
      </w:r>
      <w:r>
        <w:rPr>
          <w:rStyle w:val="HTML"/>
          <w:rFonts w:ascii="Consolas" w:hAnsi="Consolas"/>
          <w:sz w:val="23"/>
          <w:szCs w:val="23"/>
          <w:shd w:val="clear" w:color="auto" w:fill="F7F7F8"/>
        </w:rPr>
        <w:t>register()</w:t>
      </w:r>
      <w:r>
        <w:rPr>
          <w:rFonts w:ascii="Arial" w:hAnsi="Arial" w:cs="Arial"/>
          <w:color w:val="34302D"/>
          <w:shd w:val="clear" w:color="auto" w:fill="FFFFFF"/>
        </w:rPr>
        <w:t>方法对其进行配置。这种方法在以编程方式构建时特别有用</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AnnotationConfigApplicationContext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ctx.register(AppConfig.class, OtherConfig.class);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ctx.register(AdditionalConfig.class);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ctx.refresh();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 myService = ctx.getBean(MyService.class);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myService.doStuff();</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Enabling Component Scanning with </w:t>
      </w:r>
      <w:r w:rsidRPr="00BA0D5D">
        <w:rPr>
          <w:rFonts w:ascii="Consolas" w:eastAsia="宋体" w:hAnsi="Consolas" w:cs="宋体"/>
          <w:color w:val="34302D"/>
          <w:kern w:val="0"/>
          <w:sz w:val="25"/>
          <w:szCs w:val="25"/>
          <w:shd w:val="clear" w:color="auto" w:fill="F7F7F8"/>
        </w:rPr>
        <w:t>scan(String…​)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enable component scanning, you can annotate your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as follows: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要启用组件扫描，您可以</w:t>
      </w:r>
      <w:r>
        <w:rPr>
          <w:rStyle w:val="HTML"/>
          <w:rFonts w:ascii="Consolas" w:hAnsi="Consolas"/>
          <w:sz w:val="23"/>
          <w:szCs w:val="23"/>
          <w:shd w:val="clear" w:color="auto" w:fill="F7F7F8"/>
        </w:rPr>
        <w:t>@Configuration</w:t>
      </w:r>
      <w:r>
        <w:rPr>
          <w:rFonts w:ascii="Arial" w:hAnsi="Arial" w:cs="Arial"/>
          <w:color w:val="34302D"/>
          <w:shd w:val="clear" w:color="auto" w:fill="FFFFFF"/>
        </w:rPr>
        <w:t>按如下方式注释您的类：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"com.acme"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annotation enables component scanning.</w:t>
            </w:r>
          </w:p>
          <w:p w:rsidR="00542DDB" w:rsidRPr="00BA0D5D" w:rsidRDefault="00542DDB" w:rsidP="00BA0D5D">
            <w:pPr>
              <w:widowControl/>
              <w:jc w:val="left"/>
              <w:rPr>
                <w:rFonts w:ascii="宋体" w:eastAsia="宋体" w:hAnsi="宋体" w:cs="宋体"/>
                <w:color w:val="34302D"/>
                <w:kern w:val="0"/>
                <w:sz w:val="24"/>
                <w:szCs w:val="24"/>
              </w:rPr>
            </w:pPr>
            <w:r>
              <w:t>此注释可启用组件扫描。</w:t>
            </w:r>
          </w:p>
        </w:tc>
      </w:tr>
      <w:tr w:rsidR="00BA0D5D" w:rsidRPr="00BA0D5D" w:rsidTr="00542DDB">
        <w:tblPrEx>
          <w:tblCellSpacing w:w="15" w:type="dxa"/>
        </w:tblPrEx>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FFFFFF"/>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Experienced Spring users may be familiar with the XML declaration equivalent from Spring’s </w:t>
            </w:r>
            <w:r w:rsidRPr="00BA0D5D">
              <w:rPr>
                <w:rFonts w:ascii="Consolas" w:eastAsia="宋体" w:hAnsi="Consolas" w:cs="宋体"/>
                <w:kern w:val="0"/>
                <w:sz w:val="23"/>
                <w:szCs w:val="23"/>
                <w:shd w:val="clear" w:color="auto" w:fill="F7F7F8"/>
              </w:rPr>
              <w:t>context:</w:t>
            </w:r>
            <w:r w:rsidRPr="00BA0D5D">
              <w:rPr>
                <w:rFonts w:ascii="inherit" w:eastAsia="宋体" w:hAnsi="inherit" w:cs="宋体"/>
                <w:kern w:val="0"/>
                <w:sz w:val="24"/>
                <w:szCs w:val="24"/>
              </w:rPr>
              <w:t>namespace, shown in the following example:</w:t>
            </w:r>
          </w:p>
          <w:p w:rsidR="00542DDB" w:rsidRPr="00BA0D5D" w:rsidRDefault="00542DD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有经验的</w:t>
            </w:r>
            <w:r>
              <w:rPr>
                <w:rFonts w:ascii="Arial" w:hAnsi="Arial" w:cs="Arial"/>
                <w:shd w:val="clear" w:color="auto" w:fill="EBF1E7"/>
              </w:rPr>
              <w:t>Spring</w:t>
            </w:r>
            <w:r>
              <w:rPr>
                <w:rFonts w:ascii="Arial" w:hAnsi="Arial" w:cs="Arial"/>
                <w:shd w:val="clear" w:color="auto" w:fill="EBF1E7"/>
              </w:rPr>
              <w:t>用户可能熟悉与</w:t>
            </w:r>
            <w:r>
              <w:rPr>
                <w:rFonts w:ascii="Arial" w:hAnsi="Arial" w:cs="Arial"/>
                <w:shd w:val="clear" w:color="auto" w:fill="EBF1E7"/>
              </w:rPr>
              <w:t>Spring </w:t>
            </w:r>
            <w:r>
              <w:rPr>
                <w:rStyle w:val="HTML"/>
                <w:rFonts w:ascii="Consolas" w:hAnsi="Consolas"/>
                <w:sz w:val="23"/>
                <w:szCs w:val="23"/>
                <w:shd w:val="clear" w:color="auto" w:fill="F7F7F8"/>
              </w:rPr>
              <w:t>context:</w:t>
            </w:r>
            <w:r>
              <w:rPr>
                <w:rFonts w:ascii="Arial" w:hAnsi="Arial" w:cs="Arial"/>
                <w:shd w:val="clear" w:color="auto" w:fill="EBF1E7"/>
              </w:rPr>
              <w:t>命名空间等效的</w:t>
            </w:r>
            <w:r>
              <w:rPr>
                <w:rFonts w:ascii="Arial" w:hAnsi="Arial" w:cs="Arial"/>
                <w:shd w:val="clear" w:color="auto" w:fill="EBF1E7"/>
              </w:rPr>
              <w:t>XML</w:t>
            </w:r>
            <w:r>
              <w:rPr>
                <w:rFonts w:ascii="Arial" w:hAnsi="Arial" w:cs="Arial"/>
                <w:shd w:val="clear" w:color="auto" w:fill="EBF1E7"/>
              </w:rPr>
              <w:t>声明，如下例所示：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"com.acme"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&lt;/beans&gt;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the </w:t>
      </w:r>
      <w:r w:rsidRPr="00BA0D5D">
        <w:rPr>
          <w:rFonts w:ascii="Consolas" w:eastAsia="宋体" w:hAnsi="Consolas" w:cs="宋体"/>
          <w:color w:val="34302D"/>
          <w:kern w:val="0"/>
          <w:sz w:val="23"/>
          <w:szCs w:val="23"/>
          <w:shd w:val="clear" w:color="auto" w:fill="F7F7F8"/>
        </w:rPr>
        <w:t>com.acme</w:t>
      </w:r>
      <w:r w:rsidRPr="00BA0D5D">
        <w:rPr>
          <w:rFonts w:ascii="inherit" w:eastAsia="宋体" w:hAnsi="inherit" w:cs="Arial"/>
          <w:color w:val="34302D"/>
          <w:kern w:val="0"/>
          <w:sz w:val="24"/>
          <w:szCs w:val="24"/>
        </w:rPr>
        <w:t> package is scanned to look for any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-annotated classes, and those classes are registered as Spring bean definitions within the container.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exposes the </w:t>
      </w:r>
      <w:r w:rsidRPr="00BA0D5D">
        <w:rPr>
          <w:rFonts w:ascii="Consolas" w:eastAsia="宋体" w:hAnsi="Consolas" w:cs="宋体"/>
          <w:color w:val="34302D"/>
          <w:kern w:val="0"/>
          <w:sz w:val="23"/>
          <w:szCs w:val="23"/>
          <w:shd w:val="clear" w:color="auto" w:fill="F7F7F8"/>
        </w:rPr>
        <w:t>scan(String…​)</w:t>
      </w:r>
      <w:r w:rsidRPr="00BA0D5D">
        <w:rPr>
          <w:rFonts w:ascii="inherit" w:eastAsia="宋体" w:hAnsi="inherit" w:cs="Arial"/>
          <w:color w:val="34302D"/>
          <w:kern w:val="0"/>
          <w:sz w:val="24"/>
          <w:szCs w:val="24"/>
        </w:rPr>
        <w:t> method to allow for the same component-scanning functionality,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在前面的示例中，</w:t>
      </w:r>
      <w:r>
        <w:rPr>
          <w:rStyle w:val="HTML"/>
          <w:rFonts w:ascii="Consolas" w:hAnsi="Consolas"/>
          <w:sz w:val="23"/>
          <w:szCs w:val="23"/>
          <w:shd w:val="clear" w:color="auto" w:fill="F7F7F8"/>
        </w:rPr>
        <w:t>com.acme</w:t>
      </w:r>
      <w:r>
        <w:rPr>
          <w:rFonts w:ascii="Arial" w:hAnsi="Arial" w:cs="Arial"/>
          <w:color w:val="34302D"/>
          <w:shd w:val="clear" w:color="auto" w:fill="FFFFFF"/>
        </w:rPr>
        <w:t>扫描包以查找任何已</w:t>
      </w:r>
      <w:r>
        <w:rPr>
          <w:rFonts w:ascii="Arial" w:hAnsi="Arial" w:cs="Arial"/>
          <w:color w:val="34302D"/>
          <w:shd w:val="clear" w:color="auto" w:fill="FFFFFF"/>
        </w:rPr>
        <w:t> </w:t>
      </w:r>
      <w:r>
        <w:rPr>
          <w:rStyle w:val="HTML"/>
          <w:rFonts w:ascii="Consolas" w:hAnsi="Consolas"/>
          <w:sz w:val="23"/>
          <w:szCs w:val="23"/>
          <w:shd w:val="clear" w:color="auto" w:fill="F7F7F8"/>
        </w:rPr>
        <w:t>@Component</w:t>
      </w:r>
      <w:r>
        <w:rPr>
          <w:rFonts w:ascii="Arial" w:hAnsi="Arial" w:cs="Arial"/>
          <w:color w:val="34302D"/>
          <w:shd w:val="clear" w:color="auto" w:fill="FFFFFF"/>
        </w:rPr>
        <w:t>注释的类，并将这些类注册为容器中的</w:t>
      </w:r>
      <w:r>
        <w:rPr>
          <w:rFonts w:ascii="Arial" w:hAnsi="Arial" w:cs="Arial"/>
          <w:color w:val="34302D"/>
          <w:shd w:val="clear" w:color="auto" w:fill="FFFFFF"/>
        </w:rPr>
        <w:t>Spring bean</w:t>
      </w:r>
      <w:r>
        <w:rPr>
          <w:rFonts w:ascii="Arial" w:hAnsi="Arial" w:cs="Arial"/>
          <w:color w:val="34302D"/>
          <w:shd w:val="clear" w:color="auto" w:fill="FFFFFF"/>
        </w:rPr>
        <w:t>定义。</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公开</w:t>
      </w:r>
      <w:r>
        <w:rPr>
          <w:rFonts w:ascii="Arial" w:hAnsi="Arial" w:cs="Arial"/>
          <w:color w:val="34302D"/>
          <w:shd w:val="clear" w:color="auto" w:fill="FFFFFF"/>
        </w:rPr>
        <w:t> </w:t>
      </w:r>
      <w:r>
        <w:rPr>
          <w:rStyle w:val="HTML"/>
          <w:rFonts w:ascii="Consolas" w:hAnsi="Consolas"/>
          <w:sz w:val="23"/>
          <w:szCs w:val="23"/>
          <w:shd w:val="clear" w:color="auto" w:fill="F7F7F8"/>
        </w:rPr>
        <w:t>scan(String…​)</w:t>
      </w:r>
      <w:r>
        <w:rPr>
          <w:rFonts w:ascii="Arial" w:hAnsi="Arial" w:cs="Arial"/>
          <w:color w:val="34302D"/>
          <w:shd w:val="clear" w:color="auto" w:fill="FFFFFF"/>
        </w:rPr>
        <w:t>方法以允许相同的组件扫描功能，如以下示例所示：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AnnotationConfigApplicationContext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ctx.scan(</w:t>
      </w:r>
      <w:r w:rsidRPr="00BA0D5D">
        <w:rPr>
          <w:rFonts w:ascii="Consolas" w:eastAsia="宋体" w:hAnsi="Consolas" w:cs="宋体"/>
          <w:color w:val="DD1144"/>
          <w:kern w:val="0"/>
          <w:sz w:val="24"/>
          <w:szCs w:val="24"/>
        </w:rPr>
        <w:t>"com.acme"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ctx.refresh();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 myService = ctx.getBean(MyService.class);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542DD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Remember that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classes are </w:t>
            </w:r>
            <w:hyperlink r:id="rId348" w:anchor="beans-meta-annotations" w:history="1">
              <w:r w:rsidRPr="00BA0D5D">
                <w:rPr>
                  <w:rFonts w:ascii="宋体" w:eastAsia="宋体" w:hAnsi="宋体" w:cs="宋体"/>
                  <w:color w:val="548E2E"/>
                  <w:kern w:val="0"/>
                  <w:sz w:val="24"/>
                  <w:szCs w:val="24"/>
                  <w:u w:val="single"/>
                </w:rPr>
                <w:t>meta-annotated</w:t>
              </w:r>
            </w:hyperlink>
            <w:r w:rsidRPr="00BA0D5D">
              <w:rPr>
                <w:rFonts w:ascii="宋体" w:eastAsia="宋体" w:hAnsi="宋体" w:cs="宋体"/>
                <w:kern w:val="0"/>
                <w:sz w:val="24"/>
                <w:szCs w:val="24"/>
              </w:rPr>
              <w:t> with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 so they are candidates for component-scanning. In the preceding example, assuming that </w:t>
            </w:r>
            <w:r w:rsidRPr="00BA0D5D">
              <w:rPr>
                <w:rFonts w:ascii="Consolas" w:eastAsia="宋体" w:hAnsi="Consolas" w:cs="宋体"/>
                <w:kern w:val="0"/>
                <w:sz w:val="23"/>
                <w:szCs w:val="23"/>
                <w:shd w:val="clear" w:color="auto" w:fill="F7F7F8"/>
              </w:rPr>
              <w:t>AppConfig</w:t>
            </w:r>
            <w:r w:rsidRPr="00BA0D5D">
              <w:rPr>
                <w:rFonts w:ascii="宋体" w:eastAsia="宋体" w:hAnsi="宋体" w:cs="宋体"/>
                <w:kern w:val="0"/>
                <w:sz w:val="24"/>
                <w:szCs w:val="24"/>
              </w:rPr>
              <w:t> is declared within the </w:t>
            </w:r>
            <w:r w:rsidRPr="00BA0D5D">
              <w:rPr>
                <w:rFonts w:ascii="Consolas" w:eastAsia="宋体" w:hAnsi="Consolas" w:cs="宋体"/>
                <w:kern w:val="0"/>
                <w:sz w:val="23"/>
                <w:szCs w:val="23"/>
                <w:shd w:val="clear" w:color="auto" w:fill="F7F7F8"/>
              </w:rPr>
              <w:t>com.acme</w:t>
            </w:r>
            <w:r w:rsidRPr="00BA0D5D">
              <w:rPr>
                <w:rFonts w:ascii="宋体" w:eastAsia="宋体" w:hAnsi="宋体" w:cs="宋体"/>
                <w:kern w:val="0"/>
                <w:sz w:val="24"/>
                <w:szCs w:val="24"/>
              </w:rPr>
              <w:t>package (or any package underneath), it is picked up during the call to </w:t>
            </w:r>
            <w:r w:rsidRPr="00BA0D5D">
              <w:rPr>
                <w:rFonts w:ascii="Consolas" w:eastAsia="宋体" w:hAnsi="Consolas" w:cs="宋体"/>
                <w:kern w:val="0"/>
                <w:sz w:val="23"/>
                <w:szCs w:val="23"/>
                <w:shd w:val="clear" w:color="auto" w:fill="F7F7F8"/>
              </w:rPr>
              <w:t>scan()</w:t>
            </w:r>
            <w:r w:rsidRPr="00BA0D5D">
              <w:rPr>
                <w:rFonts w:ascii="宋体" w:eastAsia="宋体" w:hAnsi="宋体" w:cs="宋体"/>
                <w:kern w:val="0"/>
                <w:sz w:val="24"/>
                <w:szCs w:val="24"/>
              </w:rPr>
              <w:t>. Upon </w:t>
            </w:r>
            <w:r w:rsidRPr="00BA0D5D">
              <w:rPr>
                <w:rFonts w:ascii="Consolas" w:eastAsia="宋体" w:hAnsi="Consolas" w:cs="宋体"/>
                <w:kern w:val="0"/>
                <w:sz w:val="23"/>
                <w:szCs w:val="23"/>
                <w:shd w:val="clear" w:color="auto" w:fill="F7F7F8"/>
              </w:rPr>
              <w:t>refresh()</w:t>
            </w:r>
            <w:r w:rsidRPr="00BA0D5D">
              <w:rPr>
                <w:rFonts w:ascii="宋体" w:eastAsia="宋体" w:hAnsi="宋体" w:cs="宋体"/>
                <w:kern w:val="0"/>
                <w:sz w:val="24"/>
                <w:szCs w:val="24"/>
              </w:rPr>
              <w:t>, all its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methods are processed and registered as bean definitions within the container.</w:t>
            </w:r>
          </w:p>
          <w:p w:rsidR="00542DDB" w:rsidRPr="00BA0D5D" w:rsidRDefault="00542DDB" w:rsidP="00BA0D5D">
            <w:pPr>
              <w:widowControl/>
              <w:jc w:val="left"/>
              <w:rPr>
                <w:rFonts w:ascii="宋体" w:eastAsia="宋体" w:hAnsi="宋体" w:cs="宋体"/>
                <w:kern w:val="0"/>
                <w:sz w:val="24"/>
                <w:szCs w:val="24"/>
              </w:rPr>
            </w:pPr>
            <w:r>
              <w:rPr>
                <w:rFonts w:ascii="Arial" w:hAnsi="Arial" w:cs="Arial"/>
                <w:shd w:val="clear" w:color="auto" w:fill="EBF1E7"/>
              </w:rPr>
              <w:t>请记住，</w:t>
            </w:r>
            <w:r>
              <w:rPr>
                <w:rStyle w:val="HTML"/>
                <w:rFonts w:ascii="Consolas" w:hAnsi="Consolas"/>
                <w:sz w:val="23"/>
                <w:szCs w:val="23"/>
                <w:shd w:val="clear" w:color="auto" w:fill="F7F7F8"/>
              </w:rPr>
              <w:t>@Configuration</w:t>
            </w:r>
            <w:r>
              <w:rPr>
                <w:rFonts w:ascii="Arial" w:hAnsi="Arial" w:cs="Arial"/>
                <w:shd w:val="clear" w:color="auto" w:fill="EBF1E7"/>
              </w:rPr>
              <w:t>类是</w:t>
            </w:r>
            <w:hyperlink r:id="rId349" w:anchor="beans-meta-annotations" w:history="1">
              <w:r>
                <w:rPr>
                  <w:rStyle w:val="a4"/>
                  <w:rFonts w:ascii="Arial" w:hAnsi="Arial" w:cs="Arial"/>
                  <w:color w:val="548E2E"/>
                  <w:shd w:val="clear" w:color="auto" w:fill="EBF1E7"/>
                </w:rPr>
                <w:t>元注释</w:t>
              </w:r>
            </w:hyperlink>
            <w:r>
              <w:rPr>
                <w:rFonts w:ascii="Arial" w:hAnsi="Arial" w:cs="Arial"/>
                <w:shd w:val="clear" w:color="auto" w:fill="EBF1E7"/>
              </w:rPr>
              <w:t> </w:t>
            </w:r>
            <w:r>
              <w:rPr>
                <w:rFonts w:ascii="Arial" w:hAnsi="Arial" w:cs="Arial"/>
                <w:shd w:val="clear" w:color="auto" w:fill="EBF1E7"/>
              </w:rPr>
              <w:t>的</w:t>
            </w:r>
            <w:r>
              <w:rPr>
                <w:rStyle w:val="HTML"/>
                <w:rFonts w:ascii="Consolas" w:hAnsi="Consolas"/>
                <w:sz w:val="23"/>
                <w:szCs w:val="23"/>
                <w:shd w:val="clear" w:color="auto" w:fill="F7F7F8"/>
              </w:rPr>
              <w:t>@Component</w:t>
            </w:r>
            <w:r>
              <w:rPr>
                <w:rFonts w:ascii="Arial" w:hAnsi="Arial" w:cs="Arial"/>
                <w:shd w:val="clear" w:color="auto" w:fill="EBF1E7"/>
              </w:rPr>
              <w:t>，因此它们是组件扫描的候选者。在前面的示例中，假设</w:t>
            </w:r>
            <w:r>
              <w:rPr>
                <w:rStyle w:val="HTML"/>
                <w:rFonts w:ascii="Consolas" w:hAnsi="Consolas"/>
                <w:sz w:val="23"/>
                <w:szCs w:val="23"/>
                <w:shd w:val="clear" w:color="auto" w:fill="F7F7F8"/>
              </w:rPr>
              <w:t>AppConfig</w:t>
            </w:r>
            <w:r>
              <w:rPr>
                <w:rFonts w:ascii="Arial" w:hAnsi="Arial" w:cs="Arial"/>
                <w:shd w:val="clear" w:color="auto" w:fill="EBF1E7"/>
              </w:rPr>
              <w:t>在</w:t>
            </w:r>
            <w:r>
              <w:rPr>
                <w:rStyle w:val="HTML"/>
                <w:rFonts w:ascii="Consolas" w:hAnsi="Consolas"/>
                <w:sz w:val="23"/>
                <w:szCs w:val="23"/>
                <w:shd w:val="clear" w:color="auto" w:fill="F7F7F8"/>
              </w:rPr>
              <w:t>com.acme</w:t>
            </w:r>
            <w:r>
              <w:rPr>
                <w:rFonts w:ascii="Arial" w:hAnsi="Arial" w:cs="Arial"/>
                <w:shd w:val="clear" w:color="auto" w:fill="EBF1E7"/>
              </w:rPr>
              <w:t>包（或下面的任何包）中声明了它，它在调用期间被拾取</w:t>
            </w:r>
            <w:r>
              <w:rPr>
                <w:rStyle w:val="HTML"/>
                <w:rFonts w:ascii="Consolas" w:hAnsi="Consolas"/>
                <w:sz w:val="23"/>
                <w:szCs w:val="23"/>
                <w:shd w:val="clear" w:color="auto" w:fill="F7F7F8"/>
              </w:rPr>
              <w:t>scan()</w:t>
            </w:r>
            <w:r>
              <w:rPr>
                <w:rFonts w:ascii="Arial" w:hAnsi="Arial" w:cs="Arial"/>
                <w:shd w:val="clear" w:color="auto" w:fill="EBF1E7"/>
              </w:rPr>
              <w:t>。之后</w:t>
            </w:r>
            <w:r>
              <w:rPr>
                <w:rStyle w:val="HTML"/>
                <w:rFonts w:ascii="Consolas" w:hAnsi="Consolas"/>
                <w:sz w:val="23"/>
                <w:szCs w:val="23"/>
                <w:shd w:val="clear" w:color="auto" w:fill="F7F7F8"/>
              </w:rPr>
              <w:t>refresh()</w:t>
            </w:r>
            <w:r>
              <w:rPr>
                <w:rFonts w:ascii="Arial" w:hAnsi="Arial" w:cs="Arial"/>
                <w:shd w:val="clear" w:color="auto" w:fill="EBF1E7"/>
              </w:rPr>
              <w:t>，它的所有</w:t>
            </w:r>
            <w:r>
              <w:rPr>
                <w:rStyle w:val="HTML"/>
                <w:rFonts w:ascii="Consolas" w:hAnsi="Consolas"/>
                <w:sz w:val="23"/>
                <w:szCs w:val="23"/>
                <w:shd w:val="clear" w:color="auto" w:fill="F7F7F8"/>
              </w:rPr>
              <w:t>@Bean</w:t>
            </w:r>
            <w:r>
              <w:rPr>
                <w:rFonts w:ascii="Arial" w:hAnsi="Arial" w:cs="Arial"/>
                <w:shd w:val="clear" w:color="auto" w:fill="EBF1E7"/>
              </w:rPr>
              <w:t> </w:t>
            </w:r>
            <w:r>
              <w:rPr>
                <w:rFonts w:ascii="Arial" w:hAnsi="Arial" w:cs="Arial"/>
                <w:shd w:val="clear" w:color="auto" w:fill="EBF1E7"/>
              </w:rPr>
              <w:t>方法都被处理并在容器中注册为</w:t>
            </w:r>
            <w:r>
              <w:rPr>
                <w:rFonts w:ascii="Arial" w:hAnsi="Arial" w:cs="Arial"/>
                <w:shd w:val="clear" w:color="auto" w:fill="EBF1E7"/>
              </w:rPr>
              <w:t>bean</w:t>
            </w:r>
            <w:r>
              <w:rPr>
                <w:rFonts w:ascii="Arial" w:hAnsi="Arial" w:cs="Arial"/>
                <w:shd w:val="clear" w:color="auto" w:fill="EBF1E7"/>
              </w:rPr>
              <w:t>定义。</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Support for Web Applications with </w:t>
      </w:r>
      <w:r w:rsidRPr="00BA0D5D">
        <w:rPr>
          <w:rFonts w:ascii="Consolas" w:eastAsia="宋体" w:hAnsi="Consolas" w:cs="宋体"/>
          <w:color w:val="34302D"/>
          <w:kern w:val="0"/>
          <w:sz w:val="25"/>
          <w:szCs w:val="25"/>
          <w:shd w:val="clear" w:color="auto" w:fill="F7F7F8"/>
        </w:rPr>
        <w:t>AnnotationConfigWebApplicationContext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WebApplicationContext</w:t>
      </w:r>
      <w:r w:rsidRPr="00BA0D5D">
        <w:rPr>
          <w:rFonts w:ascii="inherit" w:eastAsia="宋体" w:hAnsi="inherit" w:cs="Arial"/>
          <w:color w:val="34302D"/>
          <w:kern w:val="0"/>
          <w:sz w:val="24"/>
          <w:szCs w:val="24"/>
        </w:rPr>
        <w:t> variant of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is available with </w:t>
      </w:r>
      <w:r w:rsidRPr="00BA0D5D">
        <w:rPr>
          <w:rFonts w:ascii="Consolas" w:eastAsia="宋体" w:hAnsi="Consolas" w:cs="宋体"/>
          <w:color w:val="34302D"/>
          <w:kern w:val="0"/>
          <w:sz w:val="23"/>
          <w:szCs w:val="23"/>
          <w:shd w:val="clear" w:color="auto" w:fill="F7F7F8"/>
        </w:rPr>
        <w:t>AnnotationConfigWebApplicationContext</w:t>
      </w:r>
      <w:r w:rsidRPr="00BA0D5D">
        <w:rPr>
          <w:rFonts w:ascii="inherit" w:eastAsia="宋体" w:hAnsi="inherit" w:cs="Arial"/>
          <w:color w:val="34302D"/>
          <w:kern w:val="0"/>
          <w:sz w:val="24"/>
          <w:szCs w:val="24"/>
        </w:rPr>
        <w:t>. You can use this implementation when configuring the Spring </w:t>
      </w:r>
      <w:r w:rsidRPr="00BA0D5D">
        <w:rPr>
          <w:rFonts w:ascii="Consolas" w:eastAsia="宋体" w:hAnsi="Consolas" w:cs="宋体"/>
          <w:color w:val="34302D"/>
          <w:kern w:val="0"/>
          <w:sz w:val="23"/>
          <w:szCs w:val="23"/>
          <w:shd w:val="clear" w:color="auto" w:fill="F7F7F8"/>
        </w:rPr>
        <w:t>ContextLoaderListener</w:t>
      </w:r>
      <w:r w:rsidRPr="00BA0D5D">
        <w:rPr>
          <w:rFonts w:ascii="inherit" w:eastAsia="宋体" w:hAnsi="inherit" w:cs="Arial"/>
          <w:color w:val="34302D"/>
          <w:kern w:val="0"/>
          <w:sz w:val="24"/>
          <w:szCs w:val="24"/>
        </w:rPr>
        <w:t> servlet listener, Spring MVC </w:t>
      </w:r>
      <w:r w:rsidRPr="00BA0D5D">
        <w:rPr>
          <w:rFonts w:ascii="Consolas" w:eastAsia="宋体" w:hAnsi="Consolas" w:cs="宋体"/>
          <w:color w:val="34302D"/>
          <w:kern w:val="0"/>
          <w:sz w:val="23"/>
          <w:szCs w:val="23"/>
          <w:shd w:val="clear" w:color="auto" w:fill="F7F7F8"/>
        </w:rPr>
        <w:t>DispatcherServlet</w:t>
      </w:r>
      <w:r w:rsidRPr="00BA0D5D">
        <w:rPr>
          <w:rFonts w:ascii="inherit" w:eastAsia="宋体" w:hAnsi="inherit" w:cs="Arial"/>
          <w:color w:val="34302D"/>
          <w:kern w:val="0"/>
          <w:sz w:val="24"/>
          <w:szCs w:val="24"/>
        </w:rPr>
        <w:t>, and so forth. The following </w:t>
      </w:r>
      <w:r w:rsidRPr="00BA0D5D">
        <w:rPr>
          <w:rFonts w:ascii="Consolas" w:eastAsia="宋体" w:hAnsi="Consolas" w:cs="宋体"/>
          <w:color w:val="34302D"/>
          <w:kern w:val="0"/>
          <w:sz w:val="23"/>
          <w:szCs w:val="23"/>
          <w:shd w:val="clear" w:color="auto" w:fill="F7F7F8"/>
        </w:rPr>
        <w:t>web.xml</w:t>
      </w:r>
      <w:r w:rsidRPr="00BA0D5D">
        <w:rPr>
          <w:rFonts w:ascii="inherit" w:eastAsia="宋体" w:hAnsi="inherit" w:cs="Arial"/>
          <w:color w:val="34302D"/>
          <w:kern w:val="0"/>
          <w:sz w:val="24"/>
          <w:szCs w:val="24"/>
        </w:rPr>
        <w:t> snippet configures a typical Spring MVC web application (note the use of the </w:t>
      </w:r>
      <w:r w:rsidRPr="00BA0D5D">
        <w:rPr>
          <w:rFonts w:ascii="Consolas" w:eastAsia="宋体" w:hAnsi="Consolas" w:cs="宋体"/>
          <w:color w:val="34302D"/>
          <w:kern w:val="0"/>
          <w:sz w:val="23"/>
          <w:szCs w:val="23"/>
          <w:shd w:val="clear" w:color="auto" w:fill="F7F7F8"/>
        </w:rPr>
        <w:t>contextClass</w:t>
      </w:r>
      <w:r w:rsidRPr="00BA0D5D">
        <w:rPr>
          <w:rFonts w:ascii="inherit" w:eastAsia="宋体" w:hAnsi="inherit" w:cs="Arial"/>
          <w:color w:val="34302D"/>
          <w:kern w:val="0"/>
          <w:sz w:val="24"/>
          <w:szCs w:val="24"/>
        </w:rPr>
        <w:t> context-param and init-param):</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可用的</w:t>
      </w:r>
      <w:r>
        <w:rPr>
          <w:rStyle w:val="HTML"/>
          <w:rFonts w:ascii="Consolas" w:hAnsi="Consolas"/>
          <w:sz w:val="23"/>
          <w:szCs w:val="23"/>
          <w:shd w:val="clear" w:color="auto" w:fill="F7F7F8"/>
        </w:rPr>
        <w:t>WebApplicationContext</w:t>
      </w:r>
      <w:r>
        <w:rPr>
          <w:rFonts w:ascii="Arial" w:hAnsi="Arial" w:cs="Arial"/>
          <w:color w:val="34302D"/>
          <w:shd w:val="clear" w:color="auto" w:fill="FFFFFF"/>
        </w:rPr>
        <w:t>变体。在配置</w:t>
      </w:r>
      <w:r>
        <w:rPr>
          <w:rFonts w:ascii="Arial" w:hAnsi="Arial" w:cs="Arial"/>
          <w:color w:val="34302D"/>
          <w:shd w:val="clear" w:color="auto" w:fill="FFFFFF"/>
        </w:rPr>
        <w:t>Spring servlet</w:t>
      </w:r>
      <w:r>
        <w:rPr>
          <w:rFonts w:ascii="Arial" w:hAnsi="Arial" w:cs="Arial"/>
          <w:color w:val="34302D"/>
          <w:shd w:val="clear" w:color="auto" w:fill="FFFFFF"/>
        </w:rPr>
        <w:t>侦听器，</w:t>
      </w:r>
      <w:r>
        <w:rPr>
          <w:rFonts w:ascii="Arial" w:hAnsi="Arial" w:cs="Arial"/>
          <w:color w:val="34302D"/>
          <w:shd w:val="clear" w:color="auto" w:fill="FFFFFF"/>
        </w:rPr>
        <w:t>Spring MVC</w:t>
      </w:r>
      <w:r>
        <w:rPr>
          <w:rFonts w:ascii="Arial" w:hAnsi="Arial" w:cs="Arial"/>
          <w:color w:val="34302D"/>
          <w:shd w:val="clear" w:color="auto" w:fill="FFFFFF"/>
        </w:rPr>
        <w:t>等时</w:t>
      </w:r>
      <w:r>
        <w:rPr>
          <w:rFonts w:ascii="Arial" w:hAnsi="Arial" w:cs="Arial"/>
          <w:color w:val="34302D"/>
          <w:shd w:val="clear" w:color="auto" w:fill="FFFFFF"/>
        </w:rPr>
        <w:t> </w:t>
      </w:r>
      <w:r>
        <w:rPr>
          <w:rFonts w:ascii="Arial" w:hAnsi="Arial" w:cs="Arial"/>
          <w:color w:val="34302D"/>
          <w:shd w:val="clear" w:color="auto" w:fill="FFFFFF"/>
        </w:rPr>
        <w:t>，可以使用此实现。以下代码段配置典型的</w:t>
      </w:r>
      <w:r>
        <w:rPr>
          <w:rFonts w:ascii="Arial" w:hAnsi="Arial" w:cs="Arial"/>
          <w:color w:val="34302D"/>
          <w:shd w:val="clear" w:color="auto" w:fill="FFFFFF"/>
        </w:rPr>
        <w:t>Spring MVC Web</w:t>
      </w:r>
      <w:r>
        <w:rPr>
          <w:rFonts w:ascii="Arial" w:hAnsi="Arial" w:cs="Arial"/>
          <w:color w:val="34302D"/>
          <w:shd w:val="clear" w:color="auto" w:fill="FFFFFF"/>
        </w:rPr>
        <w:t>应用程序（请注意</w:t>
      </w:r>
      <w:r>
        <w:rPr>
          <w:rFonts w:ascii="Arial" w:hAnsi="Arial" w:cs="Arial"/>
          <w:color w:val="34302D"/>
          <w:shd w:val="clear" w:color="auto" w:fill="FFFFFF"/>
        </w:rPr>
        <w:t>context-param</w:t>
      </w:r>
      <w:r>
        <w:rPr>
          <w:rFonts w:ascii="Arial" w:hAnsi="Arial" w:cs="Arial"/>
          <w:color w:val="34302D"/>
          <w:shd w:val="clear" w:color="auto" w:fill="FFFFFF"/>
        </w:rPr>
        <w:t>和</w:t>
      </w:r>
      <w:r>
        <w:rPr>
          <w:rFonts w:ascii="Arial" w:hAnsi="Arial" w:cs="Arial"/>
          <w:color w:val="34302D"/>
          <w:shd w:val="clear" w:color="auto" w:fill="FFFFFF"/>
        </w:rPr>
        <w:t>init-param</w:t>
      </w:r>
      <w:r>
        <w:rPr>
          <w:rFonts w:ascii="Arial" w:hAnsi="Arial" w:cs="Arial"/>
          <w:color w:val="34302D"/>
          <w:shd w:val="clear" w:color="auto" w:fill="FFFFFF"/>
        </w:rPr>
        <w:t>的使用）：</w:t>
      </w:r>
      <w:r>
        <w:rPr>
          <w:rStyle w:val="HTML"/>
          <w:rFonts w:ascii="Consolas" w:hAnsi="Consolas"/>
          <w:sz w:val="23"/>
          <w:szCs w:val="23"/>
          <w:shd w:val="clear" w:color="auto" w:fill="F7F7F8"/>
        </w:rPr>
        <w:t>AnnotationConfigApplicationContextAnnotationConfigWebApplicationContextContextLoaderListenerDispatcherServletweb.xmlcontextClass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Configure ContextLoaderListener to use AnnotationConfigWebApplicationContext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instead of the default XmlWebApplicationContext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&lt;param-name&gt;</w:t>
      </w:r>
      <w:r w:rsidRPr="00BA0D5D">
        <w:rPr>
          <w:rFonts w:ascii="Consolas" w:eastAsia="宋体" w:hAnsi="Consolas" w:cs="宋体"/>
          <w:color w:val="34302D"/>
          <w:kern w:val="0"/>
          <w:sz w:val="24"/>
          <w:szCs w:val="24"/>
        </w:rPr>
        <w:t>contextClass</w:t>
      </w:r>
      <w:r w:rsidRPr="00BA0D5D">
        <w:rPr>
          <w:rFonts w:ascii="Consolas" w:eastAsia="宋体" w:hAnsi="Consolas" w:cs="宋体"/>
          <w:color w:val="008080"/>
          <w:kern w:val="0"/>
          <w:sz w:val="24"/>
          <w:szCs w:val="24"/>
        </w:rPr>
        <w:t>&lt;/param-name&gt;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org.springframework.web.context.support.AnnotationConfigWebApplicationContext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Configuration locations must consist of one or more comma- or space-delimited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fully-qualified @Configuration classes. Fully-qualified packages may also be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lastRenderedPageBreak/>
        <w:t xml:space="preserve">        specified for component-scanning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&lt;param-name&gt;</w:t>
      </w:r>
      <w:r w:rsidRPr="00BA0D5D">
        <w:rPr>
          <w:rFonts w:ascii="Consolas" w:eastAsia="宋体" w:hAnsi="Consolas" w:cs="宋体"/>
          <w:color w:val="34302D"/>
          <w:kern w:val="0"/>
          <w:sz w:val="24"/>
          <w:szCs w:val="24"/>
        </w:rPr>
        <w:t>contextConfigLocation</w:t>
      </w:r>
      <w:r w:rsidRPr="00BA0D5D">
        <w:rPr>
          <w:rFonts w:ascii="Consolas" w:eastAsia="宋体" w:hAnsi="Consolas" w:cs="宋体"/>
          <w:color w:val="008080"/>
          <w:kern w:val="0"/>
          <w:sz w:val="24"/>
          <w:szCs w:val="24"/>
        </w:rPr>
        <w:t>&lt;/param-name&gt;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r w:rsidRPr="00BA0D5D">
        <w:rPr>
          <w:rFonts w:ascii="Consolas" w:eastAsia="宋体" w:hAnsi="Consolas" w:cs="宋体"/>
          <w:color w:val="34302D"/>
          <w:kern w:val="0"/>
          <w:sz w:val="24"/>
          <w:szCs w:val="24"/>
        </w:rPr>
        <w:t>com.acme.AppConfig</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Bootstrap the root application context as usual using ContextLoaderListener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&lt;listener-class&gt;</w:t>
      </w:r>
      <w:r w:rsidRPr="00BA0D5D">
        <w:rPr>
          <w:rFonts w:ascii="Consolas" w:eastAsia="宋体" w:hAnsi="Consolas" w:cs="宋体"/>
          <w:color w:val="34302D"/>
          <w:kern w:val="0"/>
          <w:sz w:val="24"/>
          <w:szCs w:val="24"/>
        </w:rPr>
        <w:t>org.springframework.web.context.ContextLoaderListener</w:t>
      </w:r>
      <w:r w:rsidRPr="00BA0D5D">
        <w:rPr>
          <w:rFonts w:ascii="Consolas" w:eastAsia="宋体" w:hAnsi="Consolas" w:cs="宋体"/>
          <w:color w:val="008080"/>
          <w:kern w:val="0"/>
          <w:sz w:val="24"/>
          <w:szCs w:val="24"/>
        </w:rPr>
        <w:t>&lt;/listener-class&gt;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Declare a Spring MVC DispatcherServlet as usual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&lt;servlet-name&gt;</w:t>
      </w:r>
      <w:r w:rsidRPr="00BA0D5D">
        <w:rPr>
          <w:rFonts w:ascii="Consolas" w:eastAsia="宋体" w:hAnsi="Consolas" w:cs="宋体"/>
          <w:color w:val="34302D"/>
          <w:kern w:val="0"/>
          <w:sz w:val="24"/>
          <w:szCs w:val="24"/>
        </w:rPr>
        <w:t>dispatcher</w:t>
      </w:r>
      <w:r w:rsidRPr="00BA0D5D">
        <w:rPr>
          <w:rFonts w:ascii="Consolas" w:eastAsia="宋体" w:hAnsi="Consolas" w:cs="宋体"/>
          <w:color w:val="008080"/>
          <w:kern w:val="0"/>
          <w:sz w:val="24"/>
          <w:szCs w:val="24"/>
        </w:rPr>
        <w:t>&lt;/servlet-name&gt;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&lt;servlet-class&gt;</w:t>
      </w:r>
      <w:r w:rsidRPr="00BA0D5D">
        <w:rPr>
          <w:rFonts w:ascii="Consolas" w:eastAsia="宋体" w:hAnsi="Consolas" w:cs="宋体"/>
          <w:color w:val="34302D"/>
          <w:kern w:val="0"/>
          <w:sz w:val="24"/>
          <w:szCs w:val="24"/>
        </w:rPr>
        <w:t>org.springframework.web.servlet.DispatcherServlet</w:t>
      </w:r>
      <w:r w:rsidRPr="00BA0D5D">
        <w:rPr>
          <w:rFonts w:ascii="Consolas" w:eastAsia="宋体" w:hAnsi="Consolas" w:cs="宋体"/>
          <w:color w:val="008080"/>
          <w:kern w:val="0"/>
          <w:sz w:val="24"/>
          <w:szCs w:val="24"/>
        </w:rPr>
        <w:t>&lt;/servlet-class&gt;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Configure DispatcherServlet to use AnnotationConfigWebApplicationContext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instead of the default XmlWebApplicationContext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&lt;init-param&gt;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&lt;param-name&gt;</w:t>
      </w:r>
      <w:r w:rsidRPr="00BA0D5D">
        <w:rPr>
          <w:rFonts w:ascii="Consolas" w:eastAsia="宋体" w:hAnsi="Consolas" w:cs="宋体"/>
          <w:color w:val="34302D"/>
          <w:kern w:val="0"/>
          <w:sz w:val="24"/>
          <w:szCs w:val="24"/>
        </w:rPr>
        <w:t>contextClass</w:t>
      </w:r>
      <w:r w:rsidRPr="00BA0D5D">
        <w:rPr>
          <w:rFonts w:ascii="Consolas" w:eastAsia="宋体" w:hAnsi="Consolas" w:cs="宋体"/>
          <w:color w:val="008080"/>
          <w:kern w:val="0"/>
          <w:sz w:val="24"/>
          <w:szCs w:val="24"/>
        </w:rPr>
        <w:t>&lt;/param-name&gt;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org.springframework.web.context.support.AnnotationConfigWebApplicationContext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&lt;/init-param&gt;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Again, config locations must consist of one or more comma- or space-delimited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and fully-qualified @Configuration classes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&lt;init-param&gt;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&lt;param-name&gt;</w:t>
      </w:r>
      <w:r w:rsidRPr="00BA0D5D">
        <w:rPr>
          <w:rFonts w:ascii="Consolas" w:eastAsia="宋体" w:hAnsi="Consolas" w:cs="宋体"/>
          <w:color w:val="34302D"/>
          <w:kern w:val="0"/>
          <w:sz w:val="24"/>
          <w:szCs w:val="24"/>
        </w:rPr>
        <w:t>contextConfigLocation</w:t>
      </w:r>
      <w:r w:rsidRPr="00BA0D5D">
        <w:rPr>
          <w:rFonts w:ascii="Consolas" w:eastAsia="宋体" w:hAnsi="Consolas" w:cs="宋体"/>
          <w:color w:val="008080"/>
          <w:kern w:val="0"/>
          <w:sz w:val="24"/>
          <w:szCs w:val="24"/>
        </w:rPr>
        <w:t>&lt;/param-name&gt;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r w:rsidRPr="00BA0D5D">
        <w:rPr>
          <w:rFonts w:ascii="Consolas" w:eastAsia="宋体" w:hAnsi="Consolas" w:cs="宋体"/>
          <w:color w:val="34302D"/>
          <w:kern w:val="0"/>
          <w:sz w:val="24"/>
          <w:szCs w:val="24"/>
        </w:rPr>
        <w:t>com.acme.web.MvcConfig</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&lt;/init-param&gt;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map all requests for /app/* to the dispatcher servlet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&lt;servlet-mapping&gt;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&lt;servlet-name&gt;</w:t>
      </w:r>
      <w:r w:rsidRPr="00BA0D5D">
        <w:rPr>
          <w:rFonts w:ascii="Consolas" w:eastAsia="宋体" w:hAnsi="Consolas" w:cs="宋体"/>
          <w:color w:val="34302D"/>
          <w:kern w:val="0"/>
          <w:sz w:val="24"/>
          <w:szCs w:val="24"/>
        </w:rPr>
        <w:t>dispatcher</w:t>
      </w:r>
      <w:r w:rsidRPr="00BA0D5D">
        <w:rPr>
          <w:rFonts w:ascii="Consolas" w:eastAsia="宋体" w:hAnsi="Consolas" w:cs="宋体"/>
          <w:color w:val="008080"/>
          <w:kern w:val="0"/>
          <w:sz w:val="24"/>
          <w:szCs w:val="24"/>
        </w:rPr>
        <w:t>&lt;/servlet-name&gt;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&lt;url-pattern&gt;</w:t>
      </w:r>
      <w:r w:rsidRPr="00BA0D5D">
        <w:rPr>
          <w:rFonts w:ascii="Consolas" w:eastAsia="宋体" w:hAnsi="Consolas" w:cs="宋体"/>
          <w:color w:val="34302D"/>
          <w:kern w:val="0"/>
          <w:sz w:val="24"/>
          <w:szCs w:val="24"/>
        </w:rPr>
        <w:t>/app/*</w:t>
      </w:r>
      <w:r w:rsidRPr="00BA0D5D">
        <w:rPr>
          <w:rFonts w:ascii="Consolas" w:eastAsia="宋体" w:hAnsi="Consolas" w:cs="宋体"/>
          <w:color w:val="008080"/>
          <w:kern w:val="0"/>
          <w:sz w:val="24"/>
          <w:szCs w:val="24"/>
        </w:rPr>
        <w:t>&lt;/url-pattern&gt;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&lt;/servlet-mapping&gt;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1.12.3. Using the </w:t>
      </w:r>
      <w:r w:rsidRPr="00BA0D5D">
        <w:rPr>
          <w:rFonts w:ascii="Consolas" w:eastAsia="宋体" w:hAnsi="Consolas" w:cs="宋体"/>
          <w:color w:val="34302D"/>
          <w:kern w:val="0"/>
          <w:sz w:val="33"/>
          <w:szCs w:val="33"/>
          <w:shd w:val="clear" w:color="auto" w:fill="F7F7F8"/>
        </w:rPr>
        <w:t>@Bean</w:t>
      </w:r>
      <w:r w:rsidRPr="00BA0D5D">
        <w:rPr>
          <w:rFonts w:ascii="Arial" w:eastAsia="宋体" w:hAnsi="Arial" w:cs="Arial"/>
          <w:color w:val="34302D"/>
          <w:kern w:val="0"/>
          <w:sz w:val="35"/>
          <w:szCs w:val="35"/>
        </w:rPr>
        <w:t> Annotation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@Bean</w:t>
      </w:r>
      <w:r w:rsidRPr="00BA0D5D">
        <w:rPr>
          <w:rFonts w:ascii="inherit" w:eastAsia="宋体" w:hAnsi="inherit" w:cs="Arial"/>
          <w:color w:val="34302D"/>
          <w:kern w:val="0"/>
          <w:sz w:val="24"/>
          <w:szCs w:val="24"/>
        </w:rPr>
        <w:t> is a method-level annotation and a direct analog of the XML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The annotation supports some of the attributes offered by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such as: * </w:t>
      </w:r>
      <w:hyperlink r:id="rId350" w:anchor="beans-factory-lifecycle-initializingbean" w:history="1">
        <w:r w:rsidRPr="00BA0D5D">
          <w:rPr>
            <w:rFonts w:ascii="inherit" w:eastAsia="宋体" w:hAnsi="inherit" w:cs="Arial"/>
            <w:color w:val="548E2E"/>
            <w:kern w:val="0"/>
            <w:sz w:val="24"/>
            <w:szCs w:val="24"/>
            <w:u w:val="single"/>
          </w:rPr>
          <w:t>init-method</w:t>
        </w:r>
      </w:hyperlink>
      <w:r w:rsidRPr="00BA0D5D">
        <w:rPr>
          <w:rFonts w:ascii="inherit" w:eastAsia="宋体" w:hAnsi="inherit" w:cs="Arial"/>
          <w:color w:val="34302D"/>
          <w:kern w:val="0"/>
          <w:sz w:val="24"/>
          <w:szCs w:val="24"/>
        </w:rPr>
        <w:t> * </w:t>
      </w:r>
      <w:hyperlink r:id="rId351" w:anchor="beans-factory-lifecycle-disposablebean" w:history="1">
        <w:r w:rsidRPr="00BA0D5D">
          <w:rPr>
            <w:rFonts w:ascii="inherit" w:eastAsia="宋体" w:hAnsi="inherit" w:cs="Arial"/>
            <w:color w:val="548E2E"/>
            <w:kern w:val="0"/>
            <w:sz w:val="24"/>
            <w:szCs w:val="24"/>
            <w:u w:val="single"/>
          </w:rPr>
          <w:t>destroy-method</w:t>
        </w:r>
      </w:hyperlink>
      <w:r w:rsidRPr="00BA0D5D">
        <w:rPr>
          <w:rFonts w:ascii="inherit" w:eastAsia="宋体" w:hAnsi="inherit" w:cs="Arial"/>
          <w:color w:val="34302D"/>
          <w:kern w:val="0"/>
          <w:sz w:val="24"/>
          <w:szCs w:val="24"/>
        </w:rPr>
        <w:t> * </w:t>
      </w:r>
      <w:hyperlink r:id="rId352" w:anchor="beans-factory-autowire" w:history="1">
        <w:r w:rsidRPr="00BA0D5D">
          <w:rPr>
            <w:rFonts w:ascii="inherit" w:eastAsia="宋体" w:hAnsi="inherit" w:cs="Arial"/>
            <w:color w:val="548E2E"/>
            <w:kern w:val="0"/>
            <w:sz w:val="24"/>
            <w:szCs w:val="24"/>
            <w:u w:val="single"/>
          </w:rPr>
          <w:t>autowiring</w:t>
        </w:r>
      </w:hyperlink>
      <w:r w:rsidRPr="00BA0D5D">
        <w:rPr>
          <w:rFonts w:ascii="inherit" w:eastAsia="宋体" w:hAnsi="inherit" w:cs="Arial"/>
          <w:color w:val="34302D"/>
          <w:kern w:val="0"/>
          <w:sz w:val="24"/>
          <w:szCs w:val="24"/>
        </w:rPr>
        <w:t> *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@Bean</w:t>
      </w:r>
      <w:r>
        <w:rPr>
          <w:rFonts w:ascii="Arial" w:hAnsi="Arial" w:cs="Arial"/>
          <w:color w:val="34302D"/>
          <w:shd w:val="clear" w:color="auto" w:fill="FFFFFF"/>
        </w:rPr>
        <w:t>是方法级注释和</w:t>
      </w:r>
      <w:r>
        <w:rPr>
          <w:rFonts w:ascii="Arial" w:hAnsi="Arial" w:cs="Arial"/>
          <w:color w:val="34302D"/>
          <w:shd w:val="clear" w:color="auto" w:fill="FFFFFF"/>
        </w:rPr>
        <w:t>XML </w:t>
      </w:r>
      <w:r>
        <w:rPr>
          <w:rStyle w:val="HTML"/>
          <w:rFonts w:ascii="Consolas" w:hAnsi="Consolas"/>
          <w:sz w:val="23"/>
          <w:szCs w:val="23"/>
          <w:shd w:val="clear" w:color="auto" w:fill="F7F7F8"/>
        </w:rPr>
        <w:t>&lt;bean/&gt;</w:t>
      </w:r>
      <w:r>
        <w:rPr>
          <w:rFonts w:ascii="Arial" w:hAnsi="Arial" w:cs="Arial"/>
          <w:color w:val="34302D"/>
          <w:shd w:val="clear" w:color="auto" w:fill="FFFFFF"/>
        </w:rPr>
        <w:t>元素的直接模拟。注释支持一些提供的属性</w:t>
      </w:r>
      <w:r>
        <w:rPr>
          <w:rStyle w:val="HTML"/>
          <w:rFonts w:ascii="Consolas" w:hAnsi="Consolas"/>
          <w:sz w:val="23"/>
          <w:szCs w:val="23"/>
          <w:shd w:val="clear" w:color="auto" w:fill="F7F7F8"/>
        </w:rPr>
        <w:t>&lt;bean/&gt;</w:t>
      </w:r>
      <w:r>
        <w:rPr>
          <w:rFonts w:ascii="Arial" w:hAnsi="Arial" w:cs="Arial"/>
          <w:color w:val="34302D"/>
          <w:shd w:val="clear" w:color="auto" w:fill="FFFFFF"/>
        </w:rPr>
        <w:t>，例如：</w:t>
      </w:r>
      <w:r>
        <w:rPr>
          <w:rFonts w:ascii="Arial" w:hAnsi="Arial" w:cs="Arial"/>
          <w:color w:val="34302D"/>
          <w:shd w:val="clear" w:color="auto" w:fill="FFFFFF"/>
        </w:rPr>
        <w:t>* </w:t>
      </w:r>
      <w:hyperlink r:id="rId353" w:anchor="beans-factory-lifecycle-initializingbean" w:history="1">
        <w:r>
          <w:rPr>
            <w:rStyle w:val="a4"/>
            <w:rFonts w:ascii="Arial" w:hAnsi="Arial" w:cs="Arial"/>
            <w:color w:val="548E2E"/>
            <w:shd w:val="clear" w:color="auto" w:fill="FFFFFF"/>
          </w:rPr>
          <w:t>init-method</w:t>
        </w:r>
      </w:hyperlink>
      <w:r>
        <w:rPr>
          <w:rFonts w:ascii="Arial" w:hAnsi="Arial" w:cs="Arial"/>
          <w:color w:val="34302D"/>
          <w:shd w:val="clear" w:color="auto" w:fill="FFFFFF"/>
        </w:rPr>
        <w:t> * </w:t>
      </w:r>
      <w:hyperlink r:id="rId354" w:anchor="beans-factory-lifecycle-disposablebean" w:history="1">
        <w:r>
          <w:rPr>
            <w:rStyle w:val="a4"/>
            <w:rFonts w:ascii="Arial" w:hAnsi="Arial" w:cs="Arial"/>
            <w:color w:val="548E2E"/>
            <w:shd w:val="clear" w:color="auto" w:fill="FFFFFF"/>
          </w:rPr>
          <w:t>destroy-method</w:t>
        </w:r>
      </w:hyperlink>
      <w:r>
        <w:rPr>
          <w:rFonts w:ascii="Arial" w:hAnsi="Arial" w:cs="Arial"/>
          <w:color w:val="34302D"/>
          <w:shd w:val="clear" w:color="auto" w:fill="FFFFFF"/>
        </w:rPr>
        <w:t> * </w:t>
      </w:r>
      <w:hyperlink r:id="rId355" w:anchor="beans-factory-autowire" w:history="1">
        <w:r>
          <w:rPr>
            <w:rStyle w:val="a4"/>
            <w:rFonts w:ascii="Arial" w:hAnsi="Arial" w:cs="Arial"/>
            <w:color w:val="548E2E"/>
            <w:shd w:val="clear" w:color="auto" w:fill="FFFFFF"/>
          </w:rPr>
          <w:t>autowiring</w:t>
        </w:r>
      </w:hyperlink>
      <w:r>
        <w:rPr>
          <w:rFonts w:ascii="Arial" w:hAnsi="Arial" w:cs="Arial"/>
          <w:color w:val="34302D"/>
          <w:shd w:val="clear" w:color="auto" w:fill="FFFFFF"/>
        </w:rPr>
        <w:t> * </w:t>
      </w:r>
      <w:r>
        <w:rPr>
          <w:rStyle w:val="HTML"/>
          <w:rFonts w:ascii="Consolas" w:hAnsi="Consolas"/>
          <w:sz w:val="23"/>
          <w:szCs w:val="23"/>
          <w:shd w:val="clear" w:color="auto" w:fill="F7F7F8"/>
        </w:rPr>
        <w:t>name</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in a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-annotated or in a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-annotated class.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您可以在带</w:t>
      </w:r>
      <w:r>
        <w:rPr>
          <w:rStyle w:val="HTML"/>
          <w:rFonts w:ascii="Consolas" w:hAnsi="Consolas"/>
          <w:sz w:val="23"/>
          <w:szCs w:val="23"/>
          <w:shd w:val="clear" w:color="auto" w:fill="F7F7F8"/>
        </w:rPr>
        <w:t>@Bean</w:t>
      </w:r>
      <w:r>
        <w:rPr>
          <w:rFonts w:ascii="Arial" w:hAnsi="Arial" w:cs="Arial"/>
          <w:color w:val="34302D"/>
          <w:shd w:val="clear" w:color="auto" w:fill="FFFFFF"/>
        </w:rPr>
        <w:t>注释的类</w:t>
      </w:r>
      <w:r>
        <w:rPr>
          <w:rStyle w:val="HTML"/>
          <w:rFonts w:ascii="Consolas" w:hAnsi="Consolas"/>
          <w:sz w:val="23"/>
          <w:szCs w:val="23"/>
          <w:shd w:val="clear" w:color="auto" w:fill="F7F7F8"/>
        </w:rPr>
        <w:t>@Configuration</w:t>
      </w:r>
      <w:r>
        <w:rPr>
          <w:rFonts w:ascii="Arial" w:hAnsi="Arial" w:cs="Arial"/>
          <w:color w:val="34302D"/>
          <w:shd w:val="clear" w:color="auto" w:fill="FFFFFF"/>
        </w:rPr>
        <w:t>或带</w:t>
      </w:r>
      <w:r>
        <w:rPr>
          <w:rFonts w:ascii="Arial" w:hAnsi="Arial" w:cs="Arial"/>
          <w:color w:val="34302D"/>
          <w:shd w:val="clear" w:color="auto" w:fill="FFFFFF"/>
        </w:rPr>
        <w:t> </w:t>
      </w:r>
      <w:r>
        <w:rPr>
          <w:rFonts w:ascii="Arial" w:hAnsi="Arial" w:cs="Arial"/>
          <w:color w:val="34302D"/>
          <w:shd w:val="clear" w:color="auto" w:fill="FFFFFF"/>
        </w:rPr>
        <w:t>注释的类中使用注释</w:t>
      </w:r>
      <w:r>
        <w:rPr>
          <w:rStyle w:val="HTML"/>
          <w:rFonts w:ascii="Consolas" w:hAnsi="Consolas"/>
          <w:sz w:val="23"/>
          <w:szCs w:val="23"/>
          <w:shd w:val="clear" w:color="auto" w:fill="F7F7F8"/>
        </w:rPr>
        <w:t>@Component</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Declaring a Bean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declare a bean, you can annotate a method with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You use this method to register a bean definition within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of the type specified as the method’s return value. By default, the bean name is the same as the method name. The following example shows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declaration:</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要声明</w:t>
      </w:r>
      <w:r>
        <w:rPr>
          <w:rFonts w:ascii="Arial" w:hAnsi="Arial" w:cs="Arial"/>
          <w:color w:val="34302D"/>
          <w:shd w:val="clear" w:color="auto" w:fill="FFFFFF"/>
        </w:rPr>
        <w:t>bean</w:t>
      </w:r>
      <w:r>
        <w:rPr>
          <w:rFonts w:ascii="Arial" w:hAnsi="Arial" w:cs="Arial"/>
          <w:color w:val="34302D"/>
          <w:shd w:val="clear" w:color="auto" w:fill="FFFFFF"/>
        </w:rPr>
        <w:t>，可以使用注释注释方法</w:t>
      </w:r>
      <w:r>
        <w:rPr>
          <w:rStyle w:val="HTML"/>
          <w:rFonts w:ascii="Consolas" w:hAnsi="Consolas"/>
          <w:sz w:val="23"/>
          <w:szCs w:val="23"/>
          <w:shd w:val="clear" w:color="auto" w:fill="F7F7F8"/>
        </w:rPr>
        <w:t>@Bean</w:t>
      </w:r>
      <w:r>
        <w:rPr>
          <w:rFonts w:ascii="Arial" w:hAnsi="Arial" w:cs="Arial"/>
          <w:color w:val="34302D"/>
          <w:shd w:val="clear" w:color="auto" w:fill="FFFFFF"/>
        </w:rPr>
        <w:t>。您可以使用此方法在</w:t>
      </w:r>
      <w:r>
        <w:rPr>
          <w:rStyle w:val="HTML"/>
          <w:rFonts w:ascii="Consolas" w:hAnsi="Consolas"/>
          <w:sz w:val="23"/>
          <w:szCs w:val="23"/>
          <w:shd w:val="clear" w:color="auto" w:fill="F7F7F8"/>
        </w:rPr>
        <w:t>ApplicationContext</w:t>
      </w:r>
      <w:r>
        <w:rPr>
          <w:rFonts w:ascii="Arial" w:hAnsi="Arial" w:cs="Arial"/>
          <w:color w:val="34302D"/>
          <w:shd w:val="clear" w:color="auto" w:fill="FFFFFF"/>
        </w:rPr>
        <w:t>指定为方法的返回值的类型中注册</w:t>
      </w:r>
      <w:r>
        <w:rPr>
          <w:rFonts w:ascii="Arial" w:hAnsi="Arial" w:cs="Arial"/>
          <w:color w:val="34302D"/>
          <w:shd w:val="clear" w:color="auto" w:fill="FFFFFF"/>
        </w:rPr>
        <w:t>bean</w:t>
      </w:r>
      <w:r>
        <w:rPr>
          <w:rFonts w:ascii="Arial" w:hAnsi="Arial" w:cs="Arial"/>
          <w:color w:val="34302D"/>
          <w:shd w:val="clear" w:color="auto" w:fill="FFFFFF"/>
        </w:rPr>
        <w:t>定义。默认情况下，</w:t>
      </w:r>
      <w:r>
        <w:rPr>
          <w:rFonts w:ascii="Arial" w:hAnsi="Arial" w:cs="Arial"/>
          <w:color w:val="34302D"/>
          <w:shd w:val="clear" w:color="auto" w:fill="FFFFFF"/>
        </w:rPr>
        <w:t>bean</w:t>
      </w:r>
      <w:r>
        <w:rPr>
          <w:rFonts w:ascii="Arial" w:hAnsi="Arial" w:cs="Arial"/>
          <w:color w:val="34302D"/>
          <w:shd w:val="clear" w:color="auto" w:fill="FFFFFF"/>
        </w:rPr>
        <w:t>名称与方法名称相同。以下示例显示了</w:t>
      </w:r>
      <w:r>
        <w:rPr>
          <w:rStyle w:val="HTML"/>
          <w:rFonts w:ascii="Consolas" w:hAnsi="Consolas"/>
          <w:sz w:val="23"/>
          <w:szCs w:val="23"/>
          <w:shd w:val="clear" w:color="auto" w:fill="F7F7F8"/>
        </w:rPr>
        <w:t>@Bean</w:t>
      </w:r>
      <w:r>
        <w:rPr>
          <w:rFonts w:ascii="Arial" w:hAnsi="Arial" w:cs="Arial"/>
          <w:color w:val="34302D"/>
          <w:shd w:val="clear" w:color="auto" w:fill="FFFFFF"/>
        </w:rPr>
        <w:t>方法声明：</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TransferServiceImpl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is exactly equivalent to the following Spring XML:</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上述配置与以下</w:t>
      </w:r>
      <w:r>
        <w:rPr>
          <w:rFonts w:ascii="Arial" w:hAnsi="Arial" w:cs="Arial"/>
          <w:color w:val="34302D"/>
          <w:shd w:val="clear" w:color="auto" w:fill="FFFFFF"/>
        </w:rPr>
        <w:t>Spring XML</w:t>
      </w:r>
      <w:r>
        <w:rPr>
          <w:rFonts w:ascii="Arial" w:hAnsi="Arial" w:cs="Arial"/>
          <w:color w:val="34302D"/>
          <w:shd w:val="clear" w:color="auto" w:fill="FFFFFF"/>
        </w:rPr>
        <w:t>完全等效：</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"transferService"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"com.acme.TransferServiceImpl"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Both declarations make a bean named </w:t>
      </w:r>
      <w:r w:rsidRPr="00BA0D5D">
        <w:rPr>
          <w:rFonts w:ascii="Consolas" w:eastAsia="宋体" w:hAnsi="Consolas" w:cs="宋体"/>
          <w:color w:val="34302D"/>
          <w:kern w:val="0"/>
          <w:sz w:val="23"/>
          <w:szCs w:val="23"/>
          <w:shd w:val="clear" w:color="auto" w:fill="F7F7F8"/>
        </w:rPr>
        <w:t>transferService</w:t>
      </w:r>
      <w:r w:rsidRPr="00BA0D5D">
        <w:rPr>
          <w:rFonts w:ascii="inherit" w:eastAsia="宋体" w:hAnsi="inherit" w:cs="Arial"/>
          <w:color w:val="34302D"/>
          <w:kern w:val="0"/>
          <w:sz w:val="24"/>
          <w:szCs w:val="24"/>
        </w:rPr>
        <w:t> available in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bound to an object instance of type </w:t>
      </w:r>
      <w:r w:rsidRPr="00BA0D5D">
        <w:rPr>
          <w:rFonts w:ascii="Consolas" w:eastAsia="宋体" w:hAnsi="Consolas" w:cs="宋体"/>
          <w:color w:val="34302D"/>
          <w:kern w:val="0"/>
          <w:sz w:val="23"/>
          <w:szCs w:val="23"/>
          <w:shd w:val="clear" w:color="auto" w:fill="F7F7F8"/>
        </w:rPr>
        <w:t>TransferServiceImpl</w:t>
      </w:r>
      <w:r w:rsidRPr="00BA0D5D">
        <w:rPr>
          <w:rFonts w:ascii="inherit" w:eastAsia="宋体" w:hAnsi="inherit" w:cs="Arial"/>
          <w:color w:val="34302D"/>
          <w:kern w:val="0"/>
          <w:sz w:val="24"/>
          <w:szCs w:val="24"/>
        </w:rPr>
        <w:t>, as the following text image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这两个声明都将一个名为</w:t>
      </w:r>
      <w:r>
        <w:rPr>
          <w:rStyle w:val="HTML"/>
          <w:rFonts w:ascii="Consolas" w:hAnsi="Consolas"/>
          <w:sz w:val="23"/>
          <w:szCs w:val="23"/>
          <w:shd w:val="clear" w:color="auto" w:fill="F7F7F8"/>
        </w:rPr>
        <w:t>transferService</w:t>
      </w:r>
      <w:r>
        <w:rPr>
          <w:rFonts w:ascii="Arial" w:hAnsi="Arial" w:cs="Arial"/>
          <w:color w:val="34302D"/>
          <w:shd w:val="clear" w:color="auto" w:fill="FFFFFF"/>
        </w:rPr>
        <w:t>available </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命名为</w:t>
      </w:r>
      <w:r>
        <w:rPr>
          <w:rStyle w:val="HTML"/>
          <w:rFonts w:ascii="Consolas" w:hAnsi="Consolas"/>
          <w:sz w:val="23"/>
          <w:szCs w:val="23"/>
          <w:shd w:val="clear" w:color="auto" w:fill="F7F7F8"/>
        </w:rPr>
        <w:t>ApplicationContext</w:t>
      </w:r>
      <w:r>
        <w:rPr>
          <w:rFonts w:ascii="Arial" w:hAnsi="Arial" w:cs="Arial"/>
          <w:color w:val="34302D"/>
          <w:shd w:val="clear" w:color="auto" w:fill="FFFFFF"/>
        </w:rPr>
        <w:t>绑定到类型的对象实例，</w:t>
      </w:r>
      <w:r>
        <w:rPr>
          <w:rStyle w:val="HTML"/>
          <w:rFonts w:ascii="Consolas" w:hAnsi="Consolas"/>
          <w:sz w:val="23"/>
          <w:szCs w:val="23"/>
          <w:shd w:val="clear" w:color="auto" w:fill="F7F7F8"/>
        </w:rPr>
        <w:t>TransferServiceImpl</w:t>
      </w:r>
      <w:r>
        <w:rPr>
          <w:rFonts w:ascii="Arial" w:hAnsi="Arial" w:cs="Arial"/>
          <w:color w:val="34302D"/>
          <w:shd w:val="clear" w:color="auto" w:fill="FFFFFF"/>
        </w:rPr>
        <w:t>如下图所示：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transferService -&gt; com.acme.TransferServiceImpl</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declare your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with an interface (or base class) return type,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您还可以</w:t>
      </w:r>
      <w:r>
        <w:rPr>
          <w:rStyle w:val="HTML"/>
          <w:rFonts w:ascii="Consolas" w:hAnsi="Consolas"/>
          <w:sz w:val="23"/>
          <w:szCs w:val="23"/>
          <w:shd w:val="clear" w:color="auto" w:fill="F7F7F8"/>
        </w:rPr>
        <w:t>@Bean</w:t>
      </w:r>
      <w:r>
        <w:rPr>
          <w:rFonts w:ascii="Arial" w:hAnsi="Arial" w:cs="Arial"/>
          <w:color w:val="34302D"/>
          <w:shd w:val="clear" w:color="auto" w:fill="FFFFFF"/>
        </w:rPr>
        <w:t>使用接口（或基类）返回类型声明您的方法，如以下示例所示：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this limits the visibility for advance type prediction to the specified interface type (</w:t>
      </w:r>
      <w:r w:rsidRPr="00BA0D5D">
        <w:rPr>
          <w:rFonts w:ascii="Consolas" w:eastAsia="宋体" w:hAnsi="Consolas" w:cs="宋体"/>
          <w:color w:val="34302D"/>
          <w:kern w:val="0"/>
          <w:sz w:val="23"/>
          <w:szCs w:val="23"/>
          <w:shd w:val="clear" w:color="auto" w:fill="F7F7F8"/>
        </w:rPr>
        <w:t>TransferService</w:t>
      </w:r>
      <w:r w:rsidRPr="00BA0D5D">
        <w:rPr>
          <w:rFonts w:ascii="inherit" w:eastAsia="宋体" w:hAnsi="inherit" w:cs="Arial"/>
          <w:color w:val="34302D"/>
          <w:kern w:val="0"/>
          <w:sz w:val="24"/>
          <w:szCs w:val="24"/>
        </w:rPr>
        <w:t>). Then, with the full type (</w:t>
      </w:r>
      <w:r w:rsidRPr="00BA0D5D">
        <w:rPr>
          <w:rFonts w:ascii="Consolas" w:eastAsia="宋体" w:hAnsi="Consolas" w:cs="宋体"/>
          <w:color w:val="34302D"/>
          <w:kern w:val="0"/>
          <w:sz w:val="23"/>
          <w:szCs w:val="23"/>
          <w:shd w:val="clear" w:color="auto" w:fill="F7F7F8"/>
        </w:rPr>
        <w:t>TransferServiceImpl</w:t>
      </w:r>
      <w:r w:rsidRPr="00BA0D5D">
        <w:rPr>
          <w:rFonts w:ascii="inherit" w:eastAsia="宋体" w:hAnsi="inherit" w:cs="Arial"/>
          <w:color w:val="34302D"/>
          <w:kern w:val="0"/>
          <w:sz w:val="24"/>
          <w:szCs w:val="24"/>
        </w:rPr>
        <w:t>) known to the container only once, the affected singleton bean has been instantiated. Non-lazy singleton beans get instantiated according to their declaration order, so you may see different type matching results depending on when another component tries to match by a non-declared type (such as </w:t>
      </w:r>
      <w:r w:rsidRPr="00BA0D5D">
        <w:rPr>
          <w:rFonts w:ascii="Consolas" w:eastAsia="宋体" w:hAnsi="Consolas" w:cs="宋体"/>
          <w:color w:val="34302D"/>
          <w:kern w:val="0"/>
          <w:sz w:val="23"/>
          <w:szCs w:val="23"/>
          <w:shd w:val="clear" w:color="auto" w:fill="F7F7F8"/>
        </w:rPr>
        <w:t>@Autowired TransferServiceImpl</w:t>
      </w:r>
      <w:r w:rsidRPr="00BA0D5D">
        <w:rPr>
          <w:rFonts w:ascii="inherit" w:eastAsia="宋体" w:hAnsi="inherit" w:cs="Arial"/>
          <w:color w:val="34302D"/>
          <w:kern w:val="0"/>
          <w:sz w:val="24"/>
          <w:szCs w:val="24"/>
        </w:rPr>
        <w:t>, which resolves only once the </w:t>
      </w:r>
      <w:r w:rsidRPr="00BA0D5D">
        <w:rPr>
          <w:rFonts w:ascii="Consolas" w:eastAsia="宋体" w:hAnsi="Consolas" w:cs="宋体"/>
          <w:color w:val="34302D"/>
          <w:kern w:val="0"/>
          <w:sz w:val="23"/>
          <w:szCs w:val="23"/>
          <w:shd w:val="clear" w:color="auto" w:fill="F7F7F8"/>
        </w:rPr>
        <w:t>transferService</w:t>
      </w:r>
      <w:r w:rsidRPr="00BA0D5D">
        <w:rPr>
          <w:rFonts w:ascii="inherit" w:eastAsia="宋体" w:hAnsi="inherit" w:cs="Arial"/>
          <w:color w:val="34302D"/>
          <w:kern w:val="0"/>
          <w:sz w:val="24"/>
          <w:szCs w:val="24"/>
        </w:rPr>
        <w:t> bean has been instantiated).</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但是，这会将高级类型预测的可见性限制为指定的接口类型（</w:t>
      </w:r>
      <w:r>
        <w:rPr>
          <w:rStyle w:val="HTML"/>
          <w:rFonts w:ascii="Consolas" w:hAnsi="Consolas"/>
          <w:sz w:val="23"/>
          <w:szCs w:val="23"/>
          <w:shd w:val="clear" w:color="auto" w:fill="F7F7F8"/>
        </w:rPr>
        <w:t>TransferService</w:t>
      </w:r>
      <w:r>
        <w:rPr>
          <w:rFonts w:ascii="Arial" w:hAnsi="Arial" w:cs="Arial"/>
          <w:color w:val="34302D"/>
          <w:shd w:val="clear" w:color="auto" w:fill="FFFFFF"/>
        </w:rPr>
        <w:t>）。然后，</w:t>
      </w:r>
      <w:r>
        <w:rPr>
          <w:rStyle w:val="HTML"/>
          <w:rFonts w:ascii="Consolas" w:hAnsi="Consolas"/>
          <w:sz w:val="23"/>
          <w:szCs w:val="23"/>
          <w:shd w:val="clear" w:color="auto" w:fill="F7F7F8"/>
        </w:rPr>
        <w:t>TransferServiceImpl</w:t>
      </w:r>
      <w:r>
        <w:rPr>
          <w:rFonts w:ascii="Arial" w:hAnsi="Arial" w:cs="Arial"/>
          <w:color w:val="34302D"/>
          <w:shd w:val="clear" w:color="auto" w:fill="FFFFFF"/>
        </w:rPr>
        <w:t>只有容器已知的完整类型（）一次，已经实例化了受影响的单例</w:t>
      </w:r>
      <w:r>
        <w:rPr>
          <w:rFonts w:ascii="Arial" w:hAnsi="Arial" w:cs="Arial"/>
          <w:color w:val="34302D"/>
          <w:shd w:val="clear" w:color="auto" w:fill="FFFFFF"/>
        </w:rPr>
        <w:t>bean</w:t>
      </w:r>
      <w:r>
        <w:rPr>
          <w:rFonts w:ascii="Arial" w:hAnsi="Arial" w:cs="Arial"/>
          <w:color w:val="34302D"/>
          <w:shd w:val="clear" w:color="auto" w:fill="FFFFFF"/>
        </w:rPr>
        <w:t>。非延迟单例</w:t>
      </w:r>
      <w:r>
        <w:rPr>
          <w:rFonts w:ascii="Arial" w:hAnsi="Arial" w:cs="Arial"/>
          <w:color w:val="34302D"/>
          <w:shd w:val="clear" w:color="auto" w:fill="FFFFFF"/>
        </w:rPr>
        <w:t>bean</w:t>
      </w:r>
      <w:r>
        <w:rPr>
          <w:rFonts w:ascii="Arial" w:hAnsi="Arial" w:cs="Arial"/>
          <w:color w:val="34302D"/>
          <w:shd w:val="clear" w:color="auto" w:fill="FFFFFF"/>
        </w:rPr>
        <w:t>根据其声明顺序进行实例化，因此您可能会看到不同的类型匹配结果，具体取决于另一个组件何时尝试通过非声明类型进行匹配（例如</w:t>
      </w:r>
      <w:r>
        <w:rPr>
          <w:rStyle w:val="HTML"/>
          <w:rFonts w:ascii="Consolas" w:hAnsi="Consolas"/>
          <w:sz w:val="23"/>
          <w:szCs w:val="23"/>
          <w:shd w:val="clear" w:color="auto" w:fill="F7F7F8"/>
        </w:rPr>
        <w:t>@Autowired TransferServiceImpl</w:t>
      </w:r>
      <w:r>
        <w:rPr>
          <w:rFonts w:ascii="Arial" w:hAnsi="Arial" w:cs="Arial"/>
          <w:color w:val="34302D"/>
          <w:shd w:val="clear" w:color="auto" w:fill="FFFFFF"/>
        </w:rPr>
        <w:t>，只有</w:t>
      </w:r>
      <w:r>
        <w:rPr>
          <w:rStyle w:val="HTML"/>
          <w:rFonts w:ascii="Consolas" w:hAnsi="Consolas"/>
          <w:sz w:val="23"/>
          <w:szCs w:val="23"/>
          <w:shd w:val="clear" w:color="auto" w:fill="F7F7F8"/>
        </w:rPr>
        <w:t>transferService</w:t>
      </w:r>
      <w:r>
        <w:rPr>
          <w:rFonts w:ascii="Arial" w:hAnsi="Arial" w:cs="Arial"/>
          <w:color w:val="34302D"/>
          <w:shd w:val="clear" w:color="auto" w:fill="FFFFFF"/>
        </w:rPr>
        <w:t>在实例化</w:t>
      </w:r>
      <w:r>
        <w:rPr>
          <w:rFonts w:ascii="Arial" w:hAnsi="Arial" w:cs="Arial"/>
          <w:color w:val="34302D"/>
          <w:shd w:val="clear" w:color="auto" w:fill="FFFFFF"/>
        </w:rPr>
        <w:t>bean</w:t>
      </w:r>
      <w:r>
        <w:rPr>
          <w:rFonts w:ascii="Arial" w:hAnsi="Arial" w:cs="Arial"/>
          <w:color w:val="34302D"/>
          <w:shd w:val="clear" w:color="auto" w:fill="FFFFFF"/>
        </w:rPr>
        <w:t>之后才会解析）。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542DD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consistently refer to your types by a declared service interface, your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return types may safely join that design decision. However, for components that implement several interfaces or for components potentially referred to by their implementation type, it is safer to declare the most specific return type possible (at least as specific as required by the injection points that refer to your bean).</w:t>
            </w:r>
          </w:p>
          <w:p w:rsidR="00542DDB" w:rsidRPr="00BA0D5D" w:rsidRDefault="00542DDB" w:rsidP="00BA0D5D">
            <w:pPr>
              <w:widowControl/>
              <w:jc w:val="left"/>
              <w:rPr>
                <w:rFonts w:ascii="宋体" w:eastAsia="宋体" w:hAnsi="宋体" w:cs="宋体"/>
                <w:kern w:val="0"/>
                <w:sz w:val="24"/>
                <w:szCs w:val="24"/>
              </w:rPr>
            </w:pPr>
            <w:r>
              <w:rPr>
                <w:rFonts w:ascii="Arial" w:hAnsi="Arial" w:cs="Arial"/>
                <w:shd w:val="clear" w:color="auto" w:fill="EBF1E7"/>
              </w:rPr>
              <w:t>如果您始终通过声明的服务接口引用您的类型，则您的</w:t>
            </w:r>
            <w:r>
              <w:rPr>
                <w:rFonts w:ascii="Arial" w:hAnsi="Arial" w:cs="Arial"/>
                <w:shd w:val="clear" w:color="auto" w:fill="EBF1E7"/>
              </w:rPr>
              <w:t> </w:t>
            </w:r>
            <w:r>
              <w:rPr>
                <w:rStyle w:val="HTML"/>
                <w:rFonts w:ascii="Consolas" w:hAnsi="Consolas"/>
                <w:sz w:val="23"/>
                <w:szCs w:val="23"/>
                <w:shd w:val="clear" w:color="auto" w:fill="F7F7F8"/>
              </w:rPr>
              <w:t>@Bean</w:t>
            </w:r>
            <w:r>
              <w:rPr>
                <w:rFonts w:ascii="Arial" w:hAnsi="Arial" w:cs="Arial"/>
                <w:shd w:val="clear" w:color="auto" w:fill="EBF1E7"/>
              </w:rPr>
              <w:t>返回类型可以安全地加入该设计决策。但是，对于实现多个接口的组件或可能由其实现类型引用的组件，更可能声明可能的最具体的返回类型（至少与引用您的</w:t>
            </w:r>
            <w:r>
              <w:rPr>
                <w:rFonts w:ascii="Arial" w:hAnsi="Arial" w:cs="Arial"/>
                <w:shd w:val="clear" w:color="auto" w:fill="EBF1E7"/>
              </w:rPr>
              <w:t>bean</w:t>
            </w:r>
            <w:r>
              <w:rPr>
                <w:rFonts w:ascii="Arial" w:hAnsi="Arial" w:cs="Arial"/>
                <w:shd w:val="clear" w:color="auto" w:fill="EBF1E7"/>
              </w:rPr>
              <w:t>的注入点所需的具体相同）。</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Bean Dependencies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-annotated method can have an arbitrary number of parameters that describe the dependencies required to build that bean. For instance, if our </w:t>
      </w:r>
      <w:r w:rsidRPr="00BA0D5D">
        <w:rPr>
          <w:rFonts w:ascii="Consolas" w:eastAsia="宋体" w:hAnsi="Consolas" w:cs="宋体"/>
          <w:color w:val="34302D"/>
          <w:kern w:val="0"/>
          <w:sz w:val="23"/>
          <w:szCs w:val="23"/>
          <w:shd w:val="clear" w:color="auto" w:fill="F7F7F8"/>
        </w:rPr>
        <w:t>TransferService</w:t>
      </w:r>
      <w:r w:rsidRPr="00BA0D5D">
        <w:rPr>
          <w:rFonts w:ascii="inherit" w:eastAsia="宋体" w:hAnsi="inherit" w:cs="Arial"/>
          <w:color w:val="34302D"/>
          <w:kern w:val="0"/>
          <w:sz w:val="24"/>
          <w:szCs w:val="24"/>
        </w:rPr>
        <w:t> requires an </w:t>
      </w:r>
      <w:r w:rsidRPr="00BA0D5D">
        <w:rPr>
          <w:rFonts w:ascii="Consolas" w:eastAsia="宋体" w:hAnsi="Consolas" w:cs="宋体"/>
          <w:color w:val="34302D"/>
          <w:kern w:val="0"/>
          <w:sz w:val="23"/>
          <w:szCs w:val="23"/>
          <w:shd w:val="clear" w:color="auto" w:fill="F7F7F8"/>
        </w:rPr>
        <w:t>AccountRepository</w:t>
      </w:r>
      <w:r w:rsidRPr="00BA0D5D">
        <w:rPr>
          <w:rFonts w:ascii="inherit" w:eastAsia="宋体" w:hAnsi="inherit" w:cs="Arial"/>
          <w:color w:val="34302D"/>
          <w:kern w:val="0"/>
          <w:sz w:val="24"/>
          <w:szCs w:val="24"/>
        </w:rPr>
        <w:t>, we can materialize that dependency with a method parameter,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带</w:t>
      </w:r>
      <w:r>
        <w:rPr>
          <w:rStyle w:val="HTML"/>
          <w:rFonts w:ascii="Consolas" w:hAnsi="Consolas"/>
          <w:sz w:val="23"/>
          <w:szCs w:val="23"/>
          <w:shd w:val="clear" w:color="auto" w:fill="F7F7F8"/>
        </w:rPr>
        <w:t>@Bean</w:t>
      </w:r>
      <w:r>
        <w:rPr>
          <w:rFonts w:ascii="Arial" w:hAnsi="Arial" w:cs="Arial"/>
          <w:color w:val="34302D"/>
          <w:shd w:val="clear" w:color="auto" w:fill="FFFFFF"/>
        </w:rPr>
        <w:t>注释的方法可以有任意数量的参数来描述构建该</w:t>
      </w:r>
      <w:r>
        <w:rPr>
          <w:rFonts w:ascii="Arial" w:hAnsi="Arial" w:cs="Arial"/>
          <w:color w:val="34302D"/>
          <w:shd w:val="clear" w:color="auto" w:fill="FFFFFF"/>
        </w:rPr>
        <w:t>bean</w:t>
      </w:r>
      <w:r>
        <w:rPr>
          <w:rFonts w:ascii="Arial" w:hAnsi="Arial" w:cs="Arial"/>
          <w:color w:val="34302D"/>
          <w:shd w:val="clear" w:color="auto" w:fill="FFFFFF"/>
        </w:rPr>
        <w:t>所需的依赖关系。例如，如果我们</w:t>
      </w:r>
      <w:r>
        <w:rPr>
          <w:rStyle w:val="HTML"/>
          <w:rFonts w:ascii="Consolas" w:hAnsi="Consolas"/>
          <w:sz w:val="23"/>
          <w:szCs w:val="23"/>
          <w:shd w:val="clear" w:color="auto" w:fill="F7F7F8"/>
        </w:rPr>
        <w:t>TransferService</w:t>
      </w:r>
      <w:r>
        <w:rPr>
          <w:rFonts w:ascii="Arial" w:hAnsi="Arial" w:cs="Arial"/>
          <w:color w:val="34302D"/>
          <w:shd w:val="clear" w:color="auto" w:fill="FFFFFF"/>
        </w:rPr>
        <w:t> </w:t>
      </w:r>
      <w:r>
        <w:rPr>
          <w:rFonts w:ascii="Arial" w:hAnsi="Arial" w:cs="Arial"/>
          <w:color w:val="34302D"/>
          <w:shd w:val="clear" w:color="auto" w:fill="FFFFFF"/>
        </w:rPr>
        <w:t>需要</w:t>
      </w:r>
      <w:r>
        <w:rPr>
          <w:rFonts w:ascii="Arial" w:hAnsi="Arial" w:cs="Arial"/>
          <w:color w:val="34302D"/>
          <w:shd w:val="clear" w:color="auto" w:fill="FFFFFF"/>
        </w:rPr>
        <w:t>a </w:t>
      </w:r>
      <w:r>
        <w:rPr>
          <w:rStyle w:val="HTML"/>
          <w:rFonts w:ascii="Consolas" w:hAnsi="Consolas"/>
          <w:sz w:val="23"/>
          <w:szCs w:val="23"/>
          <w:shd w:val="clear" w:color="auto" w:fill="F7F7F8"/>
        </w:rPr>
        <w:t>AccountRepository</w:t>
      </w:r>
      <w:r>
        <w:rPr>
          <w:rFonts w:ascii="Arial" w:hAnsi="Arial" w:cs="Arial"/>
          <w:color w:val="34302D"/>
          <w:shd w:val="clear" w:color="auto" w:fill="FFFFFF"/>
        </w:rPr>
        <w:t>，我们可以使用方法参数来实现该依赖关系，如下例所示：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transferService(AccountRepository accountRepository)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resolution mechanism is pretty much identical to constructor-based dependency injection. See </w:t>
      </w:r>
      <w:hyperlink r:id="rId356" w:anchor="beans-constructor-injection" w:history="1">
        <w:r w:rsidRPr="00BA0D5D">
          <w:rPr>
            <w:rFonts w:ascii="inherit" w:eastAsia="宋体" w:hAnsi="inherit" w:cs="Arial"/>
            <w:color w:val="548E2E"/>
            <w:kern w:val="0"/>
            <w:sz w:val="24"/>
            <w:szCs w:val="24"/>
            <w:u w:val="single"/>
          </w:rPr>
          <w:t>the relevant section</w:t>
        </w:r>
      </w:hyperlink>
      <w:r w:rsidRPr="00BA0D5D">
        <w:rPr>
          <w:rFonts w:ascii="inherit" w:eastAsia="宋体" w:hAnsi="inherit" w:cs="Arial"/>
          <w:color w:val="34302D"/>
          <w:kern w:val="0"/>
          <w:sz w:val="24"/>
          <w:szCs w:val="24"/>
        </w:rPr>
        <w:t> for more details.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解析机制与基于构造函数的依赖注入非常相似。</w:t>
      </w:r>
      <w:hyperlink r:id="rId357" w:anchor="beans-constructor-injection" w:history="1">
        <w:r>
          <w:rPr>
            <w:rStyle w:val="a4"/>
            <w:rFonts w:ascii="Arial" w:hAnsi="Arial" w:cs="Arial"/>
            <w:color w:val="548E2E"/>
            <w:shd w:val="clear" w:color="auto" w:fill="FFFFFF"/>
          </w:rPr>
          <w:t>有关</w:t>
        </w:r>
      </w:hyperlink>
      <w:r>
        <w:rPr>
          <w:rFonts w:ascii="Arial" w:hAnsi="Arial" w:cs="Arial"/>
          <w:color w:val="34302D"/>
          <w:shd w:val="clear" w:color="auto" w:fill="FFFFFF"/>
        </w:rPr>
        <w:t>详细信息，请参阅</w:t>
      </w:r>
      <w:hyperlink r:id="rId358" w:anchor="beans-constructor-injection" w:history="1">
        <w:r>
          <w:rPr>
            <w:rStyle w:val="a4"/>
            <w:rFonts w:ascii="Arial" w:hAnsi="Arial" w:cs="Arial"/>
            <w:color w:val="548E2E"/>
            <w:shd w:val="clear" w:color="auto" w:fill="FFFFFF"/>
          </w:rPr>
          <w:t>相关部分</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Receiving Lifecycle Callbacks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classes defined with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support the regular lifecycle callbacks and can use the </w:t>
      </w:r>
      <w:r w:rsidRPr="00BA0D5D">
        <w:rPr>
          <w:rFonts w:ascii="Consolas" w:eastAsia="宋体" w:hAnsi="Consolas" w:cs="宋体"/>
          <w:color w:val="34302D"/>
          <w:kern w:val="0"/>
          <w:sz w:val="23"/>
          <w:szCs w:val="23"/>
          <w:shd w:val="clear" w:color="auto" w:fill="F7F7F8"/>
        </w:rPr>
        <w:t>@PostConstruct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@PreDestroy</w:t>
      </w:r>
      <w:r w:rsidRPr="00BA0D5D">
        <w:rPr>
          <w:rFonts w:ascii="inherit" w:eastAsia="宋体" w:hAnsi="inherit" w:cs="Arial"/>
          <w:color w:val="34302D"/>
          <w:kern w:val="0"/>
          <w:sz w:val="24"/>
          <w:szCs w:val="24"/>
        </w:rPr>
        <w:t> annotations from JSR-250. See </w:t>
      </w:r>
      <w:hyperlink r:id="rId359" w:anchor="beans-postconstruct-and-predestroy-annotations" w:history="1">
        <w:r w:rsidRPr="00BA0D5D">
          <w:rPr>
            <w:rFonts w:ascii="inherit" w:eastAsia="宋体" w:hAnsi="inherit" w:cs="Arial"/>
            <w:color w:val="548E2E"/>
            <w:kern w:val="0"/>
            <w:sz w:val="24"/>
            <w:szCs w:val="24"/>
            <w:u w:val="single"/>
          </w:rPr>
          <w:t>JSR-250 annotations</w:t>
        </w:r>
      </w:hyperlink>
      <w:r w:rsidRPr="00BA0D5D">
        <w:rPr>
          <w:rFonts w:ascii="inherit" w:eastAsia="宋体" w:hAnsi="inherit" w:cs="Arial"/>
          <w:color w:val="34302D"/>
          <w:kern w:val="0"/>
          <w:sz w:val="24"/>
          <w:szCs w:val="24"/>
        </w:rPr>
        <w:t> for further details.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Style w:val="HTML"/>
          <w:rFonts w:ascii="Consolas" w:hAnsi="Consolas"/>
          <w:sz w:val="23"/>
          <w:szCs w:val="23"/>
          <w:shd w:val="clear" w:color="auto" w:fill="F7F7F8"/>
        </w:rPr>
        <w:t>@Bean</w:t>
      </w:r>
      <w:r>
        <w:rPr>
          <w:rFonts w:ascii="Arial" w:hAnsi="Arial" w:cs="Arial"/>
          <w:color w:val="34302D"/>
          <w:shd w:val="clear" w:color="auto" w:fill="FFFFFF"/>
        </w:rPr>
        <w:t>注释定义的任何类都支持常规生命周期回调，并且可以使用</w:t>
      </w:r>
      <w:r>
        <w:rPr>
          <w:rFonts w:ascii="Arial" w:hAnsi="Arial" w:cs="Arial"/>
          <w:color w:val="34302D"/>
          <w:shd w:val="clear" w:color="auto" w:fill="FFFFFF"/>
        </w:rPr>
        <w:t>JSR-250</w:t>
      </w:r>
      <w:r>
        <w:rPr>
          <w:rFonts w:ascii="Arial" w:hAnsi="Arial" w:cs="Arial"/>
          <w:color w:val="34302D"/>
          <w:shd w:val="clear" w:color="auto" w:fill="FFFFFF"/>
        </w:rPr>
        <w:t>中的注释</w:t>
      </w:r>
      <w:r>
        <w:rPr>
          <w:rStyle w:val="HTML"/>
          <w:rFonts w:ascii="Consolas" w:hAnsi="Consolas"/>
          <w:sz w:val="23"/>
          <w:szCs w:val="23"/>
          <w:shd w:val="clear" w:color="auto" w:fill="F7F7F8"/>
        </w:rPr>
        <w:t>@PostConstruct</w:t>
      </w:r>
      <w:r>
        <w:rPr>
          <w:rFonts w:ascii="Arial" w:hAnsi="Arial" w:cs="Arial"/>
          <w:color w:val="34302D"/>
          <w:shd w:val="clear" w:color="auto" w:fill="FFFFFF"/>
        </w:rPr>
        <w:t>和</w:t>
      </w:r>
      <w:r>
        <w:rPr>
          <w:rStyle w:val="HTML"/>
          <w:rFonts w:ascii="Consolas" w:hAnsi="Consolas"/>
          <w:sz w:val="23"/>
          <w:szCs w:val="23"/>
          <w:shd w:val="clear" w:color="auto" w:fill="F7F7F8"/>
        </w:rPr>
        <w:t>@PreDestroy</w:t>
      </w:r>
      <w:r>
        <w:rPr>
          <w:rFonts w:ascii="Arial" w:hAnsi="Arial" w:cs="Arial"/>
          <w:color w:val="34302D"/>
          <w:shd w:val="clear" w:color="auto" w:fill="FFFFFF"/>
        </w:rPr>
        <w:t>注释。有关更多详细信息，请参阅</w:t>
      </w:r>
      <w:r>
        <w:rPr>
          <w:rFonts w:ascii="Arial" w:hAnsi="Arial" w:cs="Arial"/>
          <w:color w:val="34302D"/>
          <w:shd w:val="clear" w:color="auto" w:fill="FFFFFF"/>
        </w:rPr>
        <w:t> </w:t>
      </w:r>
      <w:hyperlink r:id="rId360" w:anchor="beans-postconstruct-and-predestroy-annotations" w:history="1">
        <w:r>
          <w:rPr>
            <w:rStyle w:val="a4"/>
            <w:rFonts w:ascii="Arial" w:hAnsi="Arial" w:cs="Arial"/>
            <w:color w:val="548E2E"/>
            <w:shd w:val="clear" w:color="auto" w:fill="FFFFFF"/>
          </w:rPr>
          <w:t>JSR-250</w:t>
        </w:r>
        <w:r>
          <w:rPr>
            <w:rStyle w:val="a4"/>
            <w:rFonts w:ascii="Arial" w:hAnsi="Arial" w:cs="Arial"/>
            <w:color w:val="548E2E"/>
            <w:shd w:val="clear" w:color="auto" w:fill="FFFFFF"/>
          </w:rPr>
          <w:t>注释</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regular Spring </w:t>
      </w:r>
      <w:hyperlink r:id="rId361" w:anchor="beans-factory-nature" w:history="1">
        <w:r w:rsidRPr="00BA0D5D">
          <w:rPr>
            <w:rFonts w:ascii="inherit" w:eastAsia="宋体" w:hAnsi="inherit" w:cs="Arial"/>
            <w:color w:val="548E2E"/>
            <w:kern w:val="0"/>
            <w:sz w:val="24"/>
            <w:szCs w:val="24"/>
            <w:u w:val="single"/>
          </w:rPr>
          <w:t>lifecycle</w:t>
        </w:r>
      </w:hyperlink>
      <w:r w:rsidRPr="00BA0D5D">
        <w:rPr>
          <w:rFonts w:ascii="inherit" w:eastAsia="宋体" w:hAnsi="inherit" w:cs="Arial"/>
          <w:color w:val="34302D"/>
          <w:kern w:val="0"/>
          <w:sz w:val="24"/>
          <w:szCs w:val="24"/>
        </w:rPr>
        <w:t> callbacks are fully supported as well. If a bean implements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their respective methods are called by the container.</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完全支持常规的</w:t>
      </w:r>
      <w:r>
        <w:rPr>
          <w:rFonts w:ascii="Arial" w:hAnsi="Arial" w:cs="Arial"/>
          <w:color w:val="34302D"/>
          <w:shd w:val="clear" w:color="auto" w:fill="FFFFFF"/>
        </w:rPr>
        <w:t>Spring </w:t>
      </w:r>
      <w:hyperlink r:id="rId362" w:anchor="beans-factory-nature" w:history="1">
        <w:r>
          <w:rPr>
            <w:rStyle w:val="a4"/>
            <w:rFonts w:ascii="Arial" w:hAnsi="Arial" w:cs="Arial"/>
            <w:color w:val="548E2E"/>
            <w:shd w:val="clear" w:color="auto" w:fill="FFFFFF"/>
          </w:rPr>
          <w:t>生命周期</w:t>
        </w:r>
      </w:hyperlink>
      <w:r>
        <w:rPr>
          <w:rFonts w:ascii="Arial" w:hAnsi="Arial" w:cs="Arial"/>
          <w:color w:val="34302D"/>
          <w:shd w:val="clear" w:color="auto" w:fill="FFFFFF"/>
        </w:rPr>
        <w:t>回调。如果</w:t>
      </w:r>
      <w:r>
        <w:rPr>
          <w:rFonts w:ascii="Arial" w:hAnsi="Arial" w:cs="Arial"/>
          <w:color w:val="34302D"/>
          <w:shd w:val="clear" w:color="auto" w:fill="FFFFFF"/>
        </w:rPr>
        <w:t>bean</w:t>
      </w:r>
      <w:r>
        <w:rPr>
          <w:rFonts w:ascii="Arial" w:hAnsi="Arial" w:cs="Arial"/>
          <w:color w:val="34302D"/>
          <w:shd w:val="clear" w:color="auto" w:fill="FFFFFF"/>
        </w:rPr>
        <w:t>实现</w:t>
      </w:r>
      <w:r>
        <w:rPr>
          <w:rStyle w:val="HTML"/>
          <w:rFonts w:ascii="Consolas" w:hAnsi="Consolas"/>
          <w:sz w:val="23"/>
          <w:szCs w:val="23"/>
          <w:shd w:val="clear" w:color="auto" w:fill="F7F7F8"/>
        </w:rPr>
        <w:t>InitializingBean</w:t>
      </w:r>
      <w:r>
        <w:rPr>
          <w:rFonts w:ascii="Arial" w:hAnsi="Arial" w:cs="Arial"/>
          <w:color w:val="34302D"/>
          <w:shd w:val="clear" w:color="auto" w:fill="FFFFFF"/>
        </w:rPr>
        <w:t>，</w:t>
      </w:r>
      <w:r>
        <w:rPr>
          <w:rStyle w:val="HTML"/>
          <w:rFonts w:ascii="Consolas" w:hAnsi="Consolas"/>
          <w:sz w:val="23"/>
          <w:szCs w:val="23"/>
          <w:shd w:val="clear" w:color="auto" w:fill="F7F7F8"/>
        </w:rPr>
        <w:t>DisposableBean</w:t>
      </w:r>
      <w:r>
        <w:rPr>
          <w:rFonts w:ascii="Arial" w:hAnsi="Arial" w:cs="Arial"/>
          <w:color w:val="34302D"/>
          <w:shd w:val="clear" w:color="auto" w:fill="FFFFFF"/>
        </w:rPr>
        <w:t>或者</w:t>
      </w:r>
      <w:r>
        <w:rPr>
          <w:rStyle w:val="HTML"/>
          <w:rFonts w:ascii="Consolas" w:hAnsi="Consolas"/>
          <w:sz w:val="23"/>
          <w:szCs w:val="23"/>
          <w:shd w:val="clear" w:color="auto" w:fill="F7F7F8"/>
        </w:rPr>
        <w:t>Lifecycle</w:t>
      </w:r>
      <w:r>
        <w:rPr>
          <w:rFonts w:ascii="Arial" w:hAnsi="Arial" w:cs="Arial"/>
          <w:color w:val="34302D"/>
          <w:shd w:val="clear" w:color="auto" w:fill="FFFFFF"/>
        </w:rPr>
        <w:t>它们各自的方法由容器调用。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standard set of </w:t>
      </w:r>
      <w:r w:rsidRPr="00BA0D5D">
        <w:rPr>
          <w:rFonts w:ascii="Consolas" w:eastAsia="宋体" w:hAnsi="Consolas" w:cs="宋体"/>
          <w:color w:val="34302D"/>
          <w:kern w:val="0"/>
          <w:sz w:val="23"/>
          <w:szCs w:val="23"/>
          <w:shd w:val="clear" w:color="auto" w:fill="F7F7F8"/>
        </w:rPr>
        <w:t>*Aware</w:t>
      </w:r>
      <w:r w:rsidRPr="00BA0D5D">
        <w:rPr>
          <w:rFonts w:ascii="inherit" w:eastAsia="宋体" w:hAnsi="inherit" w:cs="Arial"/>
          <w:color w:val="34302D"/>
          <w:kern w:val="0"/>
          <w:sz w:val="24"/>
          <w:szCs w:val="24"/>
        </w:rPr>
        <w:t> interfaces (such as </w:t>
      </w:r>
      <w:hyperlink r:id="rId363" w:anchor="beans-beanfactory" w:history="1">
        <w:r w:rsidRPr="00BA0D5D">
          <w:rPr>
            <w:rFonts w:ascii="inherit" w:eastAsia="宋体" w:hAnsi="inherit" w:cs="Arial"/>
            <w:color w:val="548E2E"/>
            <w:kern w:val="0"/>
            <w:sz w:val="24"/>
            <w:szCs w:val="24"/>
            <w:u w:val="single"/>
          </w:rPr>
          <w:t>BeanFactoryAware</w:t>
        </w:r>
      </w:hyperlink>
      <w:r w:rsidRPr="00BA0D5D">
        <w:rPr>
          <w:rFonts w:ascii="inherit" w:eastAsia="宋体" w:hAnsi="inherit" w:cs="Arial"/>
          <w:color w:val="34302D"/>
          <w:kern w:val="0"/>
          <w:sz w:val="24"/>
          <w:szCs w:val="24"/>
        </w:rPr>
        <w:t>, </w:t>
      </w:r>
      <w:hyperlink r:id="rId364" w:anchor="beans-factory-aware" w:history="1">
        <w:r w:rsidRPr="00BA0D5D">
          <w:rPr>
            <w:rFonts w:ascii="inherit" w:eastAsia="宋体" w:hAnsi="inherit" w:cs="Arial"/>
            <w:color w:val="548E2E"/>
            <w:kern w:val="0"/>
            <w:sz w:val="24"/>
            <w:szCs w:val="24"/>
            <w:u w:val="single"/>
          </w:rPr>
          <w:t>BeanNameAware</w:t>
        </w:r>
      </w:hyperlink>
      <w:r w:rsidRPr="00BA0D5D">
        <w:rPr>
          <w:rFonts w:ascii="inherit" w:eastAsia="宋体" w:hAnsi="inherit" w:cs="Arial"/>
          <w:color w:val="34302D"/>
          <w:kern w:val="0"/>
          <w:sz w:val="24"/>
          <w:szCs w:val="24"/>
        </w:rPr>
        <w:t>, </w:t>
      </w:r>
      <w:hyperlink r:id="rId365" w:anchor="context-functionality-messagesource" w:history="1">
        <w:r w:rsidRPr="00BA0D5D">
          <w:rPr>
            <w:rFonts w:ascii="inherit" w:eastAsia="宋体" w:hAnsi="inherit" w:cs="Arial"/>
            <w:color w:val="548E2E"/>
            <w:kern w:val="0"/>
            <w:sz w:val="24"/>
            <w:szCs w:val="24"/>
            <w:u w:val="single"/>
          </w:rPr>
          <w:t>MessageSourceAware</w:t>
        </w:r>
      </w:hyperlink>
      <w:r w:rsidRPr="00BA0D5D">
        <w:rPr>
          <w:rFonts w:ascii="inherit" w:eastAsia="宋体" w:hAnsi="inherit" w:cs="Arial"/>
          <w:color w:val="34302D"/>
          <w:kern w:val="0"/>
          <w:sz w:val="24"/>
          <w:szCs w:val="24"/>
        </w:rPr>
        <w:t>,</w:t>
      </w:r>
      <w:hyperlink r:id="rId366" w:anchor="beans-factory-aware" w:history="1">
        <w:r w:rsidRPr="00BA0D5D">
          <w:rPr>
            <w:rFonts w:ascii="inherit" w:eastAsia="宋体" w:hAnsi="inherit" w:cs="Arial"/>
            <w:color w:val="548E2E"/>
            <w:kern w:val="0"/>
            <w:sz w:val="24"/>
            <w:szCs w:val="24"/>
            <w:u w:val="single"/>
          </w:rPr>
          <w:t>ApplicationContextAware</w:t>
        </w:r>
      </w:hyperlink>
      <w:r w:rsidRPr="00BA0D5D">
        <w:rPr>
          <w:rFonts w:ascii="inherit" w:eastAsia="宋体" w:hAnsi="inherit" w:cs="Arial"/>
          <w:color w:val="34302D"/>
          <w:kern w:val="0"/>
          <w:sz w:val="24"/>
          <w:szCs w:val="24"/>
        </w:rPr>
        <w:t>, and so on) are also fully supported.</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还完全支持标准</w:t>
      </w:r>
      <w:r>
        <w:rPr>
          <w:rStyle w:val="HTML"/>
          <w:rFonts w:ascii="Consolas" w:hAnsi="Consolas"/>
          <w:sz w:val="23"/>
          <w:szCs w:val="23"/>
          <w:shd w:val="clear" w:color="auto" w:fill="F7F7F8"/>
        </w:rPr>
        <w:t>*Aware</w:t>
      </w:r>
      <w:r>
        <w:rPr>
          <w:rFonts w:ascii="Arial" w:hAnsi="Arial" w:cs="Arial"/>
          <w:color w:val="34302D"/>
          <w:shd w:val="clear" w:color="auto" w:fill="FFFFFF"/>
        </w:rPr>
        <w:t>接口集（例如</w:t>
      </w:r>
      <w:hyperlink r:id="rId367" w:anchor="beans-beanfactory" w:history="1">
        <w:r>
          <w:rPr>
            <w:rStyle w:val="a4"/>
            <w:rFonts w:ascii="Arial" w:hAnsi="Arial" w:cs="Arial"/>
            <w:color w:val="548E2E"/>
            <w:shd w:val="clear" w:color="auto" w:fill="FFFFFF"/>
          </w:rPr>
          <w:t>BeanFactoryAware</w:t>
        </w:r>
      </w:hyperlink>
      <w:r>
        <w:rPr>
          <w:rFonts w:ascii="Arial" w:hAnsi="Arial" w:cs="Arial"/>
          <w:color w:val="34302D"/>
          <w:shd w:val="clear" w:color="auto" w:fill="FFFFFF"/>
        </w:rPr>
        <w:t>，</w:t>
      </w:r>
      <w:r>
        <w:rPr>
          <w:rFonts w:ascii="Arial" w:hAnsi="Arial" w:cs="Arial"/>
          <w:color w:val="34302D"/>
          <w:shd w:val="clear" w:color="auto" w:fill="FFFFFF"/>
        </w:rPr>
        <w:t> </w:t>
      </w:r>
      <w:hyperlink r:id="rId368" w:anchor="beans-factory-aware" w:history="1">
        <w:r>
          <w:rPr>
            <w:rStyle w:val="a4"/>
            <w:rFonts w:ascii="Arial" w:hAnsi="Arial" w:cs="Arial"/>
            <w:color w:val="548E2E"/>
            <w:shd w:val="clear" w:color="auto" w:fill="FFFFFF"/>
          </w:rPr>
          <w:t>BeanNameAware</w:t>
        </w:r>
      </w:hyperlink>
      <w:r>
        <w:rPr>
          <w:rFonts w:ascii="Arial" w:hAnsi="Arial" w:cs="Arial"/>
          <w:color w:val="34302D"/>
          <w:shd w:val="clear" w:color="auto" w:fill="FFFFFF"/>
        </w:rPr>
        <w:t>，</w:t>
      </w:r>
      <w:r>
        <w:rPr>
          <w:rFonts w:ascii="Arial" w:hAnsi="Arial" w:cs="Arial"/>
          <w:color w:val="34302D"/>
          <w:shd w:val="clear" w:color="auto" w:fill="FFFFFF"/>
        </w:rPr>
        <w:t> </w:t>
      </w:r>
      <w:hyperlink r:id="rId369" w:anchor="context-functionality-messagesource" w:history="1">
        <w:r>
          <w:rPr>
            <w:rStyle w:val="a4"/>
            <w:rFonts w:ascii="Arial" w:hAnsi="Arial" w:cs="Arial"/>
            <w:color w:val="548E2E"/>
            <w:shd w:val="clear" w:color="auto" w:fill="FFFFFF"/>
          </w:rPr>
          <w:t>MessageSourceAware</w:t>
        </w:r>
      </w:hyperlink>
      <w:r>
        <w:rPr>
          <w:rFonts w:ascii="Arial" w:hAnsi="Arial" w:cs="Arial"/>
          <w:color w:val="34302D"/>
          <w:shd w:val="clear" w:color="auto" w:fill="FFFFFF"/>
        </w:rPr>
        <w:t>，</w:t>
      </w:r>
      <w:r>
        <w:rPr>
          <w:rFonts w:ascii="Arial" w:hAnsi="Arial" w:cs="Arial"/>
          <w:color w:val="34302D"/>
          <w:shd w:val="clear" w:color="auto" w:fill="FFFFFF"/>
        </w:rPr>
        <w:t> </w:t>
      </w:r>
      <w:hyperlink r:id="rId370" w:anchor="beans-factory-aware" w:history="1">
        <w:r>
          <w:rPr>
            <w:rStyle w:val="a4"/>
            <w:rFonts w:ascii="Arial" w:hAnsi="Arial" w:cs="Arial"/>
            <w:color w:val="548E2E"/>
            <w:shd w:val="clear" w:color="auto" w:fill="FFFFFF"/>
          </w:rPr>
          <w:t>ApplicationContextAware</w:t>
        </w:r>
      </w:hyperlink>
      <w:r>
        <w:rPr>
          <w:rFonts w:ascii="Arial" w:hAnsi="Arial" w:cs="Arial"/>
          <w:color w:val="34302D"/>
          <w:shd w:val="clear" w:color="auto" w:fill="FFFFFF"/>
        </w:rPr>
        <w:t>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supports specifying arbitrary initialization and destruction callback methods, much like Spring XML’s </w:t>
      </w:r>
      <w:r w:rsidRPr="00BA0D5D">
        <w:rPr>
          <w:rFonts w:ascii="Consolas" w:eastAsia="宋体" w:hAnsi="Consolas" w:cs="宋体"/>
          <w:color w:val="34302D"/>
          <w:kern w:val="0"/>
          <w:sz w:val="23"/>
          <w:szCs w:val="23"/>
          <w:shd w:val="clear" w:color="auto" w:fill="F7F7F8"/>
        </w:rPr>
        <w:t>init-method</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destroy-method</w:t>
      </w:r>
      <w:r w:rsidRPr="00BA0D5D">
        <w:rPr>
          <w:rFonts w:ascii="inherit" w:eastAsia="宋体" w:hAnsi="inherit" w:cs="Arial"/>
          <w:color w:val="34302D"/>
          <w:kern w:val="0"/>
          <w:sz w:val="24"/>
          <w:szCs w:val="24"/>
        </w:rPr>
        <w:t> attributes on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element,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@Bean</w:t>
      </w:r>
      <w:r>
        <w:rPr>
          <w:rFonts w:ascii="Arial" w:hAnsi="Arial" w:cs="Arial"/>
          <w:color w:val="34302D"/>
          <w:shd w:val="clear" w:color="auto" w:fill="FFFFFF"/>
        </w:rPr>
        <w:t>注释支持指定任意初始化和销毁回调方法，就像春天</w:t>
      </w:r>
      <w:r>
        <w:rPr>
          <w:rFonts w:ascii="Arial" w:hAnsi="Arial" w:cs="Arial"/>
          <w:color w:val="34302D"/>
          <w:shd w:val="clear" w:color="auto" w:fill="FFFFFF"/>
        </w:rPr>
        <w:t>XML</w:t>
      </w:r>
      <w:r>
        <w:rPr>
          <w:rFonts w:ascii="Arial" w:hAnsi="Arial" w:cs="Arial"/>
          <w:color w:val="34302D"/>
          <w:shd w:val="clear" w:color="auto" w:fill="FFFFFF"/>
        </w:rPr>
        <w:t>的</w:t>
      </w:r>
      <w:r>
        <w:rPr>
          <w:rStyle w:val="HTML"/>
          <w:rFonts w:ascii="Consolas" w:hAnsi="Consolas"/>
          <w:sz w:val="23"/>
          <w:szCs w:val="23"/>
          <w:shd w:val="clear" w:color="auto" w:fill="F7F7F8"/>
        </w:rPr>
        <w:t>init-method</w:t>
      </w:r>
      <w:r>
        <w:rPr>
          <w:rFonts w:ascii="Arial" w:hAnsi="Arial" w:cs="Arial"/>
          <w:color w:val="34302D"/>
          <w:shd w:val="clear" w:color="auto" w:fill="FFFFFF"/>
        </w:rPr>
        <w:t>，并</w:t>
      </w:r>
      <w:r>
        <w:rPr>
          <w:rStyle w:val="HTML"/>
          <w:rFonts w:ascii="Consolas" w:hAnsi="Consolas"/>
          <w:sz w:val="23"/>
          <w:szCs w:val="23"/>
          <w:shd w:val="clear" w:color="auto" w:fill="F7F7F8"/>
        </w:rPr>
        <w:t>destroy-method</w:t>
      </w:r>
      <w:r>
        <w:rPr>
          <w:rFonts w:ascii="Arial" w:hAnsi="Arial" w:cs="Arial"/>
          <w:color w:val="34302D"/>
          <w:shd w:val="clear" w:color="auto" w:fill="FFFFFF"/>
        </w:rPr>
        <w:t>在属性上的</w:t>
      </w:r>
      <w:r>
        <w:rPr>
          <w:rStyle w:val="HTML"/>
          <w:rFonts w:ascii="Consolas" w:hAnsi="Consolas"/>
          <w:sz w:val="23"/>
          <w:szCs w:val="23"/>
          <w:shd w:val="clear" w:color="auto" w:fill="F7F7F8"/>
        </w:rPr>
        <w:t>bean</w:t>
      </w:r>
      <w:r>
        <w:rPr>
          <w:rFonts w:ascii="Arial" w:hAnsi="Arial" w:cs="Arial"/>
          <w:color w:val="34302D"/>
          <w:shd w:val="clear" w:color="auto" w:fill="FFFFFF"/>
        </w:rPr>
        <w:t>元素，如下例所示：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BeanOne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initialization logic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BeanTwo</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cleanup()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destruction logic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 xml:space="preserve">(initMethod = </w:t>
      </w:r>
      <w:r w:rsidRPr="00BA0D5D">
        <w:rPr>
          <w:rFonts w:ascii="Consolas" w:eastAsia="宋体" w:hAnsi="Consolas" w:cs="宋体"/>
          <w:color w:val="DD1144"/>
          <w:kern w:val="0"/>
          <w:sz w:val="24"/>
          <w:szCs w:val="24"/>
        </w:rPr>
        <w:t>"init"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BeanOne beanOne()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BeanOne();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 xml:space="preserve">(destroyMethod = </w:t>
      </w:r>
      <w:r w:rsidRPr="00BA0D5D">
        <w:rPr>
          <w:rFonts w:ascii="Consolas" w:eastAsia="宋体" w:hAnsi="Consolas" w:cs="宋体"/>
          <w:color w:val="DD1144"/>
          <w:kern w:val="0"/>
          <w:sz w:val="24"/>
          <w:szCs w:val="24"/>
        </w:rPr>
        <w:t>"cleanup"</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BeanTwo beanTwo()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BeanTwo();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542DD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By default, beans defined with Java configuration that have a public </w:t>
            </w:r>
            <w:r w:rsidRPr="00BA0D5D">
              <w:rPr>
                <w:rFonts w:ascii="Consolas" w:eastAsia="宋体" w:hAnsi="Consolas" w:cs="宋体"/>
                <w:kern w:val="0"/>
                <w:sz w:val="23"/>
                <w:szCs w:val="23"/>
                <w:shd w:val="clear" w:color="auto" w:fill="F7F7F8"/>
              </w:rPr>
              <w:t>close</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shutdown</w:t>
            </w:r>
            <w:r w:rsidRPr="00BA0D5D">
              <w:rPr>
                <w:rFonts w:ascii="inherit" w:eastAsia="宋体" w:hAnsi="inherit" w:cs="宋体"/>
                <w:kern w:val="0"/>
                <w:sz w:val="24"/>
                <w:szCs w:val="24"/>
              </w:rPr>
              <w:t> method are automatically enlisted with a destruction callback. If you have a public </w:t>
            </w:r>
            <w:r w:rsidRPr="00BA0D5D">
              <w:rPr>
                <w:rFonts w:ascii="Consolas" w:eastAsia="宋体" w:hAnsi="Consolas" w:cs="宋体"/>
                <w:kern w:val="0"/>
                <w:sz w:val="23"/>
                <w:szCs w:val="23"/>
                <w:shd w:val="clear" w:color="auto" w:fill="F7F7F8"/>
              </w:rPr>
              <w:t>close</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shutdown</w:t>
            </w:r>
            <w:r w:rsidRPr="00BA0D5D">
              <w:rPr>
                <w:rFonts w:ascii="inherit" w:eastAsia="宋体" w:hAnsi="inherit" w:cs="宋体"/>
                <w:kern w:val="0"/>
                <w:sz w:val="24"/>
                <w:szCs w:val="24"/>
              </w:rPr>
              <w:t> method and you do not wish for it to be called when the container shuts down, you can add </w:t>
            </w:r>
            <w:r w:rsidRPr="00BA0D5D">
              <w:rPr>
                <w:rFonts w:ascii="Consolas" w:eastAsia="宋体" w:hAnsi="Consolas" w:cs="宋体"/>
                <w:kern w:val="0"/>
                <w:sz w:val="23"/>
                <w:szCs w:val="23"/>
                <w:shd w:val="clear" w:color="auto" w:fill="F7F7F8"/>
              </w:rPr>
              <w:t>@Bean(destroyMethod="")</w:t>
            </w:r>
            <w:r w:rsidRPr="00BA0D5D">
              <w:rPr>
                <w:rFonts w:ascii="inherit" w:eastAsia="宋体" w:hAnsi="inherit" w:cs="宋体"/>
                <w:kern w:val="0"/>
                <w:sz w:val="24"/>
                <w:szCs w:val="24"/>
              </w:rPr>
              <w:t> to your bean definition to disable the default </w:t>
            </w:r>
            <w:r w:rsidRPr="00BA0D5D">
              <w:rPr>
                <w:rFonts w:ascii="Consolas" w:eastAsia="宋体" w:hAnsi="Consolas" w:cs="宋体"/>
                <w:kern w:val="0"/>
                <w:sz w:val="23"/>
                <w:szCs w:val="23"/>
                <w:shd w:val="clear" w:color="auto" w:fill="F7F7F8"/>
              </w:rPr>
              <w:t>(inferred)</w:t>
            </w:r>
            <w:r w:rsidRPr="00BA0D5D">
              <w:rPr>
                <w:rFonts w:ascii="inherit" w:eastAsia="宋体" w:hAnsi="inherit" w:cs="宋体"/>
                <w:kern w:val="0"/>
                <w:sz w:val="24"/>
                <w:szCs w:val="24"/>
              </w:rPr>
              <w:t> mode.</w:t>
            </w:r>
          </w:p>
          <w:p w:rsidR="00542DDB" w:rsidRPr="00BA0D5D" w:rsidRDefault="00542DD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默认情况下，使用</w:t>
            </w:r>
            <w:r>
              <w:rPr>
                <w:rFonts w:ascii="Arial" w:hAnsi="Arial" w:cs="Arial"/>
                <w:shd w:val="clear" w:color="auto" w:fill="EBF1E7"/>
              </w:rPr>
              <w:t>Java</w:t>
            </w:r>
            <w:r>
              <w:rPr>
                <w:rFonts w:ascii="Arial" w:hAnsi="Arial" w:cs="Arial"/>
                <w:shd w:val="clear" w:color="auto" w:fill="EBF1E7"/>
              </w:rPr>
              <w:t>配置定义的具有</w:t>
            </w:r>
            <w:r>
              <w:rPr>
                <w:rFonts w:ascii="Arial" w:hAnsi="Arial" w:cs="Arial"/>
                <w:shd w:val="clear" w:color="auto" w:fill="EBF1E7"/>
              </w:rPr>
              <w:t>public </w:t>
            </w:r>
            <w:r>
              <w:rPr>
                <w:rStyle w:val="HTML"/>
                <w:rFonts w:ascii="Consolas" w:hAnsi="Consolas"/>
                <w:sz w:val="23"/>
                <w:szCs w:val="23"/>
                <w:shd w:val="clear" w:color="auto" w:fill="F7F7F8"/>
              </w:rPr>
              <w:t>close</w:t>
            </w:r>
            <w:r>
              <w:rPr>
                <w:rFonts w:ascii="Arial" w:hAnsi="Arial" w:cs="Arial"/>
                <w:shd w:val="clear" w:color="auto" w:fill="EBF1E7"/>
              </w:rPr>
              <w:t>或</w:t>
            </w:r>
            <w:r>
              <w:rPr>
                <w:rStyle w:val="HTML"/>
                <w:rFonts w:ascii="Consolas" w:hAnsi="Consolas"/>
                <w:sz w:val="23"/>
                <w:szCs w:val="23"/>
                <w:shd w:val="clear" w:color="auto" w:fill="F7F7F8"/>
              </w:rPr>
              <w:t>shutdown</w:t>
            </w:r>
            <w:r>
              <w:rPr>
                <w:rFonts w:ascii="Arial" w:hAnsi="Arial" w:cs="Arial"/>
                <w:shd w:val="clear" w:color="auto" w:fill="EBF1E7"/>
              </w:rPr>
              <w:t> method</w:t>
            </w:r>
            <w:r>
              <w:rPr>
                <w:rFonts w:ascii="Arial" w:hAnsi="Arial" w:cs="Arial"/>
                <w:shd w:val="clear" w:color="auto" w:fill="EBF1E7"/>
              </w:rPr>
              <w:t>的</w:t>
            </w:r>
            <w:r>
              <w:rPr>
                <w:rFonts w:ascii="Arial" w:hAnsi="Arial" w:cs="Arial"/>
                <w:shd w:val="clear" w:color="auto" w:fill="EBF1E7"/>
              </w:rPr>
              <w:t>bean </w:t>
            </w:r>
            <w:r>
              <w:rPr>
                <w:rFonts w:ascii="Arial" w:hAnsi="Arial" w:cs="Arial"/>
                <w:shd w:val="clear" w:color="auto" w:fill="EBF1E7"/>
              </w:rPr>
              <w:t>会自动使用销毁回调登记。如果您有公共</w:t>
            </w:r>
            <w:r>
              <w:rPr>
                <w:rFonts w:ascii="Arial" w:hAnsi="Arial" w:cs="Arial"/>
                <w:shd w:val="clear" w:color="auto" w:fill="EBF1E7"/>
              </w:rPr>
              <w:t> </w:t>
            </w:r>
            <w:r>
              <w:rPr>
                <w:rStyle w:val="HTML"/>
                <w:rFonts w:ascii="Consolas" w:hAnsi="Consolas"/>
                <w:sz w:val="23"/>
                <w:szCs w:val="23"/>
                <w:shd w:val="clear" w:color="auto" w:fill="F7F7F8"/>
              </w:rPr>
              <w:t>close</w:t>
            </w:r>
            <w:r>
              <w:rPr>
                <w:rFonts w:ascii="Arial" w:hAnsi="Arial" w:cs="Arial"/>
                <w:shd w:val="clear" w:color="auto" w:fill="EBF1E7"/>
              </w:rPr>
              <w:t>或</w:t>
            </w:r>
            <w:r>
              <w:rPr>
                <w:rStyle w:val="HTML"/>
                <w:rFonts w:ascii="Consolas" w:hAnsi="Consolas"/>
                <w:sz w:val="23"/>
                <w:szCs w:val="23"/>
                <w:shd w:val="clear" w:color="auto" w:fill="F7F7F8"/>
              </w:rPr>
              <w:t>shutdown</w:t>
            </w:r>
            <w:r>
              <w:rPr>
                <w:rFonts w:ascii="Arial" w:hAnsi="Arial" w:cs="Arial"/>
                <w:shd w:val="clear" w:color="auto" w:fill="EBF1E7"/>
              </w:rPr>
              <w:t>方法，并且您不希望在容器关闭时调用它，则可以添加</w:t>
            </w:r>
            <w:r>
              <w:rPr>
                <w:rStyle w:val="HTML"/>
                <w:rFonts w:ascii="Consolas" w:hAnsi="Consolas"/>
                <w:sz w:val="23"/>
                <w:szCs w:val="23"/>
                <w:shd w:val="clear" w:color="auto" w:fill="F7F7F8"/>
              </w:rPr>
              <w:t>@Bean(destroyMethod="")</w:t>
            </w:r>
            <w:r>
              <w:rPr>
                <w:rFonts w:ascii="Arial" w:hAnsi="Arial" w:cs="Arial"/>
                <w:shd w:val="clear" w:color="auto" w:fill="EBF1E7"/>
              </w:rPr>
              <w:t>到</w:t>
            </w:r>
            <w:r>
              <w:rPr>
                <w:rFonts w:ascii="Arial" w:hAnsi="Arial" w:cs="Arial"/>
                <w:shd w:val="clear" w:color="auto" w:fill="EBF1E7"/>
              </w:rPr>
              <w:t>bean</w:t>
            </w:r>
            <w:r>
              <w:rPr>
                <w:rFonts w:ascii="Arial" w:hAnsi="Arial" w:cs="Arial"/>
                <w:shd w:val="clear" w:color="auto" w:fill="EBF1E7"/>
              </w:rPr>
              <w:t>定义以禁用默认</w:t>
            </w:r>
            <w:r>
              <w:rPr>
                <w:rStyle w:val="HTML"/>
                <w:rFonts w:ascii="Consolas" w:hAnsi="Consolas"/>
                <w:sz w:val="23"/>
                <w:szCs w:val="23"/>
                <w:shd w:val="clear" w:color="auto" w:fill="F7F7F8"/>
              </w:rPr>
              <w:t>(inferred)</w:t>
            </w:r>
            <w:r>
              <w:rPr>
                <w:rFonts w:ascii="Arial" w:hAnsi="Arial" w:cs="Arial"/>
                <w:shd w:val="clear" w:color="auto" w:fill="EBF1E7"/>
              </w:rPr>
              <w:t>模式。</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may want to do that by default for a resource that you acquire with JNDI, as its lifecycle is managed outside the application. In particular, make sure to always do it for a </w:t>
            </w:r>
            <w:r w:rsidRPr="00BA0D5D">
              <w:rPr>
                <w:rFonts w:ascii="Consolas" w:eastAsia="宋体" w:hAnsi="Consolas" w:cs="宋体"/>
                <w:kern w:val="0"/>
                <w:sz w:val="23"/>
                <w:szCs w:val="23"/>
                <w:shd w:val="clear" w:color="auto" w:fill="F7F7F8"/>
              </w:rPr>
              <w:t>DataSource</w:t>
            </w:r>
            <w:r w:rsidRPr="00BA0D5D">
              <w:rPr>
                <w:rFonts w:ascii="inherit" w:eastAsia="宋体" w:hAnsi="inherit" w:cs="宋体"/>
                <w:kern w:val="0"/>
                <w:sz w:val="24"/>
                <w:szCs w:val="24"/>
              </w:rPr>
              <w:t>, as it is known to be problematic on Java EE application servers.</w:t>
            </w:r>
          </w:p>
          <w:p w:rsidR="00542DDB" w:rsidRPr="00BA0D5D" w:rsidRDefault="00542DD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对于使用</w:t>
            </w:r>
            <w:r>
              <w:rPr>
                <w:rFonts w:ascii="Arial" w:hAnsi="Arial" w:cs="Arial"/>
                <w:shd w:val="clear" w:color="auto" w:fill="EBF1E7"/>
              </w:rPr>
              <w:t>JNDI</w:t>
            </w:r>
            <w:r>
              <w:rPr>
                <w:rFonts w:ascii="Arial" w:hAnsi="Arial" w:cs="Arial"/>
                <w:shd w:val="clear" w:color="auto" w:fill="EBF1E7"/>
              </w:rPr>
              <w:t>获取的资源，您可能希望默认执行此操作，因为其生命周期在应用程序之外进行管理。特别是，确保始终为</w:t>
            </w:r>
            <w:r>
              <w:rPr>
                <w:rFonts w:ascii="Arial" w:hAnsi="Arial" w:cs="Arial"/>
                <w:shd w:val="clear" w:color="auto" w:fill="EBF1E7"/>
              </w:rPr>
              <w:t>a</w:t>
            </w:r>
            <w:r>
              <w:rPr>
                <w:rFonts w:ascii="Arial" w:hAnsi="Arial" w:cs="Arial"/>
                <w:shd w:val="clear" w:color="auto" w:fill="EBF1E7"/>
              </w:rPr>
              <w:t>执行此操作</w:t>
            </w:r>
            <w:r>
              <w:rPr>
                <w:rStyle w:val="HTML"/>
                <w:rFonts w:ascii="Consolas" w:hAnsi="Consolas"/>
                <w:sz w:val="23"/>
                <w:szCs w:val="23"/>
                <w:shd w:val="clear" w:color="auto" w:fill="F7F7F8"/>
              </w:rPr>
              <w:t>DataSource</w:t>
            </w:r>
            <w:r>
              <w:rPr>
                <w:rFonts w:ascii="Arial" w:hAnsi="Arial" w:cs="Arial"/>
                <w:shd w:val="clear" w:color="auto" w:fill="EBF1E7"/>
              </w:rPr>
              <w:t>，因为已知它在</w:t>
            </w:r>
            <w:r>
              <w:rPr>
                <w:rFonts w:ascii="Arial" w:hAnsi="Arial" w:cs="Arial"/>
                <w:shd w:val="clear" w:color="auto" w:fill="EBF1E7"/>
              </w:rPr>
              <w:t>Java EE</w:t>
            </w:r>
            <w:r>
              <w:rPr>
                <w:rFonts w:ascii="Arial" w:hAnsi="Arial" w:cs="Arial"/>
                <w:shd w:val="clear" w:color="auto" w:fill="EBF1E7"/>
              </w:rPr>
              <w:t>应用程序服务器上存在问题。</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following example shows how to prevent an automatic destruction callback for a </w:t>
            </w:r>
            <w:r w:rsidRPr="00BA0D5D">
              <w:rPr>
                <w:rFonts w:ascii="Consolas" w:eastAsia="宋体" w:hAnsi="Consolas" w:cs="宋体"/>
                <w:kern w:val="0"/>
                <w:sz w:val="23"/>
                <w:szCs w:val="23"/>
                <w:shd w:val="clear" w:color="auto" w:fill="F7F7F8"/>
              </w:rPr>
              <w:t>DataSource</w:t>
            </w:r>
            <w:r w:rsidRPr="00BA0D5D">
              <w:rPr>
                <w:rFonts w:ascii="inherit" w:eastAsia="宋体" w:hAnsi="inherit" w:cs="宋体"/>
                <w:kern w:val="0"/>
                <w:sz w:val="24"/>
                <w:szCs w:val="24"/>
              </w:rPr>
              <w:t>:</w:t>
            </w:r>
          </w:p>
          <w:p w:rsidR="00542DDB" w:rsidRPr="00BA0D5D" w:rsidRDefault="00542DD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以下示例显示如何防止自动销毁回调</w:t>
            </w:r>
            <w:r>
              <w:rPr>
                <w:rFonts w:ascii="Arial" w:hAnsi="Arial" w:cs="Arial"/>
                <w:shd w:val="clear" w:color="auto" w:fill="EBF1E7"/>
              </w:rPr>
              <w:t> </w:t>
            </w:r>
            <w:r>
              <w:rPr>
                <w:rStyle w:val="HTML"/>
                <w:rFonts w:ascii="Consolas" w:hAnsi="Consolas"/>
                <w:sz w:val="23"/>
                <w:szCs w:val="23"/>
                <w:shd w:val="clear" w:color="auto" w:fill="F7F7F8"/>
              </w:rPr>
              <w:t>DataSource</w:t>
            </w:r>
            <w:r>
              <w:rPr>
                <w:rFonts w:ascii="Arial" w:hAnsi="Arial" w:cs="Arial"/>
                <w:shd w:val="clear" w:color="auto" w:fill="EBF1E7"/>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0077"/>
                <w:kern w:val="0"/>
                <w:sz w:val="24"/>
                <w:szCs w:val="24"/>
              </w:rPr>
              <w:t>@Bean</w:t>
            </w:r>
            <w:r w:rsidRPr="00BA0D5D">
              <w:rPr>
                <w:rFonts w:ascii="Consolas" w:eastAsia="宋体" w:hAnsi="Consolas" w:cs="宋体"/>
                <w:kern w:val="0"/>
                <w:sz w:val="24"/>
                <w:szCs w:val="24"/>
              </w:rPr>
              <w:t>(destroyMethod=</w:t>
            </w:r>
            <w:r w:rsidRPr="00BA0D5D">
              <w:rPr>
                <w:rFonts w:ascii="Consolas" w:eastAsia="宋体" w:hAnsi="Consolas" w:cs="宋体"/>
                <w:color w:val="DD1144"/>
                <w:kern w:val="0"/>
                <w:sz w:val="24"/>
                <w:szCs w:val="24"/>
              </w:rPr>
              <w:t>""</w:t>
            </w:r>
            <w:r w:rsidRPr="00BA0D5D">
              <w:rPr>
                <w:rFonts w:ascii="Consolas" w:eastAsia="宋体" w:hAnsi="Consolas" w:cs="宋体"/>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b/>
                <w:bCs/>
                <w:kern w:val="0"/>
                <w:sz w:val="24"/>
                <w:szCs w:val="24"/>
              </w:rPr>
              <w:t>public</w:t>
            </w:r>
            <w:r w:rsidRPr="00BA0D5D">
              <w:rPr>
                <w:rFonts w:ascii="Consolas" w:eastAsia="宋体" w:hAnsi="Consolas" w:cs="宋体"/>
                <w:kern w:val="0"/>
                <w:sz w:val="24"/>
                <w:szCs w:val="24"/>
              </w:rPr>
              <w:t xml:space="preserve"> DataSource dataSource() </w:t>
            </w:r>
            <w:r w:rsidRPr="00BA0D5D">
              <w:rPr>
                <w:rFonts w:ascii="Consolas" w:eastAsia="宋体" w:hAnsi="Consolas" w:cs="宋体"/>
                <w:b/>
                <w:bCs/>
                <w:kern w:val="0"/>
                <w:sz w:val="24"/>
                <w:szCs w:val="24"/>
              </w:rPr>
              <w:t>throws</w:t>
            </w:r>
            <w:r w:rsidRPr="00BA0D5D">
              <w:rPr>
                <w:rFonts w:ascii="Consolas" w:eastAsia="宋体" w:hAnsi="Consolas" w:cs="宋体"/>
                <w:kern w:val="0"/>
                <w:sz w:val="24"/>
                <w:szCs w:val="24"/>
              </w:rPr>
              <w:t xml:space="preserve"> NamingException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kern w:val="0"/>
                <w:sz w:val="24"/>
                <w:szCs w:val="24"/>
              </w:rPr>
              <w:t xml:space="preserve"> (DataSource) jndiTemplate.lookup(</w:t>
            </w:r>
            <w:r w:rsidRPr="00BA0D5D">
              <w:rPr>
                <w:rFonts w:ascii="Consolas" w:eastAsia="宋体" w:hAnsi="Consolas" w:cs="宋体"/>
                <w:color w:val="DD1144"/>
                <w:kern w:val="0"/>
                <w:sz w:val="24"/>
                <w:szCs w:val="24"/>
              </w:rPr>
              <w:t>"MyDS"</w:t>
            </w:r>
            <w:r w:rsidRPr="00BA0D5D">
              <w:rPr>
                <w:rFonts w:ascii="Consolas" w:eastAsia="宋体" w:hAnsi="Consolas" w:cs="宋体"/>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lastRenderedPageBreak/>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Also, with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you typically use programmatic JNDI lookups, either by using Spring’s </w:t>
            </w:r>
            <w:r w:rsidRPr="00BA0D5D">
              <w:rPr>
                <w:rFonts w:ascii="Consolas" w:eastAsia="宋体" w:hAnsi="Consolas" w:cs="宋体"/>
                <w:kern w:val="0"/>
                <w:sz w:val="23"/>
                <w:szCs w:val="23"/>
                <w:shd w:val="clear" w:color="auto" w:fill="F7F7F8"/>
              </w:rPr>
              <w:t>JndiTemplate</w:t>
            </w:r>
            <w:r w:rsidRPr="00BA0D5D">
              <w:rPr>
                <w:rFonts w:ascii="inherit" w:eastAsia="宋体" w:hAnsi="inherit" w:cs="宋体"/>
                <w:kern w:val="0"/>
                <w:sz w:val="24"/>
                <w:szCs w:val="24"/>
              </w:rPr>
              <w:t>or </w:t>
            </w:r>
            <w:r w:rsidRPr="00BA0D5D">
              <w:rPr>
                <w:rFonts w:ascii="Consolas" w:eastAsia="宋体" w:hAnsi="Consolas" w:cs="宋体"/>
                <w:kern w:val="0"/>
                <w:sz w:val="23"/>
                <w:szCs w:val="23"/>
                <w:shd w:val="clear" w:color="auto" w:fill="F7F7F8"/>
              </w:rPr>
              <w:t>JndiLocatorDelegate</w:t>
            </w:r>
            <w:r w:rsidRPr="00BA0D5D">
              <w:rPr>
                <w:rFonts w:ascii="inherit" w:eastAsia="宋体" w:hAnsi="inherit" w:cs="宋体"/>
                <w:kern w:val="0"/>
                <w:sz w:val="24"/>
                <w:szCs w:val="24"/>
              </w:rPr>
              <w:t> helpers or straight JNDI </w:t>
            </w:r>
            <w:r w:rsidRPr="00BA0D5D">
              <w:rPr>
                <w:rFonts w:ascii="Consolas" w:eastAsia="宋体" w:hAnsi="Consolas" w:cs="宋体"/>
                <w:kern w:val="0"/>
                <w:sz w:val="23"/>
                <w:szCs w:val="23"/>
                <w:shd w:val="clear" w:color="auto" w:fill="F7F7F8"/>
              </w:rPr>
              <w:t>InitialContext</w:t>
            </w:r>
            <w:r w:rsidRPr="00BA0D5D">
              <w:rPr>
                <w:rFonts w:ascii="inherit" w:eastAsia="宋体" w:hAnsi="inherit" w:cs="宋体"/>
                <w:kern w:val="0"/>
                <w:sz w:val="24"/>
                <w:szCs w:val="24"/>
              </w:rPr>
              <w:t> usage but not the </w:t>
            </w:r>
            <w:r w:rsidRPr="00BA0D5D">
              <w:rPr>
                <w:rFonts w:ascii="Consolas" w:eastAsia="宋体" w:hAnsi="Consolas" w:cs="宋体"/>
                <w:kern w:val="0"/>
                <w:sz w:val="23"/>
                <w:szCs w:val="23"/>
                <w:shd w:val="clear" w:color="auto" w:fill="F7F7F8"/>
              </w:rPr>
              <w:t>JndiObjectFactoryBean</w:t>
            </w:r>
            <w:r w:rsidRPr="00BA0D5D">
              <w:rPr>
                <w:rFonts w:ascii="inherit" w:eastAsia="宋体" w:hAnsi="inherit" w:cs="宋体"/>
                <w:kern w:val="0"/>
                <w:sz w:val="24"/>
                <w:szCs w:val="24"/>
              </w:rPr>
              <w:t>variant (which would force you to declare the return type as the </w:t>
            </w:r>
            <w:r w:rsidRPr="00BA0D5D">
              <w:rPr>
                <w:rFonts w:ascii="Consolas" w:eastAsia="宋体" w:hAnsi="Consolas" w:cs="宋体"/>
                <w:kern w:val="0"/>
                <w:sz w:val="23"/>
                <w:szCs w:val="23"/>
                <w:shd w:val="clear" w:color="auto" w:fill="F7F7F8"/>
              </w:rPr>
              <w:t>FactoryBean</w:t>
            </w:r>
            <w:r w:rsidRPr="00BA0D5D">
              <w:rPr>
                <w:rFonts w:ascii="inherit" w:eastAsia="宋体" w:hAnsi="inherit" w:cs="宋体"/>
                <w:kern w:val="0"/>
                <w:sz w:val="24"/>
                <w:szCs w:val="24"/>
              </w:rPr>
              <w:t> type instead of the actual target type, making it harder to use for cross-reference calls in other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that intend to refer to the provided resource here).</w:t>
            </w:r>
          </w:p>
          <w:p w:rsidR="00542DDB" w:rsidRPr="00BA0D5D" w:rsidRDefault="00542DDB" w:rsidP="00BA0D5D">
            <w:pPr>
              <w:widowControl/>
              <w:jc w:val="left"/>
              <w:rPr>
                <w:rFonts w:ascii="inherit" w:eastAsia="宋体" w:hAnsi="inherit" w:cs="宋体" w:hint="eastAsia"/>
                <w:kern w:val="0"/>
                <w:sz w:val="24"/>
                <w:szCs w:val="24"/>
              </w:rPr>
            </w:pPr>
            <w:r>
              <w:rPr>
                <w:rFonts w:ascii="Arial" w:hAnsi="Arial" w:cs="Arial"/>
                <w:shd w:val="clear" w:color="auto" w:fill="EBF1E7"/>
              </w:rPr>
              <w:t>此外，使用</w:t>
            </w:r>
            <w:r>
              <w:rPr>
                <w:rStyle w:val="HTML"/>
                <w:rFonts w:ascii="Consolas" w:hAnsi="Consolas"/>
                <w:sz w:val="23"/>
                <w:szCs w:val="23"/>
                <w:shd w:val="clear" w:color="auto" w:fill="F7F7F8"/>
              </w:rPr>
              <w:t>@Bean</w:t>
            </w:r>
            <w:r>
              <w:rPr>
                <w:rFonts w:ascii="Arial" w:hAnsi="Arial" w:cs="Arial"/>
                <w:shd w:val="clear" w:color="auto" w:fill="EBF1E7"/>
              </w:rPr>
              <w:t>方法，您通常使用编程</w:t>
            </w:r>
            <w:r>
              <w:rPr>
                <w:rFonts w:ascii="Arial" w:hAnsi="Arial" w:cs="Arial"/>
                <w:shd w:val="clear" w:color="auto" w:fill="EBF1E7"/>
              </w:rPr>
              <w:t>JNDI</w:t>
            </w:r>
            <w:r>
              <w:rPr>
                <w:rFonts w:ascii="Arial" w:hAnsi="Arial" w:cs="Arial"/>
                <w:shd w:val="clear" w:color="auto" w:fill="EBF1E7"/>
              </w:rPr>
              <w:t>查找，通过使用</w:t>
            </w:r>
            <w:r>
              <w:rPr>
                <w:rFonts w:ascii="Arial" w:hAnsi="Arial" w:cs="Arial"/>
                <w:shd w:val="clear" w:color="auto" w:fill="EBF1E7"/>
              </w:rPr>
              <w:t>Spring </w:t>
            </w:r>
            <w:r>
              <w:rPr>
                <w:rStyle w:val="HTML"/>
                <w:rFonts w:ascii="Consolas" w:hAnsi="Consolas"/>
                <w:sz w:val="23"/>
                <w:szCs w:val="23"/>
                <w:shd w:val="clear" w:color="auto" w:fill="F7F7F8"/>
              </w:rPr>
              <w:t>JndiTemplate</w:t>
            </w:r>
            <w:r>
              <w:rPr>
                <w:rFonts w:ascii="Arial" w:hAnsi="Arial" w:cs="Arial"/>
                <w:shd w:val="clear" w:color="auto" w:fill="EBF1E7"/>
              </w:rPr>
              <w:t>或</w:t>
            </w:r>
            <w:r>
              <w:rPr>
                <w:rStyle w:val="HTML"/>
                <w:rFonts w:ascii="Consolas" w:hAnsi="Consolas"/>
                <w:sz w:val="23"/>
                <w:szCs w:val="23"/>
                <w:shd w:val="clear" w:color="auto" w:fill="F7F7F8"/>
              </w:rPr>
              <w:t>JndiLocatorDelegate</w:t>
            </w:r>
            <w:r>
              <w:rPr>
                <w:rFonts w:ascii="Arial" w:hAnsi="Arial" w:cs="Arial"/>
                <w:shd w:val="clear" w:color="auto" w:fill="EBF1E7"/>
              </w:rPr>
              <w:t>帮助程序或直接</w:t>
            </w:r>
            <w:r>
              <w:rPr>
                <w:rFonts w:ascii="Arial" w:hAnsi="Arial" w:cs="Arial"/>
                <w:shd w:val="clear" w:color="auto" w:fill="EBF1E7"/>
              </w:rPr>
              <w:t>JNDI </w:t>
            </w:r>
            <w:r>
              <w:rPr>
                <w:rStyle w:val="HTML"/>
                <w:rFonts w:ascii="Consolas" w:hAnsi="Consolas"/>
                <w:sz w:val="23"/>
                <w:szCs w:val="23"/>
                <w:shd w:val="clear" w:color="auto" w:fill="F7F7F8"/>
              </w:rPr>
              <w:t>InitialContext</w:t>
            </w:r>
            <w:r>
              <w:rPr>
                <w:rFonts w:ascii="Arial" w:hAnsi="Arial" w:cs="Arial"/>
                <w:shd w:val="clear" w:color="auto" w:fill="EBF1E7"/>
              </w:rPr>
              <w:t>用法但不使用</w:t>
            </w:r>
            <w:r>
              <w:rPr>
                <w:rStyle w:val="HTML"/>
                <w:rFonts w:ascii="Consolas" w:hAnsi="Consolas"/>
                <w:sz w:val="23"/>
                <w:szCs w:val="23"/>
                <w:shd w:val="clear" w:color="auto" w:fill="F7F7F8"/>
              </w:rPr>
              <w:t>JndiObjectFactoryBean</w:t>
            </w:r>
            <w:r>
              <w:rPr>
                <w:rFonts w:ascii="Arial" w:hAnsi="Arial" w:cs="Arial"/>
                <w:shd w:val="clear" w:color="auto" w:fill="EBF1E7"/>
              </w:rPr>
              <w:t>变量（这将强制您将返回类型声明为</w:t>
            </w:r>
            <w:r>
              <w:rPr>
                <w:rStyle w:val="HTML"/>
                <w:rFonts w:ascii="Consolas" w:hAnsi="Consolas"/>
                <w:sz w:val="23"/>
                <w:szCs w:val="23"/>
                <w:shd w:val="clear" w:color="auto" w:fill="F7F7F8"/>
              </w:rPr>
              <w:t>FactoryBean</w:t>
            </w:r>
            <w:r>
              <w:rPr>
                <w:rFonts w:ascii="Arial" w:hAnsi="Arial" w:cs="Arial"/>
                <w:shd w:val="clear" w:color="auto" w:fill="EBF1E7"/>
              </w:rPr>
              <w:t>类型而不是实际目标类型，使得更难以用于其他</w:t>
            </w:r>
            <w:r>
              <w:rPr>
                <w:rStyle w:val="HTML"/>
                <w:rFonts w:ascii="Consolas" w:hAnsi="Consolas"/>
                <w:sz w:val="23"/>
                <w:szCs w:val="23"/>
                <w:shd w:val="clear" w:color="auto" w:fill="F7F7F8"/>
              </w:rPr>
              <w:t>@Bean</w:t>
            </w:r>
            <w:r>
              <w:rPr>
                <w:rFonts w:ascii="Arial" w:hAnsi="Arial" w:cs="Arial"/>
                <w:shd w:val="clear" w:color="auto" w:fill="EBF1E7"/>
              </w:rPr>
              <w:t>打算在此处引用所提供资源的方法中的交叉引用调用。</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In the case of </w:t>
      </w:r>
      <w:r w:rsidRPr="00BA0D5D">
        <w:rPr>
          <w:rFonts w:ascii="Consolas" w:eastAsia="宋体" w:hAnsi="Consolas" w:cs="宋体"/>
          <w:color w:val="34302D"/>
          <w:kern w:val="0"/>
          <w:sz w:val="23"/>
          <w:szCs w:val="23"/>
          <w:shd w:val="clear" w:color="auto" w:fill="F7F7F8"/>
        </w:rPr>
        <w:t>BeanOne</w:t>
      </w:r>
      <w:r w:rsidRPr="00BA0D5D">
        <w:rPr>
          <w:rFonts w:ascii="inherit" w:eastAsia="宋体" w:hAnsi="inherit" w:cs="Arial"/>
          <w:color w:val="34302D"/>
          <w:kern w:val="0"/>
          <w:sz w:val="24"/>
          <w:szCs w:val="24"/>
        </w:rPr>
        <w:t> from the example above the preceding note, it would be equally valid to call the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method directly during construction,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BeanOne</w:t>
      </w:r>
      <w:r>
        <w:rPr>
          <w:rFonts w:ascii="Arial" w:hAnsi="Arial" w:cs="Arial"/>
          <w:color w:val="34302D"/>
          <w:shd w:val="clear" w:color="auto" w:fill="FFFFFF"/>
        </w:rPr>
        <w:t>前面注释中的示例的情况下，</w:t>
      </w:r>
      <w:r>
        <w:rPr>
          <w:rStyle w:val="HTML"/>
          <w:rFonts w:ascii="Consolas" w:hAnsi="Consolas"/>
          <w:sz w:val="23"/>
          <w:szCs w:val="23"/>
          <w:shd w:val="clear" w:color="auto" w:fill="F7F7F8"/>
        </w:rPr>
        <w:t>init()</w:t>
      </w:r>
      <w:r>
        <w:rPr>
          <w:rFonts w:ascii="Arial" w:hAnsi="Arial" w:cs="Arial"/>
          <w:color w:val="34302D"/>
          <w:shd w:val="clear" w:color="auto" w:fill="FFFFFF"/>
        </w:rPr>
        <w:t> </w:t>
      </w:r>
      <w:r>
        <w:rPr>
          <w:rFonts w:ascii="Arial" w:hAnsi="Arial" w:cs="Arial"/>
          <w:color w:val="34302D"/>
          <w:shd w:val="clear" w:color="auto" w:fill="FFFFFF"/>
        </w:rPr>
        <w:t>在构造期间直接调用该方法同样有效，如以下示例所示：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BeanOne beanOne()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BeanOne beanOne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BeanOne();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beanOne.init();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beanOne;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When you work directly in Java, you can do anything you like with your objects and do not always need to rely on the container lifecycle.</w:t>
            </w:r>
          </w:p>
          <w:p w:rsidR="00E270D9" w:rsidRPr="00BA0D5D" w:rsidRDefault="00E270D9" w:rsidP="00BA0D5D">
            <w:pPr>
              <w:widowControl/>
              <w:jc w:val="left"/>
              <w:rPr>
                <w:rFonts w:ascii="宋体" w:eastAsia="宋体" w:hAnsi="宋体" w:cs="宋体"/>
                <w:kern w:val="0"/>
                <w:sz w:val="24"/>
                <w:szCs w:val="24"/>
              </w:rPr>
            </w:pPr>
            <w:r>
              <w:rPr>
                <w:rFonts w:ascii="Arial" w:hAnsi="Arial" w:cs="Arial"/>
                <w:shd w:val="clear" w:color="auto" w:fill="EBF1E7"/>
              </w:rPr>
              <w:t>当您直接使用</w:t>
            </w:r>
            <w:r>
              <w:rPr>
                <w:rFonts w:ascii="Arial" w:hAnsi="Arial" w:cs="Arial"/>
                <w:shd w:val="clear" w:color="auto" w:fill="EBF1E7"/>
              </w:rPr>
              <w:t>Java</w:t>
            </w:r>
            <w:r>
              <w:rPr>
                <w:rFonts w:ascii="Arial" w:hAnsi="Arial" w:cs="Arial"/>
                <w:shd w:val="clear" w:color="auto" w:fill="EBF1E7"/>
              </w:rPr>
              <w:t>工作时，您可以使用对象执行任何您喜欢的操作，并且不必总是依赖于容器生命周期。</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Specifying Bean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includes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annotation so that you can specify the scope of a bean.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包含</w:t>
      </w:r>
      <w:r>
        <w:rPr>
          <w:rStyle w:val="HTML"/>
          <w:rFonts w:ascii="Consolas" w:hAnsi="Consolas"/>
          <w:sz w:val="23"/>
          <w:szCs w:val="23"/>
          <w:shd w:val="clear" w:color="auto" w:fill="F7F7F8"/>
        </w:rPr>
        <w:t>@Scope</w:t>
      </w:r>
      <w:r>
        <w:rPr>
          <w:rFonts w:ascii="Arial" w:hAnsi="Arial" w:cs="Arial"/>
          <w:color w:val="34302D"/>
          <w:shd w:val="clear" w:color="auto" w:fill="FFFFFF"/>
        </w:rPr>
        <w:t>注释，以便您可以指定</w:t>
      </w:r>
      <w:r>
        <w:rPr>
          <w:rFonts w:ascii="Arial" w:hAnsi="Arial" w:cs="Arial"/>
          <w:color w:val="34302D"/>
          <w:shd w:val="clear" w:color="auto" w:fill="FFFFFF"/>
        </w:rPr>
        <w:t>bean</w:t>
      </w:r>
      <w:r>
        <w:rPr>
          <w:rFonts w:ascii="Arial" w:hAnsi="Arial" w:cs="Arial"/>
          <w:color w:val="34302D"/>
          <w:shd w:val="clear" w:color="auto" w:fill="FFFFFF"/>
        </w:rPr>
        <w:t>的范围。</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Using the </w:t>
      </w:r>
      <w:r w:rsidRPr="00BA0D5D">
        <w:rPr>
          <w:rFonts w:ascii="Consolas" w:eastAsia="宋体" w:hAnsi="Consolas" w:cs="宋体"/>
          <w:color w:val="34302D"/>
          <w:kern w:val="0"/>
          <w:sz w:val="23"/>
          <w:szCs w:val="23"/>
          <w:shd w:val="clear" w:color="auto" w:fill="F7F7F8"/>
        </w:rPr>
        <w:t>@Scope</w:t>
      </w:r>
      <w:r w:rsidRPr="00BA0D5D">
        <w:rPr>
          <w:rFonts w:ascii="Arial" w:eastAsia="宋体" w:hAnsi="Arial" w:cs="Arial"/>
          <w:color w:val="34302D"/>
          <w:kern w:val="0"/>
          <w:sz w:val="24"/>
          <w:szCs w:val="24"/>
        </w:rPr>
        <w:t> Annotation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specify that your beans defined with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should have a specific scope. You can use any of the standard scopes specified in the </w:t>
      </w:r>
      <w:hyperlink r:id="rId371" w:anchor="beans-factory-scopes" w:history="1">
        <w:r w:rsidRPr="00BA0D5D">
          <w:rPr>
            <w:rFonts w:ascii="inherit" w:eastAsia="宋体" w:hAnsi="inherit" w:cs="Arial"/>
            <w:color w:val="548E2E"/>
            <w:kern w:val="0"/>
            <w:sz w:val="24"/>
            <w:szCs w:val="24"/>
            <w:u w:val="single"/>
          </w:rPr>
          <w:t>Bean Scopes</w:t>
        </w:r>
      </w:hyperlink>
      <w:r w:rsidRPr="00BA0D5D">
        <w:rPr>
          <w:rFonts w:ascii="inherit" w:eastAsia="宋体" w:hAnsi="inherit" w:cs="Arial"/>
          <w:color w:val="34302D"/>
          <w:kern w:val="0"/>
          <w:sz w:val="24"/>
          <w:szCs w:val="24"/>
        </w:rPr>
        <w:t> section.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您可以指定使用</w:t>
      </w:r>
      <w:r>
        <w:rPr>
          <w:rStyle w:val="HTML"/>
          <w:rFonts w:ascii="Consolas" w:hAnsi="Consolas"/>
          <w:sz w:val="23"/>
          <w:szCs w:val="23"/>
          <w:shd w:val="clear" w:color="auto" w:fill="F7F7F8"/>
        </w:rPr>
        <w:t>@Bean</w:t>
      </w:r>
      <w:r>
        <w:rPr>
          <w:rFonts w:ascii="Arial" w:hAnsi="Arial" w:cs="Arial"/>
          <w:color w:val="34302D"/>
          <w:shd w:val="clear" w:color="auto" w:fill="FFFFFF"/>
        </w:rPr>
        <w:t>注释定义的</w:t>
      </w:r>
      <w:r>
        <w:rPr>
          <w:rFonts w:ascii="Arial" w:hAnsi="Arial" w:cs="Arial"/>
          <w:color w:val="34302D"/>
          <w:shd w:val="clear" w:color="auto" w:fill="FFFFFF"/>
        </w:rPr>
        <w:t>bean </w:t>
      </w:r>
      <w:r>
        <w:rPr>
          <w:rFonts w:ascii="Arial" w:hAnsi="Arial" w:cs="Arial"/>
          <w:color w:val="34302D"/>
          <w:shd w:val="clear" w:color="auto" w:fill="FFFFFF"/>
        </w:rPr>
        <w:t>应具有特定范围。您可以使用</w:t>
      </w:r>
      <w:hyperlink r:id="rId372" w:anchor="beans-factory-scopes" w:history="1">
        <w:r>
          <w:rPr>
            <w:rStyle w:val="a4"/>
            <w:rFonts w:ascii="Arial" w:hAnsi="Arial" w:cs="Arial"/>
            <w:color w:val="548E2E"/>
            <w:shd w:val="clear" w:color="auto" w:fill="FFFFFF"/>
          </w:rPr>
          <w:t>Bean Scopes</w:t>
        </w:r>
      </w:hyperlink>
      <w:r>
        <w:rPr>
          <w:rFonts w:ascii="Arial" w:hAnsi="Arial" w:cs="Arial"/>
          <w:color w:val="34302D"/>
          <w:shd w:val="clear" w:color="auto" w:fill="FFFFFF"/>
        </w:rPr>
        <w:t>部分中指定的任何标准作用域</w:t>
      </w:r>
      <w:r>
        <w:rPr>
          <w:rFonts w:ascii="Arial" w:hAnsi="Arial" w:cs="Arial"/>
          <w:color w:val="34302D"/>
          <w:shd w:val="clear" w:color="auto" w:fill="FFFFFF"/>
        </w:rPr>
        <w:t>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default scope is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but you can override this with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annotation, as the following example shows: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默认范围是</w:t>
      </w:r>
      <w:r>
        <w:rPr>
          <w:rStyle w:val="HTML"/>
          <w:rFonts w:ascii="Consolas" w:hAnsi="Consolas"/>
          <w:sz w:val="23"/>
          <w:szCs w:val="23"/>
          <w:shd w:val="clear" w:color="auto" w:fill="F7F7F8"/>
        </w:rPr>
        <w:t>singleton</w:t>
      </w:r>
      <w:r>
        <w:rPr>
          <w:rFonts w:ascii="Arial" w:hAnsi="Arial" w:cs="Arial"/>
          <w:color w:val="34302D"/>
          <w:shd w:val="clear" w:color="auto" w:fill="FFFFFF"/>
        </w:rPr>
        <w:t>，但您可以使用</w:t>
      </w:r>
      <w:r>
        <w:rPr>
          <w:rStyle w:val="HTML"/>
          <w:rFonts w:ascii="Consolas" w:hAnsi="Consolas"/>
          <w:sz w:val="23"/>
          <w:szCs w:val="23"/>
          <w:shd w:val="clear" w:color="auto" w:fill="F7F7F8"/>
        </w:rPr>
        <w:t>@Scope</w:t>
      </w:r>
      <w:r>
        <w:rPr>
          <w:rFonts w:ascii="Arial" w:hAnsi="Arial" w:cs="Arial"/>
          <w:color w:val="34302D"/>
          <w:shd w:val="clear" w:color="auto" w:fill="FFFFFF"/>
        </w:rPr>
        <w:t>注释覆盖它，如以下示例所示：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MyConfiguration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Encryptor encryptor()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Consolas" w:eastAsia="宋体" w:hAnsi="Consolas" w:cs="宋体"/>
          <w:color w:val="34302D"/>
          <w:kern w:val="0"/>
          <w:sz w:val="23"/>
          <w:szCs w:val="23"/>
          <w:shd w:val="clear" w:color="auto" w:fill="F7F7F8"/>
        </w:rPr>
        <w:t>@Scope</w:t>
      </w:r>
      <w:r w:rsidRPr="00BA0D5D">
        <w:rPr>
          <w:rFonts w:ascii="Arial" w:eastAsia="宋体" w:hAnsi="Arial" w:cs="Arial"/>
          <w:color w:val="34302D"/>
          <w:kern w:val="0"/>
          <w:sz w:val="24"/>
          <w:szCs w:val="24"/>
        </w:rPr>
        <w:t> and </w:t>
      </w:r>
      <w:r w:rsidRPr="00BA0D5D">
        <w:rPr>
          <w:rFonts w:ascii="Consolas" w:eastAsia="宋体" w:hAnsi="Consolas" w:cs="宋体"/>
          <w:color w:val="34302D"/>
          <w:kern w:val="0"/>
          <w:sz w:val="23"/>
          <w:szCs w:val="23"/>
          <w:shd w:val="clear" w:color="auto" w:fill="F7F7F8"/>
        </w:rPr>
        <w:t>scoped-proxy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offers a convenient way of working with scoped dependencies through </w:t>
      </w:r>
      <w:hyperlink r:id="rId373" w:anchor="beans-factory-scopes-other-injection" w:history="1">
        <w:r w:rsidRPr="00BA0D5D">
          <w:rPr>
            <w:rFonts w:ascii="inherit" w:eastAsia="宋体" w:hAnsi="inherit" w:cs="Arial"/>
            <w:color w:val="548E2E"/>
            <w:kern w:val="0"/>
            <w:sz w:val="24"/>
            <w:szCs w:val="24"/>
            <w:u w:val="single"/>
          </w:rPr>
          <w:t>scoped proxies</w:t>
        </w:r>
      </w:hyperlink>
      <w:r w:rsidRPr="00BA0D5D">
        <w:rPr>
          <w:rFonts w:ascii="inherit" w:eastAsia="宋体" w:hAnsi="inherit" w:cs="Arial"/>
          <w:color w:val="34302D"/>
          <w:kern w:val="0"/>
          <w:sz w:val="24"/>
          <w:szCs w:val="24"/>
        </w:rPr>
        <w:t>. The easiest way to create such a proxy when using the XML configuration is the </w:t>
      </w:r>
      <w:r w:rsidRPr="00BA0D5D">
        <w:rPr>
          <w:rFonts w:ascii="Consolas" w:eastAsia="宋体" w:hAnsi="Consolas" w:cs="宋体"/>
          <w:color w:val="34302D"/>
          <w:kern w:val="0"/>
          <w:sz w:val="23"/>
          <w:szCs w:val="23"/>
          <w:shd w:val="clear" w:color="auto" w:fill="F7F7F8"/>
        </w:rPr>
        <w:t>&lt;aop:scoped-proxy/&gt;</w:t>
      </w:r>
      <w:r w:rsidRPr="00BA0D5D">
        <w:rPr>
          <w:rFonts w:ascii="inherit" w:eastAsia="宋体" w:hAnsi="inherit" w:cs="Arial"/>
          <w:color w:val="34302D"/>
          <w:kern w:val="0"/>
          <w:sz w:val="24"/>
          <w:szCs w:val="24"/>
        </w:rPr>
        <w:t> element. Configuring your beans in Java with a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annotation offers equivalent support with the </w:t>
      </w:r>
      <w:r w:rsidRPr="00BA0D5D">
        <w:rPr>
          <w:rFonts w:ascii="Consolas" w:eastAsia="宋体" w:hAnsi="Consolas" w:cs="宋体"/>
          <w:color w:val="34302D"/>
          <w:kern w:val="0"/>
          <w:sz w:val="23"/>
          <w:szCs w:val="23"/>
          <w:shd w:val="clear" w:color="auto" w:fill="F7F7F8"/>
        </w:rPr>
        <w:t>proxyMode</w:t>
      </w:r>
      <w:r w:rsidRPr="00BA0D5D">
        <w:rPr>
          <w:rFonts w:ascii="inherit" w:eastAsia="宋体" w:hAnsi="inherit" w:cs="Arial"/>
          <w:color w:val="34302D"/>
          <w:kern w:val="0"/>
          <w:sz w:val="24"/>
          <w:szCs w:val="24"/>
        </w:rPr>
        <w:t> attribute. The default is no proxy (</w:t>
      </w:r>
      <w:r w:rsidRPr="00BA0D5D">
        <w:rPr>
          <w:rFonts w:ascii="Consolas" w:eastAsia="宋体" w:hAnsi="Consolas" w:cs="宋体"/>
          <w:color w:val="34302D"/>
          <w:kern w:val="0"/>
          <w:sz w:val="23"/>
          <w:szCs w:val="23"/>
          <w:shd w:val="clear" w:color="auto" w:fill="F7F7F8"/>
        </w:rPr>
        <w:t>ScopedProxyMode.NO</w:t>
      </w:r>
      <w:r w:rsidRPr="00BA0D5D">
        <w:rPr>
          <w:rFonts w:ascii="inherit" w:eastAsia="宋体" w:hAnsi="inherit" w:cs="Arial"/>
          <w:color w:val="34302D"/>
          <w:kern w:val="0"/>
          <w:sz w:val="24"/>
          <w:szCs w:val="24"/>
        </w:rPr>
        <w:t>), but you can specify </w:t>
      </w:r>
      <w:r w:rsidRPr="00BA0D5D">
        <w:rPr>
          <w:rFonts w:ascii="Consolas" w:eastAsia="宋体" w:hAnsi="Consolas" w:cs="宋体"/>
          <w:color w:val="34302D"/>
          <w:kern w:val="0"/>
          <w:sz w:val="23"/>
          <w:szCs w:val="23"/>
          <w:shd w:val="clear" w:color="auto" w:fill="F7F7F8"/>
        </w:rPr>
        <w:t>ScopedProxyMode.TARGET_CLASS</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ScopedProxyMode.INTERFACES</w:t>
      </w:r>
      <w:r w:rsidRPr="00BA0D5D">
        <w:rPr>
          <w:rFonts w:ascii="inherit" w:eastAsia="宋体" w:hAnsi="inherit" w:cs="Arial"/>
          <w:color w:val="34302D"/>
          <w:kern w:val="0"/>
          <w:sz w:val="24"/>
          <w:szCs w:val="24"/>
        </w:rPr>
        <w:t>.</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提供了一种通过</w:t>
      </w:r>
      <w:hyperlink r:id="rId374" w:anchor="beans-factory-scopes-other-injection" w:history="1">
        <w:r>
          <w:rPr>
            <w:rStyle w:val="a4"/>
            <w:rFonts w:ascii="Arial" w:hAnsi="Arial" w:cs="Arial"/>
            <w:color w:val="548E2E"/>
            <w:shd w:val="clear" w:color="auto" w:fill="FFFFFF"/>
          </w:rPr>
          <w:t>作用域代理</w:t>
        </w:r>
      </w:hyperlink>
      <w:r>
        <w:rPr>
          <w:rFonts w:ascii="Arial" w:hAnsi="Arial" w:cs="Arial"/>
          <w:color w:val="34302D"/>
          <w:shd w:val="clear" w:color="auto" w:fill="FFFFFF"/>
        </w:rPr>
        <w:t>处理作用域依赖项的便捷方法</w:t>
      </w:r>
      <w:r>
        <w:rPr>
          <w:rFonts w:ascii="Arial" w:hAnsi="Arial" w:cs="Arial"/>
          <w:color w:val="34302D"/>
          <w:shd w:val="clear" w:color="auto" w:fill="FFFFFF"/>
        </w:rPr>
        <w:t> </w:t>
      </w:r>
      <w:r>
        <w:rPr>
          <w:rFonts w:ascii="Arial" w:hAnsi="Arial" w:cs="Arial"/>
          <w:color w:val="34302D"/>
          <w:shd w:val="clear" w:color="auto" w:fill="FFFFFF"/>
        </w:rPr>
        <w:t>。使用</w:t>
      </w:r>
      <w:r>
        <w:rPr>
          <w:rFonts w:ascii="Arial" w:hAnsi="Arial" w:cs="Arial"/>
          <w:color w:val="34302D"/>
          <w:shd w:val="clear" w:color="auto" w:fill="FFFFFF"/>
        </w:rPr>
        <w:t>XML</w:t>
      </w:r>
      <w:r>
        <w:rPr>
          <w:rFonts w:ascii="Arial" w:hAnsi="Arial" w:cs="Arial"/>
          <w:color w:val="34302D"/>
          <w:shd w:val="clear" w:color="auto" w:fill="FFFFFF"/>
        </w:rPr>
        <w:t>配置时创建此类代理的最简单方法是</w:t>
      </w:r>
      <w:r>
        <w:rPr>
          <w:rStyle w:val="HTML"/>
          <w:rFonts w:ascii="Consolas" w:hAnsi="Consolas"/>
          <w:sz w:val="23"/>
          <w:szCs w:val="23"/>
          <w:shd w:val="clear" w:color="auto" w:fill="F7F7F8"/>
        </w:rPr>
        <w:t>&lt;aop:scoped-proxy/&gt;</w:t>
      </w:r>
      <w:r>
        <w:rPr>
          <w:rFonts w:ascii="Arial" w:hAnsi="Arial" w:cs="Arial"/>
          <w:color w:val="34302D"/>
          <w:shd w:val="clear" w:color="auto" w:fill="FFFFFF"/>
        </w:rPr>
        <w:t>元素。使用</w:t>
      </w:r>
      <w:r>
        <w:rPr>
          <w:rStyle w:val="HTML"/>
          <w:rFonts w:ascii="Consolas" w:hAnsi="Consolas"/>
          <w:sz w:val="23"/>
          <w:szCs w:val="23"/>
          <w:shd w:val="clear" w:color="auto" w:fill="F7F7F8"/>
        </w:rPr>
        <w:t>@Scope</w:t>
      </w:r>
      <w:r>
        <w:rPr>
          <w:rFonts w:ascii="Arial" w:hAnsi="Arial" w:cs="Arial"/>
          <w:color w:val="34302D"/>
          <w:shd w:val="clear" w:color="auto" w:fill="FFFFFF"/>
        </w:rPr>
        <w:t>注释在</w:t>
      </w:r>
      <w:r>
        <w:rPr>
          <w:rFonts w:ascii="Arial" w:hAnsi="Arial" w:cs="Arial"/>
          <w:color w:val="34302D"/>
          <w:shd w:val="clear" w:color="auto" w:fill="FFFFFF"/>
        </w:rPr>
        <w:t>Java</w:t>
      </w:r>
      <w:r>
        <w:rPr>
          <w:rFonts w:ascii="Arial" w:hAnsi="Arial" w:cs="Arial"/>
          <w:color w:val="34302D"/>
          <w:shd w:val="clear" w:color="auto" w:fill="FFFFFF"/>
        </w:rPr>
        <w:t>中配置</w:t>
      </w:r>
      <w:r>
        <w:rPr>
          <w:rFonts w:ascii="Arial" w:hAnsi="Arial" w:cs="Arial"/>
          <w:color w:val="34302D"/>
          <w:shd w:val="clear" w:color="auto" w:fill="FFFFFF"/>
        </w:rPr>
        <w:t>bean </w:t>
      </w:r>
      <w:r>
        <w:rPr>
          <w:rFonts w:ascii="Arial" w:hAnsi="Arial" w:cs="Arial"/>
          <w:color w:val="34302D"/>
          <w:shd w:val="clear" w:color="auto" w:fill="FFFFFF"/>
        </w:rPr>
        <w:t>提供了对该</w:t>
      </w:r>
      <w:r>
        <w:rPr>
          <w:rStyle w:val="HTML"/>
          <w:rFonts w:ascii="Consolas" w:hAnsi="Consolas"/>
          <w:sz w:val="23"/>
          <w:szCs w:val="23"/>
          <w:shd w:val="clear" w:color="auto" w:fill="F7F7F8"/>
        </w:rPr>
        <w:t>proxyMode</w:t>
      </w:r>
      <w:r>
        <w:rPr>
          <w:rFonts w:ascii="Arial" w:hAnsi="Arial" w:cs="Arial"/>
          <w:color w:val="34302D"/>
          <w:shd w:val="clear" w:color="auto" w:fill="FFFFFF"/>
        </w:rPr>
        <w:t>属性的等效支持。默认值为</w:t>
      </w:r>
      <w:r>
        <w:rPr>
          <w:rFonts w:ascii="Arial" w:hAnsi="Arial" w:cs="Arial"/>
          <w:color w:val="34302D"/>
          <w:shd w:val="clear" w:color="auto" w:fill="FFFFFF"/>
        </w:rPr>
        <w:t>no proxy</w:t>
      </w:r>
      <w:r>
        <w:rPr>
          <w:rFonts w:ascii="Arial" w:hAnsi="Arial" w:cs="Arial"/>
          <w:color w:val="34302D"/>
          <w:shd w:val="clear" w:color="auto" w:fill="FFFFFF"/>
        </w:rPr>
        <w:t>（</w:t>
      </w:r>
      <w:r>
        <w:rPr>
          <w:rStyle w:val="HTML"/>
          <w:rFonts w:ascii="Consolas" w:hAnsi="Consolas"/>
          <w:sz w:val="23"/>
          <w:szCs w:val="23"/>
          <w:shd w:val="clear" w:color="auto" w:fill="F7F7F8"/>
        </w:rPr>
        <w:t>ScopedProxyMode.NO</w:t>
      </w:r>
      <w:r>
        <w:rPr>
          <w:rFonts w:ascii="Arial" w:hAnsi="Arial" w:cs="Arial"/>
          <w:color w:val="34302D"/>
          <w:shd w:val="clear" w:color="auto" w:fill="FFFFFF"/>
        </w:rPr>
        <w:t>），但您可以指定</w:t>
      </w:r>
      <w:r>
        <w:rPr>
          <w:rStyle w:val="HTML"/>
          <w:rFonts w:ascii="Consolas" w:hAnsi="Consolas"/>
          <w:sz w:val="23"/>
          <w:szCs w:val="23"/>
          <w:shd w:val="clear" w:color="auto" w:fill="F7F7F8"/>
        </w:rPr>
        <w:t>ScopedProxyMode.TARGET_CLASS</w:t>
      </w:r>
      <w:r>
        <w:rPr>
          <w:rFonts w:ascii="Arial" w:hAnsi="Arial" w:cs="Arial"/>
          <w:color w:val="34302D"/>
          <w:shd w:val="clear" w:color="auto" w:fill="FFFFFF"/>
        </w:rPr>
        <w:t>或</w:t>
      </w:r>
      <w:r>
        <w:rPr>
          <w:rStyle w:val="HTML"/>
          <w:rFonts w:ascii="Consolas" w:hAnsi="Consolas"/>
          <w:sz w:val="23"/>
          <w:szCs w:val="23"/>
          <w:shd w:val="clear" w:color="auto" w:fill="F7F7F8"/>
        </w:rPr>
        <w:t>ScopedProxyMode.INTERFACES</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port the scoped proxy example from the XML reference documentation (see </w:t>
      </w:r>
      <w:hyperlink r:id="rId375" w:anchor="beans-factory-scopes-other-injection" w:history="1">
        <w:r w:rsidRPr="00BA0D5D">
          <w:rPr>
            <w:rFonts w:ascii="inherit" w:eastAsia="宋体" w:hAnsi="inherit" w:cs="Arial"/>
            <w:color w:val="548E2E"/>
            <w:kern w:val="0"/>
            <w:sz w:val="24"/>
            <w:szCs w:val="24"/>
            <w:u w:val="single"/>
          </w:rPr>
          <w:t>scoped proxies</w:t>
        </w:r>
      </w:hyperlink>
      <w:r w:rsidRPr="00BA0D5D">
        <w:rPr>
          <w:rFonts w:ascii="inherit" w:eastAsia="宋体" w:hAnsi="inherit" w:cs="Arial"/>
          <w:color w:val="34302D"/>
          <w:kern w:val="0"/>
          <w:sz w:val="24"/>
          <w:szCs w:val="24"/>
        </w:rPr>
        <w:t>) to our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using Java, it resembles the following:</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如果将</w:t>
      </w:r>
      <w:r>
        <w:rPr>
          <w:rFonts w:ascii="Arial" w:hAnsi="Arial" w:cs="Arial"/>
          <w:color w:val="34302D"/>
          <w:shd w:val="clear" w:color="auto" w:fill="FFFFFF"/>
        </w:rPr>
        <w:t>scoped</w:t>
      </w:r>
      <w:r>
        <w:rPr>
          <w:rFonts w:ascii="Arial" w:hAnsi="Arial" w:cs="Arial"/>
          <w:color w:val="34302D"/>
          <w:shd w:val="clear" w:color="auto" w:fill="FFFFFF"/>
        </w:rPr>
        <w:t>代理示例从</w:t>
      </w:r>
      <w:r>
        <w:rPr>
          <w:rFonts w:ascii="Arial" w:hAnsi="Arial" w:cs="Arial"/>
          <w:color w:val="34302D"/>
          <w:shd w:val="clear" w:color="auto" w:fill="FFFFFF"/>
        </w:rPr>
        <w:t>XML</w:t>
      </w:r>
      <w:r>
        <w:rPr>
          <w:rFonts w:ascii="Arial" w:hAnsi="Arial" w:cs="Arial"/>
          <w:color w:val="34302D"/>
          <w:shd w:val="clear" w:color="auto" w:fill="FFFFFF"/>
        </w:rPr>
        <w:t>参考文档（请参阅</w:t>
      </w:r>
      <w:hyperlink r:id="rId376" w:anchor="beans-factory-scopes-other-injection" w:history="1">
        <w:r>
          <w:rPr>
            <w:rStyle w:val="a4"/>
            <w:rFonts w:ascii="Arial" w:hAnsi="Arial" w:cs="Arial"/>
            <w:color w:val="548E2E"/>
            <w:shd w:val="clear" w:color="auto" w:fill="FFFFFF"/>
          </w:rPr>
          <w:t>范围代理</w:t>
        </w:r>
      </w:hyperlink>
      <w:r>
        <w:rPr>
          <w:rFonts w:ascii="Arial" w:hAnsi="Arial" w:cs="Arial"/>
          <w:color w:val="34302D"/>
          <w:shd w:val="clear" w:color="auto" w:fill="FFFFFF"/>
        </w:rPr>
        <w:t>）移植</w:t>
      </w:r>
      <w:r>
        <w:rPr>
          <w:rFonts w:ascii="Arial" w:hAnsi="Arial" w:cs="Arial"/>
          <w:color w:val="34302D"/>
          <w:shd w:val="clear" w:color="auto" w:fill="FFFFFF"/>
        </w:rPr>
        <w:t> </w:t>
      </w:r>
      <w:r>
        <w:rPr>
          <w:rFonts w:ascii="Arial" w:hAnsi="Arial" w:cs="Arial"/>
          <w:color w:val="34302D"/>
          <w:shd w:val="clear" w:color="auto" w:fill="FFFFFF"/>
        </w:rPr>
        <w:t>到</w:t>
      </w:r>
      <w:r>
        <w:rPr>
          <w:rStyle w:val="HTML"/>
          <w:rFonts w:ascii="Consolas" w:hAnsi="Consolas"/>
          <w:sz w:val="23"/>
          <w:szCs w:val="23"/>
          <w:shd w:val="clear" w:color="auto" w:fill="F7F7F8"/>
        </w:rPr>
        <w:t>@Bean</w:t>
      </w:r>
      <w:r>
        <w:rPr>
          <w:rFonts w:ascii="Arial" w:hAnsi="Arial" w:cs="Arial"/>
          <w:color w:val="34302D"/>
          <w:shd w:val="clear" w:color="auto" w:fill="FFFFFF"/>
        </w:rPr>
        <w:t>使用</w:t>
      </w:r>
      <w:r>
        <w:rPr>
          <w:rFonts w:ascii="Arial" w:hAnsi="Arial" w:cs="Arial"/>
          <w:color w:val="34302D"/>
          <w:shd w:val="clear" w:color="auto" w:fill="FFFFFF"/>
        </w:rPr>
        <w:t>Java</w:t>
      </w:r>
      <w:r>
        <w:rPr>
          <w:rFonts w:ascii="Arial" w:hAnsi="Arial" w:cs="Arial"/>
          <w:color w:val="34302D"/>
          <w:shd w:val="clear" w:color="auto" w:fill="FFFFFF"/>
        </w:rPr>
        <w:t>，它类似于以下内容：</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an HTTP Session-scoped bean exposed as a 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@SessionScope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UserPreferences userPreferences()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UserPreferences();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Service userService()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UserService service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SimpleUserService();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 reference to the proxied userPreferences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service.setUserPreferences(userPreferences());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Customizing Bean Naming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configuration classes use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name as the name of the resulting bean. This functionality can be overridden, however, with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as the following example shows: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默认情况下，配置类使用</w:t>
      </w:r>
      <w:r>
        <w:rPr>
          <w:rStyle w:val="HTML"/>
          <w:rFonts w:ascii="Consolas" w:hAnsi="Consolas"/>
          <w:sz w:val="23"/>
          <w:szCs w:val="23"/>
          <w:shd w:val="clear" w:color="auto" w:fill="F7F7F8"/>
        </w:rPr>
        <w:t>@Bean</w:t>
      </w:r>
      <w:r>
        <w:rPr>
          <w:rFonts w:ascii="Arial" w:hAnsi="Arial" w:cs="Arial"/>
          <w:color w:val="34302D"/>
          <w:shd w:val="clear" w:color="auto" w:fill="FFFFFF"/>
        </w:rPr>
        <w:t>方法的名称作为结果</w:t>
      </w:r>
      <w:r>
        <w:rPr>
          <w:rFonts w:ascii="Arial" w:hAnsi="Arial" w:cs="Arial"/>
          <w:color w:val="34302D"/>
          <w:shd w:val="clear" w:color="auto" w:fill="FFFFFF"/>
        </w:rPr>
        <w:t>bean</w:t>
      </w:r>
      <w:r>
        <w:rPr>
          <w:rFonts w:ascii="Arial" w:hAnsi="Arial" w:cs="Arial"/>
          <w:color w:val="34302D"/>
          <w:shd w:val="clear" w:color="auto" w:fill="FFFFFF"/>
        </w:rPr>
        <w:t>的名称。但是，可以使用</w:t>
      </w:r>
      <w:r>
        <w:rPr>
          <w:rStyle w:val="HTML"/>
          <w:rFonts w:ascii="Consolas" w:hAnsi="Consolas"/>
          <w:sz w:val="23"/>
          <w:szCs w:val="23"/>
          <w:shd w:val="clear" w:color="auto" w:fill="F7F7F8"/>
        </w:rPr>
        <w:t>name</w:t>
      </w:r>
      <w:r>
        <w:rPr>
          <w:rFonts w:ascii="Arial" w:hAnsi="Arial" w:cs="Arial"/>
          <w:color w:val="34302D"/>
          <w:shd w:val="clear" w:color="auto" w:fill="FFFFFF"/>
        </w:rPr>
        <w:t>属性覆盖此功能，如以下示例所示：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 xml:space="preserve">(name = </w:t>
      </w:r>
      <w:r w:rsidRPr="00BA0D5D">
        <w:rPr>
          <w:rFonts w:ascii="Consolas" w:eastAsia="宋体" w:hAnsi="Consolas" w:cs="宋体"/>
          <w:color w:val="DD1144"/>
          <w:kern w:val="0"/>
          <w:sz w:val="24"/>
          <w:szCs w:val="24"/>
        </w:rPr>
        <w:t>"myThing"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Thing thing()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Thing();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Bean Aliasing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discussed in </w:t>
      </w:r>
      <w:hyperlink r:id="rId377" w:anchor="beans-beanname" w:history="1">
        <w:r w:rsidRPr="00BA0D5D">
          <w:rPr>
            <w:rFonts w:ascii="inherit" w:eastAsia="宋体" w:hAnsi="inherit" w:cs="Arial"/>
            <w:color w:val="548E2E"/>
            <w:kern w:val="0"/>
            <w:sz w:val="24"/>
            <w:szCs w:val="24"/>
            <w:u w:val="single"/>
          </w:rPr>
          <w:t>Naming Beans</w:t>
        </w:r>
      </w:hyperlink>
      <w:r w:rsidRPr="00BA0D5D">
        <w:rPr>
          <w:rFonts w:ascii="inherit" w:eastAsia="宋体" w:hAnsi="inherit" w:cs="Arial"/>
          <w:color w:val="34302D"/>
          <w:kern w:val="0"/>
          <w:sz w:val="24"/>
          <w:szCs w:val="24"/>
        </w:rPr>
        <w:t>, it is sometimes desirable to give a single bean multiple names, otherwise known as bean aliasing.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accepts a String array for this purpose. The following example shows how to set a number of aliases for a bean: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正如</w:t>
      </w:r>
      <w:hyperlink r:id="rId378" w:anchor="beans-beanname" w:history="1">
        <w:r>
          <w:rPr>
            <w:rStyle w:val="a4"/>
            <w:rFonts w:ascii="Arial" w:hAnsi="Arial" w:cs="Arial"/>
            <w:color w:val="548E2E"/>
            <w:shd w:val="clear" w:color="auto" w:fill="FFFFFF"/>
          </w:rPr>
          <w:t>Naming Beans</w:t>
        </w:r>
        <w:r>
          <w:rPr>
            <w:rStyle w:val="a4"/>
            <w:rFonts w:ascii="Arial" w:hAnsi="Arial" w:cs="Arial"/>
            <w:color w:val="548E2E"/>
            <w:shd w:val="clear" w:color="auto" w:fill="FFFFFF"/>
          </w:rPr>
          <w:t>中</w:t>
        </w:r>
      </w:hyperlink>
      <w:r>
        <w:rPr>
          <w:rFonts w:ascii="Arial" w:hAnsi="Arial" w:cs="Arial"/>
          <w:color w:val="34302D"/>
          <w:shd w:val="clear" w:color="auto" w:fill="FFFFFF"/>
        </w:rPr>
        <w:t>所讨论的，有时需要为单个</w:t>
      </w:r>
      <w:r>
        <w:rPr>
          <w:rFonts w:ascii="Arial" w:hAnsi="Arial" w:cs="Arial"/>
          <w:color w:val="34302D"/>
          <w:shd w:val="clear" w:color="auto" w:fill="FFFFFF"/>
        </w:rPr>
        <w:t>bean</w:t>
      </w:r>
      <w:r>
        <w:rPr>
          <w:rFonts w:ascii="Arial" w:hAnsi="Arial" w:cs="Arial"/>
          <w:color w:val="34302D"/>
          <w:shd w:val="clear" w:color="auto" w:fill="FFFFFF"/>
        </w:rPr>
        <w:t>提供多个名称，也称为</w:t>
      </w:r>
      <w:r>
        <w:rPr>
          <w:rFonts w:ascii="Arial" w:hAnsi="Arial" w:cs="Arial"/>
          <w:color w:val="34302D"/>
          <w:shd w:val="clear" w:color="auto" w:fill="FFFFFF"/>
        </w:rPr>
        <w:t>bean</w:t>
      </w:r>
      <w:r>
        <w:rPr>
          <w:rFonts w:ascii="Arial" w:hAnsi="Arial" w:cs="Arial"/>
          <w:color w:val="34302D"/>
          <w:shd w:val="clear" w:color="auto" w:fill="FFFFFF"/>
        </w:rPr>
        <w:t>别名。</w:t>
      </w:r>
      <w:r>
        <w:rPr>
          <w:rFonts w:ascii="Arial" w:hAnsi="Arial" w:cs="Arial"/>
          <w:color w:val="34302D"/>
          <w:shd w:val="clear" w:color="auto" w:fill="FFFFFF"/>
        </w:rPr>
        <w:t> </w:t>
      </w:r>
      <w:r>
        <w:rPr>
          <w:rFonts w:ascii="Arial" w:hAnsi="Arial" w:cs="Arial"/>
          <w:color w:val="34302D"/>
          <w:shd w:val="clear" w:color="auto" w:fill="FFFFFF"/>
        </w:rPr>
        <w:t>为此目的</w:t>
      </w:r>
      <w:r>
        <w:rPr>
          <w:rStyle w:val="HTML"/>
          <w:rFonts w:ascii="Consolas" w:hAnsi="Consolas"/>
          <w:sz w:val="23"/>
          <w:szCs w:val="23"/>
          <w:shd w:val="clear" w:color="auto" w:fill="F7F7F8"/>
        </w:rPr>
        <w:t>name</w:t>
      </w:r>
      <w:r>
        <w:rPr>
          <w:rFonts w:ascii="Arial" w:hAnsi="Arial" w:cs="Arial"/>
          <w:color w:val="34302D"/>
          <w:shd w:val="clear" w:color="auto" w:fill="FFFFFF"/>
        </w:rPr>
        <w:t>，</w:t>
      </w:r>
      <w:r>
        <w:rPr>
          <w:rStyle w:val="HTML"/>
          <w:rFonts w:ascii="Consolas" w:hAnsi="Consolas"/>
          <w:sz w:val="23"/>
          <w:szCs w:val="23"/>
          <w:shd w:val="clear" w:color="auto" w:fill="F7F7F8"/>
        </w:rPr>
        <w:t>@Bean</w:t>
      </w:r>
      <w:r>
        <w:rPr>
          <w:rFonts w:ascii="Arial" w:hAnsi="Arial" w:cs="Arial"/>
          <w:color w:val="34302D"/>
          <w:shd w:val="clear" w:color="auto" w:fill="FFFFFF"/>
        </w:rPr>
        <w:t>注释的属性接受</w:t>
      </w:r>
      <w:r>
        <w:rPr>
          <w:rFonts w:ascii="Arial" w:hAnsi="Arial" w:cs="Arial"/>
          <w:color w:val="34302D"/>
          <w:shd w:val="clear" w:color="auto" w:fill="FFFFFF"/>
        </w:rPr>
        <w:t>String</w:t>
      </w:r>
      <w:r>
        <w:rPr>
          <w:rFonts w:ascii="Arial" w:hAnsi="Arial" w:cs="Arial"/>
          <w:color w:val="34302D"/>
          <w:shd w:val="clear" w:color="auto" w:fill="FFFFFF"/>
        </w:rPr>
        <w:t>数组。以下示例显示如何为</w:t>
      </w:r>
      <w:r>
        <w:rPr>
          <w:rFonts w:ascii="Arial" w:hAnsi="Arial" w:cs="Arial"/>
          <w:color w:val="34302D"/>
          <w:shd w:val="clear" w:color="auto" w:fill="FFFFFF"/>
        </w:rPr>
        <w:t>bean</w:t>
      </w:r>
      <w:r>
        <w:rPr>
          <w:rFonts w:ascii="Arial" w:hAnsi="Arial" w:cs="Arial"/>
          <w:color w:val="34302D"/>
          <w:shd w:val="clear" w:color="auto" w:fill="FFFFFF"/>
        </w:rPr>
        <w:t>设置多个别名：</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"subsystemA-dataSource"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"subsystemB-dataSource"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instantiate, configure and return DataSource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Bean Description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Sometimes, it is helpful to provide a more detailed textual description of a bean. This can be particularly useful when beans are exposed (perhaps through JMX) for monitoring purposes.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有时，提供更详细的</w:t>
      </w:r>
      <w:r>
        <w:rPr>
          <w:rFonts w:ascii="Arial" w:hAnsi="Arial" w:cs="Arial"/>
          <w:color w:val="34302D"/>
          <w:shd w:val="clear" w:color="auto" w:fill="FFFFFF"/>
        </w:rPr>
        <w:t>bean</w:t>
      </w:r>
      <w:r>
        <w:rPr>
          <w:rFonts w:ascii="Arial" w:hAnsi="Arial" w:cs="Arial"/>
          <w:color w:val="34302D"/>
          <w:shd w:val="clear" w:color="auto" w:fill="FFFFFF"/>
        </w:rPr>
        <w:t>文本描述会很有帮助。当</w:t>
      </w:r>
      <w:r>
        <w:rPr>
          <w:rFonts w:ascii="Arial" w:hAnsi="Arial" w:cs="Arial"/>
          <w:color w:val="34302D"/>
          <w:shd w:val="clear" w:color="auto" w:fill="FFFFFF"/>
        </w:rPr>
        <w:t>bean</w:t>
      </w:r>
      <w:r>
        <w:rPr>
          <w:rFonts w:ascii="Arial" w:hAnsi="Arial" w:cs="Arial"/>
          <w:color w:val="34302D"/>
          <w:shd w:val="clear" w:color="auto" w:fill="FFFFFF"/>
        </w:rPr>
        <w:t>（可能通过</w:t>
      </w:r>
      <w:r>
        <w:rPr>
          <w:rFonts w:ascii="Arial" w:hAnsi="Arial" w:cs="Arial"/>
          <w:color w:val="34302D"/>
          <w:shd w:val="clear" w:color="auto" w:fill="FFFFFF"/>
        </w:rPr>
        <w:t>JMX</w:t>
      </w:r>
      <w:r>
        <w:rPr>
          <w:rFonts w:ascii="Arial" w:hAnsi="Arial" w:cs="Arial"/>
          <w:color w:val="34302D"/>
          <w:shd w:val="clear" w:color="auto" w:fill="FFFFFF"/>
        </w:rPr>
        <w:t>）进行监视时，这可能特别有用。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add a description to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you can use the </w:t>
      </w:r>
      <w:hyperlink r:id="rId379" w:history="1">
        <w:r w:rsidRPr="00BA0D5D">
          <w:rPr>
            <w:rFonts w:ascii="Consolas" w:eastAsia="宋体" w:hAnsi="Consolas" w:cs="宋体"/>
            <w:color w:val="548E2E"/>
            <w:kern w:val="0"/>
            <w:sz w:val="23"/>
            <w:szCs w:val="23"/>
            <w:u w:val="single"/>
            <w:shd w:val="clear" w:color="auto" w:fill="F7F7F8"/>
          </w:rPr>
          <w:t>@Description</w:t>
        </w:r>
      </w:hyperlink>
      <w:r w:rsidRPr="00BA0D5D">
        <w:rPr>
          <w:rFonts w:ascii="inherit" w:eastAsia="宋体" w:hAnsi="inherit" w:cs="Arial"/>
          <w:color w:val="34302D"/>
          <w:kern w:val="0"/>
          <w:sz w:val="24"/>
          <w:szCs w:val="24"/>
        </w:rPr>
        <w:t> annotation, as the following example shows: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要向</w:t>
      </w:r>
      <w:r>
        <w:rPr>
          <w:rFonts w:ascii="Arial" w:hAnsi="Arial" w:cs="Arial"/>
          <w:color w:val="34302D"/>
          <w:shd w:val="clear" w:color="auto" w:fill="FFFFFF"/>
        </w:rPr>
        <w:t>a</w:t>
      </w:r>
      <w:r>
        <w:rPr>
          <w:rFonts w:ascii="Arial" w:hAnsi="Arial" w:cs="Arial"/>
          <w:color w:val="34302D"/>
          <w:shd w:val="clear" w:color="auto" w:fill="FFFFFF"/>
        </w:rPr>
        <w:t>添加描述</w:t>
      </w:r>
      <w:r>
        <w:rPr>
          <w:rStyle w:val="HTML"/>
          <w:rFonts w:ascii="Consolas" w:hAnsi="Consolas"/>
          <w:sz w:val="23"/>
          <w:szCs w:val="23"/>
          <w:shd w:val="clear" w:color="auto" w:fill="F7F7F8"/>
        </w:rPr>
        <w:t>@Bean</w:t>
      </w:r>
      <w:r>
        <w:rPr>
          <w:rFonts w:ascii="Arial" w:hAnsi="Arial" w:cs="Arial"/>
          <w:color w:val="34302D"/>
          <w:shd w:val="clear" w:color="auto" w:fill="FFFFFF"/>
        </w:rPr>
        <w:t>，可以使用</w:t>
      </w:r>
      <w:r>
        <w:rPr>
          <w:rFonts w:ascii="Arial" w:hAnsi="Arial" w:cs="Arial"/>
          <w:color w:val="34302D"/>
          <w:shd w:val="clear" w:color="auto" w:fill="FFFFFF"/>
        </w:rPr>
        <w:t> </w:t>
      </w:r>
      <w:hyperlink r:id="rId380" w:history="1">
        <w:r>
          <w:rPr>
            <w:rStyle w:val="HTML"/>
            <w:rFonts w:ascii="Consolas" w:hAnsi="Consolas"/>
            <w:color w:val="548E2E"/>
            <w:sz w:val="23"/>
            <w:szCs w:val="23"/>
            <w:u w:val="single"/>
            <w:shd w:val="clear" w:color="auto" w:fill="F7F7F8"/>
          </w:rPr>
          <w:t>@Description</w:t>
        </w:r>
      </w:hyperlink>
      <w:r>
        <w:rPr>
          <w:rFonts w:ascii="Arial" w:hAnsi="Arial" w:cs="Arial"/>
          <w:color w:val="34302D"/>
          <w:shd w:val="clear" w:color="auto" w:fill="FFFFFF"/>
        </w:rPr>
        <w:t> </w:t>
      </w:r>
      <w:r>
        <w:rPr>
          <w:rFonts w:ascii="Arial" w:hAnsi="Arial" w:cs="Arial"/>
          <w:color w:val="34302D"/>
          <w:shd w:val="clear" w:color="auto" w:fill="FFFFFF"/>
        </w:rPr>
        <w:t>注释，如以下示例所示：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@Description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"Provides a basic example of a bean"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Thing thing()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Thing();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1.12.4. Using the </w:t>
      </w:r>
      <w:r w:rsidRPr="00BA0D5D">
        <w:rPr>
          <w:rFonts w:ascii="Consolas" w:eastAsia="宋体" w:hAnsi="Consolas" w:cs="宋体"/>
          <w:color w:val="34302D"/>
          <w:kern w:val="0"/>
          <w:sz w:val="33"/>
          <w:szCs w:val="33"/>
          <w:shd w:val="clear" w:color="auto" w:fill="F7F7F8"/>
        </w:rPr>
        <w:t>@Configuration</w:t>
      </w:r>
      <w:r w:rsidRPr="00BA0D5D">
        <w:rPr>
          <w:rFonts w:ascii="Arial" w:eastAsia="宋体" w:hAnsi="Arial" w:cs="Arial"/>
          <w:color w:val="34302D"/>
          <w:kern w:val="0"/>
          <w:sz w:val="35"/>
          <w:szCs w:val="35"/>
        </w:rPr>
        <w:t> annotation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is a class-level annotation indicating that an object is a source of bean definitions.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declare beans through public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annotated methods. Calls to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on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can also be used to define inter-bean dependencies. See </w:t>
      </w:r>
      <w:hyperlink r:id="rId381" w:anchor="beans-java-basic-concepts" w:history="1">
        <w:r w:rsidRPr="00BA0D5D">
          <w:rPr>
            <w:rFonts w:ascii="inherit" w:eastAsia="宋体" w:hAnsi="inherit" w:cs="Arial"/>
            <w:color w:val="548E2E"/>
            <w:kern w:val="0"/>
            <w:sz w:val="24"/>
            <w:szCs w:val="24"/>
            <w:u w:val="single"/>
          </w:rPr>
          <w:t>Basic Concepts: </w:t>
        </w:r>
        <w:r w:rsidRPr="00BA0D5D">
          <w:rPr>
            <w:rFonts w:ascii="Consolas" w:eastAsia="宋体" w:hAnsi="Consolas" w:cs="宋体"/>
            <w:color w:val="548E2E"/>
            <w:kern w:val="0"/>
            <w:sz w:val="23"/>
            <w:szCs w:val="23"/>
            <w:u w:val="single"/>
            <w:shd w:val="clear" w:color="auto" w:fill="F7F7F8"/>
          </w:rPr>
          <w:t>@Bean</w:t>
        </w:r>
        <w:r w:rsidRPr="00BA0D5D">
          <w:rPr>
            <w:rFonts w:ascii="inherit" w:eastAsia="宋体" w:hAnsi="inherit" w:cs="Arial"/>
            <w:color w:val="548E2E"/>
            <w:kern w:val="0"/>
            <w:sz w:val="24"/>
            <w:szCs w:val="24"/>
            <w:u w:val="single"/>
          </w:rPr>
          <w:t> and </w:t>
        </w:r>
        <w:r w:rsidRPr="00BA0D5D">
          <w:rPr>
            <w:rFonts w:ascii="Consolas" w:eastAsia="宋体" w:hAnsi="Consolas" w:cs="宋体"/>
            <w:color w:val="548E2E"/>
            <w:kern w:val="0"/>
            <w:sz w:val="23"/>
            <w:szCs w:val="23"/>
            <w:u w:val="single"/>
            <w:shd w:val="clear" w:color="auto" w:fill="F7F7F8"/>
          </w:rPr>
          <w:t>@Configuration</w:t>
        </w:r>
      </w:hyperlink>
      <w:r w:rsidRPr="00BA0D5D">
        <w:rPr>
          <w:rFonts w:ascii="inherit" w:eastAsia="宋体" w:hAnsi="inherit" w:cs="Arial"/>
          <w:color w:val="34302D"/>
          <w:kern w:val="0"/>
          <w:sz w:val="24"/>
          <w:szCs w:val="24"/>
        </w:rPr>
        <w:t> for a general introduction.</w:t>
      </w:r>
    </w:p>
    <w:p w:rsidR="00E270D9" w:rsidRDefault="00E270D9" w:rsidP="00E270D9">
      <w:pPr>
        <w:pStyle w:val="a3"/>
        <w:spacing w:before="0" w:beforeAutospacing="0" w:after="300" w:afterAutospacing="0"/>
        <w:rPr>
          <w:rFonts w:ascii="inherit" w:hAnsi="inherit" w:hint="eastAsia"/>
        </w:rPr>
      </w:pPr>
      <w:r>
        <w:rPr>
          <w:rStyle w:val="HTML"/>
          <w:rFonts w:ascii="Consolas" w:hAnsi="Consolas"/>
          <w:sz w:val="23"/>
          <w:szCs w:val="23"/>
          <w:shd w:val="clear" w:color="auto" w:fill="F7F7F8"/>
        </w:rPr>
        <w:t>@Configuration</w:t>
      </w:r>
      <w:r>
        <w:rPr>
          <w:rFonts w:ascii="inherit" w:hAnsi="inherit"/>
        </w:rPr>
        <w:t>是一个类级别的注释，指示对象是</w:t>
      </w:r>
      <w:r>
        <w:rPr>
          <w:rFonts w:ascii="inherit" w:hAnsi="inherit"/>
        </w:rPr>
        <w:t>bean</w:t>
      </w:r>
      <w:r>
        <w:rPr>
          <w:rFonts w:ascii="inherit" w:hAnsi="inherit"/>
        </w:rPr>
        <w:t>定义的来源。</w:t>
      </w:r>
      <w:r>
        <w:rPr>
          <w:rStyle w:val="HTML"/>
          <w:rFonts w:ascii="Consolas" w:hAnsi="Consolas"/>
          <w:sz w:val="23"/>
          <w:szCs w:val="23"/>
          <w:shd w:val="clear" w:color="auto" w:fill="F7F7F8"/>
        </w:rPr>
        <w:t>@Configuration</w:t>
      </w:r>
      <w:r>
        <w:rPr>
          <w:rFonts w:ascii="inherit" w:hAnsi="inherit"/>
        </w:rPr>
        <w:t>classes</w:t>
      </w:r>
      <w:r>
        <w:rPr>
          <w:rFonts w:ascii="inherit" w:hAnsi="inherit"/>
        </w:rPr>
        <w:t>通过公共</w:t>
      </w:r>
      <w:r>
        <w:rPr>
          <w:rStyle w:val="HTML"/>
          <w:rFonts w:ascii="Consolas" w:hAnsi="Consolas"/>
          <w:sz w:val="23"/>
          <w:szCs w:val="23"/>
          <w:shd w:val="clear" w:color="auto" w:fill="F7F7F8"/>
        </w:rPr>
        <w:t>@Bean</w:t>
      </w:r>
      <w:r>
        <w:rPr>
          <w:rFonts w:ascii="inherit" w:hAnsi="inherit"/>
        </w:rPr>
        <w:t>注释方法声明</w:t>
      </w:r>
      <w:r>
        <w:rPr>
          <w:rFonts w:ascii="inherit" w:hAnsi="inherit"/>
        </w:rPr>
        <w:t>bean </w:t>
      </w:r>
      <w:r>
        <w:rPr>
          <w:rFonts w:ascii="inherit" w:hAnsi="inherit"/>
        </w:rPr>
        <w:t>。</w:t>
      </w:r>
      <w:r>
        <w:rPr>
          <w:rStyle w:val="HTML"/>
          <w:rFonts w:ascii="Consolas" w:hAnsi="Consolas"/>
          <w:sz w:val="23"/>
          <w:szCs w:val="23"/>
          <w:shd w:val="clear" w:color="auto" w:fill="F7F7F8"/>
        </w:rPr>
        <w:t>@Bean</w:t>
      </w:r>
      <w:r>
        <w:rPr>
          <w:rFonts w:ascii="inherit" w:hAnsi="inherit"/>
        </w:rPr>
        <w:t>对</w:t>
      </w:r>
      <w:r>
        <w:rPr>
          <w:rStyle w:val="HTML"/>
          <w:rFonts w:ascii="Consolas" w:hAnsi="Consolas"/>
          <w:sz w:val="23"/>
          <w:szCs w:val="23"/>
          <w:shd w:val="clear" w:color="auto" w:fill="F7F7F8"/>
        </w:rPr>
        <w:t>@Configuration</w:t>
      </w:r>
      <w:r>
        <w:rPr>
          <w:rFonts w:ascii="inherit" w:hAnsi="inherit"/>
        </w:rPr>
        <w:t>类上的方法的调用也可用于定义</w:t>
      </w:r>
      <w:r>
        <w:rPr>
          <w:rFonts w:ascii="inherit" w:hAnsi="inherit"/>
        </w:rPr>
        <w:t>bean</w:t>
      </w:r>
      <w:r>
        <w:rPr>
          <w:rFonts w:ascii="inherit" w:hAnsi="inherit"/>
        </w:rPr>
        <w:t>间依赖项。请参阅</w:t>
      </w:r>
      <w:hyperlink r:id="rId382" w:anchor="beans-java-basic-concepts" w:history="1">
        <w:r>
          <w:rPr>
            <w:rStyle w:val="a4"/>
            <w:rFonts w:ascii="inherit" w:hAnsi="inherit"/>
            <w:color w:val="548E2E"/>
          </w:rPr>
          <w:t>基本概念：</w:t>
        </w:r>
        <w:r>
          <w:rPr>
            <w:rStyle w:val="HTML"/>
            <w:rFonts w:ascii="Consolas" w:hAnsi="Consolas"/>
            <w:color w:val="548E2E"/>
            <w:sz w:val="23"/>
            <w:szCs w:val="23"/>
            <w:u w:val="single"/>
            <w:shd w:val="clear" w:color="auto" w:fill="F7F7F8"/>
          </w:rPr>
          <w:t>@Bean</w:t>
        </w:r>
        <w:r>
          <w:rPr>
            <w:rStyle w:val="a4"/>
            <w:rFonts w:ascii="inherit" w:hAnsi="inherit"/>
            <w:color w:val="548E2E"/>
          </w:rPr>
          <w:t>和</w:t>
        </w:r>
        <w:r>
          <w:rPr>
            <w:rStyle w:val="HTML"/>
            <w:rFonts w:ascii="Consolas" w:hAnsi="Consolas"/>
            <w:color w:val="548E2E"/>
            <w:sz w:val="23"/>
            <w:szCs w:val="23"/>
            <w:u w:val="single"/>
            <w:shd w:val="clear" w:color="auto" w:fill="F7F7F8"/>
          </w:rPr>
          <w:t>@Configuration</w:t>
        </w:r>
      </w:hyperlink>
      <w:r>
        <w:rPr>
          <w:rFonts w:ascii="inherit" w:hAnsi="inherit"/>
        </w:rPr>
        <w:t>一般性介绍。</w:t>
      </w:r>
    </w:p>
    <w:p w:rsidR="00E270D9" w:rsidRPr="00E270D9" w:rsidRDefault="00E270D9"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Injecting Inter-bean Dependencies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beans have dependencies on one another, expressing that dependency is as simple as having one bean method call another, as the following example shows:</w:t>
      </w:r>
    </w:p>
    <w:p w:rsidR="00E270D9" w:rsidRPr="00E270D9" w:rsidRDefault="00E270D9" w:rsidP="00E270D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当</w:t>
      </w:r>
      <w:r>
        <w:rPr>
          <w:rFonts w:ascii="inherit" w:hAnsi="inherit" w:cs="Arial"/>
          <w:color w:val="34302D"/>
        </w:rPr>
        <w:t>bean</w:t>
      </w:r>
      <w:r>
        <w:rPr>
          <w:rFonts w:ascii="inherit" w:hAnsi="inherit" w:cs="Arial"/>
          <w:color w:val="34302D"/>
        </w:rPr>
        <w:t>彼此依赖时，表达该依赖关系就像让一个</w:t>
      </w:r>
      <w:r>
        <w:rPr>
          <w:rFonts w:ascii="inherit" w:hAnsi="inherit" w:cs="Arial"/>
          <w:color w:val="34302D"/>
        </w:rPr>
        <w:t>bean</w:t>
      </w:r>
      <w:r>
        <w:rPr>
          <w:rFonts w:ascii="inherit" w:hAnsi="inherit" w:cs="Arial"/>
          <w:color w:val="34302D"/>
        </w:rPr>
        <w:t>方法调用另一个</w:t>
      </w:r>
      <w:r>
        <w:rPr>
          <w:rFonts w:ascii="inherit" w:hAnsi="inherit" w:cs="Arial"/>
          <w:color w:val="34302D"/>
        </w:rPr>
        <w:t>bean</w:t>
      </w:r>
      <w:r>
        <w:rPr>
          <w:rFonts w:ascii="inherit" w:hAnsi="inherit" w:cs="Arial"/>
          <w:color w:val="34302D"/>
        </w:rPr>
        <w:t>一样简单，如下例所示：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BeanOne beanOne()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BeanOne(beanTwo());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BeanTwo beanTwo()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BeanTwo();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w:t>
      </w:r>
      <w:r w:rsidRPr="00BA0D5D">
        <w:rPr>
          <w:rFonts w:ascii="Consolas" w:eastAsia="宋体" w:hAnsi="Consolas" w:cs="宋体"/>
          <w:color w:val="34302D"/>
          <w:kern w:val="0"/>
          <w:sz w:val="23"/>
          <w:szCs w:val="23"/>
          <w:shd w:val="clear" w:color="auto" w:fill="F7F7F8"/>
        </w:rPr>
        <w:t>beanOne</w:t>
      </w:r>
      <w:r w:rsidRPr="00BA0D5D">
        <w:rPr>
          <w:rFonts w:ascii="inherit" w:eastAsia="宋体" w:hAnsi="inherit" w:cs="Arial"/>
          <w:color w:val="34302D"/>
          <w:kern w:val="0"/>
          <w:sz w:val="24"/>
          <w:szCs w:val="24"/>
        </w:rPr>
        <w:t> receives a reference to </w:t>
      </w:r>
      <w:r w:rsidRPr="00BA0D5D">
        <w:rPr>
          <w:rFonts w:ascii="Consolas" w:eastAsia="宋体" w:hAnsi="Consolas" w:cs="宋体"/>
          <w:color w:val="34302D"/>
          <w:kern w:val="0"/>
          <w:sz w:val="23"/>
          <w:szCs w:val="23"/>
          <w:shd w:val="clear" w:color="auto" w:fill="F7F7F8"/>
        </w:rPr>
        <w:t>beanTwo</w:t>
      </w:r>
      <w:r w:rsidRPr="00BA0D5D">
        <w:rPr>
          <w:rFonts w:ascii="inherit" w:eastAsia="宋体" w:hAnsi="inherit" w:cs="Arial"/>
          <w:color w:val="34302D"/>
          <w:kern w:val="0"/>
          <w:sz w:val="24"/>
          <w:szCs w:val="24"/>
        </w:rPr>
        <w:t> through constructor injection.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在前面的示例中，</w:t>
      </w:r>
      <w:r>
        <w:rPr>
          <w:rStyle w:val="HTML"/>
          <w:rFonts w:ascii="Consolas" w:hAnsi="Consolas"/>
          <w:sz w:val="23"/>
          <w:szCs w:val="23"/>
          <w:shd w:val="clear" w:color="auto" w:fill="F7F7F8"/>
        </w:rPr>
        <w:t>beanOne</w:t>
      </w:r>
      <w:r>
        <w:rPr>
          <w:rFonts w:ascii="Arial" w:hAnsi="Arial" w:cs="Arial"/>
          <w:color w:val="34302D"/>
          <w:shd w:val="clear" w:color="auto" w:fill="FFFFFF"/>
        </w:rPr>
        <w:t>接收对</w:t>
      </w:r>
      <w:r>
        <w:rPr>
          <w:rStyle w:val="HTML"/>
          <w:rFonts w:ascii="Consolas" w:hAnsi="Consolas"/>
          <w:sz w:val="23"/>
          <w:szCs w:val="23"/>
          <w:shd w:val="clear" w:color="auto" w:fill="F7F7F8"/>
        </w:rPr>
        <w:t>beanTwo</w:t>
      </w:r>
      <w:r>
        <w:rPr>
          <w:rFonts w:ascii="Arial" w:hAnsi="Arial" w:cs="Arial"/>
          <w:color w:val="34302D"/>
          <w:shd w:val="clear" w:color="auto" w:fill="FFFFFF"/>
        </w:rPr>
        <w:t>构造函数注入的引用。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method of declaring inter-bean dependencies works only when the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method is declared within a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class. You cannot declare inter-bean dependencies by using plain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 classes.</w:t>
            </w:r>
          </w:p>
          <w:p w:rsidR="00E270D9" w:rsidRPr="00BA0D5D" w:rsidRDefault="00E270D9" w:rsidP="00BA0D5D">
            <w:pPr>
              <w:widowControl/>
              <w:jc w:val="left"/>
              <w:rPr>
                <w:rFonts w:ascii="宋体" w:eastAsia="宋体" w:hAnsi="宋体" w:cs="宋体"/>
                <w:kern w:val="0"/>
                <w:sz w:val="24"/>
                <w:szCs w:val="24"/>
              </w:rPr>
            </w:pPr>
            <w:r>
              <w:rPr>
                <w:rFonts w:ascii="Arial" w:hAnsi="Arial" w:cs="Arial"/>
                <w:shd w:val="clear" w:color="auto" w:fill="EBF1E7"/>
              </w:rPr>
              <w:t>这种声明</w:t>
            </w:r>
            <w:r>
              <w:rPr>
                <w:rFonts w:ascii="Arial" w:hAnsi="Arial" w:cs="Arial"/>
                <w:shd w:val="clear" w:color="auto" w:fill="EBF1E7"/>
              </w:rPr>
              <w:t>bean</w:t>
            </w:r>
            <w:r>
              <w:rPr>
                <w:rFonts w:ascii="Arial" w:hAnsi="Arial" w:cs="Arial"/>
                <w:shd w:val="clear" w:color="auto" w:fill="EBF1E7"/>
              </w:rPr>
              <w:t>间依赖关系的</w:t>
            </w:r>
            <w:r>
              <w:rPr>
                <w:rStyle w:val="HTML"/>
                <w:rFonts w:ascii="Consolas" w:hAnsi="Consolas"/>
                <w:sz w:val="23"/>
                <w:szCs w:val="23"/>
                <w:shd w:val="clear" w:color="auto" w:fill="F7F7F8"/>
              </w:rPr>
              <w:t>@Bean</w:t>
            </w:r>
            <w:r>
              <w:rPr>
                <w:rFonts w:ascii="Arial" w:hAnsi="Arial" w:cs="Arial"/>
                <w:shd w:val="clear" w:color="auto" w:fill="EBF1E7"/>
              </w:rPr>
              <w:t>方法只有在</w:t>
            </w:r>
            <w:r>
              <w:rPr>
                <w:rStyle w:val="HTML"/>
                <w:rFonts w:ascii="Consolas" w:hAnsi="Consolas"/>
                <w:sz w:val="23"/>
                <w:szCs w:val="23"/>
                <w:shd w:val="clear" w:color="auto" w:fill="F7F7F8"/>
              </w:rPr>
              <w:t>@Configuration</w:t>
            </w:r>
            <w:r>
              <w:rPr>
                <w:rFonts w:ascii="Arial" w:hAnsi="Arial" w:cs="Arial"/>
                <w:shd w:val="clear" w:color="auto" w:fill="EBF1E7"/>
              </w:rPr>
              <w:t>类中声明方法时才有效。您不能使用普通</w:t>
            </w:r>
            <w:r>
              <w:rPr>
                <w:rStyle w:val="HTML"/>
                <w:rFonts w:ascii="Consolas" w:hAnsi="Consolas"/>
                <w:sz w:val="23"/>
                <w:szCs w:val="23"/>
                <w:shd w:val="clear" w:color="auto" w:fill="F7F7F8"/>
              </w:rPr>
              <w:t>@Component</w:t>
            </w:r>
            <w:r>
              <w:rPr>
                <w:rFonts w:ascii="Arial" w:hAnsi="Arial" w:cs="Arial"/>
                <w:shd w:val="clear" w:color="auto" w:fill="EBF1E7"/>
              </w:rPr>
              <w:t>类声明</w:t>
            </w:r>
            <w:r>
              <w:rPr>
                <w:rFonts w:ascii="Arial" w:hAnsi="Arial" w:cs="Arial"/>
                <w:shd w:val="clear" w:color="auto" w:fill="EBF1E7"/>
              </w:rPr>
              <w:t>bean</w:t>
            </w:r>
            <w:r>
              <w:rPr>
                <w:rFonts w:ascii="Arial" w:hAnsi="Arial" w:cs="Arial"/>
                <w:shd w:val="clear" w:color="auto" w:fill="EBF1E7"/>
              </w:rPr>
              <w:t>间依赖项。</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Lookup Method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noted earlier, </w:t>
      </w:r>
      <w:hyperlink r:id="rId383" w:anchor="beans-factory-method-injection" w:history="1">
        <w:r w:rsidRPr="00BA0D5D">
          <w:rPr>
            <w:rFonts w:ascii="inherit" w:eastAsia="宋体" w:hAnsi="inherit" w:cs="Arial"/>
            <w:color w:val="548E2E"/>
            <w:kern w:val="0"/>
            <w:sz w:val="24"/>
            <w:szCs w:val="24"/>
            <w:u w:val="single"/>
          </w:rPr>
          <w:t>lookup method injection</w:t>
        </w:r>
      </w:hyperlink>
      <w:r w:rsidRPr="00BA0D5D">
        <w:rPr>
          <w:rFonts w:ascii="inherit" w:eastAsia="宋体" w:hAnsi="inherit" w:cs="Arial"/>
          <w:color w:val="34302D"/>
          <w:kern w:val="0"/>
          <w:sz w:val="24"/>
          <w:szCs w:val="24"/>
        </w:rPr>
        <w:t> is an advanced feature that you should use rarely. It is useful in cases where a singleton-scoped bean has a dependency on a prototype-scoped bean. Using Java for this type of configuration provides a natural means for implementing this pattern. The following example shows how to use lookup method injection: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如前所述，</w:t>
      </w:r>
      <w:hyperlink r:id="rId384" w:anchor="beans-factory-method-injection" w:history="1">
        <w:r>
          <w:rPr>
            <w:rStyle w:val="a4"/>
            <w:rFonts w:ascii="Arial" w:hAnsi="Arial" w:cs="Arial"/>
            <w:color w:val="548E2E"/>
            <w:shd w:val="clear" w:color="auto" w:fill="FFFFFF"/>
          </w:rPr>
          <w:t>查找方法注入</w:t>
        </w:r>
      </w:hyperlink>
      <w:r>
        <w:rPr>
          <w:rFonts w:ascii="Arial" w:hAnsi="Arial" w:cs="Arial"/>
          <w:color w:val="34302D"/>
          <w:shd w:val="clear" w:color="auto" w:fill="FFFFFF"/>
        </w:rPr>
        <w:t>是一项很少使用的高级功能。在单例范围的</w:t>
      </w:r>
      <w:r>
        <w:rPr>
          <w:rFonts w:ascii="Arial" w:hAnsi="Arial" w:cs="Arial"/>
          <w:color w:val="34302D"/>
          <w:shd w:val="clear" w:color="auto" w:fill="FFFFFF"/>
        </w:rPr>
        <w:t>bean</w:t>
      </w:r>
      <w:r>
        <w:rPr>
          <w:rFonts w:ascii="Arial" w:hAnsi="Arial" w:cs="Arial"/>
          <w:color w:val="34302D"/>
          <w:shd w:val="clear" w:color="auto" w:fill="FFFFFF"/>
        </w:rPr>
        <w:t>依赖于原型范围的</w:t>
      </w:r>
      <w:r>
        <w:rPr>
          <w:rFonts w:ascii="Arial" w:hAnsi="Arial" w:cs="Arial"/>
          <w:color w:val="34302D"/>
          <w:shd w:val="clear" w:color="auto" w:fill="FFFFFF"/>
        </w:rPr>
        <w:t>bean</w:t>
      </w:r>
      <w:r>
        <w:rPr>
          <w:rFonts w:ascii="Arial" w:hAnsi="Arial" w:cs="Arial"/>
          <w:color w:val="34302D"/>
          <w:shd w:val="clear" w:color="auto" w:fill="FFFFFF"/>
        </w:rPr>
        <w:t>的情况下，它很有用。将</w:t>
      </w:r>
      <w:r>
        <w:rPr>
          <w:rFonts w:ascii="Arial" w:hAnsi="Arial" w:cs="Arial"/>
          <w:color w:val="34302D"/>
          <w:shd w:val="clear" w:color="auto" w:fill="FFFFFF"/>
        </w:rPr>
        <w:t>Java</w:t>
      </w:r>
      <w:r>
        <w:rPr>
          <w:rFonts w:ascii="Arial" w:hAnsi="Arial" w:cs="Arial"/>
          <w:color w:val="34302D"/>
          <w:shd w:val="clear" w:color="auto" w:fill="FFFFFF"/>
        </w:rPr>
        <w:t>用于此类配置提供了实现此模式的自然方法。以下示例显示如何使用查找方法注入：</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CommandManager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process(Object commandState)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grab a new instance of the appropriate Command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 command =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set the state on the (hopefully brand new) Command 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command.setState(commandState);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command.execute();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okay... but where is the implementation of this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Command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using Java configuration, you can create a subclass of </w:t>
      </w:r>
      <w:r w:rsidRPr="00BA0D5D">
        <w:rPr>
          <w:rFonts w:ascii="Consolas" w:eastAsia="宋体" w:hAnsi="Consolas" w:cs="宋体"/>
          <w:color w:val="34302D"/>
          <w:kern w:val="0"/>
          <w:sz w:val="23"/>
          <w:szCs w:val="23"/>
          <w:shd w:val="clear" w:color="auto" w:fill="F7F7F8"/>
        </w:rPr>
        <w:t>CommandManager</w:t>
      </w:r>
      <w:r w:rsidRPr="00BA0D5D">
        <w:rPr>
          <w:rFonts w:ascii="inherit" w:eastAsia="宋体" w:hAnsi="inherit" w:cs="Arial"/>
          <w:color w:val="34302D"/>
          <w:kern w:val="0"/>
          <w:sz w:val="24"/>
          <w:szCs w:val="24"/>
        </w:rPr>
        <w:t> where the abstract </w:t>
      </w:r>
      <w:r w:rsidRPr="00BA0D5D">
        <w:rPr>
          <w:rFonts w:ascii="Consolas" w:eastAsia="宋体" w:hAnsi="Consolas" w:cs="宋体"/>
          <w:color w:val="34302D"/>
          <w:kern w:val="0"/>
          <w:sz w:val="23"/>
          <w:szCs w:val="23"/>
          <w:shd w:val="clear" w:color="auto" w:fill="F7F7F8"/>
        </w:rPr>
        <w:t>createCommand()</w:t>
      </w:r>
      <w:r w:rsidRPr="00BA0D5D">
        <w:rPr>
          <w:rFonts w:ascii="inherit" w:eastAsia="宋体" w:hAnsi="inherit" w:cs="Arial"/>
          <w:color w:val="34302D"/>
          <w:kern w:val="0"/>
          <w:sz w:val="24"/>
          <w:szCs w:val="24"/>
        </w:rPr>
        <w:t> method is overridden in such a way that it looks up a new (prototype) command object. The following example shows how to do so:</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通过使用</w:t>
      </w:r>
      <w:r>
        <w:rPr>
          <w:rFonts w:ascii="Arial" w:hAnsi="Arial" w:cs="Arial"/>
          <w:color w:val="34302D"/>
          <w:shd w:val="clear" w:color="auto" w:fill="FFFFFF"/>
        </w:rPr>
        <w:t>Java</w:t>
      </w:r>
      <w:r>
        <w:rPr>
          <w:rFonts w:ascii="Arial" w:hAnsi="Arial" w:cs="Arial"/>
          <w:color w:val="34302D"/>
          <w:shd w:val="clear" w:color="auto" w:fill="FFFFFF"/>
        </w:rPr>
        <w:t>配置，您可以创建一个子类，</w:t>
      </w:r>
      <w:r>
        <w:rPr>
          <w:rStyle w:val="HTML"/>
          <w:rFonts w:ascii="Consolas" w:hAnsi="Consolas"/>
          <w:sz w:val="23"/>
          <w:szCs w:val="23"/>
          <w:shd w:val="clear" w:color="auto" w:fill="F7F7F8"/>
        </w:rPr>
        <w:t>CommandManager</w:t>
      </w:r>
      <w:r>
        <w:rPr>
          <w:rFonts w:ascii="Arial" w:hAnsi="Arial" w:cs="Arial"/>
          <w:color w:val="34302D"/>
          <w:shd w:val="clear" w:color="auto" w:fill="FFFFFF"/>
        </w:rPr>
        <w:t>其中抽象</w:t>
      </w:r>
      <w:r>
        <w:rPr>
          <w:rStyle w:val="HTML"/>
          <w:rFonts w:ascii="Consolas" w:hAnsi="Consolas"/>
          <w:sz w:val="23"/>
          <w:szCs w:val="23"/>
          <w:shd w:val="clear" w:color="auto" w:fill="F7F7F8"/>
        </w:rPr>
        <w:t>createCommand()</w:t>
      </w:r>
      <w:r>
        <w:rPr>
          <w:rFonts w:ascii="Arial" w:hAnsi="Arial" w:cs="Arial"/>
          <w:color w:val="34302D"/>
          <w:shd w:val="clear" w:color="auto" w:fill="FFFFFF"/>
        </w:rPr>
        <w:t>方法被覆盖，以便查找新的（原型）命令对象。以下示例显示了如何执行此操作：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AsyncCommand asyncCommand()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AsyncCommand command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AsyncCommand();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inject dependencies here as required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CommandManager commandManager()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return new anonymous implementation of CommandManager with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overridden to return a new prototype Command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CommandManager()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Command createCommand()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asyncCommand();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Further Information About How Java-based Configuration Works Internally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 which shows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annotated method being called twice:</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请考虑以下示例，该示例显示了</w:t>
      </w:r>
      <w:r>
        <w:rPr>
          <w:rStyle w:val="HTML"/>
          <w:rFonts w:ascii="Consolas" w:hAnsi="Consolas"/>
          <w:sz w:val="23"/>
          <w:szCs w:val="23"/>
          <w:shd w:val="clear" w:color="auto" w:fill="F7F7F8"/>
        </w:rPr>
        <w:t>@Bean</w:t>
      </w:r>
      <w:r>
        <w:rPr>
          <w:rFonts w:ascii="Arial" w:hAnsi="Arial" w:cs="Arial"/>
          <w:color w:val="34302D"/>
          <w:shd w:val="clear" w:color="auto" w:fill="FFFFFF"/>
        </w:rPr>
        <w:t>两次调用的带注释的方法：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ClientService clientService1()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ClientServiceImpl clientService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ClientServiceImpl();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clientService.setClientDao(clientDao());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clientService;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ClientService clientService2()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ClientServiceImpl clientService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ClientServiceImpl();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clientService.setClientDao(clientDao());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clientService;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ClientDao clientDao()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ClientDaoImpl();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clientDao()</w:t>
      </w:r>
      <w:r w:rsidRPr="00BA0D5D">
        <w:rPr>
          <w:rFonts w:ascii="inherit" w:eastAsia="宋体" w:hAnsi="inherit" w:cs="Arial"/>
          <w:color w:val="34302D"/>
          <w:kern w:val="0"/>
          <w:sz w:val="24"/>
          <w:szCs w:val="24"/>
        </w:rPr>
        <w:t> has been called once in </w:t>
      </w:r>
      <w:r w:rsidRPr="00BA0D5D">
        <w:rPr>
          <w:rFonts w:ascii="Consolas" w:eastAsia="宋体" w:hAnsi="Consolas" w:cs="宋体"/>
          <w:color w:val="34302D"/>
          <w:kern w:val="0"/>
          <w:sz w:val="23"/>
          <w:szCs w:val="23"/>
          <w:shd w:val="clear" w:color="auto" w:fill="F7F7F8"/>
        </w:rPr>
        <w:t>clientService1()</w:t>
      </w:r>
      <w:r w:rsidRPr="00BA0D5D">
        <w:rPr>
          <w:rFonts w:ascii="inherit" w:eastAsia="宋体" w:hAnsi="inherit" w:cs="Arial"/>
          <w:color w:val="34302D"/>
          <w:kern w:val="0"/>
          <w:sz w:val="24"/>
          <w:szCs w:val="24"/>
        </w:rPr>
        <w:t> and once in </w:t>
      </w:r>
      <w:r w:rsidRPr="00BA0D5D">
        <w:rPr>
          <w:rFonts w:ascii="Consolas" w:eastAsia="宋体" w:hAnsi="Consolas" w:cs="宋体"/>
          <w:color w:val="34302D"/>
          <w:kern w:val="0"/>
          <w:sz w:val="23"/>
          <w:szCs w:val="23"/>
          <w:shd w:val="clear" w:color="auto" w:fill="F7F7F8"/>
        </w:rPr>
        <w:t>clientService2()</w:t>
      </w:r>
      <w:r w:rsidRPr="00BA0D5D">
        <w:rPr>
          <w:rFonts w:ascii="inherit" w:eastAsia="宋体" w:hAnsi="inherit" w:cs="Arial"/>
          <w:color w:val="34302D"/>
          <w:kern w:val="0"/>
          <w:sz w:val="24"/>
          <w:szCs w:val="24"/>
        </w:rPr>
        <w:t>. Since this method creates a new instance of </w:t>
      </w:r>
      <w:r w:rsidRPr="00BA0D5D">
        <w:rPr>
          <w:rFonts w:ascii="Consolas" w:eastAsia="宋体" w:hAnsi="Consolas" w:cs="宋体"/>
          <w:color w:val="34302D"/>
          <w:kern w:val="0"/>
          <w:sz w:val="23"/>
          <w:szCs w:val="23"/>
          <w:shd w:val="clear" w:color="auto" w:fill="F7F7F8"/>
        </w:rPr>
        <w:t>ClientDaoImpl</w:t>
      </w:r>
      <w:r w:rsidRPr="00BA0D5D">
        <w:rPr>
          <w:rFonts w:ascii="inherit" w:eastAsia="宋体" w:hAnsi="inherit" w:cs="Arial"/>
          <w:color w:val="34302D"/>
          <w:kern w:val="0"/>
          <w:sz w:val="24"/>
          <w:szCs w:val="24"/>
        </w:rPr>
        <w:t> and returns it, you would normally expect to have two instances (one for each service). That definitely would be problematic: In Spring, instantiated beans have a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scope by default. This is where the magic comes in: All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are subclassed at startup-time with </w:t>
      </w:r>
      <w:r w:rsidRPr="00BA0D5D">
        <w:rPr>
          <w:rFonts w:ascii="Consolas" w:eastAsia="宋体" w:hAnsi="Consolas" w:cs="宋体"/>
          <w:color w:val="34302D"/>
          <w:kern w:val="0"/>
          <w:sz w:val="23"/>
          <w:szCs w:val="23"/>
          <w:shd w:val="clear" w:color="auto" w:fill="F7F7F8"/>
        </w:rPr>
        <w:t>CGLIB</w:t>
      </w:r>
      <w:r w:rsidRPr="00BA0D5D">
        <w:rPr>
          <w:rFonts w:ascii="inherit" w:eastAsia="宋体" w:hAnsi="inherit" w:cs="Arial"/>
          <w:color w:val="34302D"/>
          <w:kern w:val="0"/>
          <w:sz w:val="24"/>
          <w:szCs w:val="24"/>
        </w:rPr>
        <w:t>. In the subclass, the child method checks the container first for any cached (scoped) beans before it calls the parent method and creates a new instance.</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lastRenderedPageBreak/>
        <w:t>clientDao()</w:t>
      </w:r>
      <w:r>
        <w:rPr>
          <w:rFonts w:ascii="Arial" w:hAnsi="Arial" w:cs="Arial"/>
          <w:color w:val="34302D"/>
          <w:shd w:val="clear" w:color="auto" w:fill="FFFFFF"/>
        </w:rPr>
        <w:t>被称为一次进入</w:t>
      </w:r>
      <w:r>
        <w:rPr>
          <w:rStyle w:val="HTML"/>
          <w:rFonts w:ascii="Consolas" w:hAnsi="Consolas"/>
          <w:sz w:val="23"/>
          <w:szCs w:val="23"/>
          <w:shd w:val="clear" w:color="auto" w:fill="F7F7F8"/>
        </w:rPr>
        <w:t>clientService1()</w:t>
      </w:r>
      <w:r>
        <w:rPr>
          <w:rFonts w:ascii="Arial" w:hAnsi="Arial" w:cs="Arial"/>
          <w:color w:val="34302D"/>
          <w:shd w:val="clear" w:color="auto" w:fill="FFFFFF"/>
        </w:rPr>
        <w:t>和进入一次</w:t>
      </w:r>
      <w:r>
        <w:rPr>
          <w:rStyle w:val="HTML"/>
          <w:rFonts w:ascii="Consolas" w:hAnsi="Consolas"/>
          <w:sz w:val="23"/>
          <w:szCs w:val="23"/>
          <w:shd w:val="clear" w:color="auto" w:fill="F7F7F8"/>
        </w:rPr>
        <w:t>clientService2()</w:t>
      </w:r>
      <w:r>
        <w:rPr>
          <w:rFonts w:ascii="Arial" w:hAnsi="Arial" w:cs="Arial"/>
          <w:color w:val="34302D"/>
          <w:shd w:val="clear" w:color="auto" w:fill="FFFFFF"/>
        </w:rPr>
        <w:t>。由于此方法创建了一个新实例</w:t>
      </w:r>
      <w:r>
        <w:rPr>
          <w:rStyle w:val="HTML"/>
          <w:rFonts w:ascii="Consolas" w:hAnsi="Consolas"/>
          <w:sz w:val="23"/>
          <w:szCs w:val="23"/>
          <w:shd w:val="clear" w:color="auto" w:fill="F7F7F8"/>
        </w:rPr>
        <w:t>ClientDaoImpl</w:t>
      </w:r>
      <w:r>
        <w:rPr>
          <w:rFonts w:ascii="Arial" w:hAnsi="Arial" w:cs="Arial"/>
          <w:color w:val="34302D"/>
          <w:shd w:val="clear" w:color="auto" w:fill="FFFFFF"/>
        </w:rPr>
        <w:t>并将其返回，因此通常需要两个实例（每个服务一个）。这肯定会有问题：在</w:t>
      </w:r>
      <w:r>
        <w:rPr>
          <w:rFonts w:ascii="Arial" w:hAnsi="Arial" w:cs="Arial"/>
          <w:color w:val="34302D"/>
          <w:shd w:val="clear" w:color="auto" w:fill="FFFFFF"/>
        </w:rPr>
        <w:t>Spring</w:t>
      </w:r>
      <w:r>
        <w:rPr>
          <w:rFonts w:ascii="Arial" w:hAnsi="Arial" w:cs="Arial"/>
          <w:color w:val="34302D"/>
          <w:shd w:val="clear" w:color="auto" w:fill="FFFFFF"/>
        </w:rPr>
        <w:t>中，实例化的</w:t>
      </w:r>
      <w:r>
        <w:rPr>
          <w:rFonts w:ascii="Arial" w:hAnsi="Arial" w:cs="Arial"/>
          <w:color w:val="34302D"/>
          <w:shd w:val="clear" w:color="auto" w:fill="FFFFFF"/>
        </w:rPr>
        <w:t>bean </w:t>
      </w:r>
      <w:r>
        <w:rPr>
          <w:rStyle w:val="HTML"/>
          <w:rFonts w:ascii="Consolas" w:hAnsi="Consolas"/>
          <w:sz w:val="23"/>
          <w:szCs w:val="23"/>
          <w:shd w:val="clear" w:color="auto" w:fill="F7F7F8"/>
        </w:rPr>
        <w:t>singleton</w:t>
      </w:r>
      <w:r>
        <w:rPr>
          <w:rFonts w:ascii="Arial" w:hAnsi="Arial" w:cs="Arial"/>
          <w:color w:val="34302D"/>
          <w:shd w:val="clear" w:color="auto" w:fill="FFFFFF"/>
        </w:rPr>
        <w:t>默认具有范围。这就是魔术的用武之地：所有</w:t>
      </w:r>
      <w:r>
        <w:rPr>
          <w:rStyle w:val="HTML"/>
          <w:rFonts w:ascii="Consolas" w:hAnsi="Consolas"/>
          <w:sz w:val="23"/>
          <w:szCs w:val="23"/>
          <w:shd w:val="clear" w:color="auto" w:fill="F7F7F8"/>
        </w:rPr>
        <w:t>@Configuration</w:t>
      </w:r>
      <w:r>
        <w:rPr>
          <w:rFonts w:ascii="Arial" w:hAnsi="Arial" w:cs="Arial"/>
          <w:color w:val="34302D"/>
          <w:shd w:val="clear" w:color="auto" w:fill="FFFFFF"/>
        </w:rPr>
        <w:t>类都在启动时被子类化</w:t>
      </w:r>
      <w:r>
        <w:rPr>
          <w:rStyle w:val="HTML"/>
          <w:rFonts w:ascii="Consolas" w:hAnsi="Consolas"/>
          <w:sz w:val="23"/>
          <w:szCs w:val="23"/>
          <w:shd w:val="clear" w:color="auto" w:fill="F7F7F8"/>
        </w:rPr>
        <w:t>CGLIB</w:t>
      </w:r>
      <w:r>
        <w:rPr>
          <w:rFonts w:ascii="Arial" w:hAnsi="Arial" w:cs="Arial"/>
          <w:color w:val="34302D"/>
          <w:shd w:val="clear" w:color="auto" w:fill="FFFFFF"/>
        </w:rPr>
        <w:t>。在子类中，子方法在调用父方法并创建新实例之前，首先检查容器是否有任何缓存（作用域）</w:t>
      </w:r>
      <w:r>
        <w:rPr>
          <w:rFonts w:ascii="Arial" w:hAnsi="Arial" w:cs="Arial"/>
          <w:color w:val="34302D"/>
          <w:shd w:val="clear" w:color="auto" w:fill="FFFFFF"/>
        </w:rPr>
        <w:t>bean</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behavior could be different according to the scope of your bean. We are talking about singletons here.</w:t>
            </w:r>
          </w:p>
          <w:p w:rsidR="00E270D9" w:rsidRPr="00BA0D5D" w:rsidRDefault="00E270D9" w:rsidP="00BA0D5D">
            <w:pPr>
              <w:widowControl/>
              <w:jc w:val="left"/>
              <w:rPr>
                <w:rFonts w:ascii="宋体" w:eastAsia="宋体" w:hAnsi="宋体" w:cs="宋体"/>
                <w:kern w:val="0"/>
                <w:sz w:val="24"/>
                <w:szCs w:val="24"/>
              </w:rPr>
            </w:pPr>
            <w:r>
              <w:rPr>
                <w:rFonts w:ascii="Arial" w:hAnsi="Arial" w:cs="Arial"/>
                <w:shd w:val="clear" w:color="auto" w:fill="EBF1E7"/>
              </w:rPr>
              <w:t>根据</w:t>
            </w:r>
            <w:r>
              <w:rPr>
                <w:rFonts w:ascii="Arial" w:hAnsi="Arial" w:cs="Arial"/>
                <w:shd w:val="clear" w:color="auto" w:fill="EBF1E7"/>
              </w:rPr>
              <w:t>bean</w:t>
            </w:r>
            <w:r>
              <w:rPr>
                <w:rFonts w:ascii="Arial" w:hAnsi="Arial" w:cs="Arial"/>
                <w:shd w:val="clear" w:color="auto" w:fill="EBF1E7"/>
              </w:rPr>
              <w:t>的范围，行为可能会有所不同。我们在这里谈论单身人士。</w:t>
            </w:r>
          </w:p>
        </w:tc>
      </w:tr>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As of Spring 3.2, it is no longer necessary to add CGLIB to your classpath because CGLIB classes have been repackaged under </w:t>
            </w:r>
            <w:r w:rsidRPr="00BA0D5D">
              <w:rPr>
                <w:rFonts w:ascii="Consolas" w:eastAsia="宋体" w:hAnsi="Consolas" w:cs="宋体"/>
                <w:kern w:val="0"/>
                <w:sz w:val="23"/>
                <w:szCs w:val="23"/>
                <w:shd w:val="clear" w:color="auto" w:fill="F7F7F8"/>
              </w:rPr>
              <w:t>org.springframework.cglib</w:t>
            </w:r>
            <w:r w:rsidRPr="00BA0D5D">
              <w:rPr>
                <w:rFonts w:ascii="inherit" w:eastAsia="宋体" w:hAnsi="inherit" w:cs="宋体"/>
                <w:kern w:val="0"/>
                <w:sz w:val="24"/>
                <w:szCs w:val="24"/>
              </w:rPr>
              <w:t> and included directly within the spring-core JAR.</w:t>
            </w:r>
          </w:p>
          <w:p w:rsidR="00E270D9" w:rsidRPr="00BA0D5D" w:rsidRDefault="00E270D9" w:rsidP="00BA0D5D">
            <w:pPr>
              <w:widowControl/>
              <w:jc w:val="left"/>
              <w:rPr>
                <w:rFonts w:ascii="inherit" w:eastAsia="宋体" w:hAnsi="inherit" w:cs="宋体" w:hint="eastAsia"/>
                <w:kern w:val="0"/>
                <w:sz w:val="24"/>
                <w:szCs w:val="24"/>
              </w:rPr>
            </w:pPr>
            <w:r>
              <w:rPr>
                <w:rFonts w:ascii="Arial" w:hAnsi="Arial" w:cs="Arial"/>
                <w:shd w:val="clear" w:color="auto" w:fill="EBF1E7"/>
              </w:rPr>
              <w:t>从</w:t>
            </w:r>
            <w:r>
              <w:rPr>
                <w:rFonts w:ascii="Arial" w:hAnsi="Arial" w:cs="Arial"/>
                <w:shd w:val="clear" w:color="auto" w:fill="EBF1E7"/>
              </w:rPr>
              <w:t>Spring 3.2</w:t>
            </w:r>
            <w:r>
              <w:rPr>
                <w:rFonts w:ascii="Arial" w:hAnsi="Arial" w:cs="Arial"/>
                <w:shd w:val="clear" w:color="auto" w:fill="EBF1E7"/>
              </w:rPr>
              <w:t>开始，不再需要将</w:t>
            </w:r>
            <w:r>
              <w:rPr>
                <w:rFonts w:ascii="Arial" w:hAnsi="Arial" w:cs="Arial"/>
                <w:shd w:val="clear" w:color="auto" w:fill="EBF1E7"/>
              </w:rPr>
              <w:t>CGLIB</w:t>
            </w:r>
            <w:r>
              <w:rPr>
                <w:rFonts w:ascii="Arial" w:hAnsi="Arial" w:cs="Arial"/>
                <w:shd w:val="clear" w:color="auto" w:fill="EBF1E7"/>
              </w:rPr>
              <w:t>添加到类路径中，因为</w:t>
            </w:r>
            <w:r>
              <w:rPr>
                <w:rFonts w:ascii="Arial" w:hAnsi="Arial" w:cs="Arial"/>
                <w:shd w:val="clear" w:color="auto" w:fill="EBF1E7"/>
              </w:rPr>
              <w:t>CGLIB</w:t>
            </w:r>
            <w:r>
              <w:rPr>
                <w:rFonts w:ascii="Arial" w:hAnsi="Arial" w:cs="Arial"/>
                <w:shd w:val="clear" w:color="auto" w:fill="EBF1E7"/>
              </w:rPr>
              <w:t>类已经重新打包</w:t>
            </w:r>
            <w:r>
              <w:rPr>
                <w:rStyle w:val="HTML"/>
                <w:rFonts w:ascii="Consolas" w:hAnsi="Consolas"/>
                <w:sz w:val="23"/>
                <w:szCs w:val="23"/>
                <w:shd w:val="clear" w:color="auto" w:fill="F7F7F8"/>
              </w:rPr>
              <w:t>org.springframework.cglib</w:t>
            </w:r>
            <w:r>
              <w:rPr>
                <w:rFonts w:ascii="Arial" w:hAnsi="Arial" w:cs="Arial"/>
                <w:shd w:val="clear" w:color="auto" w:fill="EBF1E7"/>
              </w:rPr>
              <w:t>并直接包含在</w:t>
            </w:r>
            <w:r>
              <w:rPr>
                <w:rFonts w:ascii="Arial" w:hAnsi="Arial" w:cs="Arial"/>
                <w:shd w:val="clear" w:color="auto" w:fill="EBF1E7"/>
              </w:rPr>
              <w:t>spring-core JAR</w:t>
            </w:r>
            <w:r>
              <w:rPr>
                <w:rFonts w:ascii="Arial" w:hAnsi="Arial" w:cs="Arial"/>
                <w:shd w:val="clear" w:color="auto" w:fill="EBF1E7"/>
              </w:rPr>
              <w:t>中。</w:t>
            </w:r>
          </w:p>
        </w:tc>
      </w:tr>
    </w:tbl>
    <w:p w:rsidR="00BA0D5D" w:rsidRPr="00BA0D5D" w:rsidRDefault="00BA0D5D" w:rsidP="00BA0D5D">
      <w:pPr>
        <w:widowControl/>
        <w:shd w:val="clear" w:color="auto" w:fill="EBF1E7"/>
        <w:jc w:val="left"/>
        <w:rPr>
          <w:rFonts w:ascii="Arial" w:eastAsia="宋体" w:hAnsi="Arial" w:cs="Arial"/>
          <w:vanish/>
          <w:color w:val="34302D"/>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There are a few restrictions due to the fact that CGLIB dynamically adds features at startup-time. In particular, configuration classes must not be final. However, as of 4.3, any constructors are allowed on configuration classes, including the use of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or a single non-default constructor declaration for default injection.</w:t>
            </w:r>
          </w:p>
          <w:p w:rsidR="00E270D9" w:rsidRPr="00BA0D5D" w:rsidRDefault="00E270D9"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由于</w:t>
            </w:r>
            <w:r>
              <w:rPr>
                <w:rFonts w:ascii="Arial" w:hAnsi="Arial" w:cs="Arial"/>
                <w:shd w:val="clear" w:color="auto" w:fill="EBF1E7"/>
              </w:rPr>
              <w:t>CGLIB</w:t>
            </w:r>
            <w:r>
              <w:rPr>
                <w:rFonts w:ascii="Arial" w:hAnsi="Arial" w:cs="Arial"/>
                <w:shd w:val="clear" w:color="auto" w:fill="EBF1E7"/>
              </w:rPr>
              <w:t>在启动时动态添加功能，因此存在一些限制。特别是，配置类不能是最终的。但是，从</w:t>
            </w:r>
            <w:r>
              <w:rPr>
                <w:rFonts w:ascii="Arial" w:hAnsi="Arial" w:cs="Arial"/>
                <w:shd w:val="clear" w:color="auto" w:fill="EBF1E7"/>
              </w:rPr>
              <w:t>4.3</w:t>
            </w:r>
            <w:r>
              <w:rPr>
                <w:rFonts w:ascii="Arial" w:hAnsi="Arial" w:cs="Arial"/>
                <w:shd w:val="clear" w:color="auto" w:fill="EBF1E7"/>
              </w:rPr>
              <w:t>开始，配置类允许使用任何构造函数，包括使用</w:t>
            </w:r>
            <w:r>
              <w:rPr>
                <w:rFonts w:ascii="Arial" w:hAnsi="Arial" w:cs="Arial"/>
                <w:shd w:val="clear" w:color="auto" w:fill="EBF1E7"/>
              </w:rPr>
              <w:t> </w:t>
            </w:r>
            <w:r>
              <w:rPr>
                <w:rStyle w:val="HTML"/>
                <w:rFonts w:ascii="Consolas" w:hAnsi="Consolas"/>
                <w:sz w:val="23"/>
                <w:szCs w:val="23"/>
                <w:shd w:val="clear" w:color="auto" w:fill="F7F7F8"/>
              </w:rPr>
              <w:t>@Autowired</w:t>
            </w:r>
            <w:r>
              <w:rPr>
                <w:rFonts w:ascii="Arial" w:hAnsi="Arial" w:cs="Arial"/>
                <w:shd w:val="clear" w:color="auto" w:fill="EBF1E7"/>
              </w:rPr>
              <w:t>默认注入的单个非默认构造函数声明。</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you prefer to avoid any CGLIB-imposed limitations, consider declaring your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on non-</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classes (for example, on plain </w:t>
            </w:r>
            <w:r w:rsidRPr="00BA0D5D">
              <w:rPr>
                <w:rFonts w:ascii="Consolas" w:eastAsia="宋体" w:hAnsi="Consolas" w:cs="宋体"/>
                <w:kern w:val="0"/>
                <w:sz w:val="23"/>
                <w:szCs w:val="23"/>
                <w:shd w:val="clear" w:color="auto" w:fill="F7F7F8"/>
              </w:rPr>
              <w:t>@Component</w:t>
            </w:r>
            <w:r w:rsidRPr="00BA0D5D">
              <w:rPr>
                <w:rFonts w:ascii="inherit" w:eastAsia="宋体" w:hAnsi="inherit" w:cs="宋体"/>
                <w:kern w:val="0"/>
                <w:sz w:val="24"/>
                <w:szCs w:val="24"/>
              </w:rPr>
              <w:t> classes instead). Cross-method calls between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methods are not then intercepted, so you have to exclusively rely on dependency injection at the constructor or method level there.</w:t>
            </w:r>
          </w:p>
          <w:p w:rsidR="00E270D9" w:rsidRPr="00BA0D5D" w:rsidRDefault="00E270D9" w:rsidP="00BA0D5D">
            <w:pPr>
              <w:widowControl/>
              <w:jc w:val="left"/>
              <w:rPr>
                <w:rFonts w:ascii="inherit" w:eastAsia="宋体" w:hAnsi="inherit" w:cs="宋体" w:hint="eastAsia"/>
                <w:kern w:val="0"/>
                <w:sz w:val="24"/>
                <w:szCs w:val="24"/>
              </w:rPr>
            </w:pPr>
            <w:r>
              <w:rPr>
                <w:rFonts w:ascii="Arial" w:hAnsi="Arial" w:cs="Arial"/>
                <w:shd w:val="clear" w:color="auto" w:fill="EBF1E7"/>
              </w:rPr>
              <w:t>如果您希望避免任何</w:t>
            </w:r>
            <w:r>
              <w:rPr>
                <w:rFonts w:ascii="Arial" w:hAnsi="Arial" w:cs="Arial"/>
                <w:shd w:val="clear" w:color="auto" w:fill="EBF1E7"/>
              </w:rPr>
              <w:t>CGLIB</w:t>
            </w:r>
            <w:r>
              <w:rPr>
                <w:rFonts w:ascii="Arial" w:hAnsi="Arial" w:cs="Arial"/>
                <w:shd w:val="clear" w:color="auto" w:fill="EBF1E7"/>
              </w:rPr>
              <w:t>强加的限制，请考虑</w:t>
            </w:r>
            <w:r>
              <w:rPr>
                <w:rStyle w:val="HTML"/>
                <w:rFonts w:ascii="Consolas" w:hAnsi="Consolas"/>
                <w:sz w:val="23"/>
                <w:szCs w:val="23"/>
                <w:shd w:val="clear" w:color="auto" w:fill="F7F7F8"/>
              </w:rPr>
              <w:t>@Bean</w:t>
            </w:r>
            <w:r>
              <w:rPr>
                <w:rFonts w:ascii="Arial" w:hAnsi="Arial" w:cs="Arial"/>
                <w:shd w:val="clear" w:color="auto" w:fill="EBF1E7"/>
              </w:rPr>
              <w:t> </w:t>
            </w:r>
            <w:r>
              <w:rPr>
                <w:rFonts w:ascii="Arial" w:hAnsi="Arial" w:cs="Arial"/>
                <w:shd w:val="clear" w:color="auto" w:fill="EBF1E7"/>
              </w:rPr>
              <w:t>在非</w:t>
            </w:r>
            <w:r>
              <w:rPr>
                <w:rStyle w:val="HTML"/>
                <w:rFonts w:ascii="Consolas" w:hAnsi="Consolas"/>
                <w:sz w:val="23"/>
                <w:szCs w:val="23"/>
                <w:shd w:val="clear" w:color="auto" w:fill="F7F7F8"/>
              </w:rPr>
              <w:t>@Configuration</w:t>
            </w:r>
            <w:r>
              <w:rPr>
                <w:rFonts w:ascii="Arial" w:hAnsi="Arial" w:cs="Arial"/>
                <w:shd w:val="clear" w:color="auto" w:fill="EBF1E7"/>
              </w:rPr>
              <w:t>类上声明您的方法（例如，在普通</w:t>
            </w:r>
            <w:r>
              <w:rPr>
                <w:rStyle w:val="HTML"/>
                <w:rFonts w:ascii="Consolas" w:hAnsi="Consolas"/>
                <w:sz w:val="23"/>
                <w:szCs w:val="23"/>
                <w:shd w:val="clear" w:color="auto" w:fill="F7F7F8"/>
              </w:rPr>
              <w:t>@Component</w:t>
            </w:r>
            <w:r>
              <w:rPr>
                <w:rFonts w:ascii="Arial" w:hAnsi="Arial" w:cs="Arial"/>
                <w:shd w:val="clear" w:color="auto" w:fill="EBF1E7"/>
              </w:rPr>
              <w:t>类上）。</w:t>
            </w:r>
            <w:r>
              <w:rPr>
                <w:rStyle w:val="HTML"/>
                <w:rFonts w:ascii="Consolas" w:hAnsi="Consolas"/>
                <w:sz w:val="23"/>
                <w:szCs w:val="23"/>
                <w:shd w:val="clear" w:color="auto" w:fill="F7F7F8"/>
              </w:rPr>
              <w:t>@Bean</w:t>
            </w:r>
            <w:r>
              <w:rPr>
                <w:rFonts w:ascii="Arial" w:hAnsi="Arial" w:cs="Arial"/>
                <w:shd w:val="clear" w:color="auto" w:fill="EBF1E7"/>
              </w:rPr>
              <w:t>然后拦截方法之间的跨方法调用，因此您必须完全依赖于构造函数或方法级别的依赖注入。</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1.12.5. Composing Java-based Configurations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Java-based configuration feature lets you compose annotations, which can reduce the complexity of your configuration.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的基于</w:t>
      </w:r>
      <w:r>
        <w:rPr>
          <w:rFonts w:ascii="Arial" w:hAnsi="Arial" w:cs="Arial"/>
          <w:color w:val="34302D"/>
          <w:shd w:val="clear" w:color="auto" w:fill="FFFFFF"/>
        </w:rPr>
        <w:t>Java</w:t>
      </w:r>
      <w:r>
        <w:rPr>
          <w:rFonts w:ascii="Arial" w:hAnsi="Arial" w:cs="Arial"/>
          <w:color w:val="34302D"/>
          <w:shd w:val="clear" w:color="auto" w:fill="FFFFFF"/>
        </w:rPr>
        <w:t>的配置功能允许您撰写注释，这可以降低配置的复杂性。</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the </w:t>
      </w:r>
      <w:r w:rsidRPr="00BA0D5D">
        <w:rPr>
          <w:rFonts w:ascii="Consolas" w:eastAsia="宋体" w:hAnsi="Consolas" w:cs="宋体"/>
          <w:color w:val="34302D"/>
          <w:kern w:val="0"/>
          <w:sz w:val="25"/>
          <w:szCs w:val="25"/>
          <w:shd w:val="clear" w:color="auto" w:fill="F7F7F8"/>
        </w:rPr>
        <w:t>@Import</w:t>
      </w:r>
      <w:r w:rsidRPr="00BA0D5D">
        <w:rPr>
          <w:rFonts w:ascii="Arial" w:eastAsia="宋体" w:hAnsi="Arial" w:cs="Arial"/>
          <w:color w:val="34302D"/>
          <w:kern w:val="0"/>
          <w:sz w:val="27"/>
          <w:szCs w:val="27"/>
        </w:rPr>
        <w:t> Annotation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Much as the </w:t>
      </w:r>
      <w:r w:rsidRPr="00BA0D5D">
        <w:rPr>
          <w:rFonts w:ascii="Consolas" w:eastAsia="宋体" w:hAnsi="Consolas" w:cs="宋体"/>
          <w:color w:val="34302D"/>
          <w:kern w:val="0"/>
          <w:sz w:val="23"/>
          <w:szCs w:val="23"/>
          <w:shd w:val="clear" w:color="auto" w:fill="F7F7F8"/>
        </w:rPr>
        <w:t>&lt;import/&gt;</w:t>
      </w:r>
      <w:r w:rsidRPr="00BA0D5D">
        <w:rPr>
          <w:rFonts w:ascii="inherit" w:eastAsia="宋体" w:hAnsi="inherit" w:cs="Arial"/>
          <w:color w:val="34302D"/>
          <w:kern w:val="0"/>
          <w:sz w:val="24"/>
          <w:szCs w:val="24"/>
        </w:rPr>
        <w:t> element is used within Spring XML files to aid in modularizing configurations, the </w:t>
      </w:r>
      <w:r w:rsidRPr="00BA0D5D">
        <w:rPr>
          <w:rFonts w:ascii="Consolas" w:eastAsia="宋体" w:hAnsi="Consolas" w:cs="宋体"/>
          <w:color w:val="34302D"/>
          <w:kern w:val="0"/>
          <w:sz w:val="23"/>
          <w:szCs w:val="23"/>
          <w:shd w:val="clear" w:color="auto" w:fill="F7F7F8"/>
        </w:rPr>
        <w:t>@Import</w:t>
      </w:r>
      <w:r w:rsidRPr="00BA0D5D">
        <w:rPr>
          <w:rFonts w:ascii="inherit" w:eastAsia="宋体" w:hAnsi="inherit" w:cs="Arial"/>
          <w:color w:val="34302D"/>
          <w:kern w:val="0"/>
          <w:sz w:val="24"/>
          <w:szCs w:val="24"/>
        </w:rPr>
        <w:t> annotation allows for loading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definitions from another configuration class, as the following example shows: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就像</w:t>
      </w:r>
      <w:r>
        <w:rPr>
          <w:rStyle w:val="HTML"/>
          <w:rFonts w:ascii="Consolas" w:hAnsi="Consolas"/>
          <w:sz w:val="23"/>
          <w:szCs w:val="23"/>
          <w:shd w:val="clear" w:color="auto" w:fill="F7F7F8"/>
        </w:rPr>
        <w:t>&lt;import/&gt;</w:t>
      </w:r>
      <w:r>
        <w:rPr>
          <w:rFonts w:ascii="Arial" w:hAnsi="Arial" w:cs="Arial"/>
          <w:color w:val="34302D"/>
          <w:shd w:val="clear" w:color="auto" w:fill="FFFFFF"/>
        </w:rPr>
        <w:t>在</w:t>
      </w:r>
      <w:r>
        <w:rPr>
          <w:rFonts w:ascii="Arial" w:hAnsi="Arial" w:cs="Arial"/>
          <w:color w:val="34302D"/>
          <w:shd w:val="clear" w:color="auto" w:fill="FFFFFF"/>
        </w:rPr>
        <w:t>Spring XML</w:t>
      </w:r>
      <w:r>
        <w:rPr>
          <w:rFonts w:ascii="Arial" w:hAnsi="Arial" w:cs="Arial"/>
          <w:color w:val="34302D"/>
          <w:shd w:val="clear" w:color="auto" w:fill="FFFFFF"/>
        </w:rPr>
        <w:t>文件中使用该元素来帮助模块化配置一样，</w:t>
      </w:r>
      <w:r>
        <w:rPr>
          <w:rStyle w:val="HTML"/>
          <w:rFonts w:ascii="Consolas" w:hAnsi="Consolas"/>
          <w:sz w:val="23"/>
          <w:szCs w:val="23"/>
          <w:shd w:val="clear" w:color="auto" w:fill="F7F7F8"/>
        </w:rPr>
        <w:t>@Import</w:t>
      </w:r>
      <w:r>
        <w:rPr>
          <w:rFonts w:ascii="Arial" w:hAnsi="Arial" w:cs="Arial"/>
          <w:color w:val="34302D"/>
          <w:shd w:val="clear" w:color="auto" w:fill="FFFFFF"/>
        </w:rPr>
        <w:t>注释允许</w:t>
      </w:r>
      <w:r>
        <w:rPr>
          <w:rStyle w:val="HTML"/>
          <w:rFonts w:ascii="Consolas" w:hAnsi="Consolas"/>
          <w:sz w:val="23"/>
          <w:szCs w:val="23"/>
          <w:shd w:val="clear" w:color="auto" w:fill="F7F7F8"/>
        </w:rPr>
        <w:t>@Bean</w:t>
      </w:r>
      <w:r>
        <w:rPr>
          <w:rFonts w:ascii="Arial" w:hAnsi="Arial" w:cs="Arial"/>
          <w:color w:val="34302D"/>
          <w:shd w:val="clear" w:color="auto" w:fill="FFFFFF"/>
        </w:rPr>
        <w:t>从另一个配置类加载定义，如以下示例所示：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ConfigA</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 a()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@Import</w:t>
      </w:r>
      <w:r w:rsidRPr="00BA0D5D">
        <w:rPr>
          <w:rFonts w:ascii="Consolas" w:eastAsia="宋体" w:hAnsi="Consolas" w:cs="宋体"/>
          <w:color w:val="34302D"/>
          <w:kern w:val="0"/>
          <w:sz w:val="24"/>
          <w:szCs w:val="24"/>
        </w:rPr>
        <w:t>(ConfigA.class)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ConfigB</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 b()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rather than needing to specify both </w:t>
      </w:r>
      <w:r w:rsidRPr="00BA0D5D">
        <w:rPr>
          <w:rFonts w:ascii="Consolas" w:eastAsia="宋体" w:hAnsi="Consolas" w:cs="宋体"/>
          <w:color w:val="34302D"/>
          <w:kern w:val="0"/>
          <w:sz w:val="23"/>
          <w:szCs w:val="23"/>
          <w:shd w:val="clear" w:color="auto" w:fill="F7F7F8"/>
        </w:rPr>
        <w:t>ConfigA.class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ConfigB.class</w:t>
      </w:r>
      <w:r w:rsidRPr="00BA0D5D">
        <w:rPr>
          <w:rFonts w:ascii="inherit" w:eastAsia="宋体" w:hAnsi="inherit" w:cs="Arial"/>
          <w:color w:val="34302D"/>
          <w:kern w:val="0"/>
          <w:sz w:val="24"/>
          <w:szCs w:val="24"/>
        </w:rPr>
        <w:t> when instantiating the context, only </w:t>
      </w:r>
      <w:r w:rsidRPr="00BA0D5D">
        <w:rPr>
          <w:rFonts w:ascii="Consolas" w:eastAsia="宋体" w:hAnsi="Consolas" w:cs="宋体"/>
          <w:color w:val="34302D"/>
          <w:kern w:val="0"/>
          <w:sz w:val="23"/>
          <w:szCs w:val="23"/>
          <w:shd w:val="clear" w:color="auto" w:fill="F7F7F8"/>
        </w:rPr>
        <w:t>ConfigB</w:t>
      </w:r>
      <w:r w:rsidRPr="00BA0D5D">
        <w:rPr>
          <w:rFonts w:ascii="inherit" w:eastAsia="宋体" w:hAnsi="inherit" w:cs="Arial"/>
          <w:color w:val="34302D"/>
          <w:kern w:val="0"/>
          <w:sz w:val="24"/>
          <w:szCs w:val="24"/>
        </w:rPr>
        <w:t>needs to be supplied explicitly, as the following example shows: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现在，不需要同时指定</w:t>
      </w:r>
      <w:r>
        <w:rPr>
          <w:rStyle w:val="HTML"/>
          <w:rFonts w:ascii="Consolas" w:hAnsi="Consolas"/>
          <w:sz w:val="23"/>
          <w:szCs w:val="23"/>
          <w:shd w:val="clear" w:color="auto" w:fill="F7F7F8"/>
        </w:rPr>
        <w:t>ConfigA.class</w:t>
      </w:r>
      <w:r>
        <w:rPr>
          <w:rFonts w:ascii="Arial" w:hAnsi="Arial" w:cs="Arial"/>
          <w:color w:val="34302D"/>
          <w:shd w:val="clear" w:color="auto" w:fill="FFFFFF"/>
        </w:rPr>
        <w:t>和</w:t>
      </w:r>
      <w:r>
        <w:rPr>
          <w:rStyle w:val="HTML"/>
          <w:rFonts w:ascii="Consolas" w:hAnsi="Consolas"/>
          <w:sz w:val="23"/>
          <w:szCs w:val="23"/>
          <w:shd w:val="clear" w:color="auto" w:fill="F7F7F8"/>
        </w:rPr>
        <w:t>ConfigB.class</w:t>
      </w:r>
      <w:r>
        <w:rPr>
          <w:rFonts w:ascii="Arial" w:hAnsi="Arial" w:cs="Arial"/>
          <w:color w:val="34302D"/>
          <w:shd w:val="clear" w:color="auto" w:fill="FFFFFF"/>
        </w:rPr>
        <w:t>实例化上下文，只</w:t>
      </w:r>
      <w:r>
        <w:rPr>
          <w:rStyle w:val="HTML"/>
          <w:rFonts w:ascii="Consolas" w:hAnsi="Consolas"/>
          <w:sz w:val="23"/>
          <w:szCs w:val="23"/>
          <w:shd w:val="clear" w:color="auto" w:fill="F7F7F8"/>
        </w:rPr>
        <w:t>ConfigB</w:t>
      </w:r>
      <w:r>
        <w:rPr>
          <w:rFonts w:ascii="Arial" w:hAnsi="Arial" w:cs="Arial"/>
          <w:color w:val="34302D"/>
          <w:shd w:val="clear" w:color="auto" w:fill="FFFFFF"/>
        </w:rPr>
        <w:t>需要显式提供，如下例所示：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AnnotationConfigApplicationContext(ConfigB.class);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now both beans A and B will be available...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 a = ctx.getBean(A.class);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 b = ctx.getBean(B.class);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approach simplifies container instantiation, as only one class needs to be dealt with, rather than requiring you to remember a potentially large number of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during construction.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这种方法简化了容器实例化，因为只需要处理一个类，而不是要求您</w:t>
      </w:r>
      <w:r>
        <w:rPr>
          <w:rStyle w:val="HTML"/>
          <w:rFonts w:ascii="Consolas" w:hAnsi="Consolas"/>
          <w:sz w:val="23"/>
          <w:szCs w:val="23"/>
          <w:shd w:val="clear" w:color="auto" w:fill="F7F7F8"/>
        </w:rPr>
        <w:t>@Configuration</w:t>
      </w:r>
      <w:r>
        <w:rPr>
          <w:rFonts w:ascii="Arial" w:hAnsi="Arial" w:cs="Arial"/>
          <w:color w:val="34302D"/>
          <w:shd w:val="clear" w:color="auto" w:fill="FFFFFF"/>
        </w:rPr>
        <w:t>在构造期间记住可能大量的</w:t>
      </w:r>
      <w:r>
        <w:rPr>
          <w:rFonts w:ascii="Arial" w:hAnsi="Arial" w:cs="Arial"/>
          <w:color w:val="34302D"/>
          <w:shd w:val="clear" w:color="auto" w:fill="FFFFFF"/>
        </w:rPr>
        <w:t> </w:t>
      </w:r>
      <w:r>
        <w:rPr>
          <w:rFonts w:ascii="Arial" w:hAnsi="Arial" w:cs="Arial"/>
          <w:color w:val="34302D"/>
          <w:shd w:val="clear" w:color="auto" w:fill="FFFFFF"/>
        </w:rPr>
        <w:t>类。</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of Spring Framework 4.2, </w:t>
            </w:r>
            <w:r w:rsidRPr="00BA0D5D">
              <w:rPr>
                <w:rFonts w:ascii="Consolas" w:eastAsia="宋体" w:hAnsi="Consolas" w:cs="宋体"/>
                <w:kern w:val="0"/>
                <w:sz w:val="23"/>
                <w:szCs w:val="23"/>
                <w:shd w:val="clear" w:color="auto" w:fill="F7F7F8"/>
              </w:rPr>
              <w:t>@Import</w:t>
            </w:r>
            <w:r w:rsidRPr="00BA0D5D">
              <w:rPr>
                <w:rFonts w:ascii="宋体" w:eastAsia="宋体" w:hAnsi="宋体" w:cs="宋体"/>
                <w:kern w:val="0"/>
                <w:sz w:val="24"/>
                <w:szCs w:val="24"/>
              </w:rPr>
              <w:t> also supports references regular component classes, analogous to the </w:t>
            </w:r>
            <w:r w:rsidRPr="00BA0D5D">
              <w:rPr>
                <w:rFonts w:ascii="Consolas" w:eastAsia="宋体" w:hAnsi="Consolas" w:cs="宋体"/>
                <w:kern w:val="0"/>
                <w:sz w:val="23"/>
                <w:szCs w:val="23"/>
                <w:shd w:val="clear" w:color="auto" w:fill="F7F7F8"/>
              </w:rPr>
              <w:t>AnnotationConfigApplicationContext.register</w:t>
            </w:r>
            <w:r w:rsidRPr="00BA0D5D">
              <w:rPr>
                <w:rFonts w:ascii="宋体" w:eastAsia="宋体" w:hAnsi="宋体" w:cs="宋体"/>
                <w:kern w:val="0"/>
                <w:sz w:val="24"/>
                <w:szCs w:val="24"/>
              </w:rPr>
              <w:t> method. This is particularly useful if you want to avoid component scanning, by using a few configuration classes as entry points to explicitly define all your components.</w:t>
            </w:r>
          </w:p>
          <w:p w:rsidR="00E270D9" w:rsidRPr="00BA0D5D" w:rsidRDefault="00E270D9" w:rsidP="00BA0D5D">
            <w:pPr>
              <w:widowControl/>
              <w:jc w:val="left"/>
              <w:rPr>
                <w:rFonts w:ascii="宋体" w:eastAsia="宋体" w:hAnsi="宋体" w:cs="宋体"/>
                <w:kern w:val="0"/>
                <w:sz w:val="24"/>
                <w:szCs w:val="24"/>
              </w:rPr>
            </w:pPr>
            <w:r>
              <w:rPr>
                <w:rFonts w:ascii="Arial" w:hAnsi="Arial" w:cs="Arial"/>
                <w:shd w:val="clear" w:color="auto" w:fill="EBF1E7"/>
              </w:rPr>
              <w:lastRenderedPageBreak/>
              <w:t>从</w:t>
            </w:r>
            <w:r>
              <w:rPr>
                <w:rFonts w:ascii="Arial" w:hAnsi="Arial" w:cs="Arial"/>
                <w:shd w:val="clear" w:color="auto" w:fill="EBF1E7"/>
              </w:rPr>
              <w:t>Spring Framework 4.2</w:t>
            </w:r>
            <w:r>
              <w:rPr>
                <w:rFonts w:ascii="Arial" w:hAnsi="Arial" w:cs="Arial"/>
                <w:shd w:val="clear" w:color="auto" w:fill="EBF1E7"/>
              </w:rPr>
              <w:t>开始，</w:t>
            </w:r>
            <w:r>
              <w:rPr>
                <w:rStyle w:val="HTML"/>
                <w:rFonts w:ascii="Consolas" w:hAnsi="Consolas"/>
                <w:sz w:val="23"/>
                <w:szCs w:val="23"/>
                <w:shd w:val="clear" w:color="auto" w:fill="F7F7F8"/>
              </w:rPr>
              <w:t>@Import</w:t>
            </w:r>
            <w:r>
              <w:rPr>
                <w:rFonts w:ascii="Arial" w:hAnsi="Arial" w:cs="Arial"/>
                <w:shd w:val="clear" w:color="auto" w:fill="EBF1E7"/>
              </w:rPr>
              <w:t>还支持引用常规组件类，类似于</w:t>
            </w:r>
            <w:r>
              <w:rPr>
                <w:rStyle w:val="HTML"/>
                <w:rFonts w:ascii="Consolas" w:hAnsi="Consolas"/>
                <w:sz w:val="23"/>
                <w:szCs w:val="23"/>
                <w:shd w:val="clear" w:color="auto" w:fill="F7F7F8"/>
              </w:rPr>
              <w:t>AnnotationConfigApplicationContext.register</w:t>
            </w:r>
            <w:r>
              <w:rPr>
                <w:rFonts w:ascii="Arial" w:hAnsi="Arial" w:cs="Arial"/>
                <w:shd w:val="clear" w:color="auto" w:fill="EBF1E7"/>
              </w:rPr>
              <w:t>方法。如果要避免组件扫描，这一点特别有用，可以使用一些配置类作为明确定义所有组件的入口点。</w:t>
            </w:r>
          </w:p>
        </w:tc>
      </w:tr>
    </w:tbl>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lastRenderedPageBreak/>
        <w:t>Injecting Dependencies on Imported </w:t>
      </w:r>
      <w:r w:rsidRPr="00BA0D5D">
        <w:rPr>
          <w:rFonts w:ascii="Consolas" w:eastAsia="宋体" w:hAnsi="Consolas" w:cs="宋体"/>
          <w:color w:val="34302D"/>
          <w:kern w:val="0"/>
          <w:sz w:val="23"/>
          <w:szCs w:val="23"/>
          <w:shd w:val="clear" w:color="auto" w:fill="F7F7F8"/>
        </w:rPr>
        <w:t>@Bean</w:t>
      </w:r>
      <w:r w:rsidRPr="00BA0D5D">
        <w:rPr>
          <w:rFonts w:ascii="Arial" w:eastAsia="宋体" w:hAnsi="Arial" w:cs="Arial"/>
          <w:color w:val="34302D"/>
          <w:kern w:val="0"/>
          <w:sz w:val="24"/>
          <w:szCs w:val="24"/>
        </w:rPr>
        <w:t> Definitions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example works but is simplistic. In most practical scenarios, beans have dependencies on one another across configuration classes. When using XML, this is not an issue, because no compiler is involved, and you can declare</w:t>
      </w:r>
      <w:r w:rsidRPr="00BA0D5D">
        <w:rPr>
          <w:rFonts w:ascii="Consolas" w:eastAsia="宋体" w:hAnsi="Consolas" w:cs="宋体"/>
          <w:color w:val="34302D"/>
          <w:kern w:val="0"/>
          <w:sz w:val="23"/>
          <w:szCs w:val="23"/>
          <w:shd w:val="clear" w:color="auto" w:fill="F7F7F8"/>
        </w:rPr>
        <w:t>ref="someBean"</w:t>
      </w:r>
      <w:r w:rsidRPr="00BA0D5D">
        <w:rPr>
          <w:rFonts w:ascii="inherit" w:eastAsia="宋体" w:hAnsi="inherit" w:cs="Arial"/>
          <w:color w:val="34302D"/>
          <w:kern w:val="0"/>
          <w:sz w:val="24"/>
          <w:szCs w:val="24"/>
        </w:rPr>
        <w:t> and trust Spring to work it out during container initialization. When using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the Java compiler places constraints on the configuration model, in that references to other beans must be valid Java syntax.</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前面的例子有效，但很简单。在大多数实际情况中，</w:t>
      </w:r>
      <w:r>
        <w:rPr>
          <w:rFonts w:ascii="Arial" w:hAnsi="Arial" w:cs="Arial"/>
          <w:color w:val="34302D"/>
          <w:shd w:val="clear" w:color="auto" w:fill="FFFFFF"/>
        </w:rPr>
        <w:t>bean</w:t>
      </w:r>
      <w:r>
        <w:rPr>
          <w:rFonts w:ascii="Arial" w:hAnsi="Arial" w:cs="Arial"/>
          <w:color w:val="34302D"/>
          <w:shd w:val="clear" w:color="auto" w:fill="FFFFFF"/>
        </w:rPr>
        <w:t>跨配置类彼此依赖。使用</w:t>
      </w:r>
      <w:r>
        <w:rPr>
          <w:rFonts w:ascii="Arial" w:hAnsi="Arial" w:cs="Arial"/>
          <w:color w:val="34302D"/>
          <w:shd w:val="clear" w:color="auto" w:fill="FFFFFF"/>
        </w:rPr>
        <w:t>XML</w:t>
      </w:r>
      <w:r>
        <w:rPr>
          <w:rFonts w:ascii="Arial" w:hAnsi="Arial" w:cs="Arial"/>
          <w:color w:val="34302D"/>
          <w:shd w:val="clear" w:color="auto" w:fill="FFFFFF"/>
        </w:rPr>
        <w:t>时，这不是问题，因为不涉及编译器，并且您可以声明</w:t>
      </w:r>
      <w:r>
        <w:rPr>
          <w:rFonts w:ascii="Arial" w:hAnsi="Arial" w:cs="Arial"/>
          <w:color w:val="34302D"/>
          <w:shd w:val="clear" w:color="auto" w:fill="FFFFFF"/>
        </w:rPr>
        <w:t> </w:t>
      </w:r>
      <w:r>
        <w:rPr>
          <w:rStyle w:val="HTML"/>
          <w:rFonts w:ascii="Consolas" w:hAnsi="Consolas"/>
          <w:sz w:val="23"/>
          <w:szCs w:val="23"/>
          <w:shd w:val="clear" w:color="auto" w:fill="F7F7F8"/>
        </w:rPr>
        <w:t>ref="someBean"</w:t>
      </w:r>
      <w:r>
        <w:rPr>
          <w:rFonts w:ascii="Arial" w:hAnsi="Arial" w:cs="Arial"/>
          <w:color w:val="34302D"/>
          <w:shd w:val="clear" w:color="auto" w:fill="FFFFFF"/>
        </w:rPr>
        <w:t>并信任</w:t>
      </w:r>
      <w:r>
        <w:rPr>
          <w:rFonts w:ascii="Arial" w:hAnsi="Arial" w:cs="Arial"/>
          <w:color w:val="34302D"/>
          <w:shd w:val="clear" w:color="auto" w:fill="FFFFFF"/>
        </w:rPr>
        <w:t>Spring</w:t>
      </w:r>
      <w:r>
        <w:rPr>
          <w:rFonts w:ascii="Arial" w:hAnsi="Arial" w:cs="Arial"/>
          <w:color w:val="34302D"/>
          <w:shd w:val="clear" w:color="auto" w:fill="FFFFFF"/>
        </w:rPr>
        <w:t>在容器初始化期间解决它。使用</w:t>
      </w:r>
      <w:r>
        <w:rPr>
          <w:rStyle w:val="HTML"/>
          <w:rFonts w:ascii="Consolas" w:hAnsi="Consolas"/>
          <w:sz w:val="23"/>
          <w:szCs w:val="23"/>
          <w:shd w:val="clear" w:color="auto" w:fill="F7F7F8"/>
        </w:rPr>
        <w:t>@Configuration</w:t>
      </w:r>
      <w:r>
        <w:rPr>
          <w:rFonts w:ascii="Arial" w:hAnsi="Arial" w:cs="Arial"/>
          <w:color w:val="34302D"/>
          <w:shd w:val="clear" w:color="auto" w:fill="FFFFFF"/>
        </w:rPr>
        <w:t>类时，</w:t>
      </w:r>
      <w:r>
        <w:rPr>
          <w:rFonts w:ascii="Arial" w:hAnsi="Arial" w:cs="Arial"/>
          <w:color w:val="34302D"/>
          <w:shd w:val="clear" w:color="auto" w:fill="FFFFFF"/>
        </w:rPr>
        <w:t>Java</w:t>
      </w:r>
      <w:r>
        <w:rPr>
          <w:rFonts w:ascii="Arial" w:hAnsi="Arial" w:cs="Arial"/>
          <w:color w:val="34302D"/>
          <w:shd w:val="clear" w:color="auto" w:fill="FFFFFF"/>
        </w:rPr>
        <w:t>编译器会对配置模型施加约束，因为对其他</w:t>
      </w:r>
      <w:r>
        <w:rPr>
          <w:rFonts w:ascii="Arial" w:hAnsi="Arial" w:cs="Arial"/>
          <w:color w:val="34302D"/>
          <w:shd w:val="clear" w:color="auto" w:fill="FFFFFF"/>
        </w:rPr>
        <w:t>bean</w:t>
      </w:r>
      <w:r>
        <w:rPr>
          <w:rFonts w:ascii="Arial" w:hAnsi="Arial" w:cs="Arial"/>
          <w:color w:val="34302D"/>
          <w:shd w:val="clear" w:color="auto" w:fill="FFFFFF"/>
        </w:rPr>
        <w:t>的引用必须是有效的</w:t>
      </w:r>
      <w:r>
        <w:rPr>
          <w:rFonts w:ascii="Arial" w:hAnsi="Arial" w:cs="Arial"/>
          <w:color w:val="34302D"/>
          <w:shd w:val="clear" w:color="auto" w:fill="FFFFFF"/>
        </w:rPr>
        <w:t>Java</w:t>
      </w:r>
      <w:r>
        <w:rPr>
          <w:rFonts w:ascii="Arial" w:hAnsi="Arial" w:cs="Arial"/>
          <w:color w:val="34302D"/>
          <w:shd w:val="clear" w:color="auto" w:fill="FFFFFF"/>
        </w:rPr>
        <w:t>语法。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Fortunately, solving this problem is simple. As </w:t>
      </w:r>
      <w:hyperlink r:id="rId385" w:anchor="beans-java-dependencies" w:history="1">
        <w:r w:rsidRPr="00BA0D5D">
          <w:rPr>
            <w:rFonts w:ascii="inherit" w:eastAsia="宋体" w:hAnsi="inherit" w:cs="Arial"/>
            <w:color w:val="548E2E"/>
            <w:kern w:val="0"/>
            <w:sz w:val="24"/>
            <w:szCs w:val="24"/>
            <w:u w:val="single"/>
          </w:rPr>
          <w:t>we already discussed</w:t>
        </w:r>
      </w:hyperlink>
      <w:r w:rsidRPr="00BA0D5D">
        <w:rPr>
          <w:rFonts w:ascii="inherit" w:eastAsia="宋体" w:hAnsi="inherit" w:cs="Arial"/>
          <w:color w:val="34302D"/>
          <w:kern w:val="0"/>
          <w:sz w:val="24"/>
          <w:szCs w:val="24"/>
        </w:rPr>
        <w:t>,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can have an arbitrary number of parameters that describe the bean dependencies. Consider the following more real-world scenario with several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classes, each depending on beans declared in the others:</w:t>
      </w:r>
    </w:p>
    <w:p w:rsidR="00E270D9" w:rsidRPr="00E270D9" w:rsidRDefault="00E270D9" w:rsidP="00E270D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幸运的是，解决这个问题很简单。正如</w:t>
      </w:r>
      <w:hyperlink r:id="rId386" w:anchor="beans-java-dependencies" w:history="1">
        <w:r>
          <w:rPr>
            <w:rStyle w:val="a4"/>
            <w:rFonts w:ascii="inherit" w:hAnsi="inherit" w:cs="Arial"/>
            <w:color w:val="548E2E"/>
          </w:rPr>
          <w:t>我们已经讨论过的</w:t>
        </w:r>
      </w:hyperlink>
      <w:r>
        <w:rPr>
          <w:rFonts w:ascii="inherit" w:hAnsi="inherit" w:cs="Arial"/>
          <w:color w:val="34302D"/>
        </w:rPr>
        <w:t>，一个</w:t>
      </w:r>
      <w:r>
        <w:rPr>
          <w:rStyle w:val="HTML"/>
          <w:rFonts w:ascii="Consolas" w:hAnsi="Consolas"/>
          <w:color w:val="34302D"/>
          <w:sz w:val="23"/>
          <w:szCs w:val="23"/>
          <w:shd w:val="clear" w:color="auto" w:fill="F7F7F8"/>
        </w:rPr>
        <w:t>@Bean</w:t>
      </w:r>
      <w:r>
        <w:rPr>
          <w:rFonts w:ascii="inherit" w:hAnsi="inherit" w:cs="Arial"/>
          <w:color w:val="34302D"/>
        </w:rPr>
        <w:t>方法可以有任意数量的参数来描述</w:t>
      </w:r>
      <w:r>
        <w:rPr>
          <w:rFonts w:ascii="inherit" w:hAnsi="inherit" w:cs="Arial"/>
          <w:color w:val="34302D"/>
        </w:rPr>
        <w:t>bean</w:t>
      </w:r>
      <w:r>
        <w:rPr>
          <w:rFonts w:ascii="inherit" w:hAnsi="inherit" w:cs="Arial"/>
          <w:color w:val="34302D"/>
        </w:rPr>
        <w:t>的依赖关系。考虑以下更多真实场景</w:t>
      </w:r>
      <w:r>
        <w:rPr>
          <w:rFonts w:ascii="inherit" w:hAnsi="inherit" w:cs="Arial"/>
          <w:color w:val="34302D"/>
        </w:rPr>
        <w:t>​​</w:t>
      </w:r>
      <w:r>
        <w:rPr>
          <w:rFonts w:ascii="inherit" w:hAnsi="inherit" w:cs="Arial"/>
          <w:color w:val="34302D"/>
        </w:rPr>
        <w:t>，其中包含几个</w:t>
      </w:r>
      <w:r>
        <w:rPr>
          <w:rStyle w:val="HTML"/>
          <w:rFonts w:ascii="Consolas" w:hAnsi="Consolas"/>
          <w:color w:val="34302D"/>
          <w:sz w:val="23"/>
          <w:szCs w:val="23"/>
          <w:shd w:val="clear" w:color="auto" w:fill="F7F7F8"/>
        </w:rPr>
        <w:t>@Configuration</w:t>
      </w:r>
      <w:r>
        <w:rPr>
          <w:rFonts w:ascii="inherit" w:hAnsi="inherit" w:cs="Arial"/>
          <w:color w:val="34302D"/>
        </w:rPr>
        <w:t> </w:t>
      </w:r>
      <w:r>
        <w:rPr>
          <w:rFonts w:ascii="inherit" w:hAnsi="inherit" w:cs="Arial"/>
          <w:color w:val="34302D"/>
        </w:rPr>
        <w:t>类，每个类都依赖于其他类中声明的</w:t>
      </w:r>
      <w:r>
        <w:rPr>
          <w:rFonts w:ascii="inherit" w:hAnsi="inherit" w:cs="Arial"/>
          <w:color w:val="34302D"/>
        </w:rPr>
        <w:t>bean</w:t>
      </w:r>
      <w:r>
        <w:rPr>
          <w:rFonts w:ascii="inherit" w:hAnsi="inherit" w:cs="Arial"/>
          <w:color w:val="34302D"/>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ServiceConfig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transferService(AccountRepository accountRepository)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RepositoryConfig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AccountRepository accountRepository(DataSource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JdbcAccountRepository(dataSource);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@Import</w:t>
      </w:r>
      <w:r w:rsidRPr="00BA0D5D">
        <w:rPr>
          <w:rFonts w:ascii="Consolas" w:eastAsia="宋体" w:hAnsi="Consolas" w:cs="宋体"/>
          <w:color w:val="34302D"/>
          <w:kern w:val="0"/>
          <w:sz w:val="24"/>
          <w:szCs w:val="24"/>
        </w:rPr>
        <w:t>({ServiceConfig.class, RepositoryConfig.class})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SystemTestConfig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return new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AnnotationConfigApplicationContext(SystemTestConfig.class);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everything wires up across configuration classes...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 transferService = ctx.getBean(TransferService.class);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transferService.transfer(</w:t>
      </w:r>
      <w:r w:rsidRPr="00BA0D5D">
        <w:rPr>
          <w:rFonts w:ascii="Consolas" w:eastAsia="宋体" w:hAnsi="Consolas" w:cs="宋体"/>
          <w:color w:val="009999"/>
          <w:kern w:val="0"/>
          <w:sz w:val="24"/>
          <w:szCs w:val="24"/>
        </w:rPr>
        <w:t>100.00</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"A123"</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"C456"</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another way to achieve the same result. Remember that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are ultimately only another bean in the container: This means that they can take advantage of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injection and other features the same as any other bean.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还有另一种方法可以达到相同的效果。请记住，</w:t>
      </w:r>
      <w:r>
        <w:rPr>
          <w:rStyle w:val="HTML"/>
          <w:rFonts w:ascii="Consolas" w:hAnsi="Consolas"/>
          <w:sz w:val="23"/>
          <w:szCs w:val="23"/>
          <w:shd w:val="clear" w:color="auto" w:fill="F7F7F8"/>
        </w:rPr>
        <w:t>@Configuration</w:t>
      </w:r>
      <w:r>
        <w:rPr>
          <w:rFonts w:ascii="Arial" w:hAnsi="Arial" w:cs="Arial"/>
          <w:color w:val="34302D"/>
          <w:shd w:val="clear" w:color="auto" w:fill="FFFFFF"/>
        </w:rPr>
        <w:t>类最终只是容器中的另一个</w:t>
      </w:r>
      <w:r>
        <w:rPr>
          <w:rFonts w:ascii="Arial" w:hAnsi="Arial" w:cs="Arial"/>
          <w:color w:val="34302D"/>
          <w:shd w:val="clear" w:color="auto" w:fill="FFFFFF"/>
        </w:rPr>
        <w:t>bean</w:t>
      </w:r>
      <w:r>
        <w:rPr>
          <w:rFonts w:ascii="Arial" w:hAnsi="Arial" w:cs="Arial"/>
          <w:color w:val="34302D"/>
          <w:shd w:val="clear" w:color="auto" w:fill="FFFFFF"/>
        </w:rPr>
        <w:t>：这意味着它们可以利用</w:t>
      </w:r>
      <w:r>
        <w:rPr>
          <w:rFonts w:ascii="Arial" w:hAnsi="Arial" w:cs="Arial"/>
          <w:color w:val="34302D"/>
          <w:shd w:val="clear" w:color="auto" w:fill="FFFFFF"/>
        </w:rPr>
        <w:t> </w:t>
      </w:r>
      <w:r>
        <w:rPr>
          <w:rStyle w:val="HTML"/>
          <w:rFonts w:ascii="Consolas" w:hAnsi="Consolas"/>
          <w:sz w:val="23"/>
          <w:szCs w:val="23"/>
          <w:shd w:val="clear" w:color="auto" w:fill="F7F7F8"/>
        </w:rPr>
        <w:t>@Autowired</w:t>
      </w:r>
      <w:r>
        <w:rPr>
          <w:rFonts w:ascii="Arial" w:hAnsi="Arial" w:cs="Arial"/>
          <w:color w:val="34302D"/>
          <w:shd w:val="clear" w:color="auto" w:fill="FFFFFF"/>
        </w:rPr>
        <w:t>和</w:t>
      </w:r>
      <w:r>
        <w:rPr>
          <w:rStyle w:val="HTML"/>
          <w:rFonts w:ascii="Consolas" w:hAnsi="Consolas"/>
          <w:sz w:val="23"/>
          <w:szCs w:val="23"/>
          <w:shd w:val="clear" w:color="auto" w:fill="F7F7F8"/>
        </w:rPr>
        <w:t>@Value</w:t>
      </w:r>
      <w:r>
        <w:rPr>
          <w:rFonts w:ascii="Arial" w:hAnsi="Arial" w:cs="Arial"/>
          <w:color w:val="34302D"/>
          <w:shd w:val="clear" w:color="auto" w:fill="FFFFFF"/>
        </w:rPr>
        <w:t>注入以及与任何其他</w:t>
      </w:r>
      <w:r>
        <w:rPr>
          <w:rFonts w:ascii="Arial" w:hAnsi="Arial" w:cs="Arial"/>
          <w:color w:val="34302D"/>
          <w:shd w:val="clear" w:color="auto" w:fill="FFFFFF"/>
        </w:rPr>
        <w:t>bean</w:t>
      </w:r>
      <w:r>
        <w:rPr>
          <w:rFonts w:ascii="Arial" w:hAnsi="Arial" w:cs="Arial"/>
          <w:color w:val="34302D"/>
          <w:shd w:val="clear" w:color="auto" w:fill="FFFFFF"/>
        </w:rPr>
        <w:t>相同的其他功能。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Make sure that the dependencies you inject that way are of the simplest kind only. </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classes are processed quite early during the initialization of the context, and forcing a dependency to be injected this way may lead to unexpected early initialization. Whenever possible, resort to parameter-based injection, as in the preceding example.</w:t>
            </w:r>
          </w:p>
          <w:p w:rsidR="00E270D9" w:rsidRPr="00BA0D5D" w:rsidRDefault="00E270D9"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确保以这种方式注入的依赖项只是最简单的类型。</w:t>
            </w:r>
            <w:r>
              <w:rPr>
                <w:rStyle w:val="HTML"/>
                <w:rFonts w:ascii="Consolas" w:hAnsi="Consolas"/>
                <w:sz w:val="23"/>
                <w:szCs w:val="23"/>
                <w:shd w:val="clear" w:color="auto" w:fill="F7F7F8"/>
              </w:rPr>
              <w:t>@Configuration</w:t>
            </w:r>
            <w:r>
              <w:rPr>
                <w:rFonts w:ascii="Arial" w:hAnsi="Arial" w:cs="Arial"/>
                <w:shd w:val="clear" w:color="auto" w:fill="EBF1E7"/>
              </w:rPr>
              <w:t> </w:t>
            </w:r>
            <w:r>
              <w:rPr>
                <w:rFonts w:ascii="Arial" w:hAnsi="Arial" w:cs="Arial"/>
                <w:shd w:val="clear" w:color="auto" w:fill="EBF1E7"/>
              </w:rPr>
              <w:t>在上下文初始化期间很早就处理了类，并且强制以这种方式注入依赖项可能会导致意外的早期初始化。尽可能采用基于参数的注入，如前面的示例所示。</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Also, be particularly careful with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definitions through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Those should usually be declared as </w:t>
            </w:r>
            <w:r w:rsidRPr="00BA0D5D">
              <w:rPr>
                <w:rFonts w:ascii="Consolas" w:eastAsia="宋体" w:hAnsi="Consolas" w:cs="宋体"/>
                <w:kern w:val="0"/>
                <w:sz w:val="23"/>
                <w:szCs w:val="23"/>
                <w:shd w:val="clear" w:color="auto" w:fill="F7F7F8"/>
              </w:rPr>
              <w:t>static @Bean</w:t>
            </w:r>
            <w:r w:rsidRPr="00BA0D5D">
              <w:rPr>
                <w:rFonts w:ascii="inherit" w:eastAsia="宋体" w:hAnsi="inherit" w:cs="宋体"/>
                <w:kern w:val="0"/>
                <w:sz w:val="24"/>
                <w:szCs w:val="24"/>
              </w:rPr>
              <w:t> methods, not triggering the instantiation of their containing configuration class. Otherwise,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@Value</w:t>
            </w:r>
            <w:r w:rsidRPr="00BA0D5D">
              <w:rPr>
                <w:rFonts w:ascii="inherit" w:eastAsia="宋体" w:hAnsi="inherit" w:cs="宋体"/>
                <w:kern w:val="0"/>
                <w:sz w:val="24"/>
                <w:szCs w:val="24"/>
              </w:rPr>
              <w:t> do not work on the configuration class itself, since it is being created as a bean instance too early.</w:t>
            </w:r>
          </w:p>
          <w:p w:rsidR="00E270D9" w:rsidRPr="00BA0D5D" w:rsidRDefault="00E270D9" w:rsidP="00BA0D5D">
            <w:pPr>
              <w:widowControl/>
              <w:jc w:val="left"/>
              <w:rPr>
                <w:rFonts w:ascii="inherit" w:eastAsia="宋体" w:hAnsi="inherit" w:cs="宋体" w:hint="eastAsia"/>
                <w:kern w:val="0"/>
                <w:sz w:val="24"/>
                <w:szCs w:val="24"/>
              </w:rPr>
            </w:pPr>
            <w:r>
              <w:rPr>
                <w:rFonts w:ascii="Arial" w:hAnsi="Arial" w:cs="Arial"/>
                <w:shd w:val="clear" w:color="auto" w:fill="EBF1E7"/>
              </w:rPr>
              <w:t>另外，要特别注意</w:t>
            </w:r>
            <w:r>
              <w:rPr>
                <w:rStyle w:val="HTML"/>
                <w:rFonts w:ascii="Consolas" w:hAnsi="Consolas"/>
                <w:sz w:val="23"/>
                <w:szCs w:val="23"/>
                <w:shd w:val="clear" w:color="auto" w:fill="F7F7F8"/>
              </w:rPr>
              <w:t>BeanPostProcessor</w:t>
            </w:r>
            <w:r>
              <w:rPr>
                <w:rFonts w:ascii="Arial" w:hAnsi="Arial" w:cs="Arial"/>
                <w:shd w:val="clear" w:color="auto" w:fill="EBF1E7"/>
              </w:rPr>
              <w:t>和</w:t>
            </w:r>
            <w:r>
              <w:rPr>
                <w:rStyle w:val="HTML"/>
                <w:rFonts w:ascii="Consolas" w:hAnsi="Consolas"/>
                <w:sz w:val="23"/>
                <w:szCs w:val="23"/>
                <w:shd w:val="clear" w:color="auto" w:fill="F7F7F8"/>
              </w:rPr>
              <w:t>BeanFactoryPostProcessor</w:t>
            </w:r>
            <w:r>
              <w:rPr>
                <w:rFonts w:ascii="Arial" w:hAnsi="Arial" w:cs="Arial"/>
                <w:shd w:val="clear" w:color="auto" w:fill="EBF1E7"/>
              </w:rPr>
              <w:t>定义</w:t>
            </w:r>
            <w:r>
              <w:rPr>
                <w:rStyle w:val="HTML"/>
                <w:rFonts w:ascii="Consolas" w:hAnsi="Consolas"/>
                <w:sz w:val="23"/>
                <w:szCs w:val="23"/>
                <w:shd w:val="clear" w:color="auto" w:fill="F7F7F8"/>
              </w:rPr>
              <w:t>@Bean</w:t>
            </w:r>
            <w:r>
              <w:rPr>
                <w:rFonts w:ascii="Arial" w:hAnsi="Arial" w:cs="Arial"/>
                <w:shd w:val="clear" w:color="auto" w:fill="EBF1E7"/>
              </w:rPr>
              <w:t>。这些通常应该声明为</w:t>
            </w:r>
            <w:r>
              <w:rPr>
                <w:rStyle w:val="HTML"/>
                <w:rFonts w:ascii="Consolas" w:hAnsi="Consolas"/>
                <w:sz w:val="23"/>
                <w:szCs w:val="23"/>
                <w:shd w:val="clear" w:color="auto" w:fill="F7F7F8"/>
              </w:rPr>
              <w:t>static @Bean</w:t>
            </w:r>
            <w:r>
              <w:rPr>
                <w:rFonts w:ascii="Arial" w:hAnsi="Arial" w:cs="Arial"/>
                <w:shd w:val="clear" w:color="auto" w:fill="EBF1E7"/>
              </w:rPr>
              <w:t>方法，而不是触发其包含配置类的实例化。否则，</w:t>
            </w:r>
            <w:r>
              <w:rPr>
                <w:rStyle w:val="HTML"/>
                <w:rFonts w:ascii="Consolas" w:hAnsi="Consolas"/>
                <w:sz w:val="23"/>
                <w:szCs w:val="23"/>
                <w:shd w:val="clear" w:color="auto" w:fill="F7F7F8"/>
              </w:rPr>
              <w:t>@Autowired</w:t>
            </w:r>
            <w:r>
              <w:rPr>
                <w:rFonts w:ascii="Arial" w:hAnsi="Arial" w:cs="Arial"/>
                <w:shd w:val="clear" w:color="auto" w:fill="EBF1E7"/>
              </w:rPr>
              <w:t>而</w:t>
            </w:r>
            <w:r>
              <w:rPr>
                <w:rStyle w:val="HTML"/>
                <w:rFonts w:ascii="Consolas" w:hAnsi="Consolas"/>
                <w:sz w:val="23"/>
                <w:szCs w:val="23"/>
                <w:shd w:val="clear" w:color="auto" w:fill="F7F7F8"/>
              </w:rPr>
              <w:t>@Value</w:t>
            </w:r>
            <w:r>
              <w:rPr>
                <w:rFonts w:ascii="Arial" w:hAnsi="Arial" w:cs="Arial"/>
                <w:shd w:val="clear" w:color="auto" w:fill="EBF1E7"/>
              </w:rPr>
              <w:t>不要在配置类本身的工作，因为它是被作为一个</w:t>
            </w:r>
            <w:r>
              <w:rPr>
                <w:rFonts w:ascii="Arial" w:hAnsi="Arial" w:cs="Arial"/>
                <w:shd w:val="clear" w:color="auto" w:fill="EBF1E7"/>
              </w:rPr>
              <w:t>bean</w:t>
            </w:r>
            <w:r>
              <w:rPr>
                <w:rFonts w:ascii="Arial" w:hAnsi="Arial" w:cs="Arial"/>
                <w:shd w:val="clear" w:color="auto" w:fill="EBF1E7"/>
              </w:rPr>
              <w:t>实例创建为时尚早。</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one bean can be autowired to another bean: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以下示例显示了如何将一个</w:t>
      </w:r>
      <w:r>
        <w:rPr>
          <w:rFonts w:ascii="Arial" w:hAnsi="Arial" w:cs="Arial"/>
          <w:color w:val="34302D"/>
          <w:shd w:val="clear" w:color="auto" w:fill="FFFFFF"/>
        </w:rPr>
        <w:t>bean</w:t>
      </w:r>
      <w:r>
        <w:rPr>
          <w:rFonts w:ascii="Arial" w:hAnsi="Arial" w:cs="Arial"/>
          <w:color w:val="34302D"/>
          <w:shd w:val="clear" w:color="auto" w:fill="FFFFFF"/>
        </w:rPr>
        <w:t>自动连接到另一个</w:t>
      </w:r>
      <w:r>
        <w:rPr>
          <w:rFonts w:ascii="Arial" w:hAnsi="Arial" w:cs="Arial"/>
          <w:color w:val="34302D"/>
          <w:shd w:val="clear" w:color="auto" w:fill="FFFFFF"/>
        </w:rPr>
        <w:t>bean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ServiceConfig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AccountRepository 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RepositoryConfig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DataSource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RepositoryConfig(DataSource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.dataSource =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AccountRepository accountRepository()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JdbcAccountRepository(dataSource);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@Import</w:t>
      </w:r>
      <w:r w:rsidRPr="00BA0D5D">
        <w:rPr>
          <w:rFonts w:ascii="Consolas" w:eastAsia="宋体" w:hAnsi="Consolas" w:cs="宋体"/>
          <w:color w:val="34302D"/>
          <w:kern w:val="0"/>
          <w:sz w:val="24"/>
          <w:szCs w:val="24"/>
        </w:rPr>
        <w:t>({ServiceConfig.class, RepositoryConfig.class})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SystemTestConfig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return new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AnnotationConfigApplicationContext(SystemTestConfig.class);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everything wires up across configuration classes...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 transferService = ctx.getBean(TransferService.class);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transferService.transfer(</w:t>
      </w:r>
      <w:r w:rsidRPr="00BA0D5D">
        <w:rPr>
          <w:rFonts w:ascii="Consolas" w:eastAsia="宋体" w:hAnsi="Consolas" w:cs="宋体"/>
          <w:color w:val="009999"/>
          <w:kern w:val="0"/>
          <w:sz w:val="24"/>
          <w:szCs w:val="24"/>
        </w:rPr>
        <w:t>100.00</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"A123"</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"C456"</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Constructor injection in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classes is only supported as of Spring Framework 4.3. Note also that there is no need to specify </w:t>
            </w:r>
            <w:r w:rsidRPr="00BA0D5D">
              <w:rPr>
                <w:rFonts w:ascii="Consolas" w:eastAsia="宋体" w:hAnsi="Consolas" w:cs="宋体"/>
                <w:kern w:val="0"/>
                <w:sz w:val="23"/>
                <w:szCs w:val="23"/>
                <w:shd w:val="clear" w:color="auto" w:fill="F7F7F8"/>
              </w:rPr>
              <w:t>@Autowired</w:t>
            </w:r>
            <w:r w:rsidRPr="00BA0D5D">
              <w:rPr>
                <w:rFonts w:ascii="宋体" w:eastAsia="宋体" w:hAnsi="宋体" w:cs="宋体"/>
                <w:kern w:val="0"/>
                <w:sz w:val="24"/>
                <w:szCs w:val="24"/>
              </w:rPr>
              <w:t> if the target bean defines only one constructor. In the preceding example, </w:t>
            </w:r>
            <w:r w:rsidRPr="00BA0D5D">
              <w:rPr>
                <w:rFonts w:ascii="Consolas" w:eastAsia="宋体" w:hAnsi="Consolas" w:cs="宋体"/>
                <w:kern w:val="0"/>
                <w:sz w:val="23"/>
                <w:szCs w:val="23"/>
                <w:shd w:val="clear" w:color="auto" w:fill="F7F7F8"/>
              </w:rPr>
              <w:t>@Autowired</w:t>
            </w:r>
            <w:r w:rsidRPr="00BA0D5D">
              <w:rPr>
                <w:rFonts w:ascii="宋体" w:eastAsia="宋体" w:hAnsi="宋体" w:cs="宋体"/>
                <w:kern w:val="0"/>
                <w:sz w:val="24"/>
                <w:szCs w:val="24"/>
              </w:rPr>
              <w:t> is not necessary on the </w:t>
            </w:r>
            <w:r w:rsidRPr="00BA0D5D">
              <w:rPr>
                <w:rFonts w:ascii="Consolas" w:eastAsia="宋体" w:hAnsi="Consolas" w:cs="宋体"/>
                <w:kern w:val="0"/>
                <w:sz w:val="23"/>
                <w:szCs w:val="23"/>
                <w:shd w:val="clear" w:color="auto" w:fill="F7F7F8"/>
              </w:rPr>
              <w:t>RepositoryConfig</w:t>
            </w:r>
            <w:r w:rsidRPr="00BA0D5D">
              <w:rPr>
                <w:rFonts w:ascii="宋体" w:eastAsia="宋体" w:hAnsi="宋体" w:cs="宋体"/>
                <w:kern w:val="0"/>
                <w:sz w:val="24"/>
                <w:szCs w:val="24"/>
              </w:rPr>
              <w:t> constructor.</w:t>
            </w:r>
          </w:p>
          <w:p w:rsidR="00E270D9" w:rsidRPr="00BA0D5D" w:rsidRDefault="00E270D9" w:rsidP="00BA0D5D">
            <w:pPr>
              <w:widowControl/>
              <w:jc w:val="left"/>
              <w:rPr>
                <w:rFonts w:ascii="宋体" w:eastAsia="宋体" w:hAnsi="宋体" w:cs="宋体"/>
                <w:kern w:val="0"/>
                <w:sz w:val="24"/>
                <w:szCs w:val="24"/>
              </w:rPr>
            </w:pPr>
            <w:r>
              <w:rPr>
                <w:rStyle w:val="HTML"/>
                <w:rFonts w:ascii="Consolas" w:hAnsi="Consolas"/>
                <w:sz w:val="23"/>
                <w:szCs w:val="23"/>
                <w:shd w:val="clear" w:color="auto" w:fill="F7F7F8"/>
              </w:rPr>
              <w:lastRenderedPageBreak/>
              <w:t>@Configuration</w:t>
            </w:r>
            <w:r>
              <w:rPr>
                <w:rFonts w:ascii="Arial" w:hAnsi="Arial" w:cs="Arial"/>
                <w:shd w:val="clear" w:color="auto" w:fill="EBF1E7"/>
              </w:rPr>
              <w:t>仅在</w:t>
            </w:r>
            <w:r>
              <w:rPr>
                <w:rFonts w:ascii="Arial" w:hAnsi="Arial" w:cs="Arial"/>
                <w:shd w:val="clear" w:color="auto" w:fill="EBF1E7"/>
              </w:rPr>
              <w:t>Spring Framework 4.3</w:t>
            </w:r>
            <w:r>
              <w:rPr>
                <w:rFonts w:ascii="Arial" w:hAnsi="Arial" w:cs="Arial"/>
                <w:shd w:val="clear" w:color="auto" w:fill="EBF1E7"/>
              </w:rPr>
              <w:t>中支持类中的</w:t>
            </w:r>
            <w:r>
              <w:rPr>
                <w:rFonts w:ascii="Arial" w:hAnsi="Arial" w:cs="Arial"/>
                <w:shd w:val="clear" w:color="auto" w:fill="EBF1E7"/>
              </w:rPr>
              <w:t> </w:t>
            </w:r>
            <w:r>
              <w:rPr>
                <w:rFonts w:ascii="Arial" w:hAnsi="Arial" w:cs="Arial"/>
                <w:shd w:val="clear" w:color="auto" w:fill="EBF1E7"/>
              </w:rPr>
              <w:t>构造函数注入。另请注意，无需指定</w:t>
            </w:r>
            <w:r>
              <w:rPr>
                <w:rStyle w:val="HTML"/>
                <w:rFonts w:ascii="Consolas" w:hAnsi="Consolas"/>
                <w:sz w:val="23"/>
                <w:szCs w:val="23"/>
                <w:shd w:val="clear" w:color="auto" w:fill="F7F7F8"/>
              </w:rPr>
              <w:t>@Autowired</w:t>
            </w:r>
            <w:r>
              <w:rPr>
                <w:rFonts w:ascii="Arial" w:hAnsi="Arial" w:cs="Arial"/>
                <w:shd w:val="clear" w:color="auto" w:fill="EBF1E7"/>
              </w:rPr>
              <w:t>目标</w:t>
            </w:r>
            <w:r>
              <w:rPr>
                <w:rFonts w:ascii="Arial" w:hAnsi="Arial" w:cs="Arial"/>
                <w:shd w:val="clear" w:color="auto" w:fill="EBF1E7"/>
              </w:rPr>
              <w:t>bean</w:t>
            </w:r>
            <w:r>
              <w:rPr>
                <w:rFonts w:ascii="Arial" w:hAnsi="Arial" w:cs="Arial"/>
                <w:shd w:val="clear" w:color="auto" w:fill="EBF1E7"/>
              </w:rPr>
              <w:t>是否仅定义了一个构造函数。在前面的示例中，构造函数</w:t>
            </w:r>
            <w:r>
              <w:rPr>
                <w:rStyle w:val="HTML"/>
                <w:rFonts w:ascii="Consolas" w:hAnsi="Consolas"/>
                <w:sz w:val="23"/>
                <w:szCs w:val="23"/>
                <w:shd w:val="clear" w:color="auto" w:fill="F7F7F8"/>
              </w:rPr>
              <w:t>@Autowired</w:t>
            </w:r>
            <w:r>
              <w:rPr>
                <w:rFonts w:ascii="Arial" w:hAnsi="Arial" w:cs="Arial"/>
                <w:shd w:val="clear" w:color="auto" w:fill="EBF1E7"/>
              </w:rPr>
              <w:t>上没有必要</w:t>
            </w:r>
            <w:r>
              <w:rPr>
                <w:rStyle w:val="HTML"/>
                <w:rFonts w:ascii="Consolas" w:hAnsi="Consolas"/>
                <w:sz w:val="23"/>
                <w:szCs w:val="23"/>
                <w:shd w:val="clear" w:color="auto" w:fill="F7F7F8"/>
              </w:rPr>
              <w:t>RepositoryConfig</w:t>
            </w:r>
            <w:r>
              <w:rPr>
                <w:rFonts w:ascii="Arial" w:hAnsi="Arial" w:cs="Arial"/>
                <w:shd w:val="clear" w:color="auto" w:fill="EBF1E7"/>
              </w:rPr>
              <w:t>。</w:t>
            </w:r>
          </w:p>
        </w:tc>
      </w:tr>
    </w:tbl>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lastRenderedPageBreak/>
        <w:t>Fully-qualifying imported beans for ease of navigation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scenario, using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works well and provides the desired modularity, but determining exactly where the autowired bean definitions are declared is still somewhat ambiguous. For example, as a developer looking at </w:t>
      </w:r>
      <w:r w:rsidRPr="00BA0D5D">
        <w:rPr>
          <w:rFonts w:ascii="Consolas" w:eastAsia="宋体" w:hAnsi="Consolas" w:cs="宋体"/>
          <w:color w:val="34302D"/>
          <w:kern w:val="0"/>
          <w:sz w:val="23"/>
          <w:szCs w:val="23"/>
          <w:shd w:val="clear" w:color="auto" w:fill="F7F7F8"/>
        </w:rPr>
        <w:t>ServiceConfig</w:t>
      </w:r>
      <w:r w:rsidRPr="00BA0D5D">
        <w:rPr>
          <w:rFonts w:ascii="inherit" w:eastAsia="宋体" w:hAnsi="inherit" w:cs="Arial"/>
          <w:color w:val="34302D"/>
          <w:kern w:val="0"/>
          <w:sz w:val="24"/>
          <w:szCs w:val="24"/>
        </w:rPr>
        <w:t>, how do you know exactly where the </w:t>
      </w:r>
      <w:r w:rsidRPr="00BA0D5D">
        <w:rPr>
          <w:rFonts w:ascii="Consolas" w:eastAsia="宋体" w:hAnsi="Consolas" w:cs="宋体"/>
          <w:color w:val="34302D"/>
          <w:kern w:val="0"/>
          <w:sz w:val="23"/>
          <w:szCs w:val="23"/>
          <w:shd w:val="clear" w:color="auto" w:fill="F7F7F8"/>
        </w:rPr>
        <w:t>@Autowired AccountRepository</w:t>
      </w:r>
      <w:r w:rsidRPr="00BA0D5D">
        <w:rPr>
          <w:rFonts w:ascii="inherit" w:eastAsia="宋体" w:hAnsi="inherit" w:cs="Arial"/>
          <w:color w:val="34302D"/>
          <w:kern w:val="0"/>
          <w:sz w:val="24"/>
          <w:szCs w:val="24"/>
        </w:rPr>
        <w:t> bean is declared? It is not explicit in the code, and this may be just fine. Remember that the </w:t>
      </w:r>
      <w:hyperlink r:id="rId387" w:history="1">
        <w:r w:rsidRPr="00BA0D5D">
          <w:rPr>
            <w:rFonts w:ascii="inherit" w:eastAsia="宋体" w:hAnsi="inherit" w:cs="Arial"/>
            <w:color w:val="548E2E"/>
            <w:kern w:val="0"/>
            <w:sz w:val="24"/>
            <w:szCs w:val="24"/>
            <w:u w:val="single"/>
          </w:rPr>
          <w:t>Spring Tool Suite</w:t>
        </w:r>
      </w:hyperlink>
      <w:r w:rsidRPr="00BA0D5D">
        <w:rPr>
          <w:rFonts w:ascii="inherit" w:eastAsia="宋体" w:hAnsi="inherit" w:cs="Arial"/>
          <w:color w:val="34302D"/>
          <w:kern w:val="0"/>
          <w:sz w:val="24"/>
          <w:szCs w:val="24"/>
        </w:rPr>
        <w:t> provides tooling that can render graphs showing how everything is wired, which may be all you need. Also, your Java IDE can easily find all declarations and uses of the </w:t>
      </w:r>
      <w:r w:rsidRPr="00BA0D5D">
        <w:rPr>
          <w:rFonts w:ascii="Consolas" w:eastAsia="宋体" w:hAnsi="Consolas" w:cs="宋体"/>
          <w:color w:val="34302D"/>
          <w:kern w:val="0"/>
          <w:sz w:val="23"/>
          <w:szCs w:val="23"/>
          <w:shd w:val="clear" w:color="auto" w:fill="F7F7F8"/>
        </w:rPr>
        <w:t>AccountRepository</w:t>
      </w:r>
      <w:r w:rsidRPr="00BA0D5D">
        <w:rPr>
          <w:rFonts w:ascii="inherit" w:eastAsia="宋体" w:hAnsi="inherit" w:cs="Arial"/>
          <w:color w:val="34302D"/>
          <w:kern w:val="0"/>
          <w:sz w:val="24"/>
          <w:szCs w:val="24"/>
        </w:rPr>
        <w:t> type and quickly show you the location of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that return that type.</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在前面的场景中，使用</w:t>
      </w:r>
      <w:r>
        <w:rPr>
          <w:rStyle w:val="HTML"/>
          <w:rFonts w:ascii="Consolas" w:hAnsi="Consolas"/>
          <w:sz w:val="23"/>
          <w:szCs w:val="23"/>
          <w:shd w:val="clear" w:color="auto" w:fill="F7F7F8"/>
        </w:rPr>
        <w:t>@Autowired</w:t>
      </w:r>
      <w:r>
        <w:rPr>
          <w:rFonts w:ascii="Arial" w:hAnsi="Arial" w:cs="Arial"/>
          <w:color w:val="34302D"/>
          <w:shd w:val="clear" w:color="auto" w:fill="FFFFFF"/>
        </w:rPr>
        <w:t>效果很好并提供了所需的模块性，但确定声明自动装配的</w:t>
      </w:r>
      <w:r>
        <w:rPr>
          <w:rFonts w:ascii="Arial" w:hAnsi="Arial" w:cs="Arial"/>
          <w:color w:val="34302D"/>
          <w:shd w:val="clear" w:color="auto" w:fill="FFFFFF"/>
        </w:rPr>
        <w:t>bean</w:t>
      </w:r>
      <w:r>
        <w:rPr>
          <w:rFonts w:ascii="Arial" w:hAnsi="Arial" w:cs="Arial"/>
          <w:color w:val="34302D"/>
          <w:shd w:val="clear" w:color="auto" w:fill="FFFFFF"/>
        </w:rPr>
        <w:t>定义的确切位置仍然有些模棱两可。例如，作为开发人员</w:t>
      </w:r>
      <w:r>
        <w:rPr>
          <w:rStyle w:val="HTML"/>
          <w:rFonts w:ascii="Consolas" w:hAnsi="Consolas"/>
          <w:sz w:val="23"/>
          <w:szCs w:val="23"/>
          <w:shd w:val="clear" w:color="auto" w:fill="F7F7F8"/>
        </w:rPr>
        <w:t>ServiceConfig</w:t>
      </w:r>
      <w:r>
        <w:rPr>
          <w:rFonts w:ascii="Arial" w:hAnsi="Arial" w:cs="Arial"/>
          <w:color w:val="34302D"/>
          <w:shd w:val="clear" w:color="auto" w:fill="FFFFFF"/>
        </w:rPr>
        <w:t>，您如何确切地知道</w:t>
      </w:r>
      <w:r>
        <w:rPr>
          <w:rStyle w:val="HTML"/>
          <w:rFonts w:ascii="Consolas" w:hAnsi="Consolas"/>
          <w:sz w:val="23"/>
          <w:szCs w:val="23"/>
          <w:shd w:val="clear" w:color="auto" w:fill="F7F7F8"/>
        </w:rPr>
        <w:t>@Autowired AccountRepository</w:t>
      </w:r>
      <w:r>
        <w:rPr>
          <w:rFonts w:ascii="Arial" w:hAnsi="Arial" w:cs="Arial"/>
          <w:color w:val="34302D"/>
          <w:shd w:val="clear" w:color="auto" w:fill="FFFFFF"/>
        </w:rPr>
        <w:t>bean</w:t>
      </w:r>
      <w:r>
        <w:rPr>
          <w:rFonts w:ascii="Arial" w:hAnsi="Arial" w:cs="Arial"/>
          <w:color w:val="34302D"/>
          <w:shd w:val="clear" w:color="auto" w:fill="FFFFFF"/>
        </w:rPr>
        <w:t>的声明位置？它在代码中并不明确，这可能就好了。请记住，</w:t>
      </w:r>
      <w:r>
        <w:rPr>
          <w:rFonts w:ascii="Arial" w:hAnsi="Arial" w:cs="Arial"/>
          <w:color w:val="34302D"/>
          <w:shd w:val="clear" w:color="auto" w:fill="FFFFFF"/>
        </w:rPr>
        <w:t> </w:t>
      </w:r>
      <w:hyperlink r:id="rId388" w:history="1">
        <w:r>
          <w:rPr>
            <w:rStyle w:val="a4"/>
            <w:rFonts w:ascii="Arial" w:hAnsi="Arial" w:cs="Arial"/>
            <w:color w:val="548E2E"/>
            <w:shd w:val="clear" w:color="auto" w:fill="FFFFFF"/>
          </w:rPr>
          <w:t>Spring Tool Suite</w:t>
        </w:r>
      </w:hyperlink>
      <w:r>
        <w:rPr>
          <w:rFonts w:ascii="Arial" w:hAnsi="Arial" w:cs="Arial"/>
          <w:color w:val="34302D"/>
          <w:shd w:val="clear" w:color="auto" w:fill="FFFFFF"/>
        </w:rPr>
        <w:t>提供的工具可以呈现图形，显示所有内容的连线方式，这可能就是您所需要的。此外，您的</w:t>
      </w:r>
      <w:r>
        <w:rPr>
          <w:rFonts w:ascii="Arial" w:hAnsi="Arial" w:cs="Arial"/>
          <w:color w:val="34302D"/>
          <w:shd w:val="clear" w:color="auto" w:fill="FFFFFF"/>
        </w:rPr>
        <w:t>Java IDE</w:t>
      </w:r>
      <w:r>
        <w:rPr>
          <w:rFonts w:ascii="Arial" w:hAnsi="Arial" w:cs="Arial"/>
          <w:color w:val="34302D"/>
          <w:shd w:val="clear" w:color="auto" w:fill="FFFFFF"/>
        </w:rPr>
        <w:t>可以轻松找到该</w:t>
      </w:r>
      <w:r>
        <w:rPr>
          <w:rStyle w:val="HTML"/>
          <w:rFonts w:ascii="Consolas" w:hAnsi="Consolas"/>
          <w:sz w:val="23"/>
          <w:szCs w:val="23"/>
          <w:shd w:val="clear" w:color="auto" w:fill="F7F7F8"/>
        </w:rPr>
        <w:t>AccountRepository</w:t>
      </w:r>
      <w:r>
        <w:rPr>
          <w:rFonts w:ascii="Arial" w:hAnsi="Arial" w:cs="Arial"/>
          <w:color w:val="34302D"/>
          <w:shd w:val="clear" w:color="auto" w:fill="FFFFFF"/>
        </w:rPr>
        <w:t>类型的所有声明和用法，并快速显示</w:t>
      </w:r>
      <w:r>
        <w:rPr>
          <w:rStyle w:val="HTML"/>
          <w:rFonts w:ascii="Consolas" w:hAnsi="Consolas"/>
          <w:sz w:val="23"/>
          <w:szCs w:val="23"/>
          <w:shd w:val="clear" w:color="auto" w:fill="F7F7F8"/>
        </w:rPr>
        <w:t>@Bean</w:t>
      </w:r>
      <w:r>
        <w:rPr>
          <w:rFonts w:ascii="Arial" w:hAnsi="Arial" w:cs="Arial"/>
          <w:color w:val="34302D"/>
          <w:shd w:val="clear" w:color="auto" w:fill="FFFFFF"/>
        </w:rPr>
        <w:t>返回该类型的方法的位置。</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cases where this ambiguity is not acceptable and you wish to have direct navigation from within your IDE from one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to another, consider autowiring the configuration classes themselves. The following example shows how to do so:</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如果这种歧义是不可接受的，并且您希望从</w:t>
      </w:r>
      <w:r>
        <w:rPr>
          <w:rFonts w:ascii="Arial" w:hAnsi="Arial" w:cs="Arial"/>
          <w:color w:val="34302D"/>
          <w:shd w:val="clear" w:color="auto" w:fill="FFFFFF"/>
        </w:rPr>
        <w:t>IDE</w:t>
      </w:r>
      <w:r>
        <w:rPr>
          <w:rFonts w:ascii="Arial" w:hAnsi="Arial" w:cs="Arial"/>
          <w:color w:val="34302D"/>
          <w:shd w:val="clear" w:color="auto" w:fill="FFFFFF"/>
        </w:rPr>
        <w:t>中直接从一个</w:t>
      </w:r>
      <w:r>
        <w:rPr>
          <w:rStyle w:val="HTML"/>
          <w:rFonts w:ascii="Consolas" w:hAnsi="Consolas"/>
          <w:sz w:val="23"/>
          <w:szCs w:val="23"/>
          <w:shd w:val="clear" w:color="auto" w:fill="F7F7F8"/>
        </w:rPr>
        <w:t>@Configuration</w:t>
      </w:r>
      <w:r>
        <w:rPr>
          <w:rFonts w:ascii="Arial" w:hAnsi="Arial" w:cs="Arial"/>
          <w:color w:val="34302D"/>
          <w:shd w:val="clear" w:color="auto" w:fill="FFFFFF"/>
        </w:rPr>
        <w:t>类导航到另一个类，请考虑自行装配配置类本身。以下示例显示了如何执行此操作：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ServiceConfig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RepositoryConfig repositoryConfig;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navigate 'through' the config class to the @Bean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TransferServiceImpl(repositoryConfig.accountRepository());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situation, where </w:t>
      </w:r>
      <w:r w:rsidRPr="00BA0D5D">
        <w:rPr>
          <w:rFonts w:ascii="Consolas" w:eastAsia="宋体" w:hAnsi="Consolas" w:cs="宋体"/>
          <w:color w:val="34302D"/>
          <w:kern w:val="0"/>
          <w:sz w:val="23"/>
          <w:szCs w:val="23"/>
          <w:shd w:val="clear" w:color="auto" w:fill="F7F7F8"/>
        </w:rPr>
        <w:t>AccountRepository</w:t>
      </w:r>
      <w:r w:rsidRPr="00BA0D5D">
        <w:rPr>
          <w:rFonts w:ascii="inherit" w:eastAsia="宋体" w:hAnsi="inherit" w:cs="Arial"/>
          <w:color w:val="34302D"/>
          <w:kern w:val="0"/>
          <w:sz w:val="24"/>
          <w:szCs w:val="24"/>
        </w:rPr>
        <w:t> is defined is completely explicit. However, </w:t>
      </w:r>
      <w:r w:rsidRPr="00BA0D5D">
        <w:rPr>
          <w:rFonts w:ascii="Consolas" w:eastAsia="宋体" w:hAnsi="Consolas" w:cs="宋体"/>
          <w:color w:val="34302D"/>
          <w:kern w:val="0"/>
          <w:sz w:val="23"/>
          <w:szCs w:val="23"/>
          <w:shd w:val="clear" w:color="auto" w:fill="F7F7F8"/>
        </w:rPr>
        <w:t>ServiceConfig</w:t>
      </w:r>
      <w:r w:rsidRPr="00BA0D5D">
        <w:rPr>
          <w:rFonts w:ascii="inherit" w:eastAsia="宋体" w:hAnsi="inherit" w:cs="Arial"/>
          <w:color w:val="34302D"/>
          <w:kern w:val="0"/>
          <w:sz w:val="24"/>
          <w:szCs w:val="24"/>
        </w:rPr>
        <w:t> is now tightly coupled to </w:t>
      </w:r>
      <w:r w:rsidRPr="00BA0D5D">
        <w:rPr>
          <w:rFonts w:ascii="Consolas" w:eastAsia="宋体" w:hAnsi="Consolas" w:cs="宋体"/>
          <w:color w:val="34302D"/>
          <w:kern w:val="0"/>
          <w:sz w:val="23"/>
          <w:szCs w:val="23"/>
          <w:shd w:val="clear" w:color="auto" w:fill="F7F7F8"/>
        </w:rPr>
        <w:t>RepositoryConfig</w:t>
      </w:r>
      <w:r w:rsidRPr="00BA0D5D">
        <w:rPr>
          <w:rFonts w:ascii="inherit" w:eastAsia="宋体" w:hAnsi="inherit" w:cs="Arial"/>
          <w:color w:val="34302D"/>
          <w:kern w:val="0"/>
          <w:sz w:val="24"/>
          <w:szCs w:val="24"/>
        </w:rPr>
        <w:t>. That is the tradeoff. This tight coupling can be somewhat mitigated by using interface-based or abstract class-based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Consider the following example:</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在前面的情况中，</w:t>
      </w:r>
      <w:r>
        <w:rPr>
          <w:rStyle w:val="HTML"/>
          <w:rFonts w:ascii="Consolas" w:hAnsi="Consolas"/>
          <w:sz w:val="23"/>
          <w:szCs w:val="23"/>
          <w:shd w:val="clear" w:color="auto" w:fill="F7F7F8"/>
        </w:rPr>
        <w:t>AccountRepository</w:t>
      </w:r>
      <w:r>
        <w:rPr>
          <w:rFonts w:ascii="Arial" w:hAnsi="Arial" w:cs="Arial"/>
          <w:color w:val="34302D"/>
          <w:shd w:val="clear" w:color="auto" w:fill="FFFFFF"/>
        </w:rPr>
        <w:t>定义的位置是完全明确的。但是，</w:t>
      </w:r>
      <w:r>
        <w:rPr>
          <w:rStyle w:val="HTML"/>
          <w:rFonts w:ascii="Consolas" w:hAnsi="Consolas"/>
          <w:sz w:val="23"/>
          <w:szCs w:val="23"/>
          <w:shd w:val="clear" w:color="auto" w:fill="F7F7F8"/>
        </w:rPr>
        <w:t>ServiceConfig</w:t>
      </w:r>
      <w:r>
        <w:rPr>
          <w:rFonts w:ascii="Arial" w:hAnsi="Arial" w:cs="Arial"/>
          <w:color w:val="34302D"/>
          <w:shd w:val="clear" w:color="auto" w:fill="FFFFFF"/>
        </w:rPr>
        <w:t>现在紧紧联系在一起</w:t>
      </w:r>
      <w:r>
        <w:rPr>
          <w:rStyle w:val="HTML"/>
          <w:rFonts w:ascii="Consolas" w:hAnsi="Consolas"/>
          <w:sz w:val="23"/>
          <w:szCs w:val="23"/>
          <w:shd w:val="clear" w:color="auto" w:fill="F7F7F8"/>
        </w:rPr>
        <w:t>RepositoryConfig</w:t>
      </w:r>
      <w:r>
        <w:rPr>
          <w:rFonts w:ascii="Arial" w:hAnsi="Arial" w:cs="Arial"/>
          <w:color w:val="34302D"/>
          <w:shd w:val="clear" w:color="auto" w:fill="FFFFFF"/>
        </w:rPr>
        <w:t>。这是权衡。通过使用基于接口的或基于</w:t>
      </w:r>
      <w:r>
        <w:rPr>
          <w:rStyle w:val="HTML"/>
          <w:rFonts w:ascii="Consolas" w:hAnsi="Consolas"/>
          <w:sz w:val="23"/>
          <w:szCs w:val="23"/>
          <w:shd w:val="clear" w:color="auto" w:fill="F7F7F8"/>
        </w:rPr>
        <w:t>@Configuration</w:t>
      </w:r>
      <w:r>
        <w:rPr>
          <w:rFonts w:ascii="Arial" w:hAnsi="Arial" w:cs="Arial"/>
          <w:color w:val="34302D"/>
          <w:shd w:val="clear" w:color="auto" w:fill="FFFFFF"/>
        </w:rPr>
        <w:t>类的抽象类，可以在某种程度上减轻这种紧密耦合。请考虑以下示例：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ServiceConfig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RepositoryConfig repositoryConfig;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TransferServiceImpl(repositoryConfig.accountRepository());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RepositoryConfig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AccountRepository 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DefaultRepositoryConfig</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RepositoryConfig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AccountRepository accountRepository()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JdbcAccountRepository(...);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@Import</w:t>
      </w:r>
      <w:r w:rsidRPr="00BA0D5D">
        <w:rPr>
          <w:rFonts w:ascii="Consolas" w:eastAsia="宋体" w:hAnsi="Consolas" w:cs="宋体"/>
          <w:color w:val="34302D"/>
          <w:kern w:val="0"/>
          <w:sz w:val="24"/>
          <w:szCs w:val="24"/>
        </w:rPr>
        <w:t xml:space="preserve">({ServiceConfig.class, DefaultRepositoryConfig.class})  </w:t>
      </w:r>
      <w:r w:rsidRPr="00BA0D5D">
        <w:rPr>
          <w:rFonts w:ascii="Consolas" w:eastAsia="宋体" w:hAnsi="Consolas" w:cs="宋体"/>
          <w:i/>
          <w:iCs/>
          <w:color w:val="999988"/>
          <w:kern w:val="0"/>
          <w:sz w:val="24"/>
          <w:szCs w:val="24"/>
        </w:rPr>
        <w:t>// import the concrete config!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SystemTestConfig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return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AnnotationConfigApplicationContext(SystemTestConfig.class);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 transferService = ctx.getBean(TransferService.class);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transferService.transfer(</w:t>
      </w:r>
      <w:r w:rsidRPr="00BA0D5D">
        <w:rPr>
          <w:rFonts w:ascii="Consolas" w:eastAsia="宋体" w:hAnsi="Consolas" w:cs="宋体"/>
          <w:color w:val="009999"/>
          <w:kern w:val="0"/>
          <w:sz w:val="24"/>
          <w:szCs w:val="24"/>
        </w:rPr>
        <w:t>100.00</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"A123"</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"C456"</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Now </w:t>
      </w:r>
      <w:r w:rsidRPr="00BA0D5D">
        <w:rPr>
          <w:rFonts w:ascii="Consolas" w:eastAsia="宋体" w:hAnsi="Consolas" w:cs="宋体"/>
          <w:color w:val="34302D"/>
          <w:kern w:val="0"/>
          <w:sz w:val="23"/>
          <w:szCs w:val="23"/>
          <w:shd w:val="clear" w:color="auto" w:fill="F7F7F8"/>
        </w:rPr>
        <w:t>ServiceConfig</w:t>
      </w:r>
      <w:r w:rsidRPr="00BA0D5D">
        <w:rPr>
          <w:rFonts w:ascii="inherit" w:eastAsia="宋体" w:hAnsi="inherit" w:cs="Arial"/>
          <w:color w:val="34302D"/>
          <w:kern w:val="0"/>
          <w:sz w:val="24"/>
          <w:szCs w:val="24"/>
        </w:rPr>
        <w:t> is loosely coupled with respect to the concrete </w:t>
      </w:r>
      <w:r w:rsidRPr="00BA0D5D">
        <w:rPr>
          <w:rFonts w:ascii="Consolas" w:eastAsia="宋体" w:hAnsi="Consolas" w:cs="宋体"/>
          <w:color w:val="34302D"/>
          <w:kern w:val="0"/>
          <w:sz w:val="23"/>
          <w:szCs w:val="23"/>
          <w:shd w:val="clear" w:color="auto" w:fill="F7F7F8"/>
        </w:rPr>
        <w:t>DefaultRepositoryConfig</w:t>
      </w:r>
      <w:r w:rsidRPr="00BA0D5D">
        <w:rPr>
          <w:rFonts w:ascii="inherit" w:eastAsia="宋体" w:hAnsi="inherit" w:cs="Arial"/>
          <w:color w:val="34302D"/>
          <w:kern w:val="0"/>
          <w:sz w:val="24"/>
          <w:szCs w:val="24"/>
        </w:rPr>
        <w:t>, and built-in IDE tooling is still useful: You can easily get a type hierarchy of </w:t>
      </w:r>
      <w:r w:rsidRPr="00BA0D5D">
        <w:rPr>
          <w:rFonts w:ascii="Consolas" w:eastAsia="宋体" w:hAnsi="Consolas" w:cs="宋体"/>
          <w:color w:val="34302D"/>
          <w:kern w:val="0"/>
          <w:sz w:val="23"/>
          <w:szCs w:val="23"/>
          <w:shd w:val="clear" w:color="auto" w:fill="F7F7F8"/>
        </w:rPr>
        <w:t>RepositoryConfig</w:t>
      </w:r>
      <w:r w:rsidRPr="00BA0D5D">
        <w:rPr>
          <w:rFonts w:ascii="inherit" w:eastAsia="宋体" w:hAnsi="inherit" w:cs="Arial"/>
          <w:color w:val="34302D"/>
          <w:kern w:val="0"/>
          <w:sz w:val="24"/>
          <w:szCs w:val="24"/>
        </w:rPr>
        <w:t> implementations. In this way, navigating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classes and their dependencies becomes no different than the usual process of navigating interface-based code.</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w:t>
      </w:r>
      <w:r>
        <w:rPr>
          <w:rStyle w:val="HTML"/>
          <w:rFonts w:ascii="Consolas" w:hAnsi="Consolas"/>
          <w:sz w:val="23"/>
          <w:szCs w:val="23"/>
          <w:shd w:val="clear" w:color="auto" w:fill="F7F7F8"/>
        </w:rPr>
        <w:t>ServiceConfig</w:t>
      </w:r>
      <w:r>
        <w:rPr>
          <w:rFonts w:ascii="Arial" w:hAnsi="Arial" w:cs="Arial"/>
          <w:color w:val="34302D"/>
          <w:shd w:val="clear" w:color="auto" w:fill="FFFFFF"/>
        </w:rPr>
        <w:t>与具体的松散耦合</w:t>
      </w:r>
      <w:r>
        <w:rPr>
          <w:rFonts w:ascii="Arial" w:hAnsi="Arial" w:cs="Arial"/>
          <w:color w:val="34302D"/>
          <w:shd w:val="clear" w:color="auto" w:fill="FFFFFF"/>
        </w:rPr>
        <w:t> </w:t>
      </w:r>
      <w:r>
        <w:rPr>
          <w:rStyle w:val="HTML"/>
          <w:rFonts w:ascii="Consolas" w:hAnsi="Consolas"/>
          <w:sz w:val="23"/>
          <w:szCs w:val="23"/>
          <w:shd w:val="clear" w:color="auto" w:fill="F7F7F8"/>
        </w:rPr>
        <w:t>DefaultRepositoryConfig</w:t>
      </w:r>
      <w:r>
        <w:rPr>
          <w:rFonts w:ascii="Arial" w:hAnsi="Arial" w:cs="Arial"/>
          <w:color w:val="34302D"/>
          <w:shd w:val="clear" w:color="auto" w:fill="FFFFFF"/>
        </w:rPr>
        <w:t>，内置的</w:t>
      </w:r>
      <w:r>
        <w:rPr>
          <w:rFonts w:ascii="Arial" w:hAnsi="Arial" w:cs="Arial"/>
          <w:color w:val="34302D"/>
          <w:shd w:val="clear" w:color="auto" w:fill="FFFFFF"/>
        </w:rPr>
        <w:t>IDE</w:t>
      </w:r>
      <w:r>
        <w:rPr>
          <w:rFonts w:ascii="Arial" w:hAnsi="Arial" w:cs="Arial"/>
          <w:color w:val="34302D"/>
          <w:shd w:val="clear" w:color="auto" w:fill="FFFFFF"/>
        </w:rPr>
        <w:t>工具仍然有用：您可以轻松获得实现的类型层次结构</w:t>
      </w:r>
      <w:r>
        <w:rPr>
          <w:rStyle w:val="HTML"/>
          <w:rFonts w:ascii="Consolas" w:hAnsi="Consolas"/>
          <w:sz w:val="23"/>
          <w:szCs w:val="23"/>
          <w:shd w:val="clear" w:color="auto" w:fill="F7F7F8"/>
        </w:rPr>
        <w:t>RepositoryConfig</w:t>
      </w:r>
      <w:r>
        <w:rPr>
          <w:rFonts w:ascii="Arial" w:hAnsi="Arial" w:cs="Arial"/>
          <w:color w:val="34302D"/>
          <w:shd w:val="clear" w:color="auto" w:fill="FFFFFF"/>
        </w:rPr>
        <w:t>。通过这种方式，导航</w:t>
      </w:r>
      <w:r>
        <w:rPr>
          <w:rStyle w:val="HTML"/>
          <w:rFonts w:ascii="Consolas" w:hAnsi="Consolas"/>
          <w:sz w:val="23"/>
          <w:szCs w:val="23"/>
          <w:shd w:val="clear" w:color="auto" w:fill="F7F7F8"/>
        </w:rPr>
        <w:t>@Configuration</w:t>
      </w:r>
      <w:r>
        <w:rPr>
          <w:rFonts w:ascii="Arial" w:hAnsi="Arial" w:cs="Arial"/>
          <w:color w:val="34302D"/>
          <w:shd w:val="clear" w:color="auto" w:fill="FFFFFF"/>
        </w:rPr>
        <w:t>类及其依赖关系与导航基于接口的代码的常规过程没有什么不同。</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4F273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want to influence the startup creation order of certain beans, consider declaring some of them as </w:t>
            </w:r>
            <w:r w:rsidRPr="00BA0D5D">
              <w:rPr>
                <w:rFonts w:ascii="Consolas" w:eastAsia="宋体" w:hAnsi="Consolas" w:cs="宋体"/>
                <w:kern w:val="0"/>
                <w:sz w:val="23"/>
                <w:szCs w:val="23"/>
                <w:shd w:val="clear" w:color="auto" w:fill="F7F7F8"/>
              </w:rPr>
              <w:t>@Lazy</w:t>
            </w:r>
            <w:r w:rsidRPr="00BA0D5D">
              <w:rPr>
                <w:rFonts w:ascii="宋体" w:eastAsia="宋体" w:hAnsi="宋体" w:cs="宋体"/>
                <w:kern w:val="0"/>
                <w:sz w:val="24"/>
                <w:szCs w:val="24"/>
              </w:rPr>
              <w:t>(for creation on first access instead of on startup) or as </w:t>
            </w:r>
            <w:r w:rsidRPr="00BA0D5D">
              <w:rPr>
                <w:rFonts w:ascii="Consolas" w:eastAsia="宋体" w:hAnsi="Consolas" w:cs="宋体"/>
                <w:kern w:val="0"/>
                <w:sz w:val="23"/>
                <w:szCs w:val="23"/>
                <w:shd w:val="clear" w:color="auto" w:fill="F7F7F8"/>
              </w:rPr>
              <w:t>@DependsOn</w:t>
            </w:r>
            <w:r w:rsidRPr="00BA0D5D">
              <w:rPr>
                <w:rFonts w:ascii="宋体" w:eastAsia="宋体" w:hAnsi="宋体" w:cs="宋体"/>
                <w:kern w:val="0"/>
                <w:sz w:val="24"/>
                <w:szCs w:val="24"/>
              </w:rPr>
              <w:t> certain other beans (making sure that specific other beans are created before the current bean, beyond what the latter’s direct dependencies imply).</w:t>
            </w:r>
          </w:p>
          <w:p w:rsidR="004F2734" w:rsidRPr="00BA0D5D" w:rsidRDefault="004F2734" w:rsidP="00BA0D5D">
            <w:pPr>
              <w:widowControl/>
              <w:jc w:val="left"/>
              <w:rPr>
                <w:rFonts w:ascii="宋体" w:eastAsia="宋体" w:hAnsi="宋体" w:cs="宋体"/>
                <w:kern w:val="0"/>
                <w:sz w:val="24"/>
                <w:szCs w:val="24"/>
              </w:rPr>
            </w:pPr>
            <w:r>
              <w:rPr>
                <w:rFonts w:ascii="Arial" w:hAnsi="Arial" w:cs="Arial"/>
                <w:shd w:val="clear" w:color="auto" w:fill="EBF1E7"/>
              </w:rPr>
              <w:t>如果要影响某些</w:t>
            </w:r>
            <w:r>
              <w:rPr>
                <w:rFonts w:ascii="Arial" w:hAnsi="Arial" w:cs="Arial"/>
                <w:shd w:val="clear" w:color="auto" w:fill="EBF1E7"/>
              </w:rPr>
              <w:t>bean</w:t>
            </w:r>
            <w:r>
              <w:rPr>
                <w:rFonts w:ascii="Arial" w:hAnsi="Arial" w:cs="Arial"/>
                <w:shd w:val="clear" w:color="auto" w:fill="EBF1E7"/>
              </w:rPr>
              <w:t>的启动创建顺序，可以考虑将它们中的一些声明为</w:t>
            </w:r>
            <w:r>
              <w:rPr>
                <w:rStyle w:val="HTML"/>
                <w:rFonts w:ascii="Consolas" w:hAnsi="Consolas"/>
                <w:sz w:val="23"/>
                <w:szCs w:val="23"/>
                <w:shd w:val="clear" w:color="auto" w:fill="F7F7F8"/>
              </w:rPr>
              <w:t>@Lazy</w:t>
            </w:r>
            <w:r>
              <w:rPr>
                <w:rFonts w:ascii="Arial" w:hAnsi="Arial" w:cs="Arial"/>
                <w:shd w:val="clear" w:color="auto" w:fill="EBF1E7"/>
              </w:rPr>
              <w:t>（用于在第一次访问时创建而不是在启动时）或</w:t>
            </w:r>
            <w:r>
              <w:rPr>
                <w:rStyle w:val="HTML"/>
                <w:rFonts w:ascii="Consolas" w:hAnsi="Consolas"/>
                <w:sz w:val="23"/>
                <w:szCs w:val="23"/>
                <w:shd w:val="clear" w:color="auto" w:fill="F7F7F8"/>
              </w:rPr>
              <w:t>@DependsOn</w:t>
            </w:r>
            <w:r>
              <w:rPr>
                <w:rFonts w:ascii="Arial" w:hAnsi="Arial" w:cs="Arial"/>
                <w:shd w:val="clear" w:color="auto" w:fill="EBF1E7"/>
              </w:rPr>
              <w:t>某些其他</w:t>
            </w:r>
            <w:r>
              <w:rPr>
                <w:rFonts w:ascii="Arial" w:hAnsi="Arial" w:cs="Arial"/>
                <w:shd w:val="clear" w:color="auto" w:fill="EBF1E7"/>
              </w:rPr>
              <w:t>bean</w:t>
            </w:r>
            <w:r>
              <w:rPr>
                <w:rFonts w:ascii="Arial" w:hAnsi="Arial" w:cs="Arial"/>
                <w:shd w:val="clear" w:color="auto" w:fill="EBF1E7"/>
              </w:rPr>
              <w:t>（确保在当前</w:t>
            </w:r>
            <w:r>
              <w:rPr>
                <w:rFonts w:ascii="Arial" w:hAnsi="Arial" w:cs="Arial"/>
                <w:shd w:val="clear" w:color="auto" w:fill="EBF1E7"/>
              </w:rPr>
              <w:t>bean</w:t>
            </w:r>
            <w:r>
              <w:rPr>
                <w:rFonts w:ascii="Arial" w:hAnsi="Arial" w:cs="Arial"/>
                <w:shd w:val="clear" w:color="auto" w:fill="EBF1E7"/>
              </w:rPr>
              <w:t>之前创建特定的其他</w:t>
            </w:r>
            <w:r>
              <w:rPr>
                <w:rFonts w:ascii="Arial" w:hAnsi="Arial" w:cs="Arial"/>
                <w:shd w:val="clear" w:color="auto" w:fill="EBF1E7"/>
              </w:rPr>
              <w:t>bean</w:t>
            </w:r>
            <w:r>
              <w:rPr>
                <w:rFonts w:ascii="Arial" w:hAnsi="Arial" w:cs="Arial"/>
                <w:shd w:val="clear" w:color="auto" w:fill="EBF1E7"/>
              </w:rPr>
              <w:t>，超出后者的直接依赖意味着什么）。</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Conditionally Include </w:t>
      </w:r>
      <w:r w:rsidRPr="00BA0D5D">
        <w:rPr>
          <w:rFonts w:ascii="Consolas" w:eastAsia="宋体" w:hAnsi="Consolas" w:cs="宋体"/>
          <w:color w:val="34302D"/>
          <w:kern w:val="0"/>
          <w:sz w:val="25"/>
          <w:szCs w:val="25"/>
          <w:shd w:val="clear" w:color="auto" w:fill="F7F7F8"/>
        </w:rPr>
        <w:t>@Configuration</w:t>
      </w:r>
      <w:r w:rsidRPr="00BA0D5D">
        <w:rPr>
          <w:rFonts w:ascii="Arial" w:eastAsia="宋体" w:hAnsi="Arial" w:cs="Arial"/>
          <w:color w:val="34302D"/>
          <w:kern w:val="0"/>
          <w:sz w:val="27"/>
          <w:szCs w:val="27"/>
        </w:rPr>
        <w:t> Classes or </w:t>
      </w:r>
      <w:r w:rsidRPr="00BA0D5D">
        <w:rPr>
          <w:rFonts w:ascii="Consolas" w:eastAsia="宋体" w:hAnsi="Consolas" w:cs="宋体"/>
          <w:color w:val="34302D"/>
          <w:kern w:val="0"/>
          <w:sz w:val="25"/>
          <w:szCs w:val="25"/>
          <w:shd w:val="clear" w:color="auto" w:fill="F7F7F8"/>
        </w:rPr>
        <w:t>@Bean</w:t>
      </w:r>
      <w:r w:rsidRPr="00BA0D5D">
        <w:rPr>
          <w:rFonts w:ascii="Arial" w:eastAsia="宋体" w:hAnsi="Arial" w:cs="Arial"/>
          <w:color w:val="34302D"/>
          <w:kern w:val="0"/>
          <w:sz w:val="27"/>
          <w:szCs w:val="27"/>
        </w:rPr>
        <w:t> Methods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often useful to conditionally enable or disable a complete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or even individual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based on some arbitrary system state. One common example of this is to use the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annotation to activate beans only when a specific profile has been enabled in the Spring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(see </w:t>
      </w:r>
      <w:hyperlink r:id="rId389" w:anchor="beans-definition-profiles" w:history="1">
        <w:r w:rsidRPr="00BA0D5D">
          <w:rPr>
            <w:rFonts w:ascii="inherit" w:eastAsia="宋体" w:hAnsi="inherit" w:cs="Arial"/>
            <w:color w:val="548E2E"/>
            <w:kern w:val="0"/>
            <w:sz w:val="24"/>
            <w:szCs w:val="24"/>
            <w:u w:val="single"/>
          </w:rPr>
          <w:t>Bean Definition Profiles</w:t>
        </w:r>
      </w:hyperlink>
      <w:r w:rsidRPr="00BA0D5D">
        <w:rPr>
          <w:rFonts w:ascii="inherit" w:eastAsia="宋体" w:hAnsi="inherit" w:cs="Arial"/>
          <w:color w:val="34302D"/>
          <w:kern w:val="0"/>
          <w:sz w:val="24"/>
          <w:szCs w:val="24"/>
        </w:rPr>
        <w:t> for details).</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基于某些任意系统状态，有条件地启用或禁用完整</w:t>
      </w:r>
      <w:r>
        <w:rPr>
          <w:rStyle w:val="HTML"/>
          <w:rFonts w:ascii="Consolas" w:hAnsi="Consolas"/>
          <w:sz w:val="23"/>
          <w:szCs w:val="23"/>
          <w:shd w:val="clear" w:color="auto" w:fill="F7F7F8"/>
        </w:rPr>
        <w:t>@Configuration</w:t>
      </w:r>
      <w:r>
        <w:rPr>
          <w:rFonts w:ascii="Arial" w:hAnsi="Arial" w:cs="Arial"/>
          <w:color w:val="34302D"/>
          <w:shd w:val="clear" w:color="auto" w:fill="FFFFFF"/>
        </w:rPr>
        <w:t>类或甚至单个</w:t>
      </w:r>
      <w:r>
        <w:rPr>
          <w:rStyle w:val="HTML"/>
          <w:rFonts w:ascii="Consolas" w:hAnsi="Consolas"/>
          <w:sz w:val="23"/>
          <w:szCs w:val="23"/>
          <w:shd w:val="clear" w:color="auto" w:fill="F7F7F8"/>
        </w:rPr>
        <w:t>@Bean</w:t>
      </w:r>
      <w:r>
        <w:rPr>
          <w:rFonts w:ascii="Arial" w:hAnsi="Arial" w:cs="Arial"/>
          <w:color w:val="34302D"/>
          <w:shd w:val="clear" w:color="auto" w:fill="FFFFFF"/>
        </w:rPr>
        <w:t>方法通常很有用。一个常见的例子是</w:t>
      </w:r>
      <w:r>
        <w:rPr>
          <w:rStyle w:val="HTML"/>
          <w:rFonts w:ascii="Consolas" w:hAnsi="Consolas"/>
          <w:sz w:val="23"/>
          <w:szCs w:val="23"/>
          <w:shd w:val="clear" w:color="auto" w:fill="F7F7F8"/>
        </w:rPr>
        <w:t>@Profile</w:t>
      </w:r>
      <w:r>
        <w:rPr>
          <w:rFonts w:ascii="Arial" w:hAnsi="Arial" w:cs="Arial"/>
          <w:color w:val="34302D"/>
          <w:shd w:val="clear" w:color="auto" w:fill="FFFFFF"/>
        </w:rPr>
        <w:t>只有在</w:t>
      </w:r>
      <w:r>
        <w:rPr>
          <w:rFonts w:ascii="Arial" w:hAnsi="Arial" w:cs="Arial"/>
          <w:color w:val="34302D"/>
          <w:shd w:val="clear" w:color="auto" w:fill="FFFFFF"/>
        </w:rPr>
        <w:t>Spring</w:t>
      </w:r>
      <w:r>
        <w:rPr>
          <w:rFonts w:ascii="Arial" w:hAnsi="Arial" w:cs="Arial"/>
          <w:color w:val="34302D"/>
          <w:shd w:val="clear" w:color="auto" w:fill="FFFFFF"/>
        </w:rPr>
        <w:t>中启用了特定的配置文件时才使用注释激活</w:t>
      </w:r>
      <w:r>
        <w:rPr>
          <w:rFonts w:ascii="Arial" w:hAnsi="Arial" w:cs="Arial"/>
          <w:color w:val="34302D"/>
          <w:shd w:val="clear" w:color="auto" w:fill="FFFFFF"/>
        </w:rPr>
        <w:t>bean </w:t>
      </w:r>
      <w:r>
        <w:rPr>
          <w:rStyle w:val="HTML"/>
          <w:rFonts w:ascii="Consolas" w:hAnsi="Consolas"/>
          <w:sz w:val="23"/>
          <w:szCs w:val="23"/>
          <w:shd w:val="clear" w:color="auto" w:fill="F7F7F8"/>
        </w:rPr>
        <w:t>Environment</w:t>
      </w:r>
      <w:r>
        <w:rPr>
          <w:rFonts w:ascii="Arial" w:hAnsi="Arial" w:cs="Arial"/>
          <w:color w:val="34302D"/>
          <w:shd w:val="clear" w:color="auto" w:fill="FFFFFF"/>
        </w:rPr>
        <w:t>（</w:t>
      </w:r>
      <w:r>
        <w:rPr>
          <w:rFonts w:ascii="Arial" w:hAnsi="Arial" w:cs="Arial"/>
          <w:color w:val="34302D"/>
          <w:shd w:val="clear" w:color="auto" w:fill="FFFFFF"/>
        </w:rPr>
        <w:t> </w:t>
      </w:r>
      <w:r>
        <w:rPr>
          <w:rFonts w:ascii="Arial" w:hAnsi="Arial" w:cs="Arial"/>
          <w:color w:val="34302D"/>
          <w:shd w:val="clear" w:color="auto" w:fill="FFFFFF"/>
        </w:rPr>
        <w:t>有关详细</w:t>
      </w:r>
      <w:hyperlink r:id="rId390" w:anchor="beans-definition-profiles" w:history="1">
        <w:r>
          <w:rPr>
            <w:rStyle w:val="a4"/>
            <w:rFonts w:ascii="Arial" w:hAnsi="Arial" w:cs="Arial"/>
            <w:color w:val="548E2E"/>
            <w:shd w:val="clear" w:color="auto" w:fill="FFFFFF"/>
          </w:rPr>
          <w:t>信息</w:t>
        </w:r>
      </w:hyperlink>
      <w:r>
        <w:rPr>
          <w:rFonts w:ascii="Arial" w:hAnsi="Arial" w:cs="Arial"/>
          <w:color w:val="34302D"/>
          <w:shd w:val="clear" w:color="auto" w:fill="FFFFFF"/>
        </w:rPr>
        <w:t>，请参阅</w:t>
      </w:r>
      <w:hyperlink r:id="rId391" w:anchor="beans-definition-profiles" w:history="1">
        <w:r>
          <w:rPr>
            <w:rStyle w:val="a4"/>
            <w:rFonts w:ascii="Arial" w:hAnsi="Arial" w:cs="Arial"/>
            <w:color w:val="548E2E"/>
            <w:shd w:val="clear" w:color="auto" w:fill="FFFFFF"/>
          </w:rPr>
          <w:t>Bean</w:t>
        </w:r>
        <w:r>
          <w:rPr>
            <w:rStyle w:val="a4"/>
            <w:rFonts w:ascii="Arial" w:hAnsi="Arial" w:cs="Arial"/>
            <w:color w:val="548E2E"/>
            <w:shd w:val="clear" w:color="auto" w:fill="FFFFFF"/>
          </w:rPr>
          <w:t>定义配置文件</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annotation is actually implemented by using a much more flexible annotation called </w:t>
      </w:r>
      <w:hyperlink r:id="rId392" w:history="1">
        <w:r w:rsidRPr="00BA0D5D">
          <w:rPr>
            <w:rFonts w:ascii="Consolas" w:eastAsia="宋体" w:hAnsi="Consolas" w:cs="宋体"/>
            <w:color w:val="548E2E"/>
            <w:kern w:val="0"/>
            <w:sz w:val="23"/>
            <w:szCs w:val="23"/>
            <w:u w:val="single"/>
            <w:shd w:val="clear" w:color="auto" w:fill="F7F7F8"/>
          </w:rPr>
          <w:t>@Conditional</w:t>
        </w:r>
      </w:hyperlink>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@Conditional</w:t>
      </w:r>
      <w:r w:rsidRPr="00BA0D5D">
        <w:rPr>
          <w:rFonts w:ascii="inherit" w:eastAsia="宋体" w:hAnsi="inherit" w:cs="Arial"/>
          <w:color w:val="34302D"/>
          <w:kern w:val="0"/>
          <w:sz w:val="24"/>
          <w:szCs w:val="24"/>
        </w:rPr>
        <w:t> annotation indicates specific </w:t>
      </w:r>
      <w:r w:rsidRPr="00BA0D5D">
        <w:rPr>
          <w:rFonts w:ascii="Consolas" w:eastAsia="宋体" w:hAnsi="Consolas" w:cs="宋体"/>
          <w:color w:val="34302D"/>
          <w:kern w:val="0"/>
          <w:sz w:val="23"/>
          <w:szCs w:val="23"/>
          <w:shd w:val="clear" w:color="auto" w:fill="F7F7F8"/>
        </w:rPr>
        <w:t>org.springframework.context.annotation.Condition</w:t>
      </w:r>
      <w:r w:rsidRPr="00BA0D5D">
        <w:rPr>
          <w:rFonts w:ascii="inherit" w:eastAsia="宋体" w:hAnsi="inherit" w:cs="Arial"/>
          <w:color w:val="34302D"/>
          <w:kern w:val="0"/>
          <w:sz w:val="24"/>
          <w:szCs w:val="24"/>
        </w:rPr>
        <w:t> implementations that should be consulted before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is registered.</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@Profile</w:t>
      </w:r>
      <w:r>
        <w:rPr>
          <w:rFonts w:ascii="Arial" w:hAnsi="Arial" w:cs="Arial"/>
          <w:color w:val="34302D"/>
          <w:shd w:val="clear" w:color="auto" w:fill="FFFFFF"/>
        </w:rPr>
        <w:t>注释是通过使用一种称为更灵活的注释实际执行</w:t>
      </w:r>
      <w:hyperlink r:id="rId393" w:history="1">
        <w:r>
          <w:rPr>
            <w:rStyle w:val="HTML"/>
            <w:rFonts w:ascii="Consolas" w:hAnsi="Consolas"/>
            <w:color w:val="548E2E"/>
            <w:sz w:val="23"/>
            <w:szCs w:val="23"/>
            <w:u w:val="single"/>
            <w:shd w:val="clear" w:color="auto" w:fill="F7F7F8"/>
          </w:rPr>
          <w:t>@Conditional</w:t>
        </w:r>
      </w:hyperlink>
      <w:r>
        <w:rPr>
          <w:rFonts w:ascii="Arial" w:hAnsi="Arial" w:cs="Arial"/>
          <w:color w:val="34302D"/>
          <w:shd w:val="clear" w:color="auto" w:fill="FFFFFF"/>
        </w:rPr>
        <w:t>。该</w:t>
      </w:r>
      <w:r>
        <w:rPr>
          <w:rStyle w:val="HTML"/>
          <w:rFonts w:ascii="Consolas" w:hAnsi="Consolas"/>
          <w:sz w:val="23"/>
          <w:szCs w:val="23"/>
          <w:shd w:val="clear" w:color="auto" w:fill="F7F7F8"/>
        </w:rPr>
        <w:t>@Conditional</w:t>
      </w:r>
      <w:r>
        <w:rPr>
          <w:rFonts w:ascii="Arial" w:hAnsi="Arial" w:cs="Arial"/>
          <w:color w:val="34302D"/>
          <w:shd w:val="clear" w:color="auto" w:fill="FFFFFF"/>
        </w:rPr>
        <w:t>注释指示特定</w:t>
      </w:r>
      <w:r>
        <w:rPr>
          <w:rStyle w:val="HTML"/>
          <w:rFonts w:ascii="Consolas" w:hAnsi="Consolas"/>
          <w:sz w:val="23"/>
          <w:szCs w:val="23"/>
          <w:shd w:val="clear" w:color="auto" w:fill="F7F7F8"/>
        </w:rPr>
        <w:t>org.springframework.context.annotation.Condition</w:t>
      </w:r>
      <w:r>
        <w:rPr>
          <w:rFonts w:ascii="Arial" w:hAnsi="Arial" w:cs="Arial"/>
          <w:color w:val="34302D"/>
          <w:shd w:val="clear" w:color="auto" w:fill="FFFFFF"/>
        </w:rPr>
        <w:t>前应谘询的实施</w:t>
      </w:r>
      <w:r>
        <w:rPr>
          <w:rStyle w:val="HTML"/>
          <w:rFonts w:ascii="Consolas" w:hAnsi="Consolas"/>
          <w:sz w:val="23"/>
          <w:szCs w:val="23"/>
          <w:shd w:val="clear" w:color="auto" w:fill="F7F7F8"/>
        </w:rPr>
        <w:t>@Bean</w:t>
      </w:r>
      <w:r>
        <w:rPr>
          <w:rFonts w:ascii="Arial" w:hAnsi="Arial" w:cs="Arial"/>
          <w:color w:val="34302D"/>
          <w:shd w:val="clear" w:color="auto" w:fill="FFFFFF"/>
        </w:rPr>
        <w:t>是注册。</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Implementations of the </w:t>
      </w:r>
      <w:r w:rsidRPr="00BA0D5D">
        <w:rPr>
          <w:rFonts w:ascii="Consolas" w:eastAsia="宋体" w:hAnsi="Consolas" w:cs="宋体"/>
          <w:color w:val="34302D"/>
          <w:kern w:val="0"/>
          <w:sz w:val="23"/>
          <w:szCs w:val="23"/>
          <w:shd w:val="clear" w:color="auto" w:fill="F7F7F8"/>
        </w:rPr>
        <w:t>Condition</w:t>
      </w:r>
      <w:r w:rsidRPr="00BA0D5D">
        <w:rPr>
          <w:rFonts w:ascii="inherit" w:eastAsia="宋体" w:hAnsi="inherit" w:cs="Arial"/>
          <w:color w:val="34302D"/>
          <w:kern w:val="0"/>
          <w:sz w:val="24"/>
          <w:szCs w:val="24"/>
        </w:rPr>
        <w:t> interface provide a </w:t>
      </w:r>
      <w:r w:rsidRPr="00BA0D5D">
        <w:rPr>
          <w:rFonts w:ascii="Consolas" w:eastAsia="宋体" w:hAnsi="Consolas" w:cs="宋体"/>
          <w:color w:val="34302D"/>
          <w:kern w:val="0"/>
          <w:sz w:val="23"/>
          <w:szCs w:val="23"/>
          <w:shd w:val="clear" w:color="auto" w:fill="F7F7F8"/>
        </w:rPr>
        <w:t>matches(…​)</w:t>
      </w:r>
      <w:r w:rsidRPr="00BA0D5D">
        <w:rPr>
          <w:rFonts w:ascii="inherit" w:eastAsia="宋体" w:hAnsi="inherit" w:cs="Arial"/>
          <w:color w:val="34302D"/>
          <w:kern w:val="0"/>
          <w:sz w:val="24"/>
          <w:szCs w:val="24"/>
        </w:rPr>
        <w:t> method that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For example, the following listing shows the actual </w:t>
      </w:r>
      <w:r w:rsidRPr="00BA0D5D">
        <w:rPr>
          <w:rFonts w:ascii="Consolas" w:eastAsia="宋体" w:hAnsi="Consolas" w:cs="宋体"/>
          <w:color w:val="34302D"/>
          <w:kern w:val="0"/>
          <w:sz w:val="23"/>
          <w:szCs w:val="23"/>
          <w:shd w:val="clear" w:color="auto" w:fill="F7F7F8"/>
        </w:rPr>
        <w:t>Condition</w:t>
      </w:r>
      <w:r w:rsidRPr="00BA0D5D">
        <w:rPr>
          <w:rFonts w:ascii="inherit" w:eastAsia="宋体" w:hAnsi="inherit" w:cs="Arial"/>
          <w:color w:val="34302D"/>
          <w:kern w:val="0"/>
          <w:sz w:val="24"/>
          <w:szCs w:val="24"/>
        </w:rPr>
        <w:t> implementation used for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Condition</w:t>
      </w:r>
      <w:r>
        <w:rPr>
          <w:rFonts w:ascii="Arial" w:hAnsi="Arial" w:cs="Arial"/>
          <w:color w:val="34302D"/>
          <w:shd w:val="clear" w:color="auto" w:fill="FFFFFF"/>
        </w:rPr>
        <w:t>接口的实现提供了一个</w:t>
      </w:r>
      <w:r>
        <w:rPr>
          <w:rStyle w:val="HTML"/>
          <w:rFonts w:ascii="Consolas" w:hAnsi="Consolas"/>
          <w:sz w:val="23"/>
          <w:szCs w:val="23"/>
          <w:shd w:val="clear" w:color="auto" w:fill="F7F7F8"/>
        </w:rPr>
        <w:t>matches(…​)</w:t>
      </w:r>
      <w:r>
        <w:rPr>
          <w:rFonts w:ascii="Arial" w:hAnsi="Arial" w:cs="Arial"/>
          <w:color w:val="34302D"/>
          <w:shd w:val="clear" w:color="auto" w:fill="FFFFFF"/>
        </w:rPr>
        <w:t> </w:t>
      </w:r>
      <w:r>
        <w:rPr>
          <w:rFonts w:ascii="Arial" w:hAnsi="Arial" w:cs="Arial"/>
          <w:color w:val="34302D"/>
          <w:shd w:val="clear" w:color="auto" w:fill="FFFFFF"/>
        </w:rPr>
        <w:t>返回</w:t>
      </w:r>
      <w:r>
        <w:rPr>
          <w:rStyle w:val="HTML"/>
          <w:rFonts w:ascii="Consolas" w:hAnsi="Consolas"/>
          <w:sz w:val="23"/>
          <w:szCs w:val="23"/>
          <w:shd w:val="clear" w:color="auto" w:fill="F7F7F8"/>
        </w:rPr>
        <w:t>true</w:t>
      </w:r>
      <w:r>
        <w:rPr>
          <w:rFonts w:ascii="Arial" w:hAnsi="Arial" w:cs="Arial"/>
          <w:color w:val="34302D"/>
          <w:shd w:val="clear" w:color="auto" w:fill="FFFFFF"/>
        </w:rPr>
        <w:t>或的方法</w:t>
      </w:r>
      <w:r>
        <w:rPr>
          <w:rStyle w:val="HTML"/>
          <w:rFonts w:ascii="Consolas" w:hAnsi="Consolas"/>
          <w:sz w:val="23"/>
          <w:szCs w:val="23"/>
          <w:shd w:val="clear" w:color="auto" w:fill="F7F7F8"/>
        </w:rPr>
        <w:t>false</w:t>
      </w:r>
      <w:r>
        <w:rPr>
          <w:rFonts w:ascii="Arial" w:hAnsi="Arial" w:cs="Arial"/>
          <w:color w:val="34302D"/>
          <w:shd w:val="clear" w:color="auto" w:fill="FFFFFF"/>
        </w:rPr>
        <w:t>。例如，以下清单显示了</w:t>
      </w:r>
      <w:r>
        <w:rPr>
          <w:rStyle w:val="HTML"/>
          <w:rFonts w:ascii="Consolas" w:hAnsi="Consolas"/>
          <w:sz w:val="23"/>
          <w:szCs w:val="23"/>
          <w:shd w:val="clear" w:color="auto" w:fill="F7F7F8"/>
        </w:rPr>
        <w:t>Condition</w:t>
      </w:r>
      <w:r>
        <w:rPr>
          <w:rFonts w:ascii="Arial" w:hAnsi="Arial" w:cs="Arial"/>
          <w:color w:val="34302D"/>
          <w:shd w:val="clear" w:color="auto" w:fill="FFFFFF"/>
        </w:rPr>
        <w:t>用于的实际</w:t>
      </w:r>
      <w:r>
        <w:rPr>
          <w:rFonts w:ascii="Arial" w:hAnsi="Arial" w:cs="Arial"/>
          <w:color w:val="34302D"/>
          <w:shd w:val="clear" w:color="auto" w:fill="FFFFFF"/>
        </w:rPr>
        <w:t> </w:t>
      </w:r>
      <w:r>
        <w:rPr>
          <w:rFonts w:ascii="Arial" w:hAnsi="Arial" w:cs="Arial"/>
          <w:color w:val="34302D"/>
          <w:shd w:val="clear" w:color="auto" w:fill="FFFFFF"/>
        </w:rPr>
        <w:t>实现</w:t>
      </w:r>
      <w:r>
        <w:rPr>
          <w:rStyle w:val="HTML"/>
          <w:rFonts w:ascii="Consolas" w:hAnsi="Consolas"/>
          <w:sz w:val="23"/>
          <w:szCs w:val="23"/>
          <w:shd w:val="clear" w:color="auto" w:fill="F7F7F8"/>
        </w:rPr>
        <w:t>@Profile</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@Override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matches(ConditionContext context, AnnotatedTypeMetadata metadata)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(context.getEnvironment()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i/>
          <w:iCs/>
          <w:color w:val="999988"/>
          <w:kern w:val="0"/>
          <w:sz w:val="24"/>
          <w:szCs w:val="24"/>
        </w:rPr>
        <w:t>// Read the @Profile annotation attributes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MultiValueMap&lt;String, Object&gt; attrs = metadata.getAllAnnotationAttributes(Profile.class.getName());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(attrs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for</w:t>
      </w:r>
      <w:r w:rsidRPr="00BA0D5D">
        <w:rPr>
          <w:rFonts w:ascii="Consolas" w:eastAsia="宋体" w:hAnsi="Consolas" w:cs="宋体"/>
          <w:color w:val="34302D"/>
          <w:kern w:val="0"/>
          <w:sz w:val="24"/>
          <w:szCs w:val="24"/>
        </w:rPr>
        <w:t xml:space="preserve"> (Object value : attrs.get(</w:t>
      </w:r>
      <w:r w:rsidRPr="00BA0D5D">
        <w:rPr>
          <w:rFonts w:ascii="Consolas" w:eastAsia="宋体" w:hAnsi="Consolas" w:cs="宋体"/>
          <w:color w:val="DD1144"/>
          <w:kern w:val="0"/>
          <w:sz w:val="24"/>
          <w:szCs w:val="24"/>
        </w:rPr>
        <w:t>"value"</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(context.getEnvironment().acceptsProfiles(((String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value)))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394" w:history="1">
        <w:r w:rsidRPr="00BA0D5D">
          <w:rPr>
            <w:rFonts w:ascii="Consolas" w:eastAsia="宋体" w:hAnsi="Consolas" w:cs="宋体"/>
            <w:color w:val="548E2E"/>
            <w:kern w:val="0"/>
            <w:sz w:val="23"/>
            <w:szCs w:val="23"/>
            <w:u w:val="single"/>
            <w:shd w:val="clear" w:color="auto" w:fill="F7F7F8"/>
          </w:rPr>
          <w:t>@Conditional</w:t>
        </w:r>
      </w:hyperlink>
      <w:r w:rsidRPr="00BA0D5D">
        <w:rPr>
          <w:rFonts w:ascii="inherit" w:eastAsia="宋体" w:hAnsi="inherit" w:cs="Arial"/>
          <w:color w:val="34302D"/>
          <w:kern w:val="0"/>
          <w:sz w:val="24"/>
          <w:szCs w:val="24"/>
        </w:rPr>
        <w:t> javadoc for more detail.</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w:t>
      </w:r>
      <w:hyperlink r:id="rId395" w:history="1">
        <w:r>
          <w:rPr>
            <w:rStyle w:val="HTML"/>
            <w:rFonts w:ascii="Consolas" w:hAnsi="Consolas"/>
            <w:color w:val="548E2E"/>
            <w:sz w:val="23"/>
            <w:szCs w:val="23"/>
            <w:u w:val="single"/>
            <w:shd w:val="clear" w:color="auto" w:fill="F7F7F8"/>
          </w:rPr>
          <w:t>@Conditional</w:t>
        </w:r>
      </w:hyperlink>
      <w:r>
        <w:rPr>
          <w:rFonts w:ascii="Arial" w:hAnsi="Arial" w:cs="Arial"/>
          <w:color w:val="34302D"/>
          <w:shd w:val="clear" w:color="auto" w:fill="FFFFFF"/>
        </w:rPr>
        <w:t> </w:t>
      </w:r>
      <w:r>
        <w:rPr>
          <w:rFonts w:ascii="Arial" w:hAnsi="Arial" w:cs="Arial"/>
          <w:color w:val="34302D"/>
          <w:shd w:val="clear" w:color="auto" w:fill="FFFFFF"/>
        </w:rPr>
        <w:t>更多详细信息，请参阅</w:t>
      </w:r>
      <w:r>
        <w:rPr>
          <w:rFonts w:ascii="Arial" w:hAnsi="Arial" w:cs="Arial"/>
          <w:color w:val="34302D"/>
          <w:shd w:val="clear" w:color="auto" w:fill="FFFFFF"/>
        </w:rPr>
        <w:t>javadoc</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Combining Java and XML Configuration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support does not aim to be a 100% complete replacement for Spring XML. Some facilities, such as Spring XML namespaces, remain an ideal way to configure the container. In cases where XML is convenient or necessary, you have a choice: either instantiate the container in an “XML-centric” way by using, for example,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or instantiate it in a “Java-centric” way by using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and the </w:t>
      </w:r>
      <w:r w:rsidRPr="00BA0D5D">
        <w:rPr>
          <w:rFonts w:ascii="Consolas" w:eastAsia="宋体" w:hAnsi="Consolas" w:cs="宋体"/>
          <w:color w:val="34302D"/>
          <w:kern w:val="0"/>
          <w:sz w:val="23"/>
          <w:szCs w:val="23"/>
          <w:shd w:val="clear" w:color="auto" w:fill="F7F7F8"/>
        </w:rPr>
        <w:t>@ImportResource</w:t>
      </w:r>
      <w:r w:rsidRPr="00BA0D5D">
        <w:rPr>
          <w:rFonts w:ascii="inherit" w:eastAsia="宋体" w:hAnsi="inherit" w:cs="Arial"/>
          <w:color w:val="34302D"/>
          <w:kern w:val="0"/>
          <w:sz w:val="24"/>
          <w:szCs w:val="24"/>
        </w:rPr>
        <w:t> annotation to import XML as needed.</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@Configuration</w:t>
      </w:r>
      <w:r>
        <w:rPr>
          <w:rFonts w:ascii="Arial" w:hAnsi="Arial" w:cs="Arial"/>
          <w:color w:val="34302D"/>
          <w:shd w:val="clear" w:color="auto" w:fill="FFFFFF"/>
        </w:rPr>
        <w:t>类支持并非旨在成为</w:t>
      </w:r>
      <w:r>
        <w:rPr>
          <w:rFonts w:ascii="Arial" w:hAnsi="Arial" w:cs="Arial"/>
          <w:color w:val="34302D"/>
          <w:shd w:val="clear" w:color="auto" w:fill="FFFFFF"/>
        </w:rPr>
        <w:t>Spring XML</w:t>
      </w:r>
      <w:r>
        <w:rPr>
          <w:rFonts w:ascii="Arial" w:hAnsi="Arial" w:cs="Arial"/>
          <w:color w:val="34302D"/>
          <w:shd w:val="clear" w:color="auto" w:fill="FFFFFF"/>
        </w:rPr>
        <w:t>的</w:t>
      </w:r>
      <w:r>
        <w:rPr>
          <w:rFonts w:ascii="Arial" w:hAnsi="Arial" w:cs="Arial"/>
          <w:color w:val="34302D"/>
          <w:shd w:val="clear" w:color="auto" w:fill="FFFFFF"/>
        </w:rPr>
        <w:t>100</w:t>
      </w:r>
      <w:r>
        <w:rPr>
          <w:rFonts w:ascii="Arial" w:hAnsi="Arial" w:cs="Arial"/>
          <w:color w:val="34302D"/>
          <w:shd w:val="clear" w:color="auto" w:fill="FFFFFF"/>
        </w:rPr>
        <w:t>％完全替代品。某些工具（如</w:t>
      </w:r>
      <w:r>
        <w:rPr>
          <w:rFonts w:ascii="Arial" w:hAnsi="Arial" w:cs="Arial"/>
          <w:color w:val="34302D"/>
          <w:shd w:val="clear" w:color="auto" w:fill="FFFFFF"/>
        </w:rPr>
        <w:t>Spring XML</w:t>
      </w:r>
      <w:r>
        <w:rPr>
          <w:rFonts w:ascii="Arial" w:hAnsi="Arial" w:cs="Arial"/>
          <w:color w:val="34302D"/>
          <w:shd w:val="clear" w:color="auto" w:fill="FFFFFF"/>
        </w:rPr>
        <w:t>命名空间）仍然是配置容器的理想方法。在</w:t>
      </w:r>
      <w:r>
        <w:rPr>
          <w:rFonts w:ascii="Arial" w:hAnsi="Arial" w:cs="Arial"/>
          <w:color w:val="34302D"/>
          <w:shd w:val="clear" w:color="auto" w:fill="FFFFFF"/>
        </w:rPr>
        <w:t>XML</w:t>
      </w:r>
      <w:r>
        <w:rPr>
          <w:rFonts w:ascii="Arial" w:hAnsi="Arial" w:cs="Arial"/>
          <w:color w:val="34302D"/>
          <w:shd w:val="clear" w:color="auto" w:fill="FFFFFF"/>
        </w:rPr>
        <w:t>方便或必要的情况下，您可以选择：例如，通过使用</w:t>
      </w:r>
      <w:r>
        <w:rPr>
          <w:rFonts w:ascii="Arial" w:hAnsi="Arial" w:cs="Arial"/>
          <w:color w:val="34302D"/>
          <w:shd w:val="clear" w:color="auto" w:fill="FFFFFF"/>
        </w:rPr>
        <w:t>“</w:t>
      </w:r>
      <w:r>
        <w:rPr>
          <w:rFonts w:ascii="Arial" w:hAnsi="Arial" w:cs="Arial"/>
          <w:color w:val="34302D"/>
          <w:shd w:val="clear" w:color="auto" w:fill="FFFFFF"/>
        </w:rPr>
        <w:t>以</w:t>
      </w:r>
      <w:r>
        <w:rPr>
          <w:rFonts w:ascii="Arial" w:hAnsi="Arial" w:cs="Arial"/>
          <w:color w:val="34302D"/>
          <w:shd w:val="clear" w:color="auto" w:fill="FFFFFF"/>
        </w:rPr>
        <w:t>XML</w:t>
      </w:r>
      <w:r>
        <w:rPr>
          <w:rFonts w:ascii="Arial" w:hAnsi="Arial" w:cs="Arial"/>
          <w:color w:val="34302D"/>
          <w:shd w:val="clear" w:color="auto" w:fill="FFFFFF"/>
        </w:rPr>
        <w:t>为中心</w:t>
      </w:r>
      <w:r>
        <w:rPr>
          <w:rFonts w:ascii="Arial" w:hAnsi="Arial" w:cs="Arial"/>
          <w:color w:val="34302D"/>
          <w:shd w:val="clear" w:color="auto" w:fill="FFFFFF"/>
        </w:rPr>
        <w:t>”</w:t>
      </w:r>
      <w:r>
        <w:rPr>
          <w:rFonts w:ascii="Arial" w:hAnsi="Arial" w:cs="Arial"/>
          <w:color w:val="34302D"/>
          <w:shd w:val="clear" w:color="auto" w:fill="FFFFFF"/>
        </w:rPr>
        <w:t>的方式实例化容器</w:t>
      </w:r>
      <w:r>
        <w:rPr>
          <w:rStyle w:val="HTML"/>
          <w:rFonts w:ascii="Consolas" w:hAnsi="Consolas"/>
          <w:sz w:val="23"/>
          <w:szCs w:val="23"/>
          <w:shd w:val="clear" w:color="auto" w:fill="F7F7F8"/>
        </w:rPr>
        <w:t>ClassPathXmlApplicationContext</w:t>
      </w:r>
      <w:r>
        <w:rPr>
          <w:rFonts w:ascii="Arial" w:hAnsi="Arial" w:cs="Arial"/>
          <w:color w:val="34302D"/>
          <w:shd w:val="clear" w:color="auto" w:fill="FFFFFF"/>
        </w:rPr>
        <w:t>，或者通过使用</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和</w:t>
      </w:r>
      <w:r>
        <w:rPr>
          <w:rStyle w:val="HTML"/>
          <w:rFonts w:ascii="Consolas" w:hAnsi="Consolas"/>
          <w:sz w:val="23"/>
          <w:szCs w:val="23"/>
          <w:shd w:val="clear" w:color="auto" w:fill="F7F7F8"/>
        </w:rPr>
        <w:t>@ImportResource</w:t>
      </w:r>
      <w:r>
        <w:rPr>
          <w:rFonts w:ascii="Arial" w:hAnsi="Arial" w:cs="Arial"/>
          <w:color w:val="34302D"/>
          <w:shd w:val="clear" w:color="auto" w:fill="FFFFFF"/>
        </w:rPr>
        <w:t>注释以</w:t>
      </w:r>
      <w:r>
        <w:rPr>
          <w:rFonts w:ascii="Arial" w:hAnsi="Arial" w:cs="Arial"/>
          <w:color w:val="34302D"/>
          <w:shd w:val="clear" w:color="auto" w:fill="FFFFFF"/>
        </w:rPr>
        <w:t>“</w:t>
      </w:r>
      <w:r>
        <w:rPr>
          <w:rFonts w:ascii="Arial" w:hAnsi="Arial" w:cs="Arial"/>
          <w:color w:val="34302D"/>
          <w:shd w:val="clear" w:color="auto" w:fill="FFFFFF"/>
        </w:rPr>
        <w:t>以</w:t>
      </w:r>
      <w:r>
        <w:rPr>
          <w:rFonts w:ascii="Arial" w:hAnsi="Arial" w:cs="Arial"/>
          <w:color w:val="34302D"/>
          <w:shd w:val="clear" w:color="auto" w:fill="FFFFFF"/>
        </w:rPr>
        <w:t>Java</w:t>
      </w:r>
      <w:r>
        <w:rPr>
          <w:rFonts w:ascii="Arial" w:hAnsi="Arial" w:cs="Arial"/>
          <w:color w:val="34302D"/>
          <w:shd w:val="clear" w:color="auto" w:fill="FFFFFF"/>
        </w:rPr>
        <w:t>为中心</w:t>
      </w:r>
      <w:r>
        <w:rPr>
          <w:rFonts w:ascii="Arial" w:hAnsi="Arial" w:cs="Arial"/>
          <w:color w:val="34302D"/>
          <w:shd w:val="clear" w:color="auto" w:fill="FFFFFF"/>
        </w:rPr>
        <w:t>”</w:t>
      </w:r>
      <w:r>
        <w:rPr>
          <w:rFonts w:ascii="Arial" w:hAnsi="Arial" w:cs="Arial"/>
          <w:color w:val="34302D"/>
          <w:shd w:val="clear" w:color="auto" w:fill="FFFFFF"/>
        </w:rPr>
        <w:t>的方式实例化它。</w:t>
      </w:r>
      <w:r>
        <w:rPr>
          <w:rFonts w:ascii="Arial" w:hAnsi="Arial" w:cs="Arial"/>
          <w:color w:val="34302D"/>
          <w:shd w:val="clear" w:color="auto" w:fill="FFFFFF"/>
        </w:rPr>
        <w:t> </w:t>
      </w:r>
      <w:r>
        <w:rPr>
          <w:rFonts w:ascii="Arial" w:hAnsi="Arial" w:cs="Arial"/>
          <w:color w:val="34302D"/>
          <w:shd w:val="clear" w:color="auto" w:fill="FFFFFF"/>
        </w:rPr>
        <w:t>根据需要导入</w:t>
      </w:r>
      <w:r>
        <w:rPr>
          <w:rFonts w:ascii="Arial" w:hAnsi="Arial" w:cs="Arial"/>
          <w:color w:val="34302D"/>
          <w:shd w:val="clear" w:color="auto" w:fill="FFFFFF"/>
        </w:rPr>
        <w:t>XML</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XML-centric Use of </w:t>
      </w:r>
      <w:r w:rsidRPr="00BA0D5D">
        <w:rPr>
          <w:rFonts w:ascii="Consolas" w:eastAsia="宋体" w:hAnsi="Consolas" w:cs="宋体"/>
          <w:color w:val="34302D"/>
          <w:kern w:val="0"/>
          <w:sz w:val="23"/>
          <w:szCs w:val="23"/>
          <w:shd w:val="clear" w:color="auto" w:fill="F7F7F8"/>
        </w:rPr>
        <w:t>@Configuration</w:t>
      </w:r>
      <w:r w:rsidRPr="00BA0D5D">
        <w:rPr>
          <w:rFonts w:ascii="Arial" w:eastAsia="宋体" w:hAnsi="Arial" w:cs="Arial"/>
          <w:color w:val="34302D"/>
          <w:kern w:val="0"/>
          <w:sz w:val="24"/>
          <w:szCs w:val="24"/>
        </w:rPr>
        <w:t> Classes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may be preferable to bootstrap the Spring container from XML and include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in an ad-hoc fashion. For example, in a large existing codebase that uses Spring XML, it is easier to create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on an as-needed basis and include them from the existing XML files. Later in this section, we cover the options for using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in this kind of “XML-centric” situation.</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最好从</w:t>
      </w:r>
      <w:r>
        <w:rPr>
          <w:rFonts w:ascii="Arial" w:hAnsi="Arial" w:cs="Arial"/>
          <w:color w:val="34302D"/>
          <w:shd w:val="clear" w:color="auto" w:fill="FFFFFF"/>
        </w:rPr>
        <w:t>XML</w:t>
      </w:r>
      <w:r>
        <w:rPr>
          <w:rFonts w:ascii="Arial" w:hAnsi="Arial" w:cs="Arial"/>
          <w:color w:val="34302D"/>
          <w:shd w:val="clear" w:color="auto" w:fill="FFFFFF"/>
        </w:rPr>
        <w:t>引导</w:t>
      </w:r>
      <w:r>
        <w:rPr>
          <w:rFonts w:ascii="Arial" w:hAnsi="Arial" w:cs="Arial"/>
          <w:color w:val="34302D"/>
          <w:shd w:val="clear" w:color="auto" w:fill="FFFFFF"/>
        </w:rPr>
        <w:t>Spring</w:t>
      </w:r>
      <w:r>
        <w:rPr>
          <w:rFonts w:ascii="Arial" w:hAnsi="Arial" w:cs="Arial"/>
          <w:color w:val="34302D"/>
          <w:shd w:val="clear" w:color="auto" w:fill="FFFFFF"/>
        </w:rPr>
        <w:t>容器并</w:t>
      </w:r>
      <w:r>
        <w:rPr>
          <w:rStyle w:val="HTML"/>
          <w:rFonts w:ascii="Consolas" w:hAnsi="Consolas"/>
          <w:sz w:val="23"/>
          <w:szCs w:val="23"/>
          <w:shd w:val="clear" w:color="auto" w:fill="F7F7F8"/>
        </w:rPr>
        <w:t>@Configuration</w:t>
      </w:r>
      <w:r>
        <w:rPr>
          <w:rFonts w:ascii="Arial" w:hAnsi="Arial" w:cs="Arial"/>
          <w:color w:val="34302D"/>
          <w:shd w:val="clear" w:color="auto" w:fill="FFFFFF"/>
        </w:rPr>
        <w:t>以</w:t>
      </w:r>
      <w:r>
        <w:rPr>
          <w:rFonts w:ascii="Arial" w:hAnsi="Arial" w:cs="Arial"/>
          <w:color w:val="34302D"/>
          <w:shd w:val="clear" w:color="auto" w:fill="FFFFFF"/>
        </w:rPr>
        <w:t>ad-hoc</w:t>
      </w:r>
      <w:r>
        <w:rPr>
          <w:rFonts w:ascii="Arial" w:hAnsi="Arial" w:cs="Arial"/>
          <w:color w:val="34302D"/>
          <w:shd w:val="clear" w:color="auto" w:fill="FFFFFF"/>
        </w:rPr>
        <w:t>方式包含</w:t>
      </w:r>
      <w:r>
        <w:rPr>
          <w:rFonts w:ascii="Arial" w:hAnsi="Arial" w:cs="Arial"/>
          <w:color w:val="34302D"/>
          <w:shd w:val="clear" w:color="auto" w:fill="FFFFFF"/>
        </w:rPr>
        <w:t> </w:t>
      </w:r>
      <w:r>
        <w:rPr>
          <w:rFonts w:ascii="Arial" w:hAnsi="Arial" w:cs="Arial"/>
          <w:color w:val="34302D"/>
          <w:shd w:val="clear" w:color="auto" w:fill="FFFFFF"/>
        </w:rPr>
        <w:t>类。例如，在使用</w:t>
      </w:r>
      <w:r>
        <w:rPr>
          <w:rFonts w:ascii="Arial" w:hAnsi="Arial" w:cs="Arial"/>
          <w:color w:val="34302D"/>
          <w:shd w:val="clear" w:color="auto" w:fill="FFFFFF"/>
        </w:rPr>
        <w:t>Spring XML</w:t>
      </w:r>
      <w:r>
        <w:rPr>
          <w:rFonts w:ascii="Arial" w:hAnsi="Arial" w:cs="Arial"/>
          <w:color w:val="34302D"/>
          <w:shd w:val="clear" w:color="auto" w:fill="FFFFFF"/>
        </w:rPr>
        <w:t>的大型现有代码库中，可以</w:t>
      </w:r>
      <w:r>
        <w:rPr>
          <w:rStyle w:val="HTML"/>
          <w:rFonts w:ascii="Consolas" w:hAnsi="Consolas"/>
          <w:sz w:val="23"/>
          <w:szCs w:val="23"/>
          <w:shd w:val="clear" w:color="auto" w:fill="F7F7F8"/>
        </w:rPr>
        <w:t>@Configuration</w:t>
      </w:r>
      <w:r>
        <w:rPr>
          <w:rFonts w:ascii="Arial" w:hAnsi="Arial" w:cs="Arial"/>
          <w:color w:val="34302D"/>
          <w:shd w:val="clear" w:color="auto" w:fill="FFFFFF"/>
        </w:rPr>
        <w:t>根据需要更轻松地创建类，并将其包含在现有</w:t>
      </w:r>
      <w:r>
        <w:rPr>
          <w:rFonts w:ascii="Arial" w:hAnsi="Arial" w:cs="Arial"/>
          <w:color w:val="34302D"/>
          <w:shd w:val="clear" w:color="auto" w:fill="FFFFFF"/>
        </w:rPr>
        <w:t>XML</w:t>
      </w:r>
      <w:r>
        <w:rPr>
          <w:rFonts w:ascii="Arial" w:hAnsi="Arial" w:cs="Arial"/>
          <w:color w:val="34302D"/>
          <w:shd w:val="clear" w:color="auto" w:fill="FFFFFF"/>
        </w:rPr>
        <w:t>文件中。在本节的后面部分，我们将介绍</w:t>
      </w:r>
      <w:r>
        <w:rPr>
          <w:rStyle w:val="HTML"/>
          <w:rFonts w:ascii="Consolas" w:hAnsi="Consolas"/>
          <w:sz w:val="23"/>
          <w:szCs w:val="23"/>
          <w:shd w:val="clear" w:color="auto" w:fill="F7F7F8"/>
        </w:rPr>
        <w:t>@Configuration</w:t>
      </w:r>
      <w:r>
        <w:rPr>
          <w:rFonts w:ascii="Arial" w:hAnsi="Arial" w:cs="Arial"/>
          <w:color w:val="34302D"/>
          <w:shd w:val="clear" w:color="auto" w:fill="FFFFFF"/>
        </w:rPr>
        <w:t>在这种</w:t>
      </w:r>
      <w:r>
        <w:rPr>
          <w:rFonts w:ascii="Arial" w:hAnsi="Arial" w:cs="Arial"/>
          <w:color w:val="34302D"/>
          <w:shd w:val="clear" w:color="auto" w:fill="FFFFFF"/>
        </w:rPr>
        <w:t>“</w:t>
      </w:r>
      <w:r>
        <w:rPr>
          <w:rFonts w:ascii="Arial" w:hAnsi="Arial" w:cs="Arial"/>
          <w:color w:val="34302D"/>
          <w:shd w:val="clear" w:color="auto" w:fill="FFFFFF"/>
        </w:rPr>
        <w:t>以</w:t>
      </w:r>
      <w:r>
        <w:rPr>
          <w:rFonts w:ascii="Arial" w:hAnsi="Arial" w:cs="Arial"/>
          <w:color w:val="34302D"/>
          <w:shd w:val="clear" w:color="auto" w:fill="FFFFFF"/>
        </w:rPr>
        <w:t>XML</w:t>
      </w:r>
      <w:r>
        <w:rPr>
          <w:rFonts w:ascii="Arial" w:hAnsi="Arial" w:cs="Arial"/>
          <w:color w:val="34302D"/>
          <w:shd w:val="clear" w:color="auto" w:fill="FFFFFF"/>
        </w:rPr>
        <w:t>为中心</w:t>
      </w:r>
      <w:r>
        <w:rPr>
          <w:rFonts w:ascii="Arial" w:hAnsi="Arial" w:cs="Arial"/>
          <w:color w:val="34302D"/>
          <w:shd w:val="clear" w:color="auto" w:fill="FFFFFF"/>
        </w:rPr>
        <w:t>”</w:t>
      </w:r>
      <w:r>
        <w:rPr>
          <w:rFonts w:ascii="Arial" w:hAnsi="Arial" w:cs="Arial"/>
          <w:color w:val="34302D"/>
          <w:shd w:val="clear" w:color="auto" w:fill="FFFFFF"/>
        </w:rPr>
        <w:t>的情况下使用类的选项。</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Declaring </w:t>
      </w:r>
      <w:r w:rsidRPr="00BA0D5D">
        <w:rPr>
          <w:rFonts w:ascii="Consolas" w:eastAsia="宋体" w:hAnsi="Consolas" w:cs="宋体"/>
          <w:i/>
          <w:iCs/>
          <w:color w:val="0B0A0A"/>
          <w:kern w:val="0"/>
          <w:sz w:val="23"/>
          <w:szCs w:val="23"/>
          <w:shd w:val="clear" w:color="auto" w:fill="F7F7F8"/>
        </w:rPr>
        <w:t>@Configuration</w:t>
      </w:r>
      <w:r w:rsidRPr="00BA0D5D">
        <w:rPr>
          <w:rFonts w:ascii="Arial" w:eastAsia="宋体" w:hAnsi="Arial" w:cs="Arial"/>
          <w:i/>
          <w:iCs/>
          <w:color w:val="0B0A0A"/>
          <w:kern w:val="0"/>
          <w:sz w:val="24"/>
          <w:szCs w:val="24"/>
        </w:rPr>
        <w:t> classes as plain Spring </w:t>
      </w:r>
      <w:r w:rsidRPr="00BA0D5D">
        <w:rPr>
          <w:rFonts w:ascii="Consolas" w:eastAsia="宋体" w:hAnsi="Consolas" w:cs="宋体"/>
          <w:i/>
          <w:iCs/>
          <w:color w:val="0B0A0A"/>
          <w:kern w:val="0"/>
          <w:sz w:val="23"/>
          <w:szCs w:val="23"/>
          <w:shd w:val="clear" w:color="auto" w:fill="F7F7F8"/>
        </w:rPr>
        <w:t>&lt;bean/&gt;</w:t>
      </w:r>
      <w:r w:rsidRPr="00BA0D5D">
        <w:rPr>
          <w:rFonts w:ascii="Arial" w:eastAsia="宋体" w:hAnsi="Arial" w:cs="Arial"/>
          <w:i/>
          <w:iCs/>
          <w:color w:val="0B0A0A"/>
          <w:kern w:val="0"/>
          <w:sz w:val="24"/>
          <w:szCs w:val="24"/>
        </w:rPr>
        <w:t> elements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Remember that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are ultimately bean definitions in the container. In this series examples, we create a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named </w:t>
      </w:r>
      <w:r w:rsidRPr="00BA0D5D">
        <w:rPr>
          <w:rFonts w:ascii="Consolas" w:eastAsia="宋体" w:hAnsi="Consolas" w:cs="宋体"/>
          <w:color w:val="34302D"/>
          <w:kern w:val="0"/>
          <w:sz w:val="23"/>
          <w:szCs w:val="23"/>
          <w:shd w:val="clear" w:color="auto" w:fill="F7F7F8"/>
        </w:rPr>
        <w:t>AppConfig</w:t>
      </w:r>
      <w:r w:rsidRPr="00BA0D5D">
        <w:rPr>
          <w:rFonts w:ascii="inherit" w:eastAsia="宋体" w:hAnsi="inherit" w:cs="Arial"/>
          <w:color w:val="34302D"/>
          <w:kern w:val="0"/>
          <w:sz w:val="24"/>
          <w:szCs w:val="24"/>
        </w:rPr>
        <w:t> and include it within </w:t>
      </w:r>
      <w:r w:rsidRPr="00BA0D5D">
        <w:rPr>
          <w:rFonts w:ascii="Consolas" w:eastAsia="宋体" w:hAnsi="Consolas" w:cs="宋体"/>
          <w:color w:val="34302D"/>
          <w:kern w:val="0"/>
          <w:sz w:val="23"/>
          <w:szCs w:val="23"/>
          <w:shd w:val="clear" w:color="auto" w:fill="F7F7F8"/>
        </w:rPr>
        <w:t>system-test-</w:t>
      </w:r>
      <w:r w:rsidRPr="00BA0D5D">
        <w:rPr>
          <w:rFonts w:ascii="Consolas" w:eastAsia="宋体" w:hAnsi="Consolas" w:cs="宋体"/>
          <w:color w:val="34302D"/>
          <w:kern w:val="0"/>
          <w:sz w:val="23"/>
          <w:szCs w:val="23"/>
          <w:shd w:val="clear" w:color="auto" w:fill="F7F7F8"/>
        </w:rPr>
        <w:lastRenderedPageBreak/>
        <w:t>config.xml</w:t>
      </w:r>
      <w:r w:rsidRPr="00BA0D5D">
        <w:rPr>
          <w:rFonts w:ascii="inherit" w:eastAsia="宋体" w:hAnsi="inherit" w:cs="Arial"/>
          <w:color w:val="34302D"/>
          <w:kern w:val="0"/>
          <w:sz w:val="24"/>
          <w:szCs w:val="24"/>
        </w:rPr>
        <w:t> as a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definition. Because</w:t>
      </w:r>
      <w:r w:rsidRPr="00BA0D5D">
        <w:rPr>
          <w:rFonts w:ascii="Consolas" w:eastAsia="宋体" w:hAnsi="Consolas" w:cs="宋体"/>
          <w:color w:val="34302D"/>
          <w:kern w:val="0"/>
          <w:sz w:val="23"/>
          <w:szCs w:val="23"/>
          <w:shd w:val="clear" w:color="auto" w:fill="F7F7F8"/>
        </w:rPr>
        <w:t>&lt;context:annotation-config/&gt;</w:t>
      </w:r>
      <w:r w:rsidRPr="00BA0D5D">
        <w:rPr>
          <w:rFonts w:ascii="inherit" w:eastAsia="宋体" w:hAnsi="inherit" w:cs="Arial"/>
          <w:color w:val="34302D"/>
          <w:kern w:val="0"/>
          <w:sz w:val="24"/>
          <w:szCs w:val="24"/>
        </w:rPr>
        <w:t> is switched on, the container recognizes the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annotation and processes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declared in </w:t>
      </w:r>
      <w:r w:rsidRPr="00BA0D5D">
        <w:rPr>
          <w:rFonts w:ascii="Consolas" w:eastAsia="宋体" w:hAnsi="Consolas" w:cs="宋体"/>
          <w:color w:val="34302D"/>
          <w:kern w:val="0"/>
          <w:sz w:val="23"/>
          <w:szCs w:val="23"/>
          <w:shd w:val="clear" w:color="auto" w:fill="F7F7F8"/>
        </w:rPr>
        <w:t>AppConfig</w:t>
      </w:r>
      <w:r w:rsidRPr="00BA0D5D">
        <w:rPr>
          <w:rFonts w:ascii="inherit" w:eastAsia="宋体" w:hAnsi="inherit" w:cs="Arial"/>
          <w:color w:val="34302D"/>
          <w:kern w:val="0"/>
          <w:sz w:val="24"/>
          <w:szCs w:val="24"/>
        </w:rPr>
        <w:t> properly.</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请记住，</w:t>
      </w:r>
      <w:r>
        <w:rPr>
          <w:rStyle w:val="HTML"/>
          <w:rFonts w:ascii="Consolas" w:hAnsi="Consolas"/>
          <w:sz w:val="23"/>
          <w:szCs w:val="23"/>
          <w:shd w:val="clear" w:color="auto" w:fill="F7F7F8"/>
        </w:rPr>
        <w:t>@Configuration</w:t>
      </w:r>
      <w:r>
        <w:rPr>
          <w:rFonts w:ascii="Arial" w:hAnsi="Arial" w:cs="Arial"/>
          <w:color w:val="34302D"/>
          <w:shd w:val="clear" w:color="auto" w:fill="FFFFFF"/>
        </w:rPr>
        <w:t>类最终是容器中的</w:t>
      </w:r>
      <w:r>
        <w:rPr>
          <w:rFonts w:ascii="Arial" w:hAnsi="Arial" w:cs="Arial"/>
          <w:color w:val="34302D"/>
          <w:shd w:val="clear" w:color="auto" w:fill="FFFFFF"/>
        </w:rPr>
        <w:t>bean</w:t>
      </w:r>
      <w:r>
        <w:rPr>
          <w:rFonts w:ascii="Arial" w:hAnsi="Arial" w:cs="Arial"/>
          <w:color w:val="34302D"/>
          <w:shd w:val="clear" w:color="auto" w:fill="FFFFFF"/>
        </w:rPr>
        <w:t>定义。在本系列示例中，我们创建了一个</w:t>
      </w:r>
      <w:r>
        <w:rPr>
          <w:rStyle w:val="HTML"/>
          <w:rFonts w:ascii="Consolas" w:hAnsi="Consolas"/>
          <w:sz w:val="23"/>
          <w:szCs w:val="23"/>
          <w:shd w:val="clear" w:color="auto" w:fill="F7F7F8"/>
        </w:rPr>
        <w:t>@Configuration</w:t>
      </w:r>
      <w:r>
        <w:rPr>
          <w:rFonts w:ascii="Arial" w:hAnsi="Arial" w:cs="Arial"/>
          <w:color w:val="34302D"/>
          <w:shd w:val="clear" w:color="auto" w:fill="FFFFFF"/>
        </w:rPr>
        <w:t>名为的类，</w:t>
      </w:r>
      <w:r>
        <w:rPr>
          <w:rStyle w:val="HTML"/>
          <w:rFonts w:ascii="Consolas" w:hAnsi="Consolas"/>
          <w:sz w:val="23"/>
          <w:szCs w:val="23"/>
          <w:shd w:val="clear" w:color="auto" w:fill="F7F7F8"/>
        </w:rPr>
        <w:t>AppConfig</w:t>
      </w:r>
      <w:r>
        <w:rPr>
          <w:rFonts w:ascii="Arial" w:hAnsi="Arial" w:cs="Arial"/>
          <w:color w:val="34302D"/>
          <w:shd w:val="clear" w:color="auto" w:fill="FFFFFF"/>
        </w:rPr>
        <w:t>并将其</w:t>
      </w:r>
      <w:r>
        <w:rPr>
          <w:rStyle w:val="HTML"/>
          <w:rFonts w:ascii="Consolas" w:hAnsi="Consolas"/>
          <w:sz w:val="23"/>
          <w:szCs w:val="23"/>
          <w:shd w:val="clear" w:color="auto" w:fill="F7F7F8"/>
        </w:rPr>
        <w:t>system-test-config.xml</w:t>
      </w:r>
      <w:r>
        <w:rPr>
          <w:rFonts w:ascii="Arial" w:hAnsi="Arial" w:cs="Arial"/>
          <w:color w:val="34302D"/>
          <w:shd w:val="clear" w:color="auto" w:fill="FFFFFF"/>
        </w:rPr>
        <w:t>作为</w:t>
      </w:r>
      <w:r>
        <w:rPr>
          <w:rStyle w:val="HTML"/>
          <w:rFonts w:ascii="Consolas" w:hAnsi="Consolas"/>
          <w:sz w:val="23"/>
          <w:szCs w:val="23"/>
          <w:shd w:val="clear" w:color="auto" w:fill="F7F7F8"/>
        </w:rPr>
        <w:t>&lt;bean/&gt;</w:t>
      </w:r>
      <w:r>
        <w:rPr>
          <w:rFonts w:ascii="Arial" w:hAnsi="Arial" w:cs="Arial"/>
          <w:color w:val="34302D"/>
          <w:shd w:val="clear" w:color="auto" w:fill="FFFFFF"/>
        </w:rPr>
        <w:t>定义包含在其中。因为</w:t>
      </w:r>
      <w:r>
        <w:rPr>
          <w:rFonts w:ascii="Arial" w:hAnsi="Arial" w:cs="Arial"/>
          <w:color w:val="34302D"/>
          <w:shd w:val="clear" w:color="auto" w:fill="FFFFFF"/>
        </w:rPr>
        <w:t> </w:t>
      </w:r>
      <w:r>
        <w:rPr>
          <w:rStyle w:val="HTML"/>
          <w:rFonts w:ascii="Consolas" w:hAnsi="Consolas"/>
          <w:sz w:val="23"/>
          <w:szCs w:val="23"/>
          <w:shd w:val="clear" w:color="auto" w:fill="F7F7F8"/>
        </w:rPr>
        <w:t>&lt;context:annotation-config/&gt;</w:t>
      </w:r>
      <w:r>
        <w:rPr>
          <w:rFonts w:ascii="Arial" w:hAnsi="Arial" w:cs="Arial"/>
          <w:color w:val="34302D"/>
          <w:shd w:val="clear" w:color="auto" w:fill="FFFFFF"/>
        </w:rPr>
        <w:t>已打开，容器会识别</w:t>
      </w:r>
      <w:r>
        <w:rPr>
          <w:rStyle w:val="HTML"/>
          <w:rFonts w:ascii="Consolas" w:hAnsi="Consolas"/>
          <w:sz w:val="23"/>
          <w:szCs w:val="23"/>
          <w:shd w:val="clear" w:color="auto" w:fill="F7F7F8"/>
        </w:rPr>
        <w:t>@Configuration</w:t>
      </w:r>
      <w:r>
        <w:rPr>
          <w:rFonts w:ascii="Arial" w:hAnsi="Arial" w:cs="Arial"/>
          <w:color w:val="34302D"/>
          <w:shd w:val="clear" w:color="auto" w:fill="FFFFFF"/>
        </w:rPr>
        <w:t>注释并</w:t>
      </w:r>
      <w:r>
        <w:rPr>
          <w:rFonts w:ascii="Arial" w:hAnsi="Arial" w:cs="Arial"/>
          <w:color w:val="34302D"/>
          <w:shd w:val="clear" w:color="auto" w:fill="FFFFFF"/>
        </w:rPr>
        <w:t> </w:t>
      </w:r>
      <w:r>
        <w:rPr>
          <w:rFonts w:ascii="Arial" w:hAnsi="Arial" w:cs="Arial"/>
          <w:color w:val="34302D"/>
          <w:shd w:val="clear" w:color="auto" w:fill="FFFFFF"/>
        </w:rPr>
        <w:t>正确处理</w:t>
      </w:r>
      <w:r>
        <w:rPr>
          <w:rStyle w:val="HTML"/>
          <w:rFonts w:ascii="Consolas" w:hAnsi="Consolas"/>
          <w:sz w:val="23"/>
          <w:szCs w:val="23"/>
          <w:shd w:val="clear" w:color="auto" w:fill="F7F7F8"/>
        </w:rPr>
        <w:t>@Bean</w:t>
      </w:r>
      <w:r>
        <w:rPr>
          <w:rFonts w:ascii="Arial" w:hAnsi="Arial" w:cs="Arial"/>
          <w:color w:val="34302D"/>
          <w:shd w:val="clear" w:color="auto" w:fill="FFFFFF"/>
        </w:rPr>
        <w:t>声明的方法</w:t>
      </w:r>
      <w:r>
        <w:rPr>
          <w:rStyle w:val="HTML"/>
          <w:rFonts w:ascii="Consolas" w:hAnsi="Consolas"/>
          <w:sz w:val="23"/>
          <w:szCs w:val="23"/>
          <w:shd w:val="clear" w:color="auto" w:fill="F7F7F8"/>
        </w:rPr>
        <w:t>AppConfig</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an ordinary configuration class in Java:</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w:t>
      </w:r>
      <w:r>
        <w:rPr>
          <w:rFonts w:ascii="Arial" w:hAnsi="Arial" w:cs="Arial"/>
          <w:color w:val="34302D"/>
          <w:shd w:val="clear" w:color="auto" w:fill="FFFFFF"/>
        </w:rPr>
        <w:t>Java</w:t>
      </w:r>
      <w:r>
        <w:rPr>
          <w:rFonts w:ascii="Arial" w:hAnsi="Arial" w:cs="Arial"/>
          <w:color w:val="34302D"/>
          <w:shd w:val="clear" w:color="auto" w:fill="FFFFFF"/>
        </w:rPr>
        <w:t>中的普通配置类：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DataSource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AccountRepository accountRepository()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JdbcAccountRepository(dataSource);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part of a sample </w:t>
      </w:r>
      <w:r w:rsidRPr="00BA0D5D">
        <w:rPr>
          <w:rFonts w:ascii="Consolas" w:eastAsia="宋体" w:hAnsi="Consolas" w:cs="宋体"/>
          <w:color w:val="34302D"/>
          <w:kern w:val="0"/>
          <w:sz w:val="23"/>
          <w:szCs w:val="23"/>
          <w:shd w:val="clear" w:color="auto" w:fill="F7F7F8"/>
        </w:rPr>
        <w:t>system-test-config.xml</w:t>
      </w:r>
      <w:r w:rsidRPr="00BA0D5D">
        <w:rPr>
          <w:rFonts w:ascii="inherit" w:eastAsia="宋体" w:hAnsi="inherit" w:cs="Arial"/>
          <w:color w:val="34302D"/>
          <w:kern w:val="0"/>
          <w:sz w:val="24"/>
          <w:szCs w:val="24"/>
        </w:rPr>
        <w:t> file:</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以下示例显示了示例</w:t>
      </w:r>
      <w:r>
        <w:rPr>
          <w:rStyle w:val="HTML"/>
          <w:rFonts w:ascii="Consolas" w:hAnsi="Consolas"/>
          <w:sz w:val="23"/>
          <w:szCs w:val="23"/>
          <w:shd w:val="clear" w:color="auto" w:fill="F7F7F8"/>
        </w:rPr>
        <w:t>system-test-config.xml</w:t>
      </w:r>
      <w:r>
        <w:rPr>
          <w:rFonts w:ascii="Arial" w:hAnsi="Arial" w:cs="Arial"/>
          <w:color w:val="34302D"/>
          <w:shd w:val="clear" w:color="auto" w:fill="FFFFFF"/>
        </w:rPr>
        <w:t>文件的一部分：</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enable processing of annotations such as @Autowired and @Configuration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&lt;context:property-placeholder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"classpath:/com/acme/jdbc.properties"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"com.acme.AppConfig"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"org.springframework.jdbc.datasource.DriverManagerDataSource"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"url"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"${jdbc.url}"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"${jdbc.username}"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"password"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"${jdbc.password}"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possible </w:t>
      </w:r>
      <w:r w:rsidRPr="00BA0D5D">
        <w:rPr>
          <w:rFonts w:ascii="Consolas" w:eastAsia="宋体" w:hAnsi="Consolas" w:cs="宋体"/>
          <w:color w:val="34302D"/>
          <w:kern w:val="0"/>
          <w:sz w:val="23"/>
          <w:szCs w:val="23"/>
          <w:shd w:val="clear" w:color="auto" w:fill="F7F7F8"/>
        </w:rPr>
        <w:t>jdbc.properties</w:t>
      </w:r>
      <w:r w:rsidRPr="00BA0D5D">
        <w:rPr>
          <w:rFonts w:ascii="inherit" w:eastAsia="宋体" w:hAnsi="inherit" w:cs="Arial"/>
          <w:color w:val="34302D"/>
          <w:kern w:val="0"/>
          <w:sz w:val="24"/>
          <w:szCs w:val="24"/>
        </w:rPr>
        <w:t> file:</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以下示例显示了一个可能的</w:t>
      </w:r>
      <w:r>
        <w:rPr>
          <w:rStyle w:val="HTML"/>
          <w:rFonts w:ascii="Consolas" w:hAnsi="Consolas"/>
          <w:sz w:val="23"/>
          <w:szCs w:val="23"/>
          <w:shd w:val="clear" w:color="auto" w:fill="F7F7F8"/>
        </w:rPr>
        <w:t>jdbc.properties</w:t>
      </w:r>
      <w:r>
        <w:rPr>
          <w:rFonts w:ascii="Arial" w:hAnsi="Arial" w:cs="Arial"/>
          <w:color w:val="34302D"/>
          <w:shd w:val="clear" w:color="auto" w:fill="FFFFFF"/>
        </w:rPr>
        <w:t>文件：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jdbc.url=jdbc:hsqldb:hsql://localhost/xdb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jdbc.username=sa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jdbc.password=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"classpath:/com/acme/system-test-config.xml"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 transferService = ctx.getBean(TransferService.class);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4F273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 </w:t>
            </w:r>
            <w:r w:rsidRPr="00BA0D5D">
              <w:rPr>
                <w:rFonts w:ascii="Consolas" w:eastAsia="宋体" w:hAnsi="Consolas" w:cs="宋体"/>
                <w:kern w:val="0"/>
                <w:sz w:val="23"/>
                <w:szCs w:val="23"/>
                <w:shd w:val="clear" w:color="auto" w:fill="F7F7F8"/>
              </w:rPr>
              <w:t>system-test-config.xml</w:t>
            </w:r>
            <w:r w:rsidRPr="00BA0D5D">
              <w:rPr>
                <w:rFonts w:ascii="宋体" w:eastAsia="宋体" w:hAnsi="宋体" w:cs="宋体"/>
                <w:kern w:val="0"/>
                <w:sz w:val="24"/>
                <w:szCs w:val="24"/>
              </w:rPr>
              <w:t> file, the </w:t>
            </w:r>
            <w:r w:rsidRPr="00BA0D5D">
              <w:rPr>
                <w:rFonts w:ascii="Consolas" w:eastAsia="宋体" w:hAnsi="Consolas" w:cs="宋体"/>
                <w:kern w:val="0"/>
                <w:sz w:val="23"/>
                <w:szCs w:val="23"/>
                <w:shd w:val="clear" w:color="auto" w:fill="F7F7F8"/>
              </w:rPr>
              <w:t>AppConfig</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&lt;bean/&gt;</w:t>
            </w:r>
            <w:r w:rsidRPr="00BA0D5D">
              <w:rPr>
                <w:rFonts w:ascii="宋体" w:eastAsia="宋体" w:hAnsi="宋体" w:cs="宋体"/>
                <w:kern w:val="0"/>
                <w:sz w:val="24"/>
                <w:szCs w:val="24"/>
              </w:rPr>
              <w:t> does not declare an </w:t>
            </w:r>
            <w:r w:rsidRPr="00BA0D5D">
              <w:rPr>
                <w:rFonts w:ascii="Consolas" w:eastAsia="宋体" w:hAnsi="Consolas" w:cs="宋体"/>
                <w:kern w:val="0"/>
                <w:sz w:val="23"/>
                <w:szCs w:val="23"/>
                <w:shd w:val="clear" w:color="auto" w:fill="F7F7F8"/>
              </w:rPr>
              <w:t>id</w:t>
            </w:r>
            <w:r w:rsidRPr="00BA0D5D">
              <w:rPr>
                <w:rFonts w:ascii="宋体" w:eastAsia="宋体" w:hAnsi="宋体" w:cs="宋体"/>
                <w:kern w:val="0"/>
                <w:sz w:val="24"/>
                <w:szCs w:val="24"/>
              </w:rPr>
              <w:t> element. While it would be acceptable to do so, it is unnecessary, given that no other bean ever refers to it, and it is unlikely to be explicitly fetched from the container by name. Similarly, the </w:t>
            </w:r>
            <w:r w:rsidRPr="00BA0D5D">
              <w:rPr>
                <w:rFonts w:ascii="Consolas" w:eastAsia="宋体" w:hAnsi="Consolas" w:cs="宋体"/>
                <w:kern w:val="0"/>
                <w:sz w:val="23"/>
                <w:szCs w:val="23"/>
                <w:shd w:val="clear" w:color="auto" w:fill="F7F7F8"/>
              </w:rPr>
              <w:t>DataSource</w:t>
            </w:r>
            <w:r w:rsidRPr="00BA0D5D">
              <w:rPr>
                <w:rFonts w:ascii="宋体" w:eastAsia="宋体" w:hAnsi="宋体" w:cs="宋体"/>
                <w:kern w:val="0"/>
                <w:sz w:val="24"/>
                <w:szCs w:val="24"/>
              </w:rPr>
              <w:t> bean is only ever autowired by type, so an explicit bean </w:t>
            </w:r>
            <w:r w:rsidRPr="00BA0D5D">
              <w:rPr>
                <w:rFonts w:ascii="Consolas" w:eastAsia="宋体" w:hAnsi="Consolas" w:cs="宋体"/>
                <w:kern w:val="0"/>
                <w:sz w:val="23"/>
                <w:szCs w:val="23"/>
                <w:shd w:val="clear" w:color="auto" w:fill="F7F7F8"/>
              </w:rPr>
              <w:t>id</w:t>
            </w:r>
            <w:r w:rsidRPr="00BA0D5D">
              <w:rPr>
                <w:rFonts w:ascii="宋体" w:eastAsia="宋体" w:hAnsi="宋体" w:cs="宋体"/>
                <w:kern w:val="0"/>
                <w:sz w:val="24"/>
                <w:szCs w:val="24"/>
              </w:rPr>
              <w:t> is not strictly required.</w:t>
            </w:r>
          </w:p>
          <w:p w:rsidR="004F2734" w:rsidRPr="00BA0D5D" w:rsidRDefault="004F2734" w:rsidP="00BA0D5D">
            <w:pPr>
              <w:widowControl/>
              <w:jc w:val="left"/>
              <w:rPr>
                <w:rFonts w:ascii="宋体" w:eastAsia="宋体" w:hAnsi="宋体" w:cs="宋体"/>
                <w:kern w:val="0"/>
                <w:sz w:val="24"/>
                <w:szCs w:val="24"/>
              </w:rPr>
            </w:pPr>
            <w:r>
              <w:rPr>
                <w:rFonts w:ascii="Arial" w:hAnsi="Arial" w:cs="Arial"/>
                <w:shd w:val="clear" w:color="auto" w:fill="EBF1E7"/>
              </w:rPr>
              <w:t>在</w:t>
            </w:r>
            <w:r>
              <w:rPr>
                <w:rStyle w:val="HTML"/>
                <w:rFonts w:ascii="Consolas" w:hAnsi="Consolas"/>
                <w:sz w:val="23"/>
                <w:szCs w:val="23"/>
                <w:shd w:val="clear" w:color="auto" w:fill="F7F7F8"/>
              </w:rPr>
              <w:t>system-test-config.xml</w:t>
            </w:r>
            <w:r>
              <w:rPr>
                <w:rFonts w:ascii="Arial" w:hAnsi="Arial" w:cs="Arial"/>
                <w:shd w:val="clear" w:color="auto" w:fill="EBF1E7"/>
              </w:rPr>
              <w:t>文件中，</w:t>
            </w:r>
            <w:r>
              <w:rPr>
                <w:rStyle w:val="HTML"/>
                <w:rFonts w:ascii="Consolas" w:hAnsi="Consolas"/>
                <w:sz w:val="23"/>
                <w:szCs w:val="23"/>
                <w:shd w:val="clear" w:color="auto" w:fill="F7F7F8"/>
              </w:rPr>
              <w:t>AppConfig</w:t>
            </w:r>
            <w:r>
              <w:rPr>
                <w:rFonts w:ascii="Arial" w:hAnsi="Arial" w:cs="Arial"/>
                <w:shd w:val="clear" w:color="auto" w:fill="EBF1E7"/>
              </w:rPr>
              <w:t> </w:t>
            </w:r>
            <w:r>
              <w:rPr>
                <w:rStyle w:val="HTML"/>
                <w:rFonts w:ascii="Consolas" w:hAnsi="Consolas"/>
                <w:sz w:val="23"/>
                <w:szCs w:val="23"/>
                <w:shd w:val="clear" w:color="auto" w:fill="F7F7F8"/>
              </w:rPr>
              <w:t>&lt;bean/&gt;</w:t>
            </w:r>
            <w:r>
              <w:rPr>
                <w:rFonts w:ascii="Arial" w:hAnsi="Arial" w:cs="Arial"/>
                <w:shd w:val="clear" w:color="auto" w:fill="EBF1E7"/>
              </w:rPr>
              <w:t>不声明</w:t>
            </w:r>
            <w:r>
              <w:rPr>
                <w:rStyle w:val="HTML"/>
                <w:rFonts w:ascii="Consolas" w:hAnsi="Consolas"/>
                <w:sz w:val="23"/>
                <w:szCs w:val="23"/>
                <w:shd w:val="clear" w:color="auto" w:fill="F7F7F8"/>
              </w:rPr>
              <w:t>id</w:t>
            </w:r>
            <w:r>
              <w:rPr>
                <w:rFonts w:ascii="Arial" w:hAnsi="Arial" w:cs="Arial"/>
                <w:shd w:val="clear" w:color="auto" w:fill="EBF1E7"/>
              </w:rPr>
              <w:t> </w:t>
            </w:r>
            <w:r>
              <w:rPr>
                <w:rFonts w:ascii="Arial" w:hAnsi="Arial" w:cs="Arial"/>
                <w:shd w:val="clear" w:color="auto" w:fill="EBF1E7"/>
              </w:rPr>
              <w:t>元素。虽然这样做是可以接受的，但是没有必要，因为没有其他</w:t>
            </w:r>
            <w:r>
              <w:rPr>
                <w:rFonts w:ascii="Arial" w:hAnsi="Arial" w:cs="Arial"/>
                <w:shd w:val="clear" w:color="auto" w:fill="EBF1E7"/>
              </w:rPr>
              <w:t>bean</w:t>
            </w:r>
            <w:r>
              <w:rPr>
                <w:rFonts w:ascii="Arial" w:hAnsi="Arial" w:cs="Arial"/>
                <w:shd w:val="clear" w:color="auto" w:fill="EBF1E7"/>
              </w:rPr>
              <w:t>引用它，并且不太可能通过名称从容器中明确地获取它。类似地，</w:t>
            </w:r>
            <w:r>
              <w:rPr>
                <w:rStyle w:val="HTML"/>
                <w:rFonts w:ascii="Consolas" w:hAnsi="Consolas"/>
                <w:sz w:val="23"/>
                <w:szCs w:val="23"/>
                <w:shd w:val="clear" w:color="auto" w:fill="F7F7F8"/>
              </w:rPr>
              <w:t>DataSource</w:t>
            </w:r>
            <w:r>
              <w:rPr>
                <w:rFonts w:ascii="Arial" w:hAnsi="Arial" w:cs="Arial"/>
                <w:shd w:val="clear" w:color="auto" w:fill="EBF1E7"/>
              </w:rPr>
              <w:t>bean</w:t>
            </w:r>
            <w:r>
              <w:rPr>
                <w:rFonts w:ascii="Arial" w:hAnsi="Arial" w:cs="Arial"/>
                <w:shd w:val="clear" w:color="auto" w:fill="EBF1E7"/>
              </w:rPr>
              <w:t>只是按类型自动装配，因此</w:t>
            </w:r>
            <w:r>
              <w:rPr>
                <w:rStyle w:val="HTML"/>
                <w:rFonts w:ascii="Consolas" w:hAnsi="Consolas"/>
                <w:sz w:val="23"/>
                <w:szCs w:val="23"/>
                <w:shd w:val="clear" w:color="auto" w:fill="F7F7F8"/>
              </w:rPr>
              <w:t>id</w:t>
            </w:r>
            <w:r>
              <w:rPr>
                <w:rFonts w:ascii="Arial" w:hAnsi="Arial" w:cs="Arial"/>
                <w:shd w:val="clear" w:color="auto" w:fill="EBF1E7"/>
              </w:rPr>
              <w:t> </w:t>
            </w:r>
            <w:r>
              <w:rPr>
                <w:rFonts w:ascii="Arial" w:hAnsi="Arial" w:cs="Arial"/>
                <w:shd w:val="clear" w:color="auto" w:fill="EBF1E7"/>
              </w:rPr>
              <w:t>不严格要求显式</w:t>
            </w:r>
            <w:r>
              <w:rPr>
                <w:rFonts w:ascii="Arial" w:hAnsi="Arial" w:cs="Arial"/>
                <w:shd w:val="clear" w:color="auto" w:fill="EBF1E7"/>
              </w:rPr>
              <w:t>bean </w:t>
            </w:r>
            <w:r>
              <w:rPr>
                <w:rFonts w:ascii="Arial" w:hAnsi="Arial" w:cs="Arial"/>
                <w:shd w:val="clear" w:color="auto" w:fill="EBF1E7"/>
              </w:rPr>
              <w:t>。</w:t>
            </w:r>
          </w:p>
        </w:tc>
      </w:tr>
    </w:tbl>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Using &lt;context:component-scan/&gt; to pick up </w:t>
      </w:r>
      <w:r w:rsidRPr="00BA0D5D">
        <w:rPr>
          <w:rFonts w:ascii="Consolas" w:eastAsia="宋体" w:hAnsi="Consolas" w:cs="宋体"/>
          <w:i/>
          <w:iCs/>
          <w:color w:val="0B0A0A"/>
          <w:kern w:val="0"/>
          <w:sz w:val="23"/>
          <w:szCs w:val="23"/>
          <w:shd w:val="clear" w:color="auto" w:fill="F7F7F8"/>
        </w:rPr>
        <w:t>@Configuration</w:t>
      </w:r>
      <w:r w:rsidRPr="00BA0D5D">
        <w:rPr>
          <w:rFonts w:ascii="Arial" w:eastAsia="宋体" w:hAnsi="Arial" w:cs="Arial"/>
          <w:i/>
          <w:iCs/>
          <w:color w:val="0B0A0A"/>
          <w:kern w:val="0"/>
          <w:sz w:val="24"/>
          <w:szCs w:val="24"/>
        </w:rPr>
        <w:t> classes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is meta-annotated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-annotated classes are automatically candidates for component scanning. Using the same scenario as describe in the previous example, we can redefine </w:t>
      </w:r>
      <w:r w:rsidRPr="00BA0D5D">
        <w:rPr>
          <w:rFonts w:ascii="Consolas" w:eastAsia="宋体" w:hAnsi="Consolas" w:cs="宋体"/>
          <w:color w:val="34302D"/>
          <w:kern w:val="0"/>
          <w:sz w:val="23"/>
          <w:szCs w:val="23"/>
          <w:shd w:val="clear" w:color="auto" w:fill="F7F7F8"/>
        </w:rPr>
        <w:t>system-test-config.xml</w:t>
      </w:r>
      <w:r w:rsidRPr="00BA0D5D">
        <w:rPr>
          <w:rFonts w:ascii="inherit" w:eastAsia="宋体" w:hAnsi="inherit" w:cs="Arial"/>
          <w:color w:val="34302D"/>
          <w:kern w:val="0"/>
          <w:sz w:val="24"/>
          <w:szCs w:val="24"/>
        </w:rPr>
        <w:t> to take advantage of component-scanning. Note that, in this case, we need not explicitly declare</w:t>
      </w:r>
      <w:r w:rsidRPr="00BA0D5D">
        <w:rPr>
          <w:rFonts w:ascii="Consolas" w:eastAsia="宋体" w:hAnsi="Consolas" w:cs="宋体"/>
          <w:color w:val="34302D"/>
          <w:kern w:val="0"/>
          <w:sz w:val="23"/>
          <w:szCs w:val="23"/>
          <w:shd w:val="clear" w:color="auto" w:fill="F7F7F8"/>
        </w:rPr>
        <w:t>&lt;context:annotation-config/&gt;</w:t>
      </w:r>
      <w:r w:rsidRPr="00BA0D5D">
        <w:rPr>
          <w:rFonts w:ascii="inherit" w:eastAsia="宋体" w:hAnsi="inherit" w:cs="Arial"/>
          <w:color w:val="34302D"/>
          <w:kern w:val="0"/>
          <w:sz w:val="24"/>
          <w:szCs w:val="24"/>
        </w:rPr>
        <w:t>, because </w:t>
      </w:r>
      <w:r w:rsidRPr="00BA0D5D">
        <w:rPr>
          <w:rFonts w:ascii="Consolas" w:eastAsia="宋体" w:hAnsi="Consolas" w:cs="宋体"/>
          <w:color w:val="34302D"/>
          <w:kern w:val="0"/>
          <w:sz w:val="23"/>
          <w:szCs w:val="23"/>
          <w:shd w:val="clear" w:color="auto" w:fill="F7F7F8"/>
        </w:rPr>
        <w:t>&lt;context:component-scan/&gt;</w:t>
      </w:r>
      <w:r w:rsidRPr="00BA0D5D">
        <w:rPr>
          <w:rFonts w:ascii="inherit" w:eastAsia="宋体" w:hAnsi="inherit" w:cs="Arial"/>
          <w:color w:val="34302D"/>
          <w:kern w:val="0"/>
          <w:sz w:val="24"/>
          <w:szCs w:val="24"/>
        </w:rPr>
        <w:t> enables the same functionality.</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因为</w:t>
      </w:r>
      <w:r>
        <w:rPr>
          <w:rStyle w:val="HTML"/>
          <w:rFonts w:ascii="Consolas" w:hAnsi="Consolas"/>
          <w:sz w:val="23"/>
          <w:szCs w:val="23"/>
          <w:shd w:val="clear" w:color="auto" w:fill="F7F7F8"/>
        </w:rPr>
        <w:t>@Configuration</w:t>
      </w:r>
      <w:r>
        <w:rPr>
          <w:rFonts w:ascii="Arial" w:hAnsi="Arial" w:cs="Arial"/>
          <w:color w:val="34302D"/>
          <w:shd w:val="clear" w:color="auto" w:fill="FFFFFF"/>
        </w:rPr>
        <w:t>带有元注释</w:t>
      </w:r>
      <w:r>
        <w:rPr>
          <w:rStyle w:val="HTML"/>
          <w:rFonts w:ascii="Consolas" w:hAnsi="Consolas"/>
          <w:sz w:val="23"/>
          <w:szCs w:val="23"/>
          <w:shd w:val="clear" w:color="auto" w:fill="F7F7F8"/>
        </w:rPr>
        <w:t>@Component</w:t>
      </w:r>
      <w:r>
        <w:rPr>
          <w:rFonts w:ascii="Arial" w:hAnsi="Arial" w:cs="Arial"/>
          <w:color w:val="34302D"/>
          <w:shd w:val="clear" w:color="auto" w:fill="FFFFFF"/>
        </w:rPr>
        <w:t>，注释</w:t>
      </w:r>
      <w:r>
        <w:rPr>
          <w:rStyle w:val="HTML"/>
          <w:rFonts w:ascii="Consolas" w:hAnsi="Consolas"/>
          <w:sz w:val="23"/>
          <w:szCs w:val="23"/>
          <w:shd w:val="clear" w:color="auto" w:fill="F7F7F8"/>
        </w:rPr>
        <w:t>@Configuration</w:t>
      </w:r>
      <w:r>
        <w:rPr>
          <w:rFonts w:ascii="Arial" w:hAnsi="Arial" w:cs="Arial"/>
          <w:color w:val="34302D"/>
          <w:shd w:val="clear" w:color="auto" w:fill="FFFFFF"/>
        </w:rPr>
        <w:t>类自动成为组件扫描的候选者。使用与前一个示例中描述的相同的方案，我们可以重新定义</w:t>
      </w:r>
      <w:r>
        <w:rPr>
          <w:rStyle w:val="HTML"/>
          <w:rFonts w:ascii="Consolas" w:hAnsi="Consolas"/>
          <w:sz w:val="23"/>
          <w:szCs w:val="23"/>
          <w:shd w:val="clear" w:color="auto" w:fill="F7F7F8"/>
        </w:rPr>
        <w:t>system-test-config.xml</w:t>
      </w:r>
      <w:r>
        <w:rPr>
          <w:rFonts w:ascii="Arial" w:hAnsi="Arial" w:cs="Arial"/>
          <w:color w:val="34302D"/>
          <w:shd w:val="clear" w:color="auto" w:fill="FFFFFF"/>
        </w:rPr>
        <w:t>以利用组件扫描。请注意，在这种情况下，我们不需要显式声明</w:t>
      </w:r>
      <w:r>
        <w:rPr>
          <w:rStyle w:val="HTML"/>
          <w:rFonts w:ascii="Consolas" w:hAnsi="Consolas"/>
          <w:sz w:val="23"/>
          <w:szCs w:val="23"/>
          <w:shd w:val="clear" w:color="auto" w:fill="F7F7F8"/>
        </w:rPr>
        <w:t>&lt;context:annotation-config/&gt;</w:t>
      </w:r>
      <w:r>
        <w:rPr>
          <w:rFonts w:ascii="Arial" w:hAnsi="Arial" w:cs="Arial"/>
          <w:color w:val="34302D"/>
          <w:shd w:val="clear" w:color="auto" w:fill="FFFFFF"/>
        </w:rPr>
        <w:t>，因为</w:t>
      </w:r>
      <w:r>
        <w:rPr>
          <w:rStyle w:val="HTML"/>
          <w:rFonts w:ascii="Consolas" w:hAnsi="Consolas"/>
          <w:sz w:val="23"/>
          <w:szCs w:val="23"/>
          <w:shd w:val="clear" w:color="auto" w:fill="F7F7F8"/>
        </w:rPr>
        <w:t>&lt;context:component-scan/&gt;</w:t>
      </w:r>
      <w:r>
        <w:rPr>
          <w:rFonts w:ascii="Arial" w:hAnsi="Arial" w:cs="Arial"/>
          <w:color w:val="34302D"/>
          <w:shd w:val="clear" w:color="auto" w:fill="FFFFFF"/>
        </w:rPr>
        <w:t>启用相同的功能。</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modified </w:t>
      </w:r>
      <w:r w:rsidRPr="00BA0D5D">
        <w:rPr>
          <w:rFonts w:ascii="Consolas" w:eastAsia="宋体" w:hAnsi="Consolas" w:cs="宋体"/>
          <w:color w:val="34302D"/>
          <w:kern w:val="0"/>
          <w:sz w:val="23"/>
          <w:szCs w:val="23"/>
          <w:shd w:val="clear" w:color="auto" w:fill="F7F7F8"/>
        </w:rPr>
        <w:t>system-test-config.xml</w:t>
      </w:r>
      <w:r w:rsidRPr="00BA0D5D">
        <w:rPr>
          <w:rFonts w:ascii="inherit" w:eastAsia="宋体" w:hAnsi="inherit" w:cs="Arial"/>
          <w:color w:val="34302D"/>
          <w:kern w:val="0"/>
          <w:sz w:val="24"/>
          <w:szCs w:val="24"/>
        </w:rPr>
        <w:t> file:</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以下示例显示了已修改的</w:t>
      </w:r>
      <w:r>
        <w:rPr>
          <w:rStyle w:val="HTML"/>
          <w:rFonts w:ascii="Consolas" w:hAnsi="Consolas"/>
          <w:sz w:val="23"/>
          <w:szCs w:val="23"/>
          <w:shd w:val="clear" w:color="auto" w:fill="F7F7F8"/>
        </w:rPr>
        <w:t>system-test-config.xml</w:t>
      </w:r>
      <w:r>
        <w:rPr>
          <w:rFonts w:ascii="Arial" w:hAnsi="Arial" w:cs="Arial"/>
          <w:color w:val="34302D"/>
          <w:shd w:val="clear" w:color="auto" w:fill="FFFFFF"/>
        </w:rPr>
        <w:t>文件：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picks up and registers AppConfig as a bean definition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"com.acme"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&lt;context:property-placeholder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"classpath:/com/acme/jdbc.properties"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"org.springframework.jdbc.datasource.DriverManagerDataSource"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"url"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"${jdbc.url}"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"${jdbc.username}"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"password"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"${jdbc.password}"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Consolas" w:eastAsia="宋体" w:hAnsi="Consolas" w:cs="宋体"/>
          <w:color w:val="34302D"/>
          <w:kern w:val="0"/>
          <w:sz w:val="23"/>
          <w:szCs w:val="23"/>
          <w:shd w:val="clear" w:color="auto" w:fill="F7F7F8"/>
        </w:rPr>
        <w:t>@Configuration</w:t>
      </w:r>
      <w:r w:rsidRPr="00BA0D5D">
        <w:rPr>
          <w:rFonts w:ascii="Arial" w:eastAsia="宋体" w:hAnsi="Arial" w:cs="Arial"/>
          <w:color w:val="34302D"/>
          <w:kern w:val="0"/>
          <w:sz w:val="24"/>
          <w:szCs w:val="24"/>
        </w:rPr>
        <w:t> Class-centric Use of XML with </w:t>
      </w:r>
      <w:r w:rsidRPr="00BA0D5D">
        <w:rPr>
          <w:rFonts w:ascii="Consolas" w:eastAsia="宋体" w:hAnsi="Consolas" w:cs="宋体"/>
          <w:color w:val="34302D"/>
          <w:kern w:val="0"/>
          <w:sz w:val="23"/>
          <w:szCs w:val="23"/>
          <w:shd w:val="clear" w:color="auto" w:fill="F7F7F8"/>
        </w:rPr>
        <w:t>@ImportResource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applications where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are the primary mechanism for configuring the container, it is still likely necessary to use at least some XML. In these scenarios, you can use </w:t>
      </w:r>
      <w:r w:rsidRPr="00BA0D5D">
        <w:rPr>
          <w:rFonts w:ascii="Consolas" w:eastAsia="宋体" w:hAnsi="Consolas" w:cs="宋体"/>
          <w:color w:val="34302D"/>
          <w:kern w:val="0"/>
          <w:sz w:val="23"/>
          <w:szCs w:val="23"/>
          <w:shd w:val="clear" w:color="auto" w:fill="F7F7F8"/>
        </w:rPr>
        <w:t>@ImportResource</w:t>
      </w:r>
      <w:r w:rsidRPr="00BA0D5D">
        <w:rPr>
          <w:rFonts w:ascii="inherit" w:eastAsia="宋体" w:hAnsi="inherit" w:cs="Arial"/>
          <w:color w:val="34302D"/>
          <w:kern w:val="0"/>
          <w:sz w:val="24"/>
          <w:szCs w:val="24"/>
        </w:rPr>
        <w:t> and define only as much XML as you need. Doing so achieves a “Java-centric” approach to configuring the container and keeps XML to a bare minimum. The following example (which includes a configuration class, an XML file that defines a bean, a properties file, and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class) shows how to use the </w:t>
      </w:r>
      <w:r w:rsidRPr="00BA0D5D">
        <w:rPr>
          <w:rFonts w:ascii="Consolas" w:eastAsia="宋体" w:hAnsi="Consolas" w:cs="宋体"/>
          <w:color w:val="34302D"/>
          <w:kern w:val="0"/>
          <w:sz w:val="23"/>
          <w:szCs w:val="23"/>
          <w:shd w:val="clear" w:color="auto" w:fill="F7F7F8"/>
        </w:rPr>
        <w:t>@ImportResource</w:t>
      </w:r>
      <w:r w:rsidRPr="00BA0D5D">
        <w:rPr>
          <w:rFonts w:ascii="inherit" w:eastAsia="宋体" w:hAnsi="inherit" w:cs="Arial"/>
          <w:color w:val="34302D"/>
          <w:kern w:val="0"/>
          <w:sz w:val="24"/>
          <w:szCs w:val="24"/>
        </w:rPr>
        <w:t> annotation to achieve “Java-centric” configuration that uses XML as needed:</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@Configuration</w:t>
      </w:r>
      <w:r>
        <w:rPr>
          <w:rFonts w:ascii="Arial" w:hAnsi="Arial" w:cs="Arial"/>
          <w:color w:val="34302D"/>
          <w:shd w:val="clear" w:color="auto" w:fill="FFFFFF"/>
        </w:rPr>
        <w:t>类是配置容器的主要机制的应用程序中，仍然可能需要使用至少一些</w:t>
      </w:r>
      <w:r>
        <w:rPr>
          <w:rFonts w:ascii="Arial" w:hAnsi="Arial" w:cs="Arial"/>
          <w:color w:val="34302D"/>
          <w:shd w:val="clear" w:color="auto" w:fill="FFFFFF"/>
        </w:rPr>
        <w:t>XML</w:t>
      </w:r>
      <w:r>
        <w:rPr>
          <w:rFonts w:ascii="Arial" w:hAnsi="Arial" w:cs="Arial"/>
          <w:color w:val="34302D"/>
          <w:shd w:val="clear" w:color="auto" w:fill="FFFFFF"/>
        </w:rPr>
        <w:t>。在这些场景中，您可以</w:t>
      </w:r>
      <w:r>
        <w:rPr>
          <w:rStyle w:val="HTML"/>
          <w:rFonts w:ascii="Consolas" w:hAnsi="Consolas"/>
          <w:sz w:val="23"/>
          <w:szCs w:val="23"/>
          <w:shd w:val="clear" w:color="auto" w:fill="F7F7F8"/>
        </w:rPr>
        <w:t>@ImportResource</w:t>
      </w:r>
      <w:r>
        <w:rPr>
          <w:rFonts w:ascii="Arial" w:hAnsi="Arial" w:cs="Arial"/>
          <w:color w:val="34302D"/>
          <w:shd w:val="clear" w:color="auto" w:fill="FFFFFF"/>
        </w:rPr>
        <w:t>根据需要使用和定义尽可能多的</w:t>
      </w:r>
      <w:r>
        <w:rPr>
          <w:rFonts w:ascii="Arial" w:hAnsi="Arial" w:cs="Arial"/>
          <w:color w:val="34302D"/>
          <w:shd w:val="clear" w:color="auto" w:fill="FFFFFF"/>
        </w:rPr>
        <w:t>XML</w:t>
      </w:r>
      <w:r>
        <w:rPr>
          <w:rFonts w:ascii="Arial" w:hAnsi="Arial" w:cs="Arial"/>
          <w:color w:val="34302D"/>
          <w:shd w:val="clear" w:color="auto" w:fill="FFFFFF"/>
        </w:rPr>
        <w:t>。这样做可以实现</w:t>
      </w:r>
      <w:r>
        <w:rPr>
          <w:rFonts w:ascii="Arial" w:hAnsi="Arial" w:cs="Arial"/>
          <w:color w:val="34302D"/>
          <w:shd w:val="clear" w:color="auto" w:fill="FFFFFF"/>
        </w:rPr>
        <w:t>“</w:t>
      </w:r>
      <w:r>
        <w:rPr>
          <w:rFonts w:ascii="Arial" w:hAnsi="Arial" w:cs="Arial"/>
          <w:color w:val="34302D"/>
          <w:shd w:val="clear" w:color="auto" w:fill="FFFFFF"/>
        </w:rPr>
        <w:t>以</w:t>
      </w:r>
      <w:r>
        <w:rPr>
          <w:rFonts w:ascii="Arial" w:hAnsi="Arial" w:cs="Arial"/>
          <w:color w:val="34302D"/>
          <w:shd w:val="clear" w:color="auto" w:fill="FFFFFF"/>
        </w:rPr>
        <w:t>Java</w:t>
      </w:r>
      <w:r>
        <w:rPr>
          <w:rFonts w:ascii="Arial" w:hAnsi="Arial" w:cs="Arial"/>
          <w:color w:val="34302D"/>
          <w:shd w:val="clear" w:color="auto" w:fill="FFFFFF"/>
        </w:rPr>
        <w:t>为中心</w:t>
      </w:r>
      <w:r>
        <w:rPr>
          <w:rFonts w:ascii="Arial" w:hAnsi="Arial" w:cs="Arial"/>
          <w:color w:val="34302D"/>
          <w:shd w:val="clear" w:color="auto" w:fill="FFFFFF"/>
        </w:rPr>
        <w:t>”</w:t>
      </w:r>
      <w:r>
        <w:rPr>
          <w:rFonts w:ascii="Arial" w:hAnsi="Arial" w:cs="Arial"/>
          <w:color w:val="34302D"/>
          <w:shd w:val="clear" w:color="auto" w:fill="FFFFFF"/>
        </w:rPr>
        <w:t>的方法来配置容器并将</w:t>
      </w:r>
      <w:r>
        <w:rPr>
          <w:rFonts w:ascii="Arial" w:hAnsi="Arial" w:cs="Arial"/>
          <w:color w:val="34302D"/>
          <w:shd w:val="clear" w:color="auto" w:fill="FFFFFF"/>
        </w:rPr>
        <w:t>XML</w:t>
      </w:r>
      <w:r>
        <w:rPr>
          <w:rFonts w:ascii="Arial" w:hAnsi="Arial" w:cs="Arial"/>
          <w:color w:val="34302D"/>
          <w:shd w:val="clear" w:color="auto" w:fill="FFFFFF"/>
        </w:rPr>
        <w:t>保持在最低限度。以下示例（包括配置类，定义</w:t>
      </w:r>
      <w:r>
        <w:rPr>
          <w:rFonts w:ascii="Arial" w:hAnsi="Arial" w:cs="Arial"/>
          <w:color w:val="34302D"/>
          <w:shd w:val="clear" w:color="auto" w:fill="FFFFFF"/>
        </w:rPr>
        <w:t>bean</w:t>
      </w:r>
      <w:r>
        <w:rPr>
          <w:rFonts w:ascii="Arial" w:hAnsi="Arial" w:cs="Arial"/>
          <w:color w:val="34302D"/>
          <w:shd w:val="clear" w:color="auto" w:fill="FFFFFF"/>
        </w:rPr>
        <w:t>的</w:t>
      </w:r>
      <w:r>
        <w:rPr>
          <w:rFonts w:ascii="Arial" w:hAnsi="Arial" w:cs="Arial"/>
          <w:color w:val="34302D"/>
          <w:shd w:val="clear" w:color="auto" w:fill="FFFFFF"/>
        </w:rPr>
        <w:t>XML</w:t>
      </w:r>
      <w:r>
        <w:rPr>
          <w:rFonts w:ascii="Arial" w:hAnsi="Arial" w:cs="Arial"/>
          <w:color w:val="34302D"/>
          <w:shd w:val="clear" w:color="auto" w:fill="FFFFFF"/>
        </w:rPr>
        <w:t>文件，属性文件和</w:t>
      </w:r>
      <w:r>
        <w:rPr>
          <w:rStyle w:val="HTML"/>
          <w:rFonts w:ascii="Consolas" w:hAnsi="Consolas"/>
          <w:sz w:val="23"/>
          <w:szCs w:val="23"/>
          <w:shd w:val="clear" w:color="auto" w:fill="F7F7F8"/>
        </w:rPr>
        <w:t>main</w:t>
      </w:r>
      <w:r>
        <w:rPr>
          <w:rFonts w:ascii="Arial" w:hAnsi="Arial" w:cs="Arial"/>
          <w:color w:val="34302D"/>
          <w:shd w:val="clear" w:color="auto" w:fill="FFFFFF"/>
        </w:rPr>
        <w:t>类）显示了如何使用</w:t>
      </w:r>
      <w:r>
        <w:rPr>
          <w:rStyle w:val="HTML"/>
          <w:rFonts w:ascii="Consolas" w:hAnsi="Consolas"/>
          <w:sz w:val="23"/>
          <w:szCs w:val="23"/>
          <w:shd w:val="clear" w:color="auto" w:fill="F7F7F8"/>
        </w:rPr>
        <w:t>@ImportResource</w:t>
      </w:r>
      <w:r>
        <w:rPr>
          <w:rFonts w:ascii="Arial" w:hAnsi="Arial" w:cs="Arial"/>
          <w:color w:val="34302D"/>
          <w:shd w:val="clear" w:color="auto" w:fill="FFFFFF"/>
        </w:rPr>
        <w:t>注释来实现根据需要使用</w:t>
      </w:r>
      <w:r>
        <w:rPr>
          <w:rFonts w:ascii="Arial" w:hAnsi="Arial" w:cs="Arial"/>
          <w:color w:val="34302D"/>
          <w:shd w:val="clear" w:color="auto" w:fill="FFFFFF"/>
        </w:rPr>
        <w:t>XML</w:t>
      </w:r>
      <w:r>
        <w:rPr>
          <w:rFonts w:ascii="Arial" w:hAnsi="Arial" w:cs="Arial"/>
          <w:color w:val="34302D"/>
          <w:shd w:val="clear" w:color="auto" w:fill="FFFFFF"/>
        </w:rPr>
        <w:t>的</w:t>
      </w:r>
      <w:r>
        <w:rPr>
          <w:rFonts w:ascii="Arial" w:hAnsi="Arial" w:cs="Arial"/>
          <w:color w:val="34302D"/>
          <w:shd w:val="clear" w:color="auto" w:fill="FFFFFF"/>
        </w:rPr>
        <w:t>“</w:t>
      </w:r>
      <w:r>
        <w:rPr>
          <w:rFonts w:ascii="Arial" w:hAnsi="Arial" w:cs="Arial"/>
          <w:color w:val="34302D"/>
          <w:shd w:val="clear" w:color="auto" w:fill="FFFFFF"/>
        </w:rPr>
        <w:t>以</w:t>
      </w:r>
      <w:r>
        <w:rPr>
          <w:rFonts w:ascii="Arial" w:hAnsi="Arial" w:cs="Arial"/>
          <w:color w:val="34302D"/>
          <w:shd w:val="clear" w:color="auto" w:fill="FFFFFF"/>
        </w:rPr>
        <w:t>Java</w:t>
      </w:r>
      <w:r>
        <w:rPr>
          <w:rFonts w:ascii="Arial" w:hAnsi="Arial" w:cs="Arial"/>
          <w:color w:val="34302D"/>
          <w:shd w:val="clear" w:color="auto" w:fill="FFFFFF"/>
        </w:rPr>
        <w:t>为中心</w:t>
      </w:r>
      <w:r>
        <w:rPr>
          <w:rFonts w:ascii="Arial" w:hAnsi="Arial" w:cs="Arial"/>
          <w:color w:val="34302D"/>
          <w:shd w:val="clear" w:color="auto" w:fill="FFFFFF"/>
        </w:rPr>
        <w:t>”</w:t>
      </w:r>
      <w:r>
        <w:rPr>
          <w:rFonts w:ascii="Arial" w:hAnsi="Arial" w:cs="Arial"/>
          <w:color w:val="34302D"/>
          <w:shd w:val="clear" w:color="auto" w:fill="FFFFFF"/>
        </w:rPr>
        <w:t>的配置：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@ImportResource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"classpath:/com/acme/properties-config.xml"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"${jdbc.url}"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url;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"${jdbc.username}"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username;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"${jdbc.password}"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password;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DriverManagerDataSource(url, username, password);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properties-config.xml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&lt;context:property-placeholder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"classpath:/com/acme/jdbc.properties"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jdbc.url=jdbc:hsqldb:hsql://localhost/xdb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jdbc.username=sa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jdbc.password=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AnnotationConfigApplicationContext(AppConfig.class);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 transferService = ctx.getBean(TransferService.class);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41" w:name="_Toc15327099"/>
      <w:r w:rsidRPr="00BA0D5D">
        <w:rPr>
          <w:rFonts w:ascii="Arial" w:eastAsia="宋体" w:hAnsi="Arial" w:cs="Arial"/>
          <w:color w:val="34302D"/>
          <w:kern w:val="0"/>
          <w:sz w:val="41"/>
          <w:szCs w:val="41"/>
        </w:rPr>
        <w:t>1.13. Environment Abstraction</w:t>
      </w:r>
      <w:bookmarkEnd w:id="2341"/>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hyperlink r:id="rId396" w:history="1">
        <w:r w:rsidRPr="00BA0D5D">
          <w:rPr>
            <w:rFonts w:ascii="Consolas" w:eastAsia="宋体" w:hAnsi="Consolas" w:cs="宋体"/>
            <w:color w:val="548E2E"/>
            <w:kern w:val="0"/>
            <w:sz w:val="23"/>
            <w:szCs w:val="23"/>
            <w:u w:val="single"/>
            <w:shd w:val="clear" w:color="auto" w:fill="F7F7F8"/>
          </w:rPr>
          <w:t>Environment</w:t>
        </w:r>
      </w:hyperlink>
      <w:r w:rsidRPr="00BA0D5D">
        <w:rPr>
          <w:rFonts w:ascii="inherit" w:eastAsia="宋体" w:hAnsi="inherit" w:cs="Arial"/>
          <w:color w:val="34302D"/>
          <w:kern w:val="0"/>
          <w:sz w:val="24"/>
          <w:szCs w:val="24"/>
        </w:rPr>
        <w:t> interface is an abstraction integrated in the container that models two key aspects of the application environment: </w:t>
      </w:r>
      <w:hyperlink r:id="rId397" w:anchor="beans-definition-profiles" w:history="1">
        <w:r w:rsidRPr="00BA0D5D">
          <w:rPr>
            <w:rFonts w:ascii="inherit" w:eastAsia="宋体" w:hAnsi="inherit" w:cs="Arial"/>
            <w:color w:val="548E2E"/>
            <w:kern w:val="0"/>
            <w:sz w:val="24"/>
            <w:szCs w:val="24"/>
            <w:u w:val="single"/>
          </w:rPr>
          <w:t>profiles</w:t>
        </w:r>
      </w:hyperlink>
      <w:r w:rsidRPr="00BA0D5D">
        <w:rPr>
          <w:rFonts w:ascii="inherit" w:eastAsia="宋体" w:hAnsi="inherit" w:cs="Arial"/>
          <w:color w:val="34302D"/>
          <w:kern w:val="0"/>
          <w:sz w:val="24"/>
          <w:szCs w:val="24"/>
        </w:rPr>
        <w:t> and </w:t>
      </w:r>
      <w:hyperlink r:id="rId398" w:anchor="beans-property-source-abstraction" w:history="1">
        <w:r w:rsidRPr="00BA0D5D">
          <w:rPr>
            <w:rFonts w:ascii="inherit" w:eastAsia="宋体" w:hAnsi="inherit" w:cs="Arial"/>
            <w:color w:val="548E2E"/>
            <w:kern w:val="0"/>
            <w:sz w:val="24"/>
            <w:szCs w:val="24"/>
            <w:u w:val="single"/>
          </w:rPr>
          <w:t>properties</w:t>
        </w:r>
      </w:hyperlink>
      <w:r w:rsidRPr="00BA0D5D">
        <w:rPr>
          <w:rFonts w:ascii="inherit" w:eastAsia="宋体" w:hAnsi="inherit" w:cs="Arial"/>
          <w:color w:val="34302D"/>
          <w:kern w:val="0"/>
          <w:sz w:val="24"/>
          <w:szCs w:val="24"/>
        </w:rPr>
        <w:t>.</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hyperlink r:id="rId399" w:history="1">
        <w:r>
          <w:rPr>
            <w:rStyle w:val="HTML"/>
            <w:rFonts w:ascii="Consolas" w:hAnsi="Consolas"/>
            <w:color w:val="548E2E"/>
            <w:sz w:val="23"/>
            <w:szCs w:val="23"/>
            <w:u w:val="single"/>
            <w:shd w:val="clear" w:color="auto" w:fill="F7F7F8"/>
          </w:rPr>
          <w:t>Environment</w:t>
        </w:r>
      </w:hyperlink>
      <w:r>
        <w:rPr>
          <w:rFonts w:ascii="Arial" w:hAnsi="Arial" w:cs="Arial"/>
          <w:color w:val="34302D"/>
          <w:shd w:val="clear" w:color="auto" w:fill="FFFFFF"/>
        </w:rPr>
        <w:t>接口是集成在容器模型应用环境的两个关键方面的抽象：</w:t>
      </w:r>
      <w:hyperlink r:id="rId400" w:anchor="beans-definition-profiles" w:history="1">
        <w:r>
          <w:rPr>
            <w:rStyle w:val="a4"/>
            <w:rFonts w:ascii="Arial" w:hAnsi="Arial" w:cs="Arial"/>
            <w:color w:val="548E2E"/>
            <w:shd w:val="clear" w:color="auto" w:fill="FFFFFF"/>
          </w:rPr>
          <w:t>型材</w:t>
        </w:r>
      </w:hyperlink>
      <w:r>
        <w:rPr>
          <w:rFonts w:ascii="Arial" w:hAnsi="Arial" w:cs="Arial"/>
          <w:color w:val="34302D"/>
          <w:shd w:val="clear" w:color="auto" w:fill="FFFFFF"/>
        </w:rPr>
        <w:t> </w:t>
      </w:r>
      <w:r>
        <w:rPr>
          <w:rFonts w:ascii="Arial" w:hAnsi="Arial" w:cs="Arial"/>
          <w:color w:val="34302D"/>
          <w:shd w:val="clear" w:color="auto" w:fill="FFFFFF"/>
        </w:rPr>
        <w:t>和</w:t>
      </w:r>
      <w:hyperlink r:id="rId401" w:anchor="beans-property-source-abstraction" w:history="1">
        <w:r>
          <w:rPr>
            <w:rStyle w:val="a4"/>
            <w:rFonts w:ascii="Arial" w:hAnsi="Arial" w:cs="Arial"/>
            <w:color w:val="548E2E"/>
            <w:shd w:val="clear" w:color="auto" w:fill="FFFFFF"/>
          </w:rPr>
          <w:t>性能</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profile is a named, logical group of bean definitions to be registered with the container only if the given profile is active. Beans may be assigned to a profile whether defined in XML or with annotations. The role of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object with relation to profiles is in determining which profiles (if any) are currently active, and which profiles (if any) should be active by default.</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配置文件是仅在给定配置文件处于活动状态时才向容器注册的</w:t>
      </w:r>
      <w:r>
        <w:rPr>
          <w:rFonts w:ascii="Arial" w:hAnsi="Arial" w:cs="Arial"/>
          <w:color w:val="34302D"/>
          <w:shd w:val="clear" w:color="auto" w:fill="FFFFFF"/>
        </w:rPr>
        <w:t>bean</w:t>
      </w:r>
      <w:r>
        <w:rPr>
          <w:rFonts w:ascii="Arial" w:hAnsi="Arial" w:cs="Arial"/>
          <w:color w:val="34302D"/>
          <w:shd w:val="clear" w:color="auto" w:fill="FFFFFF"/>
        </w:rPr>
        <w:t>定义的命名逻辑组。可以将</w:t>
      </w:r>
      <w:r>
        <w:rPr>
          <w:rFonts w:ascii="Arial" w:hAnsi="Arial" w:cs="Arial"/>
          <w:color w:val="34302D"/>
          <w:shd w:val="clear" w:color="auto" w:fill="FFFFFF"/>
        </w:rPr>
        <w:t>Bean</w:t>
      </w:r>
      <w:r>
        <w:rPr>
          <w:rFonts w:ascii="Arial" w:hAnsi="Arial" w:cs="Arial"/>
          <w:color w:val="34302D"/>
          <w:shd w:val="clear" w:color="auto" w:fill="FFFFFF"/>
        </w:rPr>
        <w:t>分配给配置文件，无论是以</w:t>
      </w:r>
      <w:r>
        <w:rPr>
          <w:rFonts w:ascii="Arial" w:hAnsi="Arial" w:cs="Arial"/>
          <w:color w:val="34302D"/>
          <w:shd w:val="clear" w:color="auto" w:fill="FFFFFF"/>
        </w:rPr>
        <w:t>XML</w:t>
      </w:r>
      <w:r>
        <w:rPr>
          <w:rFonts w:ascii="Arial" w:hAnsi="Arial" w:cs="Arial"/>
          <w:color w:val="34302D"/>
          <w:shd w:val="clear" w:color="auto" w:fill="FFFFFF"/>
        </w:rPr>
        <w:t>还是使用注释定义。</w:t>
      </w:r>
      <w:r>
        <w:rPr>
          <w:rStyle w:val="HTML"/>
          <w:rFonts w:ascii="Consolas" w:hAnsi="Consolas"/>
          <w:sz w:val="23"/>
          <w:szCs w:val="23"/>
          <w:shd w:val="clear" w:color="auto" w:fill="F7F7F8"/>
        </w:rPr>
        <w:t>Environment</w:t>
      </w:r>
      <w:r>
        <w:rPr>
          <w:rFonts w:ascii="Arial" w:hAnsi="Arial" w:cs="Arial"/>
          <w:color w:val="34302D"/>
          <w:shd w:val="clear" w:color="auto" w:fill="FFFFFF"/>
        </w:rPr>
        <w:t>与配置文件相关的对象的作用是确定哪些配置文件（如果有）当前处于活动状态，以及默认情况下哪些配置文件（如果有）应处于活动状态。</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Properties play an important role in almost all applications and may originate from a variety of sources: properties files, JVM system properties, system environment variables, JNDI, servlet context parameters, ad-hoc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objects,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objects, and so on. The role of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object with relation to properties is to provide the user with a convenient service interface for configuring property sources and resolving properties from them.</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属性在几乎所有应用程序中都发挥着重要作用，可能源自各种来源：属性文件，</w:t>
      </w:r>
      <w:r>
        <w:rPr>
          <w:rFonts w:ascii="Arial" w:hAnsi="Arial" w:cs="Arial"/>
          <w:color w:val="34302D"/>
          <w:shd w:val="clear" w:color="auto" w:fill="FFFFFF"/>
        </w:rPr>
        <w:t>JVM</w:t>
      </w:r>
      <w:r>
        <w:rPr>
          <w:rFonts w:ascii="Arial" w:hAnsi="Arial" w:cs="Arial"/>
          <w:color w:val="34302D"/>
          <w:shd w:val="clear" w:color="auto" w:fill="FFFFFF"/>
        </w:rPr>
        <w:t>系统属性，系统环境变量，</w:t>
      </w:r>
      <w:r>
        <w:rPr>
          <w:rFonts w:ascii="Arial" w:hAnsi="Arial" w:cs="Arial"/>
          <w:color w:val="34302D"/>
          <w:shd w:val="clear" w:color="auto" w:fill="FFFFFF"/>
        </w:rPr>
        <w:t>JNDI</w:t>
      </w:r>
      <w:r>
        <w:rPr>
          <w:rFonts w:ascii="Arial" w:hAnsi="Arial" w:cs="Arial"/>
          <w:color w:val="34302D"/>
          <w:shd w:val="clear" w:color="auto" w:fill="FFFFFF"/>
        </w:rPr>
        <w:t>，</w:t>
      </w:r>
      <w:r>
        <w:rPr>
          <w:rFonts w:ascii="Arial" w:hAnsi="Arial" w:cs="Arial"/>
          <w:color w:val="34302D"/>
          <w:shd w:val="clear" w:color="auto" w:fill="FFFFFF"/>
        </w:rPr>
        <w:t>servlet</w:t>
      </w:r>
      <w:r>
        <w:rPr>
          <w:rFonts w:ascii="Arial" w:hAnsi="Arial" w:cs="Arial"/>
          <w:color w:val="34302D"/>
          <w:shd w:val="clear" w:color="auto" w:fill="FFFFFF"/>
        </w:rPr>
        <w:t>上下文参数，</w:t>
      </w:r>
      <w:r>
        <w:rPr>
          <w:rFonts w:ascii="Arial" w:hAnsi="Arial" w:cs="Arial"/>
          <w:color w:val="34302D"/>
          <w:shd w:val="clear" w:color="auto" w:fill="FFFFFF"/>
        </w:rPr>
        <w:t>ad-hoc </w:t>
      </w:r>
      <w:r>
        <w:rPr>
          <w:rStyle w:val="HTML"/>
          <w:rFonts w:ascii="Consolas" w:hAnsi="Consolas"/>
          <w:sz w:val="23"/>
          <w:szCs w:val="23"/>
          <w:shd w:val="clear" w:color="auto" w:fill="F7F7F8"/>
        </w:rPr>
        <w:t>Properties</w:t>
      </w:r>
      <w:r>
        <w:rPr>
          <w:rFonts w:ascii="Arial" w:hAnsi="Arial" w:cs="Arial"/>
          <w:color w:val="34302D"/>
          <w:shd w:val="clear" w:color="auto" w:fill="FFFFFF"/>
        </w:rPr>
        <w:t>对象，</w:t>
      </w:r>
      <w:r>
        <w:rPr>
          <w:rStyle w:val="HTML"/>
          <w:rFonts w:ascii="Consolas" w:hAnsi="Consolas"/>
          <w:sz w:val="23"/>
          <w:szCs w:val="23"/>
          <w:shd w:val="clear" w:color="auto" w:fill="F7F7F8"/>
        </w:rPr>
        <w:t>Map</w:t>
      </w:r>
      <w:r>
        <w:rPr>
          <w:rFonts w:ascii="Arial" w:hAnsi="Arial" w:cs="Arial"/>
          <w:color w:val="34302D"/>
          <w:shd w:val="clear" w:color="auto" w:fill="FFFFFF"/>
        </w:rPr>
        <w:t>对象等。</w:t>
      </w:r>
      <w:r>
        <w:rPr>
          <w:rStyle w:val="HTML"/>
          <w:rFonts w:ascii="Consolas" w:hAnsi="Consolas"/>
          <w:sz w:val="23"/>
          <w:szCs w:val="23"/>
          <w:shd w:val="clear" w:color="auto" w:fill="F7F7F8"/>
        </w:rPr>
        <w:t>Environment</w:t>
      </w:r>
      <w:r>
        <w:rPr>
          <w:rFonts w:ascii="Arial" w:hAnsi="Arial" w:cs="Arial"/>
          <w:color w:val="34302D"/>
          <w:shd w:val="clear" w:color="auto" w:fill="FFFFFF"/>
        </w:rPr>
        <w:t>与属性相关的对象的作用是为用户提供方便的服务接口，用于配置属性源并从中解析属性。</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1.13.1. Bean Definition Profiles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Bean definition profiles provide a mechanism in the core container that allows for registration of different beans in different environments. The word, “environment,” can mean different things to different users, and this feature can help with many use cases, including:</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Bean</w:t>
      </w:r>
      <w:r>
        <w:rPr>
          <w:rFonts w:ascii="Arial" w:hAnsi="Arial" w:cs="Arial"/>
          <w:color w:val="34302D"/>
          <w:shd w:val="clear" w:color="auto" w:fill="FFFFFF"/>
        </w:rPr>
        <w:t>定义配置文件在核心容器中提供了一种机制，允许在不同环境中注册不同的</w:t>
      </w:r>
      <w:r>
        <w:rPr>
          <w:rFonts w:ascii="Arial" w:hAnsi="Arial" w:cs="Arial"/>
          <w:color w:val="34302D"/>
          <w:shd w:val="clear" w:color="auto" w:fill="FFFFFF"/>
        </w:rPr>
        <w:t>bean</w:t>
      </w:r>
      <w:r>
        <w:rPr>
          <w:rFonts w:ascii="Arial" w:hAnsi="Arial" w:cs="Arial"/>
          <w:color w:val="34302D"/>
          <w:shd w:val="clear" w:color="auto" w:fill="FFFFFF"/>
        </w:rPr>
        <w:t>。</w:t>
      </w:r>
      <w:r>
        <w:rPr>
          <w:rFonts w:ascii="Arial" w:hAnsi="Arial" w:cs="Arial"/>
          <w:color w:val="34302D"/>
          <w:shd w:val="clear" w:color="auto" w:fill="FFFFFF"/>
        </w:rPr>
        <w:t>“</w:t>
      </w:r>
      <w:r>
        <w:rPr>
          <w:rFonts w:ascii="Arial" w:hAnsi="Arial" w:cs="Arial"/>
          <w:color w:val="34302D"/>
          <w:shd w:val="clear" w:color="auto" w:fill="FFFFFF"/>
        </w:rPr>
        <w:t>环境</w:t>
      </w:r>
      <w:r>
        <w:rPr>
          <w:rFonts w:ascii="Arial" w:hAnsi="Arial" w:cs="Arial"/>
          <w:color w:val="34302D"/>
          <w:shd w:val="clear" w:color="auto" w:fill="FFFFFF"/>
        </w:rPr>
        <w:t>”</w:t>
      </w:r>
      <w:r>
        <w:rPr>
          <w:rFonts w:ascii="Arial" w:hAnsi="Arial" w:cs="Arial"/>
          <w:color w:val="34302D"/>
          <w:shd w:val="clear" w:color="auto" w:fill="FFFFFF"/>
        </w:rPr>
        <w:t>这个词对不同的用户来说意味着不同的东西，这个功能可以帮助许多用例，包括：</w:t>
      </w:r>
    </w:p>
    <w:p w:rsidR="00BA0D5D" w:rsidRPr="00BA0D5D" w:rsidRDefault="00BA0D5D" w:rsidP="00BA0D5D">
      <w:pPr>
        <w:widowControl/>
        <w:numPr>
          <w:ilvl w:val="0"/>
          <w:numId w:val="1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Working against an in-memory datasource in development versus looking up that same datasource from JNDI when in QA or production.</w:t>
      </w:r>
    </w:p>
    <w:p w:rsidR="00BA0D5D" w:rsidRPr="00BA0D5D" w:rsidRDefault="00BA0D5D" w:rsidP="00BA0D5D">
      <w:pPr>
        <w:widowControl/>
        <w:numPr>
          <w:ilvl w:val="0"/>
          <w:numId w:val="1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Registering monitoring infrastructure only when deploying an application into a performance environment.</w:t>
      </w:r>
    </w:p>
    <w:p w:rsidR="00BA0D5D" w:rsidRPr="00BA0D5D" w:rsidRDefault="00BA0D5D" w:rsidP="00BA0D5D">
      <w:pPr>
        <w:widowControl/>
        <w:numPr>
          <w:ilvl w:val="0"/>
          <w:numId w:val="1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Registering customized implementations of beans for customer A versus customer B deployments.</w:t>
      </w:r>
    </w:p>
    <w:p w:rsidR="004F2734" w:rsidRPr="004F2734" w:rsidRDefault="004F2734" w:rsidP="004F2734">
      <w:pPr>
        <w:widowControl/>
        <w:numPr>
          <w:ilvl w:val="0"/>
          <w:numId w:val="18"/>
        </w:numPr>
        <w:shd w:val="clear" w:color="auto" w:fill="FFFFFF"/>
        <w:spacing w:after="150"/>
        <w:jc w:val="left"/>
        <w:rPr>
          <w:rFonts w:ascii="inherit" w:eastAsia="宋体" w:hAnsi="inherit" w:cs="Arial" w:hint="eastAsia"/>
          <w:color w:val="34302D"/>
          <w:kern w:val="0"/>
          <w:sz w:val="24"/>
          <w:szCs w:val="24"/>
        </w:rPr>
      </w:pPr>
      <w:r w:rsidRPr="004F2734">
        <w:rPr>
          <w:rFonts w:ascii="inherit" w:eastAsia="宋体" w:hAnsi="inherit" w:cs="Arial"/>
          <w:color w:val="34302D"/>
          <w:kern w:val="0"/>
          <w:sz w:val="24"/>
          <w:szCs w:val="24"/>
        </w:rPr>
        <w:t>在</w:t>
      </w:r>
      <w:r w:rsidRPr="004F2734">
        <w:rPr>
          <w:rFonts w:ascii="inherit" w:eastAsia="宋体" w:hAnsi="inherit" w:cs="Arial"/>
          <w:color w:val="34302D"/>
          <w:kern w:val="0"/>
          <w:sz w:val="24"/>
          <w:szCs w:val="24"/>
        </w:rPr>
        <w:t>QA</w:t>
      </w:r>
      <w:r w:rsidRPr="004F2734">
        <w:rPr>
          <w:rFonts w:ascii="inherit" w:eastAsia="宋体" w:hAnsi="inherit" w:cs="Arial"/>
          <w:color w:val="34302D"/>
          <w:kern w:val="0"/>
          <w:sz w:val="24"/>
          <w:szCs w:val="24"/>
        </w:rPr>
        <w:t>或生产环境中，针对开发中的内存数据源而不是从</w:t>
      </w:r>
      <w:r w:rsidRPr="004F2734">
        <w:rPr>
          <w:rFonts w:ascii="inherit" w:eastAsia="宋体" w:hAnsi="inherit" w:cs="Arial"/>
          <w:color w:val="34302D"/>
          <w:kern w:val="0"/>
          <w:sz w:val="24"/>
          <w:szCs w:val="24"/>
        </w:rPr>
        <w:t>JNDI</w:t>
      </w:r>
      <w:r w:rsidRPr="004F2734">
        <w:rPr>
          <w:rFonts w:ascii="inherit" w:eastAsia="宋体" w:hAnsi="inherit" w:cs="Arial"/>
          <w:color w:val="34302D"/>
          <w:kern w:val="0"/>
          <w:sz w:val="24"/>
          <w:szCs w:val="24"/>
        </w:rPr>
        <w:t>查找相同的数据源。</w:t>
      </w:r>
    </w:p>
    <w:p w:rsidR="004F2734" w:rsidRPr="004F2734" w:rsidRDefault="004F2734" w:rsidP="004F2734">
      <w:pPr>
        <w:widowControl/>
        <w:numPr>
          <w:ilvl w:val="0"/>
          <w:numId w:val="18"/>
        </w:numPr>
        <w:shd w:val="clear" w:color="auto" w:fill="FFFFFF"/>
        <w:spacing w:after="150"/>
        <w:jc w:val="left"/>
        <w:rPr>
          <w:rFonts w:ascii="inherit" w:eastAsia="宋体" w:hAnsi="inherit" w:cs="Arial" w:hint="eastAsia"/>
          <w:color w:val="34302D"/>
          <w:kern w:val="0"/>
          <w:sz w:val="24"/>
          <w:szCs w:val="24"/>
        </w:rPr>
      </w:pPr>
      <w:r w:rsidRPr="004F2734">
        <w:rPr>
          <w:rFonts w:ascii="inherit" w:eastAsia="宋体" w:hAnsi="inherit" w:cs="Arial"/>
          <w:color w:val="34302D"/>
          <w:kern w:val="0"/>
          <w:sz w:val="24"/>
          <w:szCs w:val="24"/>
        </w:rPr>
        <w:t>仅在将应用程序部署到性能环境时注册监视基础结构。</w:t>
      </w:r>
    </w:p>
    <w:p w:rsidR="004F2734" w:rsidRPr="004F2734" w:rsidRDefault="004F2734" w:rsidP="004F2734">
      <w:pPr>
        <w:widowControl/>
        <w:numPr>
          <w:ilvl w:val="0"/>
          <w:numId w:val="18"/>
        </w:numPr>
        <w:shd w:val="clear" w:color="auto" w:fill="FFFFFF"/>
        <w:spacing w:after="150"/>
        <w:jc w:val="left"/>
        <w:rPr>
          <w:rFonts w:ascii="inherit" w:eastAsia="宋体" w:hAnsi="inherit" w:cs="Arial" w:hint="eastAsia"/>
          <w:color w:val="34302D"/>
          <w:kern w:val="0"/>
          <w:sz w:val="24"/>
          <w:szCs w:val="24"/>
        </w:rPr>
      </w:pPr>
      <w:r w:rsidRPr="004F2734">
        <w:rPr>
          <w:rFonts w:ascii="inherit" w:eastAsia="宋体" w:hAnsi="inherit" w:cs="Arial"/>
          <w:color w:val="34302D"/>
          <w:kern w:val="0"/>
          <w:sz w:val="24"/>
          <w:szCs w:val="24"/>
        </w:rPr>
        <w:t>为客户</w:t>
      </w:r>
      <w:r w:rsidRPr="004F2734">
        <w:rPr>
          <w:rFonts w:ascii="inherit" w:eastAsia="宋体" w:hAnsi="inherit" w:cs="Arial"/>
          <w:color w:val="34302D"/>
          <w:kern w:val="0"/>
          <w:sz w:val="24"/>
          <w:szCs w:val="24"/>
        </w:rPr>
        <w:t>A</w:t>
      </w:r>
      <w:r w:rsidRPr="004F2734">
        <w:rPr>
          <w:rFonts w:ascii="inherit" w:eastAsia="宋体" w:hAnsi="inherit" w:cs="Arial"/>
          <w:color w:val="34302D"/>
          <w:kern w:val="0"/>
          <w:sz w:val="24"/>
          <w:szCs w:val="24"/>
        </w:rPr>
        <w:t>和客户</w:t>
      </w:r>
      <w:r w:rsidRPr="004F2734">
        <w:rPr>
          <w:rFonts w:ascii="inherit" w:eastAsia="宋体" w:hAnsi="inherit" w:cs="Arial"/>
          <w:color w:val="34302D"/>
          <w:kern w:val="0"/>
          <w:sz w:val="24"/>
          <w:szCs w:val="24"/>
        </w:rPr>
        <w:t>B</w:t>
      </w:r>
      <w:r w:rsidRPr="004F2734">
        <w:rPr>
          <w:rFonts w:ascii="inherit" w:eastAsia="宋体" w:hAnsi="inherit" w:cs="Arial"/>
          <w:color w:val="34302D"/>
          <w:kern w:val="0"/>
          <w:sz w:val="24"/>
          <w:szCs w:val="24"/>
        </w:rPr>
        <w:t>部署注册</w:t>
      </w:r>
      <w:r w:rsidRPr="004F2734">
        <w:rPr>
          <w:rFonts w:ascii="inherit" w:eastAsia="宋体" w:hAnsi="inherit" w:cs="Arial"/>
          <w:color w:val="34302D"/>
          <w:kern w:val="0"/>
          <w:sz w:val="24"/>
          <w:szCs w:val="24"/>
        </w:rPr>
        <w:t>bean</w:t>
      </w:r>
      <w:r w:rsidRPr="004F2734">
        <w:rPr>
          <w:rFonts w:ascii="inherit" w:eastAsia="宋体" w:hAnsi="inherit" w:cs="Arial"/>
          <w:color w:val="34302D"/>
          <w:kern w:val="0"/>
          <w:sz w:val="24"/>
          <w:szCs w:val="24"/>
        </w:rPr>
        <w:t>的自定义实施。</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first use case in a practical application that requires a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In a test environment, the configuration might resemble the following:</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考虑实际应用中需要的第一个用例</w:t>
      </w:r>
      <w:r>
        <w:rPr>
          <w:rFonts w:ascii="Arial" w:hAnsi="Arial" w:cs="Arial"/>
          <w:color w:val="34302D"/>
          <w:shd w:val="clear" w:color="auto" w:fill="FFFFFF"/>
        </w:rPr>
        <w:t> </w:t>
      </w:r>
      <w:r>
        <w:rPr>
          <w:rStyle w:val="HTML"/>
          <w:rFonts w:ascii="Consolas" w:hAnsi="Consolas"/>
          <w:sz w:val="23"/>
          <w:szCs w:val="23"/>
          <w:shd w:val="clear" w:color="auto" w:fill="F7F7F8"/>
        </w:rPr>
        <w:t>DataSource</w:t>
      </w:r>
      <w:r>
        <w:rPr>
          <w:rFonts w:ascii="Arial" w:hAnsi="Arial" w:cs="Arial"/>
          <w:color w:val="34302D"/>
          <w:shd w:val="clear" w:color="auto" w:fill="FFFFFF"/>
        </w:rPr>
        <w:t>。在测试环境中，配置可能类似于以下内容：</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EmbeddedDatabaseBuilder()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.setType(EmbeddedDatabaseType.HSQL)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"my-schema.sql"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"my-test-data.sql"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consider how this application can be deployed into a QA or production environment, assuming that the datasource for the application is registered with the production application server’s JNDI directory. Our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bean now looks like the following listing:</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现在考虑如何将此应用程序部署到</w:t>
      </w:r>
      <w:r>
        <w:rPr>
          <w:rFonts w:ascii="Arial" w:hAnsi="Arial" w:cs="Arial"/>
          <w:color w:val="34302D"/>
          <w:shd w:val="clear" w:color="auto" w:fill="FFFFFF"/>
        </w:rPr>
        <w:t>QA</w:t>
      </w:r>
      <w:r>
        <w:rPr>
          <w:rFonts w:ascii="Arial" w:hAnsi="Arial" w:cs="Arial"/>
          <w:color w:val="34302D"/>
          <w:shd w:val="clear" w:color="auto" w:fill="FFFFFF"/>
        </w:rPr>
        <w:t>或生产环境中，假设应用程序的数据源已在生产应用程序服务器的</w:t>
      </w:r>
      <w:r>
        <w:rPr>
          <w:rFonts w:ascii="Arial" w:hAnsi="Arial" w:cs="Arial"/>
          <w:color w:val="34302D"/>
          <w:shd w:val="clear" w:color="auto" w:fill="FFFFFF"/>
        </w:rPr>
        <w:t>JNDI</w:t>
      </w:r>
      <w:r>
        <w:rPr>
          <w:rFonts w:ascii="Arial" w:hAnsi="Arial" w:cs="Arial"/>
          <w:color w:val="34302D"/>
          <w:shd w:val="clear" w:color="auto" w:fill="FFFFFF"/>
        </w:rPr>
        <w:t>目录中注册。我们的</w:t>
      </w:r>
      <w:r>
        <w:rPr>
          <w:rStyle w:val="HTML"/>
          <w:rFonts w:ascii="Consolas" w:hAnsi="Consolas"/>
          <w:sz w:val="23"/>
          <w:szCs w:val="23"/>
          <w:shd w:val="clear" w:color="auto" w:fill="F7F7F8"/>
        </w:rPr>
        <w:t>dataSource</w:t>
      </w:r>
      <w:r>
        <w:rPr>
          <w:rFonts w:ascii="Arial" w:hAnsi="Arial" w:cs="Arial"/>
          <w:color w:val="34302D"/>
          <w:shd w:val="clear" w:color="auto" w:fill="FFFFFF"/>
        </w:rPr>
        <w:t>bean</w:t>
      </w:r>
      <w:r>
        <w:rPr>
          <w:rFonts w:ascii="Arial" w:hAnsi="Arial" w:cs="Arial"/>
          <w:color w:val="34302D"/>
          <w:shd w:val="clear" w:color="auto" w:fill="FFFFFF"/>
        </w:rPr>
        <w:t>现在看起来如下：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(destroyMethod=</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InitialContext();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(DataSource) ctx.lookup(</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problem is how to switch between using these two variations based on the current environment. Over time, Spring users have devised a number of ways to get this done, usually relying on a combination of system environment variables and XML </w:t>
      </w:r>
      <w:r w:rsidRPr="00BA0D5D">
        <w:rPr>
          <w:rFonts w:ascii="Consolas" w:eastAsia="宋体" w:hAnsi="Consolas" w:cs="宋体"/>
          <w:color w:val="34302D"/>
          <w:kern w:val="0"/>
          <w:sz w:val="23"/>
          <w:szCs w:val="23"/>
          <w:shd w:val="clear" w:color="auto" w:fill="F7F7F8"/>
        </w:rPr>
        <w:t>&lt;import/&gt;</w:t>
      </w:r>
      <w:r w:rsidRPr="00BA0D5D">
        <w:rPr>
          <w:rFonts w:ascii="inherit" w:eastAsia="宋体" w:hAnsi="inherit" w:cs="Arial"/>
          <w:color w:val="34302D"/>
          <w:kern w:val="0"/>
          <w:sz w:val="24"/>
          <w:szCs w:val="24"/>
        </w:rPr>
        <w:t> statements containing </w:t>
      </w:r>
      <w:r w:rsidRPr="00BA0D5D">
        <w:rPr>
          <w:rFonts w:ascii="Consolas" w:eastAsia="宋体" w:hAnsi="Consolas" w:cs="宋体"/>
          <w:color w:val="34302D"/>
          <w:kern w:val="0"/>
          <w:sz w:val="23"/>
          <w:szCs w:val="23"/>
          <w:shd w:val="clear" w:color="auto" w:fill="F7F7F8"/>
        </w:rPr>
        <w:t>${placeholder}</w:t>
      </w:r>
      <w:r w:rsidRPr="00BA0D5D">
        <w:rPr>
          <w:rFonts w:ascii="inherit" w:eastAsia="宋体" w:hAnsi="inherit" w:cs="Arial"/>
          <w:color w:val="34302D"/>
          <w:kern w:val="0"/>
          <w:sz w:val="24"/>
          <w:szCs w:val="24"/>
        </w:rPr>
        <w:t> tokens that resolve to the correct configuration file path depending on the value of an environment variable. Bean definition profiles is a core container feature that provides a solution to this problem.</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问题是如何根据当前环境在使用这两种变体之间切换。随着时间的推移，</w:t>
      </w:r>
      <w:r>
        <w:rPr>
          <w:rFonts w:ascii="Arial" w:hAnsi="Arial" w:cs="Arial"/>
          <w:color w:val="34302D"/>
          <w:shd w:val="clear" w:color="auto" w:fill="FFFFFF"/>
        </w:rPr>
        <w:t>Spring</w:t>
      </w:r>
      <w:r>
        <w:rPr>
          <w:rFonts w:ascii="Arial" w:hAnsi="Arial" w:cs="Arial"/>
          <w:color w:val="34302D"/>
          <w:shd w:val="clear" w:color="auto" w:fill="FFFFFF"/>
        </w:rPr>
        <w:t>用户已经设计了许多方法来完成这项工作，通常依赖于系统环境变量和</w:t>
      </w:r>
      <w:r>
        <w:rPr>
          <w:rStyle w:val="HTML"/>
          <w:rFonts w:ascii="Consolas" w:hAnsi="Consolas"/>
          <w:sz w:val="23"/>
          <w:szCs w:val="23"/>
          <w:shd w:val="clear" w:color="auto" w:fill="F7F7F8"/>
        </w:rPr>
        <w:t>&lt;import/&gt;</w:t>
      </w:r>
      <w:r>
        <w:rPr>
          <w:rFonts w:ascii="Arial" w:hAnsi="Arial" w:cs="Arial"/>
          <w:color w:val="34302D"/>
          <w:shd w:val="clear" w:color="auto" w:fill="FFFFFF"/>
        </w:rPr>
        <w:t>包含</w:t>
      </w:r>
      <w:r>
        <w:rPr>
          <w:rStyle w:val="HTML"/>
          <w:rFonts w:ascii="Consolas" w:hAnsi="Consolas"/>
          <w:sz w:val="23"/>
          <w:szCs w:val="23"/>
          <w:shd w:val="clear" w:color="auto" w:fill="F7F7F8"/>
        </w:rPr>
        <w:t>${placeholder}</w:t>
      </w:r>
      <w:r>
        <w:rPr>
          <w:rFonts w:ascii="Arial" w:hAnsi="Arial" w:cs="Arial"/>
          <w:color w:val="34302D"/>
          <w:shd w:val="clear" w:color="auto" w:fill="FFFFFF"/>
        </w:rPr>
        <w:t>令牌的</w:t>
      </w:r>
      <w:r>
        <w:rPr>
          <w:rFonts w:ascii="Arial" w:hAnsi="Arial" w:cs="Arial"/>
          <w:color w:val="34302D"/>
          <w:shd w:val="clear" w:color="auto" w:fill="FFFFFF"/>
        </w:rPr>
        <w:t>XML </w:t>
      </w:r>
      <w:r>
        <w:rPr>
          <w:rFonts w:ascii="Arial" w:hAnsi="Arial" w:cs="Arial"/>
          <w:color w:val="34302D"/>
          <w:shd w:val="clear" w:color="auto" w:fill="FFFFFF"/>
        </w:rPr>
        <w:t>语句的组合，这些令牌根据环境变量的值解析为正确的配置文件路径。</w:t>
      </w:r>
      <w:r>
        <w:rPr>
          <w:rFonts w:ascii="Arial" w:hAnsi="Arial" w:cs="Arial"/>
          <w:color w:val="34302D"/>
          <w:shd w:val="clear" w:color="auto" w:fill="FFFFFF"/>
        </w:rPr>
        <w:t>Bean</w:t>
      </w:r>
      <w:r>
        <w:rPr>
          <w:rFonts w:ascii="Arial" w:hAnsi="Arial" w:cs="Arial"/>
          <w:color w:val="34302D"/>
          <w:shd w:val="clear" w:color="auto" w:fill="FFFFFF"/>
        </w:rPr>
        <w:t>定义配置文件是核心容器功能，可为此问题提供解决方案。</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we generalize the use case shown in the preceding example of environment-specific bean definitions, we end up with the need to register certain bean definitions in certain contexts but not in others. You could say that you want to register a certain profile of bean definitions in situation A and a different profile in situation B. We start by updating our configuration to reflect this need.</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如果我们概括了前面的特定于环境的</w:t>
      </w:r>
      <w:r>
        <w:rPr>
          <w:rFonts w:ascii="Arial" w:hAnsi="Arial" w:cs="Arial"/>
          <w:color w:val="34302D"/>
          <w:shd w:val="clear" w:color="auto" w:fill="FFFFFF"/>
        </w:rPr>
        <w:t>bean</w:t>
      </w:r>
      <w:r>
        <w:rPr>
          <w:rFonts w:ascii="Arial" w:hAnsi="Arial" w:cs="Arial"/>
          <w:color w:val="34302D"/>
          <w:shd w:val="clear" w:color="auto" w:fill="FFFFFF"/>
        </w:rPr>
        <w:t>定义示例中显示的用例，我们最终需要在某些上下文中注册某些</w:t>
      </w:r>
      <w:r>
        <w:rPr>
          <w:rFonts w:ascii="Arial" w:hAnsi="Arial" w:cs="Arial"/>
          <w:color w:val="34302D"/>
          <w:shd w:val="clear" w:color="auto" w:fill="FFFFFF"/>
        </w:rPr>
        <w:t>bean</w:t>
      </w:r>
      <w:r>
        <w:rPr>
          <w:rFonts w:ascii="Arial" w:hAnsi="Arial" w:cs="Arial"/>
          <w:color w:val="34302D"/>
          <w:shd w:val="clear" w:color="auto" w:fill="FFFFFF"/>
        </w:rPr>
        <w:t>定义，而在其他上下文中则不需要。您可以说您希望在情境</w:t>
      </w:r>
      <w:r>
        <w:rPr>
          <w:rFonts w:ascii="Arial" w:hAnsi="Arial" w:cs="Arial"/>
          <w:color w:val="34302D"/>
          <w:shd w:val="clear" w:color="auto" w:fill="FFFFFF"/>
        </w:rPr>
        <w:t>A</w:t>
      </w:r>
      <w:r>
        <w:rPr>
          <w:rFonts w:ascii="Arial" w:hAnsi="Arial" w:cs="Arial"/>
          <w:color w:val="34302D"/>
          <w:shd w:val="clear" w:color="auto" w:fill="FFFFFF"/>
        </w:rPr>
        <w:t>中注册特定的</w:t>
      </w:r>
      <w:r>
        <w:rPr>
          <w:rFonts w:ascii="Arial" w:hAnsi="Arial" w:cs="Arial"/>
          <w:color w:val="34302D"/>
          <w:shd w:val="clear" w:color="auto" w:fill="FFFFFF"/>
        </w:rPr>
        <w:t>bean</w:t>
      </w:r>
      <w:r>
        <w:rPr>
          <w:rFonts w:ascii="Arial" w:hAnsi="Arial" w:cs="Arial"/>
          <w:color w:val="34302D"/>
          <w:shd w:val="clear" w:color="auto" w:fill="FFFFFF"/>
        </w:rPr>
        <w:t>定义配置文件，在情况</w:t>
      </w:r>
      <w:r>
        <w:rPr>
          <w:rFonts w:ascii="Arial" w:hAnsi="Arial" w:cs="Arial"/>
          <w:color w:val="34302D"/>
          <w:shd w:val="clear" w:color="auto" w:fill="FFFFFF"/>
        </w:rPr>
        <w:t>B</w:t>
      </w:r>
      <w:r>
        <w:rPr>
          <w:rFonts w:ascii="Arial" w:hAnsi="Arial" w:cs="Arial"/>
          <w:color w:val="34302D"/>
          <w:shd w:val="clear" w:color="auto" w:fill="FFFFFF"/>
        </w:rPr>
        <w:t>中注册不同的配置文件。我们首先更新配置以反映此需求。</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@Profile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hyperlink r:id="rId402" w:history="1">
        <w:r w:rsidRPr="00BA0D5D">
          <w:rPr>
            <w:rFonts w:ascii="Consolas" w:eastAsia="宋体" w:hAnsi="Consolas" w:cs="宋体"/>
            <w:color w:val="548E2E"/>
            <w:kern w:val="0"/>
            <w:sz w:val="23"/>
            <w:szCs w:val="23"/>
            <w:u w:val="single"/>
            <w:shd w:val="clear" w:color="auto" w:fill="F7F7F8"/>
          </w:rPr>
          <w:t>@Profile</w:t>
        </w:r>
      </w:hyperlink>
      <w:r w:rsidRPr="00BA0D5D">
        <w:rPr>
          <w:rFonts w:ascii="inherit" w:eastAsia="宋体" w:hAnsi="inherit" w:cs="Arial"/>
          <w:color w:val="34302D"/>
          <w:kern w:val="0"/>
          <w:sz w:val="24"/>
          <w:szCs w:val="24"/>
        </w:rPr>
        <w:t> annotation lets you indicate that a component is eligible for registration when one or more specified profiles are active. Using our preceding example, we can rewrite the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configuration as follows:</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通过</w:t>
      </w:r>
      <w:hyperlink r:id="rId403" w:history="1">
        <w:r>
          <w:rPr>
            <w:rStyle w:val="HTML"/>
            <w:rFonts w:ascii="Consolas" w:hAnsi="Consolas"/>
            <w:color w:val="548E2E"/>
            <w:sz w:val="23"/>
            <w:szCs w:val="23"/>
            <w:u w:val="single"/>
            <w:shd w:val="clear" w:color="auto" w:fill="F7F7F8"/>
          </w:rPr>
          <w:t>@Profile</w:t>
        </w:r>
      </w:hyperlink>
      <w:r>
        <w:rPr>
          <w:rFonts w:ascii="Arial" w:hAnsi="Arial" w:cs="Arial"/>
          <w:color w:val="34302D"/>
          <w:shd w:val="clear" w:color="auto" w:fill="FFFFFF"/>
        </w:rPr>
        <w:t> </w:t>
      </w:r>
      <w:r>
        <w:rPr>
          <w:rFonts w:ascii="Arial" w:hAnsi="Arial" w:cs="Arial"/>
          <w:color w:val="34302D"/>
          <w:shd w:val="clear" w:color="auto" w:fill="FFFFFF"/>
        </w:rPr>
        <w:t>注释，您可以指示当一个或多个指定的配置文件处于活动状态时，组件符合注册条件。使用前面的示例，我们可以</w:t>
      </w:r>
      <w:r>
        <w:rPr>
          <w:rStyle w:val="HTML"/>
          <w:rFonts w:ascii="Consolas" w:hAnsi="Consolas"/>
          <w:sz w:val="23"/>
          <w:szCs w:val="23"/>
          <w:shd w:val="clear" w:color="auto" w:fill="F7F7F8"/>
        </w:rPr>
        <w:t>dataSource</w:t>
      </w:r>
      <w:r>
        <w:rPr>
          <w:rFonts w:ascii="Arial" w:hAnsi="Arial" w:cs="Arial"/>
          <w:color w:val="34302D"/>
          <w:shd w:val="clear" w:color="auto" w:fill="FFFFFF"/>
        </w:rPr>
        <w:t>按如下方式重写配置：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"development"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StandaloneDataConfig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EmbeddedDatabaseBuilder()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.setType(EmbeddedDatabaseType.HSQL)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"classpath:com/bank/config/sql/schema.sql"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"classpath:com/bank/config/sql/test-data.sql"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"production"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JndiDataConfig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(destroyMethod=</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InitialContext();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(DataSource) ctx.lookup(</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51"/>
        <w:gridCol w:w="10836"/>
      </w:tblGrid>
      <w:tr w:rsidR="00BA0D5D" w:rsidRPr="00BA0D5D" w:rsidTr="004F273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mentioned earlier, with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methods, you typically choose to use programmatic JNDI lookups, by using either Spring’s </w:t>
            </w:r>
            <w:r w:rsidRPr="00BA0D5D">
              <w:rPr>
                <w:rFonts w:ascii="Consolas" w:eastAsia="宋体" w:hAnsi="Consolas" w:cs="宋体"/>
                <w:kern w:val="0"/>
                <w:sz w:val="23"/>
                <w:szCs w:val="23"/>
                <w:shd w:val="clear" w:color="auto" w:fill="F7F7F8"/>
              </w:rPr>
              <w:t>JndiTemplate</w:t>
            </w:r>
            <w:r w:rsidRPr="00BA0D5D">
              <w:rPr>
                <w:rFonts w:ascii="宋体" w:eastAsia="宋体" w:hAnsi="宋体" w:cs="宋体"/>
                <w:kern w:val="0"/>
                <w:sz w:val="24"/>
                <w:szCs w:val="24"/>
              </w:rPr>
              <w:t>/</w:t>
            </w:r>
            <w:r w:rsidRPr="00BA0D5D">
              <w:rPr>
                <w:rFonts w:ascii="Consolas" w:eastAsia="宋体" w:hAnsi="Consolas" w:cs="宋体"/>
                <w:kern w:val="0"/>
                <w:sz w:val="23"/>
                <w:szCs w:val="23"/>
                <w:shd w:val="clear" w:color="auto" w:fill="F7F7F8"/>
              </w:rPr>
              <w:t>JndiLocatorDelegate</w:t>
            </w:r>
            <w:r w:rsidRPr="00BA0D5D">
              <w:rPr>
                <w:rFonts w:ascii="宋体" w:eastAsia="宋体" w:hAnsi="宋体" w:cs="宋体"/>
                <w:kern w:val="0"/>
                <w:sz w:val="24"/>
                <w:szCs w:val="24"/>
              </w:rPr>
              <w:t> helpers or the straight JNDI </w:t>
            </w:r>
            <w:r w:rsidRPr="00BA0D5D">
              <w:rPr>
                <w:rFonts w:ascii="Consolas" w:eastAsia="宋体" w:hAnsi="Consolas" w:cs="宋体"/>
                <w:kern w:val="0"/>
                <w:sz w:val="23"/>
                <w:szCs w:val="23"/>
                <w:shd w:val="clear" w:color="auto" w:fill="F7F7F8"/>
              </w:rPr>
              <w:t>InitialContext</w:t>
            </w:r>
            <w:r w:rsidRPr="00BA0D5D">
              <w:rPr>
                <w:rFonts w:ascii="宋体" w:eastAsia="宋体" w:hAnsi="宋体" w:cs="宋体"/>
                <w:kern w:val="0"/>
                <w:sz w:val="24"/>
                <w:szCs w:val="24"/>
              </w:rPr>
              <w:t> usage shown earlier but not the </w:t>
            </w:r>
            <w:r w:rsidRPr="00BA0D5D">
              <w:rPr>
                <w:rFonts w:ascii="Consolas" w:eastAsia="宋体" w:hAnsi="Consolas" w:cs="宋体"/>
                <w:kern w:val="0"/>
                <w:sz w:val="23"/>
                <w:szCs w:val="23"/>
                <w:shd w:val="clear" w:color="auto" w:fill="F7F7F8"/>
              </w:rPr>
              <w:t>JndiObjectFactoryBean</w:t>
            </w:r>
            <w:r w:rsidRPr="00BA0D5D">
              <w:rPr>
                <w:rFonts w:ascii="宋体" w:eastAsia="宋体" w:hAnsi="宋体" w:cs="宋体"/>
                <w:kern w:val="0"/>
                <w:sz w:val="24"/>
                <w:szCs w:val="24"/>
              </w:rPr>
              <w:t> variant, which would force you to declare the return type as the </w:t>
            </w:r>
            <w:r w:rsidRPr="00BA0D5D">
              <w:rPr>
                <w:rFonts w:ascii="Consolas" w:eastAsia="宋体" w:hAnsi="Consolas" w:cs="宋体"/>
                <w:kern w:val="0"/>
                <w:sz w:val="23"/>
                <w:szCs w:val="23"/>
                <w:shd w:val="clear" w:color="auto" w:fill="F7F7F8"/>
              </w:rPr>
              <w:t>FactoryBean</w:t>
            </w:r>
            <w:r w:rsidRPr="00BA0D5D">
              <w:rPr>
                <w:rFonts w:ascii="宋体" w:eastAsia="宋体" w:hAnsi="宋体" w:cs="宋体"/>
                <w:kern w:val="0"/>
                <w:sz w:val="24"/>
                <w:szCs w:val="24"/>
              </w:rPr>
              <w:t> type.</w:t>
            </w:r>
          </w:p>
          <w:p w:rsidR="004F2734" w:rsidRPr="00BA0D5D" w:rsidRDefault="004F2734" w:rsidP="00BA0D5D">
            <w:pPr>
              <w:widowControl/>
              <w:jc w:val="left"/>
              <w:rPr>
                <w:rFonts w:ascii="宋体" w:eastAsia="宋体" w:hAnsi="宋体" w:cs="宋体"/>
                <w:kern w:val="0"/>
                <w:sz w:val="24"/>
                <w:szCs w:val="24"/>
              </w:rPr>
            </w:pPr>
            <w:r>
              <w:rPr>
                <w:rFonts w:ascii="Arial" w:hAnsi="Arial" w:cs="Arial"/>
                <w:shd w:val="clear" w:color="auto" w:fill="EBF1E7"/>
              </w:rPr>
              <w:t>如前所述，对于</w:t>
            </w:r>
            <w:r>
              <w:rPr>
                <w:rStyle w:val="HTML"/>
                <w:rFonts w:ascii="Consolas" w:hAnsi="Consolas"/>
                <w:sz w:val="23"/>
                <w:szCs w:val="23"/>
                <w:shd w:val="clear" w:color="auto" w:fill="F7F7F8"/>
              </w:rPr>
              <w:t>@Bean</w:t>
            </w:r>
            <w:r>
              <w:rPr>
                <w:rFonts w:ascii="Arial" w:hAnsi="Arial" w:cs="Arial"/>
                <w:shd w:val="clear" w:color="auto" w:fill="EBF1E7"/>
              </w:rPr>
              <w:t>方法，您通常选择使用编程</w:t>
            </w:r>
            <w:r>
              <w:rPr>
                <w:rFonts w:ascii="Arial" w:hAnsi="Arial" w:cs="Arial"/>
                <w:shd w:val="clear" w:color="auto" w:fill="EBF1E7"/>
              </w:rPr>
              <w:t>JNDI</w:t>
            </w:r>
            <w:r>
              <w:rPr>
                <w:rFonts w:ascii="Arial" w:hAnsi="Arial" w:cs="Arial"/>
                <w:shd w:val="clear" w:color="auto" w:fill="EBF1E7"/>
              </w:rPr>
              <w:t>查找，使用</w:t>
            </w:r>
            <w:r>
              <w:rPr>
                <w:rFonts w:ascii="Arial" w:hAnsi="Arial" w:cs="Arial"/>
                <w:shd w:val="clear" w:color="auto" w:fill="EBF1E7"/>
              </w:rPr>
              <w:t>Spring</w:t>
            </w:r>
            <w:r>
              <w:rPr>
                <w:rFonts w:ascii="Arial" w:hAnsi="Arial" w:cs="Arial"/>
                <w:shd w:val="clear" w:color="auto" w:fill="EBF1E7"/>
              </w:rPr>
              <w:t>的</w:t>
            </w:r>
            <w:r>
              <w:rPr>
                <w:rStyle w:val="HTML"/>
                <w:rFonts w:ascii="Consolas" w:hAnsi="Consolas"/>
                <w:sz w:val="23"/>
                <w:szCs w:val="23"/>
                <w:shd w:val="clear" w:color="auto" w:fill="F7F7F8"/>
              </w:rPr>
              <w:t>JndiTemplate</w:t>
            </w:r>
            <w:r>
              <w:rPr>
                <w:rFonts w:ascii="Arial" w:hAnsi="Arial" w:cs="Arial"/>
                <w:shd w:val="clear" w:color="auto" w:fill="EBF1E7"/>
              </w:rPr>
              <w:t>/</w:t>
            </w:r>
            <w:r>
              <w:rPr>
                <w:rStyle w:val="HTML"/>
                <w:rFonts w:ascii="Consolas" w:hAnsi="Consolas"/>
                <w:sz w:val="23"/>
                <w:szCs w:val="23"/>
                <w:shd w:val="clear" w:color="auto" w:fill="F7F7F8"/>
              </w:rPr>
              <w:t>JndiLocatorDelegate</w:t>
            </w:r>
            <w:r>
              <w:rPr>
                <w:rFonts w:ascii="Arial" w:hAnsi="Arial" w:cs="Arial"/>
                <w:shd w:val="clear" w:color="auto" w:fill="EBF1E7"/>
              </w:rPr>
              <w:t>helper</w:t>
            </w:r>
            <w:r>
              <w:rPr>
                <w:rFonts w:ascii="Arial" w:hAnsi="Arial" w:cs="Arial"/>
                <w:shd w:val="clear" w:color="auto" w:fill="EBF1E7"/>
              </w:rPr>
              <w:t>或</w:t>
            </w:r>
            <w:r>
              <w:rPr>
                <w:rStyle w:val="HTML"/>
                <w:rFonts w:ascii="Consolas" w:hAnsi="Consolas"/>
                <w:sz w:val="23"/>
                <w:szCs w:val="23"/>
                <w:shd w:val="clear" w:color="auto" w:fill="F7F7F8"/>
              </w:rPr>
              <w:t>InitialContext</w:t>
            </w:r>
            <w:r>
              <w:rPr>
                <w:rFonts w:ascii="Arial" w:hAnsi="Arial" w:cs="Arial"/>
                <w:shd w:val="clear" w:color="auto" w:fill="EBF1E7"/>
              </w:rPr>
              <w:t>前面显示的直接</w:t>
            </w:r>
            <w:r>
              <w:rPr>
                <w:rFonts w:ascii="Arial" w:hAnsi="Arial" w:cs="Arial"/>
                <w:shd w:val="clear" w:color="auto" w:fill="EBF1E7"/>
              </w:rPr>
              <w:t>JNDI </w:t>
            </w:r>
            <w:r>
              <w:rPr>
                <w:rFonts w:ascii="Arial" w:hAnsi="Arial" w:cs="Arial"/>
                <w:shd w:val="clear" w:color="auto" w:fill="EBF1E7"/>
              </w:rPr>
              <w:t>用法，但不使用</w:t>
            </w:r>
            <w:r>
              <w:rPr>
                <w:rStyle w:val="HTML"/>
                <w:rFonts w:ascii="Consolas" w:hAnsi="Consolas"/>
                <w:sz w:val="23"/>
                <w:szCs w:val="23"/>
                <w:shd w:val="clear" w:color="auto" w:fill="F7F7F8"/>
              </w:rPr>
              <w:t>JndiObjectFactoryBean</w:t>
            </w:r>
            <w:r>
              <w:rPr>
                <w:rFonts w:ascii="Arial" w:hAnsi="Arial" w:cs="Arial"/>
                <w:shd w:val="clear" w:color="auto" w:fill="EBF1E7"/>
              </w:rPr>
              <w:t> </w:t>
            </w:r>
            <w:r>
              <w:rPr>
                <w:rFonts w:ascii="Arial" w:hAnsi="Arial" w:cs="Arial"/>
                <w:shd w:val="clear" w:color="auto" w:fill="EBF1E7"/>
              </w:rPr>
              <w:t>变量，这会强制您将返回类型声明为</w:t>
            </w:r>
            <w:r>
              <w:rPr>
                <w:rStyle w:val="HTML"/>
                <w:rFonts w:ascii="Consolas" w:hAnsi="Consolas"/>
                <w:sz w:val="23"/>
                <w:szCs w:val="23"/>
                <w:shd w:val="clear" w:color="auto" w:fill="F7F7F8"/>
              </w:rPr>
              <w:t>FactoryBean</w:t>
            </w:r>
            <w:r>
              <w:rPr>
                <w:rFonts w:ascii="Arial" w:hAnsi="Arial" w:cs="Arial"/>
                <w:shd w:val="clear" w:color="auto" w:fill="EBF1E7"/>
              </w:rPr>
              <w:t>类型。</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profile string may contain a simple profile name (for example, </w:t>
      </w:r>
      <w:r w:rsidRPr="00BA0D5D">
        <w:rPr>
          <w:rFonts w:ascii="Consolas" w:eastAsia="宋体" w:hAnsi="Consolas" w:cs="宋体"/>
          <w:color w:val="34302D"/>
          <w:kern w:val="0"/>
          <w:sz w:val="23"/>
          <w:szCs w:val="23"/>
          <w:shd w:val="clear" w:color="auto" w:fill="F7F7F8"/>
        </w:rPr>
        <w:t>production</w:t>
      </w:r>
      <w:r w:rsidRPr="00BA0D5D">
        <w:rPr>
          <w:rFonts w:ascii="inherit" w:eastAsia="宋体" w:hAnsi="inherit" w:cs="Arial"/>
          <w:color w:val="34302D"/>
          <w:kern w:val="0"/>
          <w:sz w:val="24"/>
          <w:szCs w:val="24"/>
        </w:rPr>
        <w:t>) or a profile expression. A profile expression allows for more complicated profile logic to be expressed (for example, </w:t>
      </w:r>
      <w:r w:rsidRPr="00BA0D5D">
        <w:rPr>
          <w:rFonts w:ascii="Consolas" w:eastAsia="宋体" w:hAnsi="Consolas" w:cs="宋体"/>
          <w:color w:val="34302D"/>
          <w:kern w:val="0"/>
          <w:sz w:val="23"/>
          <w:szCs w:val="23"/>
          <w:shd w:val="clear" w:color="auto" w:fill="F7F7F8"/>
        </w:rPr>
        <w:t>production &amp; us-east</w:t>
      </w:r>
      <w:r w:rsidRPr="00BA0D5D">
        <w:rPr>
          <w:rFonts w:ascii="inherit" w:eastAsia="宋体" w:hAnsi="inherit" w:cs="Arial"/>
          <w:color w:val="34302D"/>
          <w:kern w:val="0"/>
          <w:sz w:val="24"/>
          <w:szCs w:val="24"/>
        </w:rPr>
        <w:t>). The following operators are supported in profile expressions:</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配置文件字符串可以包含简单的配置文件名称（例如</w:t>
      </w:r>
      <w:r>
        <w:rPr>
          <w:rStyle w:val="HTML"/>
          <w:rFonts w:ascii="Consolas" w:hAnsi="Consolas"/>
          <w:sz w:val="23"/>
          <w:szCs w:val="23"/>
          <w:shd w:val="clear" w:color="auto" w:fill="F7F7F8"/>
        </w:rPr>
        <w:t>production</w:t>
      </w:r>
      <w:r>
        <w:rPr>
          <w:rFonts w:ascii="Arial" w:hAnsi="Arial" w:cs="Arial"/>
          <w:color w:val="34302D"/>
          <w:shd w:val="clear" w:color="auto" w:fill="FFFFFF"/>
        </w:rPr>
        <w:t>）或配置文件表达式。概要表达式允许表达更复杂的概要逻辑（例如，</w:t>
      </w:r>
      <w:r>
        <w:rPr>
          <w:rStyle w:val="HTML"/>
          <w:rFonts w:ascii="Consolas" w:hAnsi="Consolas"/>
          <w:sz w:val="23"/>
          <w:szCs w:val="23"/>
          <w:shd w:val="clear" w:color="auto" w:fill="F7F7F8"/>
        </w:rPr>
        <w:t>production &amp; us-east</w:t>
      </w:r>
      <w:r>
        <w:rPr>
          <w:rFonts w:ascii="Arial" w:hAnsi="Arial" w:cs="Arial"/>
          <w:color w:val="34302D"/>
          <w:shd w:val="clear" w:color="auto" w:fill="FFFFFF"/>
        </w:rPr>
        <w:t>）。配置文件表达式支持以下运算符：</w:t>
      </w:r>
    </w:p>
    <w:p w:rsidR="00BA0D5D" w:rsidRPr="00BA0D5D" w:rsidRDefault="00BA0D5D" w:rsidP="00BA0D5D">
      <w:pPr>
        <w:widowControl/>
        <w:numPr>
          <w:ilvl w:val="0"/>
          <w:numId w:val="19"/>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A logical “not” of the profile</w:t>
      </w:r>
    </w:p>
    <w:p w:rsidR="00BA0D5D" w:rsidRPr="00BA0D5D" w:rsidRDefault="00BA0D5D" w:rsidP="00BA0D5D">
      <w:pPr>
        <w:widowControl/>
        <w:numPr>
          <w:ilvl w:val="0"/>
          <w:numId w:val="19"/>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&amp;</w:t>
      </w:r>
      <w:r w:rsidRPr="00BA0D5D">
        <w:rPr>
          <w:rFonts w:ascii="inherit" w:eastAsia="宋体" w:hAnsi="inherit" w:cs="Arial"/>
          <w:color w:val="34302D"/>
          <w:kern w:val="0"/>
          <w:sz w:val="24"/>
          <w:szCs w:val="24"/>
        </w:rPr>
        <w:t>: A logical “and” of the profiles</w:t>
      </w:r>
    </w:p>
    <w:p w:rsidR="00BA0D5D" w:rsidRDefault="00BA0D5D" w:rsidP="00BA0D5D">
      <w:pPr>
        <w:widowControl/>
        <w:numPr>
          <w:ilvl w:val="0"/>
          <w:numId w:val="19"/>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A logical “or” of the profiles</w:t>
      </w:r>
    </w:p>
    <w:p w:rsidR="00FE2EAE" w:rsidRPr="00FE2EAE" w:rsidRDefault="00FE2EAE" w:rsidP="00FE2EAE">
      <w:pPr>
        <w:widowControl/>
        <w:numPr>
          <w:ilvl w:val="0"/>
          <w:numId w:val="19"/>
        </w:numPr>
        <w:shd w:val="clear" w:color="auto" w:fill="FFFFFF"/>
        <w:spacing w:after="150"/>
        <w:jc w:val="left"/>
        <w:rPr>
          <w:rFonts w:ascii="inherit" w:eastAsia="宋体" w:hAnsi="inherit" w:cs="Arial" w:hint="eastAsia"/>
          <w:color w:val="34302D"/>
          <w:kern w:val="0"/>
          <w:sz w:val="24"/>
          <w:szCs w:val="24"/>
        </w:rPr>
      </w:pPr>
      <w:r w:rsidRPr="00FE2EAE">
        <w:rPr>
          <w:rFonts w:ascii="Consolas" w:eastAsia="宋体" w:hAnsi="Consolas" w:cs="宋体"/>
          <w:color w:val="34302D"/>
          <w:kern w:val="0"/>
          <w:sz w:val="23"/>
          <w:szCs w:val="23"/>
          <w:shd w:val="clear" w:color="auto" w:fill="F7F7F8"/>
        </w:rPr>
        <w:t>!</w:t>
      </w:r>
      <w:r w:rsidRPr="00FE2EAE">
        <w:rPr>
          <w:rFonts w:ascii="inherit" w:eastAsia="宋体" w:hAnsi="inherit" w:cs="Arial"/>
          <w:color w:val="34302D"/>
          <w:kern w:val="0"/>
          <w:sz w:val="24"/>
          <w:szCs w:val="24"/>
        </w:rPr>
        <w:t>：配置文件的逻辑</w:t>
      </w:r>
      <w:r w:rsidRPr="00FE2EAE">
        <w:rPr>
          <w:rFonts w:ascii="inherit" w:eastAsia="宋体" w:hAnsi="inherit" w:cs="Arial"/>
          <w:color w:val="34302D"/>
          <w:kern w:val="0"/>
          <w:sz w:val="24"/>
          <w:szCs w:val="24"/>
        </w:rPr>
        <w:t>“</w:t>
      </w:r>
      <w:r w:rsidRPr="00FE2EAE">
        <w:rPr>
          <w:rFonts w:ascii="inherit" w:eastAsia="宋体" w:hAnsi="inherit" w:cs="Arial"/>
          <w:color w:val="34302D"/>
          <w:kern w:val="0"/>
          <w:sz w:val="24"/>
          <w:szCs w:val="24"/>
        </w:rPr>
        <w:t>不</w:t>
      </w:r>
      <w:r w:rsidRPr="00FE2EAE">
        <w:rPr>
          <w:rFonts w:ascii="inherit" w:eastAsia="宋体" w:hAnsi="inherit" w:cs="Arial"/>
          <w:color w:val="34302D"/>
          <w:kern w:val="0"/>
          <w:sz w:val="24"/>
          <w:szCs w:val="24"/>
        </w:rPr>
        <w:t>”</w:t>
      </w:r>
    </w:p>
    <w:p w:rsidR="00FE2EAE" w:rsidRPr="00FE2EAE" w:rsidRDefault="00FE2EAE" w:rsidP="00FE2EAE">
      <w:pPr>
        <w:widowControl/>
        <w:numPr>
          <w:ilvl w:val="0"/>
          <w:numId w:val="19"/>
        </w:numPr>
        <w:shd w:val="clear" w:color="auto" w:fill="FFFFFF"/>
        <w:spacing w:after="150"/>
        <w:jc w:val="left"/>
        <w:rPr>
          <w:rFonts w:ascii="inherit" w:eastAsia="宋体" w:hAnsi="inherit" w:cs="Arial" w:hint="eastAsia"/>
          <w:color w:val="34302D"/>
          <w:kern w:val="0"/>
          <w:sz w:val="24"/>
          <w:szCs w:val="24"/>
        </w:rPr>
      </w:pPr>
      <w:r w:rsidRPr="00FE2EAE">
        <w:rPr>
          <w:rFonts w:ascii="Consolas" w:eastAsia="宋体" w:hAnsi="Consolas" w:cs="宋体"/>
          <w:color w:val="34302D"/>
          <w:kern w:val="0"/>
          <w:sz w:val="23"/>
          <w:szCs w:val="23"/>
          <w:shd w:val="clear" w:color="auto" w:fill="F7F7F8"/>
        </w:rPr>
        <w:t>&amp;</w:t>
      </w:r>
      <w:r w:rsidRPr="00FE2EAE">
        <w:rPr>
          <w:rFonts w:ascii="inherit" w:eastAsia="宋体" w:hAnsi="inherit" w:cs="Arial"/>
          <w:color w:val="34302D"/>
          <w:kern w:val="0"/>
          <w:sz w:val="24"/>
          <w:szCs w:val="24"/>
        </w:rPr>
        <w:t>：配置文件的逻辑</w:t>
      </w:r>
      <w:r w:rsidRPr="00FE2EAE">
        <w:rPr>
          <w:rFonts w:ascii="inherit" w:eastAsia="宋体" w:hAnsi="inherit" w:cs="Arial"/>
          <w:color w:val="34302D"/>
          <w:kern w:val="0"/>
          <w:sz w:val="24"/>
          <w:szCs w:val="24"/>
        </w:rPr>
        <w:t>“</w:t>
      </w:r>
      <w:r w:rsidRPr="00FE2EAE">
        <w:rPr>
          <w:rFonts w:ascii="inherit" w:eastAsia="宋体" w:hAnsi="inherit" w:cs="Arial"/>
          <w:color w:val="34302D"/>
          <w:kern w:val="0"/>
          <w:sz w:val="24"/>
          <w:szCs w:val="24"/>
        </w:rPr>
        <w:t>和</w:t>
      </w:r>
      <w:r w:rsidRPr="00FE2EAE">
        <w:rPr>
          <w:rFonts w:ascii="inherit" w:eastAsia="宋体" w:hAnsi="inherit" w:cs="Arial"/>
          <w:color w:val="34302D"/>
          <w:kern w:val="0"/>
          <w:sz w:val="24"/>
          <w:szCs w:val="24"/>
        </w:rPr>
        <w:t>”</w:t>
      </w:r>
    </w:p>
    <w:p w:rsidR="00FE2EAE" w:rsidRPr="00FE2EAE" w:rsidRDefault="00FE2EAE" w:rsidP="00FE2EAE">
      <w:pPr>
        <w:widowControl/>
        <w:numPr>
          <w:ilvl w:val="0"/>
          <w:numId w:val="19"/>
        </w:numPr>
        <w:shd w:val="clear" w:color="auto" w:fill="FFFFFF"/>
        <w:spacing w:after="150"/>
        <w:jc w:val="left"/>
        <w:rPr>
          <w:rFonts w:ascii="inherit" w:eastAsia="宋体" w:hAnsi="inherit" w:cs="Arial" w:hint="eastAsia"/>
          <w:color w:val="34302D"/>
          <w:kern w:val="0"/>
          <w:sz w:val="24"/>
          <w:szCs w:val="24"/>
        </w:rPr>
      </w:pPr>
      <w:r w:rsidRPr="00FE2EAE">
        <w:rPr>
          <w:rFonts w:ascii="Consolas" w:eastAsia="宋体" w:hAnsi="Consolas" w:cs="宋体"/>
          <w:color w:val="34302D"/>
          <w:kern w:val="0"/>
          <w:sz w:val="23"/>
          <w:szCs w:val="23"/>
          <w:shd w:val="clear" w:color="auto" w:fill="F7F7F8"/>
        </w:rPr>
        <w:t>|</w:t>
      </w:r>
      <w:r w:rsidRPr="00FE2EAE">
        <w:rPr>
          <w:rFonts w:ascii="inherit" w:eastAsia="宋体" w:hAnsi="inherit" w:cs="Arial"/>
          <w:color w:val="34302D"/>
          <w:kern w:val="0"/>
          <w:sz w:val="24"/>
          <w:szCs w:val="24"/>
        </w:rPr>
        <w:t>：配置文件的逻辑</w:t>
      </w:r>
      <w:r w:rsidRPr="00FE2EAE">
        <w:rPr>
          <w:rFonts w:ascii="inherit" w:eastAsia="宋体" w:hAnsi="inherit" w:cs="Arial"/>
          <w:color w:val="34302D"/>
          <w:kern w:val="0"/>
          <w:sz w:val="24"/>
          <w:szCs w:val="24"/>
        </w:rPr>
        <w:t>“</w:t>
      </w:r>
      <w:r w:rsidRPr="00FE2EAE">
        <w:rPr>
          <w:rFonts w:ascii="inherit" w:eastAsia="宋体" w:hAnsi="inherit" w:cs="Arial"/>
          <w:color w:val="34302D"/>
          <w:kern w:val="0"/>
          <w:sz w:val="24"/>
          <w:szCs w:val="24"/>
        </w:rPr>
        <w:t>或</w:t>
      </w:r>
      <w:r w:rsidRPr="00FE2EAE">
        <w:rPr>
          <w:rFonts w:ascii="inherit" w:eastAsia="宋体" w:hAnsi="inherit" w:cs="Arial"/>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cannot mix the </w:t>
            </w:r>
            <w:r w:rsidRPr="00BA0D5D">
              <w:rPr>
                <w:rFonts w:ascii="Consolas" w:eastAsia="宋体" w:hAnsi="Consolas" w:cs="宋体"/>
                <w:kern w:val="0"/>
                <w:sz w:val="23"/>
                <w:szCs w:val="23"/>
                <w:shd w:val="clear" w:color="auto" w:fill="F7F7F8"/>
              </w:rPr>
              <w:t>&amp;</w:t>
            </w:r>
            <w:r w:rsidRPr="00BA0D5D">
              <w:rPr>
                <w:rFonts w:ascii="宋体" w:eastAsia="宋体" w:hAnsi="宋体" w:cs="宋体"/>
                <w:kern w:val="0"/>
                <w:sz w:val="24"/>
                <w:szCs w:val="24"/>
              </w:rPr>
              <w:t> and </w:t>
            </w:r>
            <w:r w:rsidRPr="00BA0D5D">
              <w:rPr>
                <w:rFonts w:ascii="Consolas" w:eastAsia="宋体" w:hAnsi="Consolas" w:cs="宋体"/>
                <w:kern w:val="0"/>
                <w:sz w:val="23"/>
                <w:szCs w:val="23"/>
                <w:shd w:val="clear" w:color="auto" w:fill="F7F7F8"/>
              </w:rPr>
              <w:t>|</w:t>
            </w:r>
            <w:r w:rsidRPr="00BA0D5D">
              <w:rPr>
                <w:rFonts w:ascii="宋体" w:eastAsia="宋体" w:hAnsi="宋体" w:cs="宋体"/>
                <w:kern w:val="0"/>
                <w:sz w:val="24"/>
                <w:szCs w:val="24"/>
              </w:rPr>
              <w:t> operators without using parentheses. For example, </w:t>
            </w:r>
            <w:r w:rsidRPr="00BA0D5D">
              <w:rPr>
                <w:rFonts w:ascii="Consolas" w:eastAsia="宋体" w:hAnsi="Consolas" w:cs="宋体"/>
                <w:kern w:val="0"/>
                <w:sz w:val="23"/>
                <w:szCs w:val="23"/>
                <w:shd w:val="clear" w:color="auto" w:fill="F7F7F8"/>
              </w:rPr>
              <w:t>production &amp; us-east | eu-central</w:t>
            </w:r>
            <w:r w:rsidRPr="00BA0D5D">
              <w:rPr>
                <w:rFonts w:ascii="宋体" w:eastAsia="宋体" w:hAnsi="宋体" w:cs="宋体"/>
                <w:kern w:val="0"/>
                <w:sz w:val="24"/>
                <w:szCs w:val="24"/>
              </w:rPr>
              <w:t> is not a valid expression. It must be expressed as </w:t>
            </w:r>
            <w:r w:rsidRPr="00BA0D5D">
              <w:rPr>
                <w:rFonts w:ascii="Consolas" w:eastAsia="宋体" w:hAnsi="Consolas" w:cs="宋体"/>
                <w:kern w:val="0"/>
                <w:sz w:val="23"/>
                <w:szCs w:val="23"/>
                <w:shd w:val="clear" w:color="auto" w:fill="F7F7F8"/>
              </w:rPr>
              <w:t>production &amp; (us-east | eu-central)</w:t>
            </w:r>
            <w:r w:rsidRPr="00BA0D5D">
              <w:rPr>
                <w:rFonts w:ascii="宋体" w:eastAsia="宋体" w:hAnsi="宋体" w:cs="宋体"/>
                <w:kern w:val="0"/>
                <w:sz w:val="24"/>
                <w:szCs w:val="24"/>
              </w:rPr>
              <w:t>.</w:t>
            </w:r>
          </w:p>
          <w:p w:rsidR="00FE2EAE" w:rsidRPr="00BA0D5D" w:rsidRDefault="00FE2EAE" w:rsidP="00BA0D5D">
            <w:pPr>
              <w:widowControl/>
              <w:jc w:val="left"/>
              <w:rPr>
                <w:rFonts w:ascii="宋体" w:eastAsia="宋体" w:hAnsi="宋体" w:cs="宋体"/>
                <w:kern w:val="0"/>
                <w:sz w:val="24"/>
                <w:szCs w:val="24"/>
              </w:rPr>
            </w:pPr>
            <w:r>
              <w:rPr>
                <w:rFonts w:ascii="Arial" w:hAnsi="Arial" w:cs="Arial"/>
                <w:shd w:val="clear" w:color="auto" w:fill="EBF1E7"/>
              </w:rPr>
              <w:t>不使用括号，</w:t>
            </w:r>
            <w:r>
              <w:rPr>
                <w:rFonts w:ascii="Arial" w:hAnsi="Arial" w:cs="Arial"/>
                <w:shd w:val="clear" w:color="auto" w:fill="EBF1E7"/>
              </w:rPr>
              <w:t> </w:t>
            </w:r>
            <w:r>
              <w:rPr>
                <w:rFonts w:ascii="Arial" w:hAnsi="Arial" w:cs="Arial"/>
                <w:shd w:val="clear" w:color="auto" w:fill="EBF1E7"/>
              </w:rPr>
              <w:t>不能混合使用</w:t>
            </w:r>
            <w:r>
              <w:rPr>
                <w:rStyle w:val="HTML"/>
                <w:rFonts w:ascii="Consolas" w:hAnsi="Consolas"/>
                <w:sz w:val="23"/>
                <w:szCs w:val="23"/>
                <w:shd w:val="clear" w:color="auto" w:fill="F7F7F8"/>
              </w:rPr>
              <w:t>&amp;</w:t>
            </w:r>
            <w:r>
              <w:rPr>
                <w:rFonts w:ascii="Arial" w:hAnsi="Arial" w:cs="Arial"/>
                <w:shd w:val="clear" w:color="auto" w:fill="EBF1E7"/>
              </w:rPr>
              <w:t>和</w:t>
            </w:r>
            <w:r>
              <w:rPr>
                <w:rStyle w:val="HTML"/>
                <w:rFonts w:ascii="Consolas" w:hAnsi="Consolas"/>
                <w:sz w:val="23"/>
                <w:szCs w:val="23"/>
                <w:shd w:val="clear" w:color="auto" w:fill="F7F7F8"/>
              </w:rPr>
              <w:t>|</w:t>
            </w:r>
            <w:r>
              <w:rPr>
                <w:rFonts w:ascii="Arial" w:hAnsi="Arial" w:cs="Arial"/>
                <w:shd w:val="clear" w:color="auto" w:fill="EBF1E7"/>
              </w:rPr>
              <w:t>运算符。例如，</w:t>
            </w:r>
            <w:r>
              <w:rPr>
                <w:rFonts w:ascii="Arial" w:hAnsi="Arial" w:cs="Arial"/>
                <w:shd w:val="clear" w:color="auto" w:fill="EBF1E7"/>
              </w:rPr>
              <w:t> </w:t>
            </w:r>
            <w:r>
              <w:rPr>
                <w:rStyle w:val="HTML"/>
                <w:rFonts w:ascii="Consolas" w:hAnsi="Consolas"/>
                <w:sz w:val="23"/>
                <w:szCs w:val="23"/>
                <w:shd w:val="clear" w:color="auto" w:fill="F7F7F8"/>
              </w:rPr>
              <w:t>production &amp; us-east | eu-central</w:t>
            </w:r>
            <w:r>
              <w:rPr>
                <w:rFonts w:ascii="Arial" w:hAnsi="Arial" w:cs="Arial"/>
                <w:shd w:val="clear" w:color="auto" w:fill="EBF1E7"/>
              </w:rPr>
              <w:t>不是有效的表达式。它必须表达为</w:t>
            </w:r>
            <w:r>
              <w:rPr>
                <w:rFonts w:ascii="Arial" w:hAnsi="Arial" w:cs="Arial"/>
                <w:shd w:val="clear" w:color="auto" w:fill="EBF1E7"/>
              </w:rPr>
              <w:t> </w:t>
            </w:r>
            <w:r>
              <w:rPr>
                <w:rStyle w:val="HTML"/>
                <w:rFonts w:ascii="Consolas" w:hAnsi="Consolas"/>
                <w:sz w:val="23"/>
                <w:szCs w:val="23"/>
                <w:shd w:val="clear" w:color="auto" w:fill="F7F7F8"/>
              </w:rPr>
              <w:t>production &amp; (us-east | eu-central)</w:t>
            </w:r>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as a </w:t>
      </w:r>
      <w:hyperlink r:id="rId404" w:anchor="beans-meta-annotations" w:history="1">
        <w:r w:rsidRPr="00BA0D5D">
          <w:rPr>
            <w:rFonts w:ascii="inherit" w:eastAsia="宋体" w:hAnsi="inherit" w:cs="Arial"/>
            <w:color w:val="548E2E"/>
            <w:kern w:val="0"/>
            <w:sz w:val="24"/>
            <w:szCs w:val="24"/>
            <w:u w:val="single"/>
          </w:rPr>
          <w:t>meta-annotation</w:t>
        </w:r>
      </w:hyperlink>
      <w:r w:rsidRPr="00BA0D5D">
        <w:rPr>
          <w:rFonts w:ascii="inherit" w:eastAsia="宋体" w:hAnsi="inherit" w:cs="Arial"/>
          <w:color w:val="34302D"/>
          <w:kern w:val="0"/>
          <w:sz w:val="24"/>
          <w:szCs w:val="24"/>
        </w:rPr>
        <w:t> for the purpose of creating a custom composed annotation. The following example defines a custom </w:t>
      </w:r>
      <w:r w:rsidRPr="00BA0D5D">
        <w:rPr>
          <w:rFonts w:ascii="Consolas" w:eastAsia="宋体" w:hAnsi="Consolas" w:cs="宋体"/>
          <w:color w:val="34302D"/>
          <w:kern w:val="0"/>
          <w:sz w:val="23"/>
          <w:szCs w:val="23"/>
          <w:shd w:val="clear" w:color="auto" w:fill="F7F7F8"/>
        </w:rPr>
        <w:t>@Production</w:t>
      </w:r>
      <w:r w:rsidRPr="00BA0D5D">
        <w:rPr>
          <w:rFonts w:ascii="inherit" w:eastAsia="宋体" w:hAnsi="inherit" w:cs="Arial"/>
          <w:color w:val="34302D"/>
          <w:kern w:val="0"/>
          <w:sz w:val="24"/>
          <w:szCs w:val="24"/>
        </w:rPr>
        <w:t> annotation that you can use as a drop-in replacement for </w:t>
      </w:r>
      <w:r w:rsidRPr="00BA0D5D">
        <w:rPr>
          <w:rFonts w:ascii="Consolas" w:eastAsia="宋体" w:hAnsi="Consolas" w:cs="宋体"/>
          <w:color w:val="34302D"/>
          <w:kern w:val="0"/>
          <w:sz w:val="23"/>
          <w:szCs w:val="23"/>
          <w:shd w:val="clear" w:color="auto" w:fill="F7F7F8"/>
        </w:rPr>
        <w:t>@Profile("production")</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您可以将其</w:t>
      </w:r>
      <w:r>
        <w:rPr>
          <w:rStyle w:val="HTML"/>
          <w:rFonts w:ascii="Consolas" w:hAnsi="Consolas"/>
          <w:sz w:val="23"/>
          <w:szCs w:val="23"/>
          <w:shd w:val="clear" w:color="auto" w:fill="F7F7F8"/>
        </w:rPr>
        <w:t>@Profile</w:t>
      </w:r>
      <w:r>
        <w:rPr>
          <w:rFonts w:ascii="Arial" w:hAnsi="Arial" w:cs="Arial"/>
          <w:color w:val="34302D"/>
          <w:shd w:val="clear" w:color="auto" w:fill="FFFFFF"/>
        </w:rPr>
        <w:t>用作</w:t>
      </w:r>
      <w:hyperlink r:id="rId405" w:anchor="beans-meta-annotations" w:history="1">
        <w:r>
          <w:rPr>
            <w:rStyle w:val="a4"/>
            <w:rFonts w:ascii="Arial" w:hAnsi="Arial" w:cs="Arial"/>
            <w:color w:val="548E2E"/>
            <w:shd w:val="clear" w:color="auto" w:fill="FFFFFF"/>
          </w:rPr>
          <w:t>元注释</w:t>
        </w:r>
      </w:hyperlink>
      <w:r>
        <w:rPr>
          <w:rFonts w:ascii="Arial" w:hAnsi="Arial" w:cs="Arial"/>
          <w:color w:val="34302D"/>
          <w:shd w:val="clear" w:color="auto" w:fill="FFFFFF"/>
        </w:rPr>
        <w:t>，以创建自定义组合注释。以下示例定义了一个自定义</w:t>
      </w:r>
      <w:r>
        <w:rPr>
          <w:rFonts w:ascii="Arial" w:hAnsi="Arial" w:cs="Arial"/>
          <w:color w:val="34302D"/>
          <w:shd w:val="clear" w:color="auto" w:fill="FFFFFF"/>
        </w:rPr>
        <w:t> </w:t>
      </w:r>
      <w:r>
        <w:rPr>
          <w:rStyle w:val="HTML"/>
          <w:rFonts w:ascii="Consolas" w:hAnsi="Consolas"/>
          <w:sz w:val="23"/>
          <w:szCs w:val="23"/>
          <w:shd w:val="clear" w:color="auto" w:fill="F7F7F8"/>
        </w:rPr>
        <w:t>@Production</w:t>
      </w:r>
      <w:r>
        <w:rPr>
          <w:rFonts w:ascii="Arial" w:hAnsi="Arial" w:cs="Arial"/>
          <w:color w:val="34302D"/>
          <w:shd w:val="clear" w:color="auto" w:fill="FFFFFF"/>
        </w:rPr>
        <w:t>注释，您可以将其用作以下内容的替代品</w:t>
      </w:r>
      <w:r>
        <w:rPr>
          <w:rFonts w:ascii="Arial" w:hAnsi="Arial" w:cs="Arial"/>
          <w:color w:val="34302D"/>
          <w:shd w:val="clear" w:color="auto" w:fill="FFFFFF"/>
        </w:rPr>
        <w:t> </w:t>
      </w:r>
      <w:r>
        <w:rPr>
          <w:rStyle w:val="HTML"/>
          <w:rFonts w:ascii="Consolas" w:hAnsi="Consolas"/>
          <w:sz w:val="23"/>
          <w:szCs w:val="23"/>
          <w:shd w:val="clear" w:color="auto" w:fill="F7F7F8"/>
        </w:rPr>
        <w:t>@Profile("production")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"production"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Production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a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class is marked with </w:t>
            </w:r>
            <w:r w:rsidRPr="00BA0D5D">
              <w:rPr>
                <w:rFonts w:ascii="Consolas" w:eastAsia="宋体" w:hAnsi="Consolas" w:cs="宋体"/>
                <w:kern w:val="0"/>
                <w:sz w:val="23"/>
                <w:szCs w:val="23"/>
                <w:shd w:val="clear" w:color="auto" w:fill="F7F7F8"/>
              </w:rPr>
              <w:t>@Profile</w:t>
            </w:r>
            <w:r w:rsidRPr="00BA0D5D">
              <w:rPr>
                <w:rFonts w:ascii="宋体" w:eastAsia="宋体" w:hAnsi="宋体" w:cs="宋体"/>
                <w:kern w:val="0"/>
                <w:sz w:val="24"/>
                <w:szCs w:val="24"/>
              </w:rPr>
              <w:t>, all of the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methods and </w:t>
            </w:r>
            <w:r w:rsidRPr="00BA0D5D">
              <w:rPr>
                <w:rFonts w:ascii="Consolas" w:eastAsia="宋体" w:hAnsi="Consolas" w:cs="宋体"/>
                <w:kern w:val="0"/>
                <w:sz w:val="23"/>
                <w:szCs w:val="23"/>
                <w:shd w:val="clear" w:color="auto" w:fill="F7F7F8"/>
              </w:rPr>
              <w:t>@Import</w:t>
            </w:r>
            <w:r w:rsidRPr="00BA0D5D">
              <w:rPr>
                <w:rFonts w:ascii="宋体" w:eastAsia="宋体" w:hAnsi="宋体" w:cs="宋体"/>
                <w:kern w:val="0"/>
                <w:sz w:val="24"/>
                <w:szCs w:val="24"/>
              </w:rPr>
              <w:t> annotations associated with that class are bypassed unless one or more of the specified profiles are active. If a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or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class is marked with </w:t>
            </w:r>
            <w:r w:rsidRPr="00BA0D5D">
              <w:rPr>
                <w:rFonts w:ascii="Consolas" w:eastAsia="宋体" w:hAnsi="Consolas" w:cs="宋体"/>
                <w:kern w:val="0"/>
                <w:sz w:val="23"/>
                <w:szCs w:val="23"/>
                <w:shd w:val="clear" w:color="auto" w:fill="F7F7F8"/>
              </w:rPr>
              <w:t>@Profile({"p1", "p2"})</w:t>
            </w:r>
            <w:r w:rsidRPr="00BA0D5D">
              <w:rPr>
                <w:rFonts w:ascii="宋体" w:eastAsia="宋体" w:hAnsi="宋体" w:cs="宋体"/>
                <w:kern w:val="0"/>
                <w:sz w:val="24"/>
                <w:szCs w:val="24"/>
              </w:rPr>
              <w:t>, that class is not registered or processed unless profiles 'p1' or 'p2' have been activated. If a given profile is prefixed with the NOT operator (</w:t>
            </w:r>
            <w:r w:rsidRPr="00BA0D5D">
              <w:rPr>
                <w:rFonts w:ascii="Consolas" w:eastAsia="宋体" w:hAnsi="Consolas" w:cs="宋体"/>
                <w:kern w:val="0"/>
                <w:sz w:val="23"/>
                <w:szCs w:val="23"/>
                <w:shd w:val="clear" w:color="auto" w:fill="F7F7F8"/>
              </w:rPr>
              <w:t>!</w:t>
            </w:r>
            <w:r w:rsidRPr="00BA0D5D">
              <w:rPr>
                <w:rFonts w:ascii="宋体" w:eastAsia="宋体" w:hAnsi="宋体" w:cs="宋体"/>
                <w:kern w:val="0"/>
                <w:sz w:val="24"/>
                <w:szCs w:val="24"/>
              </w:rPr>
              <w:t>), the annotated element is registered only if the profile is not active. For example, given </w:t>
            </w:r>
            <w:r w:rsidRPr="00BA0D5D">
              <w:rPr>
                <w:rFonts w:ascii="Consolas" w:eastAsia="宋体" w:hAnsi="Consolas" w:cs="宋体"/>
                <w:kern w:val="0"/>
                <w:sz w:val="23"/>
                <w:szCs w:val="23"/>
                <w:shd w:val="clear" w:color="auto" w:fill="F7F7F8"/>
              </w:rPr>
              <w:t>@Profile({"p1", "!p2"})</w:t>
            </w:r>
            <w:r w:rsidRPr="00BA0D5D">
              <w:rPr>
                <w:rFonts w:ascii="宋体" w:eastAsia="宋体" w:hAnsi="宋体" w:cs="宋体"/>
                <w:kern w:val="0"/>
                <w:sz w:val="24"/>
                <w:szCs w:val="24"/>
              </w:rPr>
              <w:t>, registration will occur if profile 'p1' is active or if profile 'p2' is not active.</w:t>
            </w:r>
          </w:p>
          <w:p w:rsidR="00FE2EAE" w:rsidRPr="00BA0D5D" w:rsidRDefault="00FE2EAE" w:rsidP="00BA0D5D">
            <w:pPr>
              <w:widowControl/>
              <w:jc w:val="left"/>
              <w:rPr>
                <w:rFonts w:ascii="宋体" w:eastAsia="宋体" w:hAnsi="宋体" w:cs="宋体"/>
                <w:kern w:val="0"/>
                <w:sz w:val="24"/>
                <w:szCs w:val="24"/>
              </w:rPr>
            </w:pPr>
            <w:r>
              <w:rPr>
                <w:rFonts w:ascii="Arial" w:hAnsi="Arial" w:cs="Arial"/>
                <w:shd w:val="clear" w:color="auto" w:fill="EBF1E7"/>
              </w:rPr>
              <w:t>如果</w:t>
            </w:r>
            <w:r>
              <w:rPr>
                <w:rStyle w:val="HTML"/>
                <w:rFonts w:ascii="Consolas" w:hAnsi="Consolas"/>
                <w:sz w:val="23"/>
                <w:szCs w:val="23"/>
                <w:shd w:val="clear" w:color="auto" w:fill="F7F7F8"/>
              </w:rPr>
              <w:t>@Configuration</w:t>
            </w:r>
            <w:r>
              <w:rPr>
                <w:rFonts w:ascii="Arial" w:hAnsi="Arial" w:cs="Arial"/>
                <w:shd w:val="clear" w:color="auto" w:fill="EBF1E7"/>
              </w:rPr>
              <w:t>标记了类，则除非一个或多个指定的配置文件处于活动状态，否则将绕过与该类关联的</w:t>
            </w:r>
            <w:r>
              <w:rPr>
                <w:rStyle w:val="HTML"/>
                <w:rFonts w:ascii="Consolas" w:hAnsi="Consolas"/>
                <w:sz w:val="23"/>
                <w:szCs w:val="23"/>
                <w:shd w:val="clear" w:color="auto" w:fill="F7F7F8"/>
              </w:rPr>
              <w:t>@Profile</w:t>
            </w:r>
            <w:r>
              <w:rPr>
                <w:rFonts w:ascii="Arial" w:hAnsi="Arial" w:cs="Arial"/>
                <w:shd w:val="clear" w:color="auto" w:fill="EBF1E7"/>
              </w:rPr>
              <w:t>所有</w:t>
            </w:r>
            <w:r>
              <w:rPr>
                <w:rStyle w:val="HTML"/>
                <w:rFonts w:ascii="Consolas" w:hAnsi="Consolas"/>
                <w:sz w:val="23"/>
                <w:szCs w:val="23"/>
                <w:shd w:val="clear" w:color="auto" w:fill="F7F7F8"/>
              </w:rPr>
              <w:t>@Bean</w:t>
            </w:r>
            <w:r>
              <w:rPr>
                <w:rFonts w:ascii="Arial" w:hAnsi="Arial" w:cs="Arial"/>
                <w:shd w:val="clear" w:color="auto" w:fill="EBF1E7"/>
              </w:rPr>
              <w:t>方法和</w:t>
            </w:r>
            <w:r>
              <w:rPr>
                <w:rFonts w:ascii="Arial" w:hAnsi="Arial" w:cs="Arial"/>
                <w:shd w:val="clear" w:color="auto" w:fill="EBF1E7"/>
              </w:rPr>
              <w:t> </w:t>
            </w:r>
            <w:r>
              <w:rPr>
                <w:rStyle w:val="HTML"/>
                <w:rFonts w:ascii="Consolas" w:hAnsi="Consolas"/>
                <w:sz w:val="23"/>
                <w:szCs w:val="23"/>
                <w:shd w:val="clear" w:color="auto" w:fill="F7F7F8"/>
              </w:rPr>
              <w:t>@Import</w:t>
            </w:r>
            <w:r>
              <w:rPr>
                <w:rFonts w:ascii="Arial" w:hAnsi="Arial" w:cs="Arial"/>
                <w:shd w:val="clear" w:color="auto" w:fill="EBF1E7"/>
              </w:rPr>
              <w:t>注释。如果</w:t>
            </w:r>
            <w:r>
              <w:rPr>
                <w:rFonts w:ascii="Arial" w:hAnsi="Arial" w:cs="Arial"/>
                <w:shd w:val="clear" w:color="auto" w:fill="EBF1E7"/>
              </w:rPr>
              <w:t>a </w:t>
            </w:r>
            <w:r>
              <w:rPr>
                <w:rStyle w:val="HTML"/>
                <w:rFonts w:ascii="Consolas" w:hAnsi="Consolas"/>
                <w:sz w:val="23"/>
                <w:szCs w:val="23"/>
                <w:shd w:val="clear" w:color="auto" w:fill="F7F7F8"/>
              </w:rPr>
              <w:t>@Component</w:t>
            </w:r>
            <w:r>
              <w:rPr>
                <w:rFonts w:ascii="Arial" w:hAnsi="Arial" w:cs="Arial"/>
                <w:shd w:val="clear" w:color="auto" w:fill="EBF1E7"/>
              </w:rPr>
              <w:t>或</w:t>
            </w:r>
            <w:r>
              <w:rPr>
                <w:rStyle w:val="HTML"/>
                <w:rFonts w:ascii="Consolas" w:hAnsi="Consolas"/>
                <w:sz w:val="23"/>
                <w:szCs w:val="23"/>
                <w:shd w:val="clear" w:color="auto" w:fill="F7F7F8"/>
              </w:rPr>
              <w:t>@Configuration</w:t>
            </w:r>
            <w:r>
              <w:rPr>
                <w:rFonts w:ascii="Arial" w:hAnsi="Arial" w:cs="Arial"/>
                <w:shd w:val="clear" w:color="auto" w:fill="EBF1E7"/>
              </w:rPr>
              <w:t>class</w:t>
            </w:r>
            <w:r>
              <w:rPr>
                <w:rFonts w:ascii="Arial" w:hAnsi="Arial" w:cs="Arial"/>
                <w:shd w:val="clear" w:color="auto" w:fill="EBF1E7"/>
              </w:rPr>
              <w:t>被标记</w:t>
            </w:r>
            <w:r>
              <w:rPr>
                <w:rStyle w:val="HTML"/>
                <w:rFonts w:ascii="Consolas" w:hAnsi="Consolas"/>
                <w:sz w:val="23"/>
                <w:szCs w:val="23"/>
                <w:shd w:val="clear" w:color="auto" w:fill="F7F7F8"/>
              </w:rPr>
              <w:t>@Profile({"p1", "p2"})</w:t>
            </w:r>
            <w:r>
              <w:rPr>
                <w:rFonts w:ascii="Arial" w:hAnsi="Arial" w:cs="Arial"/>
                <w:shd w:val="clear" w:color="auto" w:fill="EBF1E7"/>
              </w:rPr>
              <w:t>，则除非已激活配置文件</w:t>
            </w:r>
            <w:r>
              <w:rPr>
                <w:rFonts w:ascii="Arial" w:hAnsi="Arial" w:cs="Arial"/>
                <w:shd w:val="clear" w:color="auto" w:fill="EBF1E7"/>
              </w:rPr>
              <w:t>'p1'</w:t>
            </w:r>
            <w:r>
              <w:rPr>
                <w:rFonts w:ascii="Arial" w:hAnsi="Arial" w:cs="Arial"/>
                <w:shd w:val="clear" w:color="auto" w:fill="EBF1E7"/>
              </w:rPr>
              <w:t>或</w:t>
            </w:r>
            <w:r>
              <w:rPr>
                <w:rFonts w:ascii="Arial" w:hAnsi="Arial" w:cs="Arial"/>
                <w:shd w:val="clear" w:color="auto" w:fill="EBF1E7"/>
              </w:rPr>
              <w:t>'p2'</w:t>
            </w:r>
            <w:r>
              <w:rPr>
                <w:rFonts w:ascii="Arial" w:hAnsi="Arial" w:cs="Arial"/>
                <w:shd w:val="clear" w:color="auto" w:fill="EBF1E7"/>
              </w:rPr>
              <w:t>，否则</w:t>
            </w:r>
            <w:r>
              <w:rPr>
                <w:rFonts w:ascii="Arial" w:hAnsi="Arial" w:cs="Arial"/>
                <w:shd w:val="clear" w:color="auto" w:fill="EBF1E7"/>
              </w:rPr>
              <w:lastRenderedPageBreak/>
              <w:t>不会注册或处理该类。如果给定的配置文件以</w:t>
            </w:r>
            <w:r>
              <w:rPr>
                <w:rFonts w:ascii="Arial" w:hAnsi="Arial" w:cs="Arial"/>
                <w:shd w:val="clear" w:color="auto" w:fill="EBF1E7"/>
              </w:rPr>
              <w:t>NOT</w:t>
            </w:r>
            <w:r>
              <w:rPr>
                <w:rFonts w:ascii="Arial" w:hAnsi="Arial" w:cs="Arial"/>
                <w:shd w:val="clear" w:color="auto" w:fill="EBF1E7"/>
              </w:rPr>
              <w:t>运算符（</w:t>
            </w:r>
            <w:r>
              <w:rPr>
                <w:rStyle w:val="HTML"/>
                <w:rFonts w:ascii="Consolas" w:hAnsi="Consolas"/>
                <w:sz w:val="23"/>
                <w:szCs w:val="23"/>
                <w:shd w:val="clear" w:color="auto" w:fill="F7F7F8"/>
              </w:rPr>
              <w:t>!</w:t>
            </w:r>
            <w:r>
              <w:rPr>
                <w:rFonts w:ascii="Arial" w:hAnsi="Arial" w:cs="Arial"/>
                <w:shd w:val="clear" w:color="auto" w:fill="EBF1E7"/>
              </w:rPr>
              <w:t>）作为前缀，则仅在配置文件未激活时才注册带注释的元素。例如，</w:t>
            </w:r>
            <w:r>
              <w:rPr>
                <w:rStyle w:val="HTML"/>
                <w:rFonts w:ascii="Consolas" w:hAnsi="Consolas"/>
                <w:sz w:val="23"/>
                <w:szCs w:val="23"/>
                <w:shd w:val="clear" w:color="auto" w:fill="F7F7F8"/>
              </w:rPr>
              <w:t>@Profile({"p1", "!p2"})</w:t>
            </w:r>
            <w:r>
              <w:rPr>
                <w:rFonts w:ascii="Arial" w:hAnsi="Arial" w:cs="Arial"/>
                <w:shd w:val="clear" w:color="auto" w:fill="EBF1E7"/>
              </w:rPr>
              <w:t>如果配置文件</w:t>
            </w:r>
            <w:r>
              <w:rPr>
                <w:rFonts w:ascii="Arial" w:hAnsi="Arial" w:cs="Arial"/>
                <w:shd w:val="clear" w:color="auto" w:fill="EBF1E7"/>
              </w:rPr>
              <w:t>“p1”</w:t>
            </w:r>
            <w:r>
              <w:rPr>
                <w:rFonts w:ascii="Arial" w:hAnsi="Arial" w:cs="Arial"/>
                <w:shd w:val="clear" w:color="auto" w:fill="EBF1E7"/>
              </w:rPr>
              <w:t>处于活动状态或配置文件</w:t>
            </w:r>
            <w:r>
              <w:rPr>
                <w:rFonts w:ascii="Arial" w:hAnsi="Arial" w:cs="Arial"/>
                <w:shd w:val="clear" w:color="auto" w:fill="EBF1E7"/>
              </w:rPr>
              <w:t>“p2”</w:t>
            </w:r>
            <w:r>
              <w:rPr>
                <w:rFonts w:ascii="Arial" w:hAnsi="Arial" w:cs="Arial"/>
                <w:shd w:val="clear" w:color="auto" w:fill="EBF1E7"/>
              </w:rPr>
              <w:t>未激活，则会发生注册。</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@Profile</w:t>
      </w:r>
      <w:r w:rsidRPr="00BA0D5D">
        <w:rPr>
          <w:rFonts w:ascii="inherit" w:eastAsia="宋体" w:hAnsi="inherit" w:cs="Arial"/>
          <w:color w:val="34302D"/>
          <w:kern w:val="0"/>
          <w:sz w:val="24"/>
          <w:szCs w:val="24"/>
        </w:rPr>
        <w:t> can also be declared at the method level to include only one particular bean of a configuration class (for example, for alternative variants of a particular bean), as the following example shows: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@Profile</w:t>
      </w:r>
      <w:r>
        <w:rPr>
          <w:rFonts w:ascii="Arial" w:hAnsi="Arial" w:cs="Arial"/>
          <w:color w:val="34302D"/>
          <w:shd w:val="clear" w:color="auto" w:fill="FFFFFF"/>
        </w:rPr>
        <w:t> </w:t>
      </w:r>
      <w:r>
        <w:rPr>
          <w:rFonts w:ascii="Arial" w:hAnsi="Arial" w:cs="Arial"/>
          <w:color w:val="34302D"/>
          <w:shd w:val="clear" w:color="auto" w:fill="FFFFFF"/>
        </w:rPr>
        <w:t>也可以在方法级别声明只包含配置类的一个特定</w:t>
      </w:r>
      <w:r>
        <w:rPr>
          <w:rFonts w:ascii="Arial" w:hAnsi="Arial" w:cs="Arial"/>
          <w:color w:val="34302D"/>
          <w:shd w:val="clear" w:color="auto" w:fill="FFFFFF"/>
        </w:rPr>
        <w:t>bean</w:t>
      </w:r>
      <w:r>
        <w:rPr>
          <w:rFonts w:ascii="Arial" w:hAnsi="Arial" w:cs="Arial"/>
          <w:color w:val="34302D"/>
          <w:shd w:val="clear" w:color="auto" w:fill="FFFFFF"/>
        </w:rPr>
        <w:t>（例如，对于特定</w:t>
      </w:r>
      <w:r>
        <w:rPr>
          <w:rFonts w:ascii="Arial" w:hAnsi="Arial" w:cs="Arial"/>
          <w:color w:val="34302D"/>
          <w:shd w:val="clear" w:color="auto" w:fill="FFFFFF"/>
        </w:rPr>
        <w:t>bean</w:t>
      </w:r>
      <w:r>
        <w:rPr>
          <w:rFonts w:ascii="Arial" w:hAnsi="Arial" w:cs="Arial"/>
          <w:color w:val="34302D"/>
          <w:shd w:val="clear" w:color="auto" w:fill="FFFFFF"/>
        </w:rPr>
        <w:t>的替代变体），如以下示例所示：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"development"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standaloneDataSource()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EmbeddedDatabaseBuilder()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.setType(EmbeddedDatabaseType.HSQL)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"classpath:com/bank/config/sql/schema.sql"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"classpath:com/bank/config/sql/test-data.sql"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"production"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jndiDataSource()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InitialContext();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(DataSource) ctx.lookup(</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1200"/>
        <w:gridCol w:w="9267"/>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standaloneDataSource</w:t>
            </w:r>
            <w:r w:rsidRPr="00BA0D5D">
              <w:rPr>
                <w:rFonts w:ascii="宋体" w:eastAsia="宋体" w:hAnsi="宋体" w:cs="宋体"/>
                <w:color w:val="34302D"/>
                <w:kern w:val="0"/>
                <w:sz w:val="24"/>
                <w:szCs w:val="24"/>
              </w:rPr>
              <w:t> method is available only in the </w:t>
            </w:r>
            <w:r w:rsidRPr="00BA0D5D">
              <w:rPr>
                <w:rFonts w:ascii="Consolas" w:eastAsia="宋体" w:hAnsi="Consolas" w:cs="宋体"/>
                <w:color w:val="34302D"/>
                <w:kern w:val="0"/>
                <w:sz w:val="23"/>
                <w:szCs w:val="23"/>
                <w:shd w:val="clear" w:color="auto" w:fill="F7F7F8"/>
              </w:rPr>
              <w:t>development</w:t>
            </w:r>
            <w:r w:rsidRPr="00BA0D5D">
              <w:rPr>
                <w:rFonts w:ascii="宋体" w:eastAsia="宋体" w:hAnsi="宋体" w:cs="宋体"/>
                <w:color w:val="34302D"/>
                <w:kern w:val="0"/>
                <w:sz w:val="24"/>
                <w:szCs w:val="24"/>
              </w:rPr>
              <w:t> profile.</w:t>
            </w:r>
          </w:p>
          <w:p w:rsidR="00FE2EAE" w:rsidRPr="00BA0D5D" w:rsidRDefault="00FE2EAE" w:rsidP="00FE2EAE">
            <w:pPr>
              <w:widowControl/>
              <w:jc w:val="left"/>
              <w:rPr>
                <w:rFonts w:ascii="宋体" w:eastAsia="宋体" w:hAnsi="宋体" w:cs="宋体"/>
                <w:color w:val="34302D"/>
                <w:kern w:val="0"/>
                <w:sz w:val="24"/>
                <w:szCs w:val="24"/>
              </w:rPr>
            </w:pPr>
            <w:r>
              <w:t>该</w:t>
            </w:r>
            <w:r>
              <w:rPr>
                <w:rStyle w:val="HTML"/>
                <w:rFonts w:ascii="Consolas" w:hAnsi="Consolas"/>
                <w:sz w:val="23"/>
                <w:szCs w:val="23"/>
                <w:shd w:val="clear" w:color="auto" w:fill="F7F7F8"/>
              </w:rPr>
              <w:t>standaloneDataSource</w:t>
            </w:r>
            <w:r>
              <w:t>方法仅在</w:t>
            </w:r>
            <w:r>
              <w:rPr>
                <w:rStyle w:val="HTML"/>
                <w:rFonts w:ascii="Consolas" w:hAnsi="Consolas"/>
                <w:sz w:val="23"/>
                <w:szCs w:val="23"/>
                <w:shd w:val="clear" w:color="auto" w:fill="F7F7F8"/>
              </w:rPr>
              <w:t>development</w:t>
            </w:r>
            <w:r>
              <w:t>配置文件中可用。</w:t>
            </w:r>
          </w:p>
        </w:tc>
      </w:tr>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jndiDataSource</w:t>
            </w:r>
            <w:r w:rsidRPr="00BA0D5D">
              <w:rPr>
                <w:rFonts w:ascii="宋体" w:eastAsia="宋体" w:hAnsi="宋体" w:cs="宋体"/>
                <w:color w:val="34302D"/>
                <w:kern w:val="0"/>
                <w:sz w:val="24"/>
                <w:szCs w:val="24"/>
              </w:rPr>
              <w:t> method is available only in the </w:t>
            </w:r>
            <w:r w:rsidRPr="00BA0D5D">
              <w:rPr>
                <w:rFonts w:ascii="Consolas" w:eastAsia="宋体" w:hAnsi="Consolas" w:cs="宋体"/>
                <w:color w:val="34302D"/>
                <w:kern w:val="0"/>
                <w:sz w:val="23"/>
                <w:szCs w:val="23"/>
                <w:shd w:val="clear" w:color="auto" w:fill="F7F7F8"/>
              </w:rPr>
              <w:t>production</w:t>
            </w:r>
            <w:r w:rsidRPr="00BA0D5D">
              <w:rPr>
                <w:rFonts w:ascii="宋体" w:eastAsia="宋体" w:hAnsi="宋体" w:cs="宋体"/>
                <w:color w:val="34302D"/>
                <w:kern w:val="0"/>
                <w:sz w:val="24"/>
                <w:szCs w:val="24"/>
              </w:rPr>
              <w:t> profile.</w:t>
            </w:r>
          </w:p>
          <w:p w:rsidR="00FE2EAE" w:rsidRPr="00BA0D5D" w:rsidRDefault="00FE2EAE" w:rsidP="00BA0D5D">
            <w:pPr>
              <w:widowControl/>
              <w:jc w:val="left"/>
              <w:rPr>
                <w:rFonts w:ascii="宋体" w:eastAsia="宋体" w:hAnsi="宋体" w:cs="宋体"/>
                <w:color w:val="34302D"/>
                <w:kern w:val="0"/>
                <w:sz w:val="24"/>
                <w:szCs w:val="24"/>
              </w:rPr>
            </w:pPr>
            <w:r>
              <w:t>该</w:t>
            </w:r>
            <w:r>
              <w:rPr>
                <w:rStyle w:val="HTML"/>
                <w:rFonts w:ascii="Consolas" w:hAnsi="Consolas"/>
                <w:sz w:val="23"/>
                <w:szCs w:val="23"/>
                <w:shd w:val="clear" w:color="auto" w:fill="F7F7F8"/>
              </w:rPr>
              <w:t>jndiDataSource</w:t>
            </w:r>
            <w:r>
              <w:t>方法仅在</w:t>
            </w:r>
            <w:r>
              <w:rPr>
                <w:rStyle w:val="HTML"/>
                <w:rFonts w:ascii="Consolas" w:hAnsi="Consolas"/>
                <w:sz w:val="23"/>
                <w:szCs w:val="23"/>
                <w:shd w:val="clear" w:color="auto" w:fill="F7F7F8"/>
              </w:rPr>
              <w:t>production</w:t>
            </w:r>
            <w:r>
              <w:t>配置文件中可用。</w:t>
            </w:r>
          </w:p>
        </w:tc>
      </w:tr>
      <w:tr w:rsidR="00BA0D5D" w:rsidRPr="00BA0D5D" w:rsidTr="00BA0D5D">
        <w:tblPrEx>
          <w:tblCellSpacing w:w="15" w:type="dxa"/>
        </w:tblPrEx>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shd w:val="clear" w:color="auto" w:fill="FFFFFF"/>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With </w:t>
            </w:r>
            <w:r w:rsidRPr="00BA0D5D">
              <w:rPr>
                <w:rFonts w:ascii="Consolas" w:eastAsia="宋体" w:hAnsi="Consolas" w:cs="宋体"/>
                <w:kern w:val="0"/>
                <w:sz w:val="23"/>
                <w:szCs w:val="23"/>
                <w:shd w:val="clear" w:color="auto" w:fill="F7F7F8"/>
              </w:rPr>
              <w:t>@Profile</w:t>
            </w:r>
            <w:r w:rsidRPr="00BA0D5D">
              <w:rPr>
                <w:rFonts w:ascii="inherit" w:eastAsia="宋体" w:hAnsi="inherit" w:cs="宋体"/>
                <w:kern w:val="0"/>
                <w:sz w:val="24"/>
                <w:szCs w:val="24"/>
              </w:rPr>
              <w:t> on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a special scenario may apply: In the case of overloaded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of the same Java method name (analogous to constructor overloading), a </w:t>
            </w:r>
            <w:r w:rsidRPr="00BA0D5D">
              <w:rPr>
                <w:rFonts w:ascii="Consolas" w:eastAsia="宋体" w:hAnsi="Consolas" w:cs="宋体"/>
                <w:kern w:val="0"/>
                <w:sz w:val="23"/>
                <w:szCs w:val="23"/>
                <w:shd w:val="clear" w:color="auto" w:fill="F7F7F8"/>
              </w:rPr>
              <w:t>@Profile</w:t>
            </w:r>
            <w:r w:rsidRPr="00BA0D5D">
              <w:rPr>
                <w:rFonts w:ascii="inherit" w:eastAsia="宋体" w:hAnsi="inherit" w:cs="宋体"/>
                <w:kern w:val="0"/>
                <w:sz w:val="24"/>
                <w:szCs w:val="24"/>
              </w:rPr>
              <w:t> condition needs to be consistently declared on all overloaded methods. If the conditions are inconsistent, only the condition on the first declaration among the overloaded methods matters. Therefore, </w:t>
            </w:r>
            <w:r w:rsidRPr="00BA0D5D">
              <w:rPr>
                <w:rFonts w:ascii="Consolas" w:eastAsia="宋体" w:hAnsi="Consolas" w:cs="宋体"/>
                <w:kern w:val="0"/>
                <w:sz w:val="23"/>
                <w:szCs w:val="23"/>
                <w:shd w:val="clear" w:color="auto" w:fill="F7F7F8"/>
              </w:rPr>
              <w:t>@Profile</w:t>
            </w:r>
            <w:r w:rsidRPr="00BA0D5D">
              <w:rPr>
                <w:rFonts w:ascii="inherit" w:eastAsia="宋体" w:hAnsi="inherit" w:cs="宋体"/>
                <w:kern w:val="0"/>
                <w:sz w:val="24"/>
                <w:szCs w:val="24"/>
              </w:rPr>
              <w:t> can not be used to select an overloaded method with a particular argument signature over another. Resolution between all factory methods for the same bean follows Spring’s constructor resolution algorithm at creation time.</w:t>
            </w:r>
          </w:p>
          <w:p w:rsidR="00FE2EAE" w:rsidRPr="00BA0D5D" w:rsidRDefault="00FE2EAE"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使用</w:t>
            </w:r>
            <w:r>
              <w:rPr>
                <w:rStyle w:val="HTML"/>
                <w:rFonts w:ascii="Consolas" w:hAnsi="Consolas"/>
                <w:sz w:val="23"/>
                <w:szCs w:val="23"/>
                <w:shd w:val="clear" w:color="auto" w:fill="F7F7F8"/>
              </w:rPr>
              <w:t>@Profile</w:t>
            </w:r>
            <w:r>
              <w:rPr>
                <w:rFonts w:ascii="Arial" w:hAnsi="Arial" w:cs="Arial"/>
                <w:shd w:val="clear" w:color="auto" w:fill="EBF1E7"/>
              </w:rPr>
              <w:t>on </w:t>
            </w:r>
            <w:r>
              <w:rPr>
                <w:rStyle w:val="HTML"/>
                <w:rFonts w:ascii="Consolas" w:hAnsi="Consolas"/>
                <w:sz w:val="23"/>
                <w:szCs w:val="23"/>
                <w:shd w:val="clear" w:color="auto" w:fill="F7F7F8"/>
              </w:rPr>
              <w:t>@Bean</w:t>
            </w:r>
            <w:r>
              <w:rPr>
                <w:rFonts w:ascii="Arial" w:hAnsi="Arial" w:cs="Arial"/>
                <w:shd w:val="clear" w:color="auto" w:fill="EBF1E7"/>
              </w:rPr>
              <w:t>方法，可能会应用特殊方案：对于</w:t>
            </w:r>
            <w:r>
              <w:rPr>
                <w:rStyle w:val="HTML"/>
                <w:rFonts w:ascii="Consolas" w:hAnsi="Consolas"/>
                <w:sz w:val="23"/>
                <w:szCs w:val="23"/>
                <w:shd w:val="clear" w:color="auto" w:fill="F7F7F8"/>
              </w:rPr>
              <w:t>@Bean</w:t>
            </w:r>
            <w:r>
              <w:rPr>
                <w:rFonts w:ascii="Arial" w:hAnsi="Arial" w:cs="Arial"/>
                <w:shd w:val="clear" w:color="auto" w:fill="EBF1E7"/>
              </w:rPr>
              <w:t>相同</w:t>
            </w:r>
            <w:r>
              <w:rPr>
                <w:rFonts w:ascii="Arial" w:hAnsi="Arial" w:cs="Arial"/>
                <w:shd w:val="clear" w:color="auto" w:fill="EBF1E7"/>
              </w:rPr>
              <w:t>Java</w:t>
            </w:r>
            <w:r>
              <w:rPr>
                <w:rFonts w:ascii="Arial" w:hAnsi="Arial" w:cs="Arial"/>
                <w:shd w:val="clear" w:color="auto" w:fill="EBF1E7"/>
              </w:rPr>
              <w:t>方法名称的重载方法（类似于构造函数重载），</w:t>
            </w:r>
            <w:r>
              <w:rPr>
                <w:rStyle w:val="HTML"/>
                <w:rFonts w:ascii="Consolas" w:hAnsi="Consolas"/>
                <w:sz w:val="23"/>
                <w:szCs w:val="23"/>
                <w:shd w:val="clear" w:color="auto" w:fill="F7F7F8"/>
              </w:rPr>
              <w:t>@Profile</w:t>
            </w:r>
            <w:r>
              <w:rPr>
                <w:rFonts w:ascii="Arial" w:hAnsi="Arial" w:cs="Arial"/>
                <w:shd w:val="clear" w:color="auto" w:fill="EBF1E7"/>
              </w:rPr>
              <w:t>需要在所有重载方法上一致地声明条件。如果条</w:t>
            </w:r>
            <w:r>
              <w:rPr>
                <w:rFonts w:ascii="Arial" w:hAnsi="Arial" w:cs="Arial"/>
                <w:shd w:val="clear" w:color="auto" w:fill="EBF1E7"/>
              </w:rPr>
              <w:lastRenderedPageBreak/>
              <w:t>件不一致，则只有重载方法中第一个声明的条件才重要。因此，</w:t>
            </w:r>
            <w:r>
              <w:rPr>
                <w:rStyle w:val="HTML"/>
                <w:rFonts w:ascii="Consolas" w:hAnsi="Consolas"/>
                <w:sz w:val="23"/>
                <w:szCs w:val="23"/>
                <w:shd w:val="clear" w:color="auto" w:fill="F7F7F8"/>
              </w:rPr>
              <w:t>@Profile</w:t>
            </w:r>
            <w:r>
              <w:rPr>
                <w:rFonts w:ascii="Arial" w:hAnsi="Arial" w:cs="Arial"/>
                <w:shd w:val="clear" w:color="auto" w:fill="EBF1E7"/>
              </w:rPr>
              <w:t>不能用于选择具有特定参数签名的重载方法。在创建时，</w:t>
            </w:r>
            <w:r>
              <w:rPr>
                <w:rFonts w:ascii="Arial" w:hAnsi="Arial" w:cs="Arial"/>
                <w:shd w:val="clear" w:color="auto" w:fill="EBF1E7"/>
              </w:rPr>
              <w:t>Spring</w:t>
            </w:r>
            <w:r>
              <w:rPr>
                <w:rFonts w:ascii="Arial" w:hAnsi="Arial" w:cs="Arial"/>
                <w:shd w:val="clear" w:color="auto" w:fill="EBF1E7"/>
              </w:rPr>
              <w:t>的构造函数解析算法遵循同一</w:t>
            </w:r>
            <w:r>
              <w:rPr>
                <w:rFonts w:ascii="Arial" w:hAnsi="Arial" w:cs="Arial"/>
                <w:shd w:val="clear" w:color="auto" w:fill="EBF1E7"/>
              </w:rPr>
              <w:t>bean</w:t>
            </w:r>
            <w:r>
              <w:rPr>
                <w:rFonts w:ascii="Arial" w:hAnsi="Arial" w:cs="Arial"/>
                <w:shd w:val="clear" w:color="auto" w:fill="EBF1E7"/>
              </w:rPr>
              <w:t>的所有工厂方法之间的分辨率。</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you want to define alternative beans with different profile conditions, use distinct Java method names that point to the same bean name by using the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name attribute, as shown in the preceding example. If the argument signatures are all the same (for example, all of the variants have no-arg factory methods), this is the only way to represent such an arrangement in a valid Java class in the first place (since there can only be one method of a particular name and argument signature).</w:t>
            </w:r>
          </w:p>
          <w:p w:rsidR="00FE2EAE" w:rsidRPr="00BA0D5D" w:rsidRDefault="00FE2EAE" w:rsidP="00BA0D5D">
            <w:pPr>
              <w:widowControl/>
              <w:jc w:val="left"/>
              <w:rPr>
                <w:rFonts w:ascii="inherit" w:eastAsia="宋体" w:hAnsi="inherit" w:cs="宋体" w:hint="eastAsia"/>
                <w:kern w:val="0"/>
                <w:sz w:val="24"/>
                <w:szCs w:val="24"/>
              </w:rPr>
            </w:pPr>
            <w:r>
              <w:rPr>
                <w:rFonts w:ascii="Arial" w:hAnsi="Arial" w:cs="Arial"/>
                <w:shd w:val="clear" w:color="auto" w:fill="EBF1E7"/>
              </w:rPr>
              <w:t>如果要定义具有不同配置文件条件的备用</w:t>
            </w:r>
            <w:r>
              <w:rPr>
                <w:rFonts w:ascii="Arial" w:hAnsi="Arial" w:cs="Arial"/>
                <w:shd w:val="clear" w:color="auto" w:fill="EBF1E7"/>
              </w:rPr>
              <w:t>Bean</w:t>
            </w:r>
            <w:r>
              <w:rPr>
                <w:rFonts w:ascii="Arial" w:hAnsi="Arial" w:cs="Arial"/>
                <w:shd w:val="clear" w:color="auto" w:fill="EBF1E7"/>
              </w:rPr>
              <w:t>，请使用通过使用</w:t>
            </w:r>
            <w:r>
              <w:rPr>
                <w:rStyle w:val="HTML"/>
                <w:rFonts w:ascii="Consolas" w:hAnsi="Consolas"/>
                <w:sz w:val="23"/>
                <w:szCs w:val="23"/>
                <w:shd w:val="clear" w:color="auto" w:fill="F7F7F8"/>
              </w:rPr>
              <w:t>@Bean</w:t>
            </w:r>
            <w:r>
              <w:rPr>
                <w:rFonts w:ascii="Arial" w:hAnsi="Arial" w:cs="Arial"/>
                <w:shd w:val="clear" w:color="auto" w:fill="EBF1E7"/>
              </w:rPr>
              <w:t>name</w:t>
            </w:r>
            <w:r>
              <w:rPr>
                <w:rFonts w:ascii="Arial" w:hAnsi="Arial" w:cs="Arial"/>
                <w:shd w:val="clear" w:color="auto" w:fill="EBF1E7"/>
              </w:rPr>
              <w:t>属性指向相同</w:t>
            </w:r>
            <w:r>
              <w:rPr>
                <w:rFonts w:ascii="Arial" w:hAnsi="Arial" w:cs="Arial"/>
                <w:shd w:val="clear" w:color="auto" w:fill="EBF1E7"/>
              </w:rPr>
              <w:t>bean</w:t>
            </w:r>
            <w:r>
              <w:rPr>
                <w:rFonts w:ascii="Arial" w:hAnsi="Arial" w:cs="Arial"/>
                <w:shd w:val="clear" w:color="auto" w:fill="EBF1E7"/>
              </w:rPr>
              <w:t>名称的不同</w:t>
            </w:r>
            <w:r>
              <w:rPr>
                <w:rFonts w:ascii="Arial" w:hAnsi="Arial" w:cs="Arial"/>
                <w:shd w:val="clear" w:color="auto" w:fill="EBF1E7"/>
              </w:rPr>
              <w:t>Java</w:t>
            </w:r>
            <w:r>
              <w:rPr>
                <w:rFonts w:ascii="Arial" w:hAnsi="Arial" w:cs="Arial"/>
                <w:shd w:val="clear" w:color="auto" w:fill="EBF1E7"/>
              </w:rPr>
              <w:t>方法名称，如上例所示。如果参数签名都是相同的（例如，所有变体都具有</w:t>
            </w:r>
            <w:r>
              <w:rPr>
                <w:rFonts w:ascii="Arial" w:hAnsi="Arial" w:cs="Arial"/>
                <w:shd w:val="clear" w:color="auto" w:fill="EBF1E7"/>
              </w:rPr>
              <w:t>no-arg</w:t>
            </w:r>
            <w:r>
              <w:rPr>
                <w:rFonts w:ascii="Arial" w:hAnsi="Arial" w:cs="Arial"/>
                <w:shd w:val="clear" w:color="auto" w:fill="EBF1E7"/>
              </w:rPr>
              <w:t>工厂方法），这是首先在有效的</w:t>
            </w:r>
            <w:r>
              <w:rPr>
                <w:rFonts w:ascii="Arial" w:hAnsi="Arial" w:cs="Arial"/>
                <w:shd w:val="clear" w:color="auto" w:fill="EBF1E7"/>
              </w:rPr>
              <w:t>Java</w:t>
            </w:r>
            <w:r>
              <w:rPr>
                <w:rFonts w:ascii="Arial" w:hAnsi="Arial" w:cs="Arial"/>
                <w:shd w:val="clear" w:color="auto" w:fill="EBF1E7"/>
              </w:rPr>
              <w:t>类中表示这种排列的唯一方法（因为只有一个特定名称和参数签名的方法）。</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XML Bean Definition Profiles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XML counterpart is the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Our preceding sample configuration can be rewritten in two XML files, as follows: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XML</w:t>
      </w:r>
      <w:r>
        <w:rPr>
          <w:rFonts w:ascii="Arial" w:hAnsi="Arial" w:cs="Arial"/>
          <w:color w:val="34302D"/>
          <w:shd w:val="clear" w:color="auto" w:fill="FFFFFF"/>
        </w:rPr>
        <w:t>对应物是元素的</w:t>
      </w:r>
      <w:r>
        <w:rPr>
          <w:rStyle w:val="HTML"/>
          <w:rFonts w:ascii="Consolas" w:hAnsi="Consolas"/>
          <w:sz w:val="23"/>
          <w:szCs w:val="23"/>
          <w:shd w:val="clear" w:color="auto" w:fill="F7F7F8"/>
        </w:rPr>
        <w:t>profile</w:t>
      </w:r>
      <w:r>
        <w:rPr>
          <w:rFonts w:ascii="Arial" w:hAnsi="Arial" w:cs="Arial"/>
          <w:color w:val="34302D"/>
          <w:shd w:val="clear" w:color="auto" w:fill="FFFFFF"/>
        </w:rPr>
        <w:t>属性</w:t>
      </w:r>
      <w:r>
        <w:rPr>
          <w:rStyle w:val="HTML"/>
          <w:rFonts w:ascii="Consolas" w:hAnsi="Consolas"/>
          <w:sz w:val="23"/>
          <w:szCs w:val="23"/>
          <w:shd w:val="clear" w:color="auto" w:fill="F7F7F8"/>
        </w:rPr>
        <w:t>&lt;beans&gt;</w:t>
      </w:r>
      <w:r>
        <w:rPr>
          <w:rFonts w:ascii="Arial" w:hAnsi="Arial" w:cs="Arial"/>
          <w:color w:val="34302D"/>
          <w:shd w:val="clear" w:color="auto" w:fill="FFFFFF"/>
        </w:rPr>
        <w:t>。我们之前的示例配置可以在两个</w:t>
      </w:r>
      <w:r>
        <w:rPr>
          <w:rFonts w:ascii="Arial" w:hAnsi="Arial" w:cs="Arial"/>
          <w:color w:val="34302D"/>
          <w:shd w:val="clear" w:color="auto" w:fill="FFFFFF"/>
        </w:rPr>
        <w:t>XML</w:t>
      </w:r>
      <w:r>
        <w:rPr>
          <w:rFonts w:ascii="Arial" w:hAnsi="Arial" w:cs="Arial"/>
          <w:color w:val="34302D"/>
          <w:shd w:val="clear" w:color="auto" w:fill="FFFFFF"/>
        </w:rPr>
        <w:t>文件中重写，如下所示：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"development"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xmlns:jdbc</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"http://www.springframework.org/schema/jdbc"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&lt;jdbc:embedded-database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&lt;jdbc:script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"classpath:com/bank/config/sql/schema.sql"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&lt;jdbc:script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"classpath:com/bank/config/sql/test-data.sql"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&lt;/jdbc:embedded-database&gt;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"production"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xmlns:jee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"http://www.springframework.org/schema/jee"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&lt;jee:jndi-lookup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jndi-name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also possible to avoid that split and nest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elements within the same file, as the following example shows: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也可以避免</w:t>
      </w:r>
      <w:r>
        <w:rPr>
          <w:rStyle w:val="HTML"/>
          <w:rFonts w:ascii="Consolas" w:hAnsi="Consolas"/>
          <w:sz w:val="23"/>
          <w:szCs w:val="23"/>
          <w:shd w:val="clear" w:color="auto" w:fill="F7F7F8"/>
        </w:rPr>
        <w:t>&lt;beans/&gt;</w:t>
      </w:r>
      <w:r>
        <w:rPr>
          <w:rFonts w:ascii="Arial" w:hAnsi="Arial" w:cs="Arial"/>
          <w:color w:val="34302D"/>
          <w:shd w:val="clear" w:color="auto" w:fill="FFFFFF"/>
        </w:rPr>
        <w:t>在同一文件中使用</w:t>
      </w:r>
      <w:r>
        <w:rPr>
          <w:rFonts w:ascii="Arial" w:hAnsi="Arial" w:cs="Arial"/>
          <w:color w:val="34302D"/>
          <w:shd w:val="clear" w:color="auto" w:fill="FFFFFF"/>
        </w:rPr>
        <w:t>split</w:t>
      </w:r>
      <w:r>
        <w:rPr>
          <w:rFonts w:ascii="Arial" w:hAnsi="Arial" w:cs="Arial"/>
          <w:color w:val="34302D"/>
          <w:shd w:val="clear" w:color="auto" w:fill="FFFFFF"/>
        </w:rPr>
        <w:t>和</w:t>
      </w:r>
      <w:r>
        <w:rPr>
          <w:rFonts w:ascii="Arial" w:hAnsi="Arial" w:cs="Arial"/>
          <w:color w:val="34302D"/>
          <w:shd w:val="clear" w:color="auto" w:fill="FFFFFF"/>
        </w:rPr>
        <w:t>nest </w:t>
      </w:r>
      <w:r>
        <w:rPr>
          <w:rFonts w:ascii="Arial" w:hAnsi="Arial" w:cs="Arial"/>
          <w:color w:val="34302D"/>
          <w:shd w:val="clear" w:color="auto" w:fill="FFFFFF"/>
        </w:rPr>
        <w:t>元素，如下例所示：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xmlns:jdbc</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"http://www.springframework.org/schema/jdbc"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xmlns:jee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"http://www.springframework.org/schema/jee"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bean definitions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"development"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&lt;jdbc:embedded-database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&lt;jdbc:script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"classpath:com/bank/config/sql/schema.sql"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&lt;jdbc:script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"classpath:com/bank/config/sql/test-data.sql"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&lt;/jdbc:embedded-database&gt;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"production"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&lt;jee:jndi-lookup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jndi-name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spring-bean.xsd</w:t>
      </w:r>
      <w:r w:rsidRPr="00BA0D5D">
        <w:rPr>
          <w:rFonts w:ascii="inherit" w:eastAsia="宋体" w:hAnsi="inherit" w:cs="Arial"/>
          <w:color w:val="34302D"/>
          <w:kern w:val="0"/>
          <w:sz w:val="24"/>
          <w:szCs w:val="24"/>
        </w:rPr>
        <w:t> has been constrained to allow such elements only as the last ones in the file. This should help provide flexibility without incurring clutter in the XML files.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spring-bean.xsd</w:t>
      </w:r>
      <w:r>
        <w:rPr>
          <w:rFonts w:ascii="Arial" w:hAnsi="Arial" w:cs="Arial"/>
          <w:color w:val="34302D"/>
          <w:shd w:val="clear" w:color="auto" w:fill="FFFFFF"/>
        </w:rPr>
        <w:t>受到了制约，使这些元素只能作为文件中的最后一个人。这应该有助于提供灵活性，而不会在</w:t>
      </w:r>
      <w:r>
        <w:rPr>
          <w:rFonts w:ascii="Arial" w:hAnsi="Arial" w:cs="Arial"/>
          <w:color w:val="34302D"/>
          <w:shd w:val="clear" w:color="auto" w:fill="FFFFFF"/>
        </w:rPr>
        <w:t>XML</w:t>
      </w:r>
      <w:r>
        <w:rPr>
          <w:rFonts w:ascii="Arial" w:hAnsi="Arial" w:cs="Arial"/>
          <w:color w:val="34302D"/>
          <w:shd w:val="clear" w:color="auto" w:fill="FFFFFF"/>
        </w:rPr>
        <w:t>文件中引起混乱。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XML counterpart does not support the profile expressions described earlier. It is possible, however, to negate a profile by using the </w:t>
            </w:r>
            <w:r w:rsidRPr="00BA0D5D">
              <w:rPr>
                <w:rFonts w:ascii="Consolas" w:eastAsia="宋体" w:hAnsi="Consolas" w:cs="宋体"/>
                <w:kern w:val="0"/>
                <w:sz w:val="23"/>
                <w:szCs w:val="23"/>
                <w:shd w:val="clear" w:color="auto" w:fill="F7F7F8"/>
              </w:rPr>
              <w:t>!</w:t>
            </w:r>
            <w:r w:rsidRPr="00BA0D5D">
              <w:rPr>
                <w:rFonts w:ascii="inherit" w:eastAsia="宋体" w:hAnsi="inherit" w:cs="宋体"/>
                <w:kern w:val="0"/>
                <w:sz w:val="24"/>
                <w:szCs w:val="24"/>
              </w:rPr>
              <w:t> operator. It is also possible to apply a logical “and” by nesting the profiles, as the following example shows:</w:t>
            </w:r>
          </w:p>
          <w:p w:rsidR="00FE2EAE" w:rsidRPr="00BA0D5D" w:rsidRDefault="00FE2EAE"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XML</w:t>
            </w:r>
            <w:r>
              <w:rPr>
                <w:rFonts w:ascii="Arial" w:hAnsi="Arial" w:cs="Arial"/>
                <w:shd w:val="clear" w:color="auto" w:fill="EBF1E7"/>
              </w:rPr>
              <w:t>副本不支持前面描述的配置文件表达式。但是，可以通过使用</w:t>
            </w:r>
            <w:r>
              <w:rPr>
                <w:rStyle w:val="HTML"/>
                <w:rFonts w:ascii="Consolas" w:hAnsi="Consolas"/>
                <w:sz w:val="23"/>
                <w:szCs w:val="23"/>
                <w:shd w:val="clear" w:color="auto" w:fill="F7F7F8"/>
              </w:rPr>
              <w:t>!</w:t>
            </w:r>
            <w:r>
              <w:rPr>
                <w:rFonts w:ascii="Arial" w:hAnsi="Arial" w:cs="Arial"/>
                <w:shd w:val="clear" w:color="auto" w:fill="EBF1E7"/>
              </w:rPr>
              <w:t>运算符来否定轮廓。也可以通过嵌套配置文件来应用逻辑</w:t>
            </w:r>
            <w:r>
              <w:rPr>
                <w:rFonts w:ascii="Arial" w:hAnsi="Arial" w:cs="Arial"/>
                <w:shd w:val="clear" w:color="auto" w:fill="EBF1E7"/>
              </w:rPr>
              <w:t>“</w:t>
            </w:r>
            <w:r>
              <w:rPr>
                <w:rFonts w:ascii="Arial" w:hAnsi="Arial" w:cs="Arial"/>
                <w:shd w:val="clear" w:color="auto" w:fill="EBF1E7"/>
              </w:rPr>
              <w:t>和</w:t>
            </w:r>
            <w:r>
              <w:rPr>
                <w:rFonts w:ascii="Arial" w:hAnsi="Arial" w:cs="Arial"/>
                <w:shd w:val="clear" w:color="auto" w:fill="EBF1E7"/>
              </w:rPr>
              <w:t>”</w:t>
            </w:r>
            <w:r>
              <w:rPr>
                <w:rFonts w:ascii="Arial" w:hAnsi="Arial" w:cs="Arial"/>
                <w:shd w:val="clear" w:color="auto" w:fill="EBF1E7"/>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xmlns:jdbc</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"http://www.springframework.org/schema/jdbc"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xmlns:jee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"http://www.springframework.org/schema/jee"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i/>
                <w:iCs/>
                <w:color w:val="999988"/>
                <w:kern w:val="0"/>
                <w:sz w:val="24"/>
                <w:szCs w:val="24"/>
              </w:rPr>
              <w:t>&lt;!-- other bean definitions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&lt;beans</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"production"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&lt;beans</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"us-east"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&lt;jee:jndi-lookup</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jndi-name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lastRenderedPageBreak/>
              <w:t xml:space="preserve">        </w:t>
            </w: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In the preceding example, the </w:t>
            </w:r>
            <w:r w:rsidRPr="00BA0D5D">
              <w:rPr>
                <w:rFonts w:ascii="Consolas" w:eastAsia="宋体" w:hAnsi="Consolas" w:cs="宋体"/>
                <w:kern w:val="0"/>
                <w:sz w:val="23"/>
                <w:szCs w:val="23"/>
                <w:shd w:val="clear" w:color="auto" w:fill="F7F7F8"/>
              </w:rPr>
              <w:t>dataSource</w:t>
            </w:r>
            <w:r w:rsidRPr="00BA0D5D">
              <w:rPr>
                <w:rFonts w:ascii="inherit" w:eastAsia="宋体" w:hAnsi="inherit" w:cs="宋体"/>
                <w:kern w:val="0"/>
                <w:sz w:val="24"/>
                <w:szCs w:val="24"/>
              </w:rPr>
              <w:t> bean is exposed if both the </w:t>
            </w:r>
            <w:r w:rsidRPr="00BA0D5D">
              <w:rPr>
                <w:rFonts w:ascii="Consolas" w:eastAsia="宋体" w:hAnsi="Consolas" w:cs="宋体"/>
                <w:kern w:val="0"/>
                <w:sz w:val="23"/>
                <w:szCs w:val="23"/>
                <w:shd w:val="clear" w:color="auto" w:fill="F7F7F8"/>
              </w:rPr>
              <w:t>production</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us-east</w:t>
            </w:r>
            <w:r w:rsidRPr="00BA0D5D">
              <w:rPr>
                <w:rFonts w:ascii="inherit" w:eastAsia="宋体" w:hAnsi="inherit" w:cs="宋体"/>
                <w:kern w:val="0"/>
                <w:sz w:val="24"/>
                <w:szCs w:val="24"/>
              </w:rPr>
              <w:t> profiles are active.</w:t>
            </w:r>
          </w:p>
          <w:p w:rsidR="00FE2EAE" w:rsidRPr="00BA0D5D" w:rsidRDefault="00FE2EAE" w:rsidP="00BA0D5D">
            <w:pPr>
              <w:widowControl/>
              <w:jc w:val="left"/>
              <w:rPr>
                <w:rFonts w:ascii="inherit" w:eastAsia="宋体" w:hAnsi="inherit" w:cs="宋体" w:hint="eastAsia"/>
                <w:kern w:val="0"/>
                <w:sz w:val="24"/>
                <w:szCs w:val="24"/>
              </w:rPr>
            </w:pPr>
            <w:r>
              <w:rPr>
                <w:rFonts w:ascii="Arial" w:hAnsi="Arial" w:cs="Arial"/>
                <w:shd w:val="clear" w:color="auto" w:fill="EBF1E7"/>
              </w:rPr>
              <w:t>在前面的示例中，</w:t>
            </w:r>
            <w:r>
              <w:rPr>
                <w:rStyle w:val="HTML"/>
                <w:rFonts w:ascii="Consolas" w:hAnsi="Consolas"/>
                <w:sz w:val="23"/>
                <w:szCs w:val="23"/>
                <w:shd w:val="clear" w:color="auto" w:fill="F7F7F8"/>
              </w:rPr>
              <w:t>dataSource</w:t>
            </w:r>
            <w:r>
              <w:rPr>
                <w:rFonts w:ascii="Arial" w:hAnsi="Arial" w:cs="Arial"/>
                <w:shd w:val="clear" w:color="auto" w:fill="EBF1E7"/>
              </w:rPr>
              <w:t>如果两个</w:t>
            </w:r>
            <w:r>
              <w:rPr>
                <w:rStyle w:val="HTML"/>
                <w:rFonts w:ascii="Consolas" w:hAnsi="Consolas"/>
                <w:sz w:val="23"/>
                <w:szCs w:val="23"/>
                <w:shd w:val="clear" w:color="auto" w:fill="F7F7F8"/>
              </w:rPr>
              <w:t>production</w:t>
            </w:r>
            <w:r>
              <w:rPr>
                <w:rFonts w:ascii="Arial" w:hAnsi="Arial" w:cs="Arial"/>
                <w:shd w:val="clear" w:color="auto" w:fill="EBF1E7"/>
              </w:rPr>
              <w:t>和</w:t>
            </w:r>
            <w:r>
              <w:rPr>
                <w:rFonts w:ascii="Arial" w:hAnsi="Arial" w:cs="Arial"/>
                <w:shd w:val="clear" w:color="auto" w:fill="EBF1E7"/>
              </w:rPr>
              <w:t> </w:t>
            </w:r>
            <w:r>
              <w:rPr>
                <w:rStyle w:val="HTML"/>
                <w:rFonts w:ascii="Consolas" w:hAnsi="Consolas"/>
                <w:sz w:val="23"/>
                <w:szCs w:val="23"/>
                <w:shd w:val="clear" w:color="auto" w:fill="F7F7F8"/>
              </w:rPr>
              <w:t>us-east</w:t>
            </w:r>
            <w:r>
              <w:rPr>
                <w:rFonts w:ascii="Arial" w:hAnsi="Arial" w:cs="Arial"/>
                <w:shd w:val="clear" w:color="auto" w:fill="EBF1E7"/>
              </w:rPr>
              <w:t>配置文件都处于活动状态，则会公开</w:t>
            </w:r>
            <w:r>
              <w:rPr>
                <w:rFonts w:ascii="Arial" w:hAnsi="Arial" w:cs="Arial"/>
                <w:shd w:val="clear" w:color="auto" w:fill="EBF1E7"/>
              </w:rPr>
              <w:t>Bean </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Activating a Profile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that we have updated our configuration, we still need to instruct Spring which profile is active. If we started our sample application right now, we would see a </w:t>
      </w:r>
      <w:r w:rsidRPr="00BA0D5D">
        <w:rPr>
          <w:rFonts w:ascii="Consolas" w:eastAsia="宋体" w:hAnsi="Consolas" w:cs="宋体"/>
          <w:color w:val="34302D"/>
          <w:kern w:val="0"/>
          <w:sz w:val="23"/>
          <w:szCs w:val="23"/>
          <w:shd w:val="clear" w:color="auto" w:fill="F7F7F8"/>
        </w:rPr>
        <w:t>NoSuchBeanDefinitionException</w:t>
      </w:r>
      <w:r w:rsidRPr="00BA0D5D">
        <w:rPr>
          <w:rFonts w:ascii="inherit" w:eastAsia="宋体" w:hAnsi="inherit" w:cs="Arial"/>
          <w:color w:val="34302D"/>
          <w:kern w:val="0"/>
          <w:sz w:val="24"/>
          <w:szCs w:val="24"/>
        </w:rPr>
        <w:t> thrown, because the container could not find the Spring bean named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现在我们已经更新了配置，我们仍然需要指示</w:t>
      </w:r>
      <w:r>
        <w:rPr>
          <w:rFonts w:ascii="Arial" w:hAnsi="Arial" w:cs="Arial"/>
          <w:color w:val="34302D"/>
          <w:shd w:val="clear" w:color="auto" w:fill="FFFFFF"/>
        </w:rPr>
        <w:t>Spring</w:t>
      </w:r>
      <w:r>
        <w:rPr>
          <w:rFonts w:ascii="Arial" w:hAnsi="Arial" w:cs="Arial"/>
          <w:color w:val="34302D"/>
          <w:shd w:val="clear" w:color="auto" w:fill="FFFFFF"/>
        </w:rPr>
        <w:t>哪个配置文件处于活动状态。如果我们现在开始我们的示例应用程序，我们会看到</w:t>
      </w:r>
      <w:r>
        <w:rPr>
          <w:rStyle w:val="HTML"/>
          <w:rFonts w:ascii="Consolas" w:hAnsi="Consolas"/>
          <w:sz w:val="23"/>
          <w:szCs w:val="23"/>
          <w:shd w:val="clear" w:color="auto" w:fill="F7F7F8"/>
        </w:rPr>
        <w:t>NoSuchBeanDefinitionException</w:t>
      </w:r>
      <w:r>
        <w:rPr>
          <w:rFonts w:ascii="Arial" w:hAnsi="Arial" w:cs="Arial"/>
          <w:color w:val="34302D"/>
          <w:shd w:val="clear" w:color="auto" w:fill="FFFFFF"/>
        </w:rPr>
        <w:t>抛出，因为容器找不到名为的</w:t>
      </w:r>
      <w:r>
        <w:rPr>
          <w:rFonts w:ascii="Arial" w:hAnsi="Arial" w:cs="Arial"/>
          <w:color w:val="34302D"/>
          <w:shd w:val="clear" w:color="auto" w:fill="FFFFFF"/>
        </w:rPr>
        <w:t>Spring bean </w:t>
      </w:r>
      <w:r>
        <w:rPr>
          <w:rStyle w:val="HTML"/>
          <w:rFonts w:ascii="Consolas" w:hAnsi="Consolas"/>
          <w:sz w:val="23"/>
          <w:szCs w:val="23"/>
          <w:shd w:val="clear" w:color="auto" w:fill="F7F7F8"/>
        </w:rPr>
        <w:t>dataSource</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Activating a profile can be done in several ways, but the most straightforward is to do it programmatically against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API which is available through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The following example shows how to do so:</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激活配置文件可以通过多种方式完成，但最直接的方法是以编程方式对</w:t>
      </w:r>
      <w:r>
        <w:rPr>
          <w:rStyle w:val="HTML"/>
          <w:rFonts w:ascii="Consolas" w:hAnsi="Consolas"/>
          <w:sz w:val="23"/>
          <w:szCs w:val="23"/>
          <w:shd w:val="clear" w:color="auto" w:fill="F7F7F8"/>
        </w:rPr>
        <w:t>Environment</w:t>
      </w:r>
      <w:r>
        <w:rPr>
          <w:rFonts w:ascii="Arial" w:hAnsi="Arial" w:cs="Arial"/>
          <w:color w:val="34302D"/>
          <w:shd w:val="clear" w:color="auto" w:fill="FFFFFF"/>
        </w:rPr>
        <w:t>可通过</w:t>
      </w:r>
      <w:r>
        <w:rPr>
          <w:rFonts w:ascii="Arial" w:hAnsi="Arial" w:cs="Arial"/>
          <w:color w:val="34302D"/>
          <w:shd w:val="clear" w:color="auto" w:fill="FFFFFF"/>
        </w:rPr>
        <w:t>API</w:t>
      </w:r>
      <w:r>
        <w:rPr>
          <w:rFonts w:ascii="Arial" w:hAnsi="Arial" w:cs="Arial"/>
          <w:color w:val="34302D"/>
          <w:shd w:val="clear" w:color="auto" w:fill="FFFFFF"/>
        </w:rPr>
        <w:t>提供的</w:t>
      </w:r>
      <w:r>
        <w:rPr>
          <w:rFonts w:ascii="Arial" w:hAnsi="Arial" w:cs="Arial"/>
          <w:color w:val="34302D"/>
          <w:shd w:val="clear" w:color="auto" w:fill="FFFFFF"/>
        </w:rPr>
        <w:t>API</w:t>
      </w:r>
      <w:r>
        <w:rPr>
          <w:rFonts w:ascii="Arial" w:hAnsi="Arial" w:cs="Arial"/>
          <w:color w:val="34302D"/>
          <w:shd w:val="clear" w:color="auto" w:fill="FFFFFF"/>
        </w:rPr>
        <w:t>进行操作</w:t>
      </w:r>
      <w:r>
        <w:rPr>
          <w:rStyle w:val="HTML"/>
          <w:rFonts w:ascii="Consolas" w:hAnsi="Consolas"/>
          <w:sz w:val="23"/>
          <w:szCs w:val="23"/>
          <w:shd w:val="clear" w:color="auto" w:fill="F7F7F8"/>
        </w:rPr>
        <w:t>ApplicationContext</w:t>
      </w:r>
      <w:r>
        <w:rPr>
          <w:rFonts w:ascii="Arial" w:hAnsi="Arial" w:cs="Arial"/>
          <w:color w:val="34302D"/>
          <w:shd w:val="clear" w:color="auto" w:fill="FFFFFF"/>
        </w:rPr>
        <w:t>。以下示例显示了如何执行此操作：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AnnotationConfigApplicationContext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ctx.getEnvironment().setActiveProfiles(</w:t>
      </w:r>
      <w:r w:rsidRPr="00BA0D5D">
        <w:rPr>
          <w:rFonts w:ascii="Consolas" w:eastAsia="宋体" w:hAnsi="Consolas" w:cs="宋体"/>
          <w:color w:val="DD1144"/>
          <w:kern w:val="0"/>
          <w:sz w:val="24"/>
          <w:szCs w:val="24"/>
        </w:rPr>
        <w:t>"development"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ctx.register(SomeConfig.class, StandaloneDataConfig.class, JndiDataConfig.class);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ctx.refresh();</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you can also declaratively activate profiles through the </w:t>
      </w:r>
      <w:r w:rsidRPr="00BA0D5D">
        <w:rPr>
          <w:rFonts w:ascii="Consolas" w:eastAsia="宋体" w:hAnsi="Consolas" w:cs="宋体"/>
          <w:color w:val="34302D"/>
          <w:kern w:val="0"/>
          <w:sz w:val="23"/>
          <w:szCs w:val="23"/>
          <w:shd w:val="clear" w:color="auto" w:fill="F7F7F8"/>
        </w:rPr>
        <w:t>spring.profiles.active</w:t>
      </w:r>
      <w:r w:rsidRPr="00BA0D5D">
        <w:rPr>
          <w:rFonts w:ascii="inherit" w:eastAsia="宋体" w:hAnsi="inherit" w:cs="Arial"/>
          <w:color w:val="34302D"/>
          <w:kern w:val="0"/>
          <w:sz w:val="24"/>
          <w:szCs w:val="24"/>
        </w:rPr>
        <w:t> property, which may be specified through system environment variables, JVM system properties, servlet context parameters in </w:t>
      </w:r>
      <w:r w:rsidRPr="00BA0D5D">
        <w:rPr>
          <w:rFonts w:ascii="Consolas" w:eastAsia="宋体" w:hAnsi="Consolas" w:cs="宋体"/>
          <w:color w:val="34302D"/>
          <w:kern w:val="0"/>
          <w:sz w:val="23"/>
          <w:szCs w:val="23"/>
          <w:shd w:val="clear" w:color="auto" w:fill="F7F7F8"/>
        </w:rPr>
        <w:t>web.xml</w:t>
      </w:r>
      <w:r w:rsidRPr="00BA0D5D">
        <w:rPr>
          <w:rFonts w:ascii="inherit" w:eastAsia="宋体" w:hAnsi="inherit" w:cs="Arial"/>
          <w:color w:val="34302D"/>
          <w:kern w:val="0"/>
          <w:sz w:val="24"/>
          <w:szCs w:val="24"/>
        </w:rPr>
        <w:t>, or even as an entry in JNDI (see </w:t>
      </w:r>
      <w:hyperlink r:id="rId406" w:anchor="beans-property-source-abstraction" w:history="1">
        <w:r w:rsidRPr="00BA0D5D">
          <w:rPr>
            <w:rFonts w:ascii="Consolas" w:eastAsia="宋体" w:hAnsi="Consolas" w:cs="宋体"/>
            <w:color w:val="548E2E"/>
            <w:kern w:val="0"/>
            <w:sz w:val="23"/>
            <w:szCs w:val="23"/>
            <w:u w:val="single"/>
            <w:shd w:val="clear" w:color="auto" w:fill="F7F7F8"/>
          </w:rPr>
          <w:t>PropertySource</w:t>
        </w:r>
        <w:r w:rsidRPr="00BA0D5D">
          <w:rPr>
            <w:rFonts w:ascii="inherit" w:eastAsia="宋体" w:hAnsi="inherit" w:cs="Arial"/>
            <w:color w:val="548E2E"/>
            <w:kern w:val="0"/>
            <w:sz w:val="24"/>
            <w:szCs w:val="24"/>
            <w:u w:val="single"/>
          </w:rPr>
          <w:t> Abstraction</w:t>
        </w:r>
      </w:hyperlink>
      <w:r w:rsidRPr="00BA0D5D">
        <w:rPr>
          <w:rFonts w:ascii="inherit" w:eastAsia="宋体" w:hAnsi="inherit" w:cs="Arial"/>
          <w:color w:val="34302D"/>
          <w:kern w:val="0"/>
          <w:sz w:val="24"/>
          <w:szCs w:val="24"/>
        </w:rPr>
        <w:t>). In integration tests, active profiles can be declared by using the </w:t>
      </w:r>
      <w:r w:rsidRPr="00BA0D5D">
        <w:rPr>
          <w:rFonts w:ascii="Consolas" w:eastAsia="宋体" w:hAnsi="Consolas" w:cs="宋体"/>
          <w:color w:val="34302D"/>
          <w:kern w:val="0"/>
          <w:sz w:val="23"/>
          <w:szCs w:val="23"/>
          <w:shd w:val="clear" w:color="auto" w:fill="F7F7F8"/>
        </w:rPr>
        <w:t>@ActiveProfiles</w:t>
      </w:r>
      <w:r w:rsidRPr="00BA0D5D">
        <w:rPr>
          <w:rFonts w:ascii="inherit" w:eastAsia="宋体" w:hAnsi="inherit" w:cs="Arial"/>
          <w:color w:val="34302D"/>
          <w:kern w:val="0"/>
          <w:sz w:val="24"/>
          <w:szCs w:val="24"/>
        </w:rPr>
        <w:t>annotation in the </w:t>
      </w:r>
      <w:r w:rsidRPr="00BA0D5D">
        <w:rPr>
          <w:rFonts w:ascii="Consolas" w:eastAsia="宋体" w:hAnsi="Consolas" w:cs="宋体"/>
          <w:color w:val="34302D"/>
          <w:kern w:val="0"/>
          <w:sz w:val="23"/>
          <w:szCs w:val="23"/>
          <w:shd w:val="clear" w:color="auto" w:fill="F7F7F8"/>
        </w:rPr>
        <w:t>spring-test</w:t>
      </w:r>
      <w:r w:rsidRPr="00BA0D5D">
        <w:rPr>
          <w:rFonts w:ascii="inherit" w:eastAsia="宋体" w:hAnsi="inherit" w:cs="Arial"/>
          <w:color w:val="34302D"/>
          <w:kern w:val="0"/>
          <w:sz w:val="24"/>
          <w:szCs w:val="24"/>
        </w:rPr>
        <w:t> module (see </w:t>
      </w:r>
      <w:hyperlink r:id="rId407" w:anchor="testcontext-ctx-management-env-profiles" w:history="1">
        <w:r w:rsidRPr="00BA0D5D">
          <w:rPr>
            <w:rFonts w:ascii="inherit" w:eastAsia="宋体" w:hAnsi="inherit" w:cs="Arial"/>
            <w:color w:val="548E2E"/>
            <w:kern w:val="0"/>
            <w:sz w:val="24"/>
            <w:szCs w:val="24"/>
            <w:u w:val="single"/>
          </w:rPr>
          <w:t>context configuration with environment profiles</w:t>
        </w:r>
      </w:hyperlink>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此外，您还可以通过</w:t>
      </w:r>
      <w:r>
        <w:rPr>
          <w:rStyle w:val="HTML"/>
          <w:rFonts w:ascii="Consolas" w:hAnsi="Consolas"/>
          <w:sz w:val="23"/>
          <w:szCs w:val="23"/>
          <w:shd w:val="clear" w:color="auto" w:fill="F7F7F8"/>
        </w:rPr>
        <w:t>spring.profiles.active</w:t>
      </w:r>
      <w:r>
        <w:rPr>
          <w:rFonts w:ascii="Arial" w:hAnsi="Arial" w:cs="Arial"/>
          <w:color w:val="34302D"/>
          <w:shd w:val="clear" w:color="auto" w:fill="FFFFFF"/>
        </w:rPr>
        <w:t>属性声明性地激活配置文件，该</w:t>
      </w:r>
      <w:r>
        <w:rPr>
          <w:rFonts w:ascii="Arial" w:hAnsi="Arial" w:cs="Arial"/>
          <w:color w:val="34302D"/>
          <w:shd w:val="clear" w:color="auto" w:fill="FFFFFF"/>
        </w:rPr>
        <w:t> </w:t>
      </w:r>
      <w:r>
        <w:rPr>
          <w:rFonts w:ascii="Arial" w:hAnsi="Arial" w:cs="Arial"/>
          <w:color w:val="34302D"/>
          <w:shd w:val="clear" w:color="auto" w:fill="FFFFFF"/>
        </w:rPr>
        <w:t>属性可以通过系统环境变量，</w:t>
      </w:r>
      <w:r>
        <w:rPr>
          <w:rFonts w:ascii="Arial" w:hAnsi="Arial" w:cs="Arial"/>
          <w:color w:val="34302D"/>
          <w:shd w:val="clear" w:color="auto" w:fill="FFFFFF"/>
        </w:rPr>
        <w:t>JVM</w:t>
      </w:r>
      <w:r>
        <w:rPr>
          <w:rFonts w:ascii="Arial" w:hAnsi="Arial" w:cs="Arial"/>
          <w:color w:val="34302D"/>
          <w:shd w:val="clear" w:color="auto" w:fill="FFFFFF"/>
        </w:rPr>
        <w:t>系统属性，</w:t>
      </w:r>
      <w:r>
        <w:rPr>
          <w:rFonts w:ascii="Arial" w:hAnsi="Arial" w:cs="Arial"/>
          <w:color w:val="34302D"/>
          <w:shd w:val="clear" w:color="auto" w:fill="FFFFFF"/>
        </w:rPr>
        <w:t>servlet</w:t>
      </w:r>
      <w:r>
        <w:rPr>
          <w:rFonts w:ascii="Arial" w:hAnsi="Arial" w:cs="Arial"/>
          <w:color w:val="34302D"/>
          <w:shd w:val="clear" w:color="auto" w:fill="FFFFFF"/>
        </w:rPr>
        <w:t>上下文参数</w:t>
      </w:r>
      <w:r>
        <w:rPr>
          <w:rStyle w:val="HTML"/>
          <w:rFonts w:ascii="Consolas" w:hAnsi="Consolas"/>
          <w:sz w:val="23"/>
          <w:szCs w:val="23"/>
          <w:shd w:val="clear" w:color="auto" w:fill="F7F7F8"/>
        </w:rPr>
        <w:t>web.xml</w:t>
      </w:r>
      <w:r>
        <w:rPr>
          <w:rFonts w:ascii="Arial" w:hAnsi="Arial" w:cs="Arial"/>
          <w:color w:val="34302D"/>
          <w:shd w:val="clear" w:color="auto" w:fill="FFFFFF"/>
        </w:rPr>
        <w:t>或甚至作为</w:t>
      </w:r>
      <w:r>
        <w:rPr>
          <w:rFonts w:ascii="Arial" w:hAnsi="Arial" w:cs="Arial"/>
          <w:color w:val="34302D"/>
          <w:shd w:val="clear" w:color="auto" w:fill="FFFFFF"/>
        </w:rPr>
        <w:t>JNDI</w:t>
      </w:r>
      <w:r>
        <w:rPr>
          <w:rFonts w:ascii="Arial" w:hAnsi="Arial" w:cs="Arial"/>
          <w:color w:val="34302D"/>
          <w:shd w:val="clear" w:color="auto" w:fill="FFFFFF"/>
        </w:rPr>
        <w:t>中的条目来指定（请参阅</w:t>
      </w:r>
      <w:hyperlink r:id="rId408" w:anchor="beans-property-source-abstraction" w:history="1">
        <w:r>
          <w:rPr>
            <w:rStyle w:val="HTML"/>
            <w:rFonts w:ascii="Consolas" w:hAnsi="Consolas"/>
            <w:color w:val="548E2E"/>
            <w:sz w:val="23"/>
            <w:szCs w:val="23"/>
            <w:u w:val="single"/>
            <w:shd w:val="clear" w:color="auto" w:fill="F7F7F8"/>
          </w:rPr>
          <w:t>PropertySource</w:t>
        </w:r>
        <w:r>
          <w:rPr>
            <w:rStyle w:val="a4"/>
            <w:rFonts w:ascii="Arial" w:hAnsi="Arial" w:cs="Arial"/>
            <w:color w:val="548E2E"/>
            <w:shd w:val="clear" w:color="auto" w:fill="FFFFFF"/>
          </w:rPr>
          <w:t>抽象</w:t>
        </w:r>
      </w:hyperlink>
      <w:r>
        <w:rPr>
          <w:rFonts w:ascii="Arial" w:hAnsi="Arial" w:cs="Arial"/>
          <w:color w:val="34302D"/>
          <w:shd w:val="clear" w:color="auto" w:fill="FFFFFF"/>
        </w:rPr>
        <w:t>）。在集成测试中，可以使用</w:t>
      </w:r>
      <w:r>
        <w:rPr>
          <w:rFonts w:ascii="Arial" w:hAnsi="Arial" w:cs="Arial"/>
          <w:color w:val="34302D"/>
          <w:shd w:val="clear" w:color="auto" w:fill="FFFFFF"/>
        </w:rPr>
        <w:t> </w:t>
      </w:r>
      <w:r>
        <w:rPr>
          <w:rFonts w:ascii="Arial" w:hAnsi="Arial" w:cs="Arial"/>
          <w:color w:val="34302D"/>
          <w:shd w:val="clear" w:color="auto" w:fill="FFFFFF"/>
        </w:rPr>
        <w:t>模块中的</w:t>
      </w:r>
      <w:r>
        <w:rPr>
          <w:rStyle w:val="HTML"/>
          <w:rFonts w:ascii="Consolas" w:hAnsi="Consolas"/>
          <w:sz w:val="23"/>
          <w:szCs w:val="23"/>
          <w:shd w:val="clear" w:color="auto" w:fill="F7F7F8"/>
        </w:rPr>
        <w:t>@ActiveProfiles</w:t>
      </w:r>
      <w:r>
        <w:rPr>
          <w:rFonts w:ascii="Arial" w:hAnsi="Arial" w:cs="Arial"/>
          <w:color w:val="34302D"/>
          <w:shd w:val="clear" w:color="auto" w:fill="FFFFFF"/>
        </w:rPr>
        <w:t>注释声明活动配置文件</w:t>
      </w:r>
      <w:r>
        <w:rPr>
          <w:rStyle w:val="HTML"/>
          <w:rFonts w:ascii="Consolas" w:hAnsi="Consolas"/>
          <w:sz w:val="23"/>
          <w:szCs w:val="23"/>
          <w:shd w:val="clear" w:color="auto" w:fill="F7F7F8"/>
        </w:rPr>
        <w:t>spring-test</w:t>
      </w:r>
      <w:r>
        <w:rPr>
          <w:rFonts w:ascii="Arial" w:hAnsi="Arial" w:cs="Arial"/>
          <w:color w:val="34302D"/>
          <w:shd w:val="clear" w:color="auto" w:fill="FFFFFF"/>
        </w:rPr>
        <w:t>（请参阅</w:t>
      </w:r>
      <w:hyperlink r:id="rId409" w:anchor="testcontext-ctx-management-env-profiles" w:history="1">
        <w:r>
          <w:rPr>
            <w:rStyle w:val="a4"/>
            <w:rFonts w:ascii="Arial" w:hAnsi="Arial" w:cs="Arial"/>
            <w:color w:val="548E2E"/>
            <w:shd w:val="clear" w:color="auto" w:fill="FFFFFF"/>
          </w:rPr>
          <w:t>具有环境配置文件的上下文配置</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profiles are not an “either-or” proposition. You can activate multiple profiles at once. Programmatically, you can provide multiple profile names to the </w:t>
      </w:r>
      <w:r w:rsidRPr="00BA0D5D">
        <w:rPr>
          <w:rFonts w:ascii="Consolas" w:eastAsia="宋体" w:hAnsi="Consolas" w:cs="宋体"/>
          <w:color w:val="34302D"/>
          <w:kern w:val="0"/>
          <w:sz w:val="23"/>
          <w:szCs w:val="23"/>
          <w:shd w:val="clear" w:color="auto" w:fill="F7F7F8"/>
        </w:rPr>
        <w:t>setActiveProfiles()</w:t>
      </w:r>
      <w:r w:rsidRPr="00BA0D5D">
        <w:rPr>
          <w:rFonts w:ascii="inherit" w:eastAsia="宋体" w:hAnsi="inherit" w:cs="Arial"/>
          <w:color w:val="34302D"/>
          <w:kern w:val="0"/>
          <w:sz w:val="24"/>
          <w:szCs w:val="24"/>
        </w:rPr>
        <w:t> method, which accepts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varargs. The following example activates multiple profiles: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请注意，配置文件不是</w:t>
      </w:r>
      <w:r>
        <w:rPr>
          <w:rFonts w:ascii="Arial" w:hAnsi="Arial" w:cs="Arial"/>
          <w:color w:val="34302D"/>
          <w:shd w:val="clear" w:color="auto" w:fill="FFFFFF"/>
        </w:rPr>
        <w:t>“</w:t>
      </w:r>
      <w:r>
        <w:rPr>
          <w:rFonts w:ascii="Arial" w:hAnsi="Arial" w:cs="Arial"/>
          <w:color w:val="34302D"/>
          <w:shd w:val="clear" w:color="auto" w:fill="FFFFFF"/>
        </w:rPr>
        <w:t>任何</w:t>
      </w:r>
      <w:r>
        <w:rPr>
          <w:rFonts w:ascii="Arial" w:hAnsi="Arial" w:cs="Arial"/>
          <w:color w:val="34302D"/>
          <w:shd w:val="clear" w:color="auto" w:fill="FFFFFF"/>
        </w:rPr>
        <w:t xml:space="preserve"> - </w:t>
      </w:r>
      <w:r>
        <w:rPr>
          <w:rFonts w:ascii="Arial" w:hAnsi="Arial" w:cs="Arial"/>
          <w:color w:val="34302D"/>
          <w:shd w:val="clear" w:color="auto" w:fill="FFFFFF"/>
        </w:rPr>
        <w:t>或</w:t>
      </w:r>
      <w:r>
        <w:rPr>
          <w:rFonts w:ascii="Arial" w:hAnsi="Arial" w:cs="Arial"/>
          <w:color w:val="34302D"/>
          <w:shd w:val="clear" w:color="auto" w:fill="FFFFFF"/>
        </w:rPr>
        <w:t>”</w:t>
      </w:r>
      <w:r>
        <w:rPr>
          <w:rFonts w:ascii="Arial" w:hAnsi="Arial" w:cs="Arial"/>
          <w:color w:val="34302D"/>
          <w:shd w:val="clear" w:color="auto" w:fill="FFFFFF"/>
        </w:rPr>
        <w:t>命题。您可以一次激活多个配置文件。以编程方式，您可以为</w:t>
      </w:r>
      <w:r>
        <w:rPr>
          <w:rStyle w:val="HTML"/>
          <w:rFonts w:ascii="Consolas" w:hAnsi="Consolas"/>
          <w:sz w:val="23"/>
          <w:szCs w:val="23"/>
          <w:shd w:val="clear" w:color="auto" w:fill="F7F7F8"/>
        </w:rPr>
        <w:t>setActiveProfiles()</w:t>
      </w:r>
      <w:r>
        <w:rPr>
          <w:rFonts w:ascii="Arial" w:hAnsi="Arial" w:cs="Arial"/>
          <w:color w:val="34302D"/>
          <w:shd w:val="clear" w:color="auto" w:fill="FFFFFF"/>
        </w:rPr>
        <w:t>方法提供多个配置文件名称，该</w:t>
      </w:r>
      <w:r>
        <w:rPr>
          <w:rFonts w:ascii="Arial" w:hAnsi="Arial" w:cs="Arial"/>
          <w:color w:val="34302D"/>
          <w:shd w:val="clear" w:color="auto" w:fill="FFFFFF"/>
        </w:rPr>
        <w:t> </w:t>
      </w:r>
      <w:r>
        <w:rPr>
          <w:rFonts w:ascii="Arial" w:hAnsi="Arial" w:cs="Arial"/>
          <w:color w:val="34302D"/>
          <w:shd w:val="clear" w:color="auto" w:fill="FFFFFF"/>
        </w:rPr>
        <w:t>方法接受</w:t>
      </w:r>
      <w:r>
        <w:rPr>
          <w:rStyle w:val="HTML"/>
          <w:rFonts w:ascii="Consolas" w:hAnsi="Consolas"/>
          <w:sz w:val="23"/>
          <w:szCs w:val="23"/>
          <w:shd w:val="clear" w:color="auto" w:fill="F7F7F8"/>
        </w:rPr>
        <w:t>String…​</w:t>
      </w:r>
      <w:r>
        <w:rPr>
          <w:rFonts w:ascii="Arial" w:hAnsi="Arial" w:cs="Arial"/>
          <w:color w:val="34302D"/>
          <w:shd w:val="clear" w:color="auto" w:fill="FFFFFF"/>
        </w:rPr>
        <w:t>varargs</w:t>
      </w:r>
      <w:r>
        <w:rPr>
          <w:rFonts w:ascii="Arial" w:hAnsi="Arial" w:cs="Arial"/>
          <w:color w:val="34302D"/>
          <w:shd w:val="clear" w:color="auto" w:fill="FFFFFF"/>
        </w:rPr>
        <w:t>。以下示例激活多个配置文件：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ctx.getEnvironment().setActiveProfiles(</w:t>
      </w:r>
      <w:r w:rsidRPr="00BA0D5D">
        <w:rPr>
          <w:rFonts w:ascii="Consolas" w:eastAsia="宋体" w:hAnsi="Consolas" w:cs="宋体"/>
          <w:color w:val="DD1144"/>
          <w:kern w:val="0"/>
          <w:sz w:val="24"/>
          <w:szCs w:val="24"/>
        </w:rPr>
        <w:t>"profile1"</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"profile2"</w:t>
      </w: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Declaratively, </w:t>
      </w:r>
      <w:r w:rsidRPr="00BA0D5D">
        <w:rPr>
          <w:rFonts w:ascii="Consolas" w:eastAsia="宋体" w:hAnsi="Consolas" w:cs="宋体"/>
          <w:color w:val="34302D"/>
          <w:kern w:val="0"/>
          <w:sz w:val="23"/>
          <w:szCs w:val="23"/>
          <w:shd w:val="clear" w:color="auto" w:fill="F7F7F8"/>
        </w:rPr>
        <w:t>spring.profiles.active</w:t>
      </w:r>
      <w:r w:rsidRPr="00BA0D5D">
        <w:rPr>
          <w:rFonts w:ascii="inherit" w:eastAsia="宋体" w:hAnsi="inherit" w:cs="Arial"/>
          <w:color w:val="34302D"/>
          <w:kern w:val="0"/>
          <w:sz w:val="24"/>
          <w:szCs w:val="24"/>
        </w:rPr>
        <w:t> may accept a comma-separated list of profile names, as the following example shows: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声明性地，</w:t>
      </w:r>
      <w:r>
        <w:rPr>
          <w:rStyle w:val="HTML"/>
          <w:rFonts w:ascii="Consolas" w:hAnsi="Consolas"/>
          <w:sz w:val="23"/>
          <w:szCs w:val="23"/>
          <w:shd w:val="clear" w:color="auto" w:fill="F7F7F8"/>
        </w:rPr>
        <w:t>spring.profiles.active</w:t>
      </w:r>
      <w:r>
        <w:rPr>
          <w:rFonts w:ascii="Arial" w:hAnsi="Arial" w:cs="Arial"/>
          <w:color w:val="34302D"/>
          <w:shd w:val="clear" w:color="auto" w:fill="FFFFFF"/>
        </w:rPr>
        <w:t>可以接受以逗号分隔的配置文件名称列表，如以下示例所示：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-Dspring.profiles.active=</w:t>
      </w:r>
      <w:r w:rsidRPr="00BA0D5D">
        <w:rPr>
          <w:rFonts w:ascii="Consolas" w:eastAsia="宋体" w:hAnsi="Consolas" w:cs="宋体"/>
          <w:color w:val="DD1144"/>
          <w:kern w:val="0"/>
          <w:sz w:val="24"/>
          <w:szCs w:val="24"/>
        </w:rPr>
        <w:t>"profile1,profile2"</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Default Profile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default profile represents the profile that is enabled by default. Consider the following example:</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默认配置文件表示默认启用的配置文件。请考虑以下示例：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"default"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DefaultDataConfig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EmbeddedDatabaseBuilder()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.setType(EmbeddedDatabaseType.HSQL)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"classpath:com/bank/config/sql/schema.sql"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profile is active, the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is created. You can see this as a way to provide a default definition for one or more beans. If any profile is enabled, the default profile does not apply.</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如果没有激活配置文件，</w:t>
      </w:r>
      <w:r>
        <w:rPr>
          <w:rStyle w:val="HTML"/>
          <w:rFonts w:ascii="Consolas" w:hAnsi="Consolas"/>
          <w:sz w:val="23"/>
          <w:szCs w:val="23"/>
          <w:shd w:val="clear" w:color="auto" w:fill="F7F7F8"/>
        </w:rPr>
        <w:t>dataSource</w:t>
      </w:r>
      <w:r>
        <w:rPr>
          <w:rFonts w:ascii="Arial" w:hAnsi="Arial" w:cs="Arial"/>
          <w:color w:val="34302D"/>
          <w:shd w:val="clear" w:color="auto" w:fill="FFFFFF"/>
        </w:rPr>
        <w:t>则创建该配置文件。您可以将此视为一种为一个或多个</w:t>
      </w:r>
      <w:r>
        <w:rPr>
          <w:rFonts w:ascii="Arial" w:hAnsi="Arial" w:cs="Arial"/>
          <w:color w:val="34302D"/>
          <w:shd w:val="clear" w:color="auto" w:fill="FFFFFF"/>
        </w:rPr>
        <w:t>bean</w:t>
      </w:r>
      <w:r>
        <w:rPr>
          <w:rFonts w:ascii="Arial" w:hAnsi="Arial" w:cs="Arial"/>
          <w:color w:val="34302D"/>
          <w:shd w:val="clear" w:color="auto" w:fill="FFFFFF"/>
        </w:rPr>
        <w:t>提供默认定义的方法。如果启用了任何配置文件，则默认配置文件不适用。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change the name of the default profile by using </w:t>
      </w:r>
      <w:r w:rsidRPr="00BA0D5D">
        <w:rPr>
          <w:rFonts w:ascii="Consolas" w:eastAsia="宋体" w:hAnsi="Consolas" w:cs="宋体"/>
          <w:color w:val="34302D"/>
          <w:kern w:val="0"/>
          <w:sz w:val="23"/>
          <w:szCs w:val="23"/>
          <w:shd w:val="clear" w:color="auto" w:fill="F7F7F8"/>
        </w:rPr>
        <w:t>setDefaultProfiles()</w:t>
      </w:r>
      <w:r w:rsidRPr="00BA0D5D">
        <w:rPr>
          <w:rFonts w:ascii="inherit" w:eastAsia="宋体" w:hAnsi="inherit" w:cs="Arial"/>
          <w:color w:val="34302D"/>
          <w:kern w:val="0"/>
          <w:sz w:val="24"/>
          <w:szCs w:val="24"/>
        </w:rPr>
        <w:t> on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or ,declaratively, by using the </w:t>
      </w:r>
      <w:r w:rsidRPr="00BA0D5D">
        <w:rPr>
          <w:rFonts w:ascii="Consolas" w:eastAsia="宋体" w:hAnsi="Consolas" w:cs="宋体"/>
          <w:color w:val="34302D"/>
          <w:kern w:val="0"/>
          <w:sz w:val="23"/>
          <w:szCs w:val="23"/>
          <w:shd w:val="clear" w:color="auto" w:fill="F7F7F8"/>
        </w:rPr>
        <w:t>spring.profiles.default</w:t>
      </w:r>
      <w:r w:rsidRPr="00BA0D5D">
        <w:rPr>
          <w:rFonts w:ascii="inherit" w:eastAsia="宋体" w:hAnsi="inherit" w:cs="Arial"/>
          <w:color w:val="34302D"/>
          <w:kern w:val="0"/>
          <w:sz w:val="24"/>
          <w:szCs w:val="24"/>
        </w:rPr>
        <w:t> property.</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您可以通过更改默认的配置文件的名称</w:t>
      </w:r>
      <w:r>
        <w:rPr>
          <w:rStyle w:val="HTML"/>
          <w:rFonts w:ascii="Consolas" w:hAnsi="Consolas"/>
          <w:sz w:val="23"/>
          <w:szCs w:val="23"/>
          <w:shd w:val="clear" w:color="auto" w:fill="F7F7F8"/>
        </w:rPr>
        <w:t>setDefaultProfiles()</w:t>
      </w:r>
      <w:r>
        <w:rPr>
          <w:rFonts w:ascii="Arial" w:hAnsi="Arial" w:cs="Arial"/>
          <w:color w:val="34302D"/>
          <w:shd w:val="clear" w:color="auto" w:fill="FFFFFF"/>
        </w:rPr>
        <w:t>上</w:t>
      </w:r>
      <w:r>
        <w:rPr>
          <w:rStyle w:val="HTML"/>
          <w:rFonts w:ascii="Consolas" w:hAnsi="Consolas"/>
          <w:sz w:val="23"/>
          <w:szCs w:val="23"/>
          <w:shd w:val="clear" w:color="auto" w:fill="F7F7F8"/>
        </w:rPr>
        <w:t>Environment</w:t>
      </w:r>
      <w:r>
        <w:rPr>
          <w:rFonts w:ascii="Arial" w:hAnsi="Arial" w:cs="Arial"/>
          <w:color w:val="34302D"/>
          <w:shd w:val="clear" w:color="auto" w:fill="FFFFFF"/>
        </w:rPr>
        <w:t>，或者声明，通过使用</w:t>
      </w:r>
      <w:r>
        <w:rPr>
          <w:rStyle w:val="HTML"/>
          <w:rFonts w:ascii="Consolas" w:hAnsi="Consolas"/>
          <w:sz w:val="23"/>
          <w:szCs w:val="23"/>
          <w:shd w:val="clear" w:color="auto" w:fill="F7F7F8"/>
        </w:rPr>
        <w:t>spring.profiles.default</w:t>
      </w:r>
      <w:r>
        <w:rPr>
          <w:rFonts w:ascii="Arial" w:hAnsi="Arial" w:cs="Arial"/>
          <w:color w:val="34302D"/>
          <w:shd w:val="clear" w:color="auto" w:fill="FFFFFF"/>
        </w:rPr>
        <w:t>属性。</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1.13.2. </w:t>
      </w:r>
      <w:r w:rsidRPr="00BA0D5D">
        <w:rPr>
          <w:rFonts w:ascii="Consolas" w:eastAsia="宋体" w:hAnsi="Consolas" w:cs="宋体"/>
          <w:color w:val="34302D"/>
          <w:kern w:val="0"/>
          <w:sz w:val="33"/>
          <w:szCs w:val="33"/>
          <w:shd w:val="clear" w:color="auto" w:fill="F7F7F8"/>
        </w:rPr>
        <w:t>PropertySource</w:t>
      </w:r>
      <w:r w:rsidRPr="00BA0D5D">
        <w:rPr>
          <w:rFonts w:ascii="Arial" w:eastAsia="宋体" w:hAnsi="Arial" w:cs="Arial"/>
          <w:color w:val="34302D"/>
          <w:kern w:val="0"/>
          <w:sz w:val="35"/>
          <w:szCs w:val="35"/>
        </w:rPr>
        <w:t> Abstraction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Spring’s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abstraction provides search operations over a configurable hierarchy of property sources. Consider the following listing:</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Environment</w:t>
      </w:r>
      <w:r>
        <w:rPr>
          <w:rFonts w:ascii="Arial" w:hAnsi="Arial" w:cs="Arial"/>
          <w:color w:val="34302D"/>
          <w:shd w:val="clear" w:color="auto" w:fill="FFFFFF"/>
        </w:rPr>
        <w:t>抽象提供了对可配置的属性源层次结构的搜索操作。请考虑以下列表：</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GenericApplicationContext();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Environment env = ctx.getEnvironment();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containsMyProperty = env.containsProperty(</w:t>
      </w:r>
      <w:r w:rsidRPr="00BA0D5D">
        <w:rPr>
          <w:rFonts w:ascii="Consolas" w:eastAsia="宋体" w:hAnsi="Consolas" w:cs="宋体"/>
          <w:color w:val="DD1144"/>
          <w:kern w:val="0"/>
          <w:sz w:val="24"/>
          <w:szCs w:val="24"/>
        </w:rPr>
        <w:t>"my-property"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System.out.println(</w:t>
      </w:r>
      <w:r w:rsidRPr="00BA0D5D">
        <w:rPr>
          <w:rFonts w:ascii="Consolas" w:eastAsia="宋体" w:hAnsi="Consolas" w:cs="宋体"/>
          <w:color w:val="DD1144"/>
          <w:kern w:val="0"/>
          <w:sz w:val="24"/>
          <w:szCs w:val="24"/>
        </w:rPr>
        <w:t>"Does my environment contain the 'my-property' property? "</w:t>
      </w:r>
      <w:r w:rsidRPr="00BA0D5D">
        <w:rPr>
          <w:rFonts w:ascii="Consolas" w:eastAsia="宋体" w:hAnsi="Consolas" w:cs="宋体"/>
          <w:color w:val="34302D"/>
          <w:kern w:val="0"/>
          <w:sz w:val="24"/>
          <w:szCs w:val="24"/>
        </w:rPr>
        <w:t xml:space="preserve"> + containsMyProperty);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snippet, we see a high-level way of asking Spring whether the </w:t>
      </w:r>
      <w:r w:rsidRPr="00BA0D5D">
        <w:rPr>
          <w:rFonts w:ascii="Consolas" w:eastAsia="宋体" w:hAnsi="Consolas" w:cs="宋体"/>
          <w:color w:val="34302D"/>
          <w:kern w:val="0"/>
          <w:sz w:val="23"/>
          <w:szCs w:val="23"/>
          <w:shd w:val="clear" w:color="auto" w:fill="F7F7F8"/>
        </w:rPr>
        <w:t>my-property</w:t>
      </w:r>
      <w:r w:rsidRPr="00BA0D5D">
        <w:rPr>
          <w:rFonts w:ascii="inherit" w:eastAsia="宋体" w:hAnsi="inherit" w:cs="Arial"/>
          <w:color w:val="34302D"/>
          <w:kern w:val="0"/>
          <w:sz w:val="24"/>
          <w:szCs w:val="24"/>
        </w:rPr>
        <w:t> property is defined for the current environment. To answer this question,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object performs a search over a set of </w:t>
      </w:r>
      <w:hyperlink r:id="rId410" w:history="1">
        <w:r w:rsidRPr="00BA0D5D">
          <w:rPr>
            <w:rFonts w:ascii="Consolas" w:eastAsia="宋体" w:hAnsi="Consolas" w:cs="宋体"/>
            <w:color w:val="548E2E"/>
            <w:kern w:val="0"/>
            <w:sz w:val="23"/>
            <w:szCs w:val="23"/>
            <w:u w:val="single"/>
            <w:shd w:val="clear" w:color="auto" w:fill="F7F7F8"/>
          </w:rPr>
          <w:t>PropertySource</w:t>
        </w:r>
      </w:hyperlink>
      <w:r w:rsidRPr="00BA0D5D">
        <w:rPr>
          <w:rFonts w:ascii="inherit" w:eastAsia="宋体" w:hAnsi="inherit" w:cs="Arial"/>
          <w:color w:val="34302D"/>
          <w:kern w:val="0"/>
          <w:sz w:val="24"/>
          <w:szCs w:val="24"/>
        </w:rPr>
        <w:t> objects. A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is a simple abstraction over any source of key-value pairs, and Spring’s </w:t>
      </w:r>
      <w:hyperlink r:id="rId411" w:history="1">
        <w:r w:rsidRPr="00BA0D5D">
          <w:rPr>
            <w:rFonts w:ascii="Consolas" w:eastAsia="宋体" w:hAnsi="Consolas" w:cs="宋体"/>
            <w:color w:val="548E2E"/>
            <w:kern w:val="0"/>
            <w:sz w:val="23"/>
            <w:szCs w:val="23"/>
            <w:u w:val="single"/>
            <w:shd w:val="clear" w:color="auto" w:fill="F7F7F8"/>
          </w:rPr>
          <w:t>StandardEnvironment</w:t>
        </w:r>
      </w:hyperlink>
      <w:r w:rsidRPr="00BA0D5D">
        <w:rPr>
          <w:rFonts w:ascii="inherit" w:eastAsia="宋体" w:hAnsi="inherit" w:cs="Arial"/>
          <w:color w:val="34302D"/>
          <w:kern w:val="0"/>
          <w:sz w:val="24"/>
          <w:szCs w:val="24"/>
        </w:rPr>
        <w:t> is configured with two PropertySource objects — one representing the set of JVM system properties (</w:t>
      </w:r>
      <w:r w:rsidRPr="00BA0D5D">
        <w:rPr>
          <w:rFonts w:ascii="Consolas" w:eastAsia="宋体" w:hAnsi="Consolas" w:cs="宋体"/>
          <w:color w:val="34302D"/>
          <w:kern w:val="0"/>
          <w:sz w:val="23"/>
          <w:szCs w:val="23"/>
          <w:shd w:val="clear" w:color="auto" w:fill="F7F7F8"/>
        </w:rPr>
        <w:t>System.getProperties()</w:t>
      </w:r>
      <w:r w:rsidRPr="00BA0D5D">
        <w:rPr>
          <w:rFonts w:ascii="inherit" w:eastAsia="宋体" w:hAnsi="inherit" w:cs="Arial"/>
          <w:color w:val="34302D"/>
          <w:kern w:val="0"/>
          <w:sz w:val="24"/>
          <w:szCs w:val="24"/>
        </w:rPr>
        <w:t>) and one representing the set of system environment variables (</w:t>
      </w:r>
      <w:r w:rsidRPr="00BA0D5D">
        <w:rPr>
          <w:rFonts w:ascii="Consolas" w:eastAsia="宋体" w:hAnsi="Consolas" w:cs="宋体"/>
          <w:color w:val="34302D"/>
          <w:kern w:val="0"/>
          <w:sz w:val="23"/>
          <w:szCs w:val="23"/>
          <w:shd w:val="clear" w:color="auto" w:fill="F7F7F8"/>
        </w:rPr>
        <w:t>System.getenv()</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在前面的代码片段中，我们看到了一种向</w:t>
      </w:r>
      <w:r>
        <w:rPr>
          <w:rFonts w:ascii="Arial" w:hAnsi="Arial" w:cs="Arial"/>
          <w:color w:val="34302D"/>
          <w:shd w:val="clear" w:color="auto" w:fill="FFFFFF"/>
        </w:rPr>
        <w:t>Spring</w:t>
      </w:r>
      <w:r>
        <w:rPr>
          <w:rFonts w:ascii="Arial" w:hAnsi="Arial" w:cs="Arial"/>
          <w:color w:val="34302D"/>
          <w:shd w:val="clear" w:color="auto" w:fill="FFFFFF"/>
        </w:rPr>
        <w:t>询问是否</w:t>
      </w:r>
      <w:r>
        <w:rPr>
          <w:rStyle w:val="HTML"/>
          <w:rFonts w:ascii="Consolas" w:hAnsi="Consolas"/>
          <w:sz w:val="23"/>
          <w:szCs w:val="23"/>
          <w:shd w:val="clear" w:color="auto" w:fill="F7F7F8"/>
        </w:rPr>
        <w:t>my-property</w:t>
      </w:r>
      <w:r>
        <w:rPr>
          <w:rFonts w:ascii="Arial" w:hAnsi="Arial" w:cs="Arial"/>
          <w:color w:val="34302D"/>
          <w:shd w:val="clear" w:color="auto" w:fill="FFFFFF"/>
        </w:rPr>
        <w:t>为当前环境定义属性的高级方法。要回答此问题，</w:t>
      </w:r>
      <w:r>
        <w:rPr>
          <w:rStyle w:val="HTML"/>
          <w:rFonts w:ascii="Consolas" w:hAnsi="Consolas"/>
          <w:sz w:val="23"/>
          <w:szCs w:val="23"/>
          <w:shd w:val="clear" w:color="auto" w:fill="F7F7F8"/>
        </w:rPr>
        <w:t>Environment</w:t>
      </w:r>
      <w:r>
        <w:rPr>
          <w:rFonts w:ascii="Arial" w:hAnsi="Arial" w:cs="Arial"/>
          <w:color w:val="34302D"/>
          <w:shd w:val="clear" w:color="auto" w:fill="FFFFFF"/>
        </w:rPr>
        <w:t>对象将对一组对象执行搜索</w:t>
      </w:r>
      <w:hyperlink r:id="rId412" w:history="1">
        <w:r>
          <w:rPr>
            <w:rStyle w:val="HTML"/>
            <w:rFonts w:ascii="Consolas" w:hAnsi="Consolas"/>
            <w:color w:val="548E2E"/>
            <w:sz w:val="23"/>
            <w:szCs w:val="23"/>
            <w:u w:val="single"/>
            <w:shd w:val="clear" w:color="auto" w:fill="F7F7F8"/>
          </w:rPr>
          <w:t>PropertySource</w:t>
        </w:r>
      </w:hyperlink>
      <w:r>
        <w:rPr>
          <w:rFonts w:ascii="Arial" w:hAnsi="Arial" w:cs="Arial"/>
          <w:color w:val="34302D"/>
          <w:shd w:val="clear" w:color="auto" w:fill="FFFFFF"/>
        </w:rPr>
        <w:t> </w:t>
      </w:r>
      <w:r>
        <w:rPr>
          <w:rFonts w:ascii="Arial" w:hAnsi="Arial" w:cs="Arial"/>
          <w:color w:val="34302D"/>
          <w:shd w:val="clear" w:color="auto" w:fill="FFFFFF"/>
        </w:rPr>
        <w:t>。</w:t>
      </w:r>
      <w:r>
        <w:rPr>
          <w:rFonts w:ascii="Arial" w:hAnsi="Arial" w:cs="Arial"/>
          <w:color w:val="34302D"/>
          <w:shd w:val="clear" w:color="auto" w:fill="FFFFFF"/>
        </w:rPr>
        <w:t>A </w:t>
      </w:r>
      <w:r>
        <w:rPr>
          <w:rStyle w:val="HTML"/>
          <w:rFonts w:ascii="Consolas" w:hAnsi="Consolas"/>
          <w:sz w:val="23"/>
          <w:szCs w:val="23"/>
          <w:shd w:val="clear" w:color="auto" w:fill="F7F7F8"/>
        </w:rPr>
        <w:t>PropertySource</w:t>
      </w:r>
      <w:r>
        <w:rPr>
          <w:rFonts w:ascii="Arial" w:hAnsi="Arial" w:cs="Arial"/>
          <w:color w:val="34302D"/>
          <w:shd w:val="clear" w:color="auto" w:fill="FFFFFF"/>
        </w:rPr>
        <w:t>是对任何键值对源的简单抽象，</w:t>
      </w:r>
      <w:r>
        <w:rPr>
          <w:rFonts w:ascii="Arial" w:hAnsi="Arial" w:cs="Arial"/>
          <w:color w:val="34302D"/>
          <w:shd w:val="clear" w:color="auto" w:fill="FFFFFF"/>
        </w:rPr>
        <w:t>Spring </w:t>
      </w:r>
      <w:hyperlink r:id="rId413" w:history="1">
        <w:r>
          <w:rPr>
            <w:rStyle w:val="HTML"/>
            <w:rFonts w:ascii="Consolas" w:hAnsi="Consolas"/>
            <w:color w:val="548E2E"/>
            <w:sz w:val="23"/>
            <w:szCs w:val="23"/>
            <w:u w:val="single"/>
            <w:shd w:val="clear" w:color="auto" w:fill="F7F7F8"/>
          </w:rPr>
          <w:t>StandardEnvironment</w:t>
        </w:r>
      </w:hyperlink>
      <w:r>
        <w:rPr>
          <w:rFonts w:ascii="Arial" w:hAnsi="Arial" w:cs="Arial"/>
          <w:color w:val="34302D"/>
          <w:shd w:val="clear" w:color="auto" w:fill="FFFFFF"/>
        </w:rPr>
        <w:t> </w:t>
      </w:r>
      <w:r>
        <w:rPr>
          <w:rFonts w:ascii="Arial" w:hAnsi="Arial" w:cs="Arial"/>
          <w:color w:val="34302D"/>
          <w:shd w:val="clear" w:color="auto" w:fill="FFFFFF"/>
        </w:rPr>
        <w:t>配置有两个</w:t>
      </w:r>
      <w:r>
        <w:rPr>
          <w:rFonts w:ascii="Arial" w:hAnsi="Arial" w:cs="Arial"/>
          <w:color w:val="34302D"/>
          <w:shd w:val="clear" w:color="auto" w:fill="FFFFFF"/>
        </w:rPr>
        <w:t>PropertySource</w:t>
      </w:r>
      <w:r>
        <w:rPr>
          <w:rFonts w:ascii="Arial" w:hAnsi="Arial" w:cs="Arial"/>
          <w:color w:val="34302D"/>
          <w:shd w:val="clear" w:color="auto" w:fill="FFFFFF"/>
        </w:rPr>
        <w:t>对象</w:t>
      </w:r>
      <w:r>
        <w:rPr>
          <w:rFonts w:ascii="Arial" w:hAnsi="Arial" w:cs="Arial"/>
          <w:color w:val="34302D"/>
          <w:shd w:val="clear" w:color="auto" w:fill="FFFFFF"/>
        </w:rPr>
        <w:t xml:space="preserve"> - </w:t>
      </w:r>
      <w:r>
        <w:rPr>
          <w:rFonts w:ascii="Arial" w:hAnsi="Arial" w:cs="Arial"/>
          <w:color w:val="34302D"/>
          <w:shd w:val="clear" w:color="auto" w:fill="FFFFFF"/>
        </w:rPr>
        <w:t>一个表示</w:t>
      </w:r>
      <w:r>
        <w:rPr>
          <w:rFonts w:ascii="Arial" w:hAnsi="Arial" w:cs="Arial"/>
          <w:color w:val="34302D"/>
          <w:shd w:val="clear" w:color="auto" w:fill="FFFFFF"/>
        </w:rPr>
        <w:t>JVM</w:t>
      </w:r>
      <w:r>
        <w:rPr>
          <w:rFonts w:ascii="Arial" w:hAnsi="Arial" w:cs="Arial"/>
          <w:color w:val="34302D"/>
          <w:shd w:val="clear" w:color="auto" w:fill="FFFFFF"/>
        </w:rPr>
        <w:t>系统属性集（</w:t>
      </w:r>
      <w:r>
        <w:rPr>
          <w:rStyle w:val="HTML"/>
          <w:rFonts w:ascii="Consolas" w:hAnsi="Consolas"/>
          <w:sz w:val="23"/>
          <w:szCs w:val="23"/>
          <w:shd w:val="clear" w:color="auto" w:fill="F7F7F8"/>
        </w:rPr>
        <w:t>System.getProperties()</w:t>
      </w:r>
      <w:r>
        <w:rPr>
          <w:rFonts w:ascii="Arial" w:hAnsi="Arial" w:cs="Arial"/>
          <w:color w:val="34302D"/>
          <w:shd w:val="clear" w:color="auto" w:fill="FFFFFF"/>
        </w:rPr>
        <w:t>），另一个表示系统环境变量集（</w:t>
      </w:r>
      <w:r>
        <w:rPr>
          <w:rStyle w:val="HTML"/>
          <w:rFonts w:ascii="Consolas" w:hAnsi="Consolas"/>
          <w:sz w:val="23"/>
          <w:szCs w:val="23"/>
          <w:shd w:val="clear" w:color="auto" w:fill="F7F7F8"/>
        </w:rPr>
        <w:t>System.getenv()</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These default property sources are present for </w:t>
            </w:r>
            <w:r w:rsidRPr="00BA0D5D">
              <w:rPr>
                <w:rFonts w:ascii="Consolas" w:eastAsia="宋体" w:hAnsi="Consolas" w:cs="宋体"/>
                <w:kern w:val="0"/>
                <w:sz w:val="23"/>
                <w:szCs w:val="23"/>
                <w:shd w:val="clear" w:color="auto" w:fill="F7F7F8"/>
              </w:rPr>
              <w:t>StandardEnvironment</w:t>
            </w:r>
            <w:r w:rsidRPr="00BA0D5D">
              <w:rPr>
                <w:rFonts w:ascii="宋体" w:eastAsia="宋体" w:hAnsi="宋体" w:cs="宋体"/>
                <w:kern w:val="0"/>
                <w:sz w:val="24"/>
                <w:szCs w:val="24"/>
              </w:rPr>
              <w:t>, for use in standalone applications. </w:t>
            </w:r>
            <w:hyperlink r:id="rId414" w:history="1">
              <w:r w:rsidRPr="00BA0D5D">
                <w:rPr>
                  <w:rFonts w:ascii="Consolas" w:eastAsia="宋体" w:hAnsi="Consolas" w:cs="宋体"/>
                  <w:color w:val="548E2E"/>
                  <w:kern w:val="0"/>
                  <w:sz w:val="23"/>
                  <w:szCs w:val="23"/>
                  <w:u w:val="single"/>
                  <w:shd w:val="clear" w:color="auto" w:fill="F7F7F8"/>
                </w:rPr>
                <w:t>StandardServletEnvironment</w:t>
              </w:r>
            </w:hyperlink>
            <w:r w:rsidRPr="00BA0D5D">
              <w:rPr>
                <w:rFonts w:ascii="宋体" w:eastAsia="宋体" w:hAnsi="宋体" w:cs="宋体"/>
                <w:kern w:val="0"/>
                <w:sz w:val="24"/>
                <w:szCs w:val="24"/>
              </w:rPr>
              <w:t> is populated with additional default property sources including servlet config and servlet context parameters. It can optionally enable a </w:t>
            </w:r>
            <w:hyperlink r:id="rId415" w:history="1">
              <w:r w:rsidRPr="00BA0D5D">
                <w:rPr>
                  <w:rFonts w:ascii="Consolas" w:eastAsia="宋体" w:hAnsi="Consolas" w:cs="宋体"/>
                  <w:color w:val="548E2E"/>
                  <w:kern w:val="0"/>
                  <w:sz w:val="23"/>
                  <w:szCs w:val="23"/>
                  <w:u w:val="single"/>
                  <w:shd w:val="clear" w:color="auto" w:fill="F7F7F8"/>
                </w:rPr>
                <w:t>JndiPropertySource</w:t>
              </w:r>
            </w:hyperlink>
            <w:r w:rsidRPr="00BA0D5D">
              <w:rPr>
                <w:rFonts w:ascii="宋体" w:eastAsia="宋体" w:hAnsi="宋体" w:cs="宋体"/>
                <w:kern w:val="0"/>
                <w:sz w:val="24"/>
                <w:szCs w:val="24"/>
              </w:rPr>
              <w:t>. See the javadoc for details.</w:t>
            </w:r>
          </w:p>
          <w:p w:rsidR="00FE2EAE" w:rsidRPr="00BA0D5D" w:rsidRDefault="00FE2EAE" w:rsidP="00BA0D5D">
            <w:pPr>
              <w:widowControl/>
              <w:jc w:val="left"/>
              <w:rPr>
                <w:rFonts w:ascii="宋体" w:eastAsia="宋体" w:hAnsi="宋体" w:cs="宋体"/>
                <w:kern w:val="0"/>
                <w:sz w:val="24"/>
                <w:szCs w:val="24"/>
              </w:rPr>
            </w:pPr>
            <w:r>
              <w:t>这些默认属性源</w:t>
            </w:r>
            <w:r>
              <w:rPr>
                <w:rStyle w:val="HTML"/>
                <w:rFonts w:ascii="Consolas" w:hAnsi="Consolas"/>
                <w:sz w:val="23"/>
                <w:szCs w:val="23"/>
                <w:shd w:val="clear" w:color="auto" w:fill="F7F7F8"/>
              </w:rPr>
              <w:t>StandardEnvironment</w:t>
            </w:r>
            <w:r>
              <w:t>适用于独立应用程序。</w:t>
            </w:r>
            <w:hyperlink r:id="rId416" w:history="1">
              <w:r>
                <w:rPr>
                  <w:rStyle w:val="HTML"/>
                  <w:rFonts w:ascii="Consolas" w:hAnsi="Consolas"/>
                  <w:color w:val="548E2E"/>
                  <w:sz w:val="23"/>
                  <w:szCs w:val="23"/>
                  <w:u w:val="single"/>
                  <w:shd w:val="clear" w:color="auto" w:fill="F7F7F8"/>
                </w:rPr>
                <w:t>StandardServletEnvironment</w:t>
              </w:r>
            </w:hyperlink>
            <w:r>
              <w:t> </w:t>
            </w:r>
            <w:r>
              <w:t>填充了其他默认属性源，包括</w:t>
            </w:r>
            <w:r>
              <w:t>servlet</w:t>
            </w:r>
            <w:r>
              <w:t>配置和</w:t>
            </w:r>
            <w:r>
              <w:t>servlet</w:t>
            </w:r>
            <w:r>
              <w:t>上下文参数。它可以选择启用</w:t>
            </w:r>
            <w:r>
              <w:t>a </w:t>
            </w:r>
            <w:hyperlink r:id="rId417" w:history="1">
              <w:r>
                <w:rPr>
                  <w:rStyle w:val="HTML"/>
                  <w:rFonts w:ascii="Consolas" w:hAnsi="Consolas"/>
                  <w:color w:val="548E2E"/>
                  <w:sz w:val="23"/>
                  <w:szCs w:val="23"/>
                  <w:u w:val="single"/>
                  <w:shd w:val="clear" w:color="auto" w:fill="F7F7F8"/>
                </w:rPr>
                <w:t>JndiPropertySource</w:t>
              </w:r>
            </w:hyperlink>
            <w:r>
              <w:t>。有关详细信息，请参阅</w:t>
            </w:r>
            <w:r>
              <w:t>javadoc</w:t>
            </w:r>
            <w: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Concretely, when you use the </w:t>
      </w:r>
      <w:r w:rsidRPr="00BA0D5D">
        <w:rPr>
          <w:rFonts w:ascii="Consolas" w:eastAsia="宋体" w:hAnsi="Consolas" w:cs="宋体"/>
          <w:color w:val="34302D"/>
          <w:kern w:val="0"/>
          <w:sz w:val="23"/>
          <w:szCs w:val="23"/>
          <w:shd w:val="clear" w:color="auto" w:fill="F7F7F8"/>
        </w:rPr>
        <w:t>StandardEnvironment</w:t>
      </w:r>
      <w:r w:rsidRPr="00BA0D5D">
        <w:rPr>
          <w:rFonts w:ascii="inherit" w:eastAsia="宋体" w:hAnsi="inherit" w:cs="Arial"/>
          <w:color w:val="34302D"/>
          <w:kern w:val="0"/>
          <w:sz w:val="24"/>
          <w:szCs w:val="24"/>
        </w:rPr>
        <w:t>, the call to </w:t>
      </w:r>
      <w:r w:rsidRPr="00BA0D5D">
        <w:rPr>
          <w:rFonts w:ascii="Consolas" w:eastAsia="宋体" w:hAnsi="Consolas" w:cs="宋体"/>
          <w:color w:val="34302D"/>
          <w:kern w:val="0"/>
          <w:sz w:val="23"/>
          <w:szCs w:val="23"/>
          <w:shd w:val="clear" w:color="auto" w:fill="F7F7F8"/>
        </w:rPr>
        <w:t>env.containsProperty("my-property")</w:t>
      </w:r>
      <w:r w:rsidRPr="00BA0D5D">
        <w:rPr>
          <w:rFonts w:ascii="inherit" w:eastAsia="宋体" w:hAnsi="inherit" w:cs="Arial"/>
          <w:color w:val="34302D"/>
          <w:kern w:val="0"/>
          <w:sz w:val="24"/>
          <w:szCs w:val="24"/>
        </w:rPr>
        <w:t> returns true if a </w:t>
      </w:r>
      <w:r w:rsidRPr="00BA0D5D">
        <w:rPr>
          <w:rFonts w:ascii="Consolas" w:eastAsia="宋体" w:hAnsi="Consolas" w:cs="宋体"/>
          <w:color w:val="34302D"/>
          <w:kern w:val="0"/>
          <w:sz w:val="23"/>
          <w:szCs w:val="23"/>
          <w:shd w:val="clear" w:color="auto" w:fill="F7F7F8"/>
        </w:rPr>
        <w:t>my-property</w:t>
      </w:r>
      <w:r w:rsidRPr="00BA0D5D">
        <w:rPr>
          <w:rFonts w:ascii="inherit" w:eastAsia="宋体" w:hAnsi="inherit" w:cs="Arial"/>
          <w:color w:val="34302D"/>
          <w:kern w:val="0"/>
          <w:sz w:val="24"/>
          <w:szCs w:val="24"/>
        </w:rPr>
        <w:t> system property or </w:t>
      </w:r>
      <w:r w:rsidRPr="00BA0D5D">
        <w:rPr>
          <w:rFonts w:ascii="Consolas" w:eastAsia="宋体" w:hAnsi="Consolas" w:cs="宋体"/>
          <w:color w:val="34302D"/>
          <w:kern w:val="0"/>
          <w:sz w:val="23"/>
          <w:szCs w:val="23"/>
          <w:shd w:val="clear" w:color="auto" w:fill="F7F7F8"/>
        </w:rPr>
        <w:t>my-property</w:t>
      </w:r>
      <w:r w:rsidRPr="00BA0D5D">
        <w:rPr>
          <w:rFonts w:ascii="inherit" w:eastAsia="宋体" w:hAnsi="inherit" w:cs="Arial"/>
          <w:color w:val="34302D"/>
          <w:kern w:val="0"/>
          <w:sz w:val="24"/>
          <w:szCs w:val="24"/>
        </w:rPr>
        <w:t> environment variable is present at runtime.</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具体来说，当您使用时</w:t>
      </w:r>
      <w:r>
        <w:rPr>
          <w:rStyle w:val="HTML"/>
          <w:rFonts w:ascii="Consolas" w:hAnsi="Consolas"/>
          <w:sz w:val="23"/>
          <w:szCs w:val="23"/>
          <w:shd w:val="clear" w:color="auto" w:fill="F7F7F8"/>
        </w:rPr>
        <w:t>StandardEnvironment</w:t>
      </w:r>
      <w:r>
        <w:rPr>
          <w:rFonts w:ascii="Arial" w:hAnsi="Arial" w:cs="Arial"/>
          <w:color w:val="34302D"/>
          <w:shd w:val="clear" w:color="auto" w:fill="FFFFFF"/>
        </w:rPr>
        <w:t>，</w:t>
      </w:r>
      <w:r>
        <w:rPr>
          <w:rStyle w:val="HTML"/>
          <w:rFonts w:ascii="Consolas" w:hAnsi="Consolas"/>
          <w:sz w:val="23"/>
          <w:szCs w:val="23"/>
          <w:shd w:val="clear" w:color="auto" w:fill="F7F7F8"/>
        </w:rPr>
        <w:t>env.containsProperty("my-property")</w:t>
      </w:r>
      <w:r>
        <w:rPr>
          <w:rFonts w:ascii="Arial" w:hAnsi="Arial" w:cs="Arial"/>
          <w:color w:val="34302D"/>
          <w:shd w:val="clear" w:color="auto" w:fill="FFFFFF"/>
        </w:rPr>
        <w:t> </w:t>
      </w:r>
      <w:r>
        <w:rPr>
          <w:rFonts w:ascii="Arial" w:hAnsi="Arial" w:cs="Arial"/>
          <w:color w:val="34302D"/>
          <w:shd w:val="clear" w:color="auto" w:fill="FFFFFF"/>
        </w:rPr>
        <w:t>如果运行时存在</w:t>
      </w:r>
      <w:r>
        <w:rPr>
          <w:rStyle w:val="HTML"/>
          <w:rFonts w:ascii="Consolas" w:hAnsi="Consolas"/>
          <w:sz w:val="23"/>
          <w:szCs w:val="23"/>
          <w:shd w:val="clear" w:color="auto" w:fill="F7F7F8"/>
        </w:rPr>
        <w:t>my-property</w:t>
      </w:r>
      <w:r>
        <w:rPr>
          <w:rFonts w:ascii="Arial" w:hAnsi="Arial" w:cs="Arial"/>
          <w:color w:val="34302D"/>
          <w:shd w:val="clear" w:color="auto" w:fill="FFFFFF"/>
        </w:rPr>
        <w:t>系统属性或</w:t>
      </w:r>
      <w:r>
        <w:rPr>
          <w:rStyle w:val="HTML"/>
          <w:rFonts w:ascii="Consolas" w:hAnsi="Consolas"/>
          <w:sz w:val="23"/>
          <w:szCs w:val="23"/>
          <w:shd w:val="clear" w:color="auto" w:fill="F7F7F8"/>
        </w:rPr>
        <w:t>my-property</w:t>
      </w:r>
      <w:r>
        <w:rPr>
          <w:rFonts w:ascii="Arial" w:hAnsi="Arial" w:cs="Arial"/>
          <w:color w:val="34302D"/>
          <w:shd w:val="clear" w:color="auto" w:fill="FFFFFF"/>
        </w:rPr>
        <w:t>环境变量，则调用将返回</w:t>
      </w:r>
      <w:r>
        <w:rPr>
          <w:rFonts w:ascii="Arial" w:hAnsi="Arial" w:cs="Arial"/>
          <w:color w:val="34302D"/>
          <w:shd w:val="clear" w:color="auto" w:fill="FFFFFF"/>
        </w:rPr>
        <w:t>true </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search performed is hierarchical. By default, system properties have precedence over environment variables. So, if the </w:t>
            </w:r>
            <w:r w:rsidRPr="00BA0D5D">
              <w:rPr>
                <w:rFonts w:ascii="Consolas" w:eastAsia="宋体" w:hAnsi="Consolas" w:cs="宋体"/>
                <w:kern w:val="0"/>
                <w:sz w:val="23"/>
                <w:szCs w:val="23"/>
                <w:shd w:val="clear" w:color="auto" w:fill="F7F7F8"/>
              </w:rPr>
              <w:t>my-property</w:t>
            </w:r>
            <w:r w:rsidRPr="00BA0D5D">
              <w:rPr>
                <w:rFonts w:ascii="inherit" w:eastAsia="宋体" w:hAnsi="inherit" w:cs="宋体"/>
                <w:kern w:val="0"/>
                <w:sz w:val="24"/>
                <w:szCs w:val="24"/>
              </w:rPr>
              <w:t> property happens to be set in both places during a call to </w:t>
            </w:r>
            <w:r w:rsidRPr="00BA0D5D">
              <w:rPr>
                <w:rFonts w:ascii="Consolas" w:eastAsia="宋体" w:hAnsi="Consolas" w:cs="宋体"/>
                <w:kern w:val="0"/>
                <w:sz w:val="23"/>
                <w:szCs w:val="23"/>
                <w:shd w:val="clear" w:color="auto" w:fill="F7F7F8"/>
              </w:rPr>
              <w:t>env.getProperty("my-property")</w:t>
            </w:r>
            <w:r w:rsidRPr="00BA0D5D">
              <w:rPr>
                <w:rFonts w:ascii="inherit" w:eastAsia="宋体" w:hAnsi="inherit" w:cs="宋体"/>
                <w:kern w:val="0"/>
                <w:sz w:val="24"/>
                <w:szCs w:val="24"/>
              </w:rPr>
              <w:t>, the system property value “wins” and is returned. Note that property values are not merged but rather completely overridden by a preceding entry.</w:t>
            </w:r>
          </w:p>
          <w:p w:rsidR="00FE2EAE" w:rsidRPr="00BA0D5D" w:rsidRDefault="00FE2EAE"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lastRenderedPageBreak/>
              <w:t>执行的搜索是分层的。默认情况下，系统属性优先于环境变量。因此，如果</w:t>
            </w:r>
            <w:r>
              <w:rPr>
                <w:rStyle w:val="HTML"/>
                <w:rFonts w:ascii="Consolas" w:hAnsi="Consolas"/>
                <w:sz w:val="23"/>
                <w:szCs w:val="23"/>
                <w:shd w:val="clear" w:color="auto" w:fill="F7F7F8"/>
              </w:rPr>
              <w:t>my-property</w:t>
            </w:r>
            <w:r>
              <w:rPr>
                <w:rFonts w:ascii="Arial" w:hAnsi="Arial" w:cs="Arial"/>
                <w:shd w:val="clear" w:color="auto" w:fill="EBF1E7"/>
              </w:rPr>
              <w:t>在调用期间恰好在两个位置都设置了属性</w:t>
            </w:r>
            <w:r>
              <w:rPr>
                <w:rStyle w:val="HTML"/>
                <w:rFonts w:ascii="Consolas" w:hAnsi="Consolas"/>
                <w:sz w:val="23"/>
                <w:szCs w:val="23"/>
                <w:shd w:val="clear" w:color="auto" w:fill="F7F7F8"/>
              </w:rPr>
              <w:t>env.getProperty("my-property")</w:t>
            </w:r>
            <w:r>
              <w:rPr>
                <w:rFonts w:ascii="Arial" w:hAnsi="Arial" w:cs="Arial"/>
                <w:shd w:val="clear" w:color="auto" w:fill="EBF1E7"/>
              </w:rPr>
              <w:t>，则系统属性值</w:t>
            </w:r>
            <w:r>
              <w:rPr>
                <w:rFonts w:ascii="Arial" w:hAnsi="Arial" w:cs="Arial"/>
                <w:shd w:val="clear" w:color="auto" w:fill="EBF1E7"/>
              </w:rPr>
              <w:t>“wins”</w:t>
            </w:r>
            <w:r>
              <w:rPr>
                <w:rFonts w:ascii="Arial" w:hAnsi="Arial" w:cs="Arial"/>
                <w:shd w:val="clear" w:color="auto" w:fill="EBF1E7"/>
              </w:rPr>
              <w:t>并返回。请注意，属性值不会合并，而是由前面的条目完全覆盖。</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For a common </w:t>
            </w:r>
            <w:r w:rsidRPr="00BA0D5D">
              <w:rPr>
                <w:rFonts w:ascii="Consolas" w:eastAsia="宋体" w:hAnsi="Consolas" w:cs="宋体"/>
                <w:kern w:val="0"/>
                <w:sz w:val="23"/>
                <w:szCs w:val="23"/>
                <w:shd w:val="clear" w:color="auto" w:fill="F7F7F8"/>
              </w:rPr>
              <w:t>StandardServletEnvironment</w:t>
            </w:r>
            <w:r w:rsidRPr="00BA0D5D">
              <w:rPr>
                <w:rFonts w:ascii="inherit" w:eastAsia="宋体" w:hAnsi="inherit" w:cs="宋体"/>
                <w:kern w:val="0"/>
                <w:sz w:val="24"/>
                <w:szCs w:val="24"/>
              </w:rPr>
              <w:t>, the full hierarchy is as follows, with the highest-precedence entries at the top:</w:t>
            </w:r>
          </w:p>
          <w:p w:rsidR="00FE2EAE" w:rsidRPr="00BA0D5D" w:rsidRDefault="00FE2EAE"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对于公共</w:t>
            </w:r>
            <w:r>
              <w:rPr>
                <w:rStyle w:val="HTML"/>
                <w:rFonts w:ascii="Consolas" w:hAnsi="Consolas"/>
                <w:sz w:val="23"/>
                <w:szCs w:val="23"/>
                <w:shd w:val="clear" w:color="auto" w:fill="F7F7F8"/>
              </w:rPr>
              <w:t>StandardServletEnvironment</w:t>
            </w:r>
            <w:r>
              <w:rPr>
                <w:rFonts w:ascii="Arial" w:hAnsi="Arial" w:cs="Arial"/>
                <w:shd w:val="clear" w:color="auto" w:fill="EBF1E7"/>
              </w:rPr>
              <w:t>层次结构，完整层次结构如下，最高优先级条目位于顶部：</w:t>
            </w:r>
          </w:p>
          <w:p w:rsidR="00BA0D5D" w:rsidRPr="00BA0D5D" w:rsidRDefault="00BA0D5D" w:rsidP="00FE2EAE">
            <w:pPr>
              <w:widowControl/>
              <w:numPr>
                <w:ilvl w:val="0"/>
                <w:numId w:val="20"/>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ServletConfig parameters (if applicable — for example, in case of a </w:t>
            </w:r>
            <w:r w:rsidRPr="00BA0D5D">
              <w:rPr>
                <w:rFonts w:ascii="Consolas" w:eastAsia="宋体" w:hAnsi="Consolas" w:cs="宋体"/>
                <w:kern w:val="0"/>
                <w:sz w:val="23"/>
                <w:szCs w:val="23"/>
                <w:shd w:val="clear" w:color="auto" w:fill="F7F7F8"/>
              </w:rPr>
              <w:t>DispatcherServlet</w:t>
            </w:r>
            <w:r w:rsidRPr="00BA0D5D">
              <w:rPr>
                <w:rFonts w:ascii="inherit" w:eastAsia="宋体" w:hAnsi="inherit" w:cs="宋体"/>
                <w:kern w:val="0"/>
                <w:sz w:val="24"/>
                <w:szCs w:val="24"/>
              </w:rPr>
              <w:t> context)</w:t>
            </w:r>
          </w:p>
          <w:p w:rsidR="00BA0D5D" w:rsidRPr="00BA0D5D" w:rsidRDefault="00BA0D5D" w:rsidP="00FE2EAE">
            <w:pPr>
              <w:widowControl/>
              <w:numPr>
                <w:ilvl w:val="0"/>
                <w:numId w:val="20"/>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ServletContext parameters (web.xml context-param entries)</w:t>
            </w:r>
          </w:p>
          <w:p w:rsidR="00BA0D5D" w:rsidRPr="00BA0D5D" w:rsidRDefault="00BA0D5D" w:rsidP="00FE2EAE">
            <w:pPr>
              <w:widowControl/>
              <w:numPr>
                <w:ilvl w:val="0"/>
                <w:numId w:val="20"/>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JNDI environment variables (</w:t>
            </w:r>
            <w:r w:rsidRPr="00BA0D5D">
              <w:rPr>
                <w:rFonts w:ascii="Consolas" w:eastAsia="宋体" w:hAnsi="Consolas" w:cs="宋体"/>
                <w:kern w:val="0"/>
                <w:sz w:val="23"/>
                <w:szCs w:val="23"/>
                <w:shd w:val="clear" w:color="auto" w:fill="F7F7F8"/>
              </w:rPr>
              <w:t>java:comp/env/</w:t>
            </w:r>
            <w:r w:rsidRPr="00BA0D5D">
              <w:rPr>
                <w:rFonts w:ascii="inherit" w:eastAsia="宋体" w:hAnsi="inherit" w:cs="宋体"/>
                <w:kern w:val="0"/>
                <w:sz w:val="24"/>
                <w:szCs w:val="24"/>
              </w:rPr>
              <w:t> entries)</w:t>
            </w:r>
          </w:p>
          <w:p w:rsidR="00BA0D5D" w:rsidRPr="00BA0D5D" w:rsidRDefault="00BA0D5D" w:rsidP="00FE2EAE">
            <w:pPr>
              <w:widowControl/>
              <w:numPr>
                <w:ilvl w:val="0"/>
                <w:numId w:val="20"/>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JVM system properties (</w:t>
            </w:r>
            <w:r w:rsidRPr="00BA0D5D">
              <w:rPr>
                <w:rFonts w:ascii="Consolas" w:eastAsia="宋体" w:hAnsi="Consolas" w:cs="宋体"/>
                <w:kern w:val="0"/>
                <w:sz w:val="23"/>
                <w:szCs w:val="23"/>
                <w:shd w:val="clear" w:color="auto" w:fill="F7F7F8"/>
              </w:rPr>
              <w:t>-D</w:t>
            </w:r>
            <w:r w:rsidRPr="00BA0D5D">
              <w:rPr>
                <w:rFonts w:ascii="inherit" w:eastAsia="宋体" w:hAnsi="inherit" w:cs="宋体"/>
                <w:kern w:val="0"/>
                <w:sz w:val="24"/>
                <w:szCs w:val="24"/>
              </w:rPr>
              <w:t> command-line arguments)</w:t>
            </w:r>
          </w:p>
          <w:p w:rsidR="00BA0D5D" w:rsidRDefault="00BA0D5D" w:rsidP="00FE2EAE">
            <w:pPr>
              <w:widowControl/>
              <w:numPr>
                <w:ilvl w:val="0"/>
                <w:numId w:val="20"/>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JVM system environment (operating system environment variables)</w:t>
            </w:r>
          </w:p>
          <w:p w:rsidR="00FE2EAE" w:rsidRPr="00FE2EAE" w:rsidRDefault="00FE2EAE" w:rsidP="00C554B0">
            <w:pPr>
              <w:widowControl/>
              <w:numPr>
                <w:ilvl w:val="0"/>
                <w:numId w:val="72"/>
              </w:numPr>
              <w:shd w:val="clear" w:color="auto" w:fill="EBF1E7"/>
              <w:spacing w:after="150"/>
              <w:jc w:val="left"/>
              <w:rPr>
                <w:rFonts w:ascii="inherit" w:eastAsia="宋体" w:hAnsi="inherit" w:cs="Arial" w:hint="eastAsia"/>
                <w:kern w:val="0"/>
                <w:sz w:val="24"/>
                <w:szCs w:val="24"/>
              </w:rPr>
            </w:pPr>
            <w:r w:rsidRPr="00FE2EAE">
              <w:rPr>
                <w:rFonts w:ascii="inherit" w:eastAsia="宋体" w:hAnsi="inherit" w:cs="Arial"/>
                <w:kern w:val="0"/>
                <w:sz w:val="24"/>
                <w:szCs w:val="24"/>
              </w:rPr>
              <w:t>ServletConfig</w:t>
            </w:r>
            <w:r w:rsidRPr="00FE2EAE">
              <w:rPr>
                <w:rFonts w:ascii="inherit" w:eastAsia="宋体" w:hAnsi="inherit" w:cs="Arial"/>
                <w:kern w:val="0"/>
                <w:sz w:val="24"/>
                <w:szCs w:val="24"/>
              </w:rPr>
              <w:t>参数（如果适用</w:t>
            </w:r>
            <w:r w:rsidRPr="00FE2EAE">
              <w:rPr>
                <w:rFonts w:ascii="inherit" w:eastAsia="宋体" w:hAnsi="inherit" w:cs="Arial"/>
                <w:kern w:val="0"/>
                <w:sz w:val="24"/>
                <w:szCs w:val="24"/>
              </w:rPr>
              <w:t xml:space="preserve"> - </w:t>
            </w:r>
            <w:r w:rsidRPr="00FE2EAE">
              <w:rPr>
                <w:rFonts w:ascii="inherit" w:eastAsia="宋体" w:hAnsi="inherit" w:cs="Arial"/>
                <w:kern w:val="0"/>
                <w:sz w:val="24"/>
                <w:szCs w:val="24"/>
              </w:rPr>
              <w:t>例如，在</w:t>
            </w:r>
            <w:r w:rsidRPr="00FE2EAE">
              <w:rPr>
                <w:rFonts w:ascii="Consolas" w:eastAsia="宋体" w:hAnsi="Consolas" w:cs="宋体"/>
                <w:kern w:val="0"/>
                <w:sz w:val="23"/>
                <w:szCs w:val="23"/>
                <w:shd w:val="clear" w:color="auto" w:fill="F7F7F8"/>
              </w:rPr>
              <w:t>DispatcherServlet</w:t>
            </w:r>
            <w:r w:rsidRPr="00FE2EAE">
              <w:rPr>
                <w:rFonts w:ascii="inherit" w:eastAsia="宋体" w:hAnsi="inherit" w:cs="Arial"/>
                <w:kern w:val="0"/>
                <w:sz w:val="24"/>
                <w:szCs w:val="24"/>
              </w:rPr>
              <w:t>上下文的情况下）</w:t>
            </w:r>
          </w:p>
          <w:p w:rsidR="00FE2EAE" w:rsidRPr="00FE2EAE" w:rsidRDefault="00FE2EAE" w:rsidP="00C554B0">
            <w:pPr>
              <w:widowControl/>
              <w:numPr>
                <w:ilvl w:val="0"/>
                <w:numId w:val="72"/>
              </w:numPr>
              <w:shd w:val="clear" w:color="auto" w:fill="EBF1E7"/>
              <w:spacing w:after="150"/>
              <w:jc w:val="left"/>
              <w:rPr>
                <w:rFonts w:ascii="inherit" w:eastAsia="宋体" w:hAnsi="inherit" w:cs="Arial" w:hint="eastAsia"/>
                <w:kern w:val="0"/>
                <w:sz w:val="24"/>
                <w:szCs w:val="24"/>
              </w:rPr>
            </w:pPr>
            <w:r w:rsidRPr="00FE2EAE">
              <w:rPr>
                <w:rFonts w:ascii="inherit" w:eastAsia="宋体" w:hAnsi="inherit" w:cs="Arial"/>
                <w:kern w:val="0"/>
                <w:sz w:val="24"/>
                <w:szCs w:val="24"/>
              </w:rPr>
              <w:t>ServletContext</w:t>
            </w:r>
            <w:r w:rsidRPr="00FE2EAE">
              <w:rPr>
                <w:rFonts w:ascii="inherit" w:eastAsia="宋体" w:hAnsi="inherit" w:cs="Arial"/>
                <w:kern w:val="0"/>
                <w:sz w:val="24"/>
                <w:szCs w:val="24"/>
              </w:rPr>
              <w:t>参数（</w:t>
            </w:r>
            <w:r w:rsidRPr="00FE2EAE">
              <w:rPr>
                <w:rFonts w:ascii="inherit" w:eastAsia="宋体" w:hAnsi="inherit" w:cs="Arial"/>
                <w:kern w:val="0"/>
                <w:sz w:val="24"/>
                <w:szCs w:val="24"/>
              </w:rPr>
              <w:t>web.xml context-param</w:t>
            </w:r>
            <w:r w:rsidRPr="00FE2EAE">
              <w:rPr>
                <w:rFonts w:ascii="inherit" w:eastAsia="宋体" w:hAnsi="inherit" w:cs="Arial"/>
                <w:kern w:val="0"/>
                <w:sz w:val="24"/>
                <w:szCs w:val="24"/>
              </w:rPr>
              <w:t>条目）</w:t>
            </w:r>
          </w:p>
          <w:p w:rsidR="00FE2EAE" w:rsidRPr="00FE2EAE" w:rsidRDefault="00FE2EAE" w:rsidP="00C554B0">
            <w:pPr>
              <w:widowControl/>
              <w:numPr>
                <w:ilvl w:val="0"/>
                <w:numId w:val="72"/>
              </w:numPr>
              <w:shd w:val="clear" w:color="auto" w:fill="EBF1E7"/>
              <w:spacing w:after="150"/>
              <w:jc w:val="left"/>
              <w:rPr>
                <w:rFonts w:ascii="inherit" w:eastAsia="宋体" w:hAnsi="inherit" w:cs="Arial" w:hint="eastAsia"/>
                <w:kern w:val="0"/>
                <w:sz w:val="24"/>
                <w:szCs w:val="24"/>
              </w:rPr>
            </w:pPr>
            <w:r w:rsidRPr="00FE2EAE">
              <w:rPr>
                <w:rFonts w:ascii="inherit" w:eastAsia="宋体" w:hAnsi="inherit" w:cs="Arial"/>
                <w:kern w:val="0"/>
                <w:sz w:val="24"/>
                <w:szCs w:val="24"/>
              </w:rPr>
              <w:t>JNDI</w:t>
            </w:r>
            <w:r w:rsidRPr="00FE2EAE">
              <w:rPr>
                <w:rFonts w:ascii="inherit" w:eastAsia="宋体" w:hAnsi="inherit" w:cs="Arial"/>
                <w:kern w:val="0"/>
                <w:sz w:val="24"/>
                <w:szCs w:val="24"/>
              </w:rPr>
              <w:t>环境变量（</w:t>
            </w:r>
            <w:r w:rsidRPr="00FE2EAE">
              <w:rPr>
                <w:rFonts w:ascii="Consolas" w:eastAsia="宋体" w:hAnsi="Consolas" w:cs="宋体"/>
                <w:kern w:val="0"/>
                <w:sz w:val="23"/>
                <w:szCs w:val="23"/>
                <w:shd w:val="clear" w:color="auto" w:fill="F7F7F8"/>
              </w:rPr>
              <w:t>java:comp/env/</w:t>
            </w:r>
            <w:r w:rsidRPr="00FE2EAE">
              <w:rPr>
                <w:rFonts w:ascii="inherit" w:eastAsia="宋体" w:hAnsi="inherit" w:cs="Arial"/>
                <w:kern w:val="0"/>
                <w:sz w:val="24"/>
                <w:szCs w:val="24"/>
              </w:rPr>
              <w:t>条目）</w:t>
            </w:r>
          </w:p>
          <w:p w:rsidR="00FE2EAE" w:rsidRPr="00FE2EAE" w:rsidRDefault="00FE2EAE" w:rsidP="00C554B0">
            <w:pPr>
              <w:widowControl/>
              <w:numPr>
                <w:ilvl w:val="0"/>
                <w:numId w:val="72"/>
              </w:numPr>
              <w:shd w:val="clear" w:color="auto" w:fill="EBF1E7"/>
              <w:spacing w:after="150"/>
              <w:jc w:val="left"/>
              <w:rPr>
                <w:rFonts w:ascii="inherit" w:eastAsia="宋体" w:hAnsi="inherit" w:cs="Arial" w:hint="eastAsia"/>
                <w:kern w:val="0"/>
                <w:sz w:val="24"/>
                <w:szCs w:val="24"/>
              </w:rPr>
            </w:pPr>
            <w:r w:rsidRPr="00FE2EAE">
              <w:rPr>
                <w:rFonts w:ascii="inherit" w:eastAsia="宋体" w:hAnsi="inherit" w:cs="Arial"/>
                <w:kern w:val="0"/>
                <w:sz w:val="24"/>
                <w:szCs w:val="24"/>
              </w:rPr>
              <w:t>JVM</w:t>
            </w:r>
            <w:r w:rsidRPr="00FE2EAE">
              <w:rPr>
                <w:rFonts w:ascii="inherit" w:eastAsia="宋体" w:hAnsi="inherit" w:cs="Arial"/>
                <w:kern w:val="0"/>
                <w:sz w:val="24"/>
                <w:szCs w:val="24"/>
              </w:rPr>
              <w:t>系统属性（</w:t>
            </w:r>
            <w:r w:rsidRPr="00FE2EAE">
              <w:rPr>
                <w:rFonts w:ascii="Consolas" w:eastAsia="宋体" w:hAnsi="Consolas" w:cs="宋体"/>
                <w:kern w:val="0"/>
                <w:sz w:val="23"/>
                <w:szCs w:val="23"/>
                <w:shd w:val="clear" w:color="auto" w:fill="F7F7F8"/>
              </w:rPr>
              <w:t>-D</w:t>
            </w:r>
            <w:r w:rsidRPr="00FE2EAE">
              <w:rPr>
                <w:rFonts w:ascii="inherit" w:eastAsia="宋体" w:hAnsi="inherit" w:cs="Arial"/>
                <w:kern w:val="0"/>
                <w:sz w:val="24"/>
                <w:szCs w:val="24"/>
              </w:rPr>
              <w:t>命令行参数）</w:t>
            </w:r>
          </w:p>
          <w:p w:rsidR="00FE2EAE" w:rsidRPr="00FE2EAE" w:rsidRDefault="00FE2EAE" w:rsidP="00C554B0">
            <w:pPr>
              <w:widowControl/>
              <w:numPr>
                <w:ilvl w:val="0"/>
                <w:numId w:val="72"/>
              </w:numPr>
              <w:shd w:val="clear" w:color="auto" w:fill="EBF1E7"/>
              <w:spacing w:after="150"/>
              <w:jc w:val="left"/>
              <w:rPr>
                <w:rFonts w:ascii="inherit" w:eastAsia="宋体" w:hAnsi="inherit" w:cs="Arial" w:hint="eastAsia"/>
                <w:kern w:val="0"/>
                <w:sz w:val="24"/>
                <w:szCs w:val="24"/>
              </w:rPr>
            </w:pPr>
            <w:r w:rsidRPr="00FE2EAE">
              <w:rPr>
                <w:rFonts w:ascii="inherit" w:eastAsia="宋体" w:hAnsi="inherit" w:cs="Arial"/>
                <w:kern w:val="0"/>
                <w:sz w:val="24"/>
                <w:szCs w:val="24"/>
              </w:rPr>
              <w:t>JVM</w:t>
            </w:r>
            <w:r w:rsidRPr="00FE2EAE">
              <w:rPr>
                <w:rFonts w:ascii="inherit" w:eastAsia="宋体" w:hAnsi="inherit" w:cs="Arial"/>
                <w:kern w:val="0"/>
                <w:sz w:val="24"/>
                <w:szCs w:val="24"/>
              </w:rPr>
              <w:t>系统环境（操作系统环境变量）</w:t>
            </w:r>
          </w:p>
          <w:p w:rsidR="00FE2EAE" w:rsidRPr="00FE2EAE" w:rsidRDefault="00FE2EAE" w:rsidP="00FE2EAE">
            <w:pPr>
              <w:widowControl/>
              <w:spacing w:after="150"/>
              <w:ind w:left="60"/>
              <w:jc w:val="left"/>
              <w:rPr>
                <w:rFonts w:ascii="inherit" w:eastAsia="宋体" w:hAnsi="inherit" w:cs="宋体" w:hint="eastAsia"/>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Most importantly, the entire mechanism is configurable. Perhaps you have a custom source of properties that you want to integrate into this search. To do so, implement and instantiate your own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and add it to the set of </w:t>
      </w:r>
      <w:r w:rsidRPr="00BA0D5D">
        <w:rPr>
          <w:rFonts w:ascii="Consolas" w:eastAsia="宋体" w:hAnsi="Consolas" w:cs="宋体"/>
          <w:color w:val="34302D"/>
          <w:kern w:val="0"/>
          <w:sz w:val="23"/>
          <w:szCs w:val="23"/>
          <w:shd w:val="clear" w:color="auto" w:fill="F7F7F8"/>
        </w:rPr>
        <w:t>PropertySources</w:t>
      </w:r>
      <w:r w:rsidRPr="00BA0D5D">
        <w:rPr>
          <w:rFonts w:ascii="inherit" w:eastAsia="宋体" w:hAnsi="inherit" w:cs="Arial"/>
          <w:color w:val="34302D"/>
          <w:kern w:val="0"/>
          <w:sz w:val="24"/>
          <w:szCs w:val="24"/>
        </w:rPr>
        <w:t> for the current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The following example shows how to do so:</w:t>
      </w:r>
    </w:p>
    <w:p w:rsidR="00FE2EAE" w:rsidRDefault="00FE2EAE"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最重要的是，整个机制是可配置的。您可能希望将自定义的属性源集成到此搜索中。为此，请实现并实例化您自己的</w:t>
      </w:r>
      <w:r>
        <w:rPr>
          <w:rStyle w:val="HTML"/>
          <w:rFonts w:ascii="Consolas" w:hAnsi="Consolas"/>
          <w:sz w:val="23"/>
          <w:szCs w:val="23"/>
          <w:shd w:val="clear" w:color="auto" w:fill="F7F7F8"/>
        </w:rPr>
        <w:t>PropertySource</w:t>
      </w:r>
      <w:r>
        <w:rPr>
          <w:rFonts w:ascii="Arial" w:hAnsi="Arial" w:cs="Arial"/>
          <w:color w:val="34302D"/>
          <w:shd w:val="clear" w:color="auto" w:fill="FFFFFF"/>
        </w:rPr>
        <w:t>并将其添加到</w:t>
      </w:r>
      <w:r>
        <w:rPr>
          <w:rStyle w:val="HTML"/>
          <w:rFonts w:ascii="Consolas" w:hAnsi="Consolas"/>
          <w:sz w:val="23"/>
          <w:szCs w:val="23"/>
          <w:shd w:val="clear" w:color="auto" w:fill="F7F7F8"/>
        </w:rPr>
        <w:t>PropertySources</w:t>
      </w:r>
      <w:r>
        <w:rPr>
          <w:rFonts w:ascii="Arial" w:hAnsi="Arial" w:cs="Arial"/>
          <w:color w:val="34302D"/>
          <w:shd w:val="clear" w:color="auto" w:fill="FFFFFF"/>
        </w:rPr>
        <w:t>当前的集合中</w:t>
      </w:r>
      <w:r>
        <w:rPr>
          <w:rStyle w:val="HTML"/>
          <w:rFonts w:ascii="Consolas" w:hAnsi="Consolas"/>
          <w:sz w:val="23"/>
          <w:szCs w:val="23"/>
          <w:shd w:val="clear" w:color="auto" w:fill="F7F7F8"/>
        </w:rPr>
        <w:t>Environment</w:t>
      </w:r>
      <w:r>
        <w:rPr>
          <w:rFonts w:ascii="Arial" w:hAnsi="Arial" w:cs="Arial"/>
          <w:color w:val="34302D"/>
          <w:shd w:val="clear" w:color="auto" w:fill="FFFFFF"/>
        </w:rPr>
        <w:t>。以下示例显示了如何执行此操作：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ConfigurableApplicationContext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GenericApplicationContext();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MutablePropertySources sources = ctx.getEnvironment().getPropertySources();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sources.addFirst(</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MyPropertySource());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code, </w:t>
      </w:r>
      <w:r w:rsidRPr="00BA0D5D">
        <w:rPr>
          <w:rFonts w:ascii="Consolas" w:eastAsia="宋体" w:hAnsi="Consolas" w:cs="宋体"/>
          <w:color w:val="34302D"/>
          <w:kern w:val="0"/>
          <w:sz w:val="23"/>
          <w:szCs w:val="23"/>
          <w:shd w:val="clear" w:color="auto" w:fill="F7F7F8"/>
        </w:rPr>
        <w:t>MyPropertySource</w:t>
      </w:r>
      <w:r w:rsidRPr="00BA0D5D">
        <w:rPr>
          <w:rFonts w:ascii="inherit" w:eastAsia="宋体" w:hAnsi="inherit" w:cs="Arial"/>
          <w:color w:val="34302D"/>
          <w:kern w:val="0"/>
          <w:sz w:val="24"/>
          <w:szCs w:val="24"/>
        </w:rPr>
        <w:t> has been added with highest precedence in the search. If it contains a </w:t>
      </w:r>
      <w:r w:rsidRPr="00BA0D5D">
        <w:rPr>
          <w:rFonts w:ascii="Consolas" w:eastAsia="宋体" w:hAnsi="Consolas" w:cs="宋体"/>
          <w:color w:val="34302D"/>
          <w:kern w:val="0"/>
          <w:sz w:val="23"/>
          <w:szCs w:val="23"/>
          <w:shd w:val="clear" w:color="auto" w:fill="F7F7F8"/>
        </w:rPr>
        <w:t>my-property</w:t>
      </w:r>
      <w:r w:rsidRPr="00BA0D5D">
        <w:rPr>
          <w:rFonts w:ascii="inherit" w:eastAsia="宋体" w:hAnsi="inherit" w:cs="Arial"/>
          <w:color w:val="34302D"/>
          <w:kern w:val="0"/>
          <w:sz w:val="24"/>
          <w:szCs w:val="24"/>
        </w:rPr>
        <w:t>property, the property is detected and returned, in favor of any </w:t>
      </w:r>
      <w:r w:rsidRPr="00BA0D5D">
        <w:rPr>
          <w:rFonts w:ascii="Consolas" w:eastAsia="宋体" w:hAnsi="Consolas" w:cs="宋体"/>
          <w:color w:val="34302D"/>
          <w:kern w:val="0"/>
          <w:sz w:val="23"/>
          <w:szCs w:val="23"/>
          <w:shd w:val="clear" w:color="auto" w:fill="F7F7F8"/>
        </w:rPr>
        <w:t>my-property</w:t>
      </w:r>
      <w:r w:rsidRPr="00BA0D5D">
        <w:rPr>
          <w:rFonts w:ascii="inherit" w:eastAsia="宋体" w:hAnsi="inherit" w:cs="Arial"/>
          <w:color w:val="34302D"/>
          <w:kern w:val="0"/>
          <w:sz w:val="24"/>
          <w:szCs w:val="24"/>
        </w:rPr>
        <w:t> property in any other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The</w:t>
      </w:r>
      <w:hyperlink r:id="rId418" w:history="1">
        <w:r w:rsidRPr="00BA0D5D">
          <w:rPr>
            <w:rFonts w:ascii="Consolas" w:eastAsia="宋体" w:hAnsi="Consolas" w:cs="宋体"/>
            <w:color w:val="548E2E"/>
            <w:kern w:val="0"/>
            <w:sz w:val="23"/>
            <w:szCs w:val="23"/>
            <w:u w:val="single"/>
            <w:shd w:val="clear" w:color="auto" w:fill="F7F7F8"/>
          </w:rPr>
          <w:t>MutablePropertySources</w:t>
        </w:r>
      </w:hyperlink>
      <w:r w:rsidRPr="00BA0D5D">
        <w:rPr>
          <w:rFonts w:ascii="inherit" w:eastAsia="宋体" w:hAnsi="inherit" w:cs="Arial"/>
          <w:color w:val="34302D"/>
          <w:kern w:val="0"/>
          <w:sz w:val="24"/>
          <w:szCs w:val="24"/>
        </w:rPr>
        <w:t> API exposes a number of methods that allow for precise manipulation of the set of property sources.</w:t>
      </w:r>
    </w:p>
    <w:p w:rsidR="00FE2EAE" w:rsidRPr="00FE2EAE"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在上面的代码中，</w:t>
      </w:r>
      <w:r>
        <w:rPr>
          <w:rStyle w:val="HTML"/>
          <w:rFonts w:ascii="Consolas" w:hAnsi="Consolas"/>
          <w:sz w:val="23"/>
          <w:szCs w:val="23"/>
          <w:shd w:val="clear" w:color="auto" w:fill="F7F7F8"/>
        </w:rPr>
        <w:t>MyPropertySource</w:t>
      </w:r>
      <w:r>
        <w:rPr>
          <w:rFonts w:ascii="Arial" w:hAnsi="Arial" w:cs="Arial"/>
          <w:color w:val="34302D"/>
          <w:shd w:val="clear" w:color="auto" w:fill="FFFFFF"/>
        </w:rPr>
        <w:t>在搜索中添加了最高优先级。如果它包含</w:t>
      </w:r>
      <w:r>
        <w:rPr>
          <w:rStyle w:val="HTML"/>
          <w:rFonts w:ascii="Consolas" w:hAnsi="Consolas"/>
          <w:sz w:val="23"/>
          <w:szCs w:val="23"/>
          <w:shd w:val="clear" w:color="auto" w:fill="F7F7F8"/>
        </w:rPr>
        <w:t>my-property</w:t>
      </w:r>
      <w:r>
        <w:rPr>
          <w:rFonts w:ascii="Arial" w:hAnsi="Arial" w:cs="Arial"/>
          <w:color w:val="34302D"/>
          <w:shd w:val="clear" w:color="auto" w:fill="FFFFFF"/>
        </w:rPr>
        <w:t>属性，则检测并返回该属性，以支持</w:t>
      </w:r>
      <w:r>
        <w:rPr>
          <w:rStyle w:val="HTML"/>
          <w:rFonts w:ascii="Consolas" w:hAnsi="Consolas"/>
          <w:sz w:val="23"/>
          <w:szCs w:val="23"/>
          <w:shd w:val="clear" w:color="auto" w:fill="F7F7F8"/>
        </w:rPr>
        <w:t>my-property</w:t>
      </w:r>
      <w:r>
        <w:rPr>
          <w:rFonts w:ascii="Arial" w:hAnsi="Arial" w:cs="Arial"/>
          <w:color w:val="34302D"/>
          <w:shd w:val="clear" w:color="auto" w:fill="FFFFFF"/>
        </w:rPr>
        <w:t>任何其他属性</w:t>
      </w:r>
      <w:r>
        <w:rPr>
          <w:rStyle w:val="HTML"/>
          <w:rFonts w:ascii="Consolas" w:hAnsi="Consolas"/>
          <w:sz w:val="23"/>
          <w:szCs w:val="23"/>
          <w:shd w:val="clear" w:color="auto" w:fill="F7F7F8"/>
        </w:rPr>
        <w:t>PropertySource</w:t>
      </w:r>
      <w:r>
        <w:rPr>
          <w:rFonts w:ascii="Arial" w:hAnsi="Arial" w:cs="Arial"/>
          <w:color w:val="34302D"/>
          <w:shd w:val="clear" w:color="auto" w:fill="FFFFFF"/>
        </w:rPr>
        <w:t>。所述</w:t>
      </w:r>
      <w:r>
        <w:rPr>
          <w:rFonts w:ascii="Arial" w:hAnsi="Arial" w:cs="Arial"/>
          <w:color w:val="34302D"/>
          <w:shd w:val="clear" w:color="auto" w:fill="FFFFFF"/>
        </w:rPr>
        <w:t> </w:t>
      </w:r>
      <w:hyperlink r:id="rId419" w:history="1">
        <w:r>
          <w:rPr>
            <w:rStyle w:val="HTML"/>
            <w:rFonts w:ascii="Consolas" w:hAnsi="Consolas"/>
            <w:color w:val="548E2E"/>
            <w:sz w:val="23"/>
            <w:szCs w:val="23"/>
            <w:u w:val="single"/>
            <w:shd w:val="clear" w:color="auto" w:fill="F7F7F8"/>
          </w:rPr>
          <w:t>MutablePropertySources</w:t>
        </w:r>
      </w:hyperlink>
      <w:r>
        <w:rPr>
          <w:rFonts w:ascii="Arial" w:hAnsi="Arial" w:cs="Arial"/>
          <w:color w:val="34302D"/>
          <w:shd w:val="clear" w:color="auto" w:fill="FFFFFF"/>
        </w:rPr>
        <w:t> API</w:t>
      </w:r>
      <w:r>
        <w:rPr>
          <w:rFonts w:ascii="Arial" w:hAnsi="Arial" w:cs="Arial"/>
          <w:color w:val="34302D"/>
          <w:shd w:val="clear" w:color="auto" w:fill="FFFFFF"/>
        </w:rPr>
        <w:t>公开了大量的，其允许该组的属性源的精确操作方法。</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1.13.3. Using </w:t>
      </w:r>
      <w:r w:rsidRPr="00BA0D5D">
        <w:rPr>
          <w:rFonts w:ascii="Consolas" w:eastAsia="宋体" w:hAnsi="Consolas" w:cs="宋体"/>
          <w:color w:val="34302D"/>
          <w:kern w:val="0"/>
          <w:sz w:val="33"/>
          <w:szCs w:val="33"/>
          <w:shd w:val="clear" w:color="auto" w:fill="F7F7F8"/>
        </w:rPr>
        <w:t>@PropertySource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hyperlink r:id="rId420" w:history="1">
        <w:r w:rsidRPr="00BA0D5D">
          <w:rPr>
            <w:rFonts w:ascii="Consolas" w:eastAsia="宋体" w:hAnsi="Consolas" w:cs="宋体"/>
            <w:color w:val="548E2E"/>
            <w:kern w:val="0"/>
            <w:sz w:val="23"/>
            <w:szCs w:val="23"/>
            <w:u w:val="single"/>
            <w:shd w:val="clear" w:color="auto" w:fill="F7F7F8"/>
          </w:rPr>
          <w:t>@PropertySource</w:t>
        </w:r>
      </w:hyperlink>
      <w:r w:rsidRPr="00BA0D5D">
        <w:rPr>
          <w:rFonts w:ascii="inherit" w:eastAsia="宋体" w:hAnsi="inherit" w:cs="Arial"/>
          <w:color w:val="34302D"/>
          <w:kern w:val="0"/>
          <w:sz w:val="24"/>
          <w:szCs w:val="24"/>
        </w:rPr>
        <w:t> annotation provides a convenient and declarative mechanism for adding a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to Spring’s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hyperlink r:id="rId421" w:history="1">
        <w:r>
          <w:rPr>
            <w:rStyle w:val="HTML"/>
            <w:rFonts w:ascii="Consolas" w:hAnsi="Consolas"/>
            <w:color w:val="548E2E"/>
            <w:sz w:val="23"/>
            <w:szCs w:val="23"/>
            <w:u w:val="single"/>
            <w:shd w:val="clear" w:color="auto" w:fill="F7F7F8"/>
          </w:rPr>
          <w:t>@PropertySource</w:t>
        </w:r>
      </w:hyperlink>
      <w:r>
        <w:rPr>
          <w:rFonts w:ascii="Arial" w:hAnsi="Arial" w:cs="Arial"/>
          <w:color w:val="34302D"/>
          <w:shd w:val="clear" w:color="auto" w:fill="FFFFFF"/>
        </w:rPr>
        <w:t> </w:t>
      </w:r>
      <w:r>
        <w:rPr>
          <w:rFonts w:ascii="Arial" w:hAnsi="Arial" w:cs="Arial"/>
          <w:color w:val="34302D"/>
          <w:shd w:val="clear" w:color="auto" w:fill="FFFFFF"/>
        </w:rPr>
        <w:t>注解提供便利和声明的机制添加</w:t>
      </w:r>
      <w:r>
        <w:rPr>
          <w:rStyle w:val="HTML"/>
          <w:rFonts w:ascii="Consolas" w:hAnsi="Consolas"/>
          <w:sz w:val="23"/>
          <w:szCs w:val="23"/>
          <w:shd w:val="clear" w:color="auto" w:fill="F7F7F8"/>
        </w:rPr>
        <w:t>PropertySource</w:t>
      </w:r>
      <w:r>
        <w:rPr>
          <w:rFonts w:ascii="Arial" w:hAnsi="Arial" w:cs="Arial"/>
          <w:color w:val="34302D"/>
          <w:shd w:val="clear" w:color="auto" w:fill="FFFFFF"/>
        </w:rPr>
        <w:t> </w:t>
      </w:r>
      <w:r>
        <w:rPr>
          <w:rFonts w:ascii="Arial" w:hAnsi="Arial" w:cs="Arial"/>
          <w:color w:val="34302D"/>
          <w:shd w:val="clear" w:color="auto" w:fill="FFFFFF"/>
        </w:rPr>
        <w:t>到</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Environment</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Given a file called </w:t>
      </w:r>
      <w:r w:rsidRPr="00BA0D5D">
        <w:rPr>
          <w:rFonts w:ascii="Consolas" w:eastAsia="宋体" w:hAnsi="Consolas" w:cs="宋体"/>
          <w:color w:val="34302D"/>
          <w:kern w:val="0"/>
          <w:sz w:val="23"/>
          <w:szCs w:val="23"/>
          <w:shd w:val="clear" w:color="auto" w:fill="F7F7F8"/>
        </w:rPr>
        <w:t>app.properties</w:t>
      </w:r>
      <w:r w:rsidRPr="00BA0D5D">
        <w:rPr>
          <w:rFonts w:ascii="inherit" w:eastAsia="宋体" w:hAnsi="inherit" w:cs="Arial"/>
          <w:color w:val="34302D"/>
          <w:kern w:val="0"/>
          <w:sz w:val="24"/>
          <w:szCs w:val="24"/>
        </w:rPr>
        <w:t> that contains the key-value pair </w:t>
      </w:r>
      <w:r w:rsidRPr="00BA0D5D">
        <w:rPr>
          <w:rFonts w:ascii="Consolas" w:eastAsia="宋体" w:hAnsi="Consolas" w:cs="宋体"/>
          <w:color w:val="34302D"/>
          <w:kern w:val="0"/>
          <w:sz w:val="23"/>
          <w:szCs w:val="23"/>
          <w:shd w:val="clear" w:color="auto" w:fill="F7F7F8"/>
        </w:rPr>
        <w:t>testbean.name=myTestBean</w:t>
      </w:r>
      <w:r w:rsidRPr="00BA0D5D">
        <w:rPr>
          <w:rFonts w:ascii="inherit" w:eastAsia="宋体" w:hAnsi="inherit" w:cs="Arial"/>
          <w:color w:val="34302D"/>
          <w:kern w:val="0"/>
          <w:sz w:val="24"/>
          <w:szCs w:val="24"/>
        </w:rPr>
        <w:t>, the following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class uses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in such a way that a call to </w:t>
      </w:r>
      <w:r w:rsidRPr="00BA0D5D">
        <w:rPr>
          <w:rFonts w:ascii="Consolas" w:eastAsia="宋体" w:hAnsi="Consolas" w:cs="宋体"/>
          <w:color w:val="34302D"/>
          <w:kern w:val="0"/>
          <w:sz w:val="23"/>
          <w:szCs w:val="23"/>
          <w:shd w:val="clear" w:color="auto" w:fill="F7F7F8"/>
        </w:rPr>
        <w:t>testBean.getName()</w:t>
      </w:r>
      <w:r w:rsidRPr="00BA0D5D">
        <w:rPr>
          <w:rFonts w:ascii="inherit" w:eastAsia="宋体" w:hAnsi="inherit" w:cs="Arial"/>
          <w:color w:val="34302D"/>
          <w:kern w:val="0"/>
          <w:sz w:val="24"/>
          <w:szCs w:val="24"/>
        </w:rPr>
        <w:t> returns </w:t>
      </w:r>
      <w:r w:rsidRPr="00BA0D5D">
        <w:rPr>
          <w:rFonts w:ascii="Consolas" w:eastAsia="宋体" w:hAnsi="Consolas" w:cs="宋体"/>
          <w:color w:val="34302D"/>
          <w:kern w:val="0"/>
          <w:sz w:val="23"/>
          <w:szCs w:val="23"/>
          <w:shd w:val="clear" w:color="auto" w:fill="F7F7F8"/>
        </w:rPr>
        <w:t>myTestBean</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给定一个名为</w:t>
      </w:r>
      <w:r>
        <w:rPr>
          <w:rStyle w:val="HTML"/>
          <w:rFonts w:ascii="Consolas" w:hAnsi="Consolas"/>
          <w:sz w:val="23"/>
          <w:szCs w:val="23"/>
          <w:shd w:val="clear" w:color="auto" w:fill="F7F7F8"/>
        </w:rPr>
        <w:t>app.properties</w:t>
      </w:r>
      <w:r>
        <w:rPr>
          <w:rFonts w:ascii="Arial" w:hAnsi="Arial" w:cs="Arial"/>
          <w:color w:val="34302D"/>
          <w:shd w:val="clear" w:color="auto" w:fill="FFFFFF"/>
        </w:rPr>
        <w:t>包含键值对的文件</w:t>
      </w:r>
      <w:r>
        <w:rPr>
          <w:rStyle w:val="HTML"/>
          <w:rFonts w:ascii="Consolas" w:hAnsi="Consolas"/>
          <w:sz w:val="23"/>
          <w:szCs w:val="23"/>
          <w:shd w:val="clear" w:color="auto" w:fill="F7F7F8"/>
        </w:rPr>
        <w:t>testbean.name=myTestBean</w:t>
      </w:r>
      <w:r>
        <w:rPr>
          <w:rFonts w:ascii="Arial" w:hAnsi="Arial" w:cs="Arial"/>
          <w:color w:val="34302D"/>
          <w:shd w:val="clear" w:color="auto" w:fill="FFFFFF"/>
        </w:rPr>
        <w:t>，以下</w:t>
      </w:r>
      <w:r>
        <w:rPr>
          <w:rStyle w:val="HTML"/>
          <w:rFonts w:ascii="Consolas" w:hAnsi="Consolas"/>
          <w:sz w:val="23"/>
          <w:szCs w:val="23"/>
          <w:shd w:val="clear" w:color="auto" w:fill="F7F7F8"/>
        </w:rPr>
        <w:t>@Configuration</w:t>
      </w:r>
      <w:r>
        <w:rPr>
          <w:rFonts w:ascii="Arial" w:hAnsi="Arial" w:cs="Arial"/>
          <w:color w:val="34302D"/>
          <w:shd w:val="clear" w:color="auto" w:fill="FFFFFF"/>
        </w:rPr>
        <w:t>类使用以下</w:t>
      </w:r>
      <w:r>
        <w:rPr>
          <w:rStyle w:val="HTML"/>
          <w:rFonts w:ascii="Consolas" w:hAnsi="Consolas"/>
          <w:sz w:val="23"/>
          <w:szCs w:val="23"/>
          <w:shd w:val="clear" w:color="auto" w:fill="F7F7F8"/>
        </w:rPr>
        <w:t>@PropertySource</w:t>
      </w:r>
      <w:r>
        <w:rPr>
          <w:rFonts w:ascii="Arial" w:hAnsi="Arial" w:cs="Arial"/>
          <w:color w:val="34302D"/>
          <w:shd w:val="clear" w:color="auto" w:fill="FFFFFF"/>
        </w:rPr>
        <w:t>方式调用</w:t>
      </w:r>
      <w:r>
        <w:rPr>
          <w:rStyle w:val="HTML"/>
          <w:rFonts w:ascii="Consolas" w:hAnsi="Consolas"/>
          <w:sz w:val="23"/>
          <w:szCs w:val="23"/>
          <w:shd w:val="clear" w:color="auto" w:fill="F7F7F8"/>
        </w:rPr>
        <w:t>testBean.getName()</w:t>
      </w:r>
      <w:r>
        <w:rPr>
          <w:rFonts w:ascii="Arial" w:hAnsi="Arial" w:cs="Arial"/>
          <w:color w:val="34302D"/>
          <w:shd w:val="clear" w:color="auto" w:fill="FFFFFF"/>
        </w:rPr>
        <w:t>返回</w:t>
      </w:r>
      <w:r>
        <w:rPr>
          <w:rStyle w:val="HTML"/>
          <w:rFonts w:ascii="Consolas" w:hAnsi="Consolas"/>
          <w:sz w:val="23"/>
          <w:szCs w:val="23"/>
          <w:shd w:val="clear" w:color="auto" w:fill="F7F7F8"/>
        </w:rPr>
        <w:t>myTestBean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@PropertySource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"classpath:/com/myco/app.properties"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Environment env;</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testBean()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TestBean testBean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testBean.setName(env.getProperty(</w:t>
      </w:r>
      <w:r w:rsidRPr="00BA0D5D">
        <w:rPr>
          <w:rFonts w:ascii="Consolas" w:eastAsia="宋体" w:hAnsi="Consolas" w:cs="宋体"/>
          <w:color w:val="DD1144"/>
          <w:kern w:val="0"/>
          <w:sz w:val="24"/>
          <w:szCs w:val="24"/>
        </w:rPr>
        <w:t>"testbean.name"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placeholders present in a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resource location are resolved against the set of property sources already registered against the environment, as the following example shows: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资源位置中</w:t>
      </w:r>
      <w:r>
        <w:rPr>
          <w:rStyle w:val="HTML"/>
          <w:rFonts w:ascii="Consolas" w:hAnsi="Consolas"/>
          <w:sz w:val="23"/>
          <w:szCs w:val="23"/>
          <w:shd w:val="clear" w:color="auto" w:fill="F7F7F8"/>
        </w:rPr>
        <w:t>${…​}</w:t>
      </w:r>
      <w:r>
        <w:rPr>
          <w:rFonts w:ascii="Arial" w:hAnsi="Arial" w:cs="Arial"/>
          <w:color w:val="34302D"/>
          <w:shd w:val="clear" w:color="auto" w:fill="FFFFFF"/>
        </w:rPr>
        <w:t>存在的任何占位符</w:t>
      </w:r>
      <w:r>
        <w:rPr>
          <w:rStyle w:val="HTML"/>
          <w:rFonts w:ascii="Consolas" w:hAnsi="Consolas"/>
          <w:sz w:val="23"/>
          <w:szCs w:val="23"/>
          <w:shd w:val="clear" w:color="auto" w:fill="F7F7F8"/>
        </w:rPr>
        <w:t>@PropertySource</w:t>
      </w:r>
      <w:r>
        <w:rPr>
          <w:rFonts w:ascii="Arial" w:hAnsi="Arial" w:cs="Arial"/>
          <w:color w:val="34302D"/>
          <w:shd w:val="clear" w:color="auto" w:fill="FFFFFF"/>
        </w:rPr>
        <w:t>都是针对已针对环境注册的属性源集合进行解析的，如以下示例所示：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@PropertySource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"classpath:/com/${my.placeholder:default/path}/app.properties"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Environment env;</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testBean()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TestBean testBean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testBean.setName(env.getProperty(</w:t>
      </w:r>
      <w:r w:rsidRPr="00BA0D5D">
        <w:rPr>
          <w:rFonts w:ascii="Consolas" w:eastAsia="宋体" w:hAnsi="Consolas" w:cs="宋体"/>
          <w:color w:val="DD1144"/>
          <w:kern w:val="0"/>
          <w:sz w:val="24"/>
          <w:szCs w:val="24"/>
        </w:rPr>
        <w:t>"testbean.name"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Assuming that </w:t>
      </w:r>
      <w:r w:rsidRPr="00BA0D5D">
        <w:rPr>
          <w:rFonts w:ascii="Consolas" w:eastAsia="宋体" w:hAnsi="Consolas" w:cs="宋体"/>
          <w:color w:val="34302D"/>
          <w:kern w:val="0"/>
          <w:sz w:val="23"/>
          <w:szCs w:val="23"/>
          <w:shd w:val="clear" w:color="auto" w:fill="F7F7F8"/>
        </w:rPr>
        <w:t>my.placeholder</w:t>
      </w:r>
      <w:r w:rsidRPr="00BA0D5D">
        <w:rPr>
          <w:rFonts w:ascii="inherit" w:eastAsia="宋体" w:hAnsi="inherit" w:cs="Arial"/>
          <w:color w:val="34302D"/>
          <w:kern w:val="0"/>
          <w:sz w:val="24"/>
          <w:szCs w:val="24"/>
        </w:rPr>
        <w:t> is present in one of the property sources already registered (for example, system properties or environment variables), the placeholder is resolved to the corresponding value. If not, then </w:t>
      </w:r>
      <w:r w:rsidRPr="00BA0D5D">
        <w:rPr>
          <w:rFonts w:ascii="Consolas" w:eastAsia="宋体" w:hAnsi="Consolas" w:cs="宋体"/>
          <w:color w:val="34302D"/>
          <w:kern w:val="0"/>
          <w:sz w:val="23"/>
          <w:szCs w:val="23"/>
          <w:shd w:val="clear" w:color="auto" w:fill="F7F7F8"/>
        </w:rPr>
        <w:t>default/path</w:t>
      </w:r>
      <w:r w:rsidRPr="00BA0D5D">
        <w:rPr>
          <w:rFonts w:ascii="inherit" w:eastAsia="宋体" w:hAnsi="inherit" w:cs="Arial"/>
          <w:color w:val="34302D"/>
          <w:kern w:val="0"/>
          <w:sz w:val="24"/>
          <w:szCs w:val="24"/>
        </w:rPr>
        <w:t> is used as a default. If no default is specified and a property cannot be resolved,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Arial"/>
          <w:color w:val="34302D"/>
          <w:kern w:val="0"/>
          <w:sz w:val="24"/>
          <w:szCs w:val="24"/>
        </w:rPr>
        <w:t> is thrown.</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假设它</w:t>
      </w:r>
      <w:r>
        <w:rPr>
          <w:rStyle w:val="HTML"/>
          <w:rFonts w:ascii="Consolas" w:hAnsi="Consolas"/>
          <w:sz w:val="23"/>
          <w:szCs w:val="23"/>
          <w:shd w:val="clear" w:color="auto" w:fill="F7F7F8"/>
        </w:rPr>
        <w:t>my.placeholder</w:t>
      </w:r>
      <w:r>
        <w:rPr>
          <w:rFonts w:ascii="Arial" w:hAnsi="Arial" w:cs="Arial"/>
          <w:color w:val="34302D"/>
          <w:shd w:val="clear" w:color="auto" w:fill="FFFFFF"/>
        </w:rPr>
        <w:t>已存在于已注册的其中一个属性源中（例如，系统属性或环境变量），则占位符将解析为相应的值。如果没有，则</w:t>
      </w:r>
      <w:r>
        <w:rPr>
          <w:rStyle w:val="HTML"/>
          <w:rFonts w:ascii="Consolas" w:hAnsi="Consolas"/>
          <w:sz w:val="23"/>
          <w:szCs w:val="23"/>
          <w:shd w:val="clear" w:color="auto" w:fill="F7F7F8"/>
        </w:rPr>
        <w:t>default/path</w:t>
      </w:r>
      <w:r>
        <w:rPr>
          <w:rFonts w:ascii="Arial" w:hAnsi="Arial" w:cs="Arial"/>
          <w:color w:val="34302D"/>
          <w:shd w:val="clear" w:color="auto" w:fill="FFFFFF"/>
        </w:rPr>
        <w:t>用作默认值。如果未指定默认值且无法解析属性，</w:t>
      </w:r>
      <w:r>
        <w:rPr>
          <w:rFonts w:ascii="Arial" w:hAnsi="Arial" w:cs="Arial"/>
          <w:color w:val="34302D"/>
          <w:shd w:val="clear" w:color="auto" w:fill="FFFFFF"/>
        </w:rPr>
        <w:t> </w:t>
      </w:r>
      <w:r>
        <w:rPr>
          <w:rStyle w:val="HTML"/>
          <w:rFonts w:ascii="Consolas" w:hAnsi="Consolas"/>
          <w:sz w:val="23"/>
          <w:szCs w:val="23"/>
          <w:shd w:val="clear" w:color="auto" w:fill="F7F7F8"/>
        </w:rPr>
        <w:t>IllegalArgumentException</w:t>
      </w:r>
      <w:r>
        <w:rPr>
          <w:rFonts w:ascii="Arial" w:hAnsi="Arial" w:cs="Arial"/>
          <w:color w:val="34302D"/>
          <w:shd w:val="clear" w:color="auto" w:fill="FFFFFF"/>
        </w:rPr>
        <w:t>则抛出</w:t>
      </w:r>
      <w:r>
        <w:rPr>
          <w:rFonts w:ascii="Arial" w:hAnsi="Arial" w:cs="Arial"/>
          <w:color w:val="34302D"/>
          <w:shd w:val="clear" w:color="auto" w:fill="FFFFFF"/>
        </w:rPr>
        <w:t>a</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@PropertySource</w:t>
            </w:r>
            <w:r w:rsidRPr="00BA0D5D">
              <w:rPr>
                <w:rFonts w:ascii="宋体" w:eastAsia="宋体" w:hAnsi="宋体" w:cs="宋体"/>
                <w:kern w:val="0"/>
                <w:sz w:val="24"/>
                <w:szCs w:val="24"/>
              </w:rPr>
              <w:t> annotation is repeatable, according to Java 8 conventions. However, all such </w:t>
            </w:r>
            <w:r w:rsidRPr="00BA0D5D">
              <w:rPr>
                <w:rFonts w:ascii="Consolas" w:eastAsia="宋体" w:hAnsi="Consolas" w:cs="宋体"/>
                <w:kern w:val="0"/>
                <w:sz w:val="23"/>
                <w:szCs w:val="23"/>
                <w:shd w:val="clear" w:color="auto" w:fill="F7F7F8"/>
              </w:rPr>
              <w:t>@PropertySource</w:t>
            </w:r>
            <w:r w:rsidRPr="00BA0D5D">
              <w:rPr>
                <w:rFonts w:ascii="宋体" w:eastAsia="宋体" w:hAnsi="宋体" w:cs="宋体"/>
                <w:kern w:val="0"/>
                <w:sz w:val="24"/>
                <w:szCs w:val="24"/>
              </w:rPr>
              <w:t> annotations need to be declared at the same level, either directly on the configuration class or as meta-annotations within the same custom annotation. Mixing direct annotations and meta-annotations is not recommended, since direct annotations effectively override meta-annotations.</w:t>
            </w:r>
          </w:p>
          <w:p w:rsidR="00FE2EAE" w:rsidRPr="00BA0D5D" w:rsidRDefault="00FE2EAE" w:rsidP="00BA0D5D">
            <w:pPr>
              <w:widowControl/>
              <w:jc w:val="left"/>
              <w:rPr>
                <w:rFonts w:ascii="宋体" w:eastAsia="宋体" w:hAnsi="宋体" w:cs="宋体"/>
                <w:kern w:val="0"/>
                <w:sz w:val="24"/>
                <w:szCs w:val="24"/>
              </w:rPr>
            </w:pPr>
            <w:r>
              <w:rPr>
                <w:rFonts w:ascii="Arial" w:hAnsi="Arial" w:cs="Arial"/>
                <w:shd w:val="clear" w:color="auto" w:fill="EBF1E7"/>
              </w:rPr>
              <w:t>该</w:t>
            </w:r>
            <w:r>
              <w:rPr>
                <w:rStyle w:val="HTML"/>
                <w:rFonts w:ascii="Consolas" w:hAnsi="Consolas"/>
                <w:sz w:val="23"/>
                <w:szCs w:val="23"/>
                <w:shd w:val="clear" w:color="auto" w:fill="F7F7F8"/>
              </w:rPr>
              <w:t>@PropertySource</w:t>
            </w:r>
            <w:r>
              <w:rPr>
                <w:rFonts w:ascii="Arial" w:hAnsi="Arial" w:cs="Arial"/>
                <w:shd w:val="clear" w:color="auto" w:fill="EBF1E7"/>
              </w:rPr>
              <w:t>注释是可重复的，根据</w:t>
            </w:r>
            <w:r>
              <w:rPr>
                <w:rFonts w:ascii="Arial" w:hAnsi="Arial" w:cs="Arial"/>
                <w:shd w:val="clear" w:color="auto" w:fill="EBF1E7"/>
              </w:rPr>
              <w:t>Java</w:t>
            </w:r>
            <w:r>
              <w:rPr>
                <w:rFonts w:ascii="Arial" w:hAnsi="Arial" w:cs="Arial"/>
                <w:shd w:val="clear" w:color="auto" w:fill="EBF1E7"/>
              </w:rPr>
              <w:t>的</w:t>
            </w:r>
            <w:r>
              <w:rPr>
                <w:rFonts w:ascii="Arial" w:hAnsi="Arial" w:cs="Arial"/>
                <w:shd w:val="clear" w:color="auto" w:fill="EBF1E7"/>
              </w:rPr>
              <w:t>8</w:t>
            </w:r>
            <w:r>
              <w:rPr>
                <w:rFonts w:ascii="Arial" w:hAnsi="Arial" w:cs="Arial"/>
                <w:shd w:val="clear" w:color="auto" w:fill="EBF1E7"/>
              </w:rPr>
              <w:t>约定。但是，所有这些</w:t>
            </w:r>
            <w:r>
              <w:rPr>
                <w:rStyle w:val="HTML"/>
                <w:rFonts w:ascii="Consolas" w:hAnsi="Consolas"/>
                <w:sz w:val="23"/>
                <w:szCs w:val="23"/>
                <w:shd w:val="clear" w:color="auto" w:fill="F7F7F8"/>
              </w:rPr>
              <w:t>@PropertySource</w:t>
            </w:r>
            <w:r>
              <w:rPr>
                <w:rFonts w:ascii="Arial" w:hAnsi="Arial" w:cs="Arial"/>
                <w:shd w:val="clear" w:color="auto" w:fill="EBF1E7"/>
              </w:rPr>
              <w:t>注释都需要在同一级别声明，可以直接在配置类上声明，也可以在同一自定义注释中作为元注释声明。不建议混合直接注释和元注释，因为直接注释有效地覆盖了元注释。</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1.13.4. Placeholder Resolution in Statements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Historically, the value of placeholders in elements could be resolved only against JVM system properties or environment variables. This is no longer the case. Because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abstraction is integrated throughout the container, it is easy to route resolution of placeholders through it. This means that you may configure the resolution process in any way you like. You can change the precedence of searching through system properties and environment variables or remove them entirely. You can also add your own property sources to the mix, as appropriate.</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从历史上看，元素中占位符的值只能针对</w:t>
      </w:r>
      <w:r>
        <w:rPr>
          <w:rFonts w:ascii="Arial" w:hAnsi="Arial" w:cs="Arial"/>
          <w:color w:val="34302D"/>
          <w:shd w:val="clear" w:color="auto" w:fill="FFFFFF"/>
        </w:rPr>
        <w:t>JVM</w:t>
      </w:r>
      <w:r>
        <w:rPr>
          <w:rFonts w:ascii="Arial" w:hAnsi="Arial" w:cs="Arial"/>
          <w:color w:val="34302D"/>
          <w:shd w:val="clear" w:color="auto" w:fill="FFFFFF"/>
        </w:rPr>
        <w:t>系统属性或环境变量进行解析。这已不再是这种情况。因为</w:t>
      </w:r>
      <w:r>
        <w:rPr>
          <w:rStyle w:val="HTML"/>
          <w:rFonts w:ascii="Consolas" w:hAnsi="Consolas"/>
          <w:sz w:val="23"/>
          <w:szCs w:val="23"/>
          <w:shd w:val="clear" w:color="auto" w:fill="F7F7F8"/>
        </w:rPr>
        <w:t>Environment</w:t>
      </w:r>
      <w:r>
        <w:rPr>
          <w:rFonts w:ascii="Arial" w:hAnsi="Arial" w:cs="Arial"/>
          <w:color w:val="34302D"/>
          <w:shd w:val="clear" w:color="auto" w:fill="FFFFFF"/>
        </w:rPr>
        <w:t>抽象集成在整个容器中，所以很容易通过它来解决占位符的分辨率。这意味着您可以以任何您喜欢的方式配置解析过程。您可以更改搜索系统属性和环境变量的优先级，或完全删除它们。您也可以根据需要将自己的属性源添加到混合中。</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Concretely, the following statement works regardless of where the </w:t>
      </w:r>
      <w:r w:rsidRPr="00BA0D5D">
        <w:rPr>
          <w:rFonts w:ascii="Consolas" w:eastAsia="宋体" w:hAnsi="Consolas" w:cs="宋体"/>
          <w:color w:val="34302D"/>
          <w:kern w:val="0"/>
          <w:sz w:val="23"/>
          <w:szCs w:val="23"/>
          <w:shd w:val="clear" w:color="auto" w:fill="F7F7F8"/>
        </w:rPr>
        <w:t>customer</w:t>
      </w:r>
      <w:r w:rsidRPr="00BA0D5D">
        <w:rPr>
          <w:rFonts w:ascii="inherit" w:eastAsia="宋体" w:hAnsi="inherit" w:cs="Arial"/>
          <w:color w:val="34302D"/>
          <w:kern w:val="0"/>
          <w:sz w:val="24"/>
          <w:szCs w:val="24"/>
        </w:rPr>
        <w:t> property is defined, as long as it is available in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具体而言，以下语句无论</w:t>
      </w:r>
      <w:r>
        <w:rPr>
          <w:rStyle w:val="HTML"/>
          <w:rFonts w:ascii="Consolas" w:hAnsi="Consolas"/>
          <w:sz w:val="23"/>
          <w:szCs w:val="23"/>
          <w:shd w:val="clear" w:color="auto" w:fill="F7F7F8"/>
        </w:rPr>
        <w:t>customer</w:t>
      </w:r>
      <w:r>
        <w:rPr>
          <w:rFonts w:ascii="Arial" w:hAnsi="Arial" w:cs="Arial"/>
          <w:color w:val="34302D"/>
          <w:shd w:val="clear" w:color="auto" w:fill="FFFFFF"/>
        </w:rPr>
        <w:t> </w:t>
      </w:r>
      <w:r>
        <w:rPr>
          <w:rFonts w:ascii="Arial" w:hAnsi="Arial" w:cs="Arial"/>
          <w:color w:val="34302D"/>
          <w:shd w:val="clear" w:color="auto" w:fill="FFFFFF"/>
        </w:rPr>
        <w:t>属性的定义位置如何都可以，只要它在以下位置可用</w:t>
      </w:r>
      <w:r>
        <w:rPr>
          <w:rStyle w:val="HTML"/>
          <w:rFonts w:ascii="Consolas" w:hAnsi="Consolas"/>
          <w:sz w:val="23"/>
          <w:szCs w:val="23"/>
          <w:shd w:val="clear" w:color="auto" w:fill="F7F7F8"/>
        </w:rPr>
        <w:t>Environment</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resource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"com/bank/service/${customer}-config.xml"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42" w:name="_Toc15327100"/>
      <w:r w:rsidRPr="00BA0D5D">
        <w:rPr>
          <w:rFonts w:ascii="Arial" w:eastAsia="宋体" w:hAnsi="Arial" w:cs="Arial"/>
          <w:color w:val="34302D"/>
          <w:kern w:val="0"/>
          <w:sz w:val="41"/>
          <w:szCs w:val="41"/>
        </w:rPr>
        <w:t>1.14. Registering a </w:t>
      </w:r>
      <w:r w:rsidRPr="00BA0D5D">
        <w:rPr>
          <w:rFonts w:ascii="Consolas" w:eastAsia="宋体" w:hAnsi="Consolas" w:cs="宋体"/>
          <w:color w:val="34302D"/>
          <w:kern w:val="0"/>
          <w:sz w:val="39"/>
          <w:szCs w:val="39"/>
          <w:shd w:val="clear" w:color="auto" w:fill="F7F7F8"/>
        </w:rPr>
        <w:t>LoadTimeWeaver</w:t>
      </w:r>
      <w:bookmarkEnd w:id="2342"/>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is used by Spring to dynamically transform classes as they are loaded into the Java virtual machine (JVM).</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LoadTimeWeaver</w:t>
      </w:r>
      <w:r>
        <w:rPr>
          <w:rFonts w:ascii="Arial" w:hAnsi="Arial" w:cs="Arial"/>
          <w:color w:val="34302D"/>
          <w:shd w:val="clear" w:color="auto" w:fill="FFFFFF"/>
        </w:rPr>
        <w:t>用于由</w:t>
      </w:r>
      <w:r>
        <w:rPr>
          <w:rFonts w:ascii="Arial" w:hAnsi="Arial" w:cs="Arial"/>
          <w:color w:val="34302D"/>
          <w:shd w:val="clear" w:color="auto" w:fill="FFFFFF"/>
        </w:rPr>
        <w:t>Spring</w:t>
      </w:r>
      <w:r>
        <w:rPr>
          <w:rFonts w:ascii="Arial" w:hAnsi="Arial" w:cs="Arial"/>
          <w:color w:val="34302D"/>
          <w:shd w:val="clear" w:color="auto" w:fill="FFFFFF"/>
        </w:rPr>
        <w:t>动态变换的类，因为它们被装载到</w:t>
      </w:r>
      <w:r>
        <w:rPr>
          <w:rFonts w:ascii="Arial" w:hAnsi="Arial" w:cs="Arial"/>
          <w:color w:val="34302D"/>
          <w:shd w:val="clear" w:color="auto" w:fill="FFFFFF"/>
        </w:rPr>
        <w:t>Java</w:t>
      </w:r>
      <w:r>
        <w:rPr>
          <w:rFonts w:ascii="Arial" w:hAnsi="Arial" w:cs="Arial"/>
          <w:color w:val="34302D"/>
          <w:shd w:val="clear" w:color="auto" w:fill="FFFFFF"/>
        </w:rPr>
        <w:t>虚拟机（</w:t>
      </w:r>
      <w:r>
        <w:rPr>
          <w:rFonts w:ascii="Arial" w:hAnsi="Arial" w:cs="Arial"/>
          <w:color w:val="34302D"/>
          <w:shd w:val="clear" w:color="auto" w:fill="FFFFFF"/>
        </w:rPr>
        <w:t>JVM</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enable load-time weaving, you can add the </w:t>
      </w:r>
      <w:r w:rsidRPr="00BA0D5D">
        <w:rPr>
          <w:rFonts w:ascii="Consolas" w:eastAsia="宋体" w:hAnsi="Consolas" w:cs="宋体"/>
          <w:color w:val="34302D"/>
          <w:kern w:val="0"/>
          <w:sz w:val="23"/>
          <w:szCs w:val="23"/>
          <w:shd w:val="clear" w:color="auto" w:fill="F7F7F8"/>
        </w:rPr>
        <w:t>@EnableLoadTimeWeaving</w:t>
      </w:r>
      <w:r w:rsidRPr="00BA0D5D">
        <w:rPr>
          <w:rFonts w:ascii="inherit" w:eastAsia="宋体" w:hAnsi="inherit" w:cs="Arial"/>
          <w:color w:val="34302D"/>
          <w:kern w:val="0"/>
          <w:sz w:val="24"/>
          <w:szCs w:val="24"/>
        </w:rPr>
        <w:t> to one of your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as the following example shows: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要启用加载时编织，可以将其添加</w:t>
      </w:r>
      <w:r>
        <w:rPr>
          <w:rStyle w:val="HTML"/>
          <w:rFonts w:ascii="Consolas" w:hAnsi="Consolas"/>
          <w:sz w:val="23"/>
          <w:szCs w:val="23"/>
          <w:shd w:val="clear" w:color="auto" w:fill="F7F7F8"/>
        </w:rPr>
        <w:t>@EnableLoadTimeWeaving</w:t>
      </w:r>
      <w:r>
        <w:rPr>
          <w:rFonts w:ascii="Arial" w:hAnsi="Arial" w:cs="Arial"/>
          <w:color w:val="34302D"/>
          <w:shd w:val="clear" w:color="auto" w:fill="FFFFFF"/>
        </w:rPr>
        <w:t>到其中一个</w:t>
      </w:r>
      <w:r>
        <w:rPr>
          <w:rFonts w:ascii="Arial" w:hAnsi="Arial" w:cs="Arial"/>
          <w:color w:val="34302D"/>
          <w:shd w:val="clear" w:color="auto" w:fill="FFFFFF"/>
        </w:rPr>
        <w:t> </w:t>
      </w:r>
      <w:r>
        <w:rPr>
          <w:rStyle w:val="HTML"/>
          <w:rFonts w:ascii="Consolas" w:hAnsi="Consolas"/>
          <w:sz w:val="23"/>
          <w:szCs w:val="23"/>
          <w:shd w:val="clear" w:color="auto" w:fill="F7F7F8"/>
        </w:rPr>
        <w:t>@Configuration</w:t>
      </w:r>
      <w:r>
        <w:rPr>
          <w:rFonts w:ascii="Arial" w:hAnsi="Arial" w:cs="Arial"/>
          <w:color w:val="34302D"/>
          <w:shd w:val="clear" w:color="auto" w:fill="FFFFFF"/>
        </w:rPr>
        <w:t>类中，如以下示例所示：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@EnableLoadTimeWeaving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for XML configuration, you can use the </w:t>
      </w:r>
      <w:r w:rsidRPr="00BA0D5D">
        <w:rPr>
          <w:rFonts w:ascii="Consolas" w:eastAsia="宋体" w:hAnsi="Consolas" w:cs="宋体"/>
          <w:color w:val="34302D"/>
          <w:kern w:val="0"/>
          <w:sz w:val="23"/>
          <w:szCs w:val="23"/>
          <w:shd w:val="clear" w:color="auto" w:fill="F7F7F8"/>
        </w:rPr>
        <w:t>context:load-time-weaver</w:t>
      </w:r>
      <w:r w:rsidRPr="00BA0D5D">
        <w:rPr>
          <w:rFonts w:ascii="inherit" w:eastAsia="宋体" w:hAnsi="inherit" w:cs="Arial"/>
          <w:color w:val="34302D"/>
          <w:kern w:val="0"/>
          <w:sz w:val="24"/>
          <w:szCs w:val="24"/>
        </w:rPr>
        <w:t> element: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或者，对于</w:t>
      </w:r>
      <w:r>
        <w:rPr>
          <w:rFonts w:ascii="Arial" w:hAnsi="Arial" w:cs="Arial"/>
          <w:color w:val="34302D"/>
          <w:shd w:val="clear" w:color="auto" w:fill="FFFFFF"/>
        </w:rPr>
        <w:t>XML</w:t>
      </w:r>
      <w:r>
        <w:rPr>
          <w:rFonts w:ascii="Arial" w:hAnsi="Arial" w:cs="Arial"/>
          <w:color w:val="34302D"/>
          <w:shd w:val="clear" w:color="auto" w:fill="FFFFFF"/>
        </w:rPr>
        <w:t>配置，您可以使用以下</w:t>
      </w:r>
      <w:r>
        <w:rPr>
          <w:rStyle w:val="HTML"/>
          <w:rFonts w:ascii="Consolas" w:hAnsi="Consolas"/>
          <w:sz w:val="23"/>
          <w:szCs w:val="23"/>
          <w:shd w:val="clear" w:color="auto" w:fill="F7F7F8"/>
        </w:rPr>
        <w:t>context:load-time-weaver</w:t>
      </w:r>
      <w:r>
        <w:rPr>
          <w:rFonts w:ascii="Arial" w:hAnsi="Arial" w:cs="Arial"/>
          <w:color w:val="34302D"/>
          <w:shd w:val="clear" w:color="auto" w:fill="FFFFFF"/>
        </w:rPr>
        <w:t>元素：</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&lt;context:load-time-weaver/&gt;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Once configured for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any bean within that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may implement </w:t>
      </w:r>
      <w:r w:rsidRPr="00BA0D5D">
        <w:rPr>
          <w:rFonts w:ascii="Consolas" w:eastAsia="宋体" w:hAnsi="Consolas" w:cs="宋体"/>
          <w:color w:val="34302D"/>
          <w:kern w:val="0"/>
          <w:sz w:val="23"/>
          <w:szCs w:val="23"/>
          <w:shd w:val="clear" w:color="auto" w:fill="F7F7F8"/>
        </w:rPr>
        <w:t>LoadTimeWeaverAware</w:t>
      </w:r>
      <w:r w:rsidRPr="00BA0D5D">
        <w:rPr>
          <w:rFonts w:ascii="inherit" w:eastAsia="宋体" w:hAnsi="inherit" w:cs="Arial"/>
          <w:color w:val="34302D"/>
          <w:kern w:val="0"/>
          <w:sz w:val="24"/>
          <w:szCs w:val="24"/>
        </w:rPr>
        <w:t>, thereby receiving a reference to the load-time weaver instance. This is particularly useful in combination with </w:t>
      </w:r>
      <w:hyperlink r:id="rId422" w:anchor="orm-jpa" w:history="1">
        <w:r w:rsidRPr="00BA0D5D">
          <w:rPr>
            <w:rFonts w:ascii="inherit" w:eastAsia="宋体" w:hAnsi="inherit" w:cs="Arial"/>
            <w:color w:val="548E2E"/>
            <w:kern w:val="0"/>
            <w:sz w:val="24"/>
            <w:szCs w:val="24"/>
            <w:u w:val="single"/>
          </w:rPr>
          <w:t>Spring’s JPA support</w:t>
        </w:r>
      </w:hyperlink>
      <w:r w:rsidRPr="00BA0D5D">
        <w:rPr>
          <w:rFonts w:ascii="inherit" w:eastAsia="宋体" w:hAnsi="inherit" w:cs="Arial"/>
          <w:color w:val="34302D"/>
          <w:kern w:val="0"/>
          <w:sz w:val="24"/>
          <w:szCs w:val="24"/>
        </w:rPr>
        <w:t> where load-time weaving may be necessary for JPA class transformation. Consult the</w:t>
      </w:r>
      <w:hyperlink r:id="rId423" w:history="1">
        <w:r w:rsidRPr="00BA0D5D">
          <w:rPr>
            <w:rFonts w:ascii="Consolas" w:eastAsia="宋体" w:hAnsi="Consolas" w:cs="宋体"/>
            <w:color w:val="548E2E"/>
            <w:kern w:val="0"/>
            <w:sz w:val="23"/>
            <w:szCs w:val="23"/>
            <w:u w:val="single"/>
            <w:shd w:val="clear" w:color="auto" w:fill="F7F7F8"/>
          </w:rPr>
          <w:t>LocalContainerEntityManagerFactoryBean</w:t>
        </w:r>
      </w:hyperlink>
      <w:r w:rsidRPr="00BA0D5D">
        <w:rPr>
          <w:rFonts w:ascii="inherit" w:eastAsia="宋体" w:hAnsi="inherit" w:cs="Arial"/>
          <w:color w:val="34302D"/>
          <w:kern w:val="0"/>
          <w:sz w:val="24"/>
          <w:szCs w:val="24"/>
        </w:rPr>
        <w:t> javadoc for more detail. For more on AspectJ load-time weaving, see </w:t>
      </w:r>
      <w:hyperlink r:id="rId424" w:anchor="aop-aj-ltw" w:history="1">
        <w:r w:rsidRPr="00BA0D5D">
          <w:rPr>
            <w:rFonts w:ascii="inherit" w:eastAsia="宋体" w:hAnsi="inherit" w:cs="Arial"/>
            <w:color w:val="548E2E"/>
            <w:kern w:val="0"/>
            <w:sz w:val="24"/>
            <w:szCs w:val="24"/>
            <w:u w:val="single"/>
          </w:rPr>
          <w:t>Load-time Weaving with AspectJ in the Spring Framework</w:t>
        </w:r>
      </w:hyperlink>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一旦为其中的</w:t>
      </w:r>
      <w:r>
        <w:rPr>
          <w:rStyle w:val="HTML"/>
          <w:rFonts w:ascii="Consolas" w:hAnsi="Consolas"/>
          <w:sz w:val="23"/>
          <w:szCs w:val="23"/>
          <w:shd w:val="clear" w:color="auto" w:fill="F7F7F8"/>
        </w:rPr>
        <w:t>ApplicationContext</w:t>
      </w:r>
      <w:r>
        <w:rPr>
          <w:rFonts w:ascii="Arial" w:hAnsi="Arial" w:cs="Arial"/>
          <w:color w:val="34302D"/>
          <w:shd w:val="clear" w:color="auto" w:fill="FFFFFF"/>
        </w:rPr>
        <w:t>任何</w:t>
      </w:r>
      <w:r>
        <w:rPr>
          <w:rFonts w:ascii="Arial" w:hAnsi="Arial" w:cs="Arial"/>
          <w:color w:val="34302D"/>
          <w:shd w:val="clear" w:color="auto" w:fill="FFFFFF"/>
        </w:rPr>
        <w:t>bean </w:t>
      </w:r>
      <w:r>
        <w:rPr>
          <w:rFonts w:ascii="Arial" w:hAnsi="Arial" w:cs="Arial"/>
          <w:color w:val="34302D"/>
          <w:shd w:val="clear" w:color="auto" w:fill="FFFFFF"/>
        </w:rPr>
        <w:t>配置，就</w:t>
      </w:r>
      <w:r>
        <w:rPr>
          <w:rStyle w:val="HTML"/>
          <w:rFonts w:ascii="Consolas" w:hAnsi="Consolas"/>
          <w:sz w:val="23"/>
          <w:szCs w:val="23"/>
          <w:shd w:val="clear" w:color="auto" w:fill="F7F7F8"/>
        </w:rPr>
        <w:t>ApplicationContext</w:t>
      </w:r>
      <w:r>
        <w:rPr>
          <w:rFonts w:ascii="Arial" w:hAnsi="Arial" w:cs="Arial"/>
          <w:color w:val="34302D"/>
          <w:shd w:val="clear" w:color="auto" w:fill="FFFFFF"/>
        </w:rPr>
        <w:t> </w:t>
      </w:r>
      <w:r>
        <w:rPr>
          <w:rFonts w:ascii="Arial" w:hAnsi="Arial" w:cs="Arial"/>
          <w:color w:val="34302D"/>
          <w:shd w:val="clear" w:color="auto" w:fill="FFFFFF"/>
        </w:rPr>
        <w:t>可以实现</w:t>
      </w:r>
      <w:r>
        <w:rPr>
          <w:rStyle w:val="HTML"/>
          <w:rFonts w:ascii="Consolas" w:hAnsi="Consolas"/>
          <w:sz w:val="23"/>
          <w:szCs w:val="23"/>
          <w:shd w:val="clear" w:color="auto" w:fill="F7F7F8"/>
        </w:rPr>
        <w:t>LoadTimeWeaverAware</w:t>
      </w:r>
      <w:r>
        <w:rPr>
          <w:rFonts w:ascii="Arial" w:hAnsi="Arial" w:cs="Arial"/>
          <w:color w:val="34302D"/>
          <w:shd w:val="clear" w:color="auto" w:fill="FFFFFF"/>
        </w:rPr>
        <w:t>，从而接收对加载时</w:t>
      </w:r>
      <w:r>
        <w:rPr>
          <w:rFonts w:ascii="Arial" w:hAnsi="Arial" w:cs="Arial"/>
          <w:color w:val="34302D"/>
          <w:shd w:val="clear" w:color="auto" w:fill="FFFFFF"/>
        </w:rPr>
        <w:t>weaver</w:t>
      </w:r>
      <w:r>
        <w:rPr>
          <w:rFonts w:ascii="Arial" w:hAnsi="Arial" w:cs="Arial"/>
          <w:color w:val="34302D"/>
          <w:shd w:val="clear" w:color="auto" w:fill="FFFFFF"/>
        </w:rPr>
        <w:t>实例的引用。这与</w:t>
      </w:r>
      <w:hyperlink r:id="rId425" w:anchor="orm-jpa" w:history="1">
        <w:r>
          <w:rPr>
            <w:rStyle w:val="a4"/>
            <w:rFonts w:ascii="Arial" w:hAnsi="Arial" w:cs="Arial"/>
            <w:color w:val="548E2E"/>
            <w:shd w:val="clear" w:color="auto" w:fill="FFFFFF"/>
          </w:rPr>
          <w:t>Spring</w:t>
        </w:r>
        <w:r>
          <w:rPr>
            <w:rStyle w:val="a4"/>
            <w:rFonts w:ascii="Arial" w:hAnsi="Arial" w:cs="Arial"/>
            <w:color w:val="548E2E"/>
            <w:shd w:val="clear" w:color="auto" w:fill="FFFFFF"/>
          </w:rPr>
          <w:t>的</w:t>
        </w:r>
        <w:r>
          <w:rPr>
            <w:rStyle w:val="a4"/>
            <w:rFonts w:ascii="Arial" w:hAnsi="Arial" w:cs="Arial"/>
            <w:color w:val="548E2E"/>
            <w:shd w:val="clear" w:color="auto" w:fill="FFFFFF"/>
          </w:rPr>
          <w:t>JPA</w:t>
        </w:r>
        <w:r>
          <w:rPr>
            <w:rStyle w:val="a4"/>
            <w:rFonts w:ascii="Arial" w:hAnsi="Arial" w:cs="Arial"/>
            <w:color w:val="548E2E"/>
            <w:shd w:val="clear" w:color="auto" w:fill="FFFFFF"/>
          </w:rPr>
          <w:t>支持</w:t>
        </w:r>
      </w:hyperlink>
      <w:r>
        <w:rPr>
          <w:rFonts w:ascii="Arial" w:hAnsi="Arial" w:cs="Arial"/>
          <w:color w:val="34302D"/>
          <w:shd w:val="clear" w:color="auto" w:fill="FFFFFF"/>
        </w:rPr>
        <w:t>结合使用特别有用，</w:t>
      </w:r>
      <w:r>
        <w:rPr>
          <w:rFonts w:ascii="Arial" w:hAnsi="Arial" w:cs="Arial"/>
          <w:color w:val="34302D"/>
          <w:shd w:val="clear" w:color="auto" w:fill="FFFFFF"/>
        </w:rPr>
        <w:t> </w:t>
      </w:r>
      <w:r>
        <w:rPr>
          <w:rFonts w:ascii="Arial" w:hAnsi="Arial" w:cs="Arial"/>
          <w:color w:val="34302D"/>
          <w:shd w:val="clear" w:color="auto" w:fill="FFFFFF"/>
        </w:rPr>
        <w:t>其中</w:t>
      </w:r>
      <w:r>
        <w:rPr>
          <w:rFonts w:ascii="Arial" w:hAnsi="Arial" w:cs="Arial"/>
          <w:color w:val="34302D"/>
          <w:shd w:val="clear" w:color="auto" w:fill="FFFFFF"/>
        </w:rPr>
        <w:t>JPA</w:t>
      </w:r>
      <w:r>
        <w:rPr>
          <w:rFonts w:ascii="Arial" w:hAnsi="Arial" w:cs="Arial"/>
          <w:color w:val="34302D"/>
          <w:shd w:val="clear" w:color="auto" w:fill="FFFFFF"/>
        </w:rPr>
        <w:t>类转换可能需要加载时编织。有关</w:t>
      </w:r>
      <w:hyperlink r:id="rId426" w:history="1">
        <w:r>
          <w:rPr>
            <w:rStyle w:val="HTML"/>
            <w:rFonts w:ascii="Consolas" w:hAnsi="Consolas"/>
            <w:color w:val="548E2E"/>
            <w:sz w:val="23"/>
            <w:szCs w:val="23"/>
            <w:u w:val="single"/>
            <w:shd w:val="clear" w:color="auto" w:fill="F7F7F8"/>
          </w:rPr>
          <w:t>LocalContainerEntityManagerFactoryBean</w:t>
        </w:r>
      </w:hyperlink>
      <w:r>
        <w:rPr>
          <w:rFonts w:ascii="Arial" w:hAnsi="Arial" w:cs="Arial"/>
          <w:color w:val="34302D"/>
          <w:shd w:val="clear" w:color="auto" w:fill="FFFFFF"/>
        </w:rPr>
        <w:t> </w:t>
      </w:r>
      <w:r>
        <w:rPr>
          <w:rFonts w:ascii="Arial" w:hAnsi="Arial" w:cs="Arial"/>
          <w:color w:val="34302D"/>
          <w:shd w:val="clear" w:color="auto" w:fill="FFFFFF"/>
        </w:rPr>
        <w:t>更多详细信息，请参阅</w:t>
      </w:r>
      <w:r>
        <w:rPr>
          <w:rFonts w:ascii="Arial" w:hAnsi="Arial" w:cs="Arial"/>
          <w:color w:val="34302D"/>
          <w:shd w:val="clear" w:color="auto" w:fill="FFFFFF"/>
        </w:rPr>
        <w:t> javadoc</w:t>
      </w:r>
      <w:r>
        <w:rPr>
          <w:rFonts w:ascii="Arial" w:hAnsi="Arial" w:cs="Arial"/>
          <w:color w:val="34302D"/>
          <w:shd w:val="clear" w:color="auto" w:fill="FFFFFF"/>
        </w:rPr>
        <w:t>。有关</w:t>
      </w:r>
      <w:r>
        <w:rPr>
          <w:rFonts w:ascii="Arial" w:hAnsi="Arial" w:cs="Arial"/>
          <w:color w:val="34302D"/>
          <w:shd w:val="clear" w:color="auto" w:fill="FFFFFF"/>
        </w:rPr>
        <w:t>AspectJ</w:t>
      </w:r>
      <w:r>
        <w:rPr>
          <w:rFonts w:ascii="Arial" w:hAnsi="Arial" w:cs="Arial"/>
          <w:color w:val="34302D"/>
          <w:shd w:val="clear" w:color="auto" w:fill="FFFFFF"/>
        </w:rPr>
        <w:t>加载时编织的更多信息，请参阅</w:t>
      </w:r>
      <w:hyperlink r:id="rId427" w:anchor="aop-aj-ltw" w:history="1">
        <w:r>
          <w:rPr>
            <w:rStyle w:val="a4"/>
            <w:rFonts w:ascii="Arial" w:hAnsi="Arial" w:cs="Arial"/>
            <w:color w:val="548E2E"/>
            <w:shd w:val="clear" w:color="auto" w:fill="FFFFFF"/>
          </w:rPr>
          <w:t>Spring Framework</w:t>
        </w:r>
        <w:r>
          <w:rPr>
            <w:rStyle w:val="a4"/>
            <w:rFonts w:ascii="Arial" w:hAnsi="Arial" w:cs="Arial"/>
            <w:color w:val="548E2E"/>
            <w:shd w:val="clear" w:color="auto" w:fill="FFFFFF"/>
          </w:rPr>
          <w:t>中使用</w:t>
        </w:r>
        <w:r>
          <w:rPr>
            <w:rStyle w:val="a4"/>
            <w:rFonts w:ascii="Arial" w:hAnsi="Arial" w:cs="Arial"/>
            <w:color w:val="548E2E"/>
            <w:shd w:val="clear" w:color="auto" w:fill="FFFFFF"/>
          </w:rPr>
          <w:t>AspectJ</w:t>
        </w:r>
        <w:r>
          <w:rPr>
            <w:rStyle w:val="a4"/>
            <w:rFonts w:ascii="Arial" w:hAnsi="Arial" w:cs="Arial"/>
            <w:color w:val="548E2E"/>
            <w:shd w:val="clear" w:color="auto" w:fill="FFFFFF"/>
          </w:rPr>
          <w:t>的加载时编织</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43" w:name="_Toc15327101"/>
      <w:r w:rsidRPr="00BA0D5D">
        <w:rPr>
          <w:rFonts w:ascii="Arial" w:eastAsia="宋体" w:hAnsi="Arial" w:cs="Arial"/>
          <w:color w:val="34302D"/>
          <w:kern w:val="0"/>
          <w:sz w:val="41"/>
          <w:szCs w:val="41"/>
        </w:rPr>
        <w:t>1.15. Additional Capabilities of the </w:t>
      </w:r>
      <w:r w:rsidRPr="00BA0D5D">
        <w:rPr>
          <w:rFonts w:ascii="Consolas" w:eastAsia="宋体" w:hAnsi="Consolas" w:cs="宋体"/>
          <w:color w:val="34302D"/>
          <w:kern w:val="0"/>
          <w:sz w:val="39"/>
          <w:szCs w:val="39"/>
          <w:shd w:val="clear" w:color="auto" w:fill="F7F7F8"/>
        </w:rPr>
        <w:t>ApplicationContext</w:t>
      </w:r>
      <w:bookmarkEnd w:id="2343"/>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discussed in the </w:t>
      </w:r>
      <w:hyperlink r:id="rId428" w:anchor="beans" w:history="1">
        <w:r w:rsidRPr="00BA0D5D">
          <w:rPr>
            <w:rFonts w:ascii="inherit" w:eastAsia="宋体" w:hAnsi="inherit" w:cs="Arial"/>
            <w:color w:val="548E2E"/>
            <w:kern w:val="0"/>
            <w:sz w:val="24"/>
            <w:szCs w:val="24"/>
            <w:u w:val="single"/>
          </w:rPr>
          <w:t>chapter introduction</w:t>
        </w:r>
      </w:hyperlink>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org.springframework.beans.factory</w:t>
      </w:r>
      <w:r w:rsidRPr="00BA0D5D">
        <w:rPr>
          <w:rFonts w:ascii="inherit" w:eastAsia="宋体" w:hAnsi="inherit" w:cs="Arial"/>
          <w:color w:val="34302D"/>
          <w:kern w:val="0"/>
          <w:sz w:val="24"/>
          <w:szCs w:val="24"/>
        </w:rPr>
        <w:t xml:space="preserve"> package provides basic functionality for managing and manipulating beans, including in a programmatic way. </w:t>
      </w: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org.springframework.context</w:t>
      </w:r>
      <w:r w:rsidRPr="00BA0D5D">
        <w:rPr>
          <w:rFonts w:ascii="inherit" w:eastAsia="宋体" w:hAnsi="inherit" w:cs="Arial"/>
          <w:color w:val="34302D"/>
          <w:kern w:val="0"/>
          <w:sz w:val="24"/>
          <w:szCs w:val="24"/>
        </w:rPr>
        <w:t> package adds the</w:t>
      </w:r>
      <w:hyperlink r:id="rId429" w:history="1">
        <w:r w:rsidRPr="00BA0D5D">
          <w:rPr>
            <w:rFonts w:ascii="Consolas" w:eastAsia="宋体" w:hAnsi="Consolas" w:cs="宋体"/>
            <w:color w:val="548E2E"/>
            <w:kern w:val="0"/>
            <w:sz w:val="23"/>
            <w:szCs w:val="23"/>
            <w:u w:val="single"/>
            <w:shd w:val="clear" w:color="auto" w:fill="F7F7F8"/>
          </w:rPr>
          <w:t>ApplicationContext</w:t>
        </w:r>
      </w:hyperlink>
      <w:r w:rsidRPr="00BA0D5D">
        <w:rPr>
          <w:rFonts w:ascii="inherit" w:eastAsia="宋体" w:hAnsi="inherit" w:cs="Arial"/>
          <w:color w:val="34302D"/>
          <w:kern w:val="0"/>
          <w:sz w:val="24"/>
          <w:szCs w:val="24"/>
        </w:rPr>
        <w:t> interface, which extends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interface, in addition to extending other interfaces to provide additional functionality in a more application framework-oriented style. Many people use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 a completely declarative fashion, not even creating it programmatically, but instead relying on support classes such as </w:t>
      </w:r>
      <w:r w:rsidRPr="00BA0D5D">
        <w:rPr>
          <w:rFonts w:ascii="Consolas" w:eastAsia="宋体" w:hAnsi="Consolas" w:cs="宋体"/>
          <w:color w:val="34302D"/>
          <w:kern w:val="0"/>
          <w:sz w:val="23"/>
          <w:szCs w:val="23"/>
          <w:shd w:val="clear" w:color="auto" w:fill="F7F7F8"/>
        </w:rPr>
        <w:t>ContextLoader</w:t>
      </w:r>
      <w:r w:rsidRPr="00BA0D5D">
        <w:rPr>
          <w:rFonts w:ascii="inherit" w:eastAsia="宋体" w:hAnsi="inherit" w:cs="Arial"/>
          <w:color w:val="34302D"/>
          <w:kern w:val="0"/>
          <w:sz w:val="24"/>
          <w:szCs w:val="24"/>
        </w:rPr>
        <w:t> to automatically instantiate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as part of the normal startup process of a Java EE web application.</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正如</w:t>
      </w:r>
      <w:hyperlink r:id="rId430" w:anchor="beans" w:history="1">
        <w:r>
          <w:rPr>
            <w:rStyle w:val="a4"/>
            <w:rFonts w:ascii="Arial" w:hAnsi="Arial" w:cs="Arial"/>
            <w:color w:val="548E2E"/>
            <w:shd w:val="clear" w:color="auto" w:fill="FFFFFF"/>
          </w:rPr>
          <w:t>章节介绍中</w:t>
        </w:r>
      </w:hyperlink>
      <w:r>
        <w:rPr>
          <w:rFonts w:ascii="Arial" w:hAnsi="Arial" w:cs="Arial"/>
          <w:color w:val="34302D"/>
          <w:shd w:val="clear" w:color="auto" w:fill="FFFFFF"/>
        </w:rPr>
        <w:t>所讨论的，该</w:t>
      </w:r>
      <w:r>
        <w:rPr>
          <w:rStyle w:val="HTML"/>
          <w:rFonts w:ascii="Consolas" w:hAnsi="Consolas"/>
          <w:sz w:val="23"/>
          <w:szCs w:val="23"/>
          <w:shd w:val="clear" w:color="auto" w:fill="F7F7F8"/>
        </w:rPr>
        <w:t>org.springframework.beans.factory</w:t>
      </w:r>
      <w:r>
        <w:rPr>
          <w:rFonts w:ascii="Arial" w:hAnsi="Arial" w:cs="Arial"/>
          <w:color w:val="34302D"/>
          <w:shd w:val="clear" w:color="auto" w:fill="FFFFFF"/>
        </w:rPr>
        <w:t> </w:t>
      </w:r>
      <w:r>
        <w:rPr>
          <w:rFonts w:ascii="Arial" w:hAnsi="Arial" w:cs="Arial"/>
          <w:color w:val="34302D"/>
          <w:shd w:val="clear" w:color="auto" w:fill="FFFFFF"/>
        </w:rPr>
        <w:t>包提供了管理和操作</w:t>
      </w:r>
      <w:r>
        <w:rPr>
          <w:rFonts w:ascii="Arial" w:hAnsi="Arial" w:cs="Arial"/>
          <w:color w:val="34302D"/>
          <w:shd w:val="clear" w:color="auto" w:fill="FFFFFF"/>
        </w:rPr>
        <w:t>bean</w:t>
      </w:r>
      <w:r>
        <w:rPr>
          <w:rFonts w:ascii="Arial" w:hAnsi="Arial" w:cs="Arial"/>
          <w:color w:val="34302D"/>
          <w:shd w:val="clear" w:color="auto" w:fill="FFFFFF"/>
        </w:rPr>
        <w:t>的基本功能，包括以编程方式。除了扩展其他接口以提供更多面向应用程序框架的样式的附加功能外</w:t>
      </w:r>
      <w:r>
        <w:rPr>
          <w:rFonts w:ascii="Arial" w:hAnsi="Arial" w:cs="Arial"/>
          <w:color w:val="34302D"/>
          <w:shd w:val="clear" w:color="auto" w:fill="FFFFFF"/>
        </w:rPr>
        <w:t> </w:t>
      </w:r>
      <w:r>
        <w:rPr>
          <w:rFonts w:ascii="Arial" w:hAnsi="Arial" w:cs="Arial"/>
          <w:color w:val="34302D"/>
          <w:shd w:val="clear" w:color="auto" w:fill="FFFFFF"/>
        </w:rPr>
        <w:t>，该</w:t>
      </w:r>
      <w:r>
        <w:rPr>
          <w:rStyle w:val="HTML"/>
          <w:rFonts w:ascii="Consolas" w:hAnsi="Consolas"/>
          <w:sz w:val="23"/>
          <w:szCs w:val="23"/>
          <w:shd w:val="clear" w:color="auto" w:fill="F7F7F8"/>
        </w:rPr>
        <w:t>org.springframework.context</w:t>
      </w:r>
      <w:r>
        <w:rPr>
          <w:rFonts w:ascii="Arial" w:hAnsi="Arial" w:cs="Arial"/>
          <w:color w:val="34302D"/>
          <w:shd w:val="clear" w:color="auto" w:fill="FFFFFF"/>
        </w:rPr>
        <w:t>软件包还添加了</w:t>
      </w:r>
      <w:r>
        <w:rPr>
          <w:rFonts w:ascii="Arial" w:hAnsi="Arial" w:cs="Arial"/>
          <w:color w:val="34302D"/>
          <w:shd w:val="clear" w:color="auto" w:fill="FFFFFF"/>
        </w:rPr>
        <w:t> </w:t>
      </w:r>
      <w:hyperlink r:id="rId431" w:history="1">
        <w:r>
          <w:rPr>
            <w:rStyle w:val="HTML"/>
            <w:rFonts w:ascii="Consolas" w:hAnsi="Consolas"/>
            <w:color w:val="548E2E"/>
            <w:sz w:val="23"/>
            <w:szCs w:val="23"/>
            <w:u w:val="single"/>
            <w:shd w:val="clear" w:color="auto" w:fill="F7F7F8"/>
          </w:rPr>
          <w:t>ApplicationContext</w:t>
        </w:r>
      </w:hyperlink>
      <w:r>
        <w:rPr>
          <w:rFonts w:ascii="Arial" w:hAnsi="Arial" w:cs="Arial"/>
          <w:color w:val="34302D"/>
          <w:shd w:val="clear" w:color="auto" w:fill="FFFFFF"/>
        </w:rPr>
        <w:t>扩展</w:t>
      </w:r>
      <w:r>
        <w:rPr>
          <w:rStyle w:val="HTML"/>
          <w:rFonts w:ascii="Consolas" w:hAnsi="Consolas"/>
          <w:sz w:val="23"/>
          <w:szCs w:val="23"/>
          <w:shd w:val="clear" w:color="auto" w:fill="F7F7F8"/>
        </w:rPr>
        <w:t>BeanFactory</w:t>
      </w:r>
      <w:r>
        <w:rPr>
          <w:rFonts w:ascii="Arial" w:hAnsi="Arial" w:cs="Arial"/>
          <w:color w:val="34302D"/>
          <w:shd w:val="clear" w:color="auto" w:fill="FFFFFF"/>
        </w:rPr>
        <w:t>接口的接口。许多人</w:t>
      </w:r>
      <w:r>
        <w:rPr>
          <w:rStyle w:val="HTML"/>
          <w:rFonts w:ascii="Consolas" w:hAnsi="Consolas"/>
          <w:sz w:val="23"/>
          <w:szCs w:val="23"/>
          <w:shd w:val="clear" w:color="auto" w:fill="F7F7F8"/>
        </w:rPr>
        <w:t>ApplicationContext</w:t>
      </w:r>
      <w:r>
        <w:rPr>
          <w:rFonts w:ascii="Arial" w:hAnsi="Arial" w:cs="Arial"/>
          <w:color w:val="34302D"/>
          <w:shd w:val="clear" w:color="auto" w:fill="FFFFFF"/>
        </w:rPr>
        <w:t>以完全声明的方式使用它，甚至不以编程方式创建它，而是依赖于支持类，例如</w:t>
      </w:r>
      <w:r>
        <w:rPr>
          <w:rStyle w:val="HTML"/>
          <w:rFonts w:ascii="Consolas" w:hAnsi="Consolas"/>
          <w:sz w:val="23"/>
          <w:szCs w:val="23"/>
          <w:shd w:val="clear" w:color="auto" w:fill="F7F7F8"/>
        </w:rPr>
        <w:t>ContextLoader</w:t>
      </w:r>
      <w:r>
        <w:rPr>
          <w:rFonts w:ascii="Arial" w:hAnsi="Arial" w:cs="Arial"/>
          <w:color w:val="34302D"/>
          <w:shd w:val="clear" w:color="auto" w:fill="FFFFFF"/>
        </w:rPr>
        <w:t>自动实例化</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作为</w:t>
      </w:r>
      <w:r>
        <w:rPr>
          <w:rFonts w:ascii="Arial" w:hAnsi="Arial" w:cs="Arial"/>
          <w:color w:val="34302D"/>
          <w:shd w:val="clear" w:color="auto" w:fill="FFFFFF"/>
        </w:rPr>
        <w:t>Java EE Web</w:t>
      </w:r>
      <w:r>
        <w:rPr>
          <w:rFonts w:ascii="Arial" w:hAnsi="Arial" w:cs="Arial"/>
          <w:color w:val="34302D"/>
          <w:shd w:val="clear" w:color="auto" w:fill="FFFFFF"/>
        </w:rPr>
        <w:t>应用程序的正常启动过程的一部分。</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enhance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functionality in a more framework-oriented style, the context package also provides the following functionality:</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为了</w:t>
      </w:r>
      <w:r>
        <w:rPr>
          <w:rStyle w:val="HTML"/>
          <w:rFonts w:ascii="Consolas" w:hAnsi="Consolas"/>
          <w:sz w:val="23"/>
          <w:szCs w:val="23"/>
          <w:shd w:val="clear" w:color="auto" w:fill="F7F7F8"/>
        </w:rPr>
        <w:t>BeanFactory</w:t>
      </w:r>
      <w:r>
        <w:rPr>
          <w:rFonts w:ascii="Arial" w:hAnsi="Arial" w:cs="Arial"/>
          <w:color w:val="34302D"/>
          <w:shd w:val="clear" w:color="auto" w:fill="FFFFFF"/>
        </w:rPr>
        <w:t>以更加面向框架的样式增强功能，上下文包还提供以下功能：</w:t>
      </w:r>
    </w:p>
    <w:p w:rsidR="00BA0D5D" w:rsidRPr="00BA0D5D" w:rsidRDefault="00BA0D5D" w:rsidP="00BA0D5D">
      <w:pPr>
        <w:widowControl/>
        <w:numPr>
          <w:ilvl w:val="0"/>
          <w:numId w:val="2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Access to messages in i18n-style, through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interface.</w:t>
      </w:r>
    </w:p>
    <w:p w:rsidR="00BA0D5D" w:rsidRPr="00BA0D5D" w:rsidRDefault="00BA0D5D" w:rsidP="00BA0D5D">
      <w:pPr>
        <w:widowControl/>
        <w:numPr>
          <w:ilvl w:val="0"/>
          <w:numId w:val="2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Access to resources, such as URLs and files, through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w:t>
      </w:r>
    </w:p>
    <w:p w:rsidR="00BA0D5D" w:rsidRPr="00BA0D5D" w:rsidRDefault="00BA0D5D" w:rsidP="00BA0D5D">
      <w:pPr>
        <w:widowControl/>
        <w:numPr>
          <w:ilvl w:val="0"/>
          <w:numId w:val="2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Event publication, namely to beans that implement the </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 interface, through the use of the </w:t>
      </w:r>
      <w:r w:rsidRPr="00BA0D5D">
        <w:rPr>
          <w:rFonts w:ascii="Consolas" w:eastAsia="宋体" w:hAnsi="Consolas" w:cs="宋体"/>
          <w:color w:val="34302D"/>
          <w:kern w:val="0"/>
          <w:sz w:val="23"/>
          <w:szCs w:val="23"/>
          <w:shd w:val="clear" w:color="auto" w:fill="F7F7F8"/>
        </w:rPr>
        <w:t>ApplicationEventPublisher</w:t>
      </w:r>
      <w:r w:rsidRPr="00BA0D5D">
        <w:rPr>
          <w:rFonts w:ascii="inherit" w:eastAsia="宋体" w:hAnsi="inherit" w:cs="Arial"/>
          <w:color w:val="34302D"/>
          <w:kern w:val="0"/>
          <w:sz w:val="24"/>
          <w:szCs w:val="24"/>
        </w:rPr>
        <w:t> interface.</w:t>
      </w:r>
    </w:p>
    <w:p w:rsidR="00BA0D5D" w:rsidRDefault="00BA0D5D" w:rsidP="00BA0D5D">
      <w:pPr>
        <w:widowControl/>
        <w:numPr>
          <w:ilvl w:val="0"/>
          <w:numId w:val="2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Loading of multiple (hierarchical) contexts, letting each be focused on one particular layer, such as the web layer of an application, through the </w:t>
      </w:r>
      <w:r w:rsidRPr="00BA0D5D">
        <w:rPr>
          <w:rFonts w:ascii="Consolas" w:eastAsia="宋体" w:hAnsi="Consolas" w:cs="宋体"/>
          <w:color w:val="34302D"/>
          <w:kern w:val="0"/>
          <w:sz w:val="23"/>
          <w:szCs w:val="23"/>
          <w:shd w:val="clear" w:color="auto" w:fill="F7F7F8"/>
        </w:rPr>
        <w:t>HierarchicalBeanFactory</w:t>
      </w:r>
      <w:r w:rsidRPr="00BA0D5D">
        <w:rPr>
          <w:rFonts w:ascii="inherit" w:eastAsia="宋体" w:hAnsi="inherit" w:cs="Arial"/>
          <w:color w:val="34302D"/>
          <w:kern w:val="0"/>
          <w:sz w:val="24"/>
          <w:szCs w:val="24"/>
        </w:rPr>
        <w:t> interface.</w:t>
      </w:r>
    </w:p>
    <w:p w:rsidR="00FE2EAE" w:rsidRPr="00FE2EAE" w:rsidRDefault="00FE2EAE" w:rsidP="00FE2EAE">
      <w:pPr>
        <w:widowControl/>
        <w:numPr>
          <w:ilvl w:val="0"/>
          <w:numId w:val="21"/>
        </w:numPr>
        <w:shd w:val="clear" w:color="auto" w:fill="FFFFFF"/>
        <w:spacing w:after="150"/>
        <w:jc w:val="left"/>
        <w:rPr>
          <w:rFonts w:ascii="inherit" w:eastAsia="宋体" w:hAnsi="inherit" w:cs="Arial" w:hint="eastAsia"/>
          <w:color w:val="34302D"/>
          <w:kern w:val="0"/>
          <w:sz w:val="24"/>
          <w:szCs w:val="24"/>
        </w:rPr>
      </w:pPr>
      <w:r w:rsidRPr="00FE2EAE">
        <w:rPr>
          <w:rFonts w:ascii="inherit" w:eastAsia="宋体" w:hAnsi="inherit" w:cs="Arial"/>
          <w:color w:val="34302D"/>
          <w:kern w:val="0"/>
          <w:sz w:val="24"/>
          <w:szCs w:val="24"/>
        </w:rPr>
        <w:t>通过</w:t>
      </w:r>
      <w:r w:rsidRPr="00FE2EAE">
        <w:rPr>
          <w:rFonts w:ascii="Consolas" w:eastAsia="宋体" w:hAnsi="Consolas" w:cs="宋体"/>
          <w:color w:val="34302D"/>
          <w:kern w:val="0"/>
          <w:sz w:val="23"/>
          <w:szCs w:val="23"/>
          <w:shd w:val="clear" w:color="auto" w:fill="F7F7F8"/>
        </w:rPr>
        <w:t>MessageSource</w:t>
      </w:r>
      <w:r w:rsidRPr="00FE2EAE">
        <w:rPr>
          <w:rFonts w:ascii="inherit" w:eastAsia="宋体" w:hAnsi="inherit" w:cs="Arial"/>
          <w:color w:val="34302D"/>
          <w:kern w:val="0"/>
          <w:sz w:val="24"/>
          <w:szCs w:val="24"/>
        </w:rPr>
        <w:t>界面访问</w:t>
      </w:r>
      <w:r w:rsidRPr="00FE2EAE">
        <w:rPr>
          <w:rFonts w:ascii="inherit" w:eastAsia="宋体" w:hAnsi="inherit" w:cs="Arial"/>
          <w:color w:val="34302D"/>
          <w:kern w:val="0"/>
          <w:sz w:val="24"/>
          <w:szCs w:val="24"/>
        </w:rPr>
        <w:t>i18n</w:t>
      </w:r>
      <w:r w:rsidRPr="00FE2EAE">
        <w:rPr>
          <w:rFonts w:ascii="inherit" w:eastAsia="宋体" w:hAnsi="inherit" w:cs="Arial"/>
          <w:color w:val="34302D"/>
          <w:kern w:val="0"/>
          <w:sz w:val="24"/>
          <w:szCs w:val="24"/>
        </w:rPr>
        <w:t>风格的消息。</w:t>
      </w:r>
    </w:p>
    <w:p w:rsidR="00FE2EAE" w:rsidRPr="00FE2EAE" w:rsidRDefault="00FE2EAE" w:rsidP="00FE2EAE">
      <w:pPr>
        <w:widowControl/>
        <w:numPr>
          <w:ilvl w:val="0"/>
          <w:numId w:val="21"/>
        </w:numPr>
        <w:shd w:val="clear" w:color="auto" w:fill="FFFFFF"/>
        <w:spacing w:after="150"/>
        <w:jc w:val="left"/>
        <w:rPr>
          <w:rFonts w:ascii="inherit" w:eastAsia="宋体" w:hAnsi="inherit" w:cs="Arial" w:hint="eastAsia"/>
          <w:color w:val="34302D"/>
          <w:kern w:val="0"/>
          <w:sz w:val="24"/>
          <w:szCs w:val="24"/>
        </w:rPr>
      </w:pPr>
      <w:r w:rsidRPr="00FE2EAE">
        <w:rPr>
          <w:rFonts w:ascii="inherit" w:eastAsia="宋体" w:hAnsi="inherit" w:cs="Arial"/>
          <w:color w:val="34302D"/>
          <w:kern w:val="0"/>
          <w:sz w:val="24"/>
          <w:szCs w:val="24"/>
        </w:rPr>
        <w:t>通过</w:t>
      </w:r>
      <w:r w:rsidRPr="00FE2EAE">
        <w:rPr>
          <w:rFonts w:ascii="Consolas" w:eastAsia="宋体" w:hAnsi="Consolas" w:cs="宋体"/>
          <w:color w:val="34302D"/>
          <w:kern w:val="0"/>
          <w:sz w:val="23"/>
          <w:szCs w:val="23"/>
          <w:shd w:val="clear" w:color="auto" w:fill="F7F7F8"/>
        </w:rPr>
        <w:t>ResourceLoader</w:t>
      </w:r>
      <w:r w:rsidRPr="00FE2EAE">
        <w:rPr>
          <w:rFonts w:ascii="inherit" w:eastAsia="宋体" w:hAnsi="inherit" w:cs="Arial"/>
          <w:color w:val="34302D"/>
          <w:kern w:val="0"/>
          <w:sz w:val="24"/>
          <w:szCs w:val="24"/>
        </w:rPr>
        <w:t>界面访问</w:t>
      </w:r>
      <w:r w:rsidRPr="00FE2EAE">
        <w:rPr>
          <w:rFonts w:ascii="inherit" w:eastAsia="宋体" w:hAnsi="inherit" w:cs="Arial"/>
          <w:color w:val="34302D"/>
          <w:kern w:val="0"/>
          <w:sz w:val="24"/>
          <w:szCs w:val="24"/>
        </w:rPr>
        <w:t>URL</w:t>
      </w:r>
      <w:r w:rsidRPr="00FE2EAE">
        <w:rPr>
          <w:rFonts w:ascii="inherit" w:eastAsia="宋体" w:hAnsi="inherit" w:cs="Arial"/>
          <w:color w:val="34302D"/>
          <w:kern w:val="0"/>
          <w:sz w:val="24"/>
          <w:szCs w:val="24"/>
        </w:rPr>
        <w:t>和文件等资源。</w:t>
      </w:r>
    </w:p>
    <w:p w:rsidR="00FE2EAE" w:rsidRPr="00FE2EAE" w:rsidRDefault="00FE2EAE" w:rsidP="00FE2EAE">
      <w:pPr>
        <w:widowControl/>
        <w:numPr>
          <w:ilvl w:val="0"/>
          <w:numId w:val="21"/>
        </w:numPr>
        <w:shd w:val="clear" w:color="auto" w:fill="FFFFFF"/>
        <w:spacing w:after="150"/>
        <w:jc w:val="left"/>
        <w:rPr>
          <w:rFonts w:ascii="inherit" w:eastAsia="宋体" w:hAnsi="inherit" w:cs="Arial" w:hint="eastAsia"/>
          <w:color w:val="34302D"/>
          <w:kern w:val="0"/>
          <w:sz w:val="24"/>
          <w:szCs w:val="24"/>
        </w:rPr>
      </w:pPr>
      <w:r w:rsidRPr="00FE2EAE">
        <w:rPr>
          <w:rFonts w:ascii="inherit" w:eastAsia="宋体" w:hAnsi="inherit" w:cs="Arial"/>
          <w:color w:val="34302D"/>
          <w:kern w:val="0"/>
          <w:sz w:val="24"/>
          <w:szCs w:val="24"/>
        </w:rPr>
        <w:t>事件发布，即</w:t>
      </w:r>
      <w:r w:rsidRPr="00FE2EAE">
        <w:rPr>
          <w:rFonts w:ascii="Consolas" w:eastAsia="宋体" w:hAnsi="Consolas" w:cs="宋体"/>
          <w:color w:val="34302D"/>
          <w:kern w:val="0"/>
          <w:sz w:val="23"/>
          <w:szCs w:val="23"/>
          <w:shd w:val="clear" w:color="auto" w:fill="F7F7F8"/>
        </w:rPr>
        <w:t>ApplicationListener</w:t>
      </w:r>
      <w:r w:rsidRPr="00FE2EAE">
        <w:rPr>
          <w:rFonts w:ascii="inherit" w:eastAsia="宋体" w:hAnsi="inherit" w:cs="Arial"/>
          <w:color w:val="34302D"/>
          <w:kern w:val="0"/>
          <w:sz w:val="24"/>
          <w:szCs w:val="24"/>
        </w:rPr>
        <w:t>通过使用接口实现接口的</w:t>
      </w:r>
      <w:r w:rsidRPr="00FE2EAE">
        <w:rPr>
          <w:rFonts w:ascii="inherit" w:eastAsia="宋体" w:hAnsi="inherit" w:cs="Arial"/>
          <w:color w:val="34302D"/>
          <w:kern w:val="0"/>
          <w:sz w:val="24"/>
          <w:szCs w:val="24"/>
        </w:rPr>
        <w:t>bean </w:t>
      </w:r>
      <w:r w:rsidRPr="00FE2EAE">
        <w:rPr>
          <w:rFonts w:ascii="Consolas" w:eastAsia="宋体" w:hAnsi="Consolas" w:cs="宋体"/>
          <w:color w:val="34302D"/>
          <w:kern w:val="0"/>
          <w:sz w:val="23"/>
          <w:szCs w:val="23"/>
          <w:shd w:val="clear" w:color="auto" w:fill="F7F7F8"/>
        </w:rPr>
        <w:t>ApplicationEventPublisher</w:t>
      </w:r>
      <w:r w:rsidRPr="00FE2EAE">
        <w:rPr>
          <w:rFonts w:ascii="inherit" w:eastAsia="宋体" w:hAnsi="inherit" w:cs="Arial"/>
          <w:color w:val="34302D"/>
          <w:kern w:val="0"/>
          <w:sz w:val="24"/>
          <w:szCs w:val="24"/>
        </w:rPr>
        <w:t>。</w:t>
      </w:r>
    </w:p>
    <w:p w:rsidR="00FE2EAE" w:rsidRPr="00FE2EAE" w:rsidRDefault="00FE2EAE" w:rsidP="00FE2EAE">
      <w:pPr>
        <w:widowControl/>
        <w:numPr>
          <w:ilvl w:val="0"/>
          <w:numId w:val="21"/>
        </w:numPr>
        <w:shd w:val="clear" w:color="auto" w:fill="FFFFFF"/>
        <w:spacing w:after="150"/>
        <w:jc w:val="left"/>
        <w:rPr>
          <w:rFonts w:ascii="inherit" w:eastAsia="宋体" w:hAnsi="inherit" w:cs="Arial" w:hint="eastAsia"/>
          <w:color w:val="34302D"/>
          <w:kern w:val="0"/>
          <w:sz w:val="24"/>
          <w:szCs w:val="24"/>
        </w:rPr>
      </w:pPr>
      <w:r w:rsidRPr="00FE2EAE">
        <w:rPr>
          <w:rFonts w:ascii="inherit" w:eastAsia="宋体" w:hAnsi="inherit" w:cs="Arial"/>
          <w:color w:val="34302D"/>
          <w:kern w:val="0"/>
          <w:sz w:val="24"/>
          <w:szCs w:val="24"/>
        </w:rPr>
        <w:t>加载多个（分层）上下文，让每个上下文通过</w:t>
      </w:r>
      <w:r w:rsidRPr="00FE2EAE">
        <w:rPr>
          <w:rFonts w:ascii="Consolas" w:eastAsia="宋体" w:hAnsi="Consolas" w:cs="宋体"/>
          <w:color w:val="34302D"/>
          <w:kern w:val="0"/>
          <w:sz w:val="23"/>
          <w:szCs w:val="23"/>
          <w:shd w:val="clear" w:color="auto" w:fill="F7F7F8"/>
        </w:rPr>
        <w:t>HierarchicalBeanFactory</w:t>
      </w:r>
      <w:r w:rsidRPr="00FE2EAE">
        <w:rPr>
          <w:rFonts w:ascii="inherit" w:eastAsia="宋体" w:hAnsi="inherit" w:cs="Arial"/>
          <w:color w:val="34302D"/>
          <w:kern w:val="0"/>
          <w:sz w:val="24"/>
          <w:szCs w:val="24"/>
        </w:rPr>
        <w:t>界面聚焦在一个特定层上，例如应用程序的</w:t>
      </w:r>
      <w:r w:rsidRPr="00FE2EAE">
        <w:rPr>
          <w:rFonts w:ascii="inherit" w:eastAsia="宋体" w:hAnsi="inherit" w:cs="Arial"/>
          <w:color w:val="34302D"/>
          <w:kern w:val="0"/>
          <w:sz w:val="24"/>
          <w:szCs w:val="24"/>
        </w:rPr>
        <w:t>Web</w:t>
      </w:r>
      <w:r w:rsidRPr="00FE2EAE">
        <w:rPr>
          <w:rFonts w:ascii="inherit" w:eastAsia="宋体" w:hAnsi="inherit" w:cs="Arial"/>
          <w:color w:val="34302D"/>
          <w:kern w:val="0"/>
          <w:sz w:val="24"/>
          <w:szCs w:val="24"/>
        </w:rPr>
        <w:t>层</w:t>
      </w:r>
      <w:r w:rsidRPr="00FE2EAE">
        <w:rPr>
          <w:rFonts w:ascii="inherit" w:eastAsia="宋体" w:hAnsi="inherit" w:cs="Arial"/>
          <w:color w:val="34302D"/>
          <w:kern w:val="0"/>
          <w:sz w:val="24"/>
          <w:szCs w:val="24"/>
        </w:rPr>
        <w:t> </w:t>
      </w:r>
      <w:r w:rsidRPr="00FE2EAE">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1.15.1. Internationalization using </w:t>
      </w:r>
      <w:r w:rsidRPr="00BA0D5D">
        <w:rPr>
          <w:rFonts w:ascii="Consolas" w:eastAsia="宋体" w:hAnsi="Consolas" w:cs="宋体"/>
          <w:color w:val="34302D"/>
          <w:kern w:val="0"/>
          <w:sz w:val="33"/>
          <w:szCs w:val="33"/>
          <w:shd w:val="clear" w:color="auto" w:fill="F7F7F8"/>
        </w:rPr>
        <w:t>MessageSource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 extends an interface called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and, therefore, provides internationalization (“i18n”) functionality. Spring also provides the </w:t>
      </w:r>
      <w:r w:rsidRPr="00BA0D5D">
        <w:rPr>
          <w:rFonts w:ascii="Consolas" w:eastAsia="宋体" w:hAnsi="Consolas" w:cs="宋体"/>
          <w:color w:val="34302D"/>
          <w:kern w:val="0"/>
          <w:sz w:val="23"/>
          <w:szCs w:val="23"/>
          <w:shd w:val="clear" w:color="auto" w:fill="F7F7F8"/>
        </w:rPr>
        <w:t>HierarchicalMessageSource</w:t>
      </w:r>
      <w:r w:rsidRPr="00BA0D5D">
        <w:rPr>
          <w:rFonts w:ascii="inherit" w:eastAsia="宋体" w:hAnsi="inherit" w:cs="Arial"/>
          <w:color w:val="34302D"/>
          <w:kern w:val="0"/>
          <w:sz w:val="24"/>
          <w:szCs w:val="24"/>
        </w:rPr>
        <w:t> interface, which can resolve messages hierarchically. Together, these interfaces provide the foundation upon which Spring effects message resolution. The methods defined on these interfaces include:</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ApplicationContext</w:t>
      </w:r>
      <w:r>
        <w:rPr>
          <w:rFonts w:ascii="Arial" w:hAnsi="Arial" w:cs="Arial"/>
          <w:color w:val="34302D"/>
          <w:shd w:val="clear" w:color="auto" w:fill="FFFFFF"/>
        </w:rPr>
        <w:t>接口扩展了一个名为的接口</w:t>
      </w:r>
      <w:r>
        <w:rPr>
          <w:rStyle w:val="HTML"/>
          <w:rFonts w:ascii="Consolas" w:hAnsi="Consolas"/>
          <w:sz w:val="23"/>
          <w:szCs w:val="23"/>
          <w:shd w:val="clear" w:color="auto" w:fill="F7F7F8"/>
        </w:rPr>
        <w:t>MessageSource</w:t>
      </w:r>
      <w:r>
        <w:rPr>
          <w:rFonts w:ascii="Arial" w:hAnsi="Arial" w:cs="Arial"/>
          <w:color w:val="34302D"/>
          <w:shd w:val="clear" w:color="auto" w:fill="FFFFFF"/>
        </w:rPr>
        <w:t>，因此提供了国际化（</w:t>
      </w:r>
      <w:r>
        <w:rPr>
          <w:rFonts w:ascii="Arial" w:hAnsi="Arial" w:cs="Arial"/>
          <w:color w:val="34302D"/>
          <w:shd w:val="clear" w:color="auto" w:fill="FFFFFF"/>
        </w:rPr>
        <w:t>“i18n”</w:t>
      </w:r>
      <w:r>
        <w:rPr>
          <w:rFonts w:ascii="Arial" w:hAnsi="Arial" w:cs="Arial"/>
          <w:color w:val="34302D"/>
          <w:shd w:val="clear" w:color="auto" w:fill="FFFFFF"/>
        </w:rPr>
        <w:t>）功能。</w:t>
      </w:r>
      <w:r>
        <w:rPr>
          <w:rFonts w:ascii="Arial" w:hAnsi="Arial" w:cs="Arial"/>
          <w:color w:val="34302D"/>
          <w:shd w:val="clear" w:color="auto" w:fill="FFFFFF"/>
        </w:rPr>
        <w:t>Spring</w:t>
      </w:r>
      <w:r>
        <w:rPr>
          <w:rFonts w:ascii="Arial" w:hAnsi="Arial" w:cs="Arial"/>
          <w:color w:val="34302D"/>
          <w:shd w:val="clear" w:color="auto" w:fill="FFFFFF"/>
        </w:rPr>
        <w:t>还提供了</w:t>
      </w:r>
      <w:r>
        <w:rPr>
          <w:rStyle w:val="HTML"/>
          <w:rFonts w:ascii="Consolas" w:hAnsi="Consolas"/>
          <w:sz w:val="23"/>
          <w:szCs w:val="23"/>
          <w:shd w:val="clear" w:color="auto" w:fill="F7F7F8"/>
        </w:rPr>
        <w:t>HierarchicalMessageSource</w:t>
      </w:r>
      <w:r>
        <w:rPr>
          <w:rFonts w:ascii="Arial" w:hAnsi="Arial" w:cs="Arial"/>
          <w:color w:val="34302D"/>
          <w:shd w:val="clear" w:color="auto" w:fill="FFFFFF"/>
        </w:rPr>
        <w:t>接口，可以分层次地解析消息。这些接口共同提供了</w:t>
      </w:r>
      <w:r>
        <w:rPr>
          <w:rFonts w:ascii="Arial" w:hAnsi="Arial" w:cs="Arial"/>
          <w:color w:val="34302D"/>
          <w:shd w:val="clear" w:color="auto" w:fill="FFFFFF"/>
        </w:rPr>
        <w:t>Spring</w:t>
      </w:r>
      <w:r>
        <w:rPr>
          <w:rFonts w:ascii="Arial" w:hAnsi="Arial" w:cs="Arial"/>
          <w:color w:val="34302D"/>
          <w:shd w:val="clear" w:color="auto" w:fill="FFFFFF"/>
        </w:rPr>
        <w:t>影响消息解析的基础。这些接口上定义的方法包括：</w:t>
      </w:r>
    </w:p>
    <w:p w:rsidR="00BA0D5D" w:rsidRDefault="00BA0D5D"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String getMessage(String code, Object[] args, String default, Locale loc)</w:t>
      </w:r>
      <w:r w:rsidRPr="00BA0D5D">
        <w:rPr>
          <w:rFonts w:ascii="inherit" w:eastAsia="宋体" w:hAnsi="inherit" w:cs="Arial"/>
          <w:color w:val="34302D"/>
          <w:kern w:val="0"/>
          <w:sz w:val="24"/>
          <w:szCs w:val="24"/>
        </w:rPr>
        <w:t>: The basic method used to retrieve a message from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xml:space="preserve">. When no message is found for the </w:t>
      </w:r>
      <w:r w:rsidRPr="00BA0D5D">
        <w:rPr>
          <w:rFonts w:ascii="inherit" w:eastAsia="宋体" w:hAnsi="inherit" w:cs="Arial"/>
          <w:color w:val="34302D"/>
          <w:kern w:val="0"/>
          <w:sz w:val="24"/>
          <w:szCs w:val="24"/>
        </w:rPr>
        <w:lastRenderedPageBreak/>
        <w:t>specified locale, the default message is used. Any arguments passed in become replacement values, using the </w:t>
      </w:r>
      <w:r w:rsidRPr="00BA0D5D">
        <w:rPr>
          <w:rFonts w:ascii="Consolas" w:eastAsia="宋体" w:hAnsi="Consolas" w:cs="宋体"/>
          <w:color w:val="34302D"/>
          <w:kern w:val="0"/>
          <w:sz w:val="23"/>
          <w:szCs w:val="23"/>
          <w:shd w:val="clear" w:color="auto" w:fill="F7F7F8"/>
        </w:rPr>
        <w:t>MessageFormat</w:t>
      </w:r>
      <w:r w:rsidRPr="00BA0D5D">
        <w:rPr>
          <w:rFonts w:ascii="inherit" w:eastAsia="宋体" w:hAnsi="inherit" w:cs="Arial"/>
          <w:color w:val="34302D"/>
          <w:kern w:val="0"/>
          <w:sz w:val="24"/>
          <w:szCs w:val="24"/>
        </w:rPr>
        <w:t> functionality provided by the standard library.</w:t>
      </w:r>
    </w:p>
    <w:p w:rsidR="00FE2EAE" w:rsidRPr="00BA0D5D" w:rsidRDefault="00FE2EAE"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String getMessage(String code, Object[] args, String default, Locale loc)</w:t>
      </w:r>
      <w:r>
        <w:rPr>
          <w:rFonts w:ascii="Arial" w:hAnsi="Arial" w:cs="Arial"/>
          <w:color w:val="34302D"/>
          <w:shd w:val="clear" w:color="auto" w:fill="FFFFFF"/>
        </w:rPr>
        <w:t>：用于从中检索消息的基本方法</w:t>
      </w:r>
      <w:r>
        <w:rPr>
          <w:rStyle w:val="HTML"/>
          <w:rFonts w:ascii="Consolas" w:hAnsi="Consolas"/>
          <w:sz w:val="23"/>
          <w:szCs w:val="23"/>
          <w:shd w:val="clear" w:color="auto" w:fill="F7F7F8"/>
        </w:rPr>
        <w:t>MessageSource</w:t>
      </w:r>
      <w:r>
        <w:rPr>
          <w:rFonts w:ascii="Arial" w:hAnsi="Arial" w:cs="Arial"/>
          <w:color w:val="34302D"/>
          <w:shd w:val="clear" w:color="auto" w:fill="FFFFFF"/>
        </w:rPr>
        <w:t>。如果未找到指定区域设置的消息，则使用默认消息。传入的任何参数都使用</w:t>
      </w:r>
      <w:r>
        <w:rPr>
          <w:rStyle w:val="HTML"/>
          <w:rFonts w:ascii="Consolas" w:hAnsi="Consolas"/>
          <w:sz w:val="23"/>
          <w:szCs w:val="23"/>
          <w:shd w:val="clear" w:color="auto" w:fill="F7F7F8"/>
        </w:rPr>
        <w:t>MessageFormat</w:t>
      </w:r>
      <w:r>
        <w:rPr>
          <w:rFonts w:ascii="Arial" w:hAnsi="Arial" w:cs="Arial"/>
          <w:color w:val="34302D"/>
          <w:shd w:val="clear" w:color="auto" w:fill="FFFFFF"/>
        </w:rPr>
        <w:t>标准库提供的功能成为替换值。</w:t>
      </w:r>
    </w:p>
    <w:p w:rsidR="00BA0D5D" w:rsidRDefault="00BA0D5D"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String getMessage(String code, Object[] args, Locale loc)</w:t>
      </w:r>
      <w:r w:rsidRPr="00BA0D5D">
        <w:rPr>
          <w:rFonts w:ascii="inherit" w:eastAsia="宋体" w:hAnsi="inherit" w:cs="Arial"/>
          <w:color w:val="34302D"/>
          <w:kern w:val="0"/>
          <w:sz w:val="24"/>
          <w:szCs w:val="24"/>
        </w:rPr>
        <w:t>: Essentially the same as the previous method but with one difference: No default message can be specified. If the message cannot be found, a </w:t>
      </w:r>
      <w:r w:rsidRPr="00BA0D5D">
        <w:rPr>
          <w:rFonts w:ascii="Consolas" w:eastAsia="宋体" w:hAnsi="Consolas" w:cs="宋体"/>
          <w:color w:val="34302D"/>
          <w:kern w:val="0"/>
          <w:sz w:val="23"/>
          <w:szCs w:val="23"/>
          <w:shd w:val="clear" w:color="auto" w:fill="F7F7F8"/>
        </w:rPr>
        <w:t>NoSuchMessageException</w:t>
      </w:r>
      <w:r w:rsidRPr="00BA0D5D">
        <w:rPr>
          <w:rFonts w:ascii="inherit" w:eastAsia="宋体" w:hAnsi="inherit" w:cs="Arial"/>
          <w:color w:val="34302D"/>
          <w:kern w:val="0"/>
          <w:sz w:val="24"/>
          <w:szCs w:val="24"/>
        </w:rPr>
        <w:t> is thrown.</w:t>
      </w:r>
    </w:p>
    <w:p w:rsidR="00FE2EAE" w:rsidRPr="00BA0D5D" w:rsidRDefault="00FE2EAE"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String getMessage(String code, Object[] args, Locale loc)</w:t>
      </w:r>
      <w:r>
        <w:rPr>
          <w:rFonts w:ascii="Arial" w:hAnsi="Arial" w:cs="Arial"/>
          <w:color w:val="34302D"/>
          <w:shd w:val="clear" w:color="auto" w:fill="FFFFFF"/>
        </w:rPr>
        <w:t>：基本上与前一个方法相同，但有一点不同：无法指定默认消息。如果找不到该消息，</w:t>
      </w:r>
      <w:r>
        <w:rPr>
          <w:rStyle w:val="HTML"/>
          <w:rFonts w:ascii="Consolas" w:hAnsi="Consolas"/>
          <w:sz w:val="23"/>
          <w:szCs w:val="23"/>
          <w:shd w:val="clear" w:color="auto" w:fill="F7F7F8"/>
        </w:rPr>
        <w:t>NoSuchMessageException</w:t>
      </w:r>
      <w:r>
        <w:rPr>
          <w:rFonts w:ascii="Arial" w:hAnsi="Arial" w:cs="Arial"/>
          <w:color w:val="34302D"/>
          <w:shd w:val="clear" w:color="auto" w:fill="FFFFFF"/>
        </w:rPr>
        <w:t>则抛出</w:t>
      </w:r>
      <w:r>
        <w:rPr>
          <w:rFonts w:ascii="Arial" w:hAnsi="Arial" w:cs="Arial"/>
          <w:color w:val="34302D"/>
          <w:shd w:val="clear" w:color="auto" w:fill="FFFFFF"/>
        </w:rPr>
        <w:t>a</w:t>
      </w:r>
      <w:r>
        <w:rPr>
          <w:rFonts w:ascii="Arial" w:hAnsi="Arial" w:cs="Arial"/>
          <w:color w:val="34302D"/>
          <w:shd w:val="clear" w:color="auto" w:fill="FFFFFF"/>
        </w:rPr>
        <w:t>。</w:t>
      </w:r>
    </w:p>
    <w:p w:rsidR="00BA0D5D" w:rsidRDefault="00BA0D5D"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String getMessage(MessageSourceResolvable resolvable, Locale locale)</w:t>
      </w:r>
      <w:r w:rsidRPr="00BA0D5D">
        <w:rPr>
          <w:rFonts w:ascii="inherit" w:eastAsia="宋体" w:hAnsi="inherit" w:cs="Arial"/>
          <w:color w:val="34302D"/>
          <w:kern w:val="0"/>
          <w:sz w:val="24"/>
          <w:szCs w:val="24"/>
        </w:rPr>
        <w:t>: All properties used in the preceding methods are also wrapped in a class named </w:t>
      </w:r>
      <w:r w:rsidRPr="00BA0D5D">
        <w:rPr>
          <w:rFonts w:ascii="Consolas" w:eastAsia="宋体" w:hAnsi="Consolas" w:cs="宋体"/>
          <w:color w:val="34302D"/>
          <w:kern w:val="0"/>
          <w:sz w:val="23"/>
          <w:szCs w:val="23"/>
          <w:shd w:val="clear" w:color="auto" w:fill="F7F7F8"/>
        </w:rPr>
        <w:t>MessageSourceResolvable</w:t>
      </w:r>
      <w:r w:rsidRPr="00BA0D5D">
        <w:rPr>
          <w:rFonts w:ascii="inherit" w:eastAsia="宋体" w:hAnsi="inherit" w:cs="Arial"/>
          <w:color w:val="34302D"/>
          <w:kern w:val="0"/>
          <w:sz w:val="24"/>
          <w:szCs w:val="24"/>
        </w:rPr>
        <w:t>, which you can use with this method.</w:t>
      </w:r>
    </w:p>
    <w:p w:rsidR="00FE2EAE" w:rsidRPr="00BA0D5D" w:rsidRDefault="00FE2EAE"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String getMessage(MessageSourceResolvable resolvable, Locale locale)</w:t>
      </w:r>
      <w:r>
        <w:rPr>
          <w:rFonts w:ascii="Arial" w:hAnsi="Arial" w:cs="Arial"/>
          <w:color w:val="34302D"/>
          <w:shd w:val="clear" w:color="auto" w:fill="FFFFFF"/>
        </w:rPr>
        <w:t>：前面方法中使用的所有属性也包装在一个名为的类中</w:t>
      </w:r>
      <w:r>
        <w:rPr>
          <w:rStyle w:val="HTML"/>
          <w:rFonts w:ascii="Consolas" w:hAnsi="Consolas"/>
          <w:sz w:val="23"/>
          <w:szCs w:val="23"/>
          <w:shd w:val="clear" w:color="auto" w:fill="F7F7F8"/>
        </w:rPr>
        <w:t>MessageSourceResolvable</w:t>
      </w:r>
      <w:r>
        <w:rPr>
          <w:rFonts w:ascii="Arial" w:hAnsi="Arial" w:cs="Arial"/>
          <w:color w:val="34302D"/>
          <w:shd w:val="clear" w:color="auto" w:fill="FFFFFF"/>
        </w:rPr>
        <w:t>，您可以使用此方法。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loaded, it automatically searches for a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bean defined in the context. The bean must have the name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If such a bean is found, all calls to the preceding methods are delegated to the message source. If no message source is found,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attempts to find a parent containing a bean with the same name. If it does, it uses that bean as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cannot find any source for messages, an empty </w:t>
      </w:r>
      <w:r w:rsidRPr="00BA0D5D">
        <w:rPr>
          <w:rFonts w:ascii="Consolas" w:eastAsia="宋体" w:hAnsi="Consolas" w:cs="宋体"/>
          <w:color w:val="34302D"/>
          <w:kern w:val="0"/>
          <w:sz w:val="23"/>
          <w:szCs w:val="23"/>
          <w:shd w:val="clear" w:color="auto" w:fill="F7F7F8"/>
        </w:rPr>
        <w:t>DelegatingMessageSource</w:t>
      </w:r>
      <w:r w:rsidRPr="00BA0D5D">
        <w:rPr>
          <w:rFonts w:ascii="inherit" w:eastAsia="宋体" w:hAnsi="inherit" w:cs="Arial"/>
          <w:color w:val="34302D"/>
          <w:kern w:val="0"/>
          <w:sz w:val="24"/>
          <w:szCs w:val="24"/>
        </w:rPr>
        <w:t> is instantiated in order to be able to accept calls to the methods defined above.</w:t>
      </w:r>
    </w:p>
    <w:p w:rsidR="00AC457E" w:rsidRPr="00BA0D5D" w:rsidRDefault="00AC457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w:t>
      </w:r>
      <w:r>
        <w:rPr>
          <w:rStyle w:val="HTML"/>
          <w:rFonts w:ascii="Consolas" w:hAnsi="Consolas"/>
          <w:sz w:val="23"/>
          <w:szCs w:val="23"/>
          <w:shd w:val="clear" w:color="auto" w:fill="F7F7F8"/>
        </w:rPr>
        <w:t>ApplicationContext</w:t>
      </w:r>
      <w:r>
        <w:rPr>
          <w:rFonts w:ascii="Arial" w:hAnsi="Arial" w:cs="Arial"/>
          <w:color w:val="34302D"/>
          <w:shd w:val="clear" w:color="auto" w:fill="FFFFFF"/>
        </w:rPr>
        <w:t>被加载时，它自动搜索</w:t>
      </w:r>
      <w:r>
        <w:rPr>
          <w:rStyle w:val="HTML"/>
          <w:rFonts w:ascii="Consolas" w:hAnsi="Consolas"/>
          <w:sz w:val="23"/>
          <w:szCs w:val="23"/>
          <w:shd w:val="clear" w:color="auto" w:fill="F7F7F8"/>
        </w:rPr>
        <w:t>MessageSource</w:t>
      </w:r>
      <w:r>
        <w:rPr>
          <w:rFonts w:ascii="Arial" w:hAnsi="Arial" w:cs="Arial"/>
          <w:color w:val="34302D"/>
          <w:shd w:val="clear" w:color="auto" w:fill="FFFFFF"/>
        </w:rPr>
        <w:t> </w:t>
      </w:r>
      <w:r>
        <w:rPr>
          <w:rFonts w:ascii="Arial" w:hAnsi="Arial" w:cs="Arial"/>
          <w:color w:val="34302D"/>
          <w:shd w:val="clear" w:color="auto" w:fill="FFFFFF"/>
        </w:rPr>
        <w:t>在上下文中定义的</w:t>
      </w:r>
      <w:r>
        <w:rPr>
          <w:rFonts w:ascii="Arial" w:hAnsi="Arial" w:cs="Arial"/>
          <w:color w:val="34302D"/>
          <w:shd w:val="clear" w:color="auto" w:fill="FFFFFF"/>
        </w:rPr>
        <w:t>bean</w:t>
      </w:r>
      <w:r>
        <w:rPr>
          <w:rFonts w:ascii="Arial" w:hAnsi="Arial" w:cs="Arial"/>
          <w:color w:val="34302D"/>
          <w:shd w:val="clear" w:color="auto" w:fill="FFFFFF"/>
        </w:rPr>
        <w:t>。</w:t>
      </w:r>
      <w:r>
        <w:rPr>
          <w:rFonts w:ascii="Arial" w:hAnsi="Arial" w:cs="Arial"/>
          <w:color w:val="34302D"/>
          <w:shd w:val="clear" w:color="auto" w:fill="FFFFFF"/>
        </w:rPr>
        <w:t>bean</w:t>
      </w:r>
      <w:r>
        <w:rPr>
          <w:rFonts w:ascii="Arial" w:hAnsi="Arial" w:cs="Arial"/>
          <w:color w:val="34302D"/>
          <w:shd w:val="clear" w:color="auto" w:fill="FFFFFF"/>
        </w:rPr>
        <w:t>必须具有名称</w:t>
      </w:r>
      <w:r>
        <w:rPr>
          <w:rStyle w:val="HTML"/>
          <w:rFonts w:ascii="Consolas" w:hAnsi="Consolas"/>
          <w:sz w:val="23"/>
          <w:szCs w:val="23"/>
          <w:shd w:val="clear" w:color="auto" w:fill="F7F7F8"/>
        </w:rPr>
        <w:t>messageSource</w:t>
      </w:r>
      <w:r>
        <w:rPr>
          <w:rFonts w:ascii="Arial" w:hAnsi="Arial" w:cs="Arial"/>
          <w:color w:val="34302D"/>
          <w:shd w:val="clear" w:color="auto" w:fill="FFFFFF"/>
        </w:rPr>
        <w:t>。如果找到这样的</w:t>
      </w:r>
      <w:r>
        <w:rPr>
          <w:rFonts w:ascii="Arial" w:hAnsi="Arial" w:cs="Arial"/>
          <w:color w:val="34302D"/>
          <w:shd w:val="clear" w:color="auto" w:fill="FFFFFF"/>
        </w:rPr>
        <w:t>bean</w:t>
      </w:r>
      <w:r>
        <w:rPr>
          <w:rFonts w:ascii="Arial" w:hAnsi="Arial" w:cs="Arial"/>
          <w:color w:val="34302D"/>
          <w:shd w:val="clear" w:color="auto" w:fill="FFFFFF"/>
        </w:rPr>
        <w:t>，则对前面方法的所有调用都被委托给消息源。如果未找到任何消息源，则</w:t>
      </w:r>
      <w:r>
        <w:rPr>
          <w:rStyle w:val="HTML"/>
          <w:rFonts w:ascii="Consolas" w:hAnsi="Consolas"/>
          <w:sz w:val="23"/>
          <w:szCs w:val="23"/>
          <w:shd w:val="clear" w:color="auto" w:fill="F7F7F8"/>
        </w:rPr>
        <w:t>ApplicationContext</w:t>
      </w:r>
      <w:r>
        <w:rPr>
          <w:rFonts w:ascii="Arial" w:hAnsi="Arial" w:cs="Arial"/>
          <w:color w:val="34302D"/>
          <w:shd w:val="clear" w:color="auto" w:fill="FFFFFF"/>
        </w:rPr>
        <w:t>尝试查找包含具有相同名称的</w:t>
      </w:r>
      <w:r>
        <w:rPr>
          <w:rFonts w:ascii="Arial" w:hAnsi="Arial" w:cs="Arial"/>
          <w:color w:val="34302D"/>
          <w:shd w:val="clear" w:color="auto" w:fill="FFFFFF"/>
        </w:rPr>
        <w:t>bean</w:t>
      </w:r>
      <w:r>
        <w:rPr>
          <w:rFonts w:ascii="Arial" w:hAnsi="Arial" w:cs="Arial"/>
          <w:color w:val="34302D"/>
          <w:shd w:val="clear" w:color="auto" w:fill="FFFFFF"/>
        </w:rPr>
        <w:t>的父级。如果是，它使用该</w:t>
      </w:r>
      <w:r>
        <w:rPr>
          <w:rFonts w:ascii="Arial" w:hAnsi="Arial" w:cs="Arial"/>
          <w:color w:val="34302D"/>
          <w:shd w:val="clear" w:color="auto" w:fill="FFFFFF"/>
        </w:rPr>
        <w:t>bean</w:t>
      </w:r>
      <w:r>
        <w:rPr>
          <w:rFonts w:ascii="Arial" w:hAnsi="Arial" w:cs="Arial"/>
          <w:color w:val="34302D"/>
          <w:shd w:val="clear" w:color="auto" w:fill="FFFFFF"/>
        </w:rPr>
        <w:t>作为</w:t>
      </w:r>
      <w:r>
        <w:rPr>
          <w:rStyle w:val="HTML"/>
          <w:rFonts w:ascii="Consolas" w:hAnsi="Consolas"/>
          <w:sz w:val="23"/>
          <w:szCs w:val="23"/>
          <w:shd w:val="clear" w:color="auto" w:fill="F7F7F8"/>
        </w:rPr>
        <w:t>MessageSource</w:t>
      </w:r>
      <w:r>
        <w:rPr>
          <w:rFonts w:ascii="Arial" w:hAnsi="Arial" w:cs="Arial"/>
          <w:color w:val="34302D"/>
          <w:shd w:val="clear" w:color="auto" w:fill="FFFFFF"/>
        </w:rPr>
        <w:t>。如果</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找不到任何消息源，</w:t>
      </w:r>
      <w:r>
        <w:rPr>
          <w:rStyle w:val="HTML"/>
          <w:rFonts w:ascii="Consolas" w:hAnsi="Consolas"/>
          <w:sz w:val="23"/>
          <w:szCs w:val="23"/>
          <w:shd w:val="clear" w:color="auto" w:fill="F7F7F8"/>
        </w:rPr>
        <w:t>DelegatingMessageSource</w:t>
      </w:r>
      <w:r>
        <w:rPr>
          <w:rFonts w:ascii="Arial" w:hAnsi="Arial" w:cs="Arial"/>
          <w:color w:val="34302D"/>
          <w:shd w:val="clear" w:color="auto" w:fill="FFFFFF"/>
        </w:rPr>
        <w:t>则实例化为空</w:t>
      </w:r>
      <w:r>
        <w:rPr>
          <w:rFonts w:ascii="Arial" w:hAnsi="Arial" w:cs="Arial"/>
          <w:color w:val="34302D"/>
          <w:shd w:val="clear" w:color="auto" w:fill="FFFFFF"/>
        </w:rPr>
        <w:t> </w:t>
      </w:r>
      <w:r>
        <w:rPr>
          <w:rFonts w:ascii="Arial" w:hAnsi="Arial" w:cs="Arial"/>
          <w:color w:val="34302D"/>
          <w:shd w:val="clear" w:color="auto" w:fill="FFFFFF"/>
        </w:rPr>
        <w:t>以便能够接受对上面定义的方法的调用。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two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implementations, </w:t>
      </w:r>
      <w:r w:rsidRPr="00BA0D5D">
        <w:rPr>
          <w:rFonts w:ascii="Consolas" w:eastAsia="宋体" w:hAnsi="Consolas" w:cs="宋体"/>
          <w:color w:val="34302D"/>
          <w:kern w:val="0"/>
          <w:sz w:val="23"/>
          <w:szCs w:val="23"/>
          <w:shd w:val="clear" w:color="auto" w:fill="F7F7F8"/>
        </w:rPr>
        <w:t>ResourceBundleMessageSource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StaticMessageSource</w:t>
      </w:r>
      <w:r w:rsidRPr="00BA0D5D">
        <w:rPr>
          <w:rFonts w:ascii="inherit" w:eastAsia="宋体" w:hAnsi="inherit" w:cs="Arial"/>
          <w:color w:val="34302D"/>
          <w:kern w:val="0"/>
          <w:sz w:val="24"/>
          <w:szCs w:val="24"/>
        </w:rPr>
        <w:t>. Both implement </w:t>
      </w:r>
      <w:r w:rsidRPr="00BA0D5D">
        <w:rPr>
          <w:rFonts w:ascii="Consolas" w:eastAsia="宋体" w:hAnsi="Consolas" w:cs="宋体"/>
          <w:color w:val="34302D"/>
          <w:kern w:val="0"/>
          <w:sz w:val="23"/>
          <w:szCs w:val="23"/>
          <w:shd w:val="clear" w:color="auto" w:fill="F7F7F8"/>
        </w:rPr>
        <w:t>HierarchicalMessageSource</w:t>
      </w:r>
      <w:r w:rsidRPr="00BA0D5D">
        <w:rPr>
          <w:rFonts w:ascii="inherit" w:eastAsia="宋体" w:hAnsi="inherit" w:cs="Arial"/>
          <w:color w:val="34302D"/>
          <w:kern w:val="0"/>
          <w:sz w:val="24"/>
          <w:szCs w:val="24"/>
        </w:rPr>
        <w:t> in order to do nested messaging. The </w:t>
      </w:r>
      <w:r w:rsidRPr="00BA0D5D">
        <w:rPr>
          <w:rFonts w:ascii="Consolas" w:eastAsia="宋体" w:hAnsi="Consolas" w:cs="宋体"/>
          <w:color w:val="34302D"/>
          <w:kern w:val="0"/>
          <w:sz w:val="23"/>
          <w:szCs w:val="23"/>
          <w:shd w:val="clear" w:color="auto" w:fill="F7F7F8"/>
        </w:rPr>
        <w:t>StaticMessageSource</w:t>
      </w:r>
      <w:r w:rsidRPr="00BA0D5D">
        <w:rPr>
          <w:rFonts w:ascii="inherit" w:eastAsia="宋体" w:hAnsi="inherit" w:cs="Arial"/>
          <w:color w:val="34302D"/>
          <w:kern w:val="0"/>
          <w:sz w:val="24"/>
          <w:szCs w:val="24"/>
        </w:rPr>
        <w:t> is rarely used but provides programmatic ways to add messages to the source. The following example shows </w:t>
      </w:r>
      <w:r w:rsidRPr="00BA0D5D">
        <w:rPr>
          <w:rFonts w:ascii="Consolas" w:eastAsia="宋体" w:hAnsi="Consolas" w:cs="宋体"/>
          <w:color w:val="34302D"/>
          <w:kern w:val="0"/>
          <w:sz w:val="23"/>
          <w:szCs w:val="23"/>
          <w:shd w:val="clear" w:color="auto" w:fill="F7F7F8"/>
        </w:rPr>
        <w:t>ResourceBundleMessageSource</w:t>
      </w:r>
      <w:r w:rsidRPr="00BA0D5D">
        <w:rPr>
          <w:rFonts w:ascii="inherit" w:eastAsia="宋体" w:hAnsi="inherit" w:cs="Arial"/>
          <w:color w:val="34302D"/>
          <w:kern w:val="0"/>
          <w:sz w:val="24"/>
          <w:szCs w:val="24"/>
        </w:rPr>
        <w:t>:</w:t>
      </w:r>
    </w:p>
    <w:p w:rsidR="00AC457E" w:rsidRPr="00BA0D5D" w:rsidRDefault="00AC457E"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w:t>
      </w:r>
      <w:r>
        <w:rPr>
          <w:rFonts w:ascii="Arial" w:hAnsi="Arial" w:cs="Arial"/>
          <w:color w:val="34302D"/>
          <w:shd w:val="clear" w:color="auto" w:fill="FFFFFF"/>
        </w:rPr>
        <w:t>提供了两种</w:t>
      </w:r>
      <w:r>
        <w:rPr>
          <w:rStyle w:val="HTML"/>
          <w:rFonts w:ascii="Consolas" w:hAnsi="Consolas"/>
          <w:sz w:val="23"/>
          <w:szCs w:val="23"/>
          <w:shd w:val="clear" w:color="auto" w:fill="F7F7F8"/>
        </w:rPr>
        <w:t>MessageSource</w:t>
      </w:r>
      <w:r>
        <w:rPr>
          <w:rFonts w:ascii="Arial" w:hAnsi="Arial" w:cs="Arial"/>
          <w:color w:val="34302D"/>
          <w:shd w:val="clear" w:color="auto" w:fill="FFFFFF"/>
        </w:rPr>
        <w:t>实现方式，</w:t>
      </w:r>
      <w:r>
        <w:rPr>
          <w:rStyle w:val="HTML"/>
          <w:rFonts w:ascii="Consolas" w:hAnsi="Consolas"/>
          <w:sz w:val="23"/>
          <w:szCs w:val="23"/>
          <w:shd w:val="clear" w:color="auto" w:fill="F7F7F8"/>
        </w:rPr>
        <w:t>ResourceBundleMessageSource</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StaticMessageSource</w:t>
      </w:r>
      <w:r>
        <w:rPr>
          <w:rFonts w:ascii="Arial" w:hAnsi="Arial" w:cs="Arial"/>
          <w:color w:val="34302D"/>
          <w:shd w:val="clear" w:color="auto" w:fill="FFFFFF"/>
        </w:rPr>
        <w:t>。两者都是</w:t>
      </w:r>
      <w:r>
        <w:rPr>
          <w:rStyle w:val="HTML"/>
          <w:rFonts w:ascii="Consolas" w:hAnsi="Consolas"/>
          <w:sz w:val="23"/>
          <w:szCs w:val="23"/>
          <w:shd w:val="clear" w:color="auto" w:fill="F7F7F8"/>
        </w:rPr>
        <w:t>HierarchicalMessageSource</w:t>
      </w:r>
      <w:r>
        <w:rPr>
          <w:rFonts w:ascii="Arial" w:hAnsi="Arial" w:cs="Arial"/>
          <w:color w:val="34302D"/>
          <w:shd w:val="clear" w:color="auto" w:fill="FFFFFF"/>
        </w:rPr>
        <w:t>为了进行嵌套消息传递而实现的。在</w:t>
      </w:r>
      <w:r>
        <w:rPr>
          <w:rStyle w:val="HTML"/>
          <w:rFonts w:ascii="Consolas" w:hAnsi="Consolas"/>
          <w:sz w:val="23"/>
          <w:szCs w:val="23"/>
          <w:shd w:val="clear" w:color="auto" w:fill="F7F7F8"/>
        </w:rPr>
        <w:t>StaticMessageSource</w:t>
      </w:r>
      <w:r>
        <w:rPr>
          <w:rFonts w:ascii="Arial" w:hAnsi="Arial" w:cs="Arial"/>
          <w:color w:val="34302D"/>
          <w:shd w:val="clear" w:color="auto" w:fill="FFFFFF"/>
        </w:rPr>
        <w:t>很少使用，但提供了编程的方式向消息源添加消息。以下示例显示</w:t>
      </w:r>
      <w:r>
        <w:rPr>
          <w:rStyle w:val="HTML"/>
          <w:rFonts w:ascii="Consolas" w:hAnsi="Consolas"/>
          <w:sz w:val="23"/>
          <w:szCs w:val="23"/>
          <w:shd w:val="clear" w:color="auto" w:fill="F7F7F8"/>
        </w:rPr>
        <w:t>ResourceBundleMessageSource</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"messageSource"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"org.springframework.context.support.ResourceBundleMessageSource"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"basenames"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format</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exceptions</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windows</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example assumes that you have three resource bundles called </w:t>
      </w:r>
      <w:r w:rsidRPr="00BA0D5D">
        <w:rPr>
          <w:rFonts w:ascii="Consolas" w:eastAsia="宋体" w:hAnsi="Consolas" w:cs="宋体"/>
          <w:color w:val="34302D"/>
          <w:kern w:val="0"/>
          <w:sz w:val="23"/>
          <w:szCs w:val="23"/>
          <w:shd w:val="clear" w:color="auto" w:fill="F7F7F8"/>
        </w:rPr>
        <w:t>format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exceptions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windows</w:t>
      </w:r>
      <w:r w:rsidRPr="00BA0D5D">
        <w:rPr>
          <w:rFonts w:ascii="inherit" w:eastAsia="宋体" w:hAnsi="inherit" w:cs="Arial"/>
          <w:color w:val="34302D"/>
          <w:kern w:val="0"/>
          <w:sz w:val="24"/>
          <w:szCs w:val="24"/>
        </w:rPr>
        <w:t> defined in your classpath. Any request to resolve a message is handled in the JDK-standard way of resolving messages through </w:t>
      </w:r>
      <w:r w:rsidRPr="00BA0D5D">
        <w:rPr>
          <w:rFonts w:ascii="Consolas" w:eastAsia="宋体" w:hAnsi="Consolas" w:cs="宋体"/>
          <w:color w:val="34302D"/>
          <w:kern w:val="0"/>
          <w:sz w:val="23"/>
          <w:szCs w:val="23"/>
          <w:shd w:val="clear" w:color="auto" w:fill="F7F7F8"/>
        </w:rPr>
        <w:t>ResourceBundle</w:t>
      </w:r>
      <w:r w:rsidRPr="00BA0D5D">
        <w:rPr>
          <w:rFonts w:ascii="inherit" w:eastAsia="宋体" w:hAnsi="inherit" w:cs="Arial"/>
          <w:color w:val="34302D"/>
          <w:kern w:val="0"/>
          <w:sz w:val="24"/>
          <w:szCs w:val="24"/>
        </w:rPr>
        <w:t> objects. For the purposes of the example, assume the contents of two of the above resource bundle files are as follows:</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该示例假定您有三个资源包被调用</w:t>
      </w:r>
      <w:r>
        <w:rPr>
          <w:rStyle w:val="HTML"/>
          <w:rFonts w:ascii="Consolas" w:hAnsi="Consolas"/>
          <w:sz w:val="23"/>
          <w:szCs w:val="23"/>
          <w:shd w:val="clear" w:color="auto" w:fill="F7F7F8"/>
        </w:rPr>
        <w:t>format</w:t>
      </w:r>
      <w:r>
        <w:rPr>
          <w:rFonts w:ascii="Arial" w:hAnsi="Arial" w:cs="Arial"/>
          <w:color w:val="34302D"/>
          <w:shd w:val="clear" w:color="auto" w:fill="FFFFFF"/>
        </w:rPr>
        <w:t>，</w:t>
      </w:r>
      <w:r>
        <w:rPr>
          <w:rStyle w:val="HTML"/>
          <w:rFonts w:ascii="Consolas" w:hAnsi="Consolas"/>
          <w:sz w:val="23"/>
          <w:szCs w:val="23"/>
          <w:shd w:val="clear" w:color="auto" w:fill="F7F7F8"/>
        </w:rPr>
        <w:t>exceptions</w:t>
      </w:r>
      <w:r>
        <w:rPr>
          <w:rFonts w:ascii="Arial" w:hAnsi="Arial" w:cs="Arial"/>
          <w:color w:val="34302D"/>
          <w:shd w:val="clear" w:color="auto" w:fill="FFFFFF"/>
        </w:rPr>
        <w:t>并</w:t>
      </w:r>
      <w:r>
        <w:rPr>
          <w:rStyle w:val="HTML"/>
          <w:rFonts w:ascii="Consolas" w:hAnsi="Consolas"/>
          <w:sz w:val="23"/>
          <w:szCs w:val="23"/>
          <w:shd w:val="clear" w:color="auto" w:fill="F7F7F8"/>
        </w:rPr>
        <w:t>windows</w:t>
      </w:r>
      <w:r>
        <w:rPr>
          <w:rFonts w:ascii="Arial" w:hAnsi="Arial" w:cs="Arial"/>
          <w:color w:val="34302D"/>
          <w:shd w:val="clear" w:color="auto" w:fill="FFFFFF"/>
        </w:rPr>
        <w:t> </w:t>
      </w:r>
      <w:r>
        <w:rPr>
          <w:rFonts w:ascii="Arial" w:hAnsi="Arial" w:cs="Arial"/>
          <w:color w:val="34302D"/>
          <w:shd w:val="clear" w:color="auto" w:fill="FFFFFF"/>
        </w:rPr>
        <w:t>在类路径中定义。解决消息的任何请求都以</w:t>
      </w:r>
      <w:r>
        <w:rPr>
          <w:rFonts w:ascii="Arial" w:hAnsi="Arial" w:cs="Arial"/>
          <w:color w:val="34302D"/>
          <w:shd w:val="clear" w:color="auto" w:fill="FFFFFF"/>
        </w:rPr>
        <w:t>JDK</w:t>
      </w:r>
      <w:r>
        <w:rPr>
          <w:rFonts w:ascii="Arial" w:hAnsi="Arial" w:cs="Arial"/>
          <w:color w:val="34302D"/>
          <w:shd w:val="clear" w:color="auto" w:fill="FFFFFF"/>
        </w:rPr>
        <w:t>标准的方式处理，通过</w:t>
      </w:r>
      <w:r>
        <w:rPr>
          <w:rStyle w:val="HTML"/>
          <w:rFonts w:ascii="Consolas" w:hAnsi="Consolas"/>
          <w:sz w:val="23"/>
          <w:szCs w:val="23"/>
          <w:shd w:val="clear" w:color="auto" w:fill="F7F7F8"/>
        </w:rPr>
        <w:t>ResourceBundle</w:t>
      </w:r>
      <w:r>
        <w:rPr>
          <w:rFonts w:ascii="Arial" w:hAnsi="Arial" w:cs="Arial"/>
          <w:color w:val="34302D"/>
          <w:shd w:val="clear" w:color="auto" w:fill="FFFFFF"/>
        </w:rPr>
        <w:t>对象解析消息。出于示例的目的，假设上述两个资源包文件的内容如下：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880088"/>
          <w:kern w:val="0"/>
          <w:sz w:val="24"/>
          <w:szCs w:val="24"/>
        </w:rPr>
        <w:t>#</w:t>
      </w:r>
      <w:r w:rsidRPr="00BA0D5D">
        <w:rPr>
          <w:rFonts w:ascii="Consolas" w:eastAsia="宋体" w:hAnsi="Consolas" w:cs="宋体"/>
          <w:color w:val="34302D"/>
          <w:kern w:val="0"/>
          <w:sz w:val="24"/>
          <w:szCs w:val="24"/>
        </w:rPr>
        <w:t xml:space="preserve"> in format.properties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message=Alligators rock!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880088"/>
          <w:kern w:val="0"/>
          <w:sz w:val="24"/>
          <w:szCs w:val="24"/>
        </w:rPr>
        <w:t>#</w:t>
      </w:r>
      <w:r w:rsidRPr="00BA0D5D">
        <w:rPr>
          <w:rFonts w:ascii="Consolas" w:eastAsia="宋体" w:hAnsi="Consolas" w:cs="宋体"/>
          <w:color w:val="34302D"/>
          <w:kern w:val="0"/>
          <w:sz w:val="24"/>
          <w:szCs w:val="24"/>
        </w:rPr>
        <w:t xml:space="preserve"> in exceptions.properties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argument.required=The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argument is required.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next example shows a program to execute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functionality. Remember that all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implementations are also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implementations and so can be cast to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interface.</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下一个示例显示了执行该</w:t>
      </w:r>
      <w:r>
        <w:rPr>
          <w:rStyle w:val="HTML"/>
          <w:rFonts w:ascii="Consolas" w:hAnsi="Consolas"/>
          <w:sz w:val="23"/>
          <w:szCs w:val="23"/>
          <w:shd w:val="clear" w:color="auto" w:fill="F7F7F8"/>
        </w:rPr>
        <w:t>MessageSource</w:t>
      </w:r>
      <w:r>
        <w:rPr>
          <w:rFonts w:ascii="Arial" w:hAnsi="Arial" w:cs="Arial"/>
          <w:color w:val="34302D"/>
          <w:shd w:val="clear" w:color="auto" w:fill="FFFFFF"/>
        </w:rPr>
        <w:t>功能的程序。请记住，所有</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实现都是</w:t>
      </w:r>
      <w:r>
        <w:rPr>
          <w:rStyle w:val="HTML"/>
          <w:rFonts w:ascii="Consolas" w:hAnsi="Consolas"/>
          <w:sz w:val="23"/>
          <w:szCs w:val="23"/>
          <w:shd w:val="clear" w:color="auto" w:fill="F7F7F8"/>
        </w:rPr>
        <w:t>MessageSource</w:t>
      </w:r>
      <w:r>
        <w:rPr>
          <w:rFonts w:ascii="Arial" w:hAnsi="Arial" w:cs="Arial"/>
          <w:color w:val="34302D"/>
          <w:shd w:val="clear" w:color="auto" w:fill="FFFFFF"/>
        </w:rPr>
        <w:t> </w:t>
      </w:r>
      <w:r>
        <w:rPr>
          <w:rFonts w:ascii="Arial" w:hAnsi="Arial" w:cs="Arial"/>
          <w:color w:val="34302D"/>
          <w:shd w:val="clear" w:color="auto" w:fill="FFFFFF"/>
        </w:rPr>
        <w:t>实现，因此可以强制转换为</w:t>
      </w:r>
      <w:r>
        <w:rPr>
          <w:rStyle w:val="HTML"/>
          <w:rFonts w:ascii="Consolas" w:hAnsi="Consolas"/>
          <w:sz w:val="23"/>
          <w:szCs w:val="23"/>
          <w:shd w:val="clear" w:color="auto" w:fill="F7F7F8"/>
        </w:rPr>
        <w:t>MessageSource</w:t>
      </w:r>
      <w:r>
        <w:rPr>
          <w:rFonts w:ascii="Arial" w:hAnsi="Arial" w:cs="Arial"/>
          <w:color w:val="34302D"/>
          <w:shd w:val="clear" w:color="auto" w:fill="FFFFFF"/>
        </w:rPr>
        <w:t>接口。</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MessageSource resources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message = resources.getMessage(</w:t>
      </w:r>
      <w:r w:rsidRPr="00BA0D5D">
        <w:rPr>
          <w:rFonts w:ascii="Consolas" w:eastAsia="宋体" w:hAnsi="Consolas" w:cs="宋体"/>
          <w:color w:val="DD1144"/>
          <w:kern w:val="0"/>
          <w:sz w:val="24"/>
          <w:szCs w:val="24"/>
        </w:rPr>
        <w:t>"message"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"Default"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System.out.println(message);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resulting output from the above program is as follows:</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上述程序产生的结果如下：</w:t>
      </w:r>
    </w:p>
    <w:p w:rsid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Alligators rock!</w:t>
      </w:r>
    </w:p>
    <w:p w:rsidR="00FE0D57" w:rsidRPr="00FE0D57" w:rsidRDefault="00FE0D57" w:rsidP="00FE0D57">
      <w:pPr>
        <w:pStyle w:val="HTML0"/>
        <w:pBdr>
          <w:top w:val="single" w:sz="6" w:space="12" w:color="DDDDDD"/>
          <w:left w:val="single" w:sz="6" w:space="12" w:color="DDDDDD"/>
          <w:bottom w:val="single" w:sz="6" w:space="12" w:color="DDDDDD"/>
          <w:right w:val="single" w:sz="6" w:space="12" w:color="DDDDDD"/>
        </w:pBdr>
        <w:shd w:val="clear" w:color="auto" w:fill="F5F5F5"/>
        <w:rPr>
          <w:rFonts w:ascii="Consolas" w:hAnsi="Consolas"/>
        </w:rPr>
      </w:pPr>
      <w:r>
        <w:rPr>
          <w:rFonts w:ascii="Consolas" w:hAnsi="Consolas"/>
        </w:rPr>
        <w:t>鳄鱼摇滚！</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summarize,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is defined in a file called </w:t>
      </w:r>
      <w:r w:rsidRPr="00BA0D5D">
        <w:rPr>
          <w:rFonts w:ascii="Consolas" w:eastAsia="宋体" w:hAnsi="Consolas" w:cs="宋体"/>
          <w:color w:val="34302D"/>
          <w:kern w:val="0"/>
          <w:sz w:val="23"/>
          <w:szCs w:val="23"/>
          <w:shd w:val="clear" w:color="auto" w:fill="F7F7F8"/>
        </w:rPr>
        <w:t>beans.xml</w:t>
      </w:r>
      <w:r w:rsidRPr="00BA0D5D">
        <w:rPr>
          <w:rFonts w:ascii="inherit" w:eastAsia="宋体" w:hAnsi="inherit" w:cs="Arial"/>
          <w:color w:val="34302D"/>
          <w:kern w:val="0"/>
          <w:sz w:val="24"/>
          <w:szCs w:val="24"/>
        </w:rPr>
        <w:t>, which exists at the root of your classpath.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bean definition refers to a number of resource bundles through its </w:t>
      </w:r>
      <w:r w:rsidRPr="00BA0D5D">
        <w:rPr>
          <w:rFonts w:ascii="Consolas" w:eastAsia="宋体" w:hAnsi="Consolas" w:cs="宋体"/>
          <w:color w:val="34302D"/>
          <w:kern w:val="0"/>
          <w:sz w:val="23"/>
          <w:szCs w:val="23"/>
          <w:shd w:val="clear" w:color="auto" w:fill="F7F7F8"/>
        </w:rPr>
        <w:t>basenames</w:t>
      </w:r>
      <w:r w:rsidRPr="00BA0D5D">
        <w:rPr>
          <w:rFonts w:ascii="inherit" w:eastAsia="宋体" w:hAnsi="inherit" w:cs="Arial"/>
          <w:color w:val="34302D"/>
          <w:kern w:val="0"/>
          <w:sz w:val="24"/>
          <w:szCs w:val="24"/>
        </w:rPr>
        <w:t> property. The three files that are passed in the list to the </w:t>
      </w:r>
      <w:r w:rsidRPr="00BA0D5D">
        <w:rPr>
          <w:rFonts w:ascii="Consolas" w:eastAsia="宋体" w:hAnsi="Consolas" w:cs="宋体"/>
          <w:color w:val="34302D"/>
          <w:kern w:val="0"/>
          <w:sz w:val="23"/>
          <w:szCs w:val="23"/>
          <w:shd w:val="clear" w:color="auto" w:fill="F7F7F8"/>
        </w:rPr>
        <w:t>basenames</w:t>
      </w:r>
      <w:r w:rsidRPr="00BA0D5D">
        <w:rPr>
          <w:rFonts w:ascii="inherit" w:eastAsia="宋体" w:hAnsi="inherit" w:cs="Arial"/>
          <w:color w:val="34302D"/>
          <w:kern w:val="0"/>
          <w:sz w:val="24"/>
          <w:szCs w:val="24"/>
        </w:rPr>
        <w:t xml:space="preserve"> property exist as files at </w:t>
      </w:r>
      <w:r w:rsidRPr="00BA0D5D">
        <w:rPr>
          <w:rFonts w:ascii="inherit" w:eastAsia="宋体" w:hAnsi="inherit" w:cs="Arial"/>
          <w:color w:val="34302D"/>
          <w:kern w:val="0"/>
          <w:sz w:val="24"/>
          <w:szCs w:val="24"/>
        </w:rPr>
        <w:lastRenderedPageBreak/>
        <w:t>the root of your classpath and are called </w:t>
      </w:r>
      <w:r w:rsidRPr="00BA0D5D">
        <w:rPr>
          <w:rFonts w:ascii="Consolas" w:eastAsia="宋体" w:hAnsi="Consolas" w:cs="宋体"/>
          <w:color w:val="34302D"/>
          <w:kern w:val="0"/>
          <w:sz w:val="23"/>
          <w:szCs w:val="23"/>
          <w:shd w:val="clear" w:color="auto" w:fill="F7F7F8"/>
        </w:rPr>
        <w:t>format.properties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exceptions.properties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windows.properties</w:t>
      </w:r>
      <w:r w:rsidRPr="00BA0D5D">
        <w:rPr>
          <w:rFonts w:ascii="inherit" w:eastAsia="宋体" w:hAnsi="inherit" w:cs="Arial"/>
          <w:color w:val="34302D"/>
          <w:kern w:val="0"/>
          <w:sz w:val="24"/>
          <w:szCs w:val="24"/>
        </w:rPr>
        <w:t>, respectively.</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总而言之，它</w:t>
      </w:r>
      <w:r>
        <w:rPr>
          <w:rStyle w:val="HTML"/>
          <w:rFonts w:ascii="Consolas" w:hAnsi="Consolas"/>
          <w:sz w:val="23"/>
          <w:szCs w:val="23"/>
          <w:shd w:val="clear" w:color="auto" w:fill="F7F7F8"/>
        </w:rPr>
        <w:t>MessageSource</w:t>
      </w:r>
      <w:r>
        <w:rPr>
          <w:rFonts w:ascii="Arial" w:hAnsi="Arial" w:cs="Arial"/>
          <w:color w:val="34302D"/>
          <w:shd w:val="clear" w:color="auto" w:fill="FFFFFF"/>
        </w:rPr>
        <w:t>是在一个名为的文件中定义的，该文件</w:t>
      </w:r>
      <w:r>
        <w:rPr>
          <w:rStyle w:val="HTML"/>
          <w:rFonts w:ascii="Consolas" w:hAnsi="Consolas"/>
          <w:sz w:val="23"/>
          <w:szCs w:val="23"/>
          <w:shd w:val="clear" w:color="auto" w:fill="F7F7F8"/>
        </w:rPr>
        <w:t>beans.xml</w:t>
      </w:r>
      <w:r>
        <w:rPr>
          <w:rFonts w:ascii="Arial" w:hAnsi="Arial" w:cs="Arial"/>
          <w:color w:val="34302D"/>
          <w:shd w:val="clear" w:color="auto" w:fill="FFFFFF"/>
        </w:rPr>
        <w:t>存在于类路径的根目录中。该</w:t>
      </w:r>
      <w:r>
        <w:rPr>
          <w:rStyle w:val="HTML"/>
          <w:rFonts w:ascii="Consolas" w:hAnsi="Consolas"/>
          <w:sz w:val="23"/>
          <w:szCs w:val="23"/>
          <w:shd w:val="clear" w:color="auto" w:fill="F7F7F8"/>
        </w:rPr>
        <w:t>messageSource</w:t>
      </w:r>
      <w:r>
        <w:rPr>
          <w:rFonts w:ascii="Arial" w:hAnsi="Arial" w:cs="Arial"/>
          <w:color w:val="34302D"/>
          <w:shd w:val="clear" w:color="auto" w:fill="FFFFFF"/>
        </w:rPr>
        <w:t>bean</w:t>
      </w:r>
      <w:r>
        <w:rPr>
          <w:rFonts w:ascii="Arial" w:hAnsi="Arial" w:cs="Arial"/>
          <w:color w:val="34302D"/>
          <w:shd w:val="clear" w:color="auto" w:fill="FFFFFF"/>
        </w:rPr>
        <w:t>定义是指通过它的一些资源包的</w:t>
      </w:r>
      <w:r>
        <w:rPr>
          <w:rStyle w:val="HTML"/>
          <w:rFonts w:ascii="Consolas" w:hAnsi="Consolas"/>
          <w:sz w:val="23"/>
          <w:szCs w:val="23"/>
          <w:shd w:val="clear" w:color="auto" w:fill="F7F7F8"/>
        </w:rPr>
        <w:t>basenames</w:t>
      </w:r>
      <w:r>
        <w:rPr>
          <w:rFonts w:ascii="Arial" w:hAnsi="Arial" w:cs="Arial"/>
          <w:color w:val="34302D"/>
          <w:shd w:val="clear" w:color="auto" w:fill="FFFFFF"/>
        </w:rPr>
        <w:t>属性。这是在列表中传递的三个文件</w:t>
      </w:r>
      <w:r>
        <w:rPr>
          <w:rStyle w:val="HTML"/>
          <w:rFonts w:ascii="Consolas" w:hAnsi="Consolas"/>
          <w:sz w:val="23"/>
          <w:szCs w:val="23"/>
          <w:shd w:val="clear" w:color="auto" w:fill="F7F7F8"/>
        </w:rPr>
        <w:t>basenames</w:t>
      </w:r>
      <w:r>
        <w:rPr>
          <w:rFonts w:ascii="Arial" w:hAnsi="Arial" w:cs="Arial"/>
          <w:color w:val="34302D"/>
          <w:shd w:val="clear" w:color="auto" w:fill="FFFFFF"/>
        </w:rPr>
        <w:t>属性存在于你的</w:t>
      </w:r>
      <w:r>
        <w:rPr>
          <w:rFonts w:ascii="Arial" w:hAnsi="Arial" w:cs="Arial"/>
          <w:color w:val="34302D"/>
          <w:shd w:val="clear" w:color="auto" w:fill="FFFFFF"/>
        </w:rPr>
        <w:t>classpath</w:t>
      </w:r>
      <w:r>
        <w:rPr>
          <w:rFonts w:ascii="Arial" w:hAnsi="Arial" w:cs="Arial"/>
          <w:color w:val="34302D"/>
          <w:shd w:val="clear" w:color="auto" w:fill="FFFFFF"/>
        </w:rPr>
        <w:t>根目录的文件，被称为</w:t>
      </w:r>
      <w:r>
        <w:rPr>
          <w:rStyle w:val="HTML"/>
          <w:rFonts w:ascii="Consolas" w:hAnsi="Consolas"/>
          <w:sz w:val="23"/>
          <w:szCs w:val="23"/>
          <w:shd w:val="clear" w:color="auto" w:fill="F7F7F8"/>
        </w:rPr>
        <w:t>format.properties</w:t>
      </w:r>
      <w:r>
        <w:rPr>
          <w:rFonts w:ascii="Arial" w:hAnsi="Arial" w:cs="Arial"/>
          <w:color w:val="34302D"/>
          <w:shd w:val="clear" w:color="auto" w:fill="FFFFFF"/>
        </w:rPr>
        <w:t>，</w:t>
      </w:r>
      <w:r>
        <w:rPr>
          <w:rStyle w:val="HTML"/>
          <w:rFonts w:ascii="Consolas" w:hAnsi="Consolas"/>
          <w:sz w:val="23"/>
          <w:szCs w:val="23"/>
          <w:shd w:val="clear" w:color="auto" w:fill="F7F7F8"/>
        </w:rPr>
        <w:t>exceptions.properties</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windows.properties</w:t>
      </w:r>
      <w:r>
        <w:rPr>
          <w:rFonts w:ascii="Arial" w:hAnsi="Arial" w:cs="Arial"/>
          <w:color w:val="34302D"/>
          <w:shd w:val="clear" w:color="auto" w:fill="FFFFFF"/>
        </w:rPr>
        <w:t>分别。</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next example shows arguments passed to the message lookup. These arguments are converted into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objects and inserted into placeholders in the lookup message.</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下一个示例显示传递给消息查找的参数。这些参数将转换为</w:t>
      </w:r>
      <w:r>
        <w:rPr>
          <w:rStyle w:val="HTML"/>
          <w:rFonts w:ascii="Consolas" w:hAnsi="Consolas"/>
          <w:sz w:val="23"/>
          <w:szCs w:val="23"/>
          <w:shd w:val="clear" w:color="auto" w:fill="F7F7F8"/>
        </w:rPr>
        <w:t>String</w:t>
      </w:r>
      <w:r>
        <w:rPr>
          <w:rFonts w:ascii="Arial" w:hAnsi="Arial" w:cs="Arial"/>
          <w:color w:val="34302D"/>
          <w:shd w:val="clear" w:color="auto" w:fill="FFFFFF"/>
        </w:rPr>
        <w:t>对象并插入到查找消息中的占位符中。</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this MessageSource is being used in a web application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"messageSource"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"org.springframework.context.support.ResourceBundleMessageSource"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"basename"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"exceptions"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lets inject the above MessageSource into this POJO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"com.something.Example"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"messages"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"messageSource"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MessageSource messages;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setMessages(MessageSource messages)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.messages = messages;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execute()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message =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.messages.getMessage(</w:t>
      </w:r>
      <w:r w:rsidRPr="00BA0D5D">
        <w:rPr>
          <w:rFonts w:ascii="Consolas" w:eastAsia="宋体" w:hAnsi="Consolas" w:cs="宋体"/>
          <w:color w:val="DD1144"/>
          <w:kern w:val="0"/>
          <w:sz w:val="24"/>
          <w:szCs w:val="24"/>
        </w:rPr>
        <w:t>"argument.required"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Object </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"userDao"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"Required"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System.out.println(message);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resulting output from the invocation of the </w:t>
      </w:r>
      <w:r w:rsidRPr="00BA0D5D">
        <w:rPr>
          <w:rFonts w:ascii="Consolas" w:eastAsia="宋体" w:hAnsi="Consolas" w:cs="宋体"/>
          <w:color w:val="34302D"/>
          <w:kern w:val="0"/>
          <w:sz w:val="23"/>
          <w:szCs w:val="23"/>
          <w:shd w:val="clear" w:color="auto" w:fill="F7F7F8"/>
        </w:rPr>
        <w:t>execute()</w:t>
      </w:r>
      <w:r w:rsidRPr="00BA0D5D">
        <w:rPr>
          <w:rFonts w:ascii="inherit" w:eastAsia="宋体" w:hAnsi="inherit" w:cs="Arial"/>
          <w:color w:val="34302D"/>
          <w:kern w:val="0"/>
          <w:sz w:val="24"/>
          <w:szCs w:val="24"/>
        </w:rPr>
        <w:t> method is as follows:</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调用该</w:t>
      </w:r>
      <w:r>
        <w:rPr>
          <w:rStyle w:val="HTML"/>
          <w:rFonts w:ascii="Consolas" w:hAnsi="Consolas"/>
          <w:sz w:val="23"/>
          <w:szCs w:val="23"/>
          <w:shd w:val="clear" w:color="auto" w:fill="F7F7F8"/>
        </w:rPr>
        <w:t>execute()</w:t>
      </w:r>
      <w:r>
        <w:rPr>
          <w:rFonts w:ascii="Arial" w:hAnsi="Arial" w:cs="Arial"/>
          <w:color w:val="34302D"/>
          <w:shd w:val="clear" w:color="auto" w:fill="FFFFFF"/>
        </w:rPr>
        <w:t>方法得到的结果如下：</w:t>
      </w:r>
    </w:p>
    <w:p w:rsid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The userDao argument is required.</w:t>
      </w:r>
    </w:p>
    <w:p w:rsidR="00FE0D57" w:rsidRPr="00FE0D57" w:rsidRDefault="00FE0D57" w:rsidP="00FE0D57">
      <w:pPr>
        <w:pStyle w:val="HTML0"/>
        <w:pBdr>
          <w:top w:val="single" w:sz="6" w:space="12" w:color="DDDDDD"/>
          <w:left w:val="single" w:sz="6" w:space="12" w:color="DDDDDD"/>
          <w:bottom w:val="single" w:sz="6" w:space="12" w:color="DDDDDD"/>
          <w:right w:val="single" w:sz="6" w:space="12" w:color="DDDDDD"/>
        </w:pBdr>
        <w:shd w:val="clear" w:color="auto" w:fill="F5F5F5"/>
        <w:rPr>
          <w:rFonts w:ascii="Consolas" w:hAnsi="Consolas"/>
        </w:rPr>
      </w:pPr>
      <w:r>
        <w:rPr>
          <w:rFonts w:ascii="Consolas" w:hAnsi="Consolas"/>
        </w:rPr>
        <w:lastRenderedPageBreak/>
        <w:t>userDao</w:t>
      </w:r>
      <w:r>
        <w:rPr>
          <w:rFonts w:ascii="Consolas" w:hAnsi="Consolas"/>
        </w:rPr>
        <w:t>参数是必需的。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regard to internationalization (“i18n”), Spring’s various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implementations follow the same locale resolution and fallback rules as the standard JDK </w:t>
      </w:r>
      <w:r w:rsidRPr="00BA0D5D">
        <w:rPr>
          <w:rFonts w:ascii="Consolas" w:eastAsia="宋体" w:hAnsi="Consolas" w:cs="宋体"/>
          <w:color w:val="34302D"/>
          <w:kern w:val="0"/>
          <w:sz w:val="23"/>
          <w:szCs w:val="23"/>
          <w:shd w:val="clear" w:color="auto" w:fill="F7F7F8"/>
        </w:rPr>
        <w:t>ResourceBundle</w:t>
      </w:r>
      <w:r w:rsidRPr="00BA0D5D">
        <w:rPr>
          <w:rFonts w:ascii="inherit" w:eastAsia="宋体" w:hAnsi="inherit" w:cs="Arial"/>
          <w:color w:val="34302D"/>
          <w:kern w:val="0"/>
          <w:sz w:val="24"/>
          <w:szCs w:val="24"/>
        </w:rPr>
        <w:t>. In short, and continuing with the example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defined previously, if you want to resolve messages against the British (</w:t>
      </w:r>
      <w:r w:rsidRPr="00BA0D5D">
        <w:rPr>
          <w:rFonts w:ascii="Consolas" w:eastAsia="宋体" w:hAnsi="Consolas" w:cs="宋体"/>
          <w:color w:val="34302D"/>
          <w:kern w:val="0"/>
          <w:sz w:val="23"/>
          <w:szCs w:val="23"/>
          <w:shd w:val="clear" w:color="auto" w:fill="F7F7F8"/>
        </w:rPr>
        <w:t>en-GB</w:t>
      </w:r>
      <w:r w:rsidRPr="00BA0D5D">
        <w:rPr>
          <w:rFonts w:ascii="inherit" w:eastAsia="宋体" w:hAnsi="inherit" w:cs="Arial"/>
          <w:color w:val="34302D"/>
          <w:kern w:val="0"/>
          <w:sz w:val="24"/>
          <w:szCs w:val="24"/>
        </w:rPr>
        <w:t>) locale, you would create files called </w:t>
      </w:r>
      <w:r w:rsidRPr="00BA0D5D">
        <w:rPr>
          <w:rFonts w:ascii="Consolas" w:eastAsia="宋体" w:hAnsi="Consolas" w:cs="宋体"/>
          <w:color w:val="34302D"/>
          <w:kern w:val="0"/>
          <w:sz w:val="23"/>
          <w:szCs w:val="23"/>
          <w:shd w:val="clear" w:color="auto" w:fill="F7F7F8"/>
        </w:rPr>
        <w:t>format_en_GB.properties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exceptions_en_GB.properties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windows_en_GB.properties</w:t>
      </w:r>
      <w:r w:rsidRPr="00BA0D5D">
        <w:rPr>
          <w:rFonts w:ascii="inherit" w:eastAsia="宋体" w:hAnsi="inherit" w:cs="Arial"/>
          <w:color w:val="34302D"/>
          <w:kern w:val="0"/>
          <w:sz w:val="24"/>
          <w:szCs w:val="24"/>
        </w:rPr>
        <w:t>, respectively.</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关于国际化（</w:t>
      </w:r>
      <w:r>
        <w:rPr>
          <w:rFonts w:ascii="Arial" w:hAnsi="Arial" w:cs="Arial"/>
          <w:color w:val="34302D"/>
          <w:shd w:val="clear" w:color="auto" w:fill="FFFFFF"/>
        </w:rPr>
        <w:t>“i18n”</w:t>
      </w:r>
      <w:r>
        <w:rPr>
          <w:rFonts w:ascii="Arial" w:hAnsi="Arial" w:cs="Arial"/>
          <w:color w:val="34302D"/>
          <w:shd w:val="clear" w:color="auto" w:fill="FFFFFF"/>
        </w:rPr>
        <w:t>），</w:t>
      </w:r>
      <w:r>
        <w:rPr>
          <w:rFonts w:ascii="Arial" w:hAnsi="Arial" w:cs="Arial"/>
          <w:color w:val="34302D"/>
          <w:shd w:val="clear" w:color="auto" w:fill="FFFFFF"/>
        </w:rPr>
        <w:t>Spring</w:t>
      </w:r>
      <w:r>
        <w:rPr>
          <w:rFonts w:ascii="Arial" w:hAnsi="Arial" w:cs="Arial"/>
          <w:color w:val="34302D"/>
          <w:shd w:val="clear" w:color="auto" w:fill="FFFFFF"/>
        </w:rPr>
        <w:t>的各种</w:t>
      </w:r>
      <w:r>
        <w:rPr>
          <w:rStyle w:val="HTML"/>
          <w:rFonts w:ascii="Consolas" w:hAnsi="Consolas"/>
          <w:sz w:val="23"/>
          <w:szCs w:val="23"/>
          <w:shd w:val="clear" w:color="auto" w:fill="F7F7F8"/>
        </w:rPr>
        <w:t>MessageSource</w:t>
      </w:r>
      <w:r>
        <w:rPr>
          <w:rFonts w:ascii="Arial" w:hAnsi="Arial" w:cs="Arial"/>
          <w:color w:val="34302D"/>
          <w:shd w:val="clear" w:color="auto" w:fill="FFFFFF"/>
        </w:rPr>
        <w:t> </w:t>
      </w:r>
      <w:r>
        <w:rPr>
          <w:rFonts w:ascii="Arial" w:hAnsi="Arial" w:cs="Arial"/>
          <w:color w:val="34302D"/>
          <w:shd w:val="clear" w:color="auto" w:fill="FFFFFF"/>
        </w:rPr>
        <w:t>实现遵循与标准</w:t>
      </w:r>
      <w:r>
        <w:rPr>
          <w:rFonts w:ascii="Arial" w:hAnsi="Arial" w:cs="Arial"/>
          <w:color w:val="34302D"/>
          <w:shd w:val="clear" w:color="auto" w:fill="FFFFFF"/>
        </w:rPr>
        <w:t>JDK</w:t>
      </w:r>
      <w:r>
        <w:rPr>
          <w:rFonts w:ascii="Arial" w:hAnsi="Arial" w:cs="Arial"/>
          <w:color w:val="34302D"/>
          <w:shd w:val="clear" w:color="auto" w:fill="FFFFFF"/>
        </w:rPr>
        <w:t>相同的区域设置解析和回退规则</w:t>
      </w:r>
      <w:r>
        <w:rPr>
          <w:rFonts w:ascii="Arial" w:hAnsi="Arial" w:cs="Arial"/>
          <w:color w:val="34302D"/>
          <w:shd w:val="clear" w:color="auto" w:fill="FFFFFF"/>
        </w:rPr>
        <w:t> </w:t>
      </w:r>
      <w:r>
        <w:rPr>
          <w:rStyle w:val="HTML"/>
          <w:rFonts w:ascii="Consolas" w:hAnsi="Consolas"/>
          <w:sz w:val="23"/>
          <w:szCs w:val="23"/>
          <w:shd w:val="clear" w:color="auto" w:fill="F7F7F8"/>
        </w:rPr>
        <w:t>ResourceBundle</w:t>
      </w:r>
      <w:r>
        <w:rPr>
          <w:rFonts w:ascii="Arial" w:hAnsi="Arial" w:cs="Arial"/>
          <w:color w:val="34302D"/>
          <w:shd w:val="clear" w:color="auto" w:fill="FFFFFF"/>
        </w:rPr>
        <w:t>。总之，和继续该示例</w:t>
      </w:r>
      <w:r>
        <w:rPr>
          <w:rStyle w:val="HTML"/>
          <w:rFonts w:ascii="Consolas" w:hAnsi="Consolas"/>
          <w:sz w:val="23"/>
          <w:szCs w:val="23"/>
          <w:shd w:val="clear" w:color="auto" w:fill="F7F7F8"/>
        </w:rPr>
        <w:t>messageSource</w:t>
      </w:r>
      <w:r>
        <w:rPr>
          <w:rFonts w:ascii="Arial" w:hAnsi="Arial" w:cs="Arial"/>
          <w:color w:val="34302D"/>
          <w:shd w:val="clear" w:color="auto" w:fill="FFFFFF"/>
        </w:rPr>
        <w:t>先前定义的，如果你想解析</w:t>
      </w:r>
      <w:r>
        <w:rPr>
          <w:rFonts w:ascii="Arial" w:hAnsi="Arial" w:cs="Arial"/>
          <w:color w:val="34302D"/>
          <w:shd w:val="clear" w:color="auto" w:fill="FFFFFF"/>
        </w:rPr>
        <w:t>British</w:t>
      </w:r>
      <w:r>
        <w:rPr>
          <w:rFonts w:ascii="Arial" w:hAnsi="Arial" w:cs="Arial"/>
          <w:color w:val="34302D"/>
          <w:shd w:val="clear" w:color="auto" w:fill="FFFFFF"/>
        </w:rPr>
        <w:t>（消息</w:t>
      </w:r>
      <w:r>
        <w:rPr>
          <w:rStyle w:val="HTML"/>
          <w:rFonts w:ascii="Consolas" w:hAnsi="Consolas"/>
          <w:sz w:val="23"/>
          <w:szCs w:val="23"/>
          <w:shd w:val="clear" w:color="auto" w:fill="F7F7F8"/>
        </w:rPr>
        <w:t>en-GB</w:t>
      </w:r>
      <w:r>
        <w:rPr>
          <w:rFonts w:ascii="Arial" w:hAnsi="Arial" w:cs="Arial"/>
          <w:color w:val="34302D"/>
          <w:shd w:val="clear" w:color="auto" w:fill="FFFFFF"/>
        </w:rPr>
        <w:t>）语言环境中，您将创建文件名为</w:t>
      </w:r>
      <w:r>
        <w:rPr>
          <w:rStyle w:val="HTML"/>
          <w:rFonts w:ascii="Consolas" w:hAnsi="Consolas"/>
          <w:sz w:val="23"/>
          <w:szCs w:val="23"/>
          <w:shd w:val="clear" w:color="auto" w:fill="F7F7F8"/>
        </w:rPr>
        <w:t>format_en_GB.properties</w:t>
      </w:r>
      <w:r>
        <w:rPr>
          <w:rFonts w:ascii="Arial" w:hAnsi="Arial" w:cs="Arial"/>
          <w:color w:val="34302D"/>
          <w:shd w:val="clear" w:color="auto" w:fill="FFFFFF"/>
        </w:rPr>
        <w:t>，</w:t>
      </w:r>
      <w:r>
        <w:rPr>
          <w:rStyle w:val="HTML"/>
          <w:rFonts w:ascii="Consolas" w:hAnsi="Consolas"/>
          <w:sz w:val="23"/>
          <w:szCs w:val="23"/>
          <w:shd w:val="clear" w:color="auto" w:fill="F7F7F8"/>
        </w:rPr>
        <w:t>exceptions_en_GB.properties</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windows_en_GB.properties</w:t>
      </w:r>
      <w:r>
        <w:rPr>
          <w:rFonts w:ascii="Arial" w:hAnsi="Arial" w:cs="Arial"/>
          <w:color w:val="34302D"/>
          <w:shd w:val="clear" w:color="auto" w:fill="FFFFFF"/>
        </w:rPr>
        <w:t>分别。</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Typically, locale resolution is managed by the surrounding environment of the application. In the following example, the locale against which (British) messages are resolved is specified manually:</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通常，区域设置解析由应用程序的周围环境管理。在以下示例中，手动指定解析（英国）消息的区域设置：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in exceptions_en_GB.properties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argument.required=Ebagum lad, the {0} argument is required, I say, required.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MessageSource resources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message = resources.getMessage(</w:t>
      </w:r>
      <w:r w:rsidRPr="00BA0D5D">
        <w:rPr>
          <w:rFonts w:ascii="Consolas" w:eastAsia="宋体" w:hAnsi="Consolas" w:cs="宋体"/>
          <w:color w:val="DD1144"/>
          <w:kern w:val="0"/>
          <w:sz w:val="24"/>
          <w:szCs w:val="24"/>
        </w:rPr>
        <w:t>"argument.required"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Object </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"userDao"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"Required"</w:t>
      </w:r>
      <w:r w:rsidRPr="00BA0D5D">
        <w:rPr>
          <w:rFonts w:ascii="Consolas" w:eastAsia="宋体" w:hAnsi="Consolas" w:cs="宋体"/>
          <w:color w:val="34302D"/>
          <w:kern w:val="0"/>
          <w:sz w:val="24"/>
          <w:szCs w:val="24"/>
        </w:rPr>
        <w:t>, Locale.UK);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System.out.println(message);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resulting output from the running of the above program is as follows:</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运行上述程序产生的结果如下：</w:t>
      </w:r>
    </w:p>
    <w:p w:rsid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Ebagum lad, the 'userDao' argument is required, I say, required.</w:t>
      </w:r>
    </w:p>
    <w:p w:rsidR="00FE0D57" w:rsidRPr="00FE0D57" w:rsidRDefault="00FE0D57" w:rsidP="00FE0D57">
      <w:pPr>
        <w:pStyle w:val="HTML0"/>
        <w:pBdr>
          <w:top w:val="single" w:sz="6" w:space="12" w:color="DDDDDD"/>
          <w:left w:val="single" w:sz="6" w:space="12" w:color="DDDDDD"/>
          <w:bottom w:val="single" w:sz="6" w:space="12" w:color="DDDDDD"/>
          <w:right w:val="single" w:sz="6" w:space="12" w:color="DDDDDD"/>
        </w:pBdr>
        <w:shd w:val="clear" w:color="auto" w:fill="F5F5F5"/>
        <w:rPr>
          <w:rFonts w:ascii="Consolas" w:hAnsi="Consolas"/>
        </w:rPr>
      </w:pPr>
      <w:r>
        <w:rPr>
          <w:rFonts w:ascii="Consolas" w:hAnsi="Consolas"/>
        </w:rPr>
        <w:t>Ebagum</w:t>
      </w:r>
      <w:r>
        <w:rPr>
          <w:rFonts w:ascii="Consolas" w:hAnsi="Consolas"/>
        </w:rPr>
        <w:t>小伙子，我说，</w:t>
      </w:r>
      <w:r>
        <w:rPr>
          <w:rFonts w:ascii="Consolas" w:hAnsi="Consolas"/>
        </w:rPr>
        <w:t>'userDao'</w:t>
      </w:r>
      <w:r>
        <w:rPr>
          <w:rFonts w:ascii="Consolas" w:hAnsi="Consolas"/>
        </w:rPr>
        <w:t>论证是必需的。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the </w:t>
      </w:r>
      <w:r w:rsidRPr="00BA0D5D">
        <w:rPr>
          <w:rFonts w:ascii="Consolas" w:eastAsia="宋体" w:hAnsi="Consolas" w:cs="宋体"/>
          <w:color w:val="34302D"/>
          <w:kern w:val="0"/>
          <w:sz w:val="23"/>
          <w:szCs w:val="23"/>
          <w:shd w:val="clear" w:color="auto" w:fill="F7F7F8"/>
        </w:rPr>
        <w:t>MessageSourceAware</w:t>
      </w:r>
      <w:r w:rsidRPr="00BA0D5D">
        <w:rPr>
          <w:rFonts w:ascii="inherit" w:eastAsia="宋体" w:hAnsi="inherit" w:cs="Arial"/>
          <w:color w:val="34302D"/>
          <w:kern w:val="0"/>
          <w:sz w:val="24"/>
          <w:szCs w:val="24"/>
        </w:rPr>
        <w:t> interface to acquire a reference to any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that has been defined. Any bean that is defined in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that implements the </w:t>
      </w:r>
      <w:r w:rsidRPr="00BA0D5D">
        <w:rPr>
          <w:rFonts w:ascii="Consolas" w:eastAsia="宋体" w:hAnsi="Consolas" w:cs="宋体"/>
          <w:color w:val="34302D"/>
          <w:kern w:val="0"/>
          <w:sz w:val="23"/>
          <w:szCs w:val="23"/>
          <w:shd w:val="clear" w:color="auto" w:fill="F7F7F8"/>
        </w:rPr>
        <w:t>MessageSourceAware</w:t>
      </w:r>
      <w:r w:rsidRPr="00BA0D5D">
        <w:rPr>
          <w:rFonts w:ascii="inherit" w:eastAsia="宋体" w:hAnsi="inherit" w:cs="Arial"/>
          <w:color w:val="34302D"/>
          <w:kern w:val="0"/>
          <w:sz w:val="24"/>
          <w:szCs w:val="24"/>
        </w:rPr>
        <w:t> interface is injected with the application context’s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when the bean is created and configured.</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您还可以使用该</w:t>
      </w:r>
      <w:r>
        <w:rPr>
          <w:rStyle w:val="HTML"/>
          <w:rFonts w:ascii="Consolas" w:hAnsi="Consolas"/>
          <w:sz w:val="23"/>
          <w:szCs w:val="23"/>
          <w:shd w:val="clear" w:color="auto" w:fill="F7F7F8"/>
        </w:rPr>
        <w:t>MessageSourceAware</w:t>
      </w:r>
      <w:r>
        <w:rPr>
          <w:rFonts w:ascii="Arial" w:hAnsi="Arial" w:cs="Arial"/>
          <w:color w:val="34302D"/>
          <w:shd w:val="clear" w:color="auto" w:fill="FFFFFF"/>
        </w:rPr>
        <w:t>界面获取对</w:t>
      </w:r>
      <w:r>
        <w:rPr>
          <w:rStyle w:val="HTML"/>
          <w:rFonts w:ascii="Consolas" w:hAnsi="Consolas"/>
          <w:sz w:val="23"/>
          <w:szCs w:val="23"/>
          <w:shd w:val="clear" w:color="auto" w:fill="F7F7F8"/>
        </w:rPr>
        <w:t>MessageSource</w:t>
      </w:r>
      <w:r>
        <w:rPr>
          <w:rFonts w:ascii="Arial" w:hAnsi="Arial" w:cs="Arial"/>
          <w:color w:val="34302D"/>
          <w:shd w:val="clear" w:color="auto" w:fill="FFFFFF"/>
        </w:rPr>
        <w:t>已定义的任何内容的引用</w:t>
      </w:r>
      <w:r>
        <w:rPr>
          <w:rFonts w:ascii="Arial" w:hAnsi="Arial" w:cs="Arial"/>
          <w:color w:val="34302D"/>
          <w:shd w:val="clear" w:color="auto" w:fill="FFFFFF"/>
        </w:rPr>
        <w:t> </w:t>
      </w:r>
      <w:r>
        <w:rPr>
          <w:rFonts w:ascii="Arial" w:hAnsi="Arial" w:cs="Arial"/>
          <w:color w:val="34302D"/>
          <w:shd w:val="clear" w:color="auto" w:fill="FFFFFF"/>
        </w:rPr>
        <w:t>。在创建和配置</w:t>
      </w:r>
      <w:r>
        <w:rPr>
          <w:rFonts w:ascii="Arial" w:hAnsi="Arial" w:cs="Arial"/>
          <w:color w:val="34302D"/>
          <w:shd w:val="clear" w:color="auto" w:fill="FFFFFF"/>
        </w:rPr>
        <w:t>bean</w:t>
      </w:r>
      <w:r>
        <w:rPr>
          <w:rFonts w:ascii="Arial" w:hAnsi="Arial" w:cs="Arial"/>
          <w:color w:val="34302D"/>
          <w:shd w:val="clear" w:color="auto" w:fill="FFFFFF"/>
        </w:rPr>
        <w:t>时，将使用应用程序上下文注入</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w:t>
      </w:r>
      <w:r>
        <w:rPr>
          <w:rStyle w:val="HTML"/>
          <w:rFonts w:ascii="Consolas" w:hAnsi="Consolas"/>
          <w:sz w:val="23"/>
          <w:szCs w:val="23"/>
          <w:shd w:val="clear" w:color="auto" w:fill="F7F7F8"/>
        </w:rPr>
        <w:t>MessageSourceAware</w:t>
      </w:r>
      <w:r>
        <w:rPr>
          <w:rFonts w:ascii="Arial" w:hAnsi="Arial" w:cs="Arial"/>
          <w:color w:val="34302D"/>
          <w:shd w:val="clear" w:color="auto" w:fill="FFFFFF"/>
        </w:rPr>
        <w:t>接口的任何</w:t>
      </w:r>
      <w:r>
        <w:rPr>
          <w:rFonts w:ascii="Arial" w:hAnsi="Arial" w:cs="Arial"/>
          <w:color w:val="34302D"/>
          <w:shd w:val="clear" w:color="auto" w:fill="FFFFFF"/>
        </w:rPr>
        <w:t>bean </w:t>
      </w:r>
      <w:r>
        <w:rPr>
          <w:rStyle w:val="HTML"/>
          <w:rFonts w:ascii="Consolas" w:hAnsi="Consolas"/>
          <w:sz w:val="23"/>
          <w:szCs w:val="23"/>
          <w:shd w:val="clear" w:color="auto" w:fill="F7F7F8"/>
        </w:rPr>
        <w:t>MessageSource</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762DE8">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an alternative to </w:t>
            </w:r>
            <w:r w:rsidRPr="00BA0D5D">
              <w:rPr>
                <w:rFonts w:ascii="Consolas" w:eastAsia="宋体" w:hAnsi="Consolas" w:cs="宋体"/>
                <w:kern w:val="0"/>
                <w:sz w:val="23"/>
                <w:szCs w:val="23"/>
                <w:shd w:val="clear" w:color="auto" w:fill="F7F7F8"/>
              </w:rPr>
              <w:t>ResourceBundleMessageSource</w:t>
            </w:r>
            <w:r w:rsidRPr="00BA0D5D">
              <w:rPr>
                <w:rFonts w:ascii="宋体" w:eastAsia="宋体" w:hAnsi="宋体" w:cs="宋体"/>
                <w:kern w:val="0"/>
                <w:sz w:val="24"/>
                <w:szCs w:val="24"/>
              </w:rPr>
              <w:t>, Spring provides a </w:t>
            </w:r>
            <w:r w:rsidRPr="00BA0D5D">
              <w:rPr>
                <w:rFonts w:ascii="Consolas" w:eastAsia="宋体" w:hAnsi="Consolas" w:cs="宋体"/>
                <w:kern w:val="0"/>
                <w:sz w:val="23"/>
                <w:szCs w:val="23"/>
                <w:shd w:val="clear" w:color="auto" w:fill="F7F7F8"/>
              </w:rPr>
              <w:t>ReloadableResourceBundleMessageSource</w:t>
            </w:r>
            <w:r w:rsidRPr="00BA0D5D">
              <w:rPr>
                <w:rFonts w:ascii="宋体" w:eastAsia="宋体" w:hAnsi="宋体" w:cs="宋体"/>
                <w:kern w:val="0"/>
                <w:sz w:val="24"/>
                <w:szCs w:val="24"/>
              </w:rPr>
              <w:t xml:space="preserve">class. This variant supports the same </w:t>
            </w:r>
            <w:r w:rsidRPr="00BA0D5D">
              <w:rPr>
                <w:rFonts w:ascii="宋体" w:eastAsia="宋体" w:hAnsi="宋体" w:cs="宋体"/>
                <w:kern w:val="0"/>
                <w:sz w:val="24"/>
                <w:szCs w:val="24"/>
              </w:rPr>
              <w:lastRenderedPageBreak/>
              <w:t>bundle file format but is more flexible than the standard JDK based</w:t>
            </w:r>
            <w:r w:rsidRPr="00BA0D5D">
              <w:rPr>
                <w:rFonts w:ascii="Consolas" w:eastAsia="宋体" w:hAnsi="Consolas" w:cs="宋体"/>
                <w:kern w:val="0"/>
                <w:sz w:val="23"/>
                <w:szCs w:val="23"/>
                <w:shd w:val="clear" w:color="auto" w:fill="F7F7F8"/>
              </w:rPr>
              <w:t>ResourceBundleMessageSource</w:t>
            </w:r>
            <w:r w:rsidRPr="00BA0D5D">
              <w:rPr>
                <w:rFonts w:ascii="宋体" w:eastAsia="宋体" w:hAnsi="宋体" w:cs="宋体"/>
                <w:kern w:val="0"/>
                <w:sz w:val="24"/>
                <w:szCs w:val="24"/>
              </w:rPr>
              <w:t> implementation. In particular, it allows for reading files from any Spring resource location (not only from the classpath) and supports hot reloading of bundle property files (while efficiently caching them in between). See the </w:t>
            </w:r>
            <w:hyperlink r:id="rId432" w:history="1">
              <w:r w:rsidRPr="00BA0D5D">
                <w:rPr>
                  <w:rFonts w:ascii="Consolas" w:eastAsia="宋体" w:hAnsi="Consolas" w:cs="宋体"/>
                  <w:color w:val="548E2E"/>
                  <w:kern w:val="0"/>
                  <w:sz w:val="23"/>
                  <w:szCs w:val="23"/>
                  <w:u w:val="single"/>
                  <w:shd w:val="clear" w:color="auto" w:fill="F7F7F8"/>
                </w:rPr>
                <w:t>ReloadableResourceBundleMessageSource</w:t>
              </w:r>
            </w:hyperlink>
            <w:r w:rsidRPr="00BA0D5D">
              <w:rPr>
                <w:rFonts w:ascii="宋体" w:eastAsia="宋体" w:hAnsi="宋体" w:cs="宋体"/>
                <w:kern w:val="0"/>
                <w:sz w:val="24"/>
                <w:szCs w:val="24"/>
              </w:rPr>
              <w:t> javadoc for details.</w:t>
            </w:r>
          </w:p>
          <w:p w:rsidR="00762DE8" w:rsidRPr="00BA0D5D" w:rsidRDefault="00762DE8" w:rsidP="00BA0D5D">
            <w:pPr>
              <w:widowControl/>
              <w:jc w:val="left"/>
              <w:rPr>
                <w:rFonts w:ascii="宋体" w:eastAsia="宋体" w:hAnsi="宋体" w:cs="宋体"/>
                <w:kern w:val="0"/>
                <w:sz w:val="24"/>
                <w:szCs w:val="24"/>
              </w:rPr>
            </w:pPr>
            <w:r>
              <w:rPr>
                <w:rFonts w:ascii="Arial" w:hAnsi="Arial" w:cs="Arial"/>
                <w:shd w:val="clear" w:color="auto" w:fill="EBF1E7"/>
              </w:rPr>
              <w:t>作为替代</w:t>
            </w:r>
            <w:r>
              <w:rPr>
                <w:rStyle w:val="HTML"/>
                <w:rFonts w:ascii="Consolas" w:hAnsi="Consolas"/>
                <w:sz w:val="23"/>
                <w:szCs w:val="23"/>
                <w:shd w:val="clear" w:color="auto" w:fill="F7F7F8"/>
              </w:rPr>
              <w:t>ResourceBundleMessageSource</w:t>
            </w:r>
            <w:r>
              <w:rPr>
                <w:rFonts w:ascii="Arial" w:hAnsi="Arial" w:cs="Arial"/>
                <w:shd w:val="clear" w:color="auto" w:fill="EBF1E7"/>
              </w:rPr>
              <w:t>，</w:t>
            </w:r>
            <w:r>
              <w:rPr>
                <w:rFonts w:ascii="Arial" w:hAnsi="Arial" w:cs="Arial"/>
                <w:shd w:val="clear" w:color="auto" w:fill="EBF1E7"/>
              </w:rPr>
              <w:t>Spring</w:t>
            </w:r>
            <w:r>
              <w:rPr>
                <w:rFonts w:ascii="Arial" w:hAnsi="Arial" w:cs="Arial"/>
                <w:shd w:val="clear" w:color="auto" w:fill="EBF1E7"/>
              </w:rPr>
              <w:t>提供了一个</w:t>
            </w:r>
            <w:r>
              <w:rPr>
                <w:rFonts w:ascii="Arial" w:hAnsi="Arial" w:cs="Arial"/>
                <w:shd w:val="clear" w:color="auto" w:fill="EBF1E7"/>
              </w:rPr>
              <w:t> </w:t>
            </w:r>
            <w:r>
              <w:rPr>
                <w:rStyle w:val="HTML"/>
                <w:rFonts w:ascii="Consolas" w:hAnsi="Consolas"/>
                <w:sz w:val="23"/>
                <w:szCs w:val="23"/>
                <w:shd w:val="clear" w:color="auto" w:fill="F7F7F8"/>
              </w:rPr>
              <w:t>ReloadableResourceBundleMessageSource</w:t>
            </w:r>
            <w:r>
              <w:rPr>
                <w:rFonts w:ascii="Arial" w:hAnsi="Arial" w:cs="Arial"/>
                <w:shd w:val="clear" w:color="auto" w:fill="EBF1E7"/>
              </w:rPr>
              <w:t>类。此变体支持相同的捆绑文件格式，但比基于标准</w:t>
            </w:r>
            <w:r>
              <w:rPr>
                <w:rFonts w:ascii="Arial" w:hAnsi="Arial" w:cs="Arial"/>
                <w:shd w:val="clear" w:color="auto" w:fill="EBF1E7"/>
              </w:rPr>
              <w:t>JDK</w:t>
            </w:r>
            <w:r>
              <w:rPr>
                <w:rFonts w:ascii="Arial" w:hAnsi="Arial" w:cs="Arial"/>
                <w:shd w:val="clear" w:color="auto" w:fill="EBF1E7"/>
              </w:rPr>
              <w:t>的</w:t>
            </w:r>
            <w:r>
              <w:rPr>
                <w:rStyle w:val="HTML"/>
                <w:rFonts w:ascii="Consolas" w:hAnsi="Consolas"/>
                <w:sz w:val="23"/>
                <w:szCs w:val="23"/>
                <w:shd w:val="clear" w:color="auto" w:fill="F7F7F8"/>
              </w:rPr>
              <w:t>ResourceBundleMessageSource</w:t>
            </w:r>
            <w:r>
              <w:rPr>
                <w:rFonts w:ascii="Arial" w:hAnsi="Arial" w:cs="Arial"/>
                <w:shd w:val="clear" w:color="auto" w:fill="EBF1E7"/>
              </w:rPr>
              <w:t>实现更灵活</w:t>
            </w:r>
            <w:r>
              <w:rPr>
                <w:rFonts w:ascii="Arial" w:hAnsi="Arial" w:cs="Arial"/>
                <w:shd w:val="clear" w:color="auto" w:fill="EBF1E7"/>
              </w:rPr>
              <w:t> </w:t>
            </w:r>
            <w:r>
              <w:rPr>
                <w:rFonts w:ascii="Arial" w:hAnsi="Arial" w:cs="Arial"/>
                <w:shd w:val="clear" w:color="auto" w:fill="EBF1E7"/>
              </w:rPr>
              <w:t>。特别是，它允许从任何</w:t>
            </w:r>
            <w:r>
              <w:rPr>
                <w:rFonts w:ascii="Arial" w:hAnsi="Arial" w:cs="Arial"/>
                <w:shd w:val="clear" w:color="auto" w:fill="EBF1E7"/>
              </w:rPr>
              <w:t>Spring</w:t>
            </w:r>
            <w:r>
              <w:rPr>
                <w:rFonts w:ascii="Arial" w:hAnsi="Arial" w:cs="Arial"/>
                <w:shd w:val="clear" w:color="auto" w:fill="EBF1E7"/>
              </w:rPr>
              <w:t>资源位置（不仅从类路径）读取文件，并支持</w:t>
            </w:r>
            <w:r>
              <w:rPr>
                <w:rFonts w:ascii="Arial" w:hAnsi="Arial" w:cs="Arial"/>
                <w:shd w:val="clear" w:color="auto" w:fill="EBF1E7"/>
              </w:rPr>
              <w:t>bundle</w:t>
            </w:r>
            <w:r>
              <w:rPr>
                <w:rFonts w:ascii="Arial" w:hAnsi="Arial" w:cs="Arial"/>
                <w:shd w:val="clear" w:color="auto" w:fill="EBF1E7"/>
              </w:rPr>
              <w:t>属性文件的热重新加载（同时有效地在它们之间缓存它们）。有关</w:t>
            </w:r>
            <w:hyperlink r:id="rId433" w:history="1">
              <w:r>
                <w:rPr>
                  <w:rStyle w:val="HTML"/>
                  <w:rFonts w:ascii="Consolas" w:hAnsi="Consolas"/>
                  <w:color w:val="548E2E"/>
                  <w:sz w:val="23"/>
                  <w:szCs w:val="23"/>
                  <w:u w:val="single"/>
                  <w:shd w:val="clear" w:color="auto" w:fill="F7F7F8"/>
                </w:rPr>
                <w:t>ReloadableResourceBundleMessageSource</w:t>
              </w:r>
            </w:hyperlink>
            <w:r>
              <w:rPr>
                <w:rFonts w:ascii="Arial" w:hAnsi="Arial" w:cs="Arial"/>
                <w:shd w:val="clear" w:color="auto" w:fill="EBF1E7"/>
              </w:rPr>
              <w:t> </w:t>
            </w:r>
            <w:r>
              <w:rPr>
                <w:rFonts w:ascii="Arial" w:hAnsi="Arial" w:cs="Arial"/>
                <w:shd w:val="clear" w:color="auto" w:fill="EBF1E7"/>
              </w:rPr>
              <w:t>详细信息，请参阅</w:t>
            </w:r>
            <w:r>
              <w:rPr>
                <w:rFonts w:ascii="Arial" w:hAnsi="Arial" w:cs="Arial"/>
                <w:shd w:val="clear" w:color="auto" w:fill="EBF1E7"/>
              </w:rPr>
              <w:t>javadoc</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1.15.2. Standard and Custom Events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Event handling in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provided through the </w:t>
      </w:r>
      <w:r w:rsidRPr="00BA0D5D">
        <w:rPr>
          <w:rFonts w:ascii="Consolas" w:eastAsia="宋体" w:hAnsi="Consolas" w:cs="宋体"/>
          <w:color w:val="34302D"/>
          <w:kern w:val="0"/>
          <w:sz w:val="23"/>
          <w:szCs w:val="23"/>
          <w:shd w:val="clear" w:color="auto" w:fill="F7F7F8"/>
        </w:rPr>
        <w:t>ApplicationEvent</w:t>
      </w:r>
      <w:r w:rsidRPr="00BA0D5D">
        <w:rPr>
          <w:rFonts w:ascii="inherit" w:eastAsia="宋体" w:hAnsi="inherit" w:cs="Arial"/>
          <w:color w:val="34302D"/>
          <w:kern w:val="0"/>
          <w:sz w:val="24"/>
          <w:szCs w:val="24"/>
        </w:rPr>
        <w:t> class and the </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interface. If a bean that implements the </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 interface is deployed into the context, every time an</w:t>
      </w:r>
      <w:r w:rsidRPr="00BA0D5D">
        <w:rPr>
          <w:rFonts w:ascii="Consolas" w:eastAsia="宋体" w:hAnsi="Consolas" w:cs="宋体"/>
          <w:color w:val="34302D"/>
          <w:kern w:val="0"/>
          <w:sz w:val="23"/>
          <w:szCs w:val="23"/>
          <w:shd w:val="clear" w:color="auto" w:fill="F7F7F8"/>
        </w:rPr>
        <w:t>ApplicationEvent</w:t>
      </w:r>
      <w:r w:rsidRPr="00BA0D5D">
        <w:rPr>
          <w:rFonts w:ascii="inherit" w:eastAsia="宋体" w:hAnsi="inherit" w:cs="Arial"/>
          <w:color w:val="34302D"/>
          <w:kern w:val="0"/>
          <w:sz w:val="24"/>
          <w:szCs w:val="24"/>
        </w:rPr>
        <w:t> gets published to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that bean is notified. Essentially, this is the standard Observer design pattern.</w:t>
      </w:r>
    </w:p>
    <w:p w:rsidR="00762DE8" w:rsidRPr="00BA0D5D" w:rsidRDefault="00762DE8"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ApplicationContext</w:t>
      </w:r>
      <w:r>
        <w:rPr>
          <w:rFonts w:ascii="Arial" w:hAnsi="Arial" w:cs="Arial"/>
          <w:color w:val="34302D"/>
          <w:shd w:val="clear" w:color="auto" w:fill="FFFFFF"/>
        </w:rPr>
        <w:t>通过</w:t>
      </w:r>
      <w:r>
        <w:rPr>
          <w:rStyle w:val="HTML"/>
          <w:rFonts w:ascii="Consolas" w:hAnsi="Consolas"/>
          <w:sz w:val="23"/>
          <w:szCs w:val="23"/>
          <w:shd w:val="clear" w:color="auto" w:fill="F7F7F8"/>
        </w:rPr>
        <w:t>ApplicationEvent</w:t>
      </w:r>
      <w:r>
        <w:rPr>
          <w:rFonts w:ascii="Arial" w:hAnsi="Arial" w:cs="Arial"/>
          <w:color w:val="34302D"/>
          <w:shd w:val="clear" w:color="auto" w:fill="FFFFFF"/>
        </w:rPr>
        <w:t> </w:t>
      </w:r>
      <w:r>
        <w:rPr>
          <w:rFonts w:ascii="Arial" w:hAnsi="Arial" w:cs="Arial"/>
          <w:color w:val="34302D"/>
          <w:shd w:val="clear" w:color="auto" w:fill="FFFFFF"/>
        </w:rPr>
        <w:t>类和</w:t>
      </w:r>
      <w:r>
        <w:rPr>
          <w:rStyle w:val="HTML"/>
          <w:rFonts w:ascii="Consolas" w:hAnsi="Consolas"/>
          <w:sz w:val="23"/>
          <w:szCs w:val="23"/>
          <w:shd w:val="clear" w:color="auto" w:fill="F7F7F8"/>
        </w:rPr>
        <w:t>ApplicationListener</w:t>
      </w:r>
      <w:r>
        <w:rPr>
          <w:rFonts w:ascii="Arial" w:hAnsi="Arial" w:cs="Arial"/>
          <w:color w:val="34302D"/>
          <w:shd w:val="clear" w:color="auto" w:fill="FFFFFF"/>
        </w:rPr>
        <w:t>接口提供事件处理。如果将实现</w:t>
      </w:r>
      <w:r>
        <w:rPr>
          <w:rStyle w:val="HTML"/>
          <w:rFonts w:ascii="Consolas" w:hAnsi="Consolas"/>
          <w:sz w:val="23"/>
          <w:szCs w:val="23"/>
          <w:shd w:val="clear" w:color="auto" w:fill="F7F7F8"/>
        </w:rPr>
        <w:t>ApplicationListener</w:t>
      </w:r>
      <w:r>
        <w:rPr>
          <w:rFonts w:ascii="Arial" w:hAnsi="Arial" w:cs="Arial"/>
          <w:color w:val="34302D"/>
          <w:shd w:val="clear" w:color="auto" w:fill="FFFFFF"/>
        </w:rPr>
        <w:t>接口的</w:t>
      </w:r>
      <w:r>
        <w:rPr>
          <w:rFonts w:ascii="Arial" w:hAnsi="Arial" w:cs="Arial"/>
          <w:color w:val="34302D"/>
          <w:shd w:val="clear" w:color="auto" w:fill="FFFFFF"/>
        </w:rPr>
        <w:t>bean </w:t>
      </w:r>
      <w:r>
        <w:rPr>
          <w:rFonts w:ascii="Arial" w:hAnsi="Arial" w:cs="Arial"/>
          <w:color w:val="34302D"/>
          <w:shd w:val="clear" w:color="auto" w:fill="FFFFFF"/>
        </w:rPr>
        <w:t>部署到上下文中，则每次</w:t>
      </w:r>
      <w:r>
        <w:rPr>
          <w:rFonts w:ascii="Arial" w:hAnsi="Arial" w:cs="Arial"/>
          <w:color w:val="34302D"/>
          <w:shd w:val="clear" w:color="auto" w:fill="FFFFFF"/>
        </w:rPr>
        <w:t> </w:t>
      </w:r>
      <w:r>
        <w:rPr>
          <w:rStyle w:val="HTML"/>
          <w:rFonts w:ascii="Consolas" w:hAnsi="Consolas"/>
          <w:sz w:val="23"/>
          <w:szCs w:val="23"/>
          <w:shd w:val="clear" w:color="auto" w:fill="F7F7F8"/>
        </w:rPr>
        <w:t>ApplicationEvent</w:t>
      </w:r>
      <w:r>
        <w:rPr>
          <w:rFonts w:ascii="Arial" w:hAnsi="Arial" w:cs="Arial"/>
          <w:color w:val="34302D"/>
          <w:shd w:val="clear" w:color="auto" w:fill="FFFFFF"/>
        </w:rPr>
        <w:t>将其发布到该</w:t>
      </w:r>
      <w:r>
        <w:rPr>
          <w:rStyle w:val="HTML"/>
          <w:rFonts w:ascii="Consolas" w:hAnsi="Consolas"/>
          <w:sz w:val="23"/>
          <w:szCs w:val="23"/>
          <w:shd w:val="clear" w:color="auto" w:fill="F7F7F8"/>
        </w:rPr>
        <w:t>ApplicationContext</w:t>
      </w:r>
      <w:r>
        <w:rPr>
          <w:rFonts w:ascii="Arial" w:hAnsi="Arial" w:cs="Arial"/>
          <w:color w:val="34302D"/>
          <w:shd w:val="clear" w:color="auto" w:fill="FFFFFF"/>
        </w:rPr>
        <w:t>bean</w:t>
      </w:r>
      <w:r>
        <w:rPr>
          <w:rFonts w:ascii="Arial" w:hAnsi="Arial" w:cs="Arial"/>
          <w:color w:val="34302D"/>
          <w:shd w:val="clear" w:color="auto" w:fill="FFFFFF"/>
        </w:rPr>
        <w:t>时，都会通知该</w:t>
      </w:r>
      <w:r>
        <w:rPr>
          <w:rFonts w:ascii="Arial" w:hAnsi="Arial" w:cs="Arial"/>
          <w:color w:val="34302D"/>
          <w:shd w:val="clear" w:color="auto" w:fill="FFFFFF"/>
        </w:rPr>
        <w:t>bean</w:t>
      </w:r>
      <w:r>
        <w:rPr>
          <w:rFonts w:ascii="Arial" w:hAnsi="Arial" w:cs="Arial"/>
          <w:color w:val="34302D"/>
          <w:shd w:val="clear" w:color="auto" w:fill="FFFFFF"/>
        </w:rPr>
        <w:t>。从本质上讲，这是标准的</w:t>
      </w:r>
      <w:r>
        <w:rPr>
          <w:rFonts w:ascii="Arial" w:hAnsi="Arial" w:cs="Arial"/>
          <w:color w:val="34302D"/>
          <w:shd w:val="clear" w:color="auto" w:fill="FFFFFF"/>
        </w:rPr>
        <w:t>Observer</w:t>
      </w:r>
      <w:r>
        <w:rPr>
          <w:rFonts w:ascii="Arial" w:hAnsi="Arial" w:cs="Arial"/>
          <w:color w:val="34302D"/>
          <w:shd w:val="clear" w:color="auto" w:fill="FFFFFF"/>
        </w:rPr>
        <w:t>设计模式。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762DE8">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of Spring 4.2, the event infrastructure has been significantly improved and offers an </w:t>
            </w:r>
            <w:hyperlink r:id="rId434" w:anchor="context-functionality-events-annotation" w:history="1">
              <w:r w:rsidRPr="00BA0D5D">
                <w:rPr>
                  <w:rFonts w:ascii="宋体" w:eastAsia="宋体" w:hAnsi="宋体" w:cs="宋体"/>
                  <w:color w:val="548E2E"/>
                  <w:kern w:val="0"/>
                  <w:sz w:val="24"/>
                  <w:szCs w:val="24"/>
                  <w:u w:val="single"/>
                </w:rPr>
                <w:t>annotation-based model</w:t>
              </w:r>
            </w:hyperlink>
            <w:r w:rsidRPr="00BA0D5D">
              <w:rPr>
                <w:rFonts w:ascii="宋体" w:eastAsia="宋体" w:hAnsi="宋体" w:cs="宋体"/>
                <w:kern w:val="0"/>
                <w:sz w:val="24"/>
                <w:szCs w:val="24"/>
              </w:rPr>
              <w:t> as well as the ability to publish any arbitrary event (that is, an object that does not necessarily extend from </w:t>
            </w:r>
            <w:r w:rsidRPr="00BA0D5D">
              <w:rPr>
                <w:rFonts w:ascii="Consolas" w:eastAsia="宋体" w:hAnsi="Consolas" w:cs="宋体"/>
                <w:kern w:val="0"/>
                <w:sz w:val="23"/>
                <w:szCs w:val="23"/>
                <w:shd w:val="clear" w:color="auto" w:fill="F7F7F8"/>
              </w:rPr>
              <w:t>ApplicationEvent</w:t>
            </w:r>
            <w:r w:rsidRPr="00BA0D5D">
              <w:rPr>
                <w:rFonts w:ascii="宋体" w:eastAsia="宋体" w:hAnsi="宋体" w:cs="宋体"/>
                <w:kern w:val="0"/>
                <w:sz w:val="24"/>
                <w:szCs w:val="24"/>
              </w:rPr>
              <w:t>). When such an object is published, we wrap it in an event for you.</w:t>
            </w:r>
          </w:p>
          <w:p w:rsidR="00762DE8" w:rsidRPr="00BA0D5D" w:rsidRDefault="00762DE8" w:rsidP="00BA0D5D">
            <w:pPr>
              <w:widowControl/>
              <w:jc w:val="left"/>
              <w:rPr>
                <w:rFonts w:ascii="宋体" w:eastAsia="宋体" w:hAnsi="宋体" w:cs="宋体"/>
                <w:kern w:val="0"/>
                <w:sz w:val="24"/>
                <w:szCs w:val="24"/>
              </w:rPr>
            </w:pPr>
            <w:r>
              <w:rPr>
                <w:rFonts w:ascii="Arial" w:hAnsi="Arial" w:cs="Arial"/>
                <w:shd w:val="clear" w:color="auto" w:fill="EBF1E7"/>
              </w:rPr>
              <w:t>从</w:t>
            </w:r>
            <w:r>
              <w:rPr>
                <w:rFonts w:ascii="Arial" w:hAnsi="Arial" w:cs="Arial"/>
                <w:shd w:val="clear" w:color="auto" w:fill="EBF1E7"/>
              </w:rPr>
              <w:t>Spring 4.2</w:t>
            </w:r>
            <w:r>
              <w:rPr>
                <w:rFonts w:ascii="Arial" w:hAnsi="Arial" w:cs="Arial"/>
                <w:shd w:val="clear" w:color="auto" w:fill="EBF1E7"/>
              </w:rPr>
              <w:t>开始，事件基础结构得到了显着改进，并提供了</w:t>
            </w:r>
            <w:hyperlink r:id="rId435" w:anchor="context-functionality-events-annotation" w:history="1">
              <w:r>
                <w:rPr>
                  <w:rStyle w:val="a4"/>
                  <w:rFonts w:ascii="Arial" w:hAnsi="Arial" w:cs="Arial"/>
                  <w:color w:val="548E2E"/>
                  <w:shd w:val="clear" w:color="auto" w:fill="EBF1E7"/>
                </w:rPr>
                <w:t>基于注释的模型</w:t>
              </w:r>
            </w:hyperlink>
            <w:r>
              <w:rPr>
                <w:rFonts w:ascii="Arial" w:hAnsi="Arial" w:cs="Arial"/>
                <w:shd w:val="clear" w:color="auto" w:fill="EBF1E7"/>
              </w:rPr>
              <w:t>以及发布任意事件（即不一定从中扩展的对象</w:t>
            </w:r>
            <w:r>
              <w:rPr>
                <w:rStyle w:val="HTML"/>
                <w:rFonts w:ascii="Consolas" w:hAnsi="Consolas"/>
                <w:sz w:val="23"/>
                <w:szCs w:val="23"/>
                <w:shd w:val="clear" w:color="auto" w:fill="F7F7F8"/>
              </w:rPr>
              <w:t>ApplicationEvent</w:t>
            </w:r>
            <w:r>
              <w:rPr>
                <w:rFonts w:ascii="Arial" w:hAnsi="Arial" w:cs="Arial"/>
                <w:shd w:val="clear" w:color="auto" w:fill="EBF1E7"/>
              </w:rPr>
              <w:t>）的能力。当发布这样的对象时，我们将它包装在一个事件中。</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table describes the standard events that Spring provides:</w:t>
      </w:r>
    </w:p>
    <w:p w:rsidR="00762DE8" w:rsidRDefault="00762DE8"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下表描述了</w:t>
      </w:r>
      <w:r>
        <w:rPr>
          <w:rFonts w:ascii="Arial" w:hAnsi="Arial" w:cs="Arial"/>
          <w:color w:val="34302D"/>
          <w:shd w:val="clear" w:color="auto" w:fill="FFFFFF"/>
        </w:rPr>
        <w:t>Spring</w:t>
      </w:r>
      <w:r>
        <w:rPr>
          <w:rFonts w:ascii="Arial" w:hAnsi="Arial" w:cs="Arial"/>
          <w:color w:val="34302D"/>
          <w:shd w:val="clear" w:color="auto" w:fill="FFFFFF"/>
        </w:rPr>
        <w:t>提供的标准事件：</w:t>
      </w:r>
    </w:p>
    <w:tbl>
      <w:tblPr>
        <w:tblStyle w:val="a7"/>
        <w:tblW w:w="0" w:type="auto"/>
        <w:tblLook w:val="04A0" w:firstRow="1" w:lastRow="0" w:firstColumn="1" w:lastColumn="0" w:noHBand="0" w:noVBand="1"/>
      </w:tblPr>
      <w:tblGrid>
        <w:gridCol w:w="2872"/>
        <w:gridCol w:w="7585"/>
      </w:tblGrid>
      <w:tr w:rsidR="00557CFB" w:rsidRPr="00BA0D5D" w:rsidTr="00B9106B">
        <w:tc>
          <w:tcPr>
            <w:tcW w:w="0" w:type="auto"/>
            <w:gridSpan w:val="2"/>
            <w:hideMark/>
          </w:tcPr>
          <w:p w:rsidR="00557CFB" w:rsidRPr="00BA0D5D" w:rsidRDefault="00557CFB" w:rsidP="00B9106B">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7. Built-in Events</w:t>
            </w:r>
          </w:p>
        </w:tc>
      </w:tr>
      <w:tr w:rsidR="00557CFB" w:rsidRPr="00BA0D5D" w:rsidTr="00B9106B">
        <w:tc>
          <w:tcPr>
            <w:tcW w:w="0" w:type="auto"/>
            <w:hideMark/>
          </w:tcPr>
          <w:p w:rsidR="00557CFB" w:rsidRPr="00BA0D5D" w:rsidRDefault="00557CF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Event</w:t>
            </w:r>
          </w:p>
        </w:tc>
        <w:tc>
          <w:tcPr>
            <w:tcW w:w="0" w:type="auto"/>
            <w:hideMark/>
          </w:tcPr>
          <w:p w:rsidR="00557CFB" w:rsidRPr="00BA0D5D" w:rsidRDefault="00557CF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557CFB" w:rsidRPr="00BA0D5D" w:rsidTr="00B9106B">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ContextRefreshedEvent</w:t>
            </w:r>
          </w:p>
        </w:tc>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Published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is initialized or refreshed (for example, by using the </w:t>
            </w:r>
            <w:r w:rsidRPr="00BA0D5D">
              <w:rPr>
                <w:rFonts w:ascii="Consolas" w:eastAsia="宋体" w:hAnsi="Consolas" w:cs="宋体"/>
                <w:color w:val="34302D"/>
                <w:kern w:val="0"/>
                <w:sz w:val="23"/>
                <w:szCs w:val="23"/>
                <w:shd w:val="clear" w:color="auto" w:fill="F7F7F8"/>
              </w:rPr>
              <w:t>refresh()</w:t>
            </w:r>
            <w:r w:rsidRPr="00BA0D5D">
              <w:rPr>
                <w:rFonts w:ascii="inherit" w:eastAsia="宋体" w:hAnsi="inherit" w:cs="宋体"/>
                <w:color w:val="34302D"/>
                <w:kern w:val="0"/>
                <w:sz w:val="24"/>
                <w:szCs w:val="24"/>
              </w:rPr>
              <w:t> method on the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宋体"/>
                <w:color w:val="34302D"/>
                <w:kern w:val="0"/>
                <w:sz w:val="24"/>
                <w:szCs w:val="24"/>
              </w:rPr>
              <w:t> interface). Here, “initialized” means that all beans are loaded, post-processor beans are detected and activated, singletons are pre-instantiated, and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object is ready for use. As long as the context has not been closed, a refresh can be triggered multiple times, provided that the chosen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xml:space="preserve"> actually supports such “hot” refreshes. </w:t>
            </w:r>
            <w:r w:rsidRPr="00BA0D5D">
              <w:rPr>
                <w:rFonts w:ascii="inherit" w:eastAsia="宋体" w:hAnsi="inherit" w:cs="宋体"/>
                <w:color w:val="34302D"/>
                <w:kern w:val="0"/>
                <w:sz w:val="24"/>
                <w:szCs w:val="24"/>
              </w:rPr>
              <w:lastRenderedPageBreak/>
              <w:t>For example, </w:t>
            </w:r>
            <w:r w:rsidRPr="00BA0D5D">
              <w:rPr>
                <w:rFonts w:ascii="Consolas" w:eastAsia="宋体" w:hAnsi="Consolas" w:cs="宋体"/>
                <w:color w:val="34302D"/>
                <w:kern w:val="0"/>
                <w:sz w:val="23"/>
                <w:szCs w:val="23"/>
                <w:shd w:val="clear" w:color="auto" w:fill="F7F7F8"/>
              </w:rPr>
              <w:t>XmlWebApplicationContext</w:t>
            </w:r>
            <w:r w:rsidRPr="00BA0D5D">
              <w:rPr>
                <w:rFonts w:ascii="inherit" w:eastAsia="宋体" w:hAnsi="inherit" w:cs="宋体"/>
                <w:color w:val="34302D"/>
                <w:kern w:val="0"/>
                <w:sz w:val="24"/>
                <w:szCs w:val="24"/>
              </w:rPr>
              <w:t> supports hot refreshes, but</w:t>
            </w:r>
            <w:r w:rsidRPr="00BA0D5D">
              <w:rPr>
                <w:rFonts w:ascii="Consolas" w:eastAsia="宋体" w:hAnsi="Consolas" w:cs="宋体"/>
                <w:color w:val="34302D"/>
                <w:kern w:val="0"/>
                <w:sz w:val="23"/>
                <w:szCs w:val="23"/>
                <w:shd w:val="clear" w:color="auto" w:fill="F7F7F8"/>
              </w:rPr>
              <w:t>GenericApplicationContext</w:t>
            </w:r>
            <w:r w:rsidRPr="00BA0D5D">
              <w:rPr>
                <w:rFonts w:ascii="inherit" w:eastAsia="宋体" w:hAnsi="inherit" w:cs="宋体"/>
                <w:color w:val="34302D"/>
                <w:kern w:val="0"/>
                <w:sz w:val="24"/>
                <w:szCs w:val="24"/>
              </w:rPr>
              <w:t> does not.</w:t>
            </w:r>
          </w:p>
        </w:tc>
      </w:tr>
      <w:tr w:rsidR="00557CFB" w:rsidRPr="00BA0D5D" w:rsidTr="00B9106B">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lastRenderedPageBreak/>
              <w:t>ContextStartedEvent</w:t>
            </w:r>
          </w:p>
        </w:tc>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Published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is started by using the </w:t>
            </w:r>
            <w:r w:rsidRPr="00BA0D5D">
              <w:rPr>
                <w:rFonts w:ascii="Consolas" w:eastAsia="宋体" w:hAnsi="Consolas" w:cs="宋体"/>
                <w:color w:val="34302D"/>
                <w:kern w:val="0"/>
                <w:sz w:val="23"/>
                <w:szCs w:val="23"/>
                <w:shd w:val="clear" w:color="auto" w:fill="F7F7F8"/>
              </w:rPr>
              <w:t>start()</w:t>
            </w:r>
            <w:r w:rsidRPr="00BA0D5D">
              <w:rPr>
                <w:rFonts w:ascii="inherit" w:eastAsia="宋体" w:hAnsi="inherit" w:cs="宋体"/>
                <w:color w:val="34302D"/>
                <w:kern w:val="0"/>
                <w:sz w:val="24"/>
                <w:szCs w:val="24"/>
              </w:rPr>
              <w:t> method on the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宋体"/>
                <w:color w:val="34302D"/>
                <w:kern w:val="0"/>
                <w:sz w:val="24"/>
                <w:szCs w:val="24"/>
              </w:rPr>
              <w:t> interface. Here, “started” means that all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宋体"/>
                <w:color w:val="34302D"/>
                <w:kern w:val="0"/>
                <w:sz w:val="24"/>
                <w:szCs w:val="24"/>
              </w:rPr>
              <w:t> beans receive an explicit start signal. Typically, this signal is used to restart beans after an explicit stop, but it may also be used to start components that have not been configured for autostart (for example, components that have not already started on initialization).</w:t>
            </w:r>
          </w:p>
        </w:tc>
      </w:tr>
      <w:tr w:rsidR="00557CFB" w:rsidRPr="00BA0D5D" w:rsidTr="00B9106B">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ContextStoppedEvent</w:t>
            </w:r>
          </w:p>
        </w:tc>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Published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is stopped by using the </w:t>
            </w:r>
            <w:r w:rsidRPr="00BA0D5D">
              <w:rPr>
                <w:rFonts w:ascii="Consolas" w:eastAsia="宋体" w:hAnsi="Consolas" w:cs="宋体"/>
                <w:color w:val="34302D"/>
                <w:kern w:val="0"/>
                <w:sz w:val="23"/>
                <w:szCs w:val="23"/>
                <w:shd w:val="clear" w:color="auto" w:fill="F7F7F8"/>
              </w:rPr>
              <w:t>stop()</w:t>
            </w:r>
            <w:r w:rsidRPr="00BA0D5D">
              <w:rPr>
                <w:rFonts w:ascii="inherit" w:eastAsia="宋体" w:hAnsi="inherit" w:cs="宋体"/>
                <w:color w:val="34302D"/>
                <w:kern w:val="0"/>
                <w:sz w:val="24"/>
                <w:szCs w:val="24"/>
              </w:rPr>
              <w:t> method on the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宋体"/>
                <w:color w:val="34302D"/>
                <w:kern w:val="0"/>
                <w:sz w:val="24"/>
                <w:szCs w:val="24"/>
              </w:rPr>
              <w:t> interface. Here, “stopped” means that all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宋体"/>
                <w:color w:val="34302D"/>
                <w:kern w:val="0"/>
                <w:sz w:val="24"/>
                <w:szCs w:val="24"/>
              </w:rPr>
              <w:t> beans receive an explicit stop signal. A stopped context may be restarted through a </w:t>
            </w:r>
            <w:r w:rsidRPr="00BA0D5D">
              <w:rPr>
                <w:rFonts w:ascii="Consolas" w:eastAsia="宋体" w:hAnsi="Consolas" w:cs="宋体"/>
                <w:color w:val="34302D"/>
                <w:kern w:val="0"/>
                <w:sz w:val="23"/>
                <w:szCs w:val="23"/>
                <w:shd w:val="clear" w:color="auto" w:fill="F7F7F8"/>
              </w:rPr>
              <w:t>start()</w:t>
            </w:r>
            <w:r w:rsidRPr="00BA0D5D">
              <w:rPr>
                <w:rFonts w:ascii="inherit" w:eastAsia="宋体" w:hAnsi="inherit" w:cs="宋体"/>
                <w:color w:val="34302D"/>
                <w:kern w:val="0"/>
                <w:sz w:val="24"/>
                <w:szCs w:val="24"/>
              </w:rPr>
              <w:t> call.</w:t>
            </w:r>
          </w:p>
        </w:tc>
      </w:tr>
      <w:tr w:rsidR="00557CFB" w:rsidRPr="00BA0D5D" w:rsidTr="00B9106B">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ContextClosedEvent</w:t>
            </w:r>
          </w:p>
        </w:tc>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Published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is closed by using the </w:t>
            </w:r>
            <w:r w:rsidRPr="00BA0D5D">
              <w:rPr>
                <w:rFonts w:ascii="Consolas" w:eastAsia="宋体" w:hAnsi="Consolas" w:cs="宋体"/>
                <w:color w:val="34302D"/>
                <w:kern w:val="0"/>
                <w:sz w:val="23"/>
                <w:szCs w:val="23"/>
                <w:shd w:val="clear" w:color="auto" w:fill="F7F7F8"/>
              </w:rPr>
              <w:t>close()</w:t>
            </w:r>
            <w:r w:rsidRPr="00BA0D5D">
              <w:rPr>
                <w:rFonts w:ascii="inherit" w:eastAsia="宋体" w:hAnsi="inherit" w:cs="宋体"/>
                <w:color w:val="34302D"/>
                <w:kern w:val="0"/>
                <w:sz w:val="24"/>
                <w:szCs w:val="24"/>
              </w:rPr>
              <w:t> method on the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宋体"/>
                <w:color w:val="34302D"/>
                <w:kern w:val="0"/>
                <w:sz w:val="24"/>
                <w:szCs w:val="24"/>
              </w:rPr>
              <w:t> interface. Here, “closed” means that all singleton beans are destroyed. A closed context reaches its end of life. It cannot be refreshed or restarted.</w:t>
            </w:r>
          </w:p>
        </w:tc>
      </w:tr>
      <w:tr w:rsidR="00557CFB" w:rsidRPr="00BA0D5D" w:rsidTr="00B9106B">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RequestHandledEvent</w:t>
            </w:r>
          </w:p>
        </w:tc>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 web-specific event telling all beans that an HTTP request has been serviced. This event is published after the request is complete. This event is only applicable to web applications that use Spring’s </w:t>
            </w:r>
            <w:r w:rsidRPr="00BA0D5D">
              <w:rPr>
                <w:rFonts w:ascii="Consolas" w:eastAsia="宋体" w:hAnsi="Consolas" w:cs="宋体"/>
                <w:color w:val="34302D"/>
                <w:kern w:val="0"/>
                <w:sz w:val="23"/>
                <w:szCs w:val="23"/>
              </w:rPr>
              <w:t>DispatcherServlet</w:t>
            </w:r>
            <w:r w:rsidRPr="00BA0D5D">
              <w:rPr>
                <w:rFonts w:ascii="inherit" w:eastAsia="宋体" w:hAnsi="inherit" w:cs="宋体"/>
                <w:color w:val="34302D"/>
                <w:kern w:val="0"/>
                <w:sz w:val="24"/>
                <w:szCs w:val="24"/>
              </w:rPr>
              <w:t>.</w:t>
            </w:r>
          </w:p>
        </w:tc>
      </w:tr>
    </w:tbl>
    <w:p w:rsidR="00557CFB" w:rsidRDefault="00557CFB" w:rsidP="00BA0D5D">
      <w:pPr>
        <w:widowControl/>
        <w:shd w:val="clear" w:color="auto" w:fill="FFFFFF"/>
        <w:spacing w:after="300"/>
        <w:jc w:val="left"/>
        <w:rPr>
          <w:rFonts w:ascii="Arial" w:hAnsi="Arial" w:cs="Arial"/>
          <w:color w:val="34302D"/>
          <w:shd w:val="clear" w:color="auto" w:fill="FFFFFF"/>
        </w:rPr>
      </w:pPr>
    </w:p>
    <w:tbl>
      <w:tblPr>
        <w:tblStyle w:val="a7"/>
        <w:tblW w:w="0" w:type="auto"/>
        <w:tblLook w:val="04A0" w:firstRow="1" w:lastRow="0" w:firstColumn="1" w:lastColumn="0" w:noHBand="0" w:noVBand="1"/>
      </w:tblPr>
      <w:tblGrid>
        <w:gridCol w:w="2872"/>
        <w:gridCol w:w="7585"/>
      </w:tblGrid>
      <w:tr w:rsidR="00557CFB" w:rsidRPr="00557CFB" w:rsidTr="00557CFB">
        <w:tc>
          <w:tcPr>
            <w:tcW w:w="0" w:type="auto"/>
            <w:gridSpan w:val="2"/>
            <w:hideMark/>
          </w:tcPr>
          <w:p w:rsidR="00557CFB" w:rsidRPr="00557CFB" w:rsidRDefault="00557CFB" w:rsidP="00557CFB">
            <w:pPr>
              <w:widowControl/>
              <w:spacing w:after="60"/>
              <w:jc w:val="left"/>
              <w:rPr>
                <w:rFonts w:ascii="Arial" w:eastAsia="宋体" w:hAnsi="Arial" w:cs="Arial"/>
                <w:i/>
                <w:iCs/>
                <w:color w:val="0B0A0A"/>
                <w:kern w:val="0"/>
                <w:sz w:val="24"/>
                <w:szCs w:val="24"/>
              </w:rPr>
            </w:pPr>
            <w:r w:rsidRPr="00557CFB">
              <w:rPr>
                <w:rFonts w:ascii="Arial" w:eastAsia="宋体" w:hAnsi="Arial" w:cs="Arial"/>
                <w:i/>
                <w:iCs/>
                <w:color w:val="0B0A0A"/>
                <w:kern w:val="0"/>
                <w:sz w:val="24"/>
                <w:szCs w:val="24"/>
              </w:rPr>
              <w:t>表</w:t>
            </w:r>
            <w:r w:rsidRPr="00557CFB">
              <w:rPr>
                <w:rFonts w:ascii="Arial" w:eastAsia="宋体" w:hAnsi="Arial" w:cs="Arial"/>
                <w:i/>
                <w:iCs/>
                <w:color w:val="0B0A0A"/>
                <w:kern w:val="0"/>
                <w:sz w:val="24"/>
                <w:szCs w:val="24"/>
              </w:rPr>
              <w:t>7.</w:t>
            </w:r>
            <w:r w:rsidRPr="00557CFB">
              <w:rPr>
                <w:rFonts w:ascii="Arial" w:eastAsia="宋体" w:hAnsi="Arial" w:cs="Arial"/>
                <w:i/>
                <w:iCs/>
                <w:color w:val="0B0A0A"/>
                <w:kern w:val="0"/>
                <w:sz w:val="24"/>
                <w:szCs w:val="24"/>
              </w:rPr>
              <w:t>内置事件</w:t>
            </w:r>
          </w:p>
        </w:tc>
      </w:tr>
      <w:tr w:rsidR="00557CFB" w:rsidRPr="00557CFB" w:rsidTr="00557CFB">
        <w:tc>
          <w:tcPr>
            <w:tcW w:w="0" w:type="auto"/>
            <w:hideMark/>
          </w:tcPr>
          <w:p w:rsidR="00557CFB" w:rsidRPr="00557CFB" w:rsidRDefault="00557CFB" w:rsidP="00557CFB">
            <w:pPr>
              <w:widowControl/>
              <w:jc w:val="left"/>
              <w:rPr>
                <w:rFonts w:ascii="Arial" w:eastAsia="宋体" w:hAnsi="Arial" w:cs="Arial"/>
                <w:b/>
                <w:bCs/>
                <w:color w:val="34302D"/>
                <w:kern w:val="0"/>
                <w:sz w:val="24"/>
                <w:szCs w:val="24"/>
              </w:rPr>
            </w:pPr>
            <w:r w:rsidRPr="00557CFB">
              <w:rPr>
                <w:rFonts w:ascii="Arial" w:eastAsia="宋体" w:hAnsi="Arial" w:cs="Arial"/>
                <w:b/>
                <w:bCs/>
                <w:color w:val="34302D"/>
                <w:kern w:val="0"/>
                <w:sz w:val="24"/>
                <w:szCs w:val="24"/>
              </w:rPr>
              <w:t>事件</w:t>
            </w:r>
          </w:p>
        </w:tc>
        <w:tc>
          <w:tcPr>
            <w:tcW w:w="0" w:type="auto"/>
            <w:hideMark/>
          </w:tcPr>
          <w:p w:rsidR="00557CFB" w:rsidRPr="00557CFB" w:rsidRDefault="00557CFB" w:rsidP="00557CFB">
            <w:pPr>
              <w:widowControl/>
              <w:jc w:val="left"/>
              <w:rPr>
                <w:rFonts w:ascii="Arial" w:eastAsia="宋体" w:hAnsi="Arial" w:cs="Arial"/>
                <w:b/>
                <w:bCs/>
                <w:color w:val="34302D"/>
                <w:kern w:val="0"/>
                <w:sz w:val="24"/>
                <w:szCs w:val="24"/>
              </w:rPr>
            </w:pPr>
            <w:r w:rsidRPr="00557CFB">
              <w:rPr>
                <w:rFonts w:ascii="Arial" w:eastAsia="宋体" w:hAnsi="Arial" w:cs="Arial"/>
                <w:b/>
                <w:bCs/>
                <w:color w:val="34302D"/>
                <w:kern w:val="0"/>
                <w:sz w:val="24"/>
                <w:szCs w:val="24"/>
              </w:rPr>
              <w:t>说明</w:t>
            </w:r>
          </w:p>
        </w:tc>
      </w:tr>
      <w:tr w:rsidR="00557CFB" w:rsidRPr="00557CFB" w:rsidTr="00557CFB">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rPr>
              <w:t>ContextRefreshedEvent</w:t>
            </w:r>
          </w:p>
        </w:tc>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初始化或刷新时发布（例如，通过</w:t>
            </w:r>
            <w:r w:rsidRPr="00557CFB">
              <w:rPr>
                <w:rFonts w:ascii="Consolas" w:eastAsia="宋体" w:hAnsi="Consolas" w:cs="宋体"/>
                <w:color w:val="34302D"/>
                <w:kern w:val="0"/>
                <w:sz w:val="23"/>
                <w:szCs w:val="23"/>
                <w:shd w:val="clear" w:color="auto" w:fill="F7F7F8"/>
              </w:rPr>
              <w:t>refresh()</w:t>
            </w:r>
            <w:r w:rsidRPr="00557CFB">
              <w:rPr>
                <w:rFonts w:ascii="inherit" w:eastAsia="宋体" w:hAnsi="inherit" w:cs="Arial"/>
                <w:color w:val="34302D"/>
                <w:kern w:val="0"/>
                <w:sz w:val="24"/>
                <w:szCs w:val="24"/>
              </w:rPr>
              <w:t>在</w:t>
            </w:r>
            <w:r w:rsidRPr="00557CFB">
              <w:rPr>
                <w:rFonts w:ascii="Consolas" w:eastAsia="宋体" w:hAnsi="Consolas" w:cs="宋体"/>
                <w:color w:val="34302D"/>
                <w:kern w:val="0"/>
                <w:sz w:val="23"/>
                <w:szCs w:val="23"/>
                <w:shd w:val="clear" w:color="auto" w:fill="F7F7F8"/>
              </w:rPr>
              <w:t>ConfigurableApplicationContext</w:t>
            </w:r>
            <w:r w:rsidRPr="00557CFB">
              <w:rPr>
                <w:rFonts w:ascii="inherit" w:eastAsia="宋体" w:hAnsi="inherit" w:cs="Arial"/>
                <w:color w:val="34302D"/>
                <w:kern w:val="0"/>
                <w:sz w:val="24"/>
                <w:szCs w:val="24"/>
              </w:rPr>
              <w:t>接口上使用该方法）。这里，</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初始化</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意味着加载所有</w:t>
            </w:r>
            <w:r w:rsidRPr="00557CFB">
              <w:rPr>
                <w:rFonts w:ascii="inherit" w:eastAsia="宋体" w:hAnsi="inherit" w:cs="Arial"/>
                <w:color w:val="34302D"/>
                <w:kern w:val="0"/>
                <w:sz w:val="24"/>
                <w:szCs w:val="24"/>
              </w:rPr>
              <w:t>bean</w:t>
            </w:r>
            <w:r w:rsidRPr="00557CFB">
              <w:rPr>
                <w:rFonts w:ascii="inherit" w:eastAsia="宋体" w:hAnsi="inherit" w:cs="Arial"/>
                <w:color w:val="34302D"/>
                <w:kern w:val="0"/>
                <w:sz w:val="24"/>
                <w:szCs w:val="24"/>
              </w:rPr>
              <w:t>，检测并激活后处理器</w:t>
            </w:r>
            <w:r w:rsidRPr="00557CFB">
              <w:rPr>
                <w:rFonts w:ascii="inherit" w:eastAsia="宋体" w:hAnsi="inherit" w:cs="Arial"/>
                <w:color w:val="34302D"/>
                <w:kern w:val="0"/>
                <w:sz w:val="24"/>
                <w:szCs w:val="24"/>
              </w:rPr>
              <w:t>bean</w:t>
            </w:r>
            <w:r w:rsidRPr="00557CFB">
              <w:rPr>
                <w:rFonts w:ascii="inherit" w:eastAsia="宋体" w:hAnsi="inherit" w:cs="Arial"/>
                <w:color w:val="34302D"/>
                <w:kern w:val="0"/>
                <w:sz w:val="24"/>
                <w:szCs w:val="24"/>
              </w:rPr>
              <w:t>，预先实例化单例，并且</w:t>
            </w: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对象已准备好使用。只要上下文尚未关闭，只要所选择的</w:t>
            </w: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实际支持这种</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热</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刷新，就可以多次触发刷新。例如，</w:t>
            </w:r>
            <w:r w:rsidRPr="00557CFB">
              <w:rPr>
                <w:rFonts w:ascii="Consolas" w:eastAsia="宋体" w:hAnsi="Consolas" w:cs="宋体"/>
                <w:color w:val="34302D"/>
                <w:kern w:val="0"/>
                <w:sz w:val="23"/>
                <w:szCs w:val="23"/>
                <w:shd w:val="clear" w:color="auto" w:fill="F7F7F8"/>
              </w:rPr>
              <w:t>XmlWebApplicationContext</w:t>
            </w:r>
            <w:r w:rsidRPr="00557CFB">
              <w:rPr>
                <w:rFonts w:ascii="inherit" w:eastAsia="宋体" w:hAnsi="inherit" w:cs="Arial"/>
                <w:color w:val="34302D"/>
                <w:kern w:val="0"/>
                <w:sz w:val="24"/>
                <w:szCs w:val="24"/>
              </w:rPr>
              <w:t>支持热刷新，但</w:t>
            </w:r>
            <w:r w:rsidRPr="00557CFB">
              <w:rPr>
                <w:rFonts w:ascii="Consolas" w:eastAsia="宋体" w:hAnsi="Consolas" w:cs="宋体"/>
                <w:color w:val="34302D"/>
                <w:kern w:val="0"/>
                <w:sz w:val="23"/>
                <w:szCs w:val="23"/>
                <w:shd w:val="clear" w:color="auto" w:fill="F7F7F8"/>
              </w:rPr>
              <w:t>GenericApplicationContext</w:t>
            </w:r>
            <w:r w:rsidRPr="00557CFB">
              <w:rPr>
                <w:rFonts w:ascii="inherit" w:eastAsia="宋体" w:hAnsi="inherit" w:cs="Arial"/>
                <w:color w:val="34302D"/>
                <w:kern w:val="0"/>
                <w:sz w:val="24"/>
                <w:szCs w:val="24"/>
              </w:rPr>
              <w:t>不支持</w:t>
            </w:r>
            <w:r w:rsidRPr="00557CFB">
              <w:rPr>
                <w:rFonts w:ascii="inherit" w:eastAsia="宋体" w:hAnsi="inherit" w:cs="Arial"/>
                <w:color w:val="34302D"/>
                <w:kern w:val="0"/>
                <w:sz w:val="24"/>
                <w:szCs w:val="24"/>
              </w:rPr>
              <w:t> </w:t>
            </w:r>
            <w:r w:rsidRPr="00557CFB">
              <w:rPr>
                <w:rFonts w:ascii="inherit" w:eastAsia="宋体" w:hAnsi="inherit" w:cs="Arial"/>
                <w:color w:val="34302D"/>
                <w:kern w:val="0"/>
                <w:sz w:val="24"/>
                <w:szCs w:val="24"/>
              </w:rPr>
              <w:t>。</w:t>
            </w:r>
          </w:p>
        </w:tc>
      </w:tr>
      <w:tr w:rsidR="00557CFB" w:rsidRPr="00557CFB" w:rsidTr="00557CFB">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rPr>
              <w:t>ContextStartedEvent</w:t>
            </w:r>
          </w:p>
        </w:tc>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通过</w:t>
            </w:r>
            <w:r w:rsidRPr="00557CFB">
              <w:rPr>
                <w:rFonts w:ascii="Consolas" w:eastAsia="宋体" w:hAnsi="Consolas" w:cs="宋体"/>
                <w:color w:val="34302D"/>
                <w:kern w:val="0"/>
                <w:sz w:val="23"/>
                <w:szCs w:val="23"/>
                <w:shd w:val="clear" w:color="auto" w:fill="F7F7F8"/>
              </w:rPr>
              <w:t>start()</w:t>
            </w:r>
            <w:r w:rsidRPr="00557CFB">
              <w:rPr>
                <w:rFonts w:ascii="inherit" w:eastAsia="宋体" w:hAnsi="inherit" w:cs="Arial"/>
                <w:color w:val="34302D"/>
                <w:kern w:val="0"/>
                <w:sz w:val="24"/>
                <w:szCs w:val="24"/>
              </w:rPr>
              <w:t>在</w:t>
            </w:r>
            <w:r w:rsidRPr="00557CFB">
              <w:rPr>
                <w:rFonts w:ascii="Consolas" w:eastAsia="宋体" w:hAnsi="Consolas" w:cs="宋体"/>
                <w:color w:val="34302D"/>
                <w:kern w:val="0"/>
                <w:sz w:val="23"/>
                <w:szCs w:val="23"/>
                <w:shd w:val="clear" w:color="auto" w:fill="F7F7F8"/>
              </w:rPr>
              <w:t>ConfigurableApplicationContext</w:t>
            </w:r>
            <w:r w:rsidRPr="00557CFB">
              <w:rPr>
                <w:rFonts w:ascii="inherit" w:eastAsia="宋体" w:hAnsi="inherit" w:cs="Arial"/>
                <w:color w:val="34302D"/>
                <w:kern w:val="0"/>
                <w:sz w:val="24"/>
                <w:szCs w:val="24"/>
              </w:rPr>
              <w:t>接口上使用该方法启动时发布。这里，</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已启动</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意味着所有</w:t>
            </w:r>
            <w:r w:rsidRPr="00557CFB">
              <w:rPr>
                <w:rFonts w:ascii="Consolas" w:eastAsia="宋体" w:hAnsi="Consolas" w:cs="宋体"/>
                <w:color w:val="34302D"/>
                <w:kern w:val="0"/>
                <w:sz w:val="23"/>
                <w:szCs w:val="23"/>
                <w:shd w:val="clear" w:color="auto" w:fill="F7F7F8"/>
              </w:rPr>
              <w:t>Lifecycle</w:t>
            </w:r>
            <w:r w:rsidRPr="00557CFB">
              <w:rPr>
                <w:rFonts w:ascii="inherit" w:eastAsia="宋体" w:hAnsi="inherit" w:cs="Arial"/>
                <w:color w:val="34302D"/>
                <w:kern w:val="0"/>
                <w:sz w:val="24"/>
                <w:szCs w:val="24"/>
              </w:rPr>
              <w:t> bean</w:t>
            </w:r>
            <w:r w:rsidRPr="00557CFB">
              <w:rPr>
                <w:rFonts w:ascii="inherit" w:eastAsia="宋体" w:hAnsi="inherit" w:cs="Arial"/>
                <w:color w:val="34302D"/>
                <w:kern w:val="0"/>
                <w:sz w:val="24"/>
                <w:szCs w:val="24"/>
              </w:rPr>
              <w:t>都会收到明确的启动信号。通常，此信号用于在显式停止后重新启动</w:t>
            </w:r>
            <w:r w:rsidRPr="00557CFB">
              <w:rPr>
                <w:rFonts w:ascii="inherit" w:eastAsia="宋体" w:hAnsi="inherit" w:cs="Arial"/>
                <w:color w:val="34302D"/>
                <w:kern w:val="0"/>
                <w:sz w:val="24"/>
                <w:szCs w:val="24"/>
              </w:rPr>
              <w:t>Bean</w:t>
            </w:r>
            <w:r w:rsidRPr="00557CFB">
              <w:rPr>
                <w:rFonts w:ascii="inherit" w:eastAsia="宋体" w:hAnsi="inherit" w:cs="Arial"/>
                <w:color w:val="34302D"/>
                <w:kern w:val="0"/>
                <w:sz w:val="24"/>
                <w:szCs w:val="24"/>
              </w:rPr>
              <w:t>，但它也可用于启动尚未为自动启动配置的组件（例如，尚未在初始化时启动的组件）。</w:t>
            </w:r>
          </w:p>
        </w:tc>
      </w:tr>
      <w:tr w:rsidR="00557CFB" w:rsidRPr="00557CFB" w:rsidTr="00557CFB">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rPr>
              <w:t>ContextStoppedEvent</w:t>
            </w:r>
          </w:p>
        </w:tc>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通过</w:t>
            </w:r>
            <w:r w:rsidRPr="00557CFB">
              <w:rPr>
                <w:rFonts w:ascii="Consolas" w:eastAsia="宋体" w:hAnsi="Consolas" w:cs="宋体"/>
                <w:color w:val="34302D"/>
                <w:kern w:val="0"/>
                <w:sz w:val="23"/>
                <w:szCs w:val="23"/>
                <w:shd w:val="clear" w:color="auto" w:fill="F7F7F8"/>
              </w:rPr>
              <w:t>stop()</w:t>
            </w:r>
            <w:r w:rsidRPr="00557CFB">
              <w:rPr>
                <w:rFonts w:ascii="inherit" w:eastAsia="宋体" w:hAnsi="inherit" w:cs="Arial"/>
                <w:color w:val="34302D"/>
                <w:kern w:val="0"/>
                <w:sz w:val="24"/>
                <w:szCs w:val="24"/>
              </w:rPr>
              <w:t>在</w:t>
            </w:r>
            <w:r w:rsidRPr="00557CFB">
              <w:rPr>
                <w:rFonts w:ascii="Consolas" w:eastAsia="宋体" w:hAnsi="Consolas" w:cs="宋体"/>
                <w:color w:val="34302D"/>
                <w:kern w:val="0"/>
                <w:sz w:val="23"/>
                <w:szCs w:val="23"/>
                <w:shd w:val="clear" w:color="auto" w:fill="F7F7F8"/>
              </w:rPr>
              <w:t>ConfigurableApplicationContext</w:t>
            </w:r>
            <w:r w:rsidRPr="00557CFB">
              <w:rPr>
                <w:rFonts w:ascii="inherit" w:eastAsia="宋体" w:hAnsi="inherit" w:cs="Arial"/>
                <w:color w:val="34302D"/>
                <w:kern w:val="0"/>
                <w:sz w:val="24"/>
                <w:szCs w:val="24"/>
              </w:rPr>
              <w:t>接口上使用方法</w:t>
            </w:r>
            <w:r w:rsidRPr="00557CFB">
              <w:rPr>
                <w:rFonts w:ascii="inherit" w:eastAsia="宋体" w:hAnsi="inherit" w:cs="Arial"/>
                <w:color w:val="34302D"/>
                <w:kern w:val="0"/>
                <w:sz w:val="24"/>
                <w:szCs w:val="24"/>
              </w:rPr>
              <w:t> </w:t>
            </w:r>
            <w:r w:rsidRPr="00557CFB">
              <w:rPr>
                <w:rFonts w:ascii="inherit" w:eastAsia="宋体" w:hAnsi="inherit" w:cs="Arial"/>
                <w:color w:val="34302D"/>
                <w:kern w:val="0"/>
                <w:sz w:val="24"/>
                <w:szCs w:val="24"/>
              </w:rPr>
              <w:t>停止时发布。这里，</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停止</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意味着所有</w:t>
            </w:r>
            <w:r w:rsidRPr="00557CFB">
              <w:rPr>
                <w:rFonts w:ascii="Consolas" w:eastAsia="宋体" w:hAnsi="Consolas" w:cs="宋体"/>
                <w:color w:val="34302D"/>
                <w:kern w:val="0"/>
                <w:sz w:val="23"/>
                <w:szCs w:val="23"/>
                <w:shd w:val="clear" w:color="auto" w:fill="F7F7F8"/>
              </w:rPr>
              <w:t>Lifecycle</w:t>
            </w:r>
            <w:r w:rsidRPr="00557CFB">
              <w:rPr>
                <w:rFonts w:ascii="inherit" w:eastAsia="宋体" w:hAnsi="inherit" w:cs="Arial"/>
                <w:color w:val="34302D"/>
                <w:kern w:val="0"/>
                <w:sz w:val="24"/>
                <w:szCs w:val="24"/>
              </w:rPr>
              <w:t> bean</w:t>
            </w:r>
            <w:r w:rsidRPr="00557CFB">
              <w:rPr>
                <w:rFonts w:ascii="inherit" w:eastAsia="宋体" w:hAnsi="inherit" w:cs="Arial"/>
                <w:color w:val="34302D"/>
                <w:kern w:val="0"/>
                <w:sz w:val="24"/>
                <w:szCs w:val="24"/>
              </w:rPr>
              <w:t>都会收到明确的停止信号。可以通过</w:t>
            </w:r>
            <w:r w:rsidRPr="00557CFB">
              <w:rPr>
                <w:rFonts w:ascii="Consolas" w:eastAsia="宋体" w:hAnsi="Consolas" w:cs="宋体"/>
                <w:color w:val="34302D"/>
                <w:kern w:val="0"/>
                <w:sz w:val="23"/>
                <w:szCs w:val="23"/>
                <w:shd w:val="clear" w:color="auto" w:fill="F7F7F8"/>
              </w:rPr>
              <w:t>start()</w:t>
            </w:r>
            <w:r w:rsidRPr="00557CFB">
              <w:rPr>
                <w:rFonts w:ascii="inherit" w:eastAsia="宋体" w:hAnsi="inherit" w:cs="Arial"/>
                <w:color w:val="34302D"/>
                <w:kern w:val="0"/>
                <w:sz w:val="24"/>
                <w:szCs w:val="24"/>
              </w:rPr>
              <w:t>呼叫重新启动已停止的上下文</w:t>
            </w:r>
            <w:r w:rsidRPr="00557CFB">
              <w:rPr>
                <w:rFonts w:ascii="inherit" w:eastAsia="宋体" w:hAnsi="inherit" w:cs="Arial"/>
                <w:color w:val="34302D"/>
                <w:kern w:val="0"/>
                <w:sz w:val="24"/>
                <w:szCs w:val="24"/>
              </w:rPr>
              <w:t> </w:t>
            </w:r>
            <w:r w:rsidRPr="00557CFB">
              <w:rPr>
                <w:rFonts w:ascii="inherit" w:eastAsia="宋体" w:hAnsi="inherit" w:cs="Arial"/>
                <w:color w:val="34302D"/>
                <w:kern w:val="0"/>
                <w:sz w:val="24"/>
                <w:szCs w:val="24"/>
              </w:rPr>
              <w:t>。</w:t>
            </w:r>
          </w:p>
        </w:tc>
      </w:tr>
      <w:tr w:rsidR="00557CFB" w:rsidRPr="00557CFB" w:rsidTr="00557CFB">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rPr>
              <w:t>ContextClosedEvent</w:t>
            </w:r>
          </w:p>
        </w:tc>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通过</w:t>
            </w:r>
            <w:r w:rsidRPr="00557CFB">
              <w:rPr>
                <w:rFonts w:ascii="Consolas" w:eastAsia="宋体" w:hAnsi="Consolas" w:cs="宋体"/>
                <w:color w:val="34302D"/>
                <w:kern w:val="0"/>
                <w:sz w:val="23"/>
                <w:szCs w:val="23"/>
                <w:shd w:val="clear" w:color="auto" w:fill="F7F7F8"/>
              </w:rPr>
              <w:t>close()</w:t>
            </w:r>
            <w:r w:rsidRPr="00557CFB">
              <w:rPr>
                <w:rFonts w:ascii="inherit" w:eastAsia="宋体" w:hAnsi="inherit" w:cs="Arial"/>
                <w:color w:val="34302D"/>
                <w:kern w:val="0"/>
                <w:sz w:val="24"/>
                <w:szCs w:val="24"/>
              </w:rPr>
              <w:t>在</w:t>
            </w:r>
            <w:r w:rsidRPr="00557CFB">
              <w:rPr>
                <w:rFonts w:ascii="Consolas" w:eastAsia="宋体" w:hAnsi="Consolas" w:cs="宋体"/>
                <w:color w:val="34302D"/>
                <w:kern w:val="0"/>
                <w:sz w:val="23"/>
                <w:szCs w:val="23"/>
                <w:shd w:val="clear" w:color="auto" w:fill="F7F7F8"/>
              </w:rPr>
              <w:t>ConfigurableApplicationContext</w:t>
            </w:r>
            <w:r w:rsidRPr="00557CFB">
              <w:rPr>
                <w:rFonts w:ascii="inherit" w:eastAsia="宋体" w:hAnsi="inherit" w:cs="Arial"/>
                <w:color w:val="34302D"/>
                <w:kern w:val="0"/>
                <w:sz w:val="24"/>
                <w:szCs w:val="24"/>
              </w:rPr>
              <w:t>接口上使用方法</w:t>
            </w:r>
            <w:r w:rsidRPr="00557CFB">
              <w:rPr>
                <w:rFonts w:ascii="inherit" w:eastAsia="宋体" w:hAnsi="inherit" w:cs="Arial"/>
                <w:color w:val="34302D"/>
                <w:kern w:val="0"/>
                <w:sz w:val="24"/>
                <w:szCs w:val="24"/>
              </w:rPr>
              <w:t> </w:t>
            </w:r>
            <w:r w:rsidRPr="00557CFB">
              <w:rPr>
                <w:rFonts w:ascii="inherit" w:eastAsia="宋体" w:hAnsi="inherit" w:cs="Arial"/>
                <w:color w:val="34302D"/>
                <w:kern w:val="0"/>
                <w:sz w:val="24"/>
                <w:szCs w:val="24"/>
              </w:rPr>
              <w:t>关闭时发布。这里，</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关闭</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意味着所有单例</w:t>
            </w:r>
            <w:r w:rsidRPr="00557CFB">
              <w:rPr>
                <w:rFonts w:ascii="inherit" w:eastAsia="宋体" w:hAnsi="inherit" w:cs="Arial"/>
                <w:color w:val="34302D"/>
                <w:kern w:val="0"/>
                <w:sz w:val="24"/>
                <w:szCs w:val="24"/>
              </w:rPr>
              <w:t>bean</w:t>
            </w:r>
            <w:r w:rsidRPr="00557CFB">
              <w:rPr>
                <w:rFonts w:ascii="inherit" w:eastAsia="宋体" w:hAnsi="inherit" w:cs="Arial"/>
                <w:color w:val="34302D"/>
                <w:kern w:val="0"/>
                <w:sz w:val="24"/>
                <w:szCs w:val="24"/>
              </w:rPr>
              <w:t>都被销毁。封闭的环境达到了生命的终点。它无法刷新或重新启动。</w:t>
            </w:r>
          </w:p>
        </w:tc>
      </w:tr>
      <w:tr w:rsidR="00557CFB" w:rsidRPr="00557CFB" w:rsidTr="00557CFB">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rPr>
              <w:lastRenderedPageBreak/>
              <w:t>RequestHandledEvent</w:t>
            </w:r>
          </w:p>
        </w:tc>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inherit" w:eastAsia="宋体" w:hAnsi="inherit" w:cs="Arial"/>
                <w:color w:val="34302D"/>
                <w:kern w:val="0"/>
                <w:sz w:val="24"/>
                <w:szCs w:val="24"/>
              </w:rPr>
              <w:t>一个特定于</w:t>
            </w:r>
            <w:r w:rsidRPr="00557CFB">
              <w:rPr>
                <w:rFonts w:ascii="inherit" w:eastAsia="宋体" w:hAnsi="inherit" w:cs="Arial"/>
                <w:color w:val="34302D"/>
                <w:kern w:val="0"/>
                <w:sz w:val="24"/>
                <w:szCs w:val="24"/>
              </w:rPr>
              <w:t>Web</w:t>
            </w:r>
            <w:r w:rsidRPr="00557CFB">
              <w:rPr>
                <w:rFonts w:ascii="inherit" w:eastAsia="宋体" w:hAnsi="inherit" w:cs="Arial"/>
                <w:color w:val="34302D"/>
                <w:kern w:val="0"/>
                <w:sz w:val="24"/>
                <w:szCs w:val="24"/>
              </w:rPr>
              <w:t>的事件，告诉所有</w:t>
            </w:r>
            <w:r w:rsidRPr="00557CFB">
              <w:rPr>
                <w:rFonts w:ascii="inherit" w:eastAsia="宋体" w:hAnsi="inherit" w:cs="Arial"/>
                <w:color w:val="34302D"/>
                <w:kern w:val="0"/>
                <w:sz w:val="24"/>
                <w:szCs w:val="24"/>
              </w:rPr>
              <w:t>bean</w:t>
            </w:r>
            <w:r w:rsidRPr="00557CFB">
              <w:rPr>
                <w:rFonts w:ascii="inherit" w:eastAsia="宋体" w:hAnsi="inherit" w:cs="Arial"/>
                <w:color w:val="34302D"/>
                <w:kern w:val="0"/>
                <w:sz w:val="24"/>
                <w:szCs w:val="24"/>
              </w:rPr>
              <w:t>已经为</w:t>
            </w:r>
            <w:r w:rsidRPr="00557CFB">
              <w:rPr>
                <w:rFonts w:ascii="inherit" w:eastAsia="宋体" w:hAnsi="inherit" w:cs="Arial"/>
                <w:color w:val="34302D"/>
                <w:kern w:val="0"/>
                <w:sz w:val="24"/>
                <w:szCs w:val="24"/>
              </w:rPr>
              <w:t>HTTP</w:t>
            </w:r>
            <w:r w:rsidRPr="00557CFB">
              <w:rPr>
                <w:rFonts w:ascii="inherit" w:eastAsia="宋体" w:hAnsi="inherit" w:cs="Arial"/>
                <w:color w:val="34302D"/>
                <w:kern w:val="0"/>
                <w:sz w:val="24"/>
                <w:szCs w:val="24"/>
              </w:rPr>
              <w:t>请求提供服务。请求完成后发布此事件。此事件仅适用于使用</w:t>
            </w:r>
            <w:r w:rsidRPr="00557CFB">
              <w:rPr>
                <w:rFonts w:ascii="inherit" w:eastAsia="宋体" w:hAnsi="inherit" w:cs="Arial"/>
                <w:color w:val="34302D"/>
                <w:kern w:val="0"/>
                <w:sz w:val="24"/>
                <w:szCs w:val="24"/>
              </w:rPr>
              <w:t>Spring</w:t>
            </w:r>
            <w:r w:rsidRPr="00557CFB">
              <w:rPr>
                <w:rFonts w:ascii="inherit" w:eastAsia="宋体" w:hAnsi="inherit" w:cs="Arial"/>
                <w:color w:val="34302D"/>
                <w:kern w:val="0"/>
                <w:sz w:val="24"/>
                <w:szCs w:val="24"/>
              </w:rPr>
              <w:t>的</w:t>
            </w:r>
            <w:r w:rsidRPr="00557CFB">
              <w:rPr>
                <w:rFonts w:ascii="inherit" w:eastAsia="宋体" w:hAnsi="inherit" w:cs="Arial"/>
                <w:color w:val="34302D"/>
                <w:kern w:val="0"/>
                <w:sz w:val="24"/>
                <w:szCs w:val="24"/>
              </w:rPr>
              <w:t>Web</w:t>
            </w:r>
            <w:r w:rsidRPr="00557CFB">
              <w:rPr>
                <w:rFonts w:ascii="inherit" w:eastAsia="宋体" w:hAnsi="inherit" w:cs="Arial"/>
                <w:color w:val="34302D"/>
                <w:kern w:val="0"/>
                <w:sz w:val="24"/>
                <w:szCs w:val="24"/>
              </w:rPr>
              <w:t>应用程序</w:t>
            </w:r>
            <w:r w:rsidRPr="00557CFB">
              <w:rPr>
                <w:rFonts w:ascii="Consolas" w:eastAsia="宋体" w:hAnsi="Consolas" w:cs="宋体"/>
                <w:color w:val="34302D"/>
                <w:kern w:val="0"/>
                <w:sz w:val="23"/>
                <w:szCs w:val="23"/>
                <w:shd w:val="clear" w:color="auto" w:fill="F7F7F8"/>
              </w:rPr>
              <w:t>DispatcherServlet</w:t>
            </w:r>
            <w:r w:rsidRPr="00557CFB">
              <w:rPr>
                <w:rFonts w:ascii="inherit" w:eastAsia="宋体" w:hAnsi="inherit" w:cs="Arial"/>
                <w:color w:val="34302D"/>
                <w:kern w:val="0"/>
                <w:sz w:val="24"/>
                <w:szCs w:val="24"/>
              </w:rPr>
              <w:t>。</w:t>
            </w:r>
          </w:p>
        </w:tc>
      </w:tr>
    </w:tbl>
    <w:p w:rsidR="00557CFB" w:rsidRDefault="00557CFB" w:rsidP="00BA0D5D">
      <w:pPr>
        <w:widowControl/>
        <w:shd w:val="clear" w:color="auto" w:fill="FFFFFF"/>
        <w:spacing w:after="30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create and publish your own custom events. The following example shows a simple class that extends Spring’s </w:t>
      </w:r>
      <w:r w:rsidRPr="00BA0D5D">
        <w:rPr>
          <w:rFonts w:ascii="Consolas" w:eastAsia="宋体" w:hAnsi="Consolas" w:cs="宋体"/>
          <w:color w:val="34302D"/>
          <w:kern w:val="0"/>
          <w:sz w:val="23"/>
          <w:szCs w:val="23"/>
          <w:shd w:val="clear" w:color="auto" w:fill="F7F7F8"/>
        </w:rPr>
        <w:t>ApplicationEvent</w:t>
      </w:r>
      <w:r w:rsidRPr="00BA0D5D">
        <w:rPr>
          <w:rFonts w:ascii="inherit" w:eastAsia="宋体" w:hAnsi="inherit" w:cs="Arial"/>
          <w:color w:val="34302D"/>
          <w:kern w:val="0"/>
          <w:sz w:val="24"/>
          <w:szCs w:val="24"/>
        </w:rPr>
        <w:t> base class: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您还可以创建和发布自己的自定义事件。以下示例显示了一个扩展</w:t>
      </w:r>
      <w:r>
        <w:rPr>
          <w:rFonts w:ascii="Arial" w:hAnsi="Arial" w:cs="Arial"/>
          <w:color w:val="34302D"/>
          <w:shd w:val="clear" w:color="auto" w:fill="FFFFFF"/>
        </w:rPr>
        <w:t>Spring </w:t>
      </w:r>
      <w:r>
        <w:rPr>
          <w:rStyle w:val="HTML"/>
          <w:rFonts w:ascii="Consolas" w:hAnsi="Consolas"/>
          <w:sz w:val="23"/>
          <w:szCs w:val="23"/>
          <w:shd w:val="clear" w:color="auto" w:fill="F7F7F8"/>
        </w:rPr>
        <w:t>ApplicationEvent</w:t>
      </w:r>
      <w:r>
        <w:rPr>
          <w:rFonts w:ascii="Arial" w:hAnsi="Arial" w:cs="Arial"/>
          <w:color w:val="34302D"/>
          <w:shd w:val="clear" w:color="auto" w:fill="FFFFFF"/>
        </w:rPr>
        <w:t>基类的简单类：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BlackListEvent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ApplicationEvent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 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 content;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BlackListEvent(Object source, String address, String content)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super</w:t>
      </w:r>
      <w:r w:rsidRPr="00BA0D5D">
        <w:rPr>
          <w:rFonts w:ascii="Consolas" w:eastAsia="宋体" w:hAnsi="Consolas" w:cs="宋体"/>
          <w:color w:val="34302D"/>
          <w:kern w:val="0"/>
          <w:sz w:val="24"/>
          <w:szCs w:val="24"/>
        </w:rPr>
        <w:t>(source);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.address = 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.content = content;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accessor and other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publish a custom </w:t>
      </w:r>
      <w:r w:rsidRPr="00BA0D5D">
        <w:rPr>
          <w:rFonts w:ascii="Consolas" w:eastAsia="宋体" w:hAnsi="Consolas" w:cs="宋体"/>
          <w:color w:val="34302D"/>
          <w:kern w:val="0"/>
          <w:sz w:val="23"/>
          <w:szCs w:val="23"/>
          <w:shd w:val="clear" w:color="auto" w:fill="F7F7F8"/>
        </w:rPr>
        <w:t>ApplicationEvent</w:t>
      </w:r>
      <w:r w:rsidRPr="00BA0D5D">
        <w:rPr>
          <w:rFonts w:ascii="inherit" w:eastAsia="宋体" w:hAnsi="inherit" w:cs="Arial"/>
          <w:color w:val="34302D"/>
          <w:kern w:val="0"/>
          <w:sz w:val="24"/>
          <w:szCs w:val="24"/>
        </w:rPr>
        <w:t>, call the </w:t>
      </w:r>
      <w:r w:rsidRPr="00BA0D5D">
        <w:rPr>
          <w:rFonts w:ascii="Consolas" w:eastAsia="宋体" w:hAnsi="Consolas" w:cs="宋体"/>
          <w:color w:val="34302D"/>
          <w:kern w:val="0"/>
          <w:sz w:val="23"/>
          <w:szCs w:val="23"/>
          <w:shd w:val="clear" w:color="auto" w:fill="F7F7F8"/>
        </w:rPr>
        <w:t>publishEvent()</w:t>
      </w:r>
      <w:r w:rsidRPr="00BA0D5D">
        <w:rPr>
          <w:rFonts w:ascii="inherit" w:eastAsia="宋体" w:hAnsi="inherit" w:cs="Arial"/>
          <w:color w:val="34302D"/>
          <w:kern w:val="0"/>
          <w:sz w:val="24"/>
          <w:szCs w:val="24"/>
        </w:rPr>
        <w:t> method on an </w:t>
      </w:r>
      <w:r w:rsidRPr="00BA0D5D">
        <w:rPr>
          <w:rFonts w:ascii="Consolas" w:eastAsia="宋体" w:hAnsi="Consolas" w:cs="宋体"/>
          <w:color w:val="34302D"/>
          <w:kern w:val="0"/>
          <w:sz w:val="23"/>
          <w:szCs w:val="23"/>
          <w:shd w:val="clear" w:color="auto" w:fill="F7F7F8"/>
        </w:rPr>
        <w:t>ApplicationEventPublisher</w:t>
      </w:r>
      <w:r w:rsidRPr="00BA0D5D">
        <w:rPr>
          <w:rFonts w:ascii="inherit" w:eastAsia="宋体" w:hAnsi="inherit" w:cs="Arial"/>
          <w:color w:val="34302D"/>
          <w:kern w:val="0"/>
          <w:sz w:val="24"/>
          <w:szCs w:val="24"/>
        </w:rPr>
        <w:t>. Typically, this is done by creating a class that implements </w:t>
      </w:r>
      <w:r w:rsidRPr="00BA0D5D">
        <w:rPr>
          <w:rFonts w:ascii="Consolas" w:eastAsia="宋体" w:hAnsi="Consolas" w:cs="宋体"/>
          <w:color w:val="34302D"/>
          <w:kern w:val="0"/>
          <w:sz w:val="23"/>
          <w:szCs w:val="23"/>
          <w:shd w:val="clear" w:color="auto" w:fill="F7F7F8"/>
        </w:rPr>
        <w:t>ApplicationEventPublisherAware</w:t>
      </w:r>
      <w:r w:rsidRPr="00BA0D5D">
        <w:rPr>
          <w:rFonts w:ascii="inherit" w:eastAsia="宋体" w:hAnsi="inherit" w:cs="Arial"/>
          <w:color w:val="34302D"/>
          <w:kern w:val="0"/>
          <w:sz w:val="24"/>
          <w:szCs w:val="24"/>
        </w:rPr>
        <w:t> and registering it as a Spring bean. The following example shows such a class: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要发布自定义</w:t>
      </w:r>
      <w:r>
        <w:rPr>
          <w:rStyle w:val="HTML"/>
          <w:rFonts w:ascii="Consolas" w:hAnsi="Consolas"/>
          <w:sz w:val="23"/>
          <w:szCs w:val="23"/>
          <w:shd w:val="clear" w:color="auto" w:fill="F7F7F8"/>
        </w:rPr>
        <w:t>ApplicationEvent</w:t>
      </w:r>
      <w:r>
        <w:rPr>
          <w:rFonts w:ascii="Arial" w:hAnsi="Arial" w:cs="Arial"/>
          <w:color w:val="34302D"/>
          <w:shd w:val="clear" w:color="auto" w:fill="FFFFFF"/>
        </w:rPr>
        <w:t>，请在</w:t>
      </w:r>
      <w:r>
        <w:rPr>
          <w:rStyle w:val="HTML"/>
          <w:rFonts w:ascii="Consolas" w:hAnsi="Consolas"/>
          <w:sz w:val="23"/>
          <w:szCs w:val="23"/>
          <w:shd w:val="clear" w:color="auto" w:fill="F7F7F8"/>
        </w:rPr>
        <w:t>publishEvent()</w:t>
      </w:r>
      <w:r>
        <w:rPr>
          <w:rFonts w:ascii="Arial" w:hAnsi="Arial" w:cs="Arial"/>
          <w:color w:val="34302D"/>
          <w:shd w:val="clear" w:color="auto" w:fill="FFFFFF"/>
        </w:rPr>
        <w:t>方法上调用该方法</w:t>
      </w:r>
      <w:r>
        <w:rPr>
          <w:rFonts w:ascii="Arial" w:hAnsi="Arial" w:cs="Arial"/>
          <w:color w:val="34302D"/>
          <w:shd w:val="clear" w:color="auto" w:fill="FFFFFF"/>
        </w:rPr>
        <w:t> </w:t>
      </w:r>
      <w:r>
        <w:rPr>
          <w:rStyle w:val="HTML"/>
          <w:rFonts w:ascii="Consolas" w:hAnsi="Consolas"/>
          <w:sz w:val="23"/>
          <w:szCs w:val="23"/>
          <w:shd w:val="clear" w:color="auto" w:fill="F7F7F8"/>
        </w:rPr>
        <w:t>ApplicationEventPublisher</w:t>
      </w:r>
      <w:r>
        <w:rPr>
          <w:rFonts w:ascii="Arial" w:hAnsi="Arial" w:cs="Arial"/>
          <w:color w:val="34302D"/>
          <w:shd w:val="clear" w:color="auto" w:fill="FFFFFF"/>
        </w:rPr>
        <w:t>。通常，这是通过创建一个实现</w:t>
      </w:r>
      <w:r>
        <w:rPr>
          <w:rStyle w:val="HTML"/>
          <w:rFonts w:ascii="Consolas" w:hAnsi="Consolas"/>
          <w:sz w:val="23"/>
          <w:szCs w:val="23"/>
          <w:shd w:val="clear" w:color="auto" w:fill="F7F7F8"/>
        </w:rPr>
        <w:t>ApplicationEventPublisherAware</w:t>
      </w:r>
      <w:r>
        <w:rPr>
          <w:rFonts w:ascii="Arial" w:hAnsi="Arial" w:cs="Arial"/>
          <w:color w:val="34302D"/>
          <w:shd w:val="clear" w:color="auto" w:fill="FFFFFF"/>
        </w:rPr>
        <w:t>并将其注册为</w:t>
      </w:r>
      <w:r>
        <w:rPr>
          <w:rFonts w:ascii="Arial" w:hAnsi="Arial" w:cs="Arial"/>
          <w:color w:val="34302D"/>
          <w:shd w:val="clear" w:color="auto" w:fill="FFFFFF"/>
        </w:rPr>
        <w:t>Spring bean </w:t>
      </w:r>
      <w:r>
        <w:rPr>
          <w:rFonts w:ascii="Arial" w:hAnsi="Arial" w:cs="Arial"/>
          <w:color w:val="34302D"/>
          <w:shd w:val="clear" w:color="auto" w:fill="FFFFFF"/>
        </w:rPr>
        <w:t>的类来完成的</w:t>
      </w:r>
      <w:r>
        <w:rPr>
          <w:rFonts w:ascii="Arial" w:hAnsi="Arial" w:cs="Arial"/>
          <w:color w:val="34302D"/>
          <w:shd w:val="clear" w:color="auto" w:fill="FFFFFF"/>
        </w:rPr>
        <w:t> </w:t>
      </w:r>
      <w:r>
        <w:rPr>
          <w:rFonts w:ascii="Arial" w:hAnsi="Arial" w:cs="Arial"/>
          <w:color w:val="34302D"/>
          <w:shd w:val="clear" w:color="auto" w:fill="FFFFFF"/>
        </w:rPr>
        <w:t>。以下示例显示了这样一个类：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EmailService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ApplicationEventPublisherAware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List&lt;String&gt; blackList;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ApplicationEventPublisher publisher;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setBlackList(List&lt;String&gt; blackList)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.blackList = blackList;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setApplicationEventPublisher(ApplicationEventPublisher publisher)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.publisher = publisher;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sendEmail(String address, String content)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(blackList.contains(address))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publisher.publishEvent(</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BlackListEvent(</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address, content));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send email...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At configuration time, the Spring container detects that </w:t>
      </w:r>
      <w:r w:rsidRPr="00BA0D5D">
        <w:rPr>
          <w:rFonts w:ascii="Consolas" w:eastAsia="宋体" w:hAnsi="Consolas" w:cs="宋体"/>
          <w:color w:val="34302D"/>
          <w:kern w:val="0"/>
          <w:sz w:val="23"/>
          <w:szCs w:val="23"/>
          <w:shd w:val="clear" w:color="auto" w:fill="F7F7F8"/>
        </w:rPr>
        <w:t>EmailService</w:t>
      </w:r>
      <w:r w:rsidRPr="00BA0D5D">
        <w:rPr>
          <w:rFonts w:ascii="inherit" w:eastAsia="宋体" w:hAnsi="inherit" w:cs="Arial"/>
          <w:color w:val="34302D"/>
          <w:kern w:val="0"/>
          <w:sz w:val="24"/>
          <w:szCs w:val="24"/>
        </w:rPr>
        <w:t> implements </w:t>
      </w:r>
      <w:r w:rsidRPr="00BA0D5D">
        <w:rPr>
          <w:rFonts w:ascii="Consolas" w:eastAsia="宋体" w:hAnsi="Consolas" w:cs="宋体"/>
          <w:color w:val="34302D"/>
          <w:kern w:val="0"/>
          <w:sz w:val="23"/>
          <w:szCs w:val="23"/>
          <w:shd w:val="clear" w:color="auto" w:fill="F7F7F8"/>
        </w:rPr>
        <w:t>ApplicationEventPublisherAware</w:t>
      </w:r>
      <w:r w:rsidRPr="00BA0D5D">
        <w:rPr>
          <w:rFonts w:ascii="inherit" w:eastAsia="宋体" w:hAnsi="inherit" w:cs="Arial"/>
          <w:color w:val="34302D"/>
          <w:kern w:val="0"/>
          <w:sz w:val="24"/>
          <w:szCs w:val="24"/>
        </w:rPr>
        <w:t> and automatically calls </w:t>
      </w:r>
      <w:r w:rsidRPr="00BA0D5D">
        <w:rPr>
          <w:rFonts w:ascii="Consolas" w:eastAsia="宋体" w:hAnsi="Consolas" w:cs="宋体"/>
          <w:color w:val="34302D"/>
          <w:kern w:val="0"/>
          <w:sz w:val="23"/>
          <w:szCs w:val="23"/>
          <w:shd w:val="clear" w:color="auto" w:fill="F7F7F8"/>
        </w:rPr>
        <w:t>setApplicationEventPublisher()</w:t>
      </w:r>
      <w:r w:rsidRPr="00BA0D5D">
        <w:rPr>
          <w:rFonts w:ascii="inherit" w:eastAsia="宋体" w:hAnsi="inherit" w:cs="Arial"/>
          <w:color w:val="34302D"/>
          <w:kern w:val="0"/>
          <w:sz w:val="24"/>
          <w:szCs w:val="24"/>
        </w:rPr>
        <w:t>. In reality, the parameter passed in is the Spring container itself. You are interacting with the application context through its </w:t>
      </w:r>
      <w:r w:rsidRPr="00BA0D5D">
        <w:rPr>
          <w:rFonts w:ascii="Consolas" w:eastAsia="宋体" w:hAnsi="Consolas" w:cs="宋体"/>
          <w:color w:val="34302D"/>
          <w:kern w:val="0"/>
          <w:sz w:val="23"/>
          <w:szCs w:val="23"/>
          <w:shd w:val="clear" w:color="auto" w:fill="F7F7F8"/>
        </w:rPr>
        <w:t>ApplicationEventPublisher</w:t>
      </w:r>
      <w:r w:rsidRPr="00BA0D5D">
        <w:rPr>
          <w:rFonts w:ascii="inherit" w:eastAsia="宋体" w:hAnsi="inherit" w:cs="Arial"/>
          <w:color w:val="34302D"/>
          <w:kern w:val="0"/>
          <w:sz w:val="24"/>
          <w:szCs w:val="24"/>
        </w:rPr>
        <w:t> interface.</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在配置时，</w:t>
      </w:r>
      <w:r>
        <w:rPr>
          <w:rFonts w:ascii="Arial" w:hAnsi="Arial" w:cs="Arial"/>
          <w:color w:val="34302D"/>
          <w:shd w:val="clear" w:color="auto" w:fill="FFFFFF"/>
        </w:rPr>
        <w:t>Spring</w:t>
      </w:r>
      <w:r>
        <w:rPr>
          <w:rFonts w:ascii="Arial" w:hAnsi="Arial" w:cs="Arial"/>
          <w:color w:val="34302D"/>
          <w:shd w:val="clear" w:color="auto" w:fill="FFFFFF"/>
        </w:rPr>
        <w:t>容器检测到</w:t>
      </w:r>
      <w:r>
        <w:rPr>
          <w:rStyle w:val="HTML"/>
          <w:rFonts w:ascii="Consolas" w:hAnsi="Consolas"/>
          <w:sz w:val="23"/>
          <w:szCs w:val="23"/>
          <w:shd w:val="clear" w:color="auto" w:fill="F7F7F8"/>
        </w:rPr>
        <w:t>EmailService</w:t>
      </w:r>
      <w:r>
        <w:rPr>
          <w:rFonts w:ascii="Arial" w:hAnsi="Arial" w:cs="Arial"/>
          <w:color w:val="34302D"/>
          <w:shd w:val="clear" w:color="auto" w:fill="FFFFFF"/>
        </w:rPr>
        <w:t>实现</w:t>
      </w:r>
      <w:r>
        <w:rPr>
          <w:rFonts w:ascii="Arial" w:hAnsi="Arial" w:cs="Arial"/>
          <w:color w:val="34302D"/>
          <w:shd w:val="clear" w:color="auto" w:fill="FFFFFF"/>
        </w:rPr>
        <w:t> </w:t>
      </w:r>
      <w:r>
        <w:rPr>
          <w:rStyle w:val="HTML"/>
          <w:rFonts w:ascii="Consolas" w:hAnsi="Consolas"/>
          <w:sz w:val="23"/>
          <w:szCs w:val="23"/>
          <w:shd w:val="clear" w:color="auto" w:fill="F7F7F8"/>
        </w:rPr>
        <w:t>ApplicationEventPublisherAware</w:t>
      </w:r>
      <w:r>
        <w:rPr>
          <w:rFonts w:ascii="Arial" w:hAnsi="Arial" w:cs="Arial"/>
          <w:color w:val="34302D"/>
          <w:shd w:val="clear" w:color="auto" w:fill="FFFFFF"/>
        </w:rPr>
        <w:t>并自动调用</w:t>
      </w:r>
      <w:r>
        <w:rPr>
          <w:rFonts w:ascii="Arial" w:hAnsi="Arial" w:cs="Arial"/>
          <w:color w:val="34302D"/>
          <w:shd w:val="clear" w:color="auto" w:fill="FFFFFF"/>
        </w:rPr>
        <w:t> </w:t>
      </w:r>
      <w:r>
        <w:rPr>
          <w:rStyle w:val="HTML"/>
          <w:rFonts w:ascii="Consolas" w:hAnsi="Consolas"/>
          <w:sz w:val="23"/>
          <w:szCs w:val="23"/>
          <w:shd w:val="clear" w:color="auto" w:fill="F7F7F8"/>
        </w:rPr>
        <w:t>setApplicationEventPublisher()</w:t>
      </w:r>
      <w:r>
        <w:rPr>
          <w:rFonts w:ascii="Arial" w:hAnsi="Arial" w:cs="Arial"/>
          <w:color w:val="34302D"/>
          <w:shd w:val="clear" w:color="auto" w:fill="FFFFFF"/>
        </w:rPr>
        <w:t>。实际上，传入的参数是</w:t>
      </w:r>
      <w:r>
        <w:rPr>
          <w:rFonts w:ascii="Arial" w:hAnsi="Arial" w:cs="Arial"/>
          <w:color w:val="34302D"/>
          <w:shd w:val="clear" w:color="auto" w:fill="FFFFFF"/>
        </w:rPr>
        <w:t>Spring</w:t>
      </w:r>
      <w:r>
        <w:rPr>
          <w:rFonts w:ascii="Arial" w:hAnsi="Arial" w:cs="Arial"/>
          <w:color w:val="34302D"/>
          <w:shd w:val="clear" w:color="auto" w:fill="FFFFFF"/>
        </w:rPr>
        <w:t>容器本身。您正通过其</w:t>
      </w:r>
      <w:r>
        <w:rPr>
          <w:rStyle w:val="HTML"/>
          <w:rFonts w:ascii="Consolas" w:hAnsi="Consolas"/>
          <w:sz w:val="23"/>
          <w:szCs w:val="23"/>
          <w:shd w:val="clear" w:color="auto" w:fill="F7F7F8"/>
        </w:rPr>
        <w:t>ApplicationEventPublisher</w:t>
      </w:r>
      <w:r>
        <w:rPr>
          <w:rFonts w:ascii="Arial" w:hAnsi="Arial" w:cs="Arial"/>
          <w:color w:val="34302D"/>
          <w:shd w:val="clear" w:color="auto" w:fill="FFFFFF"/>
        </w:rPr>
        <w:t>界面与应用程序上下文进行</w:t>
      </w:r>
      <w:r>
        <w:rPr>
          <w:rFonts w:ascii="Arial" w:hAnsi="Arial" w:cs="Arial"/>
          <w:color w:val="34302D"/>
          <w:shd w:val="clear" w:color="auto" w:fill="FFFFFF"/>
        </w:rPr>
        <w:t> </w:t>
      </w:r>
      <w:r>
        <w:rPr>
          <w:rFonts w:ascii="Arial" w:hAnsi="Arial" w:cs="Arial"/>
          <w:color w:val="34302D"/>
          <w:shd w:val="clear" w:color="auto" w:fill="FFFFFF"/>
        </w:rPr>
        <w:t>交互。</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receive the custom </w:t>
      </w:r>
      <w:r w:rsidRPr="00BA0D5D">
        <w:rPr>
          <w:rFonts w:ascii="Consolas" w:eastAsia="宋体" w:hAnsi="Consolas" w:cs="宋体"/>
          <w:color w:val="34302D"/>
          <w:kern w:val="0"/>
          <w:sz w:val="23"/>
          <w:szCs w:val="23"/>
          <w:shd w:val="clear" w:color="auto" w:fill="F7F7F8"/>
        </w:rPr>
        <w:t>ApplicationEvent</w:t>
      </w:r>
      <w:r w:rsidRPr="00BA0D5D">
        <w:rPr>
          <w:rFonts w:ascii="inherit" w:eastAsia="宋体" w:hAnsi="inherit" w:cs="Arial"/>
          <w:color w:val="34302D"/>
          <w:kern w:val="0"/>
          <w:sz w:val="24"/>
          <w:szCs w:val="24"/>
        </w:rPr>
        <w:t>, you can create a class that implements </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 and register it as a Spring bean. The following example shows such a class: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要接收自定义</w:t>
      </w:r>
      <w:r>
        <w:rPr>
          <w:rStyle w:val="HTML"/>
          <w:rFonts w:ascii="Consolas" w:hAnsi="Consolas"/>
          <w:sz w:val="23"/>
          <w:szCs w:val="23"/>
          <w:shd w:val="clear" w:color="auto" w:fill="F7F7F8"/>
        </w:rPr>
        <w:t>ApplicationEvent</w:t>
      </w:r>
      <w:r>
        <w:rPr>
          <w:rFonts w:ascii="Arial" w:hAnsi="Arial" w:cs="Arial"/>
          <w:color w:val="34302D"/>
          <w:shd w:val="clear" w:color="auto" w:fill="FFFFFF"/>
        </w:rPr>
        <w:t>，您可以创建一个实现</w:t>
      </w:r>
      <w:r>
        <w:rPr>
          <w:rFonts w:ascii="Arial" w:hAnsi="Arial" w:cs="Arial"/>
          <w:color w:val="34302D"/>
          <w:shd w:val="clear" w:color="auto" w:fill="FFFFFF"/>
        </w:rPr>
        <w:t> </w:t>
      </w:r>
      <w:r>
        <w:rPr>
          <w:rStyle w:val="HTML"/>
          <w:rFonts w:ascii="Consolas" w:hAnsi="Consolas"/>
          <w:sz w:val="23"/>
          <w:szCs w:val="23"/>
          <w:shd w:val="clear" w:color="auto" w:fill="F7F7F8"/>
        </w:rPr>
        <w:t>ApplicationListener</w:t>
      </w:r>
      <w:r>
        <w:rPr>
          <w:rFonts w:ascii="Arial" w:hAnsi="Arial" w:cs="Arial"/>
          <w:color w:val="34302D"/>
          <w:shd w:val="clear" w:color="auto" w:fill="FFFFFF"/>
        </w:rPr>
        <w:t>并将其注册为</w:t>
      </w:r>
      <w:r>
        <w:rPr>
          <w:rFonts w:ascii="Arial" w:hAnsi="Arial" w:cs="Arial"/>
          <w:color w:val="34302D"/>
          <w:shd w:val="clear" w:color="auto" w:fill="FFFFFF"/>
        </w:rPr>
        <w:t>Spring bean</w:t>
      </w:r>
      <w:r>
        <w:rPr>
          <w:rFonts w:ascii="Arial" w:hAnsi="Arial" w:cs="Arial"/>
          <w:color w:val="34302D"/>
          <w:shd w:val="clear" w:color="auto" w:fill="FFFFFF"/>
        </w:rPr>
        <w:t>的类。以下示例显示了这样一个类：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BlackListNotifier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ApplicationListener&lt;BlackListEvent&gt;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setNotificationAddress(String notificationAddress)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.notificationAddress =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onApplicationEvent(BlackListEvent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notify appropriate parties via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that </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 is generically parameterized with the type of your custom event (</w:t>
      </w:r>
      <w:r w:rsidRPr="00BA0D5D">
        <w:rPr>
          <w:rFonts w:ascii="Consolas" w:eastAsia="宋体" w:hAnsi="Consolas" w:cs="宋体"/>
          <w:color w:val="34302D"/>
          <w:kern w:val="0"/>
          <w:sz w:val="23"/>
          <w:szCs w:val="23"/>
          <w:shd w:val="clear" w:color="auto" w:fill="F7F7F8"/>
        </w:rPr>
        <w:t>BlackListEvent</w:t>
      </w:r>
      <w:r w:rsidRPr="00BA0D5D">
        <w:rPr>
          <w:rFonts w:ascii="inherit" w:eastAsia="宋体" w:hAnsi="inherit" w:cs="Arial"/>
          <w:color w:val="34302D"/>
          <w:kern w:val="0"/>
          <w:sz w:val="24"/>
          <w:szCs w:val="24"/>
        </w:rPr>
        <w:t> in the preceding example). This means that the </w:t>
      </w:r>
      <w:r w:rsidRPr="00BA0D5D">
        <w:rPr>
          <w:rFonts w:ascii="Consolas" w:eastAsia="宋体" w:hAnsi="Consolas" w:cs="宋体"/>
          <w:color w:val="34302D"/>
          <w:kern w:val="0"/>
          <w:sz w:val="23"/>
          <w:szCs w:val="23"/>
          <w:shd w:val="clear" w:color="auto" w:fill="F7F7F8"/>
        </w:rPr>
        <w:t>onApplicationEvent()</w:t>
      </w:r>
      <w:r w:rsidRPr="00BA0D5D">
        <w:rPr>
          <w:rFonts w:ascii="inherit" w:eastAsia="宋体" w:hAnsi="inherit" w:cs="Arial"/>
          <w:color w:val="34302D"/>
          <w:kern w:val="0"/>
          <w:sz w:val="24"/>
          <w:szCs w:val="24"/>
        </w:rPr>
        <w:t> method can remain type-safe, avoiding any need for downcasting. You can register as many event listeners as you wish, but note that, by default, event listeners receive events synchronously. This means that the </w:t>
      </w:r>
      <w:r w:rsidRPr="00BA0D5D">
        <w:rPr>
          <w:rFonts w:ascii="Consolas" w:eastAsia="宋体" w:hAnsi="Consolas" w:cs="宋体"/>
          <w:color w:val="34302D"/>
          <w:kern w:val="0"/>
          <w:sz w:val="23"/>
          <w:szCs w:val="23"/>
          <w:shd w:val="clear" w:color="auto" w:fill="F7F7F8"/>
        </w:rPr>
        <w:t>publishEvent()</w:t>
      </w:r>
      <w:r w:rsidRPr="00BA0D5D">
        <w:rPr>
          <w:rFonts w:ascii="inherit" w:eastAsia="宋体" w:hAnsi="inherit" w:cs="Arial"/>
          <w:color w:val="34302D"/>
          <w:kern w:val="0"/>
          <w:sz w:val="24"/>
          <w:szCs w:val="24"/>
        </w:rPr>
        <w:t> method blocks until all listeners have finished processing the event. One advantage of this synchronous and single-threaded approach is that, when a listener receives an event, it operates inside the transaction context of the publisher if a transaction context is available. If another strategy for event publication becomes necessary, See the javadoc for Spring’s </w:t>
      </w:r>
      <w:hyperlink r:id="rId436" w:history="1">
        <w:r w:rsidRPr="00BA0D5D">
          <w:rPr>
            <w:rFonts w:ascii="Consolas" w:eastAsia="宋体" w:hAnsi="Consolas" w:cs="宋体"/>
            <w:color w:val="548E2E"/>
            <w:kern w:val="0"/>
            <w:sz w:val="23"/>
            <w:szCs w:val="23"/>
            <w:u w:val="single"/>
            <w:shd w:val="clear" w:color="auto" w:fill="F7F7F8"/>
          </w:rPr>
          <w:t>ApplicationEventMulticaster</w:t>
        </w:r>
      </w:hyperlink>
      <w:r w:rsidRPr="00BA0D5D">
        <w:rPr>
          <w:rFonts w:ascii="inherit" w:eastAsia="宋体" w:hAnsi="inherit" w:cs="Arial"/>
          <w:color w:val="34302D"/>
          <w:kern w:val="0"/>
          <w:sz w:val="24"/>
          <w:szCs w:val="24"/>
        </w:rPr>
        <w:t> interface.</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w:t>
      </w:r>
      <w:r>
        <w:rPr>
          <w:rStyle w:val="HTML"/>
          <w:rFonts w:ascii="Consolas" w:hAnsi="Consolas"/>
          <w:sz w:val="23"/>
          <w:szCs w:val="23"/>
          <w:shd w:val="clear" w:color="auto" w:fill="F7F7F8"/>
        </w:rPr>
        <w:t>ApplicationListener</w:t>
      </w:r>
      <w:r>
        <w:rPr>
          <w:rFonts w:ascii="Arial" w:hAnsi="Arial" w:cs="Arial"/>
          <w:color w:val="34302D"/>
          <w:shd w:val="clear" w:color="auto" w:fill="FFFFFF"/>
        </w:rPr>
        <w:t>通常使用自定义事件的类型进行参数化（</w:t>
      </w:r>
      <w:r>
        <w:rPr>
          <w:rStyle w:val="HTML"/>
          <w:rFonts w:ascii="Consolas" w:hAnsi="Consolas"/>
          <w:sz w:val="23"/>
          <w:szCs w:val="23"/>
          <w:shd w:val="clear" w:color="auto" w:fill="F7F7F8"/>
        </w:rPr>
        <w:t>BlackListEvent</w:t>
      </w:r>
      <w:r>
        <w:rPr>
          <w:rFonts w:ascii="Arial" w:hAnsi="Arial" w:cs="Arial"/>
          <w:color w:val="34302D"/>
          <w:shd w:val="clear" w:color="auto" w:fill="FFFFFF"/>
        </w:rPr>
        <w:t>在前面的示例中）。这意味着该</w:t>
      </w:r>
      <w:r>
        <w:rPr>
          <w:rStyle w:val="HTML"/>
          <w:rFonts w:ascii="Consolas" w:hAnsi="Consolas"/>
          <w:sz w:val="23"/>
          <w:szCs w:val="23"/>
          <w:shd w:val="clear" w:color="auto" w:fill="F7F7F8"/>
        </w:rPr>
        <w:t>onApplicationEvent()</w:t>
      </w:r>
      <w:r>
        <w:rPr>
          <w:rFonts w:ascii="Arial" w:hAnsi="Arial" w:cs="Arial"/>
          <w:color w:val="34302D"/>
          <w:shd w:val="clear" w:color="auto" w:fill="FFFFFF"/>
        </w:rPr>
        <w:t>方法可以保持类型安全，避免任何向下转换的需要。您可以根据需要</w:t>
      </w:r>
      <w:r>
        <w:rPr>
          <w:rFonts w:ascii="Arial" w:hAnsi="Arial" w:cs="Arial"/>
          <w:color w:val="34302D"/>
          <w:shd w:val="clear" w:color="auto" w:fill="FFFFFF"/>
        </w:rPr>
        <w:lastRenderedPageBreak/>
        <w:t>注册任意数量的事件侦听器，但请注意，默认情况下，事件侦听器会同步接收事件。这意味着该</w:t>
      </w:r>
      <w:r>
        <w:rPr>
          <w:rStyle w:val="HTML"/>
          <w:rFonts w:ascii="Consolas" w:hAnsi="Consolas"/>
          <w:sz w:val="23"/>
          <w:szCs w:val="23"/>
          <w:shd w:val="clear" w:color="auto" w:fill="F7F7F8"/>
        </w:rPr>
        <w:t>publishEvent()</w:t>
      </w:r>
      <w:r>
        <w:rPr>
          <w:rFonts w:ascii="Arial" w:hAnsi="Arial" w:cs="Arial"/>
          <w:color w:val="34302D"/>
          <w:shd w:val="clear" w:color="auto" w:fill="FFFFFF"/>
        </w:rPr>
        <w:t>方法将阻塞，直到所有侦听器都已完成对事件的处理。这种同步和单线程方法的一个优点是，当侦听器接收到事件时，如果事务上下文可用，它将在发布者的事务上下文内运行。如果需要另一个事件发布策略，请参阅</w:t>
      </w:r>
      <w:r>
        <w:rPr>
          <w:rFonts w:ascii="Arial" w:hAnsi="Arial" w:cs="Arial"/>
          <w:color w:val="34302D"/>
          <w:shd w:val="clear" w:color="auto" w:fill="FFFFFF"/>
        </w:rPr>
        <w:t>Spring</w:t>
      </w:r>
      <w:r>
        <w:rPr>
          <w:rFonts w:ascii="Arial" w:hAnsi="Arial" w:cs="Arial"/>
          <w:color w:val="34302D"/>
          <w:shd w:val="clear" w:color="auto" w:fill="FFFFFF"/>
        </w:rPr>
        <w:t>的</w:t>
      </w:r>
      <w:hyperlink r:id="rId437" w:history="1">
        <w:r>
          <w:rPr>
            <w:rStyle w:val="HTML"/>
            <w:rFonts w:ascii="Consolas" w:hAnsi="Consolas"/>
            <w:color w:val="548E2E"/>
            <w:sz w:val="23"/>
            <w:szCs w:val="23"/>
            <w:u w:val="single"/>
            <w:shd w:val="clear" w:color="auto" w:fill="F7F7F8"/>
          </w:rPr>
          <w:t>ApplicationEventMulticaster</w:t>
        </w:r>
      </w:hyperlink>
      <w:r>
        <w:rPr>
          <w:rFonts w:ascii="Arial" w:hAnsi="Arial" w:cs="Arial"/>
          <w:color w:val="34302D"/>
          <w:shd w:val="clear" w:color="auto" w:fill="FFFFFF"/>
        </w:rPr>
        <w:t>界面的</w:t>
      </w:r>
      <w:r>
        <w:rPr>
          <w:rFonts w:ascii="Arial" w:hAnsi="Arial" w:cs="Arial"/>
          <w:color w:val="34302D"/>
          <w:shd w:val="clear" w:color="auto" w:fill="FFFFFF"/>
        </w:rPr>
        <w:t>javadoc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bean definitions used to register and configure each of the classes above:</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以下示例显示了用于注册和配置上述每个类的</w:t>
      </w:r>
      <w:r>
        <w:rPr>
          <w:rFonts w:ascii="Arial" w:hAnsi="Arial" w:cs="Arial"/>
          <w:color w:val="34302D"/>
          <w:shd w:val="clear" w:color="auto" w:fill="FFFFFF"/>
        </w:rPr>
        <w:t>bean</w:t>
      </w:r>
      <w:r>
        <w:rPr>
          <w:rFonts w:ascii="Arial" w:hAnsi="Arial" w:cs="Arial"/>
          <w:color w:val="34302D"/>
          <w:shd w:val="clear" w:color="auto" w:fill="FFFFFF"/>
        </w:rPr>
        <w:t>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"example.EmailService"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"blackList"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known.spammer@example.org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known.hacker@example.org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john.doe@example.org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"blackListNotifier"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"example.BlackListNotifier"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"notificationAddress"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"blacklist@example.org"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Putting it all together, when the </w:t>
      </w:r>
      <w:r w:rsidRPr="00BA0D5D">
        <w:rPr>
          <w:rFonts w:ascii="Consolas" w:eastAsia="宋体" w:hAnsi="Consolas" w:cs="宋体"/>
          <w:color w:val="34302D"/>
          <w:kern w:val="0"/>
          <w:sz w:val="23"/>
          <w:szCs w:val="23"/>
          <w:shd w:val="clear" w:color="auto" w:fill="F7F7F8"/>
        </w:rPr>
        <w:t>sendEmail()</w:t>
      </w:r>
      <w:r w:rsidRPr="00BA0D5D">
        <w:rPr>
          <w:rFonts w:ascii="inherit" w:eastAsia="宋体" w:hAnsi="inherit" w:cs="Arial"/>
          <w:color w:val="34302D"/>
          <w:kern w:val="0"/>
          <w:sz w:val="24"/>
          <w:szCs w:val="24"/>
        </w:rPr>
        <w:t> method of the </w:t>
      </w:r>
      <w:r w:rsidRPr="00BA0D5D">
        <w:rPr>
          <w:rFonts w:ascii="Consolas" w:eastAsia="宋体" w:hAnsi="Consolas" w:cs="宋体"/>
          <w:color w:val="34302D"/>
          <w:kern w:val="0"/>
          <w:sz w:val="23"/>
          <w:szCs w:val="23"/>
          <w:shd w:val="clear" w:color="auto" w:fill="F7F7F8"/>
        </w:rPr>
        <w:t>emailService</w:t>
      </w:r>
      <w:r w:rsidRPr="00BA0D5D">
        <w:rPr>
          <w:rFonts w:ascii="inherit" w:eastAsia="宋体" w:hAnsi="inherit" w:cs="Arial"/>
          <w:color w:val="34302D"/>
          <w:kern w:val="0"/>
          <w:sz w:val="24"/>
          <w:szCs w:val="24"/>
        </w:rPr>
        <w:t> bean is called, if there are any email messages that should be blacklisted, a custom event of type </w:t>
      </w:r>
      <w:r w:rsidRPr="00BA0D5D">
        <w:rPr>
          <w:rFonts w:ascii="Consolas" w:eastAsia="宋体" w:hAnsi="Consolas" w:cs="宋体"/>
          <w:color w:val="34302D"/>
          <w:kern w:val="0"/>
          <w:sz w:val="23"/>
          <w:szCs w:val="23"/>
          <w:shd w:val="clear" w:color="auto" w:fill="F7F7F8"/>
        </w:rPr>
        <w:t>BlackListEvent</w:t>
      </w:r>
      <w:r w:rsidRPr="00BA0D5D">
        <w:rPr>
          <w:rFonts w:ascii="inherit" w:eastAsia="宋体" w:hAnsi="inherit" w:cs="Arial"/>
          <w:color w:val="34302D"/>
          <w:kern w:val="0"/>
          <w:sz w:val="24"/>
          <w:szCs w:val="24"/>
        </w:rPr>
        <w:t> is published. The </w:t>
      </w:r>
      <w:r w:rsidRPr="00BA0D5D">
        <w:rPr>
          <w:rFonts w:ascii="Consolas" w:eastAsia="宋体" w:hAnsi="Consolas" w:cs="宋体"/>
          <w:color w:val="34302D"/>
          <w:kern w:val="0"/>
          <w:sz w:val="23"/>
          <w:szCs w:val="23"/>
          <w:shd w:val="clear" w:color="auto" w:fill="F7F7F8"/>
        </w:rPr>
        <w:t>blackListNotifier</w:t>
      </w:r>
      <w:r w:rsidRPr="00BA0D5D">
        <w:rPr>
          <w:rFonts w:ascii="inherit" w:eastAsia="宋体" w:hAnsi="inherit" w:cs="Arial"/>
          <w:color w:val="34302D"/>
          <w:kern w:val="0"/>
          <w:sz w:val="24"/>
          <w:szCs w:val="24"/>
        </w:rPr>
        <w:t> bean is registered as an</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 and receives the </w:t>
      </w:r>
      <w:r w:rsidRPr="00BA0D5D">
        <w:rPr>
          <w:rFonts w:ascii="Consolas" w:eastAsia="宋体" w:hAnsi="Consolas" w:cs="宋体"/>
          <w:color w:val="34302D"/>
          <w:kern w:val="0"/>
          <w:sz w:val="23"/>
          <w:szCs w:val="23"/>
          <w:shd w:val="clear" w:color="auto" w:fill="F7F7F8"/>
        </w:rPr>
        <w:t>BlackListEvent</w:t>
      </w:r>
      <w:r w:rsidRPr="00BA0D5D">
        <w:rPr>
          <w:rFonts w:ascii="inherit" w:eastAsia="宋体" w:hAnsi="inherit" w:cs="Arial"/>
          <w:color w:val="34302D"/>
          <w:kern w:val="0"/>
          <w:sz w:val="24"/>
          <w:szCs w:val="24"/>
        </w:rPr>
        <w:t>, at which point it can notify appropriate parties.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总而言之，当调用</w:t>
      </w:r>
      <w:r>
        <w:rPr>
          <w:rFonts w:ascii="Arial" w:hAnsi="Arial" w:cs="Arial"/>
          <w:color w:val="34302D"/>
          <w:shd w:val="clear" w:color="auto" w:fill="FFFFFF"/>
        </w:rPr>
        <w:t>bean </w:t>
      </w:r>
      <w:r>
        <w:rPr>
          <w:rFonts w:ascii="Arial" w:hAnsi="Arial" w:cs="Arial"/>
          <w:color w:val="34302D"/>
          <w:shd w:val="clear" w:color="auto" w:fill="FFFFFF"/>
        </w:rPr>
        <w:t>的</w:t>
      </w:r>
      <w:r>
        <w:rPr>
          <w:rStyle w:val="HTML"/>
          <w:rFonts w:ascii="Consolas" w:hAnsi="Consolas"/>
          <w:sz w:val="23"/>
          <w:szCs w:val="23"/>
          <w:shd w:val="clear" w:color="auto" w:fill="F7F7F8"/>
        </w:rPr>
        <w:t>sendEmail()</w:t>
      </w:r>
      <w:r>
        <w:rPr>
          <w:rFonts w:ascii="Arial" w:hAnsi="Arial" w:cs="Arial"/>
          <w:color w:val="34302D"/>
          <w:shd w:val="clear" w:color="auto" w:fill="FFFFFF"/>
        </w:rPr>
        <w:t>方法时</w:t>
      </w:r>
      <w:r>
        <w:rPr>
          <w:rStyle w:val="HTML"/>
          <w:rFonts w:ascii="Consolas" w:hAnsi="Consolas"/>
          <w:sz w:val="23"/>
          <w:szCs w:val="23"/>
          <w:shd w:val="clear" w:color="auto" w:fill="F7F7F8"/>
        </w:rPr>
        <w:t>emailService</w:t>
      </w:r>
      <w:r>
        <w:rPr>
          <w:rFonts w:ascii="Arial" w:hAnsi="Arial" w:cs="Arial"/>
          <w:color w:val="34302D"/>
          <w:shd w:val="clear" w:color="auto" w:fill="FFFFFF"/>
        </w:rPr>
        <w:t>，如果有任何应该列入黑名单的电子邮件消息，</w:t>
      </w:r>
      <w:r>
        <w:rPr>
          <w:rStyle w:val="HTML"/>
          <w:rFonts w:ascii="Consolas" w:hAnsi="Consolas"/>
          <w:sz w:val="23"/>
          <w:szCs w:val="23"/>
          <w:shd w:val="clear" w:color="auto" w:fill="F7F7F8"/>
        </w:rPr>
        <w:t>BlackListEvent</w:t>
      </w:r>
      <w:r>
        <w:rPr>
          <w:rFonts w:ascii="Arial" w:hAnsi="Arial" w:cs="Arial"/>
          <w:color w:val="34302D"/>
          <w:shd w:val="clear" w:color="auto" w:fill="FFFFFF"/>
        </w:rPr>
        <w:t>则会发布类型的自定义事件</w:t>
      </w:r>
      <w:r>
        <w:rPr>
          <w:rFonts w:ascii="Arial" w:hAnsi="Arial" w:cs="Arial"/>
          <w:color w:val="34302D"/>
          <w:shd w:val="clear" w:color="auto" w:fill="FFFFFF"/>
        </w:rPr>
        <w:t> </w:t>
      </w:r>
      <w:r>
        <w:rPr>
          <w:rFonts w:ascii="Arial" w:hAnsi="Arial" w:cs="Arial"/>
          <w:color w:val="34302D"/>
          <w:shd w:val="clear" w:color="auto" w:fill="FFFFFF"/>
        </w:rPr>
        <w:t>。该</w:t>
      </w:r>
      <w:r>
        <w:rPr>
          <w:rStyle w:val="HTML"/>
          <w:rFonts w:ascii="Consolas" w:hAnsi="Consolas"/>
          <w:sz w:val="23"/>
          <w:szCs w:val="23"/>
          <w:shd w:val="clear" w:color="auto" w:fill="F7F7F8"/>
        </w:rPr>
        <w:t>blackListNotifier</w:t>
      </w:r>
      <w:r>
        <w:rPr>
          <w:rFonts w:ascii="Arial" w:hAnsi="Arial" w:cs="Arial"/>
          <w:color w:val="34302D"/>
          <w:shd w:val="clear" w:color="auto" w:fill="FFFFFF"/>
        </w:rPr>
        <w:t>bean</w:t>
      </w:r>
      <w:r>
        <w:rPr>
          <w:rFonts w:ascii="Arial" w:hAnsi="Arial" w:cs="Arial"/>
          <w:color w:val="34302D"/>
          <w:shd w:val="clear" w:color="auto" w:fill="FFFFFF"/>
        </w:rPr>
        <w:t>被注册为</w:t>
      </w:r>
      <w:r>
        <w:rPr>
          <w:rFonts w:ascii="Arial" w:hAnsi="Arial" w:cs="Arial"/>
          <w:color w:val="34302D"/>
          <w:shd w:val="clear" w:color="auto" w:fill="FFFFFF"/>
        </w:rPr>
        <w:t> </w:t>
      </w:r>
      <w:r>
        <w:rPr>
          <w:rStyle w:val="HTML"/>
          <w:rFonts w:ascii="Consolas" w:hAnsi="Consolas"/>
          <w:sz w:val="23"/>
          <w:szCs w:val="23"/>
          <w:shd w:val="clear" w:color="auto" w:fill="F7F7F8"/>
        </w:rPr>
        <w:t>ApplicationListener</w:t>
      </w:r>
      <w:r>
        <w:rPr>
          <w:rFonts w:ascii="Arial" w:hAnsi="Arial" w:cs="Arial"/>
          <w:color w:val="34302D"/>
          <w:shd w:val="clear" w:color="auto" w:fill="FFFFFF"/>
        </w:rPr>
        <w:t>与接收</w:t>
      </w:r>
      <w:r>
        <w:rPr>
          <w:rStyle w:val="HTML"/>
          <w:rFonts w:ascii="Consolas" w:hAnsi="Consolas"/>
          <w:sz w:val="23"/>
          <w:szCs w:val="23"/>
          <w:shd w:val="clear" w:color="auto" w:fill="F7F7F8"/>
        </w:rPr>
        <w:t>BlackListEvent</w:t>
      </w:r>
      <w:r>
        <w:rPr>
          <w:rFonts w:ascii="Arial" w:hAnsi="Arial" w:cs="Arial"/>
          <w:color w:val="34302D"/>
          <w:shd w:val="clear" w:color="auto" w:fill="FFFFFF"/>
        </w:rPr>
        <w:t>，此时它可以通知有关各方。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A254D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Spring’s eventing mechanism is designed for simple communication between Spring beans within the same application context. However, for more sophisticated enterprise integration needs, the separately maintained</w:t>
            </w:r>
            <w:hyperlink r:id="rId438" w:history="1">
              <w:r w:rsidRPr="00BA0D5D">
                <w:rPr>
                  <w:rFonts w:ascii="宋体" w:eastAsia="宋体" w:hAnsi="宋体" w:cs="宋体"/>
                  <w:color w:val="548E2E"/>
                  <w:kern w:val="0"/>
                  <w:sz w:val="24"/>
                  <w:szCs w:val="24"/>
                  <w:u w:val="single"/>
                </w:rPr>
                <w:t>Spring Integration</w:t>
              </w:r>
            </w:hyperlink>
            <w:r w:rsidRPr="00BA0D5D">
              <w:rPr>
                <w:rFonts w:ascii="宋体" w:eastAsia="宋体" w:hAnsi="宋体" w:cs="宋体"/>
                <w:kern w:val="0"/>
                <w:sz w:val="24"/>
                <w:szCs w:val="24"/>
              </w:rPr>
              <w:t> project provides complete support for building lightweight, </w:t>
            </w:r>
            <w:hyperlink r:id="rId439" w:history="1">
              <w:r w:rsidRPr="00BA0D5D">
                <w:rPr>
                  <w:rFonts w:ascii="宋体" w:eastAsia="宋体" w:hAnsi="宋体" w:cs="宋体"/>
                  <w:color w:val="548E2E"/>
                  <w:kern w:val="0"/>
                  <w:sz w:val="24"/>
                  <w:szCs w:val="24"/>
                  <w:u w:val="single"/>
                </w:rPr>
                <w:t>pattern-oriented</w:t>
              </w:r>
            </w:hyperlink>
            <w:r w:rsidRPr="00BA0D5D">
              <w:rPr>
                <w:rFonts w:ascii="宋体" w:eastAsia="宋体" w:hAnsi="宋体" w:cs="宋体"/>
                <w:kern w:val="0"/>
                <w:sz w:val="24"/>
                <w:szCs w:val="24"/>
              </w:rPr>
              <w:t>, event-driven architectures that build upon the well-known Spring programming model.</w:t>
            </w:r>
          </w:p>
          <w:p w:rsidR="00A254DB" w:rsidRPr="00BA0D5D" w:rsidRDefault="00A254DB" w:rsidP="00BA0D5D">
            <w:pPr>
              <w:widowControl/>
              <w:jc w:val="left"/>
              <w:rPr>
                <w:rFonts w:ascii="宋体" w:eastAsia="宋体" w:hAnsi="宋体" w:cs="宋体"/>
                <w:kern w:val="0"/>
                <w:sz w:val="24"/>
                <w:szCs w:val="24"/>
              </w:rPr>
            </w:pPr>
            <w:r>
              <w:rPr>
                <w:rFonts w:ascii="Arial" w:hAnsi="Arial" w:cs="Arial"/>
                <w:shd w:val="clear" w:color="auto" w:fill="EBF1E7"/>
              </w:rPr>
              <w:t>Spring</w:t>
            </w:r>
            <w:r>
              <w:rPr>
                <w:rFonts w:ascii="Arial" w:hAnsi="Arial" w:cs="Arial"/>
                <w:shd w:val="clear" w:color="auto" w:fill="EBF1E7"/>
              </w:rPr>
              <w:t>的事件机制是为在同一应用程序上下文中的</w:t>
            </w:r>
            <w:r>
              <w:rPr>
                <w:rFonts w:ascii="Arial" w:hAnsi="Arial" w:cs="Arial"/>
                <w:shd w:val="clear" w:color="auto" w:fill="EBF1E7"/>
              </w:rPr>
              <w:t>Spring bean</w:t>
            </w:r>
            <w:r>
              <w:rPr>
                <w:rFonts w:ascii="Arial" w:hAnsi="Arial" w:cs="Arial"/>
                <w:shd w:val="clear" w:color="auto" w:fill="EBF1E7"/>
              </w:rPr>
              <w:t>之间的简单通信而设计的。但是，对于更复杂的企业集成需求，单独维护的</w:t>
            </w:r>
            <w:r>
              <w:rPr>
                <w:rFonts w:ascii="Arial" w:hAnsi="Arial" w:cs="Arial"/>
                <w:shd w:val="clear" w:color="auto" w:fill="EBF1E7"/>
              </w:rPr>
              <w:t> </w:t>
            </w:r>
            <w:hyperlink r:id="rId440" w:history="1">
              <w:r>
                <w:rPr>
                  <w:rStyle w:val="a4"/>
                  <w:rFonts w:ascii="Arial" w:hAnsi="Arial" w:cs="Arial"/>
                  <w:color w:val="548E2E"/>
                  <w:shd w:val="clear" w:color="auto" w:fill="EBF1E7"/>
                </w:rPr>
                <w:t>Spring Integration</w:t>
              </w:r>
            </w:hyperlink>
            <w:r>
              <w:rPr>
                <w:rFonts w:ascii="Arial" w:hAnsi="Arial" w:cs="Arial"/>
                <w:shd w:val="clear" w:color="auto" w:fill="EBF1E7"/>
              </w:rPr>
              <w:t>项目为构建基于众所周知的</w:t>
            </w:r>
            <w:r>
              <w:rPr>
                <w:rFonts w:ascii="Arial" w:hAnsi="Arial" w:cs="Arial"/>
                <w:shd w:val="clear" w:color="auto" w:fill="EBF1E7"/>
              </w:rPr>
              <w:t>Spring</w:t>
            </w:r>
            <w:r>
              <w:rPr>
                <w:rFonts w:ascii="Arial" w:hAnsi="Arial" w:cs="Arial"/>
                <w:shd w:val="clear" w:color="auto" w:fill="EBF1E7"/>
              </w:rPr>
              <w:t>编程模型的轻量级，</w:t>
            </w:r>
            <w:hyperlink r:id="rId441" w:history="1">
              <w:r>
                <w:rPr>
                  <w:rStyle w:val="a4"/>
                  <w:rFonts w:ascii="Arial" w:hAnsi="Arial" w:cs="Arial"/>
                  <w:color w:val="548E2E"/>
                  <w:shd w:val="clear" w:color="auto" w:fill="EBF1E7"/>
                </w:rPr>
                <w:t>面向模式</w:t>
              </w:r>
            </w:hyperlink>
            <w:r>
              <w:rPr>
                <w:rFonts w:ascii="Arial" w:hAnsi="Arial" w:cs="Arial"/>
                <w:shd w:val="clear" w:color="auto" w:fill="EBF1E7"/>
              </w:rPr>
              <w:t>，事件驱动的体系结构提供了完整的支持</w:t>
            </w:r>
            <w:r>
              <w:rPr>
                <w:rFonts w:ascii="Arial" w:hAnsi="Arial" w:cs="Arial"/>
                <w:shd w:val="clear" w:color="auto" w:fill="EBF1E7"/>
              </w:rPr>
              <w:t> </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Annotation-based Event Listeners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4.2, you can register an event listener on any public method of a managed bean by using the </w:t>
      </w:r>
      <w:r w:rsidRPr="00BA0D5D">
        <w:rPr>
          <w:rFonts w:ascii="Consolas" w:eastAsia="宋体" w:hAnsi="Consolas" w:cs="宋体"/>
          <w:color w:val="34302D"/>
          <w:kern w:val="0"/>
          <w:sz w:val="23"/>
          <w:szCs w:val="23"/>
          <w:shd w:val="clear" w:color="auto" w:fill="F7F7F8"/>
        </w:rPr>
        <w:t>EventListener</w:t>
      </w:r>
      <w:r w:rsidRPr="00BA0D5D">
        <w:rPr>
          <w:rFonts w:ascii="inherit" w:eastAsia="宋体" w:hAnsi="inherit" w:cs="Arial"/>
          <w:color w:val="34302D"/>
          <w:kern w:val="0"/>
          <w:sz w:val="24"/>
          <w:szCs w:val="24"/>
        </w:rPr>
        <w:t>annotation. The </w:t>
      </w:r>
      <w:r w:rsidRPr="00BA0D5D">
        <w:rPr>
          <w:rFonts w:ascii="Consolas" w:eastAsia="宋体" w:hAnsi="Consolas" w:cs="宋体"/>
          <w:color w:val="34302D"/>
          <w:kern w:val="0"/>
          <w:sz w:val="23"/>
          <w:szCs w:val="23"/>
          <w:shd w:val="clear" w:color="auto" w:fill="F7F7F8"/>
        </w:rPr>
        <w:t>BlackListNotifier</w:t>
      </w:r>
      <w:r w:rsidRPr="00BA0D5D">
        <w:rPr>
          <w:rFonts w:ascii="inherit" w:eastAsia="宋体" w:hAnsi="inherit" w:cs="Arial"/>
          <w:color w:val="34302D"/>
          <w:kern w:val="0"/>
          <w:sz w:val="24"/>
          <w:szCs w:val="24"/>
        </w:rPr>
        <w:t> can be rewritten as follows: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从</w:t>
      </w:r>
      <w:r>
        <w:rPr>
          <w:rFonts w:ascii="Arial" w:hAnsi="Arial" w:cs="Arial"/>
          <w:color w:val="34302D"/>
          <w:shd w:val="clear" w:color="auto" w:fill="FFFFFF"/>
        </w:rPr>
        <w:t>Spring 4.2</w:t>
      </w:r>
      <w:r>
        <w:rPr>
          <w:rFonts w:ascii="Arial" w:hAnsi="Arial" w:cs="Arial"/>
          <w:color w:val="34302D"/>
          <w:shd w:val="clear" w:color="auto" w:fill="FFFFFF"/>
        </w:rPr>
        <w:t>开始，您可以使用</w:t>
      </w:r>
      <w:r>
        <w:rPr>
          <w:rStyle w:val="HTML"/>
          <w:rFonts w:ascii="Consolas" w:hAnsi="Consolas"/>
          <w:sz w:val="23"/>
          <w:szCs w:val="23"/>
          <w:shd w:val="clear" w:color="auto" w:fill="F7F7F8"/>
        </w:rPr>
        <w:t>EventListener</w:t>
      </w:r>
      <w:r>
        <w:rPr>
          <w:rFonts w:ascii="Arial" w:hAnsi="Arial" w:cs="Arial"/>
          <w:color w:val="34302D"/>
          <w:shd w:val="clear" w:color="auto" w:fill="FFFFFF"/>
        </w:rPr>
        <w:t>注释在托管</w:t>
      </w:r>
      <w:r>
        <w:rPr>
          <w:rFonts w:ascii="Arial" w:hAnsi="Arial" w:cs="Arial"/>
          <w:color w:val="34302D"/>
          <w:shd w:val="clear" w:color="auto" w:fill="FFFFFF"/>
        </w:rPr>
        <w:t>bean</w:t>
      </w:r>
      <w:r>
        <w:rPr>
          <w:rFonts w:ascii="Arial" w:hAnsi="Arial" w:cs="Arial"/>
          <w:color w:val="34302D"/>
          <w:shd w:val="clear" w:color="auto" w:fill="FFFFFF"/>
        </w:rPr>
        <w:t>的任何公共方法上注册事件侦听器。该</w:t>
      </w:r>
      <w:r>
        <w:rPr>
          <w:rStyle w:val="HTML"/>
          <w:rFonts w:ascii="Consolas" w:hAnsi="Consolas"/>
          <w:sz w:val="23"/>
          <w:szCs w:val="23"/>
          <w:shd w:val="clear" w:color="auto" w:fill="F7F7F8"/>
        </w:rPr>
        <w:t>BlackListNotifier</w:t>
      </w:r>
      <w:r>
        <w:rPr>
          <w:rFonts w:ascii="Arial" w:hAnsi="Arial" w:cs="Arial"/>
          <w:color w:val="34302D"/>
          <w:shd w:val="clear" w:color="auto" w:fill="FFFFFF"/>
        </w:rPr>
        <w:t>可改写如下：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BlackListNotifier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setNotificationAddress(String notificationAddress)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.notificationAddress =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@EventListener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processBlackListEvent(BlackListEvent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notify appropriate parties via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method signature once again declares the event type to which it listens, but, this time, with a flexible name and without implementing a specific listener interface. The event type can also be narrowed through generics as long as the actual event type resolves your generic parameter in its implementation hierarchy.</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方法签名再次声明它侦听的事件类型，但这次使用灵活的名称并且没有实现特定的侦听器接口。只要实际事件类型在其实现层次结构中解析通用参数，也可以通过泛型缩小事件类型。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your method should listen to several events or if you want to define it with no parameter at all, the event types can also be specified on the annotation itself. The following example shows how to do so:</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如果您的方法应该监听多个事件，或者您想要根据任何参数进行定义，那么也可以在注释本身上指定事件类型。以下示例显示了如何执行此操作：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@EventListener</w:t>
      </w:r>
      <w:r w:rsidRPr="00BA0D5D">
        <w:rPr>
          <w:rFonts w:ascii="Consolas" w:eastAsia="宋体" w:hAnsi="Consolas" w:cs="宋体"/>
          <w:color w:val="34302D"/>
          <w:kern w:val="0"/>
          <w:sz w:val="24"/>
          <w:szCs w:val="24"/>
        </w:rPr>
        <w:t>({ContextStartedEvent.class, ContextRefreshedEvent.class})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handleContextStart()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also possible to add additional runtime filtering by using the </w:t>
      </w:r>
      <w:r w:rsidRPr="00BA0D5D">
        <w:rPr>
          <w:rFonts w:ascii="Consolas" w:eastAsia="宋体" w:hAnsi="Consolas" w:cs="宋体"/>
          <w:color w:val="34302D"/>
          <w:kern w:val="0"/>
          <w:sz w:val="23"/>
          <w:szCs w:val="23"/>
          <w:shd w:val="clear" w:color="auto" w:fill="F7F7F8"/>
        </w:rPr>
        <w:t>condition</w:t>
      </w:r>
      <w:r w:rsidRPr="00BA0D5D">
        <w:rPr>
          <w:rFonts w:ascii="inherit" w:eastAsia="宋体" w:hAnsi="inherit" w:cs="Arial"/>
          <w:color w:val="34302D"/>
          <w:kern w:val="0"/>
          <w:sz w:val="24"/>
          <w:szCs w:val="24"/>
        </w:rPr>
        <w:t> attribute of the annotation that defines a </w:t>
      </w:r>
      <w:hyperlink r:id="rId442" w:anchor="expressions" w:history="1">
        <w:r w:rsidRPr="00BA0D5D">
          <w:rPr>
            <w:rFonts w:ascii="Consolas" w:eastAsia="宋体" w:hAnsi="Consolas" w:cs="宋体"/>
            <w:color w:val="548E2E"/>
            <w:kern w:val="0"/>
            <w:sz w:val="23"/>
            <w:szCs w:val="23"/>
            <w:u w:val="single"/>
            <w:shd w:val="clear" w:color="auto" w:fill="F7F7F8"/>
          </w:rPr>
          <w:t>SpEL</w:t>
        </w:r>
        <w:r w:rsidRPr="00BA0D5D">
          <w:rPr>
            <w:rFonts w:ascii="inherit" w:eastAsia="宋体" w:hAnsi="inherit" w:cs="Arial"/>
            <w:color w:val="548E2E"/>
            <w:kern w:val="0"/>
            <w:sz w:val="24"/>
            <w:szCs w:val="24"/>
            <w:u w:val="single"/>
          </w:rPr>
          <w:t>expression</w:t>
        </w:r>
      </w:hyperlink>
      <w:r w:rsidRPr="00BA0D5D">
        <w:rPr>
          <w:rFonts w:ascii="inherit" w:eastAsia="宋体" w:hAnsi="inherit" w:cs="Arial"/>
          <w:color w:val="34302D"/>
          <w:kern w:val="0"/>
          <w:sz w:val="24"/>
          <w:szCs w:val="24"/>
        </w:rPr>
        <w:t> , which should match to actually invoke the method for a particular event.</w:t>
      </w:r>
    </w:p>
    <w:p w:rsidR="00A254DB" w:rsidRDefault="00A254DB" w:rsidP="00A254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还可以通过使用</w:t>
      </w:r>
      <w:r>
        <w:rPr>
          <w:rStyle w:val="HTML"/>
          <w:rFonts w:ascii="Consolas" w:hAnsi="Consolas"/>
          <w:color w:val="34302D"/>
          <w:sz w:val="23"/>
          <w:szCs w:val="23"/>
          <w:shd w:val="clear" w:color="auto" w:fill="F7F7F8"/>
        </w:rPr>
        <w:t>condition</w:t>
      </w:r>
      <w:r>
        <w:rPr>
          <w:rFonts w:ascii="inherit" w:hAnsi="inherit" w:cs="Arial"/>
          <w:color w:val="34302D"/>
        </w:rPr>
        <w:t>定义</w:t>
      </w:r>
      <w:hyperlink r:id="rId443" w:anchor="expressions" w:history="1">
        <w:r>
          <w:rPr>
            <w:rStyle w:val="HTML"/>
            <w:rFonts w:ascii="Consolas" w:hAnsi="Consolas"/>
            <w:color w:val="548E2E"/>
            <w:sz w:val="23"/>
            <w:szCs w:val="23"/>
            <w:u w:val="single"/>
            <w:shd w:val="clear" w:color="auto" w:fill="F7F7F8"/>
          </w:rPr>
          <w:t>SpEL</w:t>
        </w:r>
        <w:r>
          <w:rPr>
            <w:rStyle w:val="a4"/>
            <w:rFonts w:ascii="inherit" w:hAnsi="inherit" w:cs="Arial"/>
            <w:color w:val="548E2E"/>
          </w:rPr>
          <w:t>表达式</w:t>
        </w:r>
      </w:hyperlink>
      <w:r>
        <w:rPr>
          <w:rFonts w:ascii="inherit" w:hAnsi="inherit" w:cs="Arial"/>
          <w:color w:val="34302D"/>
        </w:rPr>
        <w:t>的注释的属性来添加额外的运行时过滤，该属性应该匹配以实际调用特定事件的方法。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our notifier can be rewritten to be invoked only if the </w:t>
      </w:r>
      <w:r w:rsidRPr="00BA0D5D">
        <w:rPr>
          <w:rFonts w:ascii="Consolas" w:eastAsia="宋体" w:hAnsi="Consolas" w:cs="宋体"/>
          <w:color w:val="34302D"/>
          <w:kern w:val="0"/>
          <w:sz w:val="23"/>
          <w:szCs w:val="23"/>
          <w:shd w:val="clear" w:color="auto" w:fill="F7F7F8"/>
        </w:rPr>
        <w:t>content</w:t>
      </w:r>
      <w:r w:rsidRPr="00BA0D5D">
        <w:rPr>
          <w:rFonts w:ascii="inherit" w:eastAsia="宋体" w:hAnsi="inherit" w:cs="Arial"/>
          <w:color w:val="34302D"/>
          <w:kern w:val="0"/>
          <w:sz w:val="24"/>
          <w:szCs w:val="24"/>
        </w:rPr>
        <w:t> attribute of the event is equal to </w:t>
      </w:r>
      <w:r w:rsidRPr="00BA0D5D">
        <w:rPr>
          <w:rFonts w:ascii="Consolas" w:eastAsia="宋体" w:hAnsi="Consolas" w:cs="宋体"/>
          <w:color w:val="34302D"/>
          <w:kern w:val="0"/>
          <w:sz w:val="23"/>
          <w:szCs w:val="23"/>
          <w:shd w:val="clear" w:color="auto" w:fill="F7F7F8"/>
        </w:rPr>
        <w:t>my-event</w:t>
      </w:r>
      <w:r w:rsidRPr="00BA0D5D">
        <w:rPr>
          <w:rFonts w:ascii="inherit" w:eastAsia="宋体" w:hAnsi="inherit" w:cs="Arial"/>
          <w:color w:val="34302D"/>
          <w:kern w:val="0"/>
          <w:sz w:val="24"/>
          <w:szCs w:val="24"/>
        </w:rPr>
        <w:t>:</w:t>
      </w:r>
    </w:p>
    <w:p w:rsidR="00A254DB" w:rsidRPr="00A254DB" w:rsidRDefault="00A254DB" w:rsidP="00A254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以下示例显示了仅当</w:t>
      </w:r>
      <w:r>
        <w:rPr>
          <w:rStyle w:val="HTML"/>
          <w:rFonts w:ascii="Consolas" w:hAnsi="Consolas"/>
          <w:color w:val="34302D"/>
          <w:sz w:val="23"/>
          <w:szCs w:val="23"/>
          <w:shd w:val="clear" w:color="auto" w:fill="F7F7F8"/>
        </w:rPr>
        <w:t>content</w:t>
      </w:r>
      <w:r>
        <w:rPr>
          <w:rFonts w:ascii="inherit" w:hAnsi="inherit" w:cs="Arial"/>
          <w:color w:val="34302D"/>
        </w:rPr>
        <w:t>事件的属性等于时，才能重写我们的通知程序以进行调用</w:t>
      </w:r>
      <w:r>
        <w:rPr>
          <w:rFonts w:ascii="inherit" w:hAnsi="inherit" w:cs="Arial"/>
          <w:color w:val="34302D"/>
        </w:rPr>
        <w:t> </w:t>
      </w:r>
      <w:r>
        <w:rPr>
          <w:rStyle w:val="HTML"/>
          <w:rFonts w:ascii="Consolas" w:hAnsi="Consolas"/>
          <w:color w:val="34302D"/>
          <w:sz w:val="23"/>
          <w:szCs w:val="23"/>
          <w:shd w:val="clear" w:color="auto" w:fill="F7F7F8"/>
        </w:rPr>
        <w:t>my-event</w:t>
      </w:r>
      <w:r>
        <w:rPr>
          <w:rFonts w:ascii="inherit" w:hAnsi="inherit" w:cs="Arial"/>
          <w:color w:val="34302D"/>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@EventListener</w:t>
      </w:r>
      <w:r w:rsidRPr="00BA0D5D">
        <w:rPr>
          <w:rFonts w:ascii="Consolas" w:eastAsia="宋体" w:hAnsi="Consolas" w:cs="宋体"/>
          <w:color w:val="34302D"/>
          <w:kern w:val="0"/>
          <w:sz w:val="24"/>
          <w:szCs w:val="24"/>
        </w:rPr>
        <w:t xml:space="preserve">(condition = </w:t>
      </w:r>
      <w:r w:rsidRPr="00BA0D5D">
        <w:rPr>
          <w:rFonts w:ascii="Consolas" w:eastAsia="宋体" w:hAnsi="Consolas" w:cs="宋体"/>
          <w:color w:val="DD1144"/>
          <w:kern w:val="0"/>
          <w:sz w:val="24"/>
          <w:szCs w:val="24"/>
        </w:rPr>
        <w:t>"#blEvent.content == 'my-event'"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processBlackListEvent(BlackListEvent blEvent)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notify appropriate parties via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Each </w:t>
      </w:r>
      <w:r w:rsidRPr="00BA0D5D">
        <w:rPr>
          <w:rFonts w:ascii="Consolas" w:eastAsia="宋体" w:hAnsi="Consolas" w:cs="宋体"/>
          <w:color w:val="34302D"/>
          <w:kern w:val="0"/>
          <w:sz w:val="23"/>
          <w:szCs w:val="23"/>
          <w:shd w:val="clear" w:color="auto" w:fill="F7F7F8"/>
        </w:rPr>
        <w:t>SpEL</w:t>
      </w:r>
      <w:r w:rsidRPr="00BA0D5D">
        <w:rPr>
          <w:rFonts w:ascii="inherit" w:eastAsia="宋体" w:hAnsi="inherit" w:cs="Arial"/>
          <w:color w:val="34302D"/>
          <w:kern w:val="0"/>
          <w:sz w:val="24"/>
          <w:szCs w:val="24"/>
        </w:rPr>
        <w:t> expression evaluates against a dedicated context. The following table lists the items made available to the context so that you can use them for conditional event processing:</w:t>
      </w:r>
    </w:p>
    <w:p w:rsidR="00A254DB" w:rsidRDefault="00A254DB"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每个</w:t>
      </w:r>
      <w:r>
        <w:rPr>
          <w:rStyle w:val="HTML"/>
          <w:rFonts w:ascii="Consolas" w:hAnsi="Consolas"/>
          <w:sz w:val="23"/>
          <w:szCs w:val="23"/>
          <w:shd w:val="clear" w:color="auto" w:fill="F7F7F8"/>
        </w:rPr>
        <w:t>SpEL</w:t>
      </w:r>
      <w:r>
        <w:rPr>
          <w:rFonts w:ascii="Arial" w:hAnsi="Arial" w:cs="Arial"/>
          <w:color w:val="34302D"/>
          <w:shd w:val="clear" w:color="auto" w:fill="FFFFFF"/>
        </w:rPr>
        <w:t>表达式都针对专用上下文进行评估。下表列出了可用于上下文的项目，以便您可以将它们用于条件事件处理：</w:t>
      </w:r>
    </w:p>
    <w:tbl>
      <w:tblPr>
        <w:tblStyle w:val="a7"/>
        <w:tblW w:w="0" w:type="auto"/>
        <w:tblLook w:val="04A0" w:firstRow="1" w:lastRow="0" w:firstColumn="1" w:lastColumn="0" w:noHBand="0" w:noVBand="1"/>
      </w:tblPr>
      <w:tblGrid>
        <w:gridCol w:w="1311"/>
        <w:gridCol w:w="1255"/>
        <w:gridCol w:w="4582"/>
        <w:gridCol w:w="3309"/>
      </w:tblGrid>
      <w:tr w:rsidR="00A254DB" w:rsidRPr="00BA0D5D" w:rsidTr="00B9106B">
        <w:tc>
          <w:tcPr>
            <w:tcW w:w="0" w:type="auto"/>
            <w:gridSpan w:val="4"/>
            <w:hideMark/>
          </w:tcPr>
          <w:p w:rsidR="00A254DB" w:rsidRPr="00BA0D5D" w:rsidRDefault="00A254DB" w:rsidP="00B9106B">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8. Event SpEL available metadata</w:t>
            </w:r>
          </w:p>
        </w:tc>
      </w:tr>
      <w:tr w:rsidR="00A254DB" w:rsidRPr="00BA0D5D" w:rsidTr="00B9106B">
        <w:tc>
          <w:tcPr>
            <w:tcW w:w="0" w:type="auto"/>
            <w:hideMark/>
          </w:tcPr>
          <w:p w:rsidR="00A254DB" w:rsidRPr="00BA0D5D" w:rsidRDefault="00A254D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Name</w:t>
            </w:r>
          </w:p>
        </w:tc>
        <w:tc>
          <w:tcPr>
            <w:tcW w:w="0" w:type="auto"/>
            <w:hideMark/>
          </w:tcPr>
          <w:p w:rsidR="00A254DB" w:rsidRPr="00BA0D5D" w:rsidRDefault="00A254D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Location</w:t>
            </w:r>
          </w:p>
        </w:tc>
        <w:tc>
          <w:tcPr>
            <w:tcW w:w="0" w:type="auto"/>
            <w:hideMark/>
          </w:tcPr>
          <w:p w:rsidR="00A254DB" w:rsidRPr="00BA0D5D" w:rsidRDefault="00A254D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Description</w:t>
            </w:r>
          </w:p>
        </w:tc>
        <w:tc>
          <w:tcPr>
            <w:tcW w:w="0" w:type="auto"/>
            <w:hideMark/>
          </w:tcPr>
          <w:p w:rsidR="00A254DB" w:rsidRPr="00BA0D5D" w:rsidRDefault="00A254D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Example</w:t>
            </w:r>
          </w:p>
        </w:tc>
      </w:tr>
      <w:tr w:rsidR="00A254DB" w:rsidRPr="00BA0D5D" w:rsidTr="00B9106B">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Event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root object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The actual </w:t>
            </w:r>
            <w:r w:rsidRPr="00BA0D5D">
              <w:rPr>
                <w:rFonts w:ascii="Consolas" w:eastAsia="宋体" w:hAnsi="Consolas" w:cs="宋体"/>
                <w:color w:val="34302D"/>
                <w:kern w:val="0"/>
                <w:sz w:val="23"/>
                <w:szCs w:val="23"/>
              </w:rPr>
              <w:t>ApplicationEvent</w:t>
            </w:r>
            <w:r w:rsidRPr="00BA0D5D">
              <w:rPr>
                <w:rFonts w:ascii="inherit" w:eastAsia="宋体" w:hAnsi="inherit" w:cs="宋体"/>
                <w:color w:val="34302D"/>
                <w:kern w:val="0"/>
                <w:sz w:val="24"/>
                <w:szCs w:val="24"/>
              </w:rPr>
              <w: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#root.event</w:t>
            </w:r>
          </w:p>
        </w:tc>
      </w:tr>
      <w:tr w:rsidR="00A254DB" w:rsidRPr="00BA0D5D" w:rsidTr="00B9106B">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Arguments array</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root object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The arguments (as array) used for invoking the target.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#root.args[0]</w:t>
            </w:r>
          </w:p>
        </w:tc>
      </w:tr>
      <w:tr w:rsidR="00A254DB" w:rsidRPr="00BA0D5D" w:rsidTr="00B9106B">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i/>
                <w:iCs/>
                <w:color w:val="34302D"/>
                <w:kern w:val="0"/>
                <w:sz w:val="24"/>
                <w:szCs w:val="24"/>
              </w:rPr>
              <w:t>Argument name</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evaluation context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The name of any of the method arguments. If, for some reason, the names are not available (for example, because there is no debug information), the argument names are also available under the </w:t>
            </w:r>
            <w:r w:rsidRPr="00BA0D5D">
              <w:rPr>
                <w:rFonts w:ascii="Consolas" w:eastAsia="宋体" w:hAnsi="Consolas" w:cs="宋体"/>
                <w:color w:val="34302D"/>
                <w:kern w:val="0"/>
                <w:sz w:val="23"/>
                <w:szCs w:val="23"/>
                <w:shd w:val="clear" w:color="auto" w:fill="F7F7F8"/>
              </w:rPr>
              <w:t>#a&lt;#arg&gt;</w:t>
            </w:r>
            <w:r w:rsidRPr="00BA0D5D">
              <w:rPr>
                <w:rFonts w:ascii="inherit" w:eastAsia="宋体" w:hAnsi="inherit" w:cs="宋体"/>
                <w:color w:val="34302D"/>
                <w:kern w:val="0"/>
                <w:sz w:val="24"/>
                <w:szCs w:val="24"/>
              </w:rPr>
              <w:t> where </w:t>
            </w:r>
            <w:r w:rsidRPr="00BA0D5D">
              <w:rPr>
                <w:rFonts w:ascii="Consolas" w:eastAsia="宋体" w:hAnsi="Consolas" w:cs="宋体"/>
                <w:color w:val="34302D"/>
                <w:kern w:val="0"/>
                <w:sz w:val="23"/>
                <w:szCs w:val="23"/>
                <w:shd w:val="clear" w:color="auto" w:fill="F7F7F8"/>
              </w:rPr>
              <w:t>#arg</w:t>
            </w:r>
            <w:r w:rsidRPr="00BA0D5D">
              <w:rPr>
                <w:rFonts w:ascii="inherit" w:eastAsia="宋体" w:hAnsi="inherit" w:cs="宋体"/>
                <w:color w:val="34302D"/>
                <w:kern w:val="0"/>
                <w:sz w:val="24"/>
                <w:szCs w:val="24"/>
              </w:rPr>
              <w:t> stands for the argument index (starting from 0).</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shd w:val="clear" w:color="auto" w:fill="F7F7F8"/>
              </w:rPr>
              <w:t>#blEvent</w:t>
            </w:r>
            <w:r w:rsidRPr="00BA0D5D">
              <w:rPr>
                <w:rFonts w:ascii="inherit" w:eastAsia="宋体" w:hAnsi="inherit" w:cs="宋体"/>
                <w:color w:val="34302D"/>
                <w:kern w:val="0"/>
                <w:sz w:val="24"/>
                <w:szCs w:val="24"/>
              </w:rPr>
              <w:t> or </w:t>
            </w:r>
            <w:r w:rsidRPr="00BA0D5D">
              <w:rPr>
                <w:rFonts w:ascii="Consolas" w:eastAsia="宋体" w:hAnsi="Consolas" w:cs="宋体"/>
                <w:color w:val="34302D"/>
                <w:kern w:val="0"/>
                <w:sz w:val="23"/>
                <w:szCs w:val="23"/>
                <w:shd w:val="clear" w:color="auto" w:fill="F7F7F8"/>
              </w:rPr>
              <w:t>#a0</w:t>
            </w:r>
            <w:r w:rsidRPr="00BA0D5D">
              <w:rPr>
                <w:rFonts w:ascii="inherit" w:eastAsia="宋体" w:hAnsi="inherit" w:cs="宋体"/>
                <w:color w:val="34302D"/>
                <w:kern w:val="0"/>
                <w:sz w:val="24"/>
                <w:szCs w:val="24"/>
              </w:rPr>
              <w:t> (you can also use </w:t>
            </w:r>
            <w:r w:rsidRPr="00BA0D5D">
              <w:rPr>
                <w:rFonts w:ascii="Consolas" w:eastAsia="宋体" w:hAnsi="Consolas" w:cs="宋体"/>
                <w:color w:val="34302D"/>
                <w:kern w:val="0"/>
                <w:sz w:val="23"/>
                <w:szCs w:val="23"/>
                <w:shd w:val="clear" w:color="auto" w:fill="F7F7F8"/>
              </w:rPr>
              <w:t>#p0</w:t>
            </w:r>
            <w:r w:rsidRPr="00BA0D5D">
              <w:rPr>
                <w:rFonts w:ascii="inherit" w:eastAsia="宋体" w:hAnsi="inherit" w:cs="宋体"/>
                <w:color w:val="34302D"/>
                <w:kern w:val="0"/>
                <w:sz w:val="24"/>
                <w:szCs w:val="24"/>
              </w:rPr>
              <w:t> or </w:t>
            </w:r>
            <w:r w:rsidRPr="00BA0D5D">
              <w:rPr>
                <w:rFonts w:ascii="Consolas" w:eastAsia="宋体" w:hAnsi="Consolas" w:cs="宋体"/>
                <w:color w:val="34302D"/>
                <w:kern w:val="0"/>
                <w:sz w:val="23"/>
                <w:szCs w:val="23"/>
                <w:shd w:val="clear" w:color="auto" w:fill="F7F7F8"/>
              </w:rPr>
              <w:t>#p&lt;#arg&gt;</w:t>
            </w:r>
            <w:r w:rsidRPr="00BA0D5D">
              <w:rPr>
                <w:rFonts w:ascii="inherit" w:eastAsia="宋体" w:hAnsi="inherit" w:cs="宋体"/>
                <w:color w:val="34302D"/>
                <w:kern w:val="0"/>
                <w:sz w:val="24"/>
                <w:szCs w:val="24"/>
              </w:rPr>
              <w:t>notation as an alias)</w:t>
            </w:r>
          </w:p>
        </w:tc>
      </w:tr>
    </w:tbl>
    <w:p w:rsidR="00A254DB" w:rsidRDefault="00A254DB" w:rsidP="00BA0D5D">
      <w:pPr>
        <w:widowControl/>
        <w:shd w:val="clear" w:color="auto" w:fill="FFFFFF"/>
        <w:spacing w:after="300"/>
        <w:jc w:val="left"/>
        <w:rPr>
          <w:rFonts w:ascii="Arial" w:hAnsi="Arial" w:cs="Arial"/>
          <w:color w:val="34302D"/>
          <w:shd w:val="clear" w:color="auto" w:fill="FFFFFF"/>
        </w:rPr>
      </w:pPr>
    </w:p>
    <w:tbl>
      <w:tblPr>
        <w:tblStyle w:val="a7"/>
        <w:tblW w:w="0" w:type="auto"/>
        <w:tblLook w:val="04A0" w:firstRow="1" w:lastRow="0" w:firstColumn="1" w:lastColumn="0" w:noHBand="0" w:noVBand="1"/>
      </w:tblPr>
      <w:tblGrid>
        <w:gridCol w:w="635"/>
        <w:gridCol w:w="634"/>
        <w:gridCol w:w="6015"/>
        <w:gridCol w:w="3173"/>
      </w:tblGrid>
      <w:tr w:rsidR="00A254DB" w:rsidRPr="00A254DB" w:rsidTr="00A254DB">
        <w:tc>
          <w:tcPr>
            <w:tcW w:w="0" w:type="auto"/>
            <w:gridSpan w:val="4"/>
            <w:hideMark/>
          </w:tcPr>
          <w:p w:rsidR="00A254DB" w:rsidRPr="00A254DB" w:rsidRDefault="00A254DB" w:rsidP="00A254DB">
            <w:pPr>
              <w:widowControl/>
              <w:spacing w:after="60"/>
              <w:jc w:val="left"/>
              <w:rPr>
                <w:rFonts w:ascii="Arial" w:eastAsia="宋体" w:hAnsi="Arial" w:cs="Arial"/>
                <w:i/>
                <w:iCs/>
                <w:color w:val="0B0A0A"/>
                <w:kern w:val="0"/>
                <w:sz w:val="24"/>
                <w:szCs w:val="24"/>
              </w:rPr>
            </w:pPr>
            <w:r w:rsidRPr="00A254DB">
              <w:rPr>
                <w:rFonts w:ascii="Arial" w:eastAsia="宋体" w:hAnsi="Arial" w:cs="Arial"/>
                <w:i/>
                <w:iCs/>
                <w:color w:val="0B0A0A"/>
                <w:kern w:val="0"/>
                <w:sz w:val="24"/>
                <w:szCs w:val="24"/>
              </w:rPr>
              <w:t>表</w:t>
            </w:r>
            <w:r w:rsidRPr="00A254DB">
              <w:rPr>
                <w:rFonts w:ascii="Arial" w:eastAsia="宋体" w:hAnsi="Arial" w:cs="Arial"/>
                <w:i/>
                <w:iCs/>
                <w:color w:val="0B0A0A"/>
                <w:kern w:val="0"/>
                <w:sz w:val="24"/>
                <w:szCs w:val="24"/>
              </w:rPr>
              <w:t>8.</w:t>
            </w:r>
            <w:r w:rsidRPr="00A254DB">
              <w:rPr>
                <w:rFonts w:ascii="Arial" w:eastAsia="宋体" w:hAnsi="Arial" w:cs="Arial"/>
                <w:i/>
                <w:iCs/>
                <w:color w:val="0B0A0A"/>
                <w:kern w:val="0"/>
                <w:sz w:val="24"/>
                <w:szCs w:val="24"/>
              </w:rPr>
              <w:t>事件</w:t>
            </w:r>
            <w:r w:rsidRPr="00A254DB">
              <w:rPr>
                <w:rFonts w:ascii="Arial" w:eastAsia="宋体" w:hAnsi="Arial" w:cs="Arial"/>
                <w:i/>
                <w:iCs/>
                <w:color w:val="0B0A0A"/>
                <w:kern w:val="0"/>
                <w:sz w:val="24"/>
                <w:szCs w:val="24"/>
              </w:rPr>
              <w:t>SpEL</w:t>
            </w:r>
            <w:r w:rsidRPr="00A254DB">
              <w:rPr>
                <w:rFonts w:ascii="Arial" w:eastAsia="宋体" w:hAnsi="Arial" w:cs="Arial"/>
                <w:i/>
                <w:iCs/>
                <w:color w:val="0B0A0A"/>
                <w:kern w:val="0"/>
                <w:sz w:val="24"/>
                <w:szCs w:val="24"/>
              </w:rPr>
              <w:t>可用元数据</w:t>
            </w:r>
          </w:p>
        </w:tc>
      </w:tr>
      <w:tr w:rsidR="00A254DB" w:rsidRPr="00A254DB" w:rsidTr="00A254DB">
        <w:tc>
          <w:tcPr>
            <w:tcW w:w="0" w:type="auto"/>
            <w:hideMark/>
          </w:tcPr>
          <w:p w:rsidR="00A254DB" w:rsidRPr="00A254DB" w:rsidRDefault="00A254DB" w:rsidP="00A254DB">
            <w:pPr>
              <w:widowControl/>
              <w:jc w:val="left"/>
              <w:rPr>
                <w:rFonts w:ascii="Arial" w:eastAsia="宋体" w:hAnsi="Arial" w:cs="Arial"/>
                <w:b/>
                <w:bCs/>
                <w:color w:val="34302D"/>
                <w:kern w:val="0"/>
                <w:sz w:val="24"/>
                <w:szCs w:val="24"/>
              </w:rPr>
            </w:pPr>
            <w:r w:rsidRPr="00A254DB">
              <w:rPr>
                <w:rFonts w:ascii="Arial" w:eastAsia="宋体" w:hAnsi="Arial" w:cs="Arial"/>
                <w:b/>
                <w:bCs/>
                <w:color w:val="34302D"/>
                <w:kern w:val="0"/>
                <w:sz w:val="24"/>
                <w:szCs w:val="24"/>
              </w:rPr>
              <w:t>名称</w:t>
            </w:r>
          </w:p>
        </w:tc>
        <w:tc>
          <w:tcPr>
            <w:tcW w:w="0" w:type="auto"/>
            <w:hideMark/>
          </w:tcPr>
          <w:p w:rsidR="00A254DB" w:rsidRPr="00A254DB" w:rsidRDefault="00A254DB" w:rsidP="00A254DB">
            <w:pPr>
              <w:widowControl/>
              <w:jc w:val="left"/>
              <w:rPr>
                <w:rFonts w:ascii="Arial" w:eastAsia="宋体" w:hAnsi="Arial" w:cs="Arial"/>
                <w:b/>
                <w:bCs/>
                <w:color w:val="34302D"/>
                <w:kern w:val="0"/>
                <w:sz w:val="24"/>
                <w:szCs w:val="24"/>
              </w:rPr>
            </w:pPr>
            <w:r w:rsidRPr="00A254DB">
              <w:rPr>
                <w:rFonts w:ascii="Arial" w:eastAsia="宋体" w:hAnsi="Arial" w:cs="Arial"/>
                <w:b/>
                <w:bCs/>
                <w:color w:val="34302D"/>
                <w:kern w:val="0"/>
                <w:sz w:val="24"/>
                <w:szCs w:val="24"/>
              </w:rPr>
              <w:t>地点</w:t>
            </w:r>
          </w:p>
        </w:tc>
        <w:tc>
          <w:tcPr>
            <w:tcW w:w="0" w:type="auto"/>
            <w:hideMark/>
          </w:tcPr>
          <w:p w:rsidR="00A254DB" w:rsidRPr="00A254DB" w:rsidRDefault="00A254DB" w:rsidP="00A254DB">
            <w:pPr>
              <w:widowControl/>
              <w:jc w:val="left"/>
              <w:rPr>
                <w:rFonts w:ascii="Arial" w:eastAsia="宋体" w:hAnsi="Arial" w:cs="Arial"/>
                <w:b/>
                <w:bCs/>
                <w:color w:val="34302D"/>
                <w:kern w:val="0"/>
                <w:sz w:val="24"/>
                <w:szCs w:val="24"/>
              </w:rPr>
            </w:pPr>
            <w:r w:rsidRPr="00A254DB">
              <w:rPr>
                <w:rFonts w:ascii="Arial" w:eastAsia="宋体" w:hAnsi="Arial" w:cs="Arial"/>
                <w:b/>
                <w:bCs/>
                <w:color w:val="34302D"/>
                <w:kern w:val="0"/>
                <w:sz w:val="24"/>
                <w:szCs w:val="24"/>
              </w:rPr>
              <w:t>描述</w:t>
            </w:r>
          </w:p>
        </w:tc>
        <w:tc>
          <w:tcPr>
            <w:tcW w:w="0" w:type="auto"/>
            <w:hideMark/>
          </w:tcPr>
          <w:p w:rsidR="00A254DB" w:rsidRPr="00A254DB" w:rsidRDefault="00A254DB" w:rsidP="00A254DB">
            <w:pPr>
              <w:widowControl/>
              <w:jc w:val="left"/>
              <w:rPr>
                <w:rFonts w:ascii="Arial" w:eastAsia="宋体" w:hAnsi="Arial" w:cs="Arial"/>
                <w:b/>
                <w:bCs/>
                <w:color w:val="34302D"/>
                <w:kern w:val="0"/>
                <w:sz w:val="24"/>
                <w:szCs w:val="24"/>
              </w:rPr>
            </w:pPr>
            <w:r w:rsidRPr="00A254DB">
              <w:rPr>
                <w:rFonts w:ascii="Arial" w:eastAsia="宋体" w:hAnsi="Arial" w:cs="Arial"/>
                <w:b/>
                <w:bCs/>
                <w:color w:val="34302D"/>
                <w:kern w:val="0"/>
                <w:sz w:val="24"/>
                <w:szCs w:val="24"/>
              </w:rPr>
              <w:t>例</w:t>
            </w:r>
          </w:p>
        </w:tc>
      </w:tr>
      <w:tr w:rsidR="00A254DB" w:rsidRPr="00A254DB" w:rsidTr="00A254DB">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事件</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根对象</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实际的</w:t>
            </w:r>
            <w:r w:rsidRPr="00A254DB">
              <w:rPr>
                <w:rFonts w:ascii="Consolas" w:eastAsia="宋体" w:hAnsi="Consolas" w:cs="宋体"/>
                <w:color w:val="34302D"/>
                <w:kern w:val="0"/>
                <w:sz w:val="23"/>
                <w:szCs w:val="23"/>
                <w:shd w:val="clear" w:color="auto" w:fill="F7F7F8"/>
              </w:rPr>
              <w:t>ApplicationEvent</w:t>
            </w:r>
            <w:r w:rsidRPr="00A254DB">
              <w:rPr>
                <w:rFonts w:ascii="inherit" w:eastAsia="宋体" w:hAnsi="inherit" w:cs="Arial"/>
                <w:color w:val="34302D"/>
                <w:kern w:val="0"/>
                <w:sz w:val="24"/>
                <w:szCs w:val="24"/>
              </w:rPr>
              <w:t>。</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Consolas" w:eastAsia="宋体" w:hAnsi="Consolas" w:cs="宋体"/>
                <w:color w:val="34302D"/>
                <w:kern w:val="0"/>
                <w:sz w:val="23"/>
                <w:szCs w:val="23"/>
              </w:rPr>
              <w:t>#root.event</w:t>
            </w:r>
          </w:p>
        </w:tc>
      </w:tr>
      <w:tr w:rsidR="00A254DB" w:rsidRPr="00A254DB" w:rsidTr="00A254DB">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参数数组</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根对象</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用于调用目标的参数（作为数组）。</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Consolas" w:eastAsia="宋体" w:hAnsi="Consolas" w:cs="宋体"/>
                <w:color w:val="34302D"/>
                <w:kern w:val="0"/>
                <w:sz w:val="23"/>
                <w:szCs w:val="23"/>
              </w:rPr>
              <w:t>#root.args[0]</w:t>
            </w:r>
          </w:p>
        </w:tc>
      </w:tr>
      <w:tr w:rsidR="00A254DB" w:rsidRPr="00A254DB" w:rsidTr="00A254DB">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i/>
                <w:iCs/>
                <w:color w:val="34302D"/>
                <w:kern w:val="0"/>
                <w:sz w:val="24"/>
                <w:szCs w:val="24"/>
              </w:rPr>
              <w:t>参数名称</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评估背景</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任何方法参数的名称。如果由于某种原因，名称不可用（例如，因为没有调试信息），参数名称也可以在</w:t>
            </w:r>
            <w:r w:rsidRPr="00A254DB">
              <w:rPr>
                <w:rFonts w:ascii="Consolas" w:eastAsia="宋体" w:hAnsi="Consolas" w:cs="宋体"/>
                <w:color w:val="34302D"/>
                <w:kern w:val="0"/>
                <w:sz w:val="23"/>
                <w:szCs w:val="23"/>
                <w:shd w:val="clear" w:color="auto" w:fill="F7F7F8"/>
              </w:rPr>
              <w:t>#a&lt;#arg&gt;</w:t>
            </w:r>
            <w:r w:rsidRPr="00A254DB">
              <w:rPr>
                <w:rFonts w:ascii="inherit" w:eastAsia="宋体" w:hAnsi="inherit" w:cs="Arial"/>
                <w:color w:val="34302D"/>
                <w:kern w:val="0"/>
                <w:sz w:val="24"/>
                <w:szCs w:val="24"/>
              </w:rPr>
              <w:t>where </w:t>
            </w:r>
            <w:r w:rsidRPr="00A254DB">
              <w:rPr>
                <w:rFonts w:ascii="Consolas" w:eastAsia="宋体" w:hAnsi="Consolas" w:cs="宋体"/>
                <w:color w:val="34302D"/>
                <w:kern w:val="0"/>
                <w:sz w:val="23"/>
                <w:szCs w:val="23"/>
                <w:shd w:val="clear" w:color="auto" w:fill="F7F7F8"/>
              </w:rPr>
              <w:t>#arg</w:t>
            </w:r>
            <w:r w:rsidRPr="00A254DB">
              <w:rPr>
                <w:rFonts w:ascii="inherit" w:eastAsia="宋体" w:hAnsi="inherit" w:cs="Arial"/>
                <w:color w:val="34302D"/>
                <w:kern w:val="0"/>
                <w:sz w:val="24"/>
                <w:szCs w:val="24"/>
              </w:rPr>
              <w:t>参数索引（从</w:t>
            </w:r>
            <w:r w:rsidRPr="00A254DB">
              <w:rPr>
                <w:rFonts w:ascii="inherit" w:eastAsia="宋体" w:hAnsi="inherit" w:cs="Arial"/>
                <w:color w:val="34302D"/>
                <w:kern w:val="0"/>
                <w:sz w:val="24"/>
                <w:szCs w:val="24"/>
              </w:rPr>
              <w:t>0</w:t>
            </w:r>
            <w:r w:rsidRPr="00A254DB">
              <w:rPr>
                <w:rFonts w:ascii="inherit" w:eastAsia="宋体" w:hAnsi="inherit" w:cs="Arial"/>
                <w:color w:val="34302D"/>
                <w:kern w:val="0"/>
                <w:sz w:val="24"/>
                <w:szCs w:val="24"/>
              </w:rPr>
              <w:t>开始）下找到。</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Consolas" w:eastAsia="宋体" w:hAnsi="Consolas" w:cs="宋体"/>
                <w:color w:val="34302D"/>
                <w:kern w:val="0"/>
                <w:sz w:val="23"/>
                <w:szCs w:val="23"/>
                <w:shd w:val="clear" w:color="auto" w:fill="F7F7F8"/>
              </w:rPr>
              <w:t>#blEvent</w:t>
            </w:r>
            <w:r w:rsidRPr="00A254DB">
              <w:rPr>
                <w:rFonts w:ascii="inherit" w:eastAsia="宋体" w:hAnsi="inherit" w:cs="Arial"/>
                <w:color w:val="34302D"/>
                <w:kern w:val="0"/>
                <w:sz w:val="24"/>
                <w:szCs w:val="24"/>
              </w:rPr>
              <w:t>或</w:t>
            </w:r>
            <w:r w:rsidRPr="00A254DB">
              <w:rPr>
                <w:rFonts w:ascii="Consolas" w:eastAsia="宋体" w:hAnsi="Consolas" w:cs="宋体"/>
                <w:color w:val="34302D"/>
                <w:kern w:val="0"/>
                <w:sz w:val="23"/>
                <w:szCs w:val="23"/>
                <w:shd w:val="clear" w:color="auto" w:fill="F7F7F8"/>
              </w:rPr>
              <w:t>#a0</w:t>
            </w:r>
            <w:r w:rsidRPr="00A254DB">
              <w:rPr>
                <w:rFonts w:ascii="inherit" w:eastAsia="宋体" w:hAnsi="inherit" w:cs="Arial"/>
                <w:color w:val="34302D"/>
                <w:kern w:val="0"/>
                <w:sz w:val="24"/>
                <w:szCs w:val="24"/>
              </w:rPr>
              <w:t>（您也可以使用</w:t>
            </w:r>
            <w:r w:rsidRPr="00A254DB">
              <w:rPr>
                <w:rFonts w:ascii="Consolas" w:eastAsia="宋体" w:hAnsi="Consolas" w:cs="宋体"/>
                <w:color w:val="34302D"/>
                <w:kern w:val="0"/>
                <w:sz w:val="23"/>
                <w:szCs w:val="23"/>
                <w:shd w:val="clear" w:color="auto" w:fill="F7F7F8"/>
              </w:rPr>
              <w:t>#p0</w:t>
            </w:r>
            <w:r w:rsidRPr="00A254DB">
              <w:rPr>
                <w:rFonts w:ascii="inherit" w:eastAsia="宋体" w:hAnsi="inherit" w:cs="Arial"/>
                <w:color w:val="34302D"/>
                <w:kern w:val="0"/>
                <w:sz w:val="24"/>
                <w:szCs w:val="24"/>
              </w:rPr>
              <w:t>或</w:t>
            </w:r>
            <w:r w:rsidRPr="00A254DB">
              <w:rPr>
                <w:rFonts w:ascii="Consolas" w:eastAsia="宋体" w:hAnsi="Consolas" w:cs="宋体"/>
                <w:color w:val="34302D"/>
                <w:kern w:val="0"/>
                <w:sz w:val="23"/>
                <w:szCs w:val="23"/>
                <w:shd w:val="clear" w:color="auto" w:fill="F7F7F8"/>
              </w:rPr>
              <w:t>#p&lt;#arg&gt;</w:t>
            </w:r>
            <w:r w:rsidRPr="00A254DB">
              <w:rPr>
                <w:rFonts w:ascii="inherit" w:eastAsia="宋体" w:hAnsi="inherit" w:cs="Arial"/>
                <w:color w:val="34302D"/>
                <w:kern w:val="0"/>
                <w:sz w:val="24"/>
                <w:szCs w:val="24"/>
              </w:rPr>
              <w:t>表示法作为别名）</w:t>
            </w:r>
          </w:p>
        </w:tc>
      </w:tr>
    </w:tbl>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t>
      </w:r>
      <w:r w:rsidRPr="00BA0D5D">
        <w:rPr>
          <w:rFonts w:ascii="Consolas" w:eastAsia="宋体" w:hAnsi="Consolas" w:cs="宋体"/>
          <w:color w:val="34302D"/>
          <w:kern w:val="0"/>
          <w:sz w:val="23"/>
          <w:szCs w:val="23"/>
          <w:shd w:val="clear" w:color="auto" w:fill="F7F7F8"/>
        </w:rPr>
        <w:t>#root.event</w:t>
      </w:r>
      <w:r w:rsidRPr="00BA0D5D">
        <w:rPr>
          <w:rFonts w:ascii="inherit" w:eastAsia="宋体" w:hAnsi="inherit" w:cs="Arial"/>
          <w:color w:val="34302D"/>
          <w:kern w:val="0"/>
          <w:sz w:val="24"/>
          <w:szCs w:val="24"/>
        </w:rPr>
        <w:t> gives you access to the underlying event, even if your method signature actually refers to an arbitrary object that was published.</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w:t>
      </w:r>
      <w:r>
        <w:rPr>
          <w:rStyle w:val="HTML"/>
          <w:rFonts w:ascii="Consolas" w:hAnsi="Consolas"/>
          <w:sz w:val="23"/>
          <w:szCs w:val="23"/>
          <w:shd w:val="clear" w:color="auto" w:fill="F7F7F8"/>
        </w:rPr>
        <w:t>#root.event</w:t>
      </w:r>
      <w:r>
        <w:rPr>
          <w:rFonts w:ascii="Arial" w:hAnsi="Arial" w:cs="Arial"/>
          <w:color w:val="34302D"/>
          <w:shd w:val="clear" w:color="auto" w:fill="FFFFFF"/>
        </w:rPr>
        <w:t>，即使您的方法签名实际引用已发布的任意对象，也可以访问基础事件。</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need to publish an event as the result of processing another event, you can change the method signature to return the event that should be published, as the following example shows: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如果您需要作为处理其他事件的结果发布事件，则可以更改方法签名以返回应发布的事件，如以下示例所示：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@EventListener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ListUpdateEvent handleBlackListEvent(BlackListEvent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notify appropriate parties via notificationAddress 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then publish a ListUpdateEvent...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7575"/>
      </w:tblGrid>
      <w:tr w:rsidR="00BA0D5D" w:rsidRPr="00BA0D5D" w:rsidTr="005248E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feature is not supported for </w:t>
            </w:r>
            <w:hyperlink r:id="rId444" w:anchor="context-functionality-events-async" w:history="1">
              <w:r w:rsidRPr="00BA0D5D">
                <w:rPr>
                  <w:rFonts w:ascii="宋体" w:eastAsia="宋体" w:hAnsi="宋体" w:cs="宋体"/>
                  <w:color w:val="548E2E"/>
                  <w:kern w:val="0"/>
                  <w:sz w:val="24"/>
                  <w:szCs w:val="24"/>
                  <w:u w:val="single"/>
                </w:rPr>
                <w:t>asynchronous listeners</w:t>
              </w:r>
            </w:hyperlink>
            <w:r w:rsidRPr="00BA0D5D">
              <w:rPr>
                <w:rFonts w:ascii="宋体" w:eastAsia="宋体" w:hAnsi="宋体" w:cs="宋体"/>
                <w:kern w:val="0"/>
                <w:sz w:val="24"/>
                <w:szCs w:val="24"/>
              </w:rPr>
              <w:t>.</w:t>
            </w:r>
          </w:p>
          <w:p w:rsidR="00A254DB" w:rsidRPr="00BA0D5D" w:rsidRDefault="003D7FE9" w:rsidP="00BA0D5D">
            <w:pPr>
              <w:widowControl/>
              <w:jc w:val="left"/>
              <w:rPr>
                <w:rFonts w:ascii="宋体" w:eastAsia="宋体" w:hAnsi="宋体" w:cs="宋体"/>
                <w:kern w:val="0"/>
                <w:sz w:val="24"/>
                <w:szCs w:val="24"/>
              </w:rPr>
            </w:pPr>
            <w:hyperlink r:id="rId445" w:anchor="context-functionality-events-async" w:history="1">
              <w:r w:rsidR="00A254DB">
                <w:rPr>
                  <w:rStyle w:val="a4"/>
                  <w:rFonts w:ascii="Arial" w:hAnsi="Arial" w:cs="Arial"/>
                  <w:color w:val="548E2E"/>
                  <w:shd w:val="clear" w:color="auto" w:fill="EBF1E7"/>
                </w:rPr>
                <w:t>异步侦听</w:t>
              </w:r>
            </w:hyperlink>
            <w:r w:rsidR="00A254DB">
              <w:rPr>
                <w:rFonts w:ascii="Arial" w:hAnsi="Arial" w:cs="Arial"/>
                <w:shd w:val="clear" w:color="auto" w:fill="EBF1E7"/>
              </w:rPr>
              <w:t> </w:t>
            </w:r>
            <w:r w:rsidR="00A254DB">
              <w:rPr>
                <w:rFonts w:ascii="Arial" w:hAnsi="Arial" w:cs="Arial"/>
                <w:shd w:val="clear" w:color="auto" w:fill="EBF1E7"/>
              </w:rPr>
              <w:t>器不支持此功能</w:t>
            </w:r>
            <w:r w:rsidR="00A254DB">
              <w:rPr>
                <w:rFonts w:ascii="Arial" w:hAnsi="Arial" w:cs="Arial"/>
                <w:shd w:val="clear" w:color="auto" w:fill="EBF1E7"/>
              </w:rPr>
              <w:t> </w:t>
            </w:r>
            <w:r w:rsidR="00A254DB">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new method publishes a new </w:t>
      </w:r>
      <w:r w:rsidRPr="00BA0D5D">
        <w:rPr>
          <w:rFonts w:ascii="Consolas" w:eastAsia="宋体" w:hAnsi="Consolas" w:cs="宋体"/>
          <w:color w:val="34302D"/>
          <w:kern w:val="0"/>
          <w:sz w:val="23"/>
          <w:szCs w:val="23"/>
          <w:shd w:val="clear" w:color="auto" w:fill="F7F7F8"/>
        </w:rPr>
        <w:t>ListUpdateEvent</w:t>
      </w:r>
      <w:r w:rsidRPr="00BA0D5D">
        <w:rPr>
          <w:rFonts w:ascii="inherit" w:eastAsia="宋体" w:hAnsi="inherit" w:cs="Arial"/>
          <w:color w:val="34302D"/>
          <w:kern w:val="0"/>
          <w:sz w:val="24"/>
          <w:szCs w:val="24"/>
        </w:rPr>
        <w:t> for every </w:t>
      </w:r>
      <w:r w:rsidRPr="00BA0D5D">
        <w:rPr>
          <w:rFonts w:ascii="Consolas" w:eastAsia="宋体" w:hAnsi="Consolas" w:cs="宋体"/>
          <w:color w:val="34302D"/>
          <w:kern w:val="0"/>
          <w:sz w:val="23"/>
          <w:szCs w:val="23"/>
          <w:shd w:val="clear" w:color="auto" w:fill="F7F7F8"/>
        </w:rPr>
        <w:t>BlackListEvent</w:t>
      </w:r>
      <w:r w:rsidRPr="00BA0D5D">
        <w:rPr>
          <w:rFonts w:ascii="inherit" w:eastAsia="宋体" w:hAnsi="inherit" w:cs="Arial"/>
          <w:color w:val="34302D"/>
          <w:kern w:val="0"/>
          <w:sz w:val="24"/>
          <w:szCs w:val="24"/>
        </w:rPr>
        <w:t> handled by the method above. If you need to publish several events, you can return a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of events instead.</w:t>
      </w:r>
    </w:p>
    <w:p w:rsidR="00C524F1" w:rsidRPr="00BA0D5D" w:rsidRDefault="00C524F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这个新方法</w:t>
      </w:r>
      <w:r>
        <w:rPr>
          <w:rStyle w:val="HTML"/>
          <w:rFonts w:ascii="Consolas" w:hAnsi="Consolas"/>
          <w:sz w:val="23"/>
          <w:szCs w:val="23"/>
          <w:shd w:val="clear" w:color="auto" w:fill="F7F7F8"/>
        </w:rPr>
        <w:t>ListUpdateEvent</w:t>
      </w:r>
      <w:r>
        <w:rPr>
          <w:rFonts w:ascii="Arial" w:hAnsi="Arial" w:cs="Arial"/>
          <w:color w:val="34302D"/>
          <w:shd w:val="clear" w:color="auto" w:fill="FFFFFF"/>
        </w:rPr>
        <w:t>为</w:t>
      </w:r>
      <w:r>
        <w:rPr>
          <w:rStyle w:val="HTML"/>
          <w:rFonts w:ascii="Consolas" w:hAnsi="Consolas"/>
          <w:sz w:val="23"/>
          <w:szCs w:val="23"/>
          <w:shd w:val="clear" w:color="auto" w:fill="F7F7F8"/>
        </w:rPr>
        <w:t>BlackListEvent</w:t>
      </w:r>
      <w:r>
        <w:rPr>
          <w:rFonts w:ascii="Arial" w:hAnsi="Arial" w:cs="Arial"/>
          <w:color w:val="34302D"/>
          <w:shd w:val="clear" w:color="auto" w:fill="FFFFFF"/>
        </w:rPr>
        <w:t>上述方法处理的每个方法发布一个新的方法。如果您需要发布多个事件，则可以返回一个</w:t>
      </w:r>
      <w:r>
        <w:rPr>
          <w:rStyle w:val="HTML"/>
          <w:rFonts w:ascii="Consolas" w:hAnsi="Consolas"/>
          <w:sz w:val="23"/>
          <w:szCs w:val="23"/>
          <w:shd w:val="clear" w:color="auto" w:fill="F7F7F8"/>
        </w:rPr>
        <w:t>Collection</w:t>
      </w:r>
      <w:r>
        <w:rPr>
          <w:rFonts w:ascii="Arial" w:hAnsi="Arial" w:cs="Arial"/>
          <w:color w:val="34302D"/>
          <w:shd w:val="clear" w:color="auto" w:fill="FFFFFF"/>
        </w:rPr>
        <w:t>事件。</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Asynchronous Listeners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want a particular listener to process events asynchronously, you can reuse the </w:t>
      </w:r>
      <w:hyperlink r:id="rId446" w:anchor="scheduling-annotation-support-async" w:history="1">
        <w:r w:rsidRPr="00BA0D5D">
          <w:rPr>
            <w:rFonts w:ascii="inherit" w:eastAsia="宋体" w:hAnsi="inherit" w:cs="Arial"/>
            <w:color w:val="548E2E"/>
            <w:kern w:val="0"/>
            <w:sz w:val="24"/>
            <w:szCs w:val="24"/>
            <w:u w:val="single"/>
          </w:rPr>
          <w:t>regular </w:t>
        </w:r>
        <w:r w:rsidRPr="00BA0D5D">
          <w:rPr>
            <w:rFonts w:ascii="Consolas" w:eastAsia="宋体" w:hAnsi="Consolas" w:cs="宋体"/>
            <w:color w:val="548E2E"/>
            <w:kern w:val="0"/>
            <w:sz w:val="23"/>
            <w:szCs w:val="23"/>
            <w:u w:val="single"/>
            <w:shd w:val="clear" w:color="auto" w:fill="F7F7F8"/>
          </w:rPr>
          <w:t>@Async</w:t>
        </w:r>
        <w:r w:rsidRPr="00BA0D5D">
          <w:rPr>
            <w:rFonts w:ascii="inherit" w:eastAsia="宋体" w:hAnsi="inherit" w:cs="Arial"/>
            <w:color w:val="548E2E"/>
            <w:kern w:val="0"/>
            <w:sz w:val="24"/>
            <w:szCs w:val="24"/>
            <w:u w:val="single"/>
          </w:rPr>
          <w:t> support</w:t>
        </w:r>
      </w:hyperlink>
      <w:r w:rsidRPr="00BA0D5D">
        <w:rPr>
          <w:rFonts w:ascii="inherit" w:eastAsia="宋体" w:hAnsi="inherit" w:cs="Arial"/>
          <w:color w:val="34302D"/>
          <w:kern w:val="0"/>
          <w:sz w:val="24"/>
          <w:szCs w:val="24"/>
        </w:rPr>
        <w:t>. The following example shows how to do so:</w:t>
      </w:r>
    </w:p>
    <w:p w:rsidR="00C524F1" w:rsidRPr="00BA0D5D" w:rsidRDefault="00C524F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如果希望特定侦听器异步处理事件，则可以重用</w:t>
      </w:r>
      <w:r>
        <w:rPr>
          <w:rFonts w:ascii="Arial" w:hAnsi="Arial" w:cs="Arial"/>
          <w:color w:val="34302D"/>
          <w:shd w:val="clear" w:color="auto" w:fill="FFFFFF"/>
        </w:rPr>
        <w:t> </w:t>
      </w:r>
      <w:hyperlink r:id="rId447" w:anchor="scheduling-annotation-support-async" w:history="1">
        <w:r>
          <w:rPr>
            <w:rStyle w:val="a4"/>
            <w:rFonts w:ascii="Arial" w:hAnsi="Arial" w:cs="Arial"/>
            <w:color w:val="548E2E"/>
            <w:shd w:val="clear" w:color="auto" w:fill="FFFFFF"/>
          </w:rPr>
          <w:t>常规</w:t>
        </w:r>
        <w:r>
          <w:rPr>
            <w:rStyle w:val="HTML"/>
            <w:rFonts w:ascii="Consolas" w:hAnsi="Consolas"/>
            <w:color w:val="548E2E"/>
            <w:sz w:val="23"/>
            <w:szCs w:val="23"/>
            <w:u w:val="single"/>
            <w:shd w:val="clear" w:color="auto" w:fill="F7F7F8"/>
          </w:rPr>
          <w:t>@Async</w:t>
        </w:r>
        <w:r>
          <w:rPr>
            <w:rStyle w:val="a4"/>
            <w:rFonts w:ascii="Arial" w:hAnsi="Arial" w:cs="Arial"/>
            <w:color w:val="548E2E"/>
            <w:shd w:val="clear" w:color="auto" w:fill="FFFFFF"/>
          </w:rPr>
          <w:t>支持</w:t>
        </w:r>
      </w:hyperlink>
      <w:r>
        <w:rPr>
          <w:rFonts w:ascii="Arial" w:hAnsi="Arial" w:cs="Arial"/>
          <w:color w:val="34302D"/>
          <w:shd w:val="clear" w:color="auto" w:fill="FFFFFF"/>
        </w:rPr>
        <w:t>。以下示例显示了如何执行此操作：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@EventListener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@Async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processBlackListEvent(BlackListEvent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BlackListEvent is processed in a separate thread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 aware of the following limitations when using asynchronous events:</w:t>
      </w:r>
    </w:p>
    <w:p w:rsidR="00C524F1" w:rsidRPr="00BA0D5D" w:rsidRDefault="00C524F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使用异步事件时请注意以下限制：</w:t>
      </w:r>
    </w:p>
    <w:p w:rsidR="00BA0D5D" w:rsidRDefault="00BA0D5D" w:rsidP="00BA0D5D">
      <w:pPr>
        <w:widowControl/>
        <w:numPr>
          <w:ilvl w:val="0"/>
          <w:numId w:val="2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event listener throws an </w:t>
      </w:r>
      <w:r w:rsidRPr="00BA0D5D">
        <w:rPr>
          <w:rFonts w:ascii="Consolas" w:eastAsia="宋体" w:hAnsi="Consolas" w:cs="宋体"/>
          <w:color w:val="34302D"/>
          <w:kern w:val="0"/>
          <w:sz w:val="23"/>
          <w:szCs w:val="23"/>
          <w:shd w:val="clear" w:color="auto" w:fill="F7F7F8"/>
        </w:rPr>
        <w:t>Exception</w:t>
      </w:r>
      <w:r w:rsidRPr="00BA0D5D">
        <w:rPr>
          <w:rFonts w:ascii="inherit" w:eastAsia="宋体" w:hAnsi="inherit" w:cs="Arial"/>
          <w:color w:val="34302D"/>
          <w:kern w:val="0"/>
          <w:sz w:val="24"/>
          <w:szCs w:val="24"/>
        </w:rPr>
        <w:t>, it is not propagated to the caller See </w:t>
      </w:r>
      <w:r w:rsidRPr="00BA0D5D">
        <w:rPr>
          <w:rFonts w:ascii="Consolas" w:eastAsia="宋体" w:hAnsi="Consolas" w:cs="宋体"/>
          <w:color w:val="34302D"/>
          <w:kern w:val="0"/>
          <w:sz w:val="23"/>
          <w:szCs w:val="23"/>
          <w:shd w:val="clear" w:color="auto" w:fill="F7F7F8"/>
        </w:rPr>
        <w:t>AsyncUncaughtExceptionHandler</w:t>
      </w:r>
      <w:r w:rsidRPr="00BA0D5D">
        <w:rPr>
          <w:rFonts w:ascii="inherit" w:eastAsia="宋体" w:hAnsi="inherit" w:cs="Arial"/>
          <w:color w:val="34302D"/>
          <w:kern w:val="0"/>
          <w:sz w:val="24"/>
          <w:szCs w:val="24"/>
        </w:rPr>
        <w:t> for more details.</w:t>
      </w:r>
    </w:p>
    <w:p w:rsidR="00C524F1" w:rsidRPr="00BA0D5D" w:rsidRDefault="00C524F1" w:rsidP="00BA0D5D">
      <w:pPr>
        <w:widowControl/>
        <w:numPr>
          <w:ilvl w:val="0"/>
          <w:numId w:val="23"/>
        </w:numPr>
        <w:shd w:val="clear" w:color="auto" w:fill="FFFFFF"/>
        <w:spacing w:after="150"/>
        <w:ind w:left="360"/>
        <w:jc w:val="left"/>
        <w:rPr>
          <w:rFonts w:ascii="inherit" w:eastAsia="宋体" w:hAnsi="inherit" w:cs="Arial" w:hint="eastAsia"/>
          <w:color w:val="34302D"/>
          <w:kern w:val="0"/>
          <w:sz w:val="24"/>
          <w:szCs w:val="24"/>
        </w:rPr>
      </w:pPr>
      <w:r>
        <w:rPr>
          <w:rFonts w:ascii="Arial" w:hAnsi="Arial" w:cs="Arial"/>
          <w:color w:val="34302D"/>
          <w:shd w:val="clear" w:color="auto" w:fill="FFFFFF"/>
        </w:rPr>
        <w:t>如果事件侦听器抛出一个</w:t>
      </w:r>
      <w:r>
        <w:rPr>
          <w:rStyle w:val="HTML"/>
          <w:rFonts w:ascii="Consolas" w:hAnsi="Consolas"/>
          <w:sz w:val="23"/>
          <w:szCs w:val="23"/>
          <w:shd w:val="clear" w:color="auto" w:fill="F7F7F8"/>
        </w:rPr>
        <w:t>Exception</w:t>
      </w:r>
      <w:r>
        <w:rPr>
          <w:rFonts w:ascii="Arial" w:hAnsi="Arial" w:cs="Arial"/>
          <w:color w:val="34302D"/>
          <w:shd w:val="clear" w:color="auto" w:fill="FFFFFF"/>
        </w:rPr>
        <w:t>，则它不会传播给调用者。有关</w:t>
      </w:r>
      <w:r>
        <w:rPr>
          <w:rStyle w:val="HTML"/>
          <w:rFonts w:ascii="Consolas" w:hAnsi="Consolas"/>
          <w:sz w:val="23"/>
          <w:szCs w:val="23"/>
          <w:shd w:val="clear" w:color="auto" w:fill="F7F7F8"/>
        </w:rPr>
        <w:t>AsyncUncaughtExceptionHandler</w:t>
      </w:r>
      <w:r>
        <w:rPr>
          <w:rFonts w:ascii="Arial" w:hAnsi="Arial" w:cs="Arial"/>
          <w:color w:val="34302D"/>
          <w:shd w:val="clear" w:color="auto" w:fill="FFFFFF"/>
        </w:rPr>
        <w:t>详细信息，请参阅。</w:t>
      </w:r>
    </w:p>
    <w:p w:rsidR="00BA0D5D" w:rsidRDefault="00BA0D5D" w:rsidP="00BA0D5D">
      <w:pPr>
        <w:widowControl/>
        <w:numPr>
          <w:ilvl w:val="0"/>
          <w:numId w:val="2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Such event listener cannot send replies. If you need to send another event as the result of the processing, inject</w:t>
      </w:r>
      <w:hyperlink r:id="rId448" w:history="1">
        <w:r w:rsidRPr="00BA0D5D">
          <w:rPr>
            <w:rFonts w:ascii="Consolas" w:eastAsia="宋体" w:hAnsi="Consolas" w:cs="宋体"/>
            <w:color w:val="548E2E"/>
            <w:kern w:val="0"/>
            <w:sz w:val="23"/>
            <w:szCs w:val="23"/>
            <w:u w:val="single"/>
            <w:shd w:val="clear" w:color="auto" w:fill="F7F7F8"/>
          </w:rPr>
          <w:t>ApplicationEventPublisher</w:t>
        </w:r>
      </w:hyperlink>
      <w:r w:rsidRPr="00BA0D5D">
        <w:rPr>
          <w:rFonts w:ascii="inherit" w:eastAsia="宋体" w:hAnsi="inherit" w:cs="Arial"/>
          <w:color w:val="34302D"/>
          <w:kern w:val="0"/>
          <w:sz w:val="24"/>
          <w:szCs w:val="24"/>
        </w:rPr>
        <w:t> to send the event manually.</w:t>
      </w:r>
    </w:p>
    <w:p w:rsidR="00C524F1" w:rsidRPr="00BA0D5D" w:rsidRDefault="00C524F1" w:rsidP="00BA0D5D">
      <w:pPr>
        <w:widowControl/>
        <w:numPr>
          <w:ilvl w:val="0"/>
          <w:numId w:val="23"/>
        </w:numPr>
        <w:shd w:val="clear" w:color="auto" w:fill="FFFFFF"/>
        <w:spacing w:after="150"/>
        <w:ind w:left="360"/>
        <w:jc w:val="left"/>
        <w:rPr>
          <w:rFonts w:ascii="inherit" w:eastAsia="宋体" w:hAnsi="inherit" w:cs="Arial" w:hint="eastAsia"/>
          <w:color w:val="34302D"/>
          <w:kern w:val="0"/>
          <w:sz w:val="24"/>
          <w:szCs w:val="24"/>
        </w:rPr>
      </w:pPr>
      <w:r>
        <w:rPr>
          <w:rFonts w:ascii="Arial" w:hAnsi="Arial" w:cs="Arial"/>
          <w:color w:val="34302D"/>
          <w:shd w:val="clear" w:color="auto" w:fill="FFFFFF"/>
        </w:rPr>
        <w:t>此类事件监听器无法发送回复。如果您需要作为处理结果发送另一个事件，请注入</w:t>
      </w:r>
      <w:r>
        <w:rPr>
          <w:rFonts w:ascii="Arial" w:hAnsi="Arial" w:cs="Arial"/>
          <w:color w:val="34302D"/>
          <w:shd w:val="clear" w:color="auto" w:fill="FFFFFF"/>
        </w:rPr>
        <w:t> </w:t>
      </w:r>
      <w:hyperlink r:id="rId449" w:history="1">
        <w:r>
          <w:rPr>
            <w:rStyle w:val="HTML"/>
            <w:rFonts w:ascii="Consolas" w:hAnsi="Consolas"/>
            <w:color w:val="548E2E"/>
            <w:sz w:val="23"/>
            <w:szCs w:val="23"/>
            <w:u w:val="single"/>
            <w:shd w:val="clear" w:color="auto" w:fill="F7F7F8"/>
          </w:rPr>
          <w:t>ApplicationEventPublisher</w:t>
        </w:r>
      </w:hyperlink>
      <w:r>
        <w:rPr>
          <w:rFonts w:ascii="Arial" w:hAnsi="Arial" w:cs="Arial"/>
          <w:color w:val="34302D"/>
          <w:shd w:val="clear" w:color="auto" w:fill="FFFFFF"/>
        </w:rPr>
        <w:t> </w:t>
      </w:r>
      <w:r>
        <w:rPr>
          <w:rFonts w:ascii="Arial" w:hAnsi="Arial" w:cs="Arial"/>
          <w:color w:val="34302D"/>
          <w:shd w:val="clear" w:color="auto" w:fill="FFFFFF"/>
        </w:rPr>
        <w:t>以手动发送事件。</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Ordering Listeners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need one listener to be invoked before another one, you can add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annotation to the method declaration, as the following example shows:</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如果需要在另一个侦听器之前调用一个侦听器，则可以将</w:t>
      </w:r>
      <w:r>
        <w:rPr>
          <w:rStyle w:val="HTML"/>
          <w:rFonts w:ascii="Consolas" w:hAnsi="Consolas"/>
          <w:sz w:val="23"/>
          <w:szCs w:val="23"/>
          <w:shd w:val="clear" w:color="auto" w:fill="F7F7F8"/>
        </w:rPr>
        <w:t>@Order</w:t>
      </w:r>
      <w:r>
        <w:rPr>
          <w:rFonts w:ascii="Arial" w:hAnsi="Arial" w:cs="Arial"/>
          <w:color w:val="34302D"/>
          <w:shd w:val="clear" w:color="auto" w:fill="FFFFFF"/>
        </w:rPr>
        <w:t> </w:t>
      </w:r>
      <w:r>
        <w:rPr>
          <w:rFonts w:ascii="Arial" w:hAnsi="Arial" w:cs="Arial"/>
          <w:color w:val="34302D"/>
          <w:shd w:val="clear" w:color="auto" w:fill="FFFFFF"/>
        </w:rPr>
        <w:t>注释添加到方法声明中，如以下示例所示：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@EventListener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@Order</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42</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processBlackListEvent(BlackListEvent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notify appropriate parties via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Generic Events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generics to further define the structure of your event. Consider using an </w:t>
      </w:r>
      <w:r w:rsidRPr="00BA0D5D">
        <w:rPr>
          <w:rFonts w:ascii="Consolas" w:eastAsia="宋体" w:hAnsi="Consolas" w:cs="宋体"/>
          <w:color w:val="34302D"/>
          <w:kern w:val="0"/>
          <w:sz w:val="23"/>
          <w:szCs w:val="23"/>
          <w:shd w:val="clear" w:color="auto" w:fill="F7F7F8"/>
        </w:rPr>
        <w:t>EntityCreatedEvent&lt;T&gt;</w:t>
      </w:r>
      <w:r w:rsidRPr="00BA0D5D">
        <w:rPr>
          <w:rFonts w:ascii="inherit" w:eastAsia="宋体" w:hAnsi="inherit" w:cs="Arial"/>
          <w:color w:val="34302D"/>
          <w:kern w:val="0"/>
          <w:sz w:val="24"/>
          <w:szCs w:val="24"/>
        </w:rPr>
        <w:t> where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is the type of the actual entity that got created. For example, you can create the following listener definition to receive only </w:t>
      </w:r>
      <w:r w:rsidRPr="00BA0D5D">
        <w:rPr>
          <w:rFonts w:ascii="Consolas" w:eastAsia="宋体" w:hAnsi="Consolas" w:cs="宋体"/>
          <w:color w:val="34302D"/>
          <w:kern w:val="0"/>
          <w:sz w:val="23"/>
          <w:szCs w:val="23"/>
          <w:shd w:val="clear" w:color="auto" w:fill="F7F7F8"/>
        </w:rPr>
        <w:t>EntityCreatedEvent</w:t>
      </w:r>
      <w:r w:rsidRPr="00BA0D5D">
        <w:rPr>
          <w:rFonts w:ascii="inherit" w:eastAsia="宋体" w:hAnsi="inherit" w:cs="Arial"/>
          <w:color w:val="34302D"/>
          <w:kern w:val="0"/>
          <w:sz w:val="24"/>
          <w:szCs w:val="24"/>
        </w:rPr>
        <w:t> for a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您还可以使用泛型来进一步定义事件的结构。考虑使用</w:t>
      </w:r>
      <w:r>
        <w:rPr>
          <w:rFonts w:ascii="Arial" w:hAnsi="Arial" w:cs="Arial"/>
          <w:color w:val="34302D"/>
          <w:shd w:val="clear" w:color="auto" w:fill="FFFFFF"/>
        </w:rPr>
        <w:t> </w:t>
      </w:r>
      <w:r>
        <w:rPr>
          <w:rStyle w:val="HTML"/>
          <w:rFonts w:ascii="Consolas" w:hAnsi="Consolas"/>
          <w:sz w:val="23"/>
          <w:szCs w:val="23"/>
          <w:shd w:val="clear" w:color="auto" w:fill="F7F7F8"/>
        </w:rPr>
        <w:t>EntityCreatedEvent&lt;T&gt;</w:t>
      </w:r>
      <w:r>
        <w:rPr>
          <w:rFonts w:ascii="Arial" w:hAnsi="Arial" w:cs="Arial"/>
          <w:color w:val="34302D"/>
          <w:shd w:val="clear" w:color="auto" w:fill="FFFFFF"/>
        </w:rPr>
        <w:t>where </w:t>
      </w:r>
      <w:r>
        <w:rPr>
          <w:rStyle w:val="HTML"/>
          <w:rFonts w:ascii="Consolas" w:hAnsi="Consolas"/>
          <w:sz w:val="23"/>
          <w:szCs w:val="23"/>
          <w:shd w:val="clear" w:color="auto" w:fill="F7F7F8"/>
        </w:rPr>
        <w:t>T</w:t>
      </w:r>
      <w:r>
        <w:rPr>
          <w:rFonts w:ascii="Arial" w:hAnsi="Arial" w:cs="Arial"/>
          <w:color w:val="34302D"/>
          <w:shd w:val="clear" w:color="auto" w:fill="FFFFFF"/>
        </w:rPr>
        <w:t>是创建的实际实体的类型。例如，您可以创建以下侦听器定义只接收</w:t>
      </w:r>
      <w:r>
        <w:rPr>
          <w:rStyle w:val="HTML"/>
          <w:rFonts w:ascii="Consolas" w:hAnsi="Consolas"/>
          <w:sz w:val="23"/>
          <w:szCs w:val="23"/>
          <w:shd w:val="clear" w:color="auto" w:fill="F7F7F8"/>
        </w:rPr>
        <w:t>EntityCreatedEvent</w:t>
      </w:r>
      <w:r>
        <w:rPr>
          <w:rFonts w:ascii="Arial" w:hAnsi="Arial" w:cs="Arial"/>
          <w:color w:val="34302D"/>
          <w:shd w:val="clear" w:color="auto" w:fill="FFFFFF"/>
        </w:rPr>
        <w:t>了</w:t>
      </w:r>
      <w:r>
        <w:rPr>
          <w:rFonts w:ascii="Arial" w:hAnsi="Arial" w:cs="Arial"/>
          <w:color w:val="34302D"/>
          <w:shd w:val="clear" w:color="auto" w:fill="FFFFFF"/>
        </w:rPr>
        <w:t> </w:t>
      </w:r>
      <w:r>
        <w:rPr>
          <w:rStyle w:val="HTML"/>
          <w:rFonts w:ascii="Consolas" w:hAnsi="Consolas"/>
          <w:sz w:val="23"/>
          <w:szCs w:val="23"/>
          <w:shd w:val="clear" w:color="auto" w:fill="F7F7F8"/>
        </w:rPr>
        <w:t>Person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@EventListener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onPersonCreated(EntityCreatedEvent&lt;Person&gt;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Due to type erasure, this works only if the event that is fired resolves the generic parameters on which the event listener filters (that is, something like </w:t>
      </w:r>
      <w:r w:rsidRPr="00BA0D5D">
        <w:rPr>
          <w:rFonts w:ascii="Consolas" w:eastAsia="宋体" w:hAnsi="Consolas" w:cs="宋体"/>
          <w:color w:val="34302D"/>
          <w:kern w:val="0"/>
          <w:sz w:val="23"/>
          <w:szCs w:val="23"/>
          <w:shd w:val="clear" w:color="auto" w:fill="F7F7F8"/>
        </w:rPr>
        <w:t>class PersonCreatedEvent extends EntityCreatedEvent&lt;Person&gt; { …​ }</w:t>
      </w:r>
      <w:r w:rsidRPr="00BA0D5D">
        <w:rPr>
          <w:rFonts w:ascii="inherit" w:eastAsia="宋体" w:hAnsi="inherit" w:cs="Arial"/>
          <w:color w:val="34302D"/>
          <w:kern w:val="0"/>
          <w:sz w:val="24"/>
          <w:szCs w:val="24"/>
        </w:rPr>
        <w: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由于类型擦除，仅当被触发的事件解析事件侦听器过滤的泛型参数（即类似的东西</w:t>
      </w:r>
      <w:r>
        <w:rPr>
          <w:rFonts w:ascii="Arial" w:hAnsi="Arial" w:cs="Arial"/>
          <w:color w:val="34302D"/>
          <w:shd w:val="clear" w:color="auto" w:fill="FFFFFF"/>
        </w:rPr>
        <w:t> </w:t>
      </w:r>
      <w:r>
        <w:rPr>
          <w:rStyle w:val="HTML"/>
          <w:rFonts w:ascii="Consolas" w:hAnsi="Consolas"/>
          <w:sz w:val="23"/>
          <w:szCs w:val="23"/>
          <w:shd w:val="clear" w:color="auto" w:fill="F7F7F8"/>
        </w:rPr>
        <w:t>class PersonCreatedEvent extends EntityCreatedEvent&lt;Person&gt; { …​ }</w:t>
      </w:r>
      <w:r>
        <w:rPr>
          <w:rFonts w:ascii="Arial" w:hAnsi="Arial" w:cs="Arial"/>
          <w:color w:val="34302D"/>
          <w:shd w:val="clear" w:color="auto" w:fill="FFFFFF"/>
        </w:rPr>
        <w:t>）时，此方法才有效。</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certain circumstances, this may become quite tedious if all events follow the same structure (as should be the case for the event in the preceding example). In such a case, you can implement </w:t>
      </w:r>
      <w:r w:rsidRPr="00BA0D5D">
        <w:rPr>
          <w:rFonts w:ascii="Consolas" w:eastAsia="宋体" w:hAnsi="Consolas" w:cs="宋体"/>
          <w:color w:val="34302D"/>
          <w:kern w:val="0"/>
          <w:sz w:val="23"/>
          <w:szCs w:val="23"/>
          <w:shd w:val="clear" w:color="auto" w:fill="F7F7F8"/>
        </w:rPr>
        <w:t>ResolvableTypeProvider</w:t>
      </w:r>
      <w:r w:rsidRPr="00BA0D5D">
        <w:rPr>
          <w:rFonts w:ascii="inherit" w:eastAsia="宋体" w:hAnsi="inherit" w:cs="Arial"/>
          <w:color w:val="34302D"/>
          <w:kern w:val="0"/>
          <w:sz w:val="24"/>
          <w:szCs w:val="24"/>
        </w:rPr>
        <w:t> to guide the framework beyond what the runtime environment provides. The following event shows how to do so:</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在某些情况下，如果所有事件都遵循相同的结构，这可能会变得相当繁琐（前面示例中的事件应该如此）。在这种情况下，您可以实现</w:t>
      </w:r>
      <w:r>
        <w:rPr>
          <w:rStyle w:val="HTML"/>
          <w:rFonts w:ascii="Consolas" w:hAnsi="Consolas"/>
          <w:sz w:val="23"/>
          <w:szCs w:val="23"/>
          <w:shd w:val="clear" w:color="auto" w:fill="F7F7F8"/>
        </w:rPr>
        <w:t>ResolvableTypeProvider</w:t>
      </w:r>
      <w:r>
        <w:rPr>
          <w:rFonts w:ascii="Arial" w:hAnsi="Arial" w:cs="Arial"/>
          <w:color w:val="34302D"/>
          <w:shd w:val="clear" w:color="auto" w:fill="FFFFFF"/>
        </w:rPr>
        <w:t>指导框架超出运行时环境提供的范围。以下事件显示了如何执行此操作：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EntityCreatedEvent</w:t>
      </w:r>
      <w:r w:rsidRPr="00BA0D5D">
        <w:rPr>
          <w:rFonts w:ascii="Consolas" w:eastAsia="宋体" w:hAnsi="Consolas" w:cs="宋体"/>
          <w:color w:val="34302D"/>
          <w:kern w:val="0"/>
          <w:sz w:val="24"/>
          <w:szCs w:val="24"/>
        </w:rPr>
        <w:t xml:space="preserve">&lt;T&gt;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ApplicationEvent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ResolvableTypeProvider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EntityCreatedEvent(T entity)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super</w:t>
      </w:r>
      <w:r w:rsidRPr="00BA0D5D">
        <w:rPr>
          <w:rFonts w:ascii="Consolas" w:eastAsia="宋体" w:hAnsi="Consolas" w:cs="宋体"/>
          <w:color w:val="34302D"/>
          <w:kern w:val="0"/>
          <w:sz w:val="24"/>
          <w:szCs w:val="24"/>
        </w:rPr>
        <w:t>(entity);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@Override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ResolvableType getResolvableType()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ResolvableType.forClassWithGenerics(getClass(), ResolvableType.forInstance(getSource()));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4851E5">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works not only for </w:t>
            </w:r>
            <w:r w:rsidRPr="00BA0D5D">
              <w:rPr>
                <w:rFonts w:ascii="Consolas" w:eastAsia="宋体" w:hAnsi="Consolas" w:cs="宋体"/>
                <w:kern w:val="0"/>
                <w:sz w:val="23"/>
                <w:szCs w:val="23"/>
                <w:shd w:val="clear" w:color="auto" w:fill="F7F7F8"/>
              </w:rPr>
              <w:t>ApplicationEvent</w:t>
            </w:r>
            <w:r w:rsidRPr="00BA0D5D">
              <w:rPr>
                <w:rFonts w:ascii="宋体" w:eastAsia="宋体" w:hAnsi="宋体" w:cs="宋体"/>
                <w:kern w:val="0"/>
                <w:sz w:val="24"/>
                <w:szCs w:val="24"/>
              </w:rPr>
              <w:t> but any arbitrary object that you send as an event.</w:t>
            </w:r>
          </w:p>
          <w:p w:rsidR="004851E5" w:rsidRPr="00BA0D5D" w:rsidRDefault="004851E5" w:rsidP="00BA0D5D">
            <w:pPr>
              <w:widowControl/>
              <w:jc w:val="left"/>
              <w:rPr>
                <w:rFonts w:ascii="宋体" w:eastAsia="宋体" w:hAnsi="宋体" w:cs="宋体"/>
                <w:kern w:val="0"/>
                <w:sz w:val="24"/>
                <w:szCs w:val="24"/>
              </w:rPr>
            </w:pPr>
            <w:r>
              <w:rPr>
                <w:rFonts w:ascii="Arial" w:hAnsi="Arial" w:cs="Arial"/>
                <w:shd w:val="clear" w:color="auto" w:fill="EBF1E7"/>
              </w:rPr>
              <w:t>这不仅适用于</w:t>
            </w:r>
            <w:r>
              <w:rPr>
                <w:rStyle w:val="HTML"/>
                <w:rFonts w:ascii="Consolas" w:hAnsi="Consolas"/>
                <w:sz w:val="23"/>
                <w:szCs w:val="23"/>
                <w:shd w:val="clear" w:color="auto" w:fill="F7F7F8"/>
              </w:rPr>
              <w:t>ApplicationEvent</w:t>
            </w:r>
            <w:r>
              <w:rPr>
                <w:rFonts w:ascii="Arial" w:hAnsi="Arial" w:cs="Arial"/>
                <w:shd w:val="clear" w:color="auto" w:fill="EBF1E7"/>
              </w:rPr>
              <w:t>您作为事件发送的任何对象。</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1.15.3. Convenient Access to Low-level Resources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optimal usage and understanding of application contexts, you should familiarize yourself with Spring’s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abstraction, as described in </w:t>
      </w:r>
      <w:hyperlink r:id="rId450" w:anchor="resources" w:history="1">
        <w:r w:rsidRPr="00BA0D5D">
          <w:rPr>
            <w:rFonts w:ascii="inherit" w:eastAsia="宋体" w:hAnsi="inherit" w:cs="Arial"/>
            <w:color w:val="548E2E"/>
            <w:kern w:val="0"/>
            <w:sz w:val="24"/>
            <w:szCs w:val="24"/>
            <w:u w:val="single"/>
          </w:rPr>
          <w:t>Resources</w:t>
        </w:r>
      </w:hyperlink>
      <w:r w:rsidRPr="00BA0D5D">
        <w:rPr>
          <w:rFonts w:ascii="inherit" w:eastAsia="宋体" w:hAnsi="inherit" w:cs="Arial"/>
          <w:color w:val="34302D"/>
          <w:kern w:val="0"/>
          <w:sz w:val="24"/>
          <w:szCs w:val="24"/>
        </w:rPr>
        <w: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为了最佳地使用和理解应用程序上下文，您应该熟悉</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Resource</w:t>
      </w:r>
      <w:r>
        <w:rPr>
          <w:rFonts w:ascii="Arial" w:hAnsi="Arial" w:cs="Arial"/>
          <w:color w:val="34302D"/>
          <w:shd w:val="clear" w:color="auto" w:fill="FFFFFF"/>
        </w:rPr>
        <w:t>抽象，如</w:t>
      </w:r>
      <w:hyperlink r:id="rId451" w:anchor="resources" w:history="1">
        <w:r>
          <w:rPr>
            <w:rStyle w:val="a4"/>
            <w:rFonts w:ascii="Arial" w:hAnsi="Arial" w:cs="Arial"/>
            <w:color w:val="548E2E"/>
            <w:shd w:val="clear" w:color="auto" w:fill="FFFFFF"/>
          </w:rPr>
          <w:t>参考资料中所述</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application context is a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which can be used to load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objects.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is essentially a more feature rich version of the JDK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 class. In fact, the implementations of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wrap an instance of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 where appropriate.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can obtain low-level resources from almost any location in a transparent fashion, including from the classpath, a filesystem location, anywhere describable with a standard URL, and some other variations. If the resource location string is a simple path without any special prefixes, where those resources come from is specific and appropriate to the actual application context type.</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应用程序上下文是</w:t>
      </w:r>
      <w:r>
        <w:rPr>
          <w:rFonts w:ascii="Arial" w:hAnsi="Arial" w:cs="Arial"/>
          <w:color w:val="34302D"/>
          <w:shd w:val="clear" w:color="auto" w:fill="FFFFFF"/>
        </w:rPr>
        <w:t>a </w:t>
      </w:r>
      <w:r>
        <w:rPr>
          <w:rStyle w:val="HTML"/>
          <w:rFonts w:ascii="Consolas" w:hAnsi="Consolas"/>
          <w:sz w:val="23"/>
          <w:szCs w:val="23"/>
          <w:shd w:val="clear" w:color="auto" w:fill="F7F7F8"/>
        </w:rPr>
        <w:t>ResourceLoader</w:t>
      </w:r>
      <w:r>
        <w:rPr>
          <w:rFonts w:ascii="Arial" w:hAnsi="Arial" w:cs="Arial"/>
          <w:color w:val="34302D"/>
          <w:shd w:val="clear" w:color="auto" w:fill="FFFFFF"/>
        </w:rPr>
        <w:t>，可用于加载</w:t>
      </w:r>
      <w:r>
        <w:rPr>
          <w:rStyle w:val="HTML"/>
          <w:rFonts w:ascii="Consolas" w:hAnsi="Consolas"/>
          <w:sz w:val="23"/>
          <w:szCs w:val="23"/>
          <w:shd w:val="clear" w:color="auto" w:fill="F7F7F8"/>
        </w:rPr>
        <w:t>Resource</w:t>
      </w:r>
      <w:r>
        <w:rPr>
          <w:rFonts w:ascii="Arial" w:hAnsi="Arial" w:cs="Arial"/>
          <w:color w:val="34302D"/>
          <w:shd w:val="clear" w:color="auto" w:fill="FFFFFF"/>
        </w:rPr>
        <w:t>对象。</w:t>
      </w:r>
      <w:r>
        <w:rPr>
          <w:rFonts w:ascii="Arial" w:hAnsi="Arial" w:cs="Arial"/>
          <w:color w:val="34302D"/>
          <w:shd w:val="clear" w:color="auto" w:fill="FFFFFF"/>
        </w:rPr>
        <w:t>A </w:t>
      </w:r>
      <w:r>
        <w:rPr>
          <w:rStyle w:val="HTML"/>
          <w:rFonts w:ascii="Consolas" w:hAnsi="Consolas"/>
          <w:sz w:val="23"/>
          <w:szCs w:val="23"/>
          <w:shd w:val="clear" w:color="auto" w:fill="F7F7F8"/>
        </w:rPr>
        <w:t>Resource</w:t>
      </w:r>
      <w:r>
        <w:rPr>
          <w:rFonts w:ascii="Arial" w:hAnsi="Arial" w:cs="Arial"/>
          <w:color w:val="34302D"/>
          <w:shd w:val="clear" w:color="auto" w:fill="FFFFFF"/>
        </w:rPr>
        <w:t>本质上是</w:t>
      </w:r>
      <w:r>
        <w:rPr>
          <w:rFonts w:ascii="Arial" w:hAnsi="Arial" w:cs="Arial"/>
          <w:color w:val="34302D"/>
          <w:shd w:val="clear" w:color="auto" w:fill="FFFFFF"/>
        </w:rPr>
        <w:t>JDK </w:t>
      </w:r>
      <w:r>
        <w:rPr>
          <w:rStyle w:val="HTML"/>
          <w:rFonts w:ascii="Consolas" w:hAnsi="Consolas"/>
          <w:sz w:val="23"/>
          <w:szCs w:val="23"/>
          <w:shd w:val="clear" w:color="auto" w:fill="F7F7F8"/>
        </w:rPr>
        <w:t>java.net.URL</w:t>
      </w:r>
      <w:r>
        <w:rPr>
          <w:rFonts w:ascii="Arial" w:hAnsi="Arial" w:cs="Arial"/>
          <w:color w:val="34302D"/>
          <w:shd w:val="clear" w:color="auto" w:fill="FFFFFF"/>
        </w:rPr>
        <w:t>类的功能更丰富的版本。实际上，在适当</w:t>
      </w:r>
      <w:r>
        <w:rPr>
          <w:rStyle w:val="HTML"/>
          <w:rFonts w:ascii="Consolas" w:hAnsi="Consolas"/>
          <w:sz w:val="23"/>
          <w:szCs w:val="23"/>
          <w:shd w:val="clear" w:color="auto" w:fill="F7F7F8"/>
        </w:rPr>
        <w:t>Resource</w:t>
      </w:r>
      <w:r>
        <w:rPr>
          <w:rFonts w:ascii="Arial" w:hAnsi="Arial" w:cs="Arial"/>
          <w:color w:val="34302D"/>
          <w:shd w:val="clear" w:color="auto" w:fill="FFFFFF"/>
        </w:rPr>
        <w:t>的情况下包装一个实例的实现</w:t>
      </w:r>
      <w:r>
        <w:rPr>
          <w:rStyle w:val="HTML"/>
          <w:rFonts w:ascii="Consolas" w:hAnsi="Consolas"/>
          <w:sz w:val="23"/>
          <w:szCs w:val="23"/>
          <w:shd w:val="clear" w:color="auto" w:fill="F7F7F8"/>
        </w:rPr>
        <w:t>java.net.URL</w:t>
      </w:r>
      <w:r>
        <w:rPr>
          <w:rFonts w:ascii="Arial" w:hAnsi="Arial" w:cs="Arial"/>
          <w:color w:val="34302D"/>
          <w:shd w:val="clear" w:color="auto" w:fill="FFFFFF"/>
        </w:rPr>
        <w:t>。</w:t>
      </w:r>
      <w:r>
        <w:rPr>
          <w:rFonts w:ascii="Arial" w:hAnsi="Arial" w:cs="Arial"/>
          <w:color w:val="34302D"/>
          <w:shd w:val="clear" w:color="auto" w:fill="FFFFFF"/>
        </w:rPr>
        <w:t>A </w:t>
      </w:r>
      <w:r>
        <w:rPr>
          <w:rStyle w:val="HTML"/>
          <w:rFonts w:ascii="Consolas" w:hAnsi="Consolas"/>
          <w:sz w:val="23"/>
          <w:szCs w:val="23"/>
          <w:shd w:val="clear" w:color="auto" w:fill="F7F7F8"/>
        </w:rPr>
        <w:t>Resource</w:t>
      </w:r>
      <w:r>
        <w:rPr>
          <w:rFonts w:ascii="Arial" w:hAnsi="Arial" w:cs="Arial"/>
          <w:color w:val="34302D"/>
          <w:shd w:val="clear" w:color="auto" w:fill="FFFFFF"/>
        </w:rPr>
        <w:t>可以透明的方式从几乎任何位置获取低级资源，包括从类路径，文件系统位置，任何可用标准</w:t>
      </w:r>
      <w:r>
        <w:rPr>
          <w:rFonts w:ascii="Arial" w:hAnsi="Arial" w:cs="Arial"/>
          <w:color w:val="34302D"/>
          <w:shd w:val="clear" w:color="auto" w:fill="FFFFFF"/>
        </w:rPr>
        <w:t>URL</w:t>
      </w:r>
      <w:r>
        <w:rPr>
          <w:rFonts w:ascii="Arial" w:hAnsi="Arial" w:cs="Arial"/>
          <w:color w:val="34302D"/>
          <w:shd w:val="clear" w:color="auto" w:fill="FFFFFF"/>
        </w:rPr>
        <w:t>描述的位置，以及一些其他变体。如果资源位置字符串是没有任何特殊前缀的简单路径，那么这些资源来自特定且适合于实际应用程序上下文类型。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configure a bean deployed into the application context to implement the special callback interface,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to be automatically called back at initialization time with the application context itself passed in as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You can also expose properties of type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to be used to access static resources. They are injected into it like any other properties. You can specify those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properties as simple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paths and rely on automatic conversion from those text strings to actual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objects when the bean is deployed.</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您可以配置部署到应用程序上下文中的</w:t>
      </w:r>
      <w:r>
        <w:rPr>
          <w:rFonts w:ascii="Arial" w:hAnsi="Arial" w:cs="Arial"/>
          <w:color w:val="34302D"/>
          <w:shd w:val="clear" w:color="auto" w:fill="FFFFFF"/>
        </w:rPr>
        <w:t>bean</w:t>
      </w:r>
      <w:r>
        <w:rPr>
          <w:rFonts w:ascii="Arial" w:hAnsi="Arial" w:cs="Arial"/>
          <w:color w:val="34302D"/>
          <w:shd w:val="clear" w:color="auto" w:fill="FFFFFF"/>
        </w:rPr>
        <w:t>来实现特殊的回调接口，</w:t>
      </w:r>
      <w:r>
        <w:rPr>
          <w:rStyle w:val="HTML"/>
          <w:rFonts w:ascii="Consolas" w:hAnsi="Consolas"/>
          <w:sz w:val="23"/>
          <w:szCs w:val="23"/>
          <w:shd w:val="clear" w:color="auto" w:fill="F7F7F8"/>
        </w:rPr>
        <w:t>ResourceLoaderAware</w:t>
      </w:r>
      <w:r>
        <w:rPr>
          <w:rFonts w:ascii="Arial" w:hAnsi="Arial" w:cs="Arial"/>
          <w:color w:val="34302D"/>
          <w:shd w:val="clear" w:color="auto" w:fill="FFFFFF"/>
        </w:rPr>
        <w:t>在初始化时自动回调，应用程序上下文本身作为传入</w:t>
      </w:r>
      <w:r>
        <w:rPr>
          <w:rStyle w:val="HTML"/>
          <w:rFonts w:ascii="Consolas" w:hAnsi="Consolas"/>
          <w:sz w:val="23"/>
          <w:szCs w:val="23"/>
          <w:shd w:val="clear" w:color="auto" w:fill="F7F7F8"/>
        </w:rPr>
        <w:t>ResourceLoader</w:t>
      </w:r>
      <w:r>
        <w:rPr>
          <w:rFonts w:ascii="Arial" w:hAnsi="Arial" w:cs="Arial"/>
          <w:color w:val="34302D"/>
          <w:shd w:val="clear" w:color="auto" w:fill="FFFFFF"/>
        </w:rPr>
        <w:t>。您还可以公开</w:t>
      </w:r>
      <w:r>
        <w:rPr>
          <w:rStyle w:val="HTML"/>
          <w:rFonts w:ascii="Consolas" w:hAnsi="Consolas"/>
          <w:sz w:val="23"/>
          <w:szCs w:val="23"/>
          <w:shd w:val="clear" w:color="auto" w:fill="F7F7F8"/>
        </w:rPr>
        <w:t>Resource</w:t>
      </w:r>
      <w:r>
        <w:rPr>
          <w:rFonts w:ascii="Arial" w:hAnsi="Arial" w:cs="Arial"/>
          <w:color w:val="34302D"/>
          <w:shd w:val="clear" w:color="auto" w:fill="FFFFFF"/>
        </w:rPr>
        <w:t>要用于访问静态资源的类型属性。它们像任何其他属性一样被注入其中。您可以将这些</w:t>
      </w:r>
      <w:r>
        <w:rPr>
          <w:rStyle w:val="HTML"/>
          <w:rFonts w:ascii="Consolas" w:hAnsi="Consolas"/>
          <w:sz w:val="23"/>
          <w:szCs w:val="23"/>
          <w:shd w:val="clear" w:color="auto" w:fill="F7F7F8"/>
        </w:rPr>
        <w:t>Resource</w:t>
      </w:r>
      <w:r>
        <w:rPr>
          <w:rFonts w:ascii="Arial" w:hAnsi="Arial" w:cs="Arial"/>
          <w:color w:val="34302D"/>
          <w:shd w:val="clear" w:color="auto" w:fill="FFFFFF"/>
        </w:rPr>
        <w:t> </w:t>
      </w:r>
      <w:r>
        <w:rPr>
          <w:rFonts w:ascii="Arial" w:hAnsi="Arial" w:cs="Arial"/>
          <w:color w:val="34302D"/>
          <w:shd w:val="clear" w:color="auto" w:fill="FFFFFF"/>
        </w:rPr>
        <w:t>属性指定为简单</w:t>
      </w:r>
      <w:r>
        <w:rPr>
          <w:rStyle w:val="HTML"/>
          <w:rFonts w:ascii="Consolas" w:hAnsi="Consolas"/>
          <w:sz w:val="23"/>
          <w:szCs w:val="23"/>
          <w:shd w:val="clear" w:color="auto" w:fill="F7F7F8"/>
        </w:rPr>
        <w:t>String</w:t>
      </w:r>
      <w:r>
        <w:rPr>
          <w:rFonts w:ascii="Arial" w:hAnsi="Arial" w:cs="Arial"/>
          <w:color w:val="34302D"/>
          <w:shd w:val="clear" w:color="auto" w:fill="FFFFFF"/>
        </w:rPr>
        <w:t>路径，并在</w:t>
      </w:r>
      <w:r>
        <w:rPr>
          <w:rStyle w:val="HTML"/>
          <w:rFonts w:ascii="Consolas" w:hAnsi="Consolas"/>
          <w:sz w:val="23"/>
          <w:szCs w:val="23"/>
          <w:shd w:val="clear" w:color="auto" w:fill="F7F7F8"/>
        </w:rPr>
        <w:t>Resource</w:t>
      </w:r>
      <w:r>
        <w:rPr>
          <w:rFonts w:ascii="Arial" w:hAnsi="Arial" w:cs="Arial"/>
          <w:color w:val="34302D"/>
          <w:shd w:val="clear" w:color="auto" w:fill="FFFFFF"/>
        </w:rPr>
        <w:t>部署</w:t>
      </w:r>
      <w:r>
        <w:rPr>
          <w:rFonts w:ascii="Arial" w:hAnsi="Arial" w:cs="Arial"/>
          <w:color w:val="34302D"/>
          <w:shd w:val="clear" w:color="auto" w:fill="FFFFFF"/>
        </w:rPr>
        <w:t>Bean</w:t>
      </w:r>
      <w:r>
        <w:rPr>
          <w:rFonts w:ascii="Arial" w:hAnsi="Arial" w:cs="Arial"/>
          <w:color w:val="34302D"/>
          <w:shd w:val="clear" w:color="auto" w:fill="FFFFFF"/>
        </w:rPr>
        <w:t>时依赖从这些文本字符串到实际对象的自动转换。</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location path or paths supplied to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constructor are actually resource strings and, in simple form, are treated appropriately according to the specific context implementation. For example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treats a simple location path as a classpath location. You can also use location paths (resource strings) with special prefixes to force loading of definitions from the classpath or a URL, regardless of the actual context type.</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提供给</w:t>
      </w:r>
      <w:r>
        <w:rPr>
          <w:rStyle w:val="HTML"/>
          <w:rFonts w:ascii="Consolas" w:hAnsi="Consolas"/>
          <w:sz w:val="23"/>
          <w:szCs w:val="23"/>
          <w:shd w:val="clear" w:color="auto" w:fill="F7F7F8"/>
        </w:rPr>
        <w:t>ApplicationContext</w:t>
      </w:r>
      <w:r>
        <w:rPr>
          <w:rFonts w:ascii="Arial" w:hAnsi="Arial" w:cs="Arial"/>
          <w:color w:val="34302D"/>
          <w:shd w:val="clear" w:color="auto" w:fill="FFFFFF"/>
        </w:rPr>
        <w:t>构造函数的位置路径实际上是资源字符串，并且以简单的形式根据特定的上下文实现进行适当处理。例如，</w:t>
      </w:r>
      <w:r>
        <w:rPr>
          <w:rStyle w:val="HTML"/>
          <w:rFonts w:ascii="Consolas" w:hAnsi="Consolas"/>
          <w:sz w:val="23"/>
          <w:szCs w:val="23"/>
          <w:shd w:val="clear" w:color="auto" w:fill="F7F7F8"/>
        </w:rPr>
        <w:t>ClassPathXmlApplicationContext</w:t>
      </w:r>
      <w:r>
        <w:rPr>
          <w:rFonts w:ascii="Arial" w:hAnsi="Arial" w:cs="Arial"/>
          <w:color w:val="34302D"/>
          <w:shd w:val="clear" w:color="auto" w:fill="FFFFFF"/>
        </w:rPr>
        <w:t>将简单的位置路径视为类路径位置。您还可以使用具有特殊前缀的位置路径（资源字符串）来强制从类路径或</w:t>
      </w:r>
      <w:r>
        <w:rPr>
          <w:rFonts w:ascii="Arial" w:hAnsi="Arial" w:cs="Arial"/>
          <w:color w:val="34302D"/>
          <w:shd w:val="clear" w:color="auto" w:fill="FFFFFF"/>
        </w:rPr>
        <w:t>URL</w:t>
      </w:r>
      <w:r>
        <w:rPr>
          <w:rFonts w:ascii="Arial" w:hAnsi="Arial" w:cs="Arial"/>
          <w:color w:val="34302D"/>
          <w:shd w:val="clear" w:color="auto" w:fill="FFFFFF"/>
        </w:rPr>
        <w:t>加载定义，而不管实际的上下文类型如何。</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1.15.4. Convenient ApplicationContext Instantiation for Web Applications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create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instances declaratively by using, for example, a </w:t>
      </w:r>
      <w:r w:rsidRPr="00BA0D5D">
        <w:rPr>
          <w:rFonts w:ascii="Consolas" w:eastAsia="宋体" w:hAnsi="Consolas" w:cs="宋体"/>
          <w:color w:val="34302D"/>
          <w:kern w:val="0"/>
          <w:sz w:val="23"/>
          <w:szCs w:val="23"/>
          <w:shd w:val="clear" w:color="auto" w:fill="F7F7F8"/>
        </w:rPr>
        <w:t>ContextLoader</w:t>
      </w:r>
      <w:r w:rsidRPr="00BA0D5D">
        <w:rPr>
          <w:rFonts w:ascii="inherit" w:eastAsia="宋体" w:hAnsi="inherit" w:cs="Arial"/>
          <w:color w:val="34302D"/>
          <w:kern w:val="0"/>
          <w:sz w:val="24"/>
          <w:szCs w:val="24"/>
        </w:rPr>
        <w:t>. Of course, you can also create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instances programmatically by using one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implementations.</w:t>
      </w:r>
    </w:p>
    <w:p w:rsidR="004851E5" w:rsidRPr="004851E5" w:rsidRDefault="004851E5" w:rsidP="004851E5">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您可以</w:t>
      </w:r>
      <w:r>
        <w:rPr>
          <w:rStyle w:val="HTML"/>
          <w:rFonts w:ascii="Consolas" w:hAnsi="Consolas"/>
          <w:color w:val="34302D"/>
          <w:sz w:val="23"/>
          <w:szCs w:val="23"/>
          <w:shd w:val="clear" w:color="auto" w:fill="F7F7F8"/>
        </w:rPr>
        <w:t>ApplicationContext</w:t>
      </w:r>
      <w:r>
        <w:rPr>
          <w:rFonts w:ascii="inherit" w:hAnsi="inherit" w:cs="Arial"/>
          <w:color w:val="34302D"/>
        </w:rPr>
        <w:t>使用例如</w:t>
      </w:r>
      <w:r>
        <w:rPr>
          <w:rFonts w:ascii="inherit" w:hAnsi="inherit" w:cs="Arial"/>
          <w:color w:val="34302D"/>
        </w:rPr>
        <w:t>a</w:t>
      </w:r>
      <w:r>
        <w:rPr>
          <w:rFonts w:ascii="inherit" w:hAnsi="inherit" w:cs="Arial"/>
          <w:color w:val="34302D"/>
        </w:rPr>
        <w:t>以声明方式创建实例</w:t>
      </w:r>
      <w:r>
        <w:rPr>
          <w:rFonts w:ascii="inherit" w:hAnsi="inherit" w:cs="Arial"/>
          <w:color w:val="34302D"/>
        </w:rPr>
        <w:t> </w:t>
      </w:r>
      <w:r>
        <w:rPr>
          <w:rStyle w:val="HTML"/>
          <w:rFonts w:ascii="Consolas" w:hAnsi="Consolas"/>
          <w:color w:val="34302D"/>
          <w:sz w:val="23"/>
          <w:szCs w:val="23"/>
          <w:shd w:val="clear" w:color="auto" w:fill="F7F7F8"/>
        </w:rPr>
        <w:t>ContextLoader</w:t>
      </w:r>
      <w:r>
        <w:rPr>
          <w:rFonts w:ascii="inherit" w:hAnsi="inherit" w:cs="Arial"/>
          <w:color w:val="34302D"/>
        </w:rPr>
        <w:t>。当然，您也可以</w:t>
      </w:r>
      <w:r>
        <w:rPr>
          <w:rStyle w:val="HTML"/>
          <w:rFonts w:ascii="Consolas" w:hAnsi="Consolas"/>
          <w:color w:val="34302D"/>
          <w:sz w:val="23"/>
          <w:szCs w:val="23"/>
          <w:shd w:val="clear" w:color="auto" w:fill="F7F7F8"/>
        </w:rPr>
        <w:t>ApplicationContext</w:t>
      </w:r>
      <w:r>
        <w:rPr>
          <w:rFonts w:ascii="inherit" w:hAnsi="inherit" w:cs="Arial"/>
          <w:color w:val="34302D"/>
        </w:rPr>
        <w:t>使用其中一个</w:t>
      </w:r>
      <w:r>
        <w:rPr>
          <w:rStyle w:val="HTML"/>
          <w:rFonts w:ascii="Consolas" w:hAnsi="Consolas"/>
          <w:color w:val="34302D"/>
          <w:sz w:val="23"/>
          <w:szCs w:val="23"/>
          <w:shd w:val="clear" w:color="auto" w:fill="F7F7F8"/>
        </w:rPr>
        <w:t>ApplicationContext</w:t>
      </w:r>
      <w:r>
        <w:rPr>
          <w:rFonts w:ascii="inherit" w:hAnsi="inherit" w:cs="Arial"/>
          <w:color w:val="34302D"/>
        </w:rPr>
        <w:t>实现以编程方式创建实例。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register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by using the </w:t>
      </w:r>
      <w:r w:rsidRPr="00BA0D5D">
        <w:rPr>
          <w:rFonts w:ascii="Consolas" w:eastAsia="宋体" w:hAnsi="Consolas" w:cs="宋体"/>
          <w:color w:val="34302D"/>
          <w:kern w:val="0"/>
          <w:sz w:val="23"/>
          <w:szCs w:val="23"/>
          <w:shd w:val="clear" w:color="auto" w:fill="F7F7F8"/>
        </w:rPr>
        <w:t>ContextLoaderListener</w:t>
      </w:r>
      <w:r w:rsidRPr="00BA0D5D">
        <w:rPr>
          <w:rFonts w:ascii="inherit" w:eastAsia="宋体" w:hAnsi="inherit" w:cs="Arial"/>
          <w:color w:val="34302D"/>
          <w:kern w:val="0"/>
          <w:sz w:val="24"/>
          <w:szCs w:val="24"/>
        </w:rPr>
        <w:t>, as the following example shows:</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w:t>
      </w:r>
      <w:r>
        <w:rPr>
          <w:rStyle w:val="HTML"/>
          <w:rFonts w:ascii="Consolas" w:hAnsi="Consolas"/>
          <w:sz w:val="23"/>
          <w:szCs w:val="23"/>
          <w:shd w:val="clear" w:color="auto" w:fill="F7F7F8"/>
        </w:rPr>
        <w:t>ApplicationContext</w:t>
      </w:r>
      <w:r>
        <w:rPr>
          <w:rFonts w:ascii="Arial" w:hAnsi="Arial" w:cs="Arial"/>
          <w:color w:val="34302D"/>
          <w:shd w:val="clear" w:color="auto" w:fill="FFFFFF"/>
        </w:rPr>
        <w:t>使用</w:t>
      </w:r>
      <w:r>
        <w:rPr>
          <w:rStyle w:val="HTML"/>
          <w:rFonts w:ascii="Consolas" w:hAnsi="Consolas"/>
          <w:sz w:val="23"/>
          <w:szCs w:val="23"/>
          <w:shd w:val="clear" w:color="auto" w:fill="F7F7F8"/>
        </w:rPr>
        <w:t>ContextLoaderListener</w:t>
      </w:r>
      <w:r>
        <w:rPr>
          <w:rFonts w:ascii="Arial" w:hAnsi="Arial" w:cs="Arial"/>
          <w:color w:val="34302D"/>
          <w:shd w:val="clear" w:color="auto" w:fill="FFFFFF"/>
        </w:rPr>
        <w:t>，注册一个，如下例所示：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&lt;param-name&gt;</w:t>
      </w:r>
      <w:r w:rsidRPr="00BA0D5D">
        <w:rPr>
          <w:rFonts w:ascii="Consolas" w:eastAsia="宋体" w:hAnsi="Consolas" w:cs="宋体"/>
          <w:color w:val="34302D"/>
          <w:kern w:val="0"/>
          <w:sz w:val="24"/>
          <w:szCs w:val="24"/>
        </w:rPr>
        <w:t>contextConfigLocation</w:t>
      </w:r>
      <w:r w:rsidRPr="00BA0D5D">
        <w:rPr>
          <w:rFonts w:ascii="Consolas" w:eastAsia="宋体" w:hAnsi="Consolas" w:cs="宋体"/>
          <w:color w:val="008080"/>
          <w:kern w:val="0"/>
          <w:sz w:val="24"/>
          <w:szCs w:val="24"/>
        </w:rPr>
        <w:t>&lt;/param-name&gt;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r w:rsidRPr="00BA0D5D">
        <w:rPr>
          <w:rFonts w:ascii="Consolas" w:eastAsia="宋体" w:hAnsi="Consolas" w:cs="宋体"/>
          <w:color w:val="34302D"/>
          <w:kern w:val="0"/>
          <w:sz w:val="24"/>
          <w:szCs w:val="24"/>
        </w:rPr>
        <w:t>/WEB-INF/daoContext.xml /WEB-INF/applicationContext.xml</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&lt;listener&gt;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&lt;listener-class&gt;</w:t>
      </w:r>
      <w:r w:rsidRPr="00BA0D5D">
        <w:rPr>
          <w:rFonts w:ascii="Consolas" w:eastAsia="宋体" w:hAnsi="Consolas" w:cs="宋体"/>
          <w:color w:val="34302D"/>
          <w:kern w:val="0"/>
          <w:sz w:val="24"/>
          <w:szCs w:val="24"/>
        </w:rPr>
        <w:t>org.springframework.web.context.ContextLoaderListener</w:t>
      </w:r>
      <w:r w:rsidRPr="00BA0D5D">
        <w:rPr>
          <w:rFonts w:ascii="Consolas" w:eastAsia="宋体" w:hAnsi="Consolas" w:cs="宋体"/>
          <w:color w:val="008080"/>
          <w:kern w:val="0"/>
          <w:sz w:val="24"/>
          <w:szCs w:val="24"/>
        </w:rPr>
        <w:t>&lt;/listener-class&gt;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&lt;/listener&gt;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listener inspects the </w:t>
      </w:r>
      <w:r w:rsidRPr="00BA0D5D">
        <w:rPr>
          <w:rFonts w:ascii="Consolas" w:eastAsia="宋体" w:hAnsi="Consolas" w:cs="宋体"/>
          <w:color w:val="34302D"/>
          <w:kern w:val="0"/>
          <w:sz w:val="23"/>
          <w:szCs w:val="23"/>
          <w:shd w:val="clear" w:color="auto" w:fill="F7F7F8"/>
        </w:rPr>
        <w:t>contextConfigLocation</w:t>
      </w:r>
      <w:r w:rsidRPr="00BA0D5D">
        <w:rPr>
          <w:rFonts w:ascii="inherit" w:eastAsia="宋体" w:hAnsi="inherit" w:cs="Arial"/>
          <w:color w:val="34302D"/>
          <w:kern w:val="0"/>
          <w:sz w:val="24"/>
          <w:szCs w:val="24"/>
        </w:rPr>
        <w:t> parameter. If the parameter does not exist, the listener uses </w:t>
      </w:r>
      <w:r w:rsidRPr="00BA0D5D">
        <w:rPr>
          <w:rFonts w:ascii="Consolas" w:eastAsia="宋体" w:hAnsi="Consolas" w:cs="宋体"/>
          <w:color w:val="34302D"/>
          <w:kern w:val="0"/>
          <w:sz w:val="23"/>
          <w:szCs w:val="23"/>
          <w:shd w:val="clear" w:color="auto" w:fill="F7F7F8"/>
        </w:rPr>
        <w:t>/WEB-INF/applicationContext.xml</w:t>
      </w:r>
      <w:r w:rsidRPr="00BA0D5D">
        <w:rPr>
          <w:rFonts w:ascii="inherit" w:eastAsia="宋体" w:hAnsi="inherit" w:cs="Arial"/>
          <w:color w:val="34302D"/>
          <w:kern w:val="0"/>
          <w:sz w:val="24"/>
          <w:szCs w:val="24"/>
        </w:rPr>
        <w:t> as a default. When the parameter does exist, the listener separates the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by using predefined delimiters (comma, semicolon, and whitespace) and uses the values as locations where application contexts are searched. Ant-style path patterns are supported as well. Examples are </w:t>
      </w:r>
      <w:r w:rsidRPr="00BA0D5D">
        <w:rPr>
          <w:rFonts w:ascii="Consolas" w:eastAsia="宋体" w:hAnsi="Consolas" w:cs="宋体"/>
          <w:color w:val="34302D"/>
          <w:kern w:val="0"/>
          <w:sz w:val="23"/>
          <w:szCs w:val="23"/>
          <w:shd w:val="clear" w:color="auto" w:fill="F7F7F8"/>
        </w:rPr>
        <w:t>/WEB-INF/*Context.xml</w:t>
      </w:r>
      <w:r w:rsidRPr="00BA0D5D">
        <w:rPr>
          <w:rFonts w:ascii="inherit" w:eastAsia="宋体" w:hAnsi="inherit" w:cs="Arial"/>
          <w:color w:val="34302D"/>
          <w:kern w:val="0"/>
          <w:sz w:val="24"/>
          <w:szCs w:val="24"/>
        </w:rPr>
        <w:t> (for all files with names that end with </w:t>
      </w:r>
      <w:r w:rsidRPr="00BA0D5D">
        <w:rPr>
          <w:rFonts w:ascii="Consolas" w:eastAsia="宋体" w:hAnsi="Consolas" w:cs="宋体"/>
          <w:color w:val="34302D"/>
          <w:kern w:val="0"/>
          <w:sz w:val="23"/>
          <w:szCs w:val="23"/>
          <w:shd w:val="clear" w:color="auto" w:fill="F7F7F8"/>
        </w:rPr>
        <w:t>Context.xml</w:t>
      </w:r>
      <w:r w:rsidRPr="00BA0D5D">
        <w:rPr>
          <w:rFonts w:ascii="inherit" w:eastAsia="宋体" w:hAnsi="inherit" w:cs="Arial"/>
          <w:color w:val="34302D"/>
          <w:kern w:val="0"/>
          <w:sz w:val="24"/>
          <w:szCs w:val="24"/>
        </w:rPr>
        <w:t> and that reside in the </w:t>
      </w:r>
      <w:r w:rsidRPr="00BA0D5D">
        <w:rPr>
          <w:rFonts w:ascii="Consolas" w:eastAsia="宋体" w:hAnsi="Consolas" w:cs="宋体"/>
          <w:color w:val="34302D"/>
          <w:kern w:val="0"/>
          <w:sz w:val="23"/>
          <w:szCs w:val="23"/>
          <w:shd w:val="clear" w:color="auto" w:fill="F7F7F8"/>
        </w:rPr>
        <w:t>WEB-INF</w:t>
      </w:r>
      <w:r w:rsidRPr="00BA0D5D">
        <w:rPr>
          <w:rFonts w:ascii="inherit" w:eastAsia="宋体" w:hAnsi="inherit" w:cs="Arial"/>
          <w:color w:val="34302D"/>
          <w:kern w:val="0"/>
          <w:sz w:val="24"/>
          <w:szCs w:val="24"/>
        </w:rPr>
        <w:t> directory) and </w:t>
      </w:r>
      <w:r w:rsidRPr="00BA0D5D">
        <w:rPr>
          <w:rFonts w:ascii="Consolas" w:eastAsia="宋体" w:hAnsi="Consolas" w:cs="宋体"/>
          <w:color w:val="34302D"/>
          <w:kern w:val="0"/>
          <w:sz w:val="23"/>
          <w:szCs w:val="23"/>
          <w:shd w:val="clear" w:color="auto" w:fill="F7F7F8"/>
        </w:rPr>
        <w:t>/WEB-INF/**/*Context.xml</w:t>
      </w:r>
      <w:r w:rsidRPr="00BA0D5D">
        <w:rPr>
          <w:rFonts w:ascii="inherit" w:eastAsia="宋体" w:hAnsi="inherit" w:cs="Arial"/>
          <w:color w:val="34302D"/>
          <w:kern w:val="0"/>
          <w:sz w:val="24"/>
          <w:szCs w:val="24"/>
        </w:rPr>
        <w:t> (for all such files in any subdirectory of </w:t>
      </w:r>
      <w:r w:rsidRPr="00BA0D5D">
        <w:rPr>
          <w:rFonts w:ascii="Consolas" w:eastAsia="宋体" w:hAnsi="Consolas" w:cs="宋体"/>
          <w:color w:val="34302D"/>
          <w:kern w:val="0"/>
          <w:sz w:val="23"/>
          <w:szCs w:val="23"/>
          <w:shd w:val="clear" w:color="auto" w:fill="F7F7F8"/>
        </w:rPr>
        <w:t>WEB-INF</w:t>
      </w:r>
      <w:r w:rsidRPr="00BA0D5D">
        <w:rPr>
          <w:rFonts w:ascii="inherit" w:eastAsia="宋体" w:hAnsi="inherit" w:cs="Arial"/>
          <w:color w:val="34302D"/>
          <w:kern w:val="0"/>
          <w:sz w:val="24"/>
          <w:szCs w:val="24"/>
        </w:rPr>
        <w: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监听器检查</w:t>
      </w:r>
      <w:r>
        <w:rPr>
          <w:rStyle w:val="HTML"/>
          <w:rFonts w:ascii="Consolas" w:hAnsi="Consolas"/>
          <w:sz w:val="23"/>
          <w:szCs w:val="23"/>
          <w:shd w:val="clear" w:color="auto" w:fill="F7F7F8"/>
        </w:rPr>
        <w:t>contextConfigLocation</w:t>
      </w:r>
      <w:r>
        <w:rPr>
          <w:rFonts w:ascii="Arial" w:hAnsi="Arial" w:cs="Arial"/>
          <w:color w:val="34302D"/>
          <w:shd w:val="clear" w:color="auto" w:fill="FFFFFF"/>
        </w:rPr>
        <w:t>参数。如果参数不存在，则侦听器将</w:t>
      </w:r>
      <w:r>
        <w:rPr>
          <w:rStyle w:val="HTML"/>
          <w:rFonts w:ascii="Consolas" w:hAnsi="Consolas"/>
          <w:sz w:val="23"/>
          <w:szCs w:val="23"/>
          <w:shd w:val="clear" w:color="auto" w:fill="F7F7F8"/>
        </w:rPr>
        <w:t>/WEB-INF/applicationContext.xml</w:t>
      </w:r>
      <w:r>
        <w:rPr>
          <w:rFonts w:ascii="Arial" w:hAnsi="Arial" w:cs="Arial"/>
          <w:color w:val="34302D"/>
          <w:shd w:val="clear" w:color="auto" w:fill="FFFFFF"/>
        </w:rPr>
        <w:t>默认使用。当参数确实存在时，侦听器</w:t>
      </w:r>
      <w:r>
        <w:rPr>
          <w:rStyle w:val="HTML"/>
          <w:rFonts w:ascii="Consolas" w:hAnsi="Consolas"/>
          <w:sz w:val="23"/>
          <w:szCs w:val="23"/>
          <w:shd w:val="clear" w:color="auto" w:fill="F7F7F8"/>
        </w:rPr>
        <w:t>String</w:t>
      </w:r>
      <w:r>
        <w:rPr>
          <w:rFonts w:ascii="Arial" w:hAnsi="Arial" w:cs="Arial"/>
          <w:color w:val="34302D"/>
          <w:shd w:val="clear" w:color="auto" w:fill="FFFFFF"/>
        </w:rPr>
        <w:t>使用预定义的分隔符（逗号，分号和空格）分隔，并将值用作搜索应用程序上下文的位置。还支持</w:t>
      </w:r>
      <w:r>
        <w:rPr>
          <w:rFonts w:ascii="Arial" w:hAnsi="Arial" w:cs="Arial"/>
          <w:color w:val="34302D"/>
          <w:shd w:val="clear" w:color="auto" w:fill="FFFFFF"/>
        </w:rPr>
        <w:t>Ant</w:t>
      </w:r>
      <w:r>
        <w:rPr>
          <w:rFonts w:ascii="Arial" w:hAnsi="Arial" w:cs="Arial"/>
          <w:color w:val="34302D"/>
          <w:shd w:val="clear" w:color="auto" w:fill="FFFFFF"/>
        </w:rPr>
        <w:t>样式的路径模式。示例是</w:t>
      </w:r>
      <w:r>
        <w:rPr>
          <w:rStyle w:val="HTML"/>
          <w:rFonts w:ascii="Consolas" w:hAnsi="Consolas"/>
          <w:sz w:val="23"/>
          <w:szCs w:val="23"/>
          <w:shd w:val="clear" w:color="auto" w:fill="F7F7F8"/>
        </w:rPr>
        <w:t>/WEB-INF/*Context.xml</w:t>
      </w:r>
      <w:r>
        <w:rPr>
          <w:rFonts w:ascii="Arial" w:hAnsi="Arial" w:cs="Arial"/>
          <w:color w:val="34302D"/>
          <w:shd w:val="clear" w:color="auto" w:fill="FFFFFF"/>
        </w:rPr>
        <w:t>（对于名称</w:t>
      </w:r>
      <w:r>
        <w:rPr>
          <w:rStyle w:val="HTML"/>
          <w:rFonts w:ascii="Consolas" w:hAnsi="Consolas"/>
          <w:sz w:val="23"/>
          <w:szCs w:val="23"/>
          <w:shd w:val="clear" w:color="auto" w:fill="F7F7F8"/>
        </w:rPr>
        <w:t>Context.xml</w:t>
      </w:r>
      <w:r>
        <w:rPr>
          <w:rFonts w:ascii="Arial" w:hAnsi="Arial" w:cs="Arial"/>
          <w:color w:val="34302D"/>
          <w:shd w:val="clear" w:color="auto" w:fill="FFFFFF"/>
        </w:rPr>
        <w:t>以</w:t>
      </w:r>
      <w:r>
        <w:rPr>
          <w:rStyle w:val="HTML"/>
          <w:rFonts w:ascii="Consolas" w:hAnsi="Consolas"/>
          <w:sz w:val="23"/>
          <w:szCs w:val="23"/>
          <w:shd w:val="clear" w:color="auto" w:fill="F7F7F8"/>
        </w:rPr>
        <w:t>WEB-INF</w:t>
      </w:r>
      <w:r>
        <w:rPr>
          <w:rFonts w:ascii="Arial" w:hAnsi="Arial" w:cs="Arial"/>
          <w:color w:val="34302D"/>
          <w:shd w:val="clear" w:color="auto" w:fill="FFFFFF"/>
        </w:rPr>
        <w:t>目录结尾</w:t>
      </w:r>
      <w:r>
        <w:rPr>
          <w:rFonts w:ascii="Arial" w:hAnsi="Arial" w:cs="Arial"/>
          <w:color w:val="34302D"/>
          <w:shd w:val="clear" w:color="auto" w:fill="FFFFFF"/>
        </w:rPr>
        <w:t> </w:t>
      </w:r>
      <w:r>
        <w:rPr>
          <w:rFonts w:ascii="Arial" w:hAnsi="Arial" w:cs="Arial"/>
          <w:color w:val="34302D"/>
          <w:shd w:val="clear" w:color="auto" w:fill="FFFFFF"/>
        </w:rPr>
        <w:t>并位于目录</w:t>
      </w:r>
      <w:r>
        <w:rPr>
          <w:rStyle w:val="HTML"/>
          <w:rFonts w:ascii="Consolas" w:hAnsi="Consolas"/>
          <w:sz w:val="23"/>
          <w:szCs w:val="23"/>
          <w:shd w:val="clear" w:color="auto" w:fill="F7F7F8"/>
        </w:rPr>
        <w:t>/WEB-INF/**/*Context.xml</w:t>
      </w:r>
      <w:r>
        <w:rPr>
          <w:rFonts w:ascii="Arial" w:hAnsi="Arial" w:cs="Arial"/>
          <w:color w:val="34302D"/>
          <w:shd w:val="clear" w:color="auto" w:fill="FFFFFF"/>
        </w:rPr>
        <w:t> </w:t>
      </w:r>
      <w:r>
        <w:rPr>
          <w:rFonts w:ascii="Arial" w:hAnsi="Arial" w:cs="Arial"/>
          <w:color w:val="34302D"/>
          <w:shd w:val="clear" w:color="auto" w:fill="FFFFFF"/>
        </w:rPr>
        <w:t>中的所有文件）和（对于任何子目录中的所有此类文件</w:t>
      </w:r>
      <w:r>
        <w:rPr>
          <w:rStyle w:val="HTML"/>
          <w:rFonts w:ascii="Consolas" w:hAnsi="Consolas"/>
          <w:sz w:val="23"/>
          <w:szCs w:val="23"/>
          <w:shd w:val="clear" w:color="auto" w:fill="F7F7F8"/>
        </w:rPr>
        <w:t>WEB-INF</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1.15.5. Deploying a Spring </w:t>
      </w:r>
      <w:r w:rsidRPr="00BA0D5D">
        <w:rPr>
          <w:rFonts w:ascii="Consolas" w:eastAsia="宋体" w:hAnsi="Consolas" w:cs="宋体"/>
          <w:color w:val="34302D"/>
          <w:kern w:val="0"/>
          <w:sz w:val="33"/>
          <w:szCs w:val="33"/>
          <w:shd w:val="clear" w:color="auto" w:fill="F7F7F8"/>
        </w:rPr>
        <w:t>ApplicationContext</w:t>
      </w:r>
      <w:r w:rsidRPr="00BA0D5D">
        <w:rPr>
          <w:rFonts w:ascii="Arial" w:eastAsia="宋体" w:hAnsi="Arial" w:cs="Arial"/>
          <w:color w:val="34302D"/>
          <w:kern w:val="0"/>
          <w:sz w:val="35"/>
          <w:szCs w:val="35"/>
        </w:rPr>
        <w:t> as a Java EE RAR File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possible to deploy a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as a RAR file, encapsulating the context and all of its required bean classes and library JARs in a Java EE RAR deployment unit. This is the equivalent of bootstrapping a stand-alone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(only hosted in Java EE environment) being able to access the Java EE servers facilities. RAR deployment is a more natural alternative to a scenario of deploying a headless WAR file — in effect, a WAR file without any HTTP entry points that is used only for bootstrapping a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 a Java EE environment.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可以将</w:t>
      </w:r>
      <w:r>
        <w:rPr>
          <w:rFonts w:ascii="Arial" w:hAnsi="Arial" w:cs="Arial"/>
          <w:color w:val="34302D"/>
          <w:shd w:val="clear" w:color="auto" w:fill="FFFFFF"/>
        </w:rPr>
        <w:t>Spring</w:t>
      </w:r>
      <w:r>
        <w:rPr>
          <w:rFonts w:ascii="Arial" w:hAnsi="Arial" w:cs="Arial"/>
          <w:color w:val="34302D"/>
          <w:shd w:val="clear" w:color="auto" w:fill="FFFFFF"/>
        </w:rPr>
        <w:t>部署</w:t>
      </w:r>
      <w:r>
        <w:rPr>
          <w:rStyle w:val="HTML"/>
          <w:rFonts w:ascii="Consolas" w:hAnsi="Consolas"/>
          <w:sz w:val="23"/>
          <w:szCs w:val="23"/>
          <w:shd w:val="clear" w:color="auto" w:fill="F7F7F8"/>
        </w:rPr>
        <w:t>ApplicationContext</w:t>
      </w:r>
      <w:r>
        <w:rPr>
          <w:rFonts w:ascii="Arial" w:hAnsi="Arial" w:cs="Arial"/>
          <w:color w:val="34302D"/>
          <w:shd w:val="clear" w:color="auto" w:fill="FFFFFF"/>
        </w:rPr>
        <w:t>为</w:t>
      </w:r>
      <w:r>
        <w:rPr>
          <w:rFonts w:ascii="Arial" w:hAnsi="Arial" w:cs="Arial"/>
          <w:color w:val="34302D"/>
          <w:shd w:val="clear" w:color="auto" w:fill="FFFFFF"/>
        </w:rPr>
        <w:t>RAR</w:t>
      </w:r>
      <w:r>
        <w:rPr>
          <w:rFonts w:ascii="Arial" w:hAnsi="Arial" w:cs="Arial"/>
          <w:color w:val="34302D"/>
          <w:shd w:val="clear" w:color="auto" w:fill="FFFFFF"/>
        </w:rPr>
        <w:t>文件，将上下文及其所有必需的</w:t>
      </w:r>
      <w:r>
        <w:rPr>
          <w:rFonts w:ascii="Arial" w:hAnsi="Arial" w:cs="Arial"/>
          <w:color w:val="34302D"/>
          <w:shd w:val="clear" w:color="auto" w:fill="FFFFFF"/>
        </w:rPr>
        <w:t>bean</w:t>
      </w:r>
      <w:r>
        <w:rPr>
          <w:rFonts w:ascii="Arial" w:hAnsi="Arial" w:cs="Arial"/>
          <w:color w:val="34302D"/>
          <w:shd w:val="clear" w:color="auto" w:fill="FFFFFF"/>
        </w:rPr>
        <w:t>类和库</w:t>
      </w:r>
      <w:r>
        <w:rPr>
          <w:rFonts w:ascii="Arial" w:hAnsi="Arial" w:cs="Arial"/>
          <w:color w:val="34302D"/>
          <w:shd w:val="clear" w:color="auto" w:fill="FFFFFF"/>
        </w:rPr>
        <w:t>JAR</w:t>
      </w:r>
      <w:r>
        <w:rPr>
          <w:rFonts w:ascii="Arial" w:hAnsi="Arial" w:cs="Arial"/>
          <w:color w:val="34302D"/>
          <w:shd w:val="clear" w:color="auto" w:fill="FFFFFF"/>
        </w:rPr>
        <w:t>封装在</w:t>
      </w:r>
      <w:r>
        <w:rPr>
          <w:rFonts w:ascii="Arial" w:hAnsi="Arial" w:cs="Arial"/>
          <w:color w:val="34302D"/>
          <w:shd w:val="clear" w:color="auto" w:fill="FFFFFF"/>
        </w:rPr>
        <w:t>Java EE RAR</w:t>
      </w:r>
      <w:r>
        <w:rPr>
          <w:rFonts w:ascii="Arial" w:hAnsi="Arial" w:cs="Arial"/>
          <w:color w:val="34302D"/>
          <w:shd w:val="clear" w:color="auto" w:fill="FFFFFF"/>
        </w:rPr>
        <w:t>部署单元中。这相当于</w:t>
      </w:r>
      <w:r>
        <w:rPr>
          <w:rStyle w:val="HTML"/>
          <w:rFonts w:ascii="Consolas" w:hAnsi="Consolas"/>
          <w:sz w:val="23"/>
          <w:szCs w:val="23"/>
          <w:shd w:val="clear" w:color="auto" w:fill="F7F7F8"/>
        </w:rPr>
        <w:t>ApplicationContext</w:t>
      </w:r>
      <w:r>
        <w:rPr>
          <w:rFonts w:ascii="Arial" w:hAnsi="Arial" w:cs="Arial"/>
          <w:color w:val="34302D"/>
          <w:shd w:val="clear" w:color="auto" w:fill="FFFFFF"/>
        </w:rPr>
        <w:t>能够访问</w:t>
      </w:r>
      <w:r>
        <w:rPr>
          <w:rFonts w:ascii="Arial" w:hAnsi="Arial" w:cs="Arial"/>
          <w:color w:val="34302D"/>
          <w:shd w:val="clear" w:color="auto" w:fill="FFFFFF"/>
        </w:rPr>
        <w:t>Java EE</w:t>
      </w:r>
      <w:r>
        <w:rPr>
          <w:rFonts w:ascii="Arial" w:hAnsi="Arial" w:cs="Arial"/>
          <w:color w:val="34302D"/>
          <w:shd w:val="clear" w:color="auto" w:fill="FFFFFF"/>
        </w:rPr>
        <w:t>服务器工具的独立引导（仅在</w:t>
      </w:r>
      <w:r>
        <w:rPr>
          <w:rFonts w:ascii="Arial" w:hAnsi="Arial" w:cs="Arial"/>
          <w:color w:val="34302D"/>
          <w:shd w:val="clear" w:color="auto" w:fill="FFFFFF"/>
        </w:rPr>
        <w:t>Java EE</w:t>
      </w:r>
      <w:r>
        <w:rPr>
          <w:rFonts w:ascii="Arial" w:hAnsi="Arial" w:cs="Arial"/>
          <w:color w:val="34302D"/>
          <w:shd w:val="clear" w:color="auto" w:fill="FFFFFF"/>
        </w:rPr>
        <w:t>环境中托管）。</w:t>
      </w:r>
      <w:r>
        <w:rPr>
          <w:rFonts w:ascii="Arial" w:hAnsi="Arial" w:cs="Arial"/>
          <w:color w:val="34302D"/>
          <w:shd w:val="clear" w:color="auto" w:fill="FFFFFF"/>
        </w:rPr>
        <w:t>RAR</w:t>
      </w:r>
      <w:r>
        <w:rPr>
          <w:rFonts w:ascii="Arial" w:hAnsi="Arial" w:cs="Arial"/>
          <w:color w:val="34302D"/>
          <w:shd w:val="clear" w:color="auto" w:fill="FFFFFF"/>
        </w:rPr>
        <w:t>部署是部署无头</w:t>
      </w:r>
      <w:r>
        <w:rPr>
          <w:rFonts w:ascii="Arial" w:hAnsi="Arial" w:cs="Arial"/>
          <w:color w:val="34302D"/>
          <w:shd w:val="clear" w:color="auto" w:fill="FFFFFF"/>
        </w:rPr>
        <w:t>WAR</w:t>
      </w:r>
      <w:r>
        <w:rPr>
          <w:rFonts w:ascii="Arial" w:hAnsi="Arial" w:cs="Arial"/>
          <w:color w:val="34302D"/>
          <w:shd w:val="clear" w:color="auto" w:fill="FFFFFF"/>
        </w:rPr>
        <w:t>文件的一种更自然的替代方案</w:t>
      </w:r>
      <w:r>
        <w:rPr>
          <w:rFonts w:ascii="Arial" w:hAnsi="Arial" w:cs="Arial"/>
          <w:color w:val="34302D"/>
          <w:shd w:val="clear" w:color="auto" w:fill="FFFFFF"/>
        </w:rPr>
        <w:t xml:space="preserve"> - </w:t>
      </w:r>
      <w:r>
        <w:rPr>
          <w:rFonts w:ascii="Arial" w:hAnsi="Arial" w:cs="Arial"/>
          <w:color w:val="34302D"/>
          <w:shd w:val="clear" w:color="auto" w:fill="FFFFFF"/>
        </w:rPr>
        <w:t>实际上是一个没有任何</w:t>
      </w:r>
      <w:r>
        <w:rPr>
          <w:rFonts w:ascii="Arial" w:hAnsi="Arial" w:cs="Arial"/>
          <w:color w:val="34302D"/>
          <w:shd w:val="clear" w:color="auto" w:fill="FFFFFF"/>
        </w:rPr>
        <w:t>HTTP</w:t>
      </w:r>
      <w:r>
        <w:rPr>
          <w:rFonts w:ascii="Arial" w:hAnsi="Arial" w:cs="Arial"/>
          <w:color w:val="34302D"/>
          <w:shd w:val="clear" w:color="auto" w:fill="FFFFFF"/>
        </w:rPr>
        <w:t>入口点的</w:t>
      </w:r>
      <w:r>
        <w:rPr>
          <w:rFonts w:ascii="Arial" w:hAnsi="Arial" w:cs="Arial"/>
          <w:color w:val="34302D"/>
          <w:shd w:val="clear" w:color="auto" w:fill="FFFFFF"/>
        </w:rPr>
        <w:t>WAR</w:t>
      </w:r>
      <w:r>
        <w:rPr>
          <w:rFonts w:ascii="Arial" w:hAnsi="Arial" w:cs="Arial"/>
          <w:color w:val="34302D"/>
          <w:shd w:val="clear" w:color="auto" w:fill="FFFFFF"/>
        </w:rPr>
        <w:t>文件，仅用于</w:t>
      </w:r>
      <w:r>
        <w:rPr>
          <w:rStyle w:val="HTML"/>
          <w:rFonts w:ascii="Consolas" w:hAnsi="Consolas"/>
          <w:sz w:val="23"/>
          <w:szCs w:val="23"/>
          <w:shd w:val="clear" w:color="auto" w:fill="F7F7F8"/>
        </w:rPr>
        <w:t>ApplicationContext</w:t>
      </w:r>
      <w:r>
        <w:rPr>
          <w:rFonts w:ascii="Arial" w:hAnsi="Arial" w:cs="Arial"/>
          <w:color w:val="34302D"/>
          <w:shd w:val="clear" w:color="auto" w:fill="FFFFFF"/>
        </w:rPr>
        <w:t>在</w:t>
      </w:r>
      <w:r>
        <w:rPr>
          <w:rFonts w:ascii="Arial" w:hAnsi="Arial" w:cs="Arial"/>
          <w:color w:val="34302D"/>
          <w:shd w:val="clear" w:color="auto" w:fill="FFFFFF"/>
        </w:rPr>
        <w:t>Java EE</w:t>
      </w:r>
      <w:r>
        <w:rPr>
          <w:rFonts w:ascii="Arial" w:hAnsi="Arial" w:cs="Arial"/>
          <w:color w:val="34302D"/>
          <w:shd w:val="clear" w:color="auto" w:fill="FFFFFF"/>
        </w:rPr>
        <w:t>环境中引导</w:t>
      </w:r>
      <w:r>
        <w:rPr>
          <w:rFonts w:ascii="Arial" w:hAnsi="Arial" w:cs="Arial"/>
          <w:color w:val="34302D"/>
          <w:shd w:val="clear" w:color="auto" w:fill="FFFFFF"/>
        </w:rPr>
        <w:t>Spring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RAR deployment is ideal for application contexts that do not need HTTP entry points but rather consist only of message endpoints and scheduled jobs. Beans in such a context can use application server resources such as the JTA transaction manager and JNDI-bound JDBC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instances and JMS </w:t>
      </w:r>
      <w:r w:rsidRPr="00BA0D5D">
        <w:rPr>
          <w:rFonts w:ascii="Consolas" w:eastAsia="宋体" w:hAnsi="Consolas" w:cs="宋体"/>
          <w:color w:val="34302D"/>
          <w:kern w:val="0"/>
          <w:sz w:val="23"/>
          <w:szCs w:val="23"/>
          <w:shd w:val="clear" w:color="auto" w:fill="F7F7F8"/>
        </w:rPr>
        <w:t>ConnectionFactory</w:t>
      </w:r>
      <w:r w:rsidRPr="00BA0D5D">
        <w:rPr>
          <w:rFonts w:ascii="inherit" w:eastAsia="宋体" w:hAnsi="inherit" w:cs="Arial"/>
          <w:color w:val="34302D"/>
          <w:kern w:val="0"/>
          <w:sz w:val="24"/>
          <w:szCs w:val="24"/>
        </w:rPr>
        <w:t> instances and can also register with the platform’s JMX server — all through Spring’s standard transaction management and JNDI and JMX support facilities. Application components can also interact with the application server’s JCA </w:t>
      </w:r>
      <w:r w:rsidRPr="00BA0D5D">
        <w:rPr>
          <w:rFonts w:ascii="Consolas" w:eastAsia="宋体" w:hAnsi="Consolas" w:cs="宋体"/>
          <w:color w:val="34302D"/>
          <w:kern w:val="0"/>
          <w:sz w:val="23"/>
          <w:szCs w:val="23"/>
          <w:shd w:val="clear" w:color="auto" w:fill="F7F7F8"/>
        </w:rPr>
        <w:t>WorkManager</w:t>
      </w:r>
      <w:r w:rsidRPr="00BA0D5D">
        <w:rPr>
          <w:rFonts w:ascii="inherit" w:eastAsia="宋体" w:hAnsi="inherit" w:cs="Arial"/>
          <w:color w:val="34302D"/>
          <w:kern w:val="0"/>
          <w:sz w:val="24"/>
          <w:szCs w:val="24"/>
        </w:rPr>
        <w:t> through Spring’s </w:t>
      </w:r>
      <w:r w:rsidRPr="00BA0D5D">
        <w:rPr>
          <w:rFonts w:ascii="Consolas" w:eastAsia="宋体" w:hAnsi="Consolas" w:cs="宋体"/>
          <w:color w:val="34302D"/>
          <w:kern w:val="0"/>
          <w:sz w:val="23"/>
          <w:szCs w:val="23"/>
          <w:shd w:val="clear" w:color="auto" w:fill="F7F7F8"/>
        </w:rPr>
        <w:t>TaskExecutor</w:t>
      </w:r>
      <w:r w:rsidRPr="00BA0D5D">
        <w:rPr>
          <w:rFonts w:ascii="inherit" w:eastAsia="宋体" w:hAnsi="inherit" w:cs="Arial"/>
          <w:color w:val="34302D"/>
          <w:kern w:val="0"/>
          <w:sz w:val="24"/>
          <w:szCs w:val="24"/>
        </w:rPr>
        <w:t> abstraction.</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RAR</w:t>
      </w:r>
      <w:r>
        <w:rPr>
          <w:rFonts w:ascii="Arial" w:hAnsi="Arial" w:cs="Arial"/>
          <w:color w:val="34302D"/>
          <w:shd w:val="clear" w:color="auto" w:fill="FFFFFF"/>
        </w:rPr>
        <w:t>部署非常适用于不需要</w:t>
      </w:r>
      <w:r>
        <w:rPr>
          <w:rFonts w:ascii="Arial" w:hAnsi="Arial" w:cs="Arial"/>
          <w:color w:val="34302D"/>
          <w:shd w:val="clear" w:color="auto" w:fill="FFFFFF"/>
        </w:rPr>
        <w:t>HTTP</w:t>
      </w:r>
      <w:r>
        <w:rPr>
          <w:rFonts w:ascii="Arial" w:hAnsi="Arial" w:cs="Arial"/>
          <w:color w:val="34302D"/>
          <w:shd w:val="clear" w:color="auto" w:fill="FFFFFF"/>
        </w:rPr>
        <w:t>入口点但仅包含消息端点和预定作业的应用程序上下文。在这样的上下文中的</w:t>
      </w:r>
      <w:r>
        <w:rPr>
          <w:rFonts w:ascii="Arial" w:hAnsi="Arial" w:cs="Arial"/>
          <w:color w:val="34302D"/>
          <w:shd w:val="clear" w:color="auto" w:fill="FFFFFF"/>
        </w:rPr>
        <w:t>Bean</w:t>
      </w:r>
      <w:r>
        <w:rPr>
          <w:rFonts w:ascii="Arial" w:hAnsi="Arial" w:cs="Arial"/>
          <w:color w:val="34302D"/>
          <w:shd w:val="clear" w:color="auto" w:fill="FFFFFF"/>
        </w:rPr>
        <w:t>可以使用应用程序服务器资源，例如</w:t>
      </w:r>
      <w:r>
        <w:rPr>
          <w:rFonts w:ascii="Arial" w:hAnsi="Arial" w:cs="Arial"/>
          <w:color w:val="34302D"/>
          <w:shd w:val="clear" w:color="auto" w:fill="FFFFFF"/>
        </w:rPr>
        <w:t>JTA</w:t>
      </w:r>
      <w:r>
        <w:rPr>
          <w:rFonts w:ascii="Arial" w:hAnsi="Arial" w:cs="Arial"/>
          <w:color w:val="34302D"/>
          <w:shd w:val="clear" w:color="auto" w:fill="FFFFFF"/>
        </w:rPr>
        <w:t>事务管理器和</w:t>
      </w:r>
      <w:r>
        <w:rPr>
          <w:rFonts w:ascii="Arial" w:hAnsi="Arial" w:cs="Arial"/>
          <w:color w:val="34302D"/>
          <w:shd w:val="clear" w:color="auto" w:fill="FFFFFF"/>
        </w:rPr>
        <w:t>JNDI</w:t>
      </w:r>
      <w:r>
        <w:rPr>
          <w:rFonts w:ascii="Arial" w:hAnsi="Arial" w:cs="Arial"/>
          <w:color w:val="34302D"/>
          <w:shd w:val="clear" w:color="auto" w:fill="FFFFFF"/>
        </w:rPr>
        <w:t>绑定的</w:t>
      </w:r>
      <w:r>
        <w:rPr>
          <w:rFonts w:ascii="Arial" w:hAnsi="Arial" w:cs="Arial"/>
          <w:color w:val="34302D"/>
          <w:shd w:val="clear" w:color="auto" w:fill="FFFFFF"/>
        </w:rPr>
        <w:t>JDBC </w:t>
      </w:r>
      <w:r>
        <w:rPr>
          <w:rStyle w:val="HTML"/>
          <w:rFonts w:ascii="Consolas" w:hAnsi="Consolas"/>
          <w:sz w:val="23"/>
          <w:szCs w:val="23"/>
          <w:shd w:val="clear" w:color="auto" w:fill="F7F7F8"/>
        </w:rPr>
        <w:t>DataSource</w:t>
      </w:r>
      <w:r>
        <w:rPr>
          <w:rFonts w:ascii="Arial" w:hAnsi="Arial" w:cs="Arial"/>
          <w:color w:val="34302D"/>
          <w:shd w:val="clear" w:color="auto" w:fill="FFFFFF"/>
        </w:rPr>
        <w:t>实例和</w:t>
      </w:r>
      <w:r>
        <w:rPr>
          <w:rFonts w:ascii="Arial" w:hAnsi="Arial" w:cs="Arial"/>
          <w:color w:val="34302D"/>
          <w:shd w:val="clear" w:color="auto" w:fill="FFFFFF"/>
        </w:rPr>
        <w:t>JMS </w:t>
      </w:r>
      <w:r>
        <w:rPr>
          <w:rStyle w:val="HTML"/>
          <w:rFonts w:ascii="Consolas" w:hAnsi="Consolas"/>
          <w:sz w:val="23"/>
          <w:szCs w:val="23"/>
          <w:shd w:val="clear" w:color="auto" w:fill="F7F7F8"/>
        </w:rPr>
        <w:t>ConnectionFactory</w:t>
      </w:r>
      <w:r>
        <w:rPr>
          <w:rFonts w:ascii="Arial" w:hAnsi="Arial" w:cs="Arial"/>
          <w:color w:val="34302D"/>
          <w:shd w:val="clear" w:color="auto" w:fill="FFFFFF"/>
        </w:rPr>
        <w:t>实例，并且还可以通过</w:t>
      </w:r>
      <w:r>
        <w:rPr>
          <w:rFonts w:ascii="Arial" w:hAnsi="Arial" w:cs="Arial"/>
          <w:color w:val="34302D"/>
          <w:shd w:val="clear" w:color="auto" w:fill="FFFFFF"/>
        </w:rPr>
        <w:t>Spring</w:t>
      </w:r>
      <w:r>
        <w:rPr>
          <w:rFonts w:ascii="Arial" w:hAnsi="Arial" w:cs="Arial"/>
          <w:color w:val="34302D"/>
          <w:shd w:val="clear" w:color="auto" w:fill="FFFFFF"/>
        </w:rPr>
        <w:t>的标准事务管理以及</w:t>
      </w:r>
      <w:r>
        <w:rPr>
          <w:rFonts w:ascii="Arial" w:hAnsi="Arial" w:cs="Arial"/>
          <w:color w:val="34302D"/>
          <w:shd w:val="clear" w:color="auto" w:fill="FFFFFF"/>
        </w:rPr>
        <w:t>JNDI</w:t>
      </w:r>
      <w:r>
        <w:rPr>
          <w:rFonts w:ascii="Arial" w:hAnsi="Arial" w:cs="Arial"/>
          <w:color w:val="34302D"/>
          <w:shd w:val="clear" w:color="auto" w:fill="FFFFFF"/>
        </w:rPr>
        <w:t>和</w:t>
      </w:r>
      <w:r>
        <w:rPr>
          <w:rFonts w:ascii="Arial" w:hAnsi="Arial" w:cs="Arial"/>
          <w:color w:val="34302D"/>
          <w:shd w:val="clear" w:color="auto" w:fill="FFFFFF"/>
        </w:rPr>
        <w:t>JMX</w:t>
      </w:r>
      <w:r>
        <w:rPr>
          <w:rFonts w:ascii="Arial" w:hAnsi="Arial" w:cs="Arial"/>
          <w:color w:val="34302D"/>
          <w:shd w:val="clear" w:color="auto" w:fill="FFFFFF"/>
        </w:rPr>
        <w:t>支持工具向平台的</w:t>
      </w:r>
      <w:r>
        <w:rPr>
          <w:rFonts w:ascii="Arial" w:hAnsi="Arial" w:cs="Arial"/>
          <w:color w:val="34302D"/>
          <w:shd w:val="clear" w:color="auto" w:fill="FFFFFF"/>
        </w:rPr>
        <w:t>JMX</w:t>
      </w:r>
      <w:r>
        <w:rPr>
          <w:rFonts w:ascii="Arial" w:hAnsi="Arial" w:cs="Arial"/>
          <w:color w:val="34302D"/>
          <w:shd w:val="clear" w:color="auto" w:fill="FFFFFF"/>
        </w:rPr>
        <w:t>服务器注册。应用程序组件还可以</w:t>
      </w:r>
      <w:r>
        <w:rPr>
          <w:rStyle w:val="HTML"/>
          <w:rFonts w:ascii="Consolas" w:hAnsi="Consolas"/>
          <w:sz w:val="23"/>
          <w:szCs w:val="23"/>
          <w:shd w:val="clear" w:color="auto" w:fill="F7F7F8"/>
        </w:rPr>
        <w:t>WorkManager</w:t>
      </w:r>
      <w:r>
        <w:rPr>
          <w:rFonts w:ascii="Arial" w:hAnsi="Arial" w:cs="Arial"/>
          <w:color w:val="34302D"/>
          <w:shd w:val="clear" w:color="auto" w:fill="FFFFFF"/>
        </w:rPr>
        <w:t>通过</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TaskExecutor</w:t>
      </w:r>
      <w:r>
        <w:rPr>
          <w:rFonts w:ascii="Arial" w:hAnsi="Arial" w:cs="Arial"/>
          <w:color w:val="34302D"/>
          <w:shd w:val="clear" w:color="auto" w:fill="FFFFFF"/>
        </w:rPr>
        <w:t>抽象与应用程序服务器的</w:t>
      </w:r>
      <w:r>
        <w:rPr>
          <w:rFonts w:ascii="Arial" w:hAnsi="Arial" w:cs="Arial"/>
          <w:color w:val="34302D"/>
          <w:shd w:val="clear" w:color="auto" w:fill="FFFFFF"/>
        </w:rPr>
        <w:t>JCA</w:t>
      </w:r>
      <w:r>
        <w:rPr>
          <w:rFonts w:ascii="Arial" w:hAnsi="Arial" w:cs="Arial"/>
          <w:color w:val="34302D"/>
          <w:shd w:val="clear" w:color="auto" w:fill="FFFFFF"/>
        </w:rPr>
        <w:t>交互。</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javadoc of the </w:t>
      </w:r>
      <w:hyperlink r:id="rId452" w:history="1">
        <w:r w:rsidRPr="00BA0D5D">
          <w:rPr>
            <w:rFonts w:ascii="Consolas" w:eastAsia="宋体" w:hAnsi="Consolas" w:cs="宋体"/>
            <w:color w:val="548E2E"/>
            <w:kern w:val="0"/>
            <w:sz w:val="23"/>
            <w:szCs w:val="23"/>
            <w:u w:val="single"/>
            <w:shd w:val="clear" w:color="auto" w:fill="F7F7F8"/>
          </w:rPr>
          <w:t>SpringContextResourceAdapter</w:t>
        </w:r>
      </w:hyperlink>
      <w:r w:rsidRPr="00BA0D5D">
        <w:rPr>
          <w:rFonts w:ascii="inherit" w:eastAsia="宋体" w:hAnsi="inherit" w:cs="Arial"/>
          <w:color w:val="34302D"/>
          <w:kern w:val="0"/>
          <w:sz w:val="24"/>
          <w:szCs w:val="24"/>
        </w:rPr>
        <w:t> class for the configuration details involved in RAR deployment.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w:t>
      </w:r>
      <w:hyperlink r:id="rId453" w:history="1">
        <w:r>
          <w:rPr>
            <w:rStyle w:val="HTML"/>
            <w:rFonts w:ascii="Consolas" w:hAnsi="Consolas"/>
            <w:color w:val="548E2E"/>
            <w:sz w:val="23"/>
            <w:szCs w:val="23"/>
            <w:u w:val="single"/>
            <w:shd w:val="clear" w:color="auto" w:fill="F7F7F8"/>
          </w:rPr>
          <w:t>SpringContextResourceAdapter</w:t>
        </w:r>
      </w:hyperlink>
      <w:r>
        <w:rPr>
          <w:rFonts w:ascii="Arial" w:hAnsi="Arial" w:cs="Arial"/>
          <w:color w:val="34302D"/>
          <w:shd w:val="clear" w:color="auto" w:fill="FFFFFF"/>
        </w:rPr>
        <w:t> RAR</w:t>
      </w:r>
      <w:r>
        <w:rPr>
          <w:rFonts w:ascii="Arial" w:hAnsi="Arial" w:cs="Arial"/>
          <w:color w:val="34302D"/>
          <w:shd w:val="clear" w:color="auto" w:fill="FFFFFF"/>
        </w:rPr>
        <w:t>部署中涉及的配置详细信息，请参阅该类的</w:t>
      </w:r>
      <w:r>
        <w:rPr>
          <w:rFonts w:ascii="Arial" w:hAnsi="Arial" w:cs="Arial"/>
          <w:color w:val="34302D"/>
          <w:shd w:val="clear" w:color="auto" w:fill="FFFFFF"/>
        </w:rPr>
        <w:t>javadoc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a simple deployment of a Spring ApplicationContext as a Java EE RAR file:</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对于将</w:t>
      </w:r>
      <w:r>
        <w:rPr>
          <w:rFonts w:ascii="Arial" w:hAnsi="Arial" w:cs="Arial"/>
          <w:color w:val="34302D"/>
          <w:shd w:val="clear" w:color="auto" w:fill="FFFFFF"/>
        </w:rPr>
        <w:t>Spring ApplicationContext</w:t>
      </w:r>
      <w:r>
        <w:rPr>
          <w:rFonts w:ascii="Arial" w:hAnsi="Arial" w:cs="Arial"/>
          <w:color w:val="34302D"/>
          <w:shd w:val="clear" w:color="auto" w:fill="FFFFFF"/>
        </w:rPr>
        <w:t>简单部署为</w:t>
      </w:r>
      <w:r>
        <w:rPr>
          <w:rFonts w:ascii="Arial" w:hAnsi="Arial" w:cs="Arial"/>
          <w:color w:val="34302D"/>
          <w:shd w:val="clear" w:color="auto" w:fill="FFFFFF"/>
        </w:rPr>
        <w:t>Java EE RAR</w:t>
      </w:r>
      <w:r>
        <w:rPr>
          <w:rFonts w:ascii="Arial" w:hAnsi="Arial" w:cs="Arial"/>
          <w:color w:val="34302D"/>
          <w:shd w:val="clear" w:color="auto" w:fill="FFFFFF"/>
        </w:rPr>
        <w:t>文件：</w:t>
      </w:r>
    </w:p>
    <w:p w:rsidR="00BA0D5D" w:rsidRDefault="00BA0D5D" w:rsidP="00BA0D5D">
      <w:pPr>
        <w:widowControl/>
        <w:numPr>
          <w:ilvl w:val="0"/>
          <w:numId w:val="24"/>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Package all application classes into a RAR file (which is a standard JAR file with a different file extension). .Add all required library JARs into the root of the RAR archive. .Add a </w:t>
      </w:r>
      <w:r w:rsidRPr="00BA0D5D">
        <w:rPr>
          <w:rFonts w:ascii="Consolas" w:eastAsia="宋体" w:hAnsi="Consolas" w:cs="宋体"/>
          <w:color w:val="34302D"/>
          <w:kern w:val="0"/>
          <w:sz w:val="23"/>
          <w:szCs w:val="23"/>
          <w:shd w:val="clear" w:color="auto" w:fill="F7F7F8"/>
        </w:rPr>
        <w:t>META-INF/ra.xml</w:t>
      </w:r>
      <w:r w:rsidRPr="00BA0D5D">
        <w:rPr>
          <w:rFonts w:ascii="inherit" w:eastAsia="宋体" w:hAnsi="inherit" w:cs="Arial"/>
          <w:color w:val="34302D"/>
          <w:kern w:val="0"/>
          <w:sz w:val="24"/>
          <w:szCs w:val="24"/>
        </w:rPr>
        <w:t> deployment descriptor (as shown in the </w:t>
      </w:r>
      <w:hyperlink r:id="rId454" w:history="1">
        <w:r w:rsidRPr="00BA0D5D">
          <w:rPr>
            <w:rFonts w:ascii="inherit" w:eastAsia="宋体" w:hAnsi="inherit" w:cs="Arial"/>
            <w:color w:val="548E2E"/>
            <w:kern w:val="0"/>
            <w:sz w:val="24"/>
            <w:szCs w:val="24"/>
            <w:u w:val="single"/>
          </w:rPr>
          <w:t>javadoc for </w:t>
        </w:r>
        <w:r w:rsidRPr="00BA0D5D">
          <w:rPr>
            <w:rFonts w:ascii="Consolas" w:eastAsia="宋体" w:hAnsi="Consolas" w:cs="宋体"/>
            <w:color w:val="548E2E"/>
            <w:kern w:val="0"/>
            <w:sz w:val="23"/>
            <w:szCs w:val="23"/>
            <w:u w:val="single"/>
            <w:shd w:val="clear" w:color="auto" w:fill="F7F7F8"/>
          </w:rPr>
          <w:t>SpringContextResourceAdapter</w:t>
        </w:r>
      </w:hyperlink>
      <w:r w:rsidRPr="00BA0D5D">
        <w:rPr>
          <w:rFonts w:ascii="inherit" w:eastAsia="宋体" w:hAnsi="inherit" w:cs="Arial"/>
          <w:color w:val="34302D"/>
          <w:kern w:val="0"/>
          <w:sz w:val="24"/>
          <w:szCs w:val="24"/>
        </w:rPr>
        <w:t>) and the corresponding Spring XML bean definition file(s) (typically `META-INF/applicationContext.xml).</w:t>
      </w:r>
    </w:p>
    <w:p w:rsidR="004851E5" w:rsidRPr="00BA0D5D" w:rsidRDefault="004851E5" w:rsidP="004851E5">
      <w:pPr>
        <w:widowControl/>
        <w:shd w:val="clear" w:color="auto" w:fill="FFFFFF"/>
        <w:spacing w:after="150"/>
        <w:ind w:left="420"/>
        <w:jc w:val="left"/>
        <w:rPr>
          <w:rFonts w:ascii="inherit" w:eastAsia="宋体" w:hAnsi="inherit" w:cs="Arial" w:hint="eastAsia"/>
          <w:color w:val="34302D"/>
          <w:kern w:val="0"/>
          <w:sz w:val="24"/>
          <w:szCs w:val="24"/>
        </w:rPr>
      </w:pPr>
      <w:r>
        <w:rPr>
          <w:rFonts w:ascii="Arial" w:hAnsi="Arial" w:cs="Arial"/>
          <w:color w:val="34302D"/>
          <w:shd w:val="clear" w:color="auto" w:fill="FFFFFF"/>
        </w:rPr>
        <w:t>将所有应用程序类打包到一个</w:t>
      </w:r>
      <w:r>
        <w:rPr>
          <w:rFonts w:ascii="Arial" w:hAnsi="Arial" w:cs="Arial"/>
          <w:color w:val="34302D"/>
          <w:shd w:val="clear" w:color="auto" w:fill="FFFFFF"/>
        </w:rPr>
        <w:t>RAR</w:t>
      </w:r>
      <w:r>
        <w:rPr>
          <w:rFonts w:ascii="Arial" w:hAnsi="Arial" w:cs="Arial"/>
          <w:color w:val="34302D"/>
          <w:shd w:val="clear" w:color="auto" w:fill="FFFFFF"/>
        </w:rPr>
        <w:t>文件（这是一个具有不同文件扩展名的标准</w:t>
      </w:r>
      <w:r>
        <w:rPr>
          <w:rFonts w:ascii="Arial" w:hAnsi="Arial" w:cs="Arial"/>
          <w:color w:val="34302D"/>
          <w:shd w:val="clear" w:color="auto" w:fill="FFFFFF"/>
        </w:rPr>
        <w:t>JAR</w:t>
      </w:r>
      <w:r>
        <w:rPr>
          <w:rFonts w:ascii="Arial" w:hAnsi="Arial" w:cs="Arial"/>
          <w:color w:val="34302D"/>
          <w:shd w:val="clear" w:color="auto" w:fill="FFFFFF"/>
        </w:rPr>
        <w:t>文件）。。将所有必需的库</w:t>
      </w:r>
      <w:r>
        <w:rPr>
          <w:rFonts w:ascii="Arial" w:hAnsi="Arial" w:cs="Arial"/>
          <w:color w:val="34302D"/>
          <w:shd w:val="clear" w:color="auto" w:fill="FFFFFF"/>
        </w:rPr>
        <w:t>JAR</w:t>
      </w:r>
      <w:r>
        <w:rPr>
          <w:rFonts w:ascii="Arial" w:hAnsi="Arial" w:cs="Arial"/>
          <w:color w:val="34302D"/>
          <w:shd w:val="clear" w:color="auto" w:fill="FFFFFF"/>
        </w:rPr>
        <w:t>添加到</w:t>
      </w:r>
      <w:r>
        <w:rPr>
          <w:rFonts w:ascii="Arial" w:hAnsi="Arial" w:cs="Arial"/>
          <w:color w:val="34302D"/>
          <w:shd w:val="clear" w:color="auto" w:fill="FFFFFF"/>
        </w:rPr>
        <w:t>RAR</w:t>
      </w:r>
      <w:r>
        <w:rPr>
          <w:rFonts w:ascii="Arial" w:hAnsi="Arial" w:cs="Arial"/>
          <w:color w:val="34302D"/>
          <w:shd w:val="clear" w:color="auto" w:fill="FFFFFF"/>
        </w:rPr>
        <w:t>存档的根目录中。。添加</w:t>
      </w:r>
      <w:r>
        <w:rPr>
          <w:rFonts w:ascii="Arial" w:hAnsi="Arial" w:cs="Arial"/>
          <w:color w:val="34302D"/>
          <w:shd w:val="clear" w:color="auto" w:fill="FFFFFF"/>
        </w:rPr>
        <w:t> </w:t>
      </w:r>
      <w:r>
        <w:rPr>
          <w:rStyle w:val="HTML"/>
          <w:rFonts w:ascii="Consolas" w:hAnsi="Consolas"/>
          <w:sz w:val="23"/>
          <w:szCs w:val="23"/>
          <w:shd w:val="clear" w:color="auto" w:fill="F7F7F8"/>
        </w:rPr>
        <w:t>META-INF/ra.xml</w:t>
      </w:r>
      <w:r>
        <w:rPr>
          <w:rFonts w:ascii="Arial" w:hAnsi="Arial" w:cs="Arial"/>
          <w:color w:val="34302D"/>
          <w:shd w:val="clear" w:color="auto" w:fill="FFFFFF"/>
        </w:rPr>
        <w:t>部署描述符（如</w:t>
      </w:r>
      <w:hyperlink r:id="rId455" w:history="1">
        <w:r>
          <w:rPr>
            <w:rStyle w:val="a4"/>
            <w:rFonts w:ascii="Arial" w:hAnsi="Arial" w:cs="Arial"/>
            <w:color w:val="548E2E"/>
            <w:shd w:val="clear" w:color="auto" w:fill="FFFFFF"/>
          </w:rPr>
          <w:t>javadoc</w:t>
        </w:r>
        <w:r>
          <w:rPr>
            <w:rStyle w:val="a4"/>
            <w:rFonts w:ascii="Arial" w:hAnsi="Arial" w:cs="Arial"/>
            <w:color w:val="548E2E"/>
            <w:shd w:val="clear" w:color="auto" w:fill="FFFFFF"/>
          </w:rPr>
          <w:t>中</w:t>
        </w:r>
        <w:r>
          <w:rPr>
            <w:rStyle w:val="HTML"/>
            <w:rFonts w:ascii="Consolas" w:hAnsi="Consolas"/>
            <w:color w:val="548E2E"/>
            <w:sz w:val="23"/>
            <w:szCs w:val="23"/>
            <w:u w:val="single"/>
            <w:shd w:val="clear" w:color="auto" w:fill="F7F7F8"/>
          </w:rPr>
          <w:t>SpringContextResourceAdapter</w:t>
        </w:r>
      </w:hyperlink>
      <w:r>
        <w:rPr>
          <w:rFonts w:ascii="Arial" w:hAnsi="Arial" w:cs="Arial"/>
          <w:color w:val="34302D"/>
          <w:shd w:val="clear" w:color="auto" w:fill="FFFFFF"/>
        </w:rPr>
        <w:t>所示）和相应的</w:t>
      </w:r>
      <w:r>
        <w:rPr>
          <w:rFonts w:ascii="Arial" w:hAnsi="Arial" w:cs="Arial"/>
          <w:color w:val="34302D"/>
          <w:shd w:val="clear" w:color="auto" w:fill="FFFFFF"/>
        </w:rPr>
        <w:t>Spring XML bean</w:t>
      </w:r>
      <w:r>
        <w:rPr>
          <w:rFonts w:ascii="Arial" w:hAnsi="Arial" w:cs="Arial"/>
          <w:color w:val="34302D"/>
          <w:shd w:val="clear" w:color="auto" w:fill="FFFFFF"/>
        </w:rPr>
        <w:t>定义文件（通常为</w:t>
      </w:r>
      <w:r>
        <w:rPr>
          <w:rFonts w:ascii="Arial" w:hAnsi="Arial" w:cs="Arial"/>
          <w:color w:val="34302D"/>
          <w:shd w:val="clear" w:color="auto" w:fill="FFFFFF"/>
        </w:rPr>
        <w:t>“META-INF / applicationContext.xml”</w:t>
      </w:r>
      <w:r>
        <w:rPr>
          <w:rFonts w:ascii="Arial" w:hAnsi="Arial" w:cs="Arial"/>
          <w:color w:val="34302D"/>
          <w:shd w:val="clear" w:color="auto" w:fill="FFFFFF"/>
        </w:rPr>
        <w:t>）。</w:t>
      </w:r>
    </w:p>
    <w:p w:rsidR="00BA0D5D" w:rsidRDefault="00BA0D5D" w:rsidP="00BA0D5D">
      <w:pPr>
        <w:widowControl/>
        <w:numPr>
          <w:ilvl w:val="0"/>
          <w:numId w:val="24"/>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Drop the resulting RAR file into your application server’s deployment directory.</w:t>
      </w:r>
    </w:p>
    <w:p w:rsidR="004851E5" w:rsidRPr="00BA0D5D" w:rsidRDefault="004851E5" w:rsidP="004851E5">
      <w:pPr>
        <w:widowControl/>
        <w:shd w:val="clear" w:color="auto" w:fill="FFFFFF"/>
        <w:spacing w:after="150"/>
        <w:ind w:left="420"/>
        <w:jc w:val="left"/>
        <w:rPr>
          <w:rFonts w:ascii="inherit" w:eastAsia="宋体" w:hAnsi="inherit" w:cs="Arial" w:hint="eastAsia"/>
          <w:color w:val="34302D"/>
          <w:kern w:val="0"/>
          <w:sz w:val="24"/>
          <w:szCs w:val="24"/>
        </w:rPr>
      </w:pPr>
      <w:r>
        <w:rPr>
          <w:rFonts w:ascii="Arial" w:hAnsi="Arial" w:cs="Arial"/>
          <w:color w:val="34302D"/>
          <w:shd w:val="clear" w:color="auto" w:fill="FFFFFF"/>
        </w:rPr>
        <w:t>将生成的</w:t>
      </w:r>
      <w:r>
        <w:rPr>
          <w:rFonts w:ascii="Arial" w:hAnsi="Arial" w:cs="Arial"/>
          <w:color w:val="34302D"/>
          <w:shd w:val="clear" w:color="auto" w:fill="FFFFFF"/>
        </w:rPr>
        <w:t>RAR</w:t>
      </w:r>
      <w:r>
        <w:rPr>
          <w:rFonts w:ascii="Arial" w:hAnsi="Arial" w:cs="Arial"/>
          <w:color w:val="34302D"/>
          <w:shd w:val="clear" w:color="auto" w:fill="FFFFFF"/>
        </w:rPr>
        <w:t>文件放入应用程序服务器的部署目录中。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B9106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Such RAR deployment units are usually self-contained. They do not expose components to the outside world, not even to other modules of the same application. Interaction with a RAR-based </w:t>
            </w: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usually occurs through JMS destinations that it shares with other modules. A RAR-based </w:t>
            </w: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may also, for example, schedule some jobs or react to new files in the file system (or the like). If it needs to allow synchronous access from the outside, it could (for example) export RMI endpoints, which may be used by other application modules on the same machine.</w:t>
            </w:r>
          </w:p>
          <w:p w:rsidR="00B9106B" w:rsidRPr="00BA0D5D" w:rsidRDefault="00B9106B" w:rsidP="00BA0D5D">
            <w:pPr>
              <w:widowControl/>
              <w:jc w:val="left"/>
              <w:rPr>
                <w:rFonts w:ascii="宋体" w:eastAsia="宋体" w:hAnsi="宋体" w:cs="宋体"/>
                <w:kern w:val="0"/>
                <w:sz w:val="24"/>
                <w:szCs w:val="24"/>
              </w:rPr>
            </w:pPr>
            <w:r>
              <w:rPr>
                <w:rFonts w:ascii="Arial" w:hAnsi="Arial" w:cs="Arial"/>
                <w:shd w:val="clear" w:color="auto" w:fill="EBF1E7"/>
              </w:rPr>
              <w:t>这种</w:t>
            </w:r>
            <w:r>
              <w:rPr>
                <w:rFonts w:ascii="Arial" w:hAnsi="Arial" w:cs="Arial"/>
                <w:shd w:val="clear" w:color="auto" w:fill="EBF1E7"/>
              </w:rPr>
              <w:t>RAR</w:t>
            </w:r>
            <w:r>
              <w:rPr>
                <w:rFonts w:ascii="Arial" w:hAnsi="Arial" w:cs="Arial"/>
                <w:shd w:val="clear" w:color="auto" w:fill="EBF1E7"/>
              </w:rPr>
              <w:t>部署单元通常是独立的。它们不会将组件暴露给外部世界，甚至不会暴露给同一应用程序的其他模块。与基于</w:t>
            </w:r>
            <w:r>
              <w:rPr>
                <w:rFonts w:ascii="Arial" w:hAnsi="Arial" w:cs="Arial"/>
                <w:shd w:val="clear" w:color="auto" w:fill="EBF1E7"/>
              </w:rPr>
              <w:t>RAR</w:t>
            </w:r>
            <w:r>
              <w:rPr>
                <w:rFonts w:ascii="Arial" w:hAnsi="Arial" w:cs="Arial"/>
                <w:shd w:val="clear" w:color="auto" w:fill="EBF1E7"/>
              </w:rPr>
              <w:t>的交互</w:t>
            </w:r>
            <w:r>
              <w:rPr>
                <w:rStyle w:val="HTML"/>
                <w:rFonts w:ascii="Consolas" w:hAnsi="Consolas"/>
                <w:sz w:val="23"/>
                <w:szCs w:val="23"/>
                <w:shd w:val="clear" w:color="auto" w:fill="F7F7F8"/>
              </w:rPr>
              <w:t>ApplicationContext</w:t>
            </w:r>
            <w:r>
              <w:rPr>
                <w:rFonts w:ascii="Arial" w:hAnsi="Arial" w:cs="Arial"/>
                <w:shd w:val="clear" w:color="auto" w:fill="EBF1E7"/>
              </w:rPr>
              <w:t>通常通过与其他模块共享的</w:t>
            </w:r>
            <w:r>
              <w:rPr>
                <w:rFonts w:ascii="Arial" w:hAnsi="Arial" w:cs="Arial"/>
                <w:shd w:val="clear" w:color="auto" w:fill="EBF1E7"/>
              </w:rPr>
              <w:t>JMS</w:t>
            </w:r>
            <w:r>
              <w:rPr>
                <w:rFonts w:ascii="Arial" w:hAnsi="Arial" w:cs="Arial"/>
                <w:shd w:val="clear" w:color="auto" w:fill="EBF1E7"/>
              </w:rPr>
              <w:t>目标进行。</w:t>
            </w:r>
            <w:r>
              <w:rPr>
                <w:rStyle w:val="HTML"/>
                <w:rFonts w:ascii="Consolas" w:hAnsi="Consolas"/>
                <w:sz w:val="23"/>
                <w:szCs w:val="23"/>
                <w:shd w:val="clear" w:color="auto" w:fill="F7F7F8"/>
              </w:rPr>
              <w:t>ApplicationContext</w:t>
            </w:r>
            <w:r>
              <w:rPr>
                <w:rFonts w:ascii="Arial" w:hAnsi="Arial" w:cs="Arial"/>
                <w:shd w:val="clear" w:color="auto" w:fill="EBF1E7"/>
              </w:rPr>
              <w:t>例如，基于</w:t>
            </w:r>
            <w:r>
              <w:rPr>
                <w:rFonts w:ascii="Arial" w:hAnsi="Arial" w:cs="Arial"/>
                <w:shd w:val="clear" w:color="auto" w:fill="EBF1E7"/>
              </w:rPr>
              <w:t>RAR</w:t>
            </w:r>
            <w:r>
              <w:rPr>
                <w:rFonts w:ascii="Arial" w:hAnsi="Arial" w:cs="Arial"/>
                <w:shd w:val="clear" w:color="auto" w:fill="EBF1E7"/>
              </w:rPr>
              <w:t>的还可以调度一些作业或对文件系统（或类似物）中的新文件作出反应。如果它需要允许来自外部的同步访问，它可以（例如）导出</w:t>
            </w:r>
            <w:r>
              <w:rPr>
                <w:rFonts w:ascii="Arial" w:hAnsi="Arial" w:cs="Arial"/>
                <w:shd w:val="clear" w:color="auto" w:fill="EBF1E7"/>
              </w:rPr>
              <w:t>RMI</w:t>
            </w:r>
            <w:r>
              <w:rPr>
                <w:rFonts w:ascii="Arial" w:hAnsi="Arial" w:cs="Arial"/>
                <w:shd w:val="clear" w:color="auto" w:fill="EBF1E7"/>
              </w:rPr>
              <w:t>端点，这可以由同一台机器上的其他应用程序模块使用。</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44" w:name="_Toc15327102"/>
      <w:r w:rsidRPr="00BA0D5D">
        <w:rPr>
          <w:rFonts w:ascii="Arial" w:eastAsia="宋体" w:hAnsi="Arial" w:cs="Arial"/>
          <w:color w:val="34302D"/>
          <w:kern w:val="0"/>
          <w:sz w:val="41"/>
          <w:szCs w:val="41"/>
        </w:rPr>
        <w:t>1.16. The </w:t>
      </w:r>
      <w:r w:rsidRPr="00BA0D5D">
        <w:rPr>
          <w:rFonts w:ascii="Consolas" w:eastAsia="宋体" w:hAnsi="Consolas" w:cs="宋体"/>
          <w:color w:val="34302D"/>
          <w:kern w:val="0"/>
          <w:sz w:val="39"/>
          <w:szCs w:val="39"/>
          <w:shd w:val="clear" w:color="auto" w:fill="F7F7F8"/>
        </w:rPr>
        <w:t>BeanFactory</w:t>
      </w:r>
      <w:bookmarkEnd w:id="2344"/>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API provides the underlying basis for Spring’s IoC functionality. Its specific contracts are mostly used in integration with other parts of Spring and related third-party frameworks, and its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implementation is a key delegate within the higher-level </w:t>
      </w:r>
      <w:r w:rsidRPr="00BA0D5D">
        <w:rPr>
          <w:rFonts w:ascii="Consolas" w:eastAsia="宋体" w:hAnsi="Consolas" w:cs="宋体"/>
          <w:color w:val="34302D"/>
          <w:kern w:val="0"/>
          <w:sz w:val="23"/>
          <w:szCs w:val="23"/>
          <w:shd w:val="clear" w:color="auto" w:fill="F7F7F8"/>
        </w:rPr>
        <w:t>GenericApplicationContext</w:t>
      </w:r>
      <w:r w:rsidRPr="00BA0D5D">
        <w:rPr>
          <w:rFonts w:ascii="inherit" w:eastAsia="宋体" w:hAnsi="inherit" w:cs="Arial"/>
          <w:color w:val="34302D"/>
          <w:kern w:val="0"/>
          <w:sz w:val="24"/>
          <w:szCs w:val="24"/>
        </w:rPr>
        <w:t> container.</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BeanFactory</w:t>
      </w:r>
      <w:r>
        <w:rPr>
          <w:rFonts w:ascii="Arial" w:hAnsi="Arial" w:cs="Arial"/>
          <w:color w:val="34302D"/>
          <w:shd w:val="clear" w:color="auto" w:fill="FFFFFF"/>
        </w:rPr>
        <w:t>API</w:t>
      </w:r>
      <w:r>
        <w:rPr>
          <w:rFonts w:ascii="Arial" w:hAnsi="Arial" w:cs="Arial"/>
          <w:color w:val="34302D"/>
          <w:shd w:val="clear" w:color="auto" w:fill="FFFFFF"/>
        </w:rPr>
        <w:t>提供了春天的</w:t>
      </w:r>
      <w:r>
        <w:rPr>
          <w:rFonts w:ascii="Arial" w:hAnsi="Arial" w:cs="Arial"/>
          <w:color w:val="34302D"/>
          <w:shd w:val="clear" w:color="auto" w:fill="FFFFFF"/>
        </w:rPr>
        <w:t>IoC</w:t>
      </w:r>
      <w:r>
        <w:rPr>
          <w:rFonts w:ascii="Arial" w:hAnsi="Arial" w:cs="Arial"/>
          <w:color w:val="34302D"/>
          <w:shd w:val="clear" w:color="auto" w:fill="FFFFFF"/>
        </w:rPr>
        <w:t>功能的基本依据。其特定合同主要用于与</w:t>
      </w:r>
      <w:r>
        <w:rPr>
          <w:rFonts w:ascii="Arial" w:hAnsi="Arial" w:cs="Arial"/>
          <w:color w:val="34302D"/>
          <w:shd w:val="clear" w:color="auto" w:fill="FFFFFF"/>
        </w:rPr>
        <w:t>Spring</w:t>
      </w:r>
      <w:r>
        <w:rPr>
          <w:rFonts w:ascii="Arial" w:hAnsi="Arial" w:cs="Arial"/>
          <w:color w:val="34302D"/>
          <w:shd w:val="clear" w:color="auto" w:fill="FFFFFF"/>
        </w:rPr>
        <w:t>的其他部分和相关的第三方框架集成，其</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实现是更高级别</w:t>
      </w:r>
      <w:r>
        <w:rPr>
          <w:rStyle w:val="HTML"/>
          <w:rFonts w:ascii="Consolas" w:hAnsi="Consolas"/>
          <w:sz w:val="23"/>
          <w:szCs w:val="23"/>
          <w:shd w:val="clear" w:color="auto" w:fill="F7F7F8"/>
        </w:rPr>
        <w:t>GenericApplicationContext</w:t>
      </w:r>
      <w:r>
        <w:rPr>
          <w:rFonts w:ascii="Arial" w:hAnsi="Arial" w:cs="Arial"/>
          <w:color w:val="34302D"/>
          <w:shd w:val="clear" w:color="auto" w:fill="FFFFFF"/>
        </w:rPr>
        <w:t>容器中的关键委托。</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and related interfaces (such as </w:t>
      </w:r>
      <w:r w:rsidRPr="00BA0D5D">
        <w:rPr>
          <w:rFonts w:ascii="Consolas" w:eastAsia="宋体" w:hAnsi="Consolas" w:cs="宋体"/>
          <w:color w:val="34302D"/>
          <w:kern w:val="0"/>
          <w:sz w:val="23"/>
          <w:szCs w:val="23"/>
          <w:shd w:val="clear" w:color="auto" w:fill="F7F7F8"/>
        </w:rPr>
        <w:t>BeanFactoryAware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are important integration points for other framework components. By not requiring any annotations or even reflection, they allow for very efficient interaction between the container and its components. Application-level beans may use the same callback interfaces but typically prefer declarative dependency injection instead, either through annotations or through programmatic configuration.</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BeanFactory</w:t>
      </w:r>
      <w:r>
        <w:rPr>
          <w:rFonts w:ascii="Arial" w:hAnsi="Arial" w:cs="Arial"/>
          <w:color w:val="34302D"/>
          <w:shd w:val="clear" w:color="auto" w:fill="FFFFFF"/>
        </w:rPr>
        <w:t>和相关接口（例如</w:t>
      </w:r>
      <w:r>
        <w:rPr>
          <w:rStyle w:val="HTML"/>
          <w:rFonts w:ascii="Consolas" w:hAnsi="Consolas"/>
          <w:sz w:val="23"/>
          <w:szCs w:val="23"/>
          <w:shd w:val="clear" w:color="auto" w:fill="F7F7F8"/>
        </w:rPr>
        <w:t>BeanFactoryAware</w:t>
      </w:r>
      <w:r>
        <w:rPr>
          <w:rFonts w:ascii="Arial" w:hAnsi="Arial" w:cs="Arial"/>
          <w:color w:val="34302D"/>
          <w:shd w:val="clear" w:color="auto" w:fill="FFFFFF"/>
        </w:rPr>
        <w:t>，</w:t>
      </w:r>
      <w:r>
        <w:rPr>
          <w:rStyle w:val="HTML"/>
          <w:rFonts w:ascii="Consolas" w:hAnsi="Consolas"/>
          <w:sz w:val="23"/>
          <w:szCs w:val="23"/>
          <w:shd w:val="clear" w:color="auto" w:fill="F7F7F8"/>
        </w:rPr>
        <w:t>InitializingBean</w:t>
      </w:r>
      <w:r>
        <w:rPr>
          <w:rFonts w:ascii="Arial" w:hAnsi="Arial" w:cs="Arial"/>
          <w:color w:val="34302D"/>
          <w:shd w:val="clear" w:color="auto" w:fill="FFFFFF"/>
        </w:rPr>
        <w:t>，</w:t>
      </w:r>
      <w:r>
        <w:rPr>
          <w:rFonts w:ascii="Arial" w:hAnsi="Arial" w:cs="Arial"/>
          <w:color w:val="34302D"/>
          <w:shd w:val="clear" w:color="auto" w:fill="FFFFFF"/>
        </w:rPr>
        <w:t> </w:t>
      </w:r>
      <w:r>
        <w:rPr>
          <w:rStyle w:val="HTML"/>
          <w:rFonts w:ascii="Consolas" w:hAnsi="Consolas"/>
          <w:sz w:val="23"/>
          <w:szCs w:val="23"/>
          <w:shd w:val="clear" w:color="auto" w:fill="F7F7F8"/>
        </w:rPr>
        <w:t>DisposableBean</w:t>
      </w:r>
      <w:r>
        <w:rPr>
          <w:rFonts w:ascii="Arial" w:hAnsi="Arial" w:cs="Arial"/>
          <w:color w:val="34302D"/>
          <w:shd w:val="clear" w:color="auto" w:fill="FFFFFF"/>
        </w:rPr>
        <w:t>）对于其他框架组件的重要结合点。通过不需要任何注释或甚至反射，它们允许容器与其组件之间的非常有效的交互。应用程序级</w:t>
      </w:r>
      <w:r>
        <w:rPr>
          <w:rFonts w:ascii="Arial" w:hAnsi="Arial" w:cs="Arial"/>
          <w:color w:val="34302D"/>
          <w:shd w:val="clear" w:color="auto" w:fill="FFFFFF"/>
        </w:rPr>
        <w:t>bean</w:t>
      </w:r>
      <w:r>
        <w:rPr>
          <w:rFonts w:ascii="Arial" w:hAnsi="Arial" w:cs="Arial"/>
          <w:color w:val="34302D"/>
          <w:shd w:val="clear" w:color="auto" w:fill="FFFFFF"/>
        </w:rPr>
        <w:t>可以使用相同的回调接口，但通常更喜欢通过注释或通过编程配置进行声明性依赖注入。</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core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API level and its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implementation do not make assumptions about the configuration format or any component annotations to be used. All of these flavors come in through extensions (such as </w:t>
      </w:r>
      <w:r w:rsidRPr="00BA0D5D">
        <w:rPr>
          <w:rFonts w:ascii="Consolas" w:eastAsia="宋体" w:hAnsi="Consolas" w:cs="宋体"/>
          <w:color w:val="34302D"/>
          <w:kern w:val="0"/>
          <w:sz w:val="23"/>
          <w:szCs w:val="23"/>
          <w:shd w:val="clear" w:color="auto" w:fill="F7F7F8"/>
        </w:rPr>
        <w:t>XmlBeanDefinitionReader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AutowiredAnnotationBeanPostProcessor</w:t>
      </w:r>
      <w:r w:rsidRPr="00BA0D5D">
        <w:rPr>
          <w:rFonts w:ascii="inherit" w:eastAsia="宋体" w:hAnsi="inherit" w:cs="Arial"/>
          <w:color w:val="34302D"/>
          <w:kern w:val="0"/>
          <w:sz w:val="24"/>
          <w:szCs w:val="24"/>
        </w:rPr>
        <w:t>) and operate on shared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objects as a core metadata representation. This is the essence of what makes Spring’s container so flexible and extensible.</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请注意，核心</w:t>
      </w:r>
      <w:r>
        <w:rPr>
          <w:rStyle w:val="HTML"/>
          <w:rFonts w:ascii="Consolas" w:hAnsi="Consolas"/>
          <w:sz w:val="23"/>
          <w:szCs w:val="23"/>
          <w:shd w:val="clear" w:color="auto" w:fill="F7F7F8"/>
        </w:rPr>
        <w:t>BeanFactory</w:t>
      </w:r>
      <w:r>
        <w:rPr>
          <w:rFonts w:ascii="Arial" w:hAnsi="Arial" w:cs="Arial"/>
          <w:color w:val="34302D"/>
          <w:shd w:val="clear" w:color="auto" w:fill="FFFFFF"/>
        </w:rPr>
        <w:t>API</w:t>
      </w:r>
      <w:r>
        <w:rPr>
          <w:rFonts w:ascii="Arial" w:hAnsi="Arial" w:cs="Arial"/>
          <w:color w:val="34302D"/>
          <w:shd w:val="clear" w:color="auto" w:fill="FFFFFF"/>
        </w:rPr>
        <w:t>级别及其</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 </w:t>
      </w:r>
      <w:r>
        <w:rPr>
          <w:rFonts w:ascii="Arial" w:hAnsi="Arial" w:cs="Arial"/>
          <w:color w:val="34302D"/>
          <w:shd w:val="clear" w:color="auto" w:fill="FFFFFF"/>
        </w:rPr>
        <w:t>实现不会对配置格式或要使用的任何组件注释做出假设。所有这些风格都通过扩展（例如</w:t>
      </w:r>
      <w:r>
        <w:rPr>
          <w:rStyle w:val="HTML"/>
          <w:rFonts w:ascii="Consolas" w:hAnsi="Consolas"/>
          <w:sz w:val="23"/>
          <w:szCs w:val="23"/>
          <w:shd w:val="clear" w:color="auto" w:fill="F7F7F8"/>
        </w:rPr>
        <w:t>XmlBeanDefinitionReader</w:t>
      </w:r>
      <w:r>
        <w:rPr>
          <w:rFonts w:ascii="Arial" w:hAnsi="Arial" w:cs="Arial"/>
          <w:color w:val="34302D"/>
          <w:shd w:val="clear" w:color="auto" w:fill="FFFFFF"/>
        </w:rPr>
        <w:t>和</w:t>
      </w:r>
      <w:r>
        <w:rPr>
          <w:rStyle w:val="HTML"/>
          <w:rFonts w:ascii="Consolas" w:hAnsi="Consolas"/>
          <w:sz w:val="23"/>
          <w:szCs w:val="23"/>
          <w:shd w:val="clear" w:color="auto" w:fill="F7F7F8"/>
        </w:rPr>
        <w:lastRenderedPageBreak/>
        <w:t>AutowiredAnnotationBeanPostProcessor</w:t>
      </w:r>
      <w:r>
        <w:rPr>
          <w:rFonts w:ascii="Arial" w:hAnsi="Arial" w:cs="Arial"/>
          <w:color w:val="34302D"/>
          <w:shd w:val="clear" w:color="auto" w:fill="FFFFFF"/>
        </w:rPr>
        <w:t>）进行，并</w:t>
      </w:r>
      <w:r>
        <w:rPr>
          <w:rStyle w:val="HTML"/>
          <w:rFonts w:ascii="Consolas" w:hAnsi="Consolas"/>
          <w:sz w:val="23"/>
          <w:szCs w:val="23"/>
          <w:shd w:val="clear" w:color="auto" w:fill="F7F7F8"/>
        </w:rPr>
        <w:t>BeanDefinition</w:t>
      </w:r>
      <w:r>
        <w:rPr>
          <w:rFonts w:ascii="Arial" w:hAnsi="Arial" w:cs="Arial"/>
          <w:color w:val="34302D"/>
          <w:shd w:val="clear" w:color="auto" w:fill="FFFFFF"/>
        </w:rPr>
        <w:t>作为核心元数据表示在共享对象上运行。这是使</w:t>
      </w:r>
      <w:r>
        <w:rPr>
          <w:rFonts w:ascii="Arial" w:hAnsi="Arial" w:cs="Arial"/>
          <w:color w:val="34302D"/>
          <w:shd w:val="clear" w:color="auto" w:fill="FFFFFF"/>
        </w:rPr>
        <w:t>Spring</w:t>
      </w:r>
      <w:r>
        <w:rPr>
          <w:rFonts w:ascii="Arial" w:hAnsi="Arial" w:cs="Arial"/>
          <w:color w:val="34302D"/>
          <w:shd w:val="clear" w:color="auto" w:fill="FFFFFF"/>
        </w:rPr>
        <w:t>的容器如此灵活和可扩展的本质。</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1.16.1. </w:t>
      </w:r>
      <w:r w:rsidRPr="00BA0D5D">
        <w:rPr>
          <w:rFonts w:ascii="Consolas" w:eastAsia="宋体" w:hAnsi="Consolas" w:cs="宋体"/>
          <w:color w:val="34302D"/>
          <w:kern w:val="0"/>
          <w:sz w:val="33"/>
          <w:szCs w:val="33"/>
          <w:shd w:val="clear" w:color="auto" w:fill="F7F7F8"/>
        </w:rPr>
        <w:t>BeanFactory</w:t>
      </w:r>
      <w:r w:rsidRPr="00BA0D5D">
        <w:rPr>
          <w:rFonts w:ascii="Arial" w:eastAsia="宋体" w:hAnsi="Arial" w:cs="Arial"/>
          <w:color w:val="34302D"/>
          <w:kern w:val="0"/>
          <w:sz w:val="35"/>
          <w:szCs w:val="35"/>
        </w:rPr>
        <w:t> or </w:t>
      </w:r>
      <w:r w:rsidRPr="00BA0D5D">
        <w:rPr>
          <w:rFonts w:ascii="Consolas" w:eastAsia="宋体" w:hAnsi="Consolas" w:cs="宋体"/>
          <w:color w:val="34302D"/>
          <w:kern w:val="0"/>
          <w:sz w:val="33"/>
          <w:szCs w:val="33"/>
          <w:shd w:val="clear" w:color="auto" w:fill="F7F7F8"/>
        </w:rPr>
        <w:t>ApplicationContext</w:t>
      </w:r>
      <w:r w:rsidRPr="00BA0D5D">
        <w:rPr>
          <w:rFonts w:ascii="Arial" w:eastAsia="宋体" w:hAnsi="Arial" w:cs="Arial"/>
          <w:color w:val="34302D"/>
          <w:kern w:val="0"/>
          <w:sz w:val="35"/>
          <w:szCs w:val="35"/>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explains the differences between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container levels and the implications on bootstrapping.</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本节介绍之间的差异</w:t>
      </w:r>
      <w:r>
        <w:rPr>
          <w:rStyle w:val="HTML"/>
          <w:rFonts w:ascii="Consolas" w:hAnsi="Consolas"/>
          <w:sz w:val="23"/>
          <w:szCs w:val="23"/>
          <w:shd w:val="clear" w:color="auto" w:fill="F7F7F8"/>
        </w:rPr>
        <w:t>BeanFactory</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容器级别和引导的意义。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should use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unless you have a good reason for not doing so, with </w:t>
      </w:r>
      <w:r w:rsidRPr="00BA0D5D">
        <w:rPr>
          <w:rFonts w:ascii="Consolas" w:eastAsia="宋体" w:hAnsi="Consolas" w:cs="宋体"/>
          <w:color w:val="34302D"/>
          <w:kern w:val="0"/>
          <w:sz w:val="23"/>
          <w:szCs w:val="23"/>
          <w:shd w:val="clear" w:color="auto" w:fill="F7F7F8"/>
        </w:rPr>
        <w:t>GenericApplicationContext</w:t>
      </w:r>
      <w:r w:rsidRPr="00BA0D5D">
        <w:rPr>
          <w:rFonts w:ascii="inherit" w:eastAsia="宋体" w:hAnsi="inherit" w:cs="Arial"/>
          <w:color w:val="34302D"/>
          <w:kern w:val="0"/>
          <w:sz w:val="24"/>
          <w:szCs w:val="24"/>
        </w:rPr>
        <w:t> and its subclass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as the common implementations for custom bootstrapping. These are the primary entry points to Spring’s core container for all common purposes: loading of configuration files, triggering a classpath scan, programmatically registering bean definitions and annotated classes, and (as of 5.0) registering functional bean definitions.</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您应该使用</w:t>
      </w:r>
      <w:r>
        <w:rPr>
          <w:rFonts w:ascii="Arial" w:hAnsi="Arial" w:cs="Arial"/>
          <w:color w:val="34302D"/>
          <w:shd w:val="clear" w:color="auto" w:fill="FFFFFF"/>
        </w:rPr>
        <w:t>a</w:t>
      </w:r>
      <w:r>
        <w:rPr>
          <w:rFonts w:ascii="Arial" w:hAnsi="Arial" w:cs="Arial"/>
          <w:color w:val="34302D"/>
          <w:shd w:val="clear" w:color="auto" w:fill="FFFFFF"/>
        </w:rPr>
        <w:t>，</w:t>
      </w:r>
      <w:r>
        <w:rPr>
          <w:rStyle w:val="HTML"/>
          <w:rFonts w:ascii="Consolas" w:hAnsi="Consolas"/>
          <w:sz w:val="23"/>
          <w:szCs w:val="23"/>
          <w:shd w:val="clear" w:color="auto" w:fill="F7F7F8"/>
        </w:rPr>
        <w:t>ApplicationContext</w:t>
      </w:r>
      <w:r>
        <w:rPr>
          <w:rFonts w:ascii="Arial" w:hAnsi="Arial" w:cs="Arial"/>
          <w:color w:val="34302D"/>
          <w:shd w:val="clear" w:color="auto" w:fill="FFFFFF"/>
        </w:rPr>
        <w:t>除非您有充分的理由不这样做，</w:t>
      </w:r>
      <w:r>
        <w:rPr>
          <w:rFonts w:ascii="Arial" w:hAnsi="Arial" w:cs="Arial"/>
          <w:color w:val="34302D"/>
          <w:shd w:val="clear" w:color="auto" w:fill="FFFFFF"/>
        </w:rPr>
        <w:t> </w:t>
      </w:r>
      <w:r>
        <w:rPr>
          <w:rStyle w:val="HTML"/>
          <w:rFonts w:ascii="Consolas" w:hAnsi="Consolas"/>
          <w:sz w:val="23"/>
          <w:szCs w:val="23"/>
          <w:shd w:val="clear" w:color="auto" w:fill="F7F7F8"/>
        </w:rPr>
        <w:t>GenericApplicationContext</w:t>
      </w:r>
      <w:r>
        <w:rPr>
          <w:rFonts w:ascii="Arial" w:hAnsi="Arial" w:cs="Arial"/>
          <w:color w:val="34302D"/>
          <w:shd w:val="clear" w:color="auto" w:fill="FFFFFF"/>
        </w:rPr>
        <w:t>并将其子类</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 </w:t>
      </w:r>
      <w:r>
        <w:rPr>
          <w:rFonts w:ascii="Arial" w:hAnsi="Arial" w:cs="Arial"/>
          <w:color w:val="34302D"/>
          <w:shd w:val="clear" w:color="auto" w:fill="FFFFFF"/>
        </w:rPr>
        <w:t>作为自定义引导的常见实现。这些是</w:t>
      </w:r>
      <w:r>
        <w:rPr>
          <w:rFonts w:ascii="Arial" w:hAnsi="Arial" w:cs="Arial"/>
          <w:color w:val="34302D"/>
          <w:shd w:val="clear" w:color="auto" w:fill="FFFFFF"/>
        </w:rPr>
        <w:t>Spring</w:t>
      </w:r>
      <w:r>
        <w:rPr>
          <w:rFonts w:ascii="Arial" w:hAnsi="Arial" w:cs="Arial"/>
          <w:color w:val="34302D"/>
          <w:shd w:val="clear" w:color="auto" w:fill="FFFFFF"/>
        </w:rPr>
        <w:t>用于所有常见目的的核心容器的主要入口点：加载配置文件，触发类路径扫描，以编程方式注册</w:t>
      </w:r>
      <w:r>
        <w:rPr>
          <w:rFonts w:ascii="Arial" w:hAnsi="Arial" w:cs="Arial"/>
          <w:color w:val="34302D"/>
          <w:shd w:val="clear" w:color="auto" w:fill="FFFFFF"/>
        </w:rPr>
        <w:t>bean</w:t>
      </w:r>
      <w:r>
        <w:rPr>
          <w:rFonts w:ascii="Arial" w:hAnsi="Arial" w:cs="Arial"/>
          <w:color w:val="34302D"/>
          <w:shd w:val="clear" w:color="auto" w:fill="FFFFFF"/>
        </w:rPr>
        <w:t>定义和带注释的类，以及（从</w:t>
      </w:r>
      <w:r>
        <w:rPr>
          <w:rFonts w:ascii="Arial" w:hAnsi="Arial" w:cs="Arial"/>
          <w:color w:val="34302D"/>
          <w:shd w:val="clear" w:color="auto" w:fill="FFFFFF"/>
        </w:rPr>
        <w:t>5.0</w:t>
      </w:r>
      <w:r>
        <w:rPr>
          <w:rFonts w:ascii="Arial" w:hAnsi="Arial" w:cs="Arial"/>
          <w:color w:val="34302D"/>
          <w:shd w:val="clear" w:color="auto" w:fill="FFFFFF"/>
        </w:rPr>
        <w:t>开始）注册功能</w:t>
      </w:r>
      <w:r>
        <w:rPr>
          <w:rFonts w:ascii="Arial" w:hAnsi="Arial" w:cs="Arial"/>
          <w:color w:val="34302D"/>
          <w:shd w:val="clear" w:color="auto" w:fill="FFFFFF"/>
        </w:rPr>
        <w:t>bean</w:t>
      </w:r>
      <w:r>
        <w:rPr>
          <w:rFonts w:ascii="Arial" w:hAnsi="Arial" w:cs="Arial"/>
          <w:color w:val="34302D"/>
          <w:shd w:val="clear" w:color="auto" w:fill="FFFFFF"/>
        </w:rPr>
        <w:t>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includes all the functionality of a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it is generally recommended over a plain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except for scenarios where full control over bean processing is needed. Within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(such as the </w:t>
      </w:r>
      <w:r w:rsidRPr="00BA0D5D">
        <w:rPr>
          <w:rFonts w:ascii="Consolas" w:eastAsia="宋体" w:hAnsi="Consolas" w:cs="宋体"/>
          <w:color w:val="34302D"/>
          <w:kern w:val="0"/>
          <w:sz w:val="23"/>
          <w:szCs w:val="23"/>
          <w:shd w:val="clear" w:color="auto" w:fill="F7F7F8"/>
        </w:rPr>
        <w:t>GenericApplicationContext</w:t>
      </w:r>
      <w:r w:rsidRPr="00BA0D5D">
        <w:rPr>
          <w:rFonts w:ascii="inherit" w:eastAsia="宋体" w:hAnsi="inherit" w:cs="Arial"/>
          <w:color w:val="34302D"/>
          <w:kern w:val="0"/>
          <w:sz w:val="24"/>
          <w:szCs w:val="24"/>
        </w:rPr>
        <w:t> implementation), several kinds of beans are detected by convention (that is, by bean name or by bean type — in particular, post-processors), while a plain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is agnostic about any special beans.</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因为</w:t>
      </w:r>
      <w:r>
        <w:rPr>
          <w:rFonts w:ascii="Arial" w:hAnsi="Arial" w:cs="Arial"/>
          <w:color w:val="34302D"/>
          <w:shd w:val="clear" w:color="auto" w:fill="FFFFFF"/>
        </w:rPr>
        <w:t>a </w:t>
      </w:r>
      <w:r>
        <w:rPr>
          <w:rStyle w:val="HTML"/>
          <w:rFonts w:ascii="Consolas" w:hAnsi="Consolas"/>
          <w:sz w:val="23"/>
          <w:szCs w:val="23"/>
          <w:shd w:val="clear" w:color="auto" w:fill="F7F7F8"/>
        </w:rPr>
        <w:t>ApplicationContext</w:t>
      </w:r>
      <w:r>
        <w:rPr>
          <w:rFonts w:ascii="Arial" w:hAnsi="Arial" w:cs="Arial"/>
          <w:color w:val="34302D"/>
          <w:shd w:val="clear" w:color="auto" w:fill="FFFFFF"/>
        </w:rPr>
        <w:t>包含</w:t>
      </w:r>
      <w:r>
        <w:rPr>
          <w:rFonts w:ascii="Arial" w:hAnsi="Arial" w:cs="Arial"/>
          <w:color w:val="34302D"/>
          <w:shd w:val="clear" w:color="auto" w:fill="FFFFFF"/>
        </w:rPr>
        <w:t>a</w:t>
      </w:r>
      <w:r>
        <w:rPr>
          <w:rFonts w:ascii="Arial" w:hAnsi="Arial" w:cs="Arial"/>
          <w:color w:val="34302D"/>
          <w:shd w:val="clear" w:color="auto" w:fill="FFFFFF"/>
        </w:rPr>
        <w:t>的所有功能</w:t>
      </w:r>
      <w:r>
        <w:rPr>
          <w:rStyle w:val="HTML"/>
          <w:rFonts w:ascii="Consolas" w:hAnsi="Consolas"/>
          <w:sz w:val="23"/>
          <w:szCs w:val="23"/>
          <w:shd w:val="clear" w:color="auto" w:fill="F7F7F8"/>
        </w:rPr>
        <w:t>BeanFactory</w:t>
      </w:r>
      <w:r>
        <w:rPr>
          <w:rFonts w:ascii="Arial" w:hAnsi="Arial" w:cs="Arial"/>
          <w:color w:val="34302D"/>
          <w:shd w:val="clear" w:color="auto" w:fill="FFFFFF"/>
        </w:rPr>
        <w:t>，所以</w:t>
      </w:r>
      <w:r>
        <w:rPr>
          <w:rStyle w:val="HTML"/>
          <w:rFonts w:ascii="Consolas" w:hAnsi="Consolas"/>
          <w:sz w:val="23"/>
          <w:szCs w:val="23"/>
          <w:shd w:val="clear" w:color="auto" w:fill="F7F7F8"/>
        </w:rPr>
        <w:t>BeanFactory</w:t>
      </w:r>
      <w:r>
        <w:rPr>
          <w:rFonts w:ascii="Arial" w:hAnsi="Arial" w:cs="Arial"/>
          <w:color w:val="34302D"/>
          <w:shd w:val="clear" w:color="auto" w:fill="FFFFFF"/>
        </w:rPr>
        <w:t>除了需要完全控制</w:t>
      </w:r>
      <w:r>
        <w:rPr>
          <w:rFonts w:ascii="Arial" w:hAnsi="Arial" w:cs="Arial"/>
          <w:color w:val="34302D"/>
          <w:shd w:val="clear" w:color="auto" w:fill="FFFFFF"/>
        </w:rPr>
        <w:t>bean</w:t>
      </w:r>
      <w:r>
        <w:rPr>
          <w:rFonts w:ascii="Arial" w:hAnsi="Arial" w:cs="Arial"/>
          <w:color w:val="34302D"/>
          <w:shd w:val="clear" w:color="auto" w:fill="FFFFFF"/>
        </w:rPr>
        <w:t>处理的场景之外，通常建议使用它。在一个</w:t>
      </w:r>
      <w:r>
        <w:rPr>
          <w:rStyle w:val="HTML"/>
          <w:rFonts w:ascii="Consolas" w:hAnsi="Consolas"/>
          <w:sz w:val="23"/>
          <w:szCs w:val="23"/>
          <w:shd w:val="clear" w:color="auto" w:fill="F7F7F8"/>
        </w:rPr>
        <w:t>ApplicationContext</w:t>
      </w:r>
      <w:r>
        <w:rPr>
          <w:rFonts w:ascii="Arial" w:hAnsi="Arial" w:cs="Arial"/>
          <w:color w:val="34302D"/>
          <w:shd w:val="clear" w:color="auto" w:fill="FFFFFF"/>
        </w:rPr>
        <w:t>（例如</w:t>
      </w:r>
      <w:r>
        <w:rPr>
          <w:rFonts w:ascii="Arial" w:hAnsi="Arial" w:cs="Arial"/>
          <w:color w:val="34302D"/>
          <w:shd w:val="clear" w:color="auto" w:fill="FFFFFF"/>
        </w:rPr>
        <w:t> </w:t>
      </w:r>
      <w:r>
        <w:rPr>
          <w:rStyle w:val="HTML"/>
          <w:rFonts w:ascii="Consolas" w:hAnsi="Consolas"/>
          <w:sz w:val="23"/>
          <w:szCs w:val="23"/>
          <w:shd w:val="clear" w:color="auto" w:fill="F7F7F8"/>
        </w:rPr>
        <w:t>GenericApplicationContext</w:t>
      </w:r>
      <w:r>
        <w:rPr>
          <w:rFonts w:ascii="Arial" w:hAnsi="Arial" w:cs="Arial"/>
          <w:color w:val="34302D"/>
          <w:shd w:val="clear" w:color="auto" w:fill="FFFFFF"/>
        </w:rPr>
        <w:t>实现）中，按照约定（即通过</w:t>
      </w:r>
      <w:r>
        <w:rPr>
          <w:rFonts w:ascii="Arial" w:hAnsi="Arial" w:cs="Arial"/>
          <w:color w:val="34302D"/>
          <w:shd w:val="clear" w:color="auto" w:fill="FFFFFF"/>
        </w:rPr>
        <w:t>bean</w:t>
      </w:r>
      <w:r>
        <w:rPr>
          <w:rFonts w:ascii="Arial" w:hAnsi="Arial" w:cs="Arial"/>
          <w:color w:val="34302D"/>
          <w:shd w:val="clear" w:color="auto" w:fill="FFFFFF"/>
        </w:rPr>
        <w:t>名称或</w:t>
      </w:r>
      <w:r>
        <w:rPr>
          <w:rFonts w:ascii="Arial" w:hAnsi="Arial" w:cs="Arial"/>
          <w:color w:val="34302D"/>
          <w:shd w:val="clear" w:color="auto" w:fill="FFFFFF"/>
        </w:rPr>
        <w:t>bean</w:t>
      </w:r>
      <w:r>
        <w:rPr>
          <w:rFonts w:ascii="Arial" w:hAnsi="Arial" w:cs="Arial"/>
          <w:color w:val="34302D"/>
          <w:shd w:val="clear" w:color="auto" w:fill="FFFFFF"/>
        </w:rPr>
        <w:t>类型</w:t>
      </w:r>
      <w:r>
        <w:rPr>
          <w:rFonts w:ascii="Arial" w:hAnsi="Arial" w:cs="Arial"/>
          <w:color w:val="34302D"/>
          <w:shd w:val="clear" w:color="auto" w:fill="FFFFFF"/>
        </w:rPr>
        <w:t xml:space="preserve"> - </w:t>
      </w:r>
      <w:r>
        <w:rPr>
          <w:rFonts w:ascii="Arial" w:hAnsi="Arial" w:cs="Arial"/>
          <w:color w:val="34302D"/>
          <w:shd w:val="clear" w:color="auto" w:fill="FFFFFF"/>
        </w:rPr>
        <w:t>特别是后处理器）检测到几种</w:t>
      </w:r>
      <w:r>
        <w:rPr>
          <w:rFonts w:ascii="Arial" w:hAnsi="Arial" w:cs="Arial"/>
          <w:color w:val="34302D"/>
          <w:shd w:val="clear" w:color="auto" w:fill="FFFFFF"/>
        </w:rPr>
        <w:t>bean</w:t>
      </w:r>
      <w:r>
        <w:rPr>
          <w:rFonts w:ascii="Arial" w:hAnsi="Arial" w:cs="Arial"/>
          <w:color w:val="34302D"/>
          <w:shd w:val="clear" w:color="auto" w:fill="FFFFFF"/>
        </w:rPr>
        <w:t>，而</w:t>
      </w:r>
      <w:r>
        <w:rPr>
          <w:rFonts w:ascii="Arial" w:hAnsi="Arial" w:cs="Arial"/>
          <w:color w:val="34302D"/>
          <w:shd w:val="clear" w:color="auto" w:fill="FFFFFF"/>
        </w:rPr>
        <w:t>plain </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对任何特殊</w:t>
      </w:r>
      <w:r>
        <w:rPr>
          <w:rFonts w:ascii="Arial" w:hAnsi="Arial" w:cs="Arial"/>
          <w:color w:val="34302D"/>
          <w:shd w:val="clear" w:color="auto" w:fill="FFFFFF"/>
        </w:rPr>
        <w:t>bean</w:t>
      </w:r>
      <w:r>
        <w:rPr>
          <w:rFonts w:ascii="Arial" w:hAnsi="Arial" w:cs="Arial"/>
          <w:color w:val="34302D"/>
          <w:shd w:val="clear" w:color="auto" w:fill="FFFFFF"/>
        </w:rPr>
        <w:t>都是不可知的。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many extended container features, such as annotation processing and AOP proxying, the </w:t>
      </w:r>
      <w:hyperlink r:id="rId456" w:anchor="beans-factory-extension-bpp" w:history="1">
        <w:r w:rsidRPr="00BA0D5D">
          <w:rPr>
            <w:rFonts w:ascii="Consolas" w:eastAsia="宋体" w:hAnsi="Consolas" w:cs="宋体"/>
            <w:color w:val="548E2E"/>
            <w:kern w:val="0"/>
            <w:sz w:val="23"/>
            <w:szCs w:val="23"/>
            <w:u w:val="single"/>
            <w:shd w:val="clear" w:color="auto" w:fill="F7F7F8"/>
          </w:rPr>
          <w:t>BeanPostProcessor</w:t>
        </w:r>
        <w:r w:rsidRPr="00BA0D5D">
          <w:rPr>
            <w:rFonts w:ascii="inherit" w:eastAsia="宋体" w:hAnsi="inherit" w:cs="Arial"/>
            <w:color w:val="548E2E"/>
            <w:kern w:val="0"/>
            <w:sz w:val="24"/>
            <w:szCs w:val="24"/>
            <w:u w:val="single"/>
          </w:rPr>
          <w:t> extension point</w:t>
        </w:r>
      </w:hyperlink>
      <w:r w:rsidRPr="00BA0D5D">
        <w:rPr>
          <w:rFonts w:ascii="inherit" w:eastAsia="宋体" w:hAnsi="inherit" w:cs="Arial"/>
          <w:color w:val="34302D"/>
          <w:kern w:val="0"/>
          <w:sz w:val="24"/>
          <w:szCs w:val="24"/>
        </w:rPr>
        <w:t> is essential. If you use only a plain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such post-processors do not get detected and activated by default. This situation could be confusing, because nothing is actually wrong with your bean configuration. Rather, in such a scenario, the container needs to be fully bootstrapped through additional setup.</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对于许多扩展容器功能，例如注释处理和</w:t>
      </w:r>
      <w:r>
        <w:rPr>
          <w:rFonts w:ascii="Arial" w:hAnsi="Arial" w:cs="Arial"/>
          <w:color w:val="34302D"/>
          <w:shd w:val="clear" w:color="auto" w:fill="FFFFFF"/>
        </w:rPr>
        <w:t>AOP</w:t>
      </w:r>
      <w:r>
        <w:rPr>
          <w:rFonts w:ascii="Arial" w:hAnsi="Arial" w:cs="Arial"/>
          <w:color w:val="34302D"/>
          <w:shd w:val="clear" w:color="auto" w:fill="FFFFFF"/>
        </w:rPr>
        <w:t>代理，</w:t>
      </w:r>
      <w:hyperlink r:id="rId457" w:anchor="beans-factory-extension-bpp" w:history="1">
        <w:r>
          <w:rPr>
            <w:rStyle w:val="HTML"/>
            <w:rFonts w:ascii="Consolas" w:hAnsi="Consolas"/>
            <w:color w:val="548E2E"/>
            <w:sz w:val="23"/>
            <w:szCs w:val="23"/>
            <w:u w:val="single"/>
            <w:shd w:val="clear" w:color="auto" w:fill="F7F7F8"/>
          </w:rPr>
          <w:t>BeanPostProcessor</w:t>
        </w:r>
        <w:r>
          <w:rPr>
            <w:rStyle w:val="a4"/>
            <w:rFonts w:ascii="Arial" w:hAnsi="Arial" w:cs="Arial"/>
            <w:color w:val="548E2E"/>
            <w:shd w:val="clear" w:color="auto" w:fill="FFFFFF"/>
          </w:rPr>
          <w:t>扩展点</w:t>
        </w:r>
      </w:hyperlink>
      <w:r>
        <w:rPr>
          <w:rFonts w:ascii="Arial" w:hAnsi="Arial" w:cs="Arial"/>
          <w:color w:val="34302D"/>
          <w:shd w:val="clear" w:color="auto" w:fill="FFFFFF"/>
        </w:rPr>
        <w:t>是必不可少的。如果仅使用普通</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处理器，则默认情况下不会检测到并激活此类后处理器。这种情况可能令人困惑，因为您的</w:t>
      </w:r>
      <w:r>
        <w:rPr>
          <w:rFonts w:ascii="Arial" w:hAnsi="Arial" w:cs="Arial"/>
          <w:color w:val="34302D"/>
          <w:shd w:val="clear" w:color="auto" w:fill="FFFFFF"/>
        </w:rPr>
        <w:t>bean</w:t>
      </w:r>
      <w:r>
        <w:rPr>
          <w:rFonts w:ascii="Arial" w:hAnsi="Arial" w:cs="Arial"/>
          <w:color w:val="34302D"/>
          <w:shd w:val="clear" w:color="auto" w:fill="FFFFFF"/>
        </w:rPr>
        <w:t>配置实际上没有任何问题。相反，在这种情况下，容器需要通过额外的设置完全自举。</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table lists features provided by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interfaces and implementations.</w:t>
      </w:r>
    </w:p>
    <w:p w:rsidR="00B9106B" w:rsidRDefault="00B9106B"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下表列出了提供的功能</w:t>
      </w:r>
      <w:r>
        <w:rPr>
          <w:rStyle w:val="HTML"/>
          <w:rFonts w:ascii="Consolas" w:hAnsi="Consolas"/>
          <w:sz w:val="23"/>
          <w:szCs w:val="23"/>
          <w:shd w:val="clear" w:color="auto" w:fill="F7F7F8"/>
        </w:rPr>
        <w:t>BeanFactory</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接口和实现。</w:t>
      </w:r>
    </w:p>
    <w:tbl>
      <w:tblPr>
        <w:tblStyle w:val="a7"/>
        <w:tblW w:w="0" w:type="auto"/>
        <w:tblLook w:val="04A0" w:firstRow="1" w:lastRow="0" w:firstColumn="1" w:lastColumn="0" w:noHBand="0" w:noVBand="1"/>
      </w:tblPr>
      <w:tblGrid>
        <w:gridCol w:w="5646"/>
        <w:gridCol w:w="1608"/>
        <w:gridCol w:w="2493"/>
      </w:tblGrid>
      <w:tr w:rsidR="00B9106B" w:rsidRPr="00BA0D5D" w:rsidTr="00C6055A">
        <w:tc>
          <w:tcPr>
            <w:tcW w:w="0" w:type="auto"/>
            <w:gridSpan w:val="3"/>
            <w:hideMark/>
          </w:tcPr>
          <w:p w:rsidR="00B9106B" w:rsidRPr="00BA0D5D" w:rsidRDefault="00B9106B" w:rsidP="00B9106B">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9. Feature Matrix</w:t>
            </w:r>
          </w:p>
        </w:tc>
      </w:tr>
      <w:tr w:rsidR="00B9106B" w:rsidRPr="00BA0D5D" w:rsidTr="00C6055A">
        <w:tc>
          <w:tcPr>
            <w:tcW w:w="0" w:type="auto"/>
            <w:hideMark/>
          </w:tcPr>
          <w:p w:rsidR="00B9106B" w:rsidRPr="00BA0D5D" w:rsidRDefault="00B9106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lastRenderedPageBreak/>
              <w:t>Feature</w:t>
            </w:r>
          </w:p>
        </w:tc>
        <w:tc>
          <w:tcPr>
            <w:tcW w:w="0" w:type="auto"/>
            <w:hideMark/>
          </w:tcPr>
          <w:p w:rsidR="00B9106B" w:rsidRPr="00BA0D5D" w:rsidRDefault="00B9106B" w:rsidP="00B9106B">
            <w:pPr>
              <w:widowControl/>
              <w:jc w:val="left"/>
              <w:rPr>
                <w:rFonts w:ascii="宋体" w:eastAsia="宋体" w:hAnsi="宋体" w:cs="宋体"/>
                <w:b/>
                <w:bCs/>
                <w:color w:val="34302D"/>
                <w:kern w:val="0"/>
                <w:sz w:val="24"/>
                <w:szCs w:val="24"/>
              </w:rPr>
            </w:pPr>
            <w:r w:rsidRPr="00BA0D5D">
              <w:rPr>
                <w:rFonts w:ascii="Consolas" w:eastAsia="宋体" w:hAnsi="Consolas" w:cs="宋体"/>
                <w:color w:val="34302D"/>
                <w:kern w:val="0"/>
                <w:sz w:val="23"/>
                <w:szCs w:val="23"/>
                <w:shd w:val="clear" w:color="auto" w:fill="F7F7F8"/>
              </w:rPr>
              <w:t>BeanFactory</w:t>
            </w:r>
          </w:p>
        </w:tc>
        <w:tc>
          <w:tcPr>
            <w:tcW w:w="0" w:type="auto"/>
            <w:hideMark/>
          </w:tcPr>
          <w:p w:rsidR="00B9106B" w:rsidRPr="00BA0D5D" w:rsidRDefault="00B9106B" w:rsidP="00B9106B">
            <w:pPr>
              <w:widowControl/>
              <w:jc w:val="left"/>
              <w:rPr>
                <w:rFonts w:ascii="宋体" w:eastAsia="宋体" w:hAnsi="宋体" w:cs="宋体"/>
                <w:b/>
                <w:bCs/>
                <w:color w:val="34302D"/>
                <w:kern w:val="0"/>
                <w:sz w:val="24"/>
                <w:szCs w:val="24"/>
              </w:rPr>
            </w:pPr>
            <w:r w:rsidRPr="00BA0D5D">
              <w:rPr>
                <w:rFonts w:ascii="Consolas" w:eastAsia="宋体" w:hAnsi="Consolas" w:cs="宋体"/>
                <w:color w:val="34302D"/>
                <w:kern w:val="0"/>
                <w:sz w:val="23"/>
                <w:szCs w:val="23"/>
                <w:shd w:val="clear" w:color="auto" w:fill="F7F7F8"/>
              </w:rPr>
              <w:t>ApplicationContext</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Bean instantiation/wiring</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Integrated lifecycle management</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Automatic </w:t>
            </w:r>
            <w:r w:rsidRPr="00BA0D5D">
              <w:rPr>
                <w:rFonts w:ascii="Consolas" w:eastAsia="宋体" w:hAnsi="Consolas" w:cs="宋体"/>
                <w:color w:val="34302D"/>
                <w:kern w:val="0"/>
                <w:sz w:val="23"/>
                <w:szCs w:val="23"/>
              </w:rPr>
              <w:t>BeanPostProcessor</w:t>
            </w:r>
            <w:r w:rsidRPr="00BA0D5D">
              <w:rPr>
                <w:rFonts w:ascii="inherit" w:eastAsia="宋体" w:hAnsi="inherit" w:cs="宋体"/>
                <w:color w:val="34302D"/>
                <w:kern w:val="0"/>
                <w:sz w:val="24"/>
                <w:szCs w:val="24"/>
              </w:rPr>
              <w:t> registration</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Automatic </w:t>
            </w:r>
            <w:r w:rsidRPr="00BA0D5D">
              <w:rPr>
                <w:rFonts w:ascii="Consolas" w:eastAsia="宋体" w:hAnsi="Consolas" w:cs="宋体"/>
                <w:color w:val="34302D"/>
                <w:kern w:val="0"/>
                <w:sz w:val="23"/>
                <w:szCs w:val="23"/>
              </w:rPr>
              <w:t>BeanFactoryPostProcessor</w:t>
            </w:r>
            <w:r w:rsidRPr="00BA0D5D">
              <w:rPr>
                <w:rFonts w:ascii="inherit" w:eastAsia="宋体" w:hAnsi="inherit" w:cs="宋体"/>
                <w:color w:val="34302D"/>
                <w:kern w:val="0"/>
                <w:sz w:val="24"/>
                <w:szCs w:val="24"/>
              </w:rPr>
              <w:t> registration</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Convenient </w:t>
            </w:r>
            <w:r w:rsidRPr="00BA0D5D">
              <w:rPr>
                <w:rFonts w:ascii="Consolas" w:eastAsia="宋体" w:hAnsi="Consolas" w:cs="宋体"/>
                <w:color w:val="34302D"/>
                <w:kern w:val="0"/>
                <w:sz w:val="23"/>
                <w:szCs w:val="23"/>
              </w:rPr>
              <w:t>MessageSource</w:t>
            </w:r>
            <w:r w:rsidRPr="00BA0D5D">
              <w:rPr>
                <w:rFonts w:ascii="inherit" w:eastAsia="宋体" w:hAnsi="inherit" w:cs="宋体"/>
                <w:color w:val="34302D"/>
                <w:kern w:val="0"/>
                <w:sz w:val="24"/>
                <w:szCs w:val="24"/>
              </w:rPr>
              <w:t> access (for internalization)</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Built-in </w:t>
            </w:r>
            <w:r w:rsidRPr="00BA0D5D">
              <w:rPr>
                <w:rFonts w:ascii="Consolas" w:eastAsia="宋体" w:hAnsi="Consolas" w:cs="宋体"/>
                <w:color w:val="34302D"/>
                <w:kern w:val="0"/>
                <w:sz w:val="23"/>
                <w:szCs w:val="23"/>
              </w:rPr>
              <w:t>ApplicationEvent</w:t>
            </w:r>
            <w:r w:rsidRPr="00BA0D5D">
              <w:rPr>
                <w:rFonts w:ascii="inherit" w:eastAsia="宋体" w:hAnsi="inherit" w:cs="宋体"/>
                <w:color w:val="34302D"/>
                <w:kern w:val="0"/>
                <w:sz w:val="24"/>
                <w:szCs w:val="24"/>
              </w:rPr>
              <w:t> publication mechanism</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bl>
    <w:p w:rsidR="00B9106B" w:rsidRDefault="00B9106B" w:rsidP="00BA0D5D">
      <w:pPr>
        <w:widowControl/>
        <w:shd w:val="clear" w:color="auto" w:fill="FFFFFF"/>
        <w:spacing w:after="300"/>
        <w:jc w:val="left"/>
        <w:rPr>
          <w:rFonts w:ascii="Arial" w:hAnsi="Arial" w:cs="Arial"/>
          <w:color w:val="34302D"/>
          <w:shd w:val="clear" w:color="auto" w:fill="FFFFFF"/>
        </w:rPr>
      </w:pPr>
    </w:p>
    <w:tbl>
      <w:tblPr>
        <w:tblStyle w:val="a7"/>
        <w:tblW w:w="0" w:type="auto"/>
        <w:tblLook w:val="04A0" w:firstRow="1" w:lastRow="0" w:firstColumn="1" w:lastColumn="0" w:noHBand="0" w:noVBand="1"/>
      </w:tblPr>
      <w:tblGrid>
        <w:gridCol w:w="4329"/>
        <w:gridCol w:w="1608"/>
        <w:gridCol w:w="2493"/>
      </w:tblGrid>
      <w:tr w:rsidR="00B9106B" w:rsidRPr="00B9106B" w:rsidTr="00C6055A">
        <w:tc>
          <w:tcPr>
            <w:tcW w:w="0" w:type="auto"/>
            <w:gridSpan w:val="3"/>
            <w:hideMark/>
          </w:tcPr>
          <w:p w:rsidR="00B9106B" w:rsidRPr="00B9106B" w:rsidRDefault="00B9106B" w:rsidP="00B9106B">
            <w:pPr>
              <w:widowControl/>
              <w:spacing w:after="60"/>
              <w:jc w:val="left"/>
              <w:rPr>
                <w:rFonts w:ascii="Arial" w:eastAsia="宋体" w:hAnsi="Arial" w:cs="Arial"/>
                <w:i/>
                <w:iCs/>
                <w:color w:val="0B0A0A"/>
                <w:kern w:val="0"/>
                <w:sz w:val="24"/>
                <w:szCs w:val="24"/>
              </w:rPr>
            </w:pPr>
            <w:r w:rsidRPr="00B9106B">
              <w:rPr>
                <w:rFonts w:ascii="Arial" w:eastAsia="宋体" w:hAnsi="Arial" w:cs="Arial"/>
                <w:i/>
                <w:iCs/>
                <w:color w:val="0B0A0A"/>
                <w:kern w:val="0"/>
                <w:sz w:val="24"/>
                <w:szCs w:val="24"/>
              </w:rPr>
              <w:t>表</w:t>
            </w:r>
            <w:r w:rsidRPr="00B9106B">
              <w:rPr>
                <w:rFonts w:ascii="Arial" w:eastAsia="宋体" w:hAnsi="Arial" w:cs="Arial"/>
                <w:i/>
                <w:iCs/>
                <w:color w:val="0B0A0A"/>
                <w:kern w:val="0"/>
                <w:sz w:val="24"/>
                <w:szCs w:val="24"/>
              </w:rPr>
              <w:t>9.</w:t>
            </w:r>
            <w:r w:rsidRPr="00B9106B">
              <w:rPr>
                <w:rFonts w:ascii="Arial" w:eastAsia="宋体" w:hAnsi="Arial" w:cs="Arial"/>
                <w:i/>
                <w:iCs/>
                <w:color w:val="0B0A0A"/>
                <w:kern w:val="0"/>
                <w:sz w:val="24"/>
                <w:szCs w:val="24"/>
              </w:rPr>
              <w:t>特征矩阵</w:t>
            </w:r>
          </w:p>
        </w:tc>
      </w:tr>
      <w:tr w:rsidR="00B9106B" w:rsidRPr="00B9106B" w:rsidTr="00C6055A">
        <w:tc>
          <w:tcPr>
            <w:tcW w:w="0" w:type="auto"/>
            <w:hideMark/>
          </w:tcPr>
          <w:p w:rsidR="00B9106B" w:rsidRPr="00B9106B" w:rsidRDefault="00B9106B" w:rsidP="00B9106B">
            <w:pPr>
              <w:widowControl/>
              <w:jc w:val="left"/>
              <w:rPr>
                <w:rFonts w:ascii="Arial" w:eastAsia="宋体" w:hAnsi="Arial" w:cs="Arial"/>
                <w:b/>
                <w:bCs/>
                <w:color w:val="34302D"/>
                <w:kern w:val="0"/>
                <w:sz w:val="24"/>
                <w:szCs w:val="24"/>
              </w:rPr>
            </w:pPr>
            <w:r w:rsidRPr="00B9106B">
              <w:rPr>
                <w:rFonts w:ascii="Arial" w:eastAsia="宋体" w:hAnsi="Arial" w:cs="Arial"/>
                <w:b/>
                <w:bCs/>
                <w:color w:val="34302D"/>
                <w:kern w:val="0"/>
                <w:sz w:val="24"/>
                <w:szCs w:val="24"/>
              </w:rPr>
              <w:t>特征</w:t>
            </w:r>
          </w:p>
        </w:tc>
        <w:tc>
          <w:tcPr>
            <w:tcW w:w="0" w:type="auto"/>
            <w:hideMark/>
          </w:tcPr>
          <w:p w:rsidR="00B9106B" w:rsidRPr="00B9106B" w:rsidRDefault="00B9106B" w:rsidP="00B9106B">
            <w:pPr>
              <w:widowControl/>
              <w:jc w:val="left"/>
              <w:rPr>
                <w:rFonts w:ascii="Arial" w:eastAsia="宋体" w:hAnsi="Arial" w:cs="Arial"/>
                <w:b/>
                <w:bCs/>
                <w:color w:val="34302D"/>
                <w:kern w:val="0"/>
                <w:sz w:val="24"/>
                <w:szCs w:val="24"/>
              </w:rPr>
            </w:pPr>
            <w:r w:rsidRPr="00B9106B">
              <w:rPr>
                <w:rFonts w:ascii="Consolas" w:eastAsia="宋体" w:hAnsi="Consolas" w:cs="宋体"/>
                <w:color w:val="34302D"/>
                <w:kern w:val="0"/>
                <w:sz w:val="23"/>
                <w:szCs w:val="23"/>
                <w:shd w:val="clear" w:color="auto" w:fill="F7F7F8"/>
              </w:rPr>
              <w:t>BeanFactory</w:t>
            </w:r>
          </w:p>
        </w:tc>
        <w:tc>
          <w:tcPr>
            <w:tcW w:w="0" w:type="auto"/>
            <w:hideMark/>
          </w:tcPr>
          <w:p w:rsidR="00B9106B" w:rsidRPr="00B9106B" w:rsidRDefault="00B9106B" w:rsidP="00B9106B">
            <w:pPr>
              <w:widowControl/>
              <w:jc w:val="left"/>
              <w:rPr>
                <w:rFonts w:ascii="Arial" w:eastAsia="宋体" w:hAnsi="Arial" w:cs="Arial"/>
                <w:b/>
                <w:bCs/>
                <w:color w:val="34302D"/>
                <w:kern w:val="0"/>
                <w:sz w:val="24"/>
                <w:szCs w:val="24"/>
              </w:rPr>
            </w:pPr>
            <w:r w:rsidRPr="00B9106B">
              <w:rPr>
                <w:rFonts w:ascii="Consolas" w:eastAsia="宋体" w:hAnsi="Consolas" w:cs="宋体"/>
                <w:color w:val="34302D"/>
                <w:kern w:val="0"/>
                <w:sz w:val="23"/>
                <w:szCs w:val="23"/>
                <w:shd w:val="clear" w:color="auto" w:fill="F7F7F8"/>
              </w:rPr>
              <w:t>ApplicationContext</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Bean</w:t>
            </w:r>
            <w:r w:rsidRPr="00B9106B">
              <w:rPr>
                <w:rFonts w:ascii="inherit" w:eastAsia="宋体" w:hAnsi="inherit" w:cs="Arial"/>
                <w:color w:val="34302D"/>
                <w:kern w:val="0"/>
                <w:sz w:val="24"/>
                <w:szCs w:val="24"/>
              </w:rPr>
              <w:t>实例化</w:t>
            </w:r>
            <w:r w:rsidRPr="00B9106B">
              <w:rPr>
                <w:rFonts w:ascii="inherit" w:eastAsia="宋体" w:hAnsi="inherit" w:cs="Arial"/>
                <w:color w:val="34302D"/>
                <w:kern w:val="0"/>
                <w:sz w:val="24"/>
                <w:szCs w:val="24"/>
              </w:rPr>
              <w:t>/</w:t>
            </w:r>
            <w:r w:rsidRPr="00B9106B">
              <w:rPr>
                <w:rFonts w:ascii="inherit" w:eastAsia="宋体" w:hAnsi="inherit" w:cs="Arial"/>
                <w:color w:val="34302D"/>
                <w:kern w:val="0"/>
                <w:sz w:val="24"/>
                <w:szCs w:val="24"/>
              </w:rPr>
              <w:t>布线</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集成的生命周期管理</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没有</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自动</w:t>
            </w:r>
            <w:r w:rsidRPr="00B9106B">
              <w:rPr>
                <w:rFonts w:ascii="Consolas" w:eastAsia="宋体" w:hAnsi="Consolas" w:cs="宋体"/>
                <w:color w:val="34302D"/>
                <w:kern w:val="0"/>
                <w:sz w:val="23"/>
                <w:szCs w:val="23"/>
                <w:shd w:val="clear" w:color="auto" w:fill="F7F7F8"/>
              </w:rPr>
              <w:t>BeanPostProcessor</w:t>
            </w:r>
            <w:r w:rsidRPr="00B9106B">
              <w:rPr>
                <w:rFonts w:ascii="inherit" w:eastAsia="宋体" w:hAnsi="inherit" w:cs="Arial"/>
                <w:color w:val="34302D"/>
                <w:kern w:val="0"/>
                <w:sz w:val="24"/>
                <w:szCs w:val="24"/>
              </w:rPr>
              <w:t>注册</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没有</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自动</w:t>
            </w:r>
            <w:r w:rsidRPr="00B9106B">
              <w:rPr>
                <w:rFonts w:ascii="Consolas" w:eastAsia="宋体" w:hAnsi="Consolas" w:cs="宋体"/>
                <w:color w:val="34302D"/>
                <w:kern w:val="0"/>
                <w:sz w:val="23"/>
                <w:szCs w:val="23"/>
                <w:shd w:val="clear" w:color="auto" w:fill="F7F7F8"/>
              </w:rPr>
              <w:t>BeanFactoryPostProcessor</w:t>
            </w:r>
            <w:r w:rsidRPr="00B9106B">
              <w:rPr>
                <w:rFonts w:ascii="inherit" w:eastAsia="宋体" w:hAnsi="inherit" w:cs="Arial"/>
                <w:color w:val="34302D"/>
                <w:kern w:val="0"/>
                <w:sz w:val="24"/>
                <w:szCs w:val="24"/>
              </w:rPr>
              <w:t>注册</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没有</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方便</w:t>
            </w:r>
            <w:r w:rsidRPr="00B9106B">
              <w:rPr>
                <w:rFonts w:ascii="Consolas" w:eastAsia="宋体" w:hAnsi="Consolas" w:cs="宋体"/>
                <w:color w:val="34302D"/>
                <w:kern w:val="0"/>
                <w:sz w:val="23"/>
                <w:szCs w:val="23"/>
                <w:shd w:val="clear" w:color="auto" w:fill="F7F7F8"/>
              </w:rPr>
              <w:t>MessageSource</w:t>
            </w:r>
            <w:r w:rsidRPr="00B9106B">
              <w:rPr>
                <w:rFonts w:ascii="inherit" w:eastAsia="宋体" w:hAnsi="inherit" w:cs="Arial"/>
                <w:color w:val="34302D"/>
                <w:kern w:val="0"/>
                <w:sz w:val="24"/>
                <w:szCs w:val="24"/>
              </w:rPr>
              <w:t>访问（内化）</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没有</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内置</w:t>
            </w:r>
            <w:r w:rsidRPr="00B9106B">
              <w:rPr>
                <w:rFonts w:ascii="Consolas" w:eastAsia="宋体" w:hAnsi="Consolas" w:cs="宋体"/>
                <w:color w:val="34302D"/>
                <w:kern w:val="0"/>
                <w:sz w:val="23"/>
                <w:szCs w:val="23"/>
                <w:shd w:val="clear" w:color="auto" w:fill="F7F7F8"/>
              </w:rPr>
              <w:t>ApplicationEvent</w:t>
            </w:r>
            <w:r w:rsidRPr="00B9106B">
              <w:rPr>
                <w:rFonts w:ascii="inherit" w:eastAsia="宋体" w:hAnsi="inherit" w:cs="Arial"/>
                <w:color w:val="34302D"/>
                <w:kern w:val="0"/>
                <w:sz w:val="24"/>
                <w:szCs w:val="24"/>
              </w:rPr>
              <w:t>发布机制</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没有</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bl>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explicitly register a bean post-processor with a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you need to programmatically call </w:t>
      </w:r>
      <w:r w:rsidRPr="00BA0D5D">
        <w:rPr>
          <w:rFonts w:ascii="Consolas" w:eastAsia="宋体" w:hAnsi="Consolas" w:cs="宋体"/>
          <w:color w:val="34302D"/>
          <w:kern w:val="0"/>
          <w:sz w:val="23"/>
          <w:szCs w:val="23"/>
          <w:shd w:val="clear" w:color="auto" w:fill="F7F7F8"/>
        </w:rPr>
        <w:t>addBeanPostProcessor</w:t>
      </w:r>
      <w:r w:rsidRPr="00BA0D5D">
        <w:rPr>
          <w:rFonts w:ascii="inherit" w:eastAsia="宋体" w:hAnsi="inherit" w:cs="Arial"/>
          <w:color w:val="34302D"/>
          <w:kern w:val="0"/>
          <w:sz w:val="24"/>
          <w:szCs w:val="24"/>
        </w:rPr>
        <w:t>, as the following example shows:</w:t>
      </w:r>
    </w:p>
    <w:p w:rsidR="00576646" w:rsidRPr="00BA0D5D" w:rsidRDefault="0057664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要使用</w:t>
      </w:r>
      <w:r>
        <w:rPr>
          <w:rFonts w:ascii="Arial" w:hAnsi="Arial" w:cs="Arial"/>
          <w:color w:val="34302D"/>
          <w:shd w:val="clear" w:color="auto" w:fill="FFFFFF"/>
        </w:rPr>
        <w:t>a</w:t>
      </w:r>
      <w:r>
        <w:rPr>
          <w:rFonts w:ascii="Arial" w:hAnsi="Arial" w:cs="Arial"/>
          <w:color w:val="34302D"/>
          <w:shd w:val="clear" w:color="auto" w:fill="FFFFFF"/>
        </w:rPr>
        <w:t>显式注册</w:t>
      </w:r>
      <w:r>
        <w:rPr>
          <w:rFonts w:ascii="Arial" w:hAnsi="Arial" w:cs="Arial"/>
          <w:color w:val="34302D"/>
          <w:shd w:val="clear" w:color="auto" w:fill="FFFFFF"/>
        </w:rPr>
        <w:t>bean</w:t>
      </w:r>
      <w:r>
        <w:rPr>
          <w:rFonts w:ascii="Arial" w:hAnsi="Arial" w:cs="Arial"/>
          <w:color w:val="34302D"/>
          <w:shd w:val="clear" w:color="auto" w:fill="FFFFFF"/>
        </w:rPr>
        <w:t>后处理器</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，您需要以编程方式调用</w:t>
      </w:r>
      <w:r>
        <w:rPr>
          <w:rStyle w:val="HTML"/>
          <w:rFonts w:ascii="Consolas" w:hAnsi="Consolas"/>
          <w:sz w:val="23"/>
          <w:szCs w:val="23"/>
          <w:shd w:val="clear" w:color="auto" w:fill="F7F7F8"/>
        </w:rPr>
        <w:t>addBeanPostProcessor</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DefaultListableBeanFactory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DefaultListableBeanFactory();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populate the factory with bean definitions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now register any needed BeanPostProcessor instances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factory.addBeanPostProcessor(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AutowiredAnnotationBeanPostProcessor());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factory.addBeanPostProcessor(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MyBeanPostProcessor());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now start using the factory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apply a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to a plain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you need to call its </w:t>
      </w:r>
      <w:r w:rsidRPr="00BA0D5D">
        <w:rPr>
          <w:rFonts w:ascii="Consolas" w:eastAsia="宋体" w:hAnsi="Consolas" w:cs="宋体"/>
          <w:color w:val="34302D"/>
          <w:kern w:val="0"/>
          <w:sz w:val="23"/>
          <w:szCs w:val="23"/>
          <w:shd w:val="clear" w:color="auto" w:fill="F7F7F8"/>
        </w:rPr>
        <w:t>postProcessBeanFactory</w:t>
      </w:r>
      <w:r w:rsidRPr="00BA0D5D">
        <w:rPr>
          <w:rFonts w:ascii="inherit" w:eastAsia="宋体" w:hAnsi="inherit" w:cs="Arial"/>
          <w:color w:val="34302D"/>
          <w:kern w:val="0"/>
          <w:sz w:val="24"/>
          <w:szCs w:val="24"/>
        </w:rPr>
        <w:t>method, as the following example shows:</w:t>
      </w:r>
    </w:p>
    <w:p w:rsidR="00576646" w:rsidRPr="00BA0D5D" w:rsidRDefault="0057664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要应用于</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plain </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，需要调用其</w:t>
      </w:r>
      <w:r>
        <w:rPr>
          <w:rStyle w:val="HTML"/>
          <w:rFonts w:ascii="Consolas" w:hAnsi="Consolas"/>
          <w:sz w:val="23"/>
          <w:szCs w:val="23"/>
          <w:shd w:val="clear" w:color="auto" w:fill="F7F7F8"/>
        </w:rPr>
        <w:t>postProcessBeanFactory</w:t>
      </w:r>
      <w:r>
        <w:rPr>
          <w:rFonts w:ascii="Arial" w:hAnsi="Arial" w:cs="Arial"/>
          <w:color w:val="34302D"/>
          <w:shd w:val="clear" w:color="auto" w:fill="FFFFFF"/>
        </w:rPr>
        <w:t>方法，如以下示例所示：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DefaultListableBeanFactory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DefaultListableBeanFactory();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XmlBeanDefinitionReader reader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XmlBeanDefinitionReader(factory);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reader.loadBeanDefinitions(</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FileSystemResource(</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bring in some property values from a Properties file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PropertyPlaceholderConfigurer cfg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PropertyPlaceholderConfigurer();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cfg.setLocation(</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FileSystemResource(</w:t>
      </w:r>
      <w:r w:rsidRPr="00BA0D5D">
        <w:rPr>
          <w:rFonts w:ascii="Consolas" w:eastAsia="宋体" w:hAnsi="Consolas" w:cs="宋体"/>
          <w:color w:val="DD1144"/>
          <w:kern w:val="0"/>
          <w:sz w:val="24"/>
          <w:szCs w:val="24"/>
        </w:rPr>
        <w:t>"jdbc.properties"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now actually do the replacement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cfg.postProcessBeanFactory(factory);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both cases, the explicit registration steps are inconvenient, which is why the various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variants are preferred over a plain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in Spring-backed applications, especially when relying on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instances for extended container functionality in a typical enterprise setup.</w:t>
      </w:r>
    </w:p>
    <w:p w:rsidR="00576646" w:rsidRPr="00BA0D5D" w:rsidRDefault="0057664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在这两种情况下，显式注册步骤都不方便，这就是为什么各种</w:t>
      </w:r>
      <w:r>
        <w:rPr>
          <w:rStyle w:val="HTML"/>
          <w:rFonts w:ascii="Consolas" w:hAnsi="Consolas"/>
          <w:sz w:val="23"/>
          <w:szCs w:val="23"/>
          <w:shd w:val="clear" w:color="auto" w:fill="F7F7F8"/>
        </w:rPr>
        <w:t>ApplicationContext</w:t>
      </w:r>
      <w:r>
        <w:rPr>
          <w:rFonts w:ascii="Arial" w:hAnsi="Arial" w:cs="Arial"/>
          <w:color w:val="34302D"/>
          <w:shd w:val="clear" w:color="auto" w:fill="FFFFFF"/>
        </w:rPr>
        <w:t>变体优于</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Spring</w:t>
      </w:r>
      <w:r>
        <w:rPr>
          <w:rFonts w:ascii="Arial" w:hAnsi="Arial" w:cs="Arial"/>
          <w:color w:val="34302D"/>
          <w:shd w:val="clear" w:color="auto" w:fill="FFFFFF"/>
        </w:rPr>
        <w:t>支持的应用程序中的普通模式</w:t>
      </w:r>
      <w:r>
        <w:rPr>
          <w:rFonts w:ascii="Arial" w:hAnsi="Arial" w:cs="Arial"/>
          <w:color w:val="34302D"/>
          <w:shd w:val="clear" w:color="auto" w:fill="FFFFFF"/>
        </w:rPr>
        <w:t> </w:t>
      </w:r>
      <w:r>
        <w:rPr>
          <w:rFonts w:ascii="Arial" w:hAnsi="Arial" w:cs="Arial"/>
          <w:color w:val="34302D"/>
          <w:shd w:val="clear" w:color="auto" w:fill="FFFFFF"/>
        </w:rPr>
        <w:t>，尤其是在典型企业设置中依赖于</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和</w:t>
      </w:r>
      <w:r>
        <w:rPr>
          <w:rStyle w:val="HTML"/>
          <w:rFonts w:ascii="Consolas" w:hAnsi="Consolas"/>
          <w:sz w:val="23"/>
          <w:szCs w:val="23"/>
          <w:shd w:val="clear" w:color="auto" w:fill="F7F7F8"/>
        </w:rPr>
        <w:t>BeanPostProcessor</w:t>
      </w:r>
      <w:r>
        <w:rPr>
          <w:rFonts w:ascii="Arial" w:hAnsi="Arial" w:cs="Arial"/>
          <w:color w:val="34302D"/>
          <w:shd w:val="clear" w:color="auto" w:fill="FFFFFF"/>
        </w:rPr>
        <w:t>扩展容器功能的实例时。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57664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An </w:t>
            </w:r>
            <w:r w:rsidRPr="00BA0D5D">
              <w:rPr>
                <w:rFonts w:ascii="Consolas" w:eastAsia="宋体" w:hAnsi="Consolas" w:cs="宋体"/>
                <w:kern w:val="0"/>
                <w:sz w:val="23"/>
                <w:szCs w:val="23"/>
                <w:shd w:val="clear" w:color="auto" w:fill="F7F7F8"/>
              </w:rPr>
              <w:t>AnnotationConfigApplicationContext</w:t>
            </w:r>
            <w:r w:rsidRPr="00BA0D5D">
              <w:rPr>
                <w:rFonts w:ascii="inherit" w:eastAsia="宋体" w:hAnsi="inherit" w:cs="宋体"/>
                <w:kern w:val="0"/>
                <w:sz w:val="24"/>
                <w:szCs w:val="24"/>
              </w:rPr>
              <w:t> has all common annotation post-processors registered and may bring in additional processors underneath the covers through configuration annotations, such as </w:t>
            </w:r>
            <w:r w:rsidRPr="00BA0D5D">
              <w:rPr>
                <w:rFonts w:ascii="Consolas" w:eastAsia="宋体" w:hAnsi="Consolas" w:cs="宋体"/>
                <w:kern w:val="0"/>
                <w:sz w:val="23"/>
                <w:szCs w:val="23"/>
                <w:shd w:val="clear" w:color="auto" w:fill="F7F7F8"/>
              </w:rPr>
              <w:t>@EnableTransactionManagement</w:t>
            </w:r>
            <w:r w:rsidRPr="00BA0D5D">
              <w:rPr>
                <w:rFonts w:ascii="inherit" w:eastAsia="宋体" w:hAnsi="inherit" w:cs="宋体"/>
                <w:kern w:val="0"/>
                <w:sz w:val="24"/>
                <w:szCs w:val="24"/>
              </w:rPr>
              <w:t>. At the abstraction level of Spring’s annotation-based configuration model, the notion of bean post-processors becomes a mere internal container detail.</w:t>
            </w:r>
          </w:p>
          <w:p w:rsidR="00576646" w:rsidRPr="00BA0D5D" w:rsidRDefault="00576646" w:rsidP="00BA0D5D">
            <w:pPr>
              <w:widowControl/>
              <w:jc w:val="left"/>
              <w:rPr>
                <w:rFonts w:ascii="inherit" w:eastAsia="宋体" w:hAnsi="inherit" w:cs="宋体" w:hint="eastAsia"/>
                <w:kern w:val="0"/>
                <w:sz w:val="24"/>
                <w:szCs w:val="24"/>
              </w:rPr>
            </w:pPr>
            <w:r>
              <w:rPr>
                <w:rFonts w:ascii="Arial" w:hAnsi="Arial" w:cs="Arial"/>
                <w:shd w:val="clear" w:color="auto" w:fill="EBF1E7"/>
              </w:rPr>
              <w:t>An </w:t>
            </w:r>
            <w:r>
              <w:rPr>
                <w:rStyle w:val="HTML"/>
                <w:rFonts w:ascii="Consolas" w:hAnsi="Consolas"/>
                <w:sz w:val="23"/>
                <w:szCs w:val="23"/>
                <w:shd w:val="clear" w:color="auto" w:fill="F7F7F8"/>
              </w:rPr>
              <w:t>AnnotationConfigApplicationContext</w:t>
            </w:r>
            <w:r>
              <w:rPr>
                <w:rFonts w:ascii="Arial" w:hAnsi="Arial" w:cs="Arial"/>
                <w:shd w:val="clear" w:color="auto" w:fill="EBF1E7"/>
              </w:rPr>
              <w:t>已经注册了所有常见的注释后处理器，并且可以通过配置注释在封面下引入额外的处理器，例如</w:t>
            </w:r>
            <w:r>
              <w:rPr>
                <w:rStyle w:val="HTML"/>
                <w:rFonts w:ascii="Consolas" w:hAnsi="Consolas"/>
                <w:sz w:val="23"/>
                <w:szCs w:val="23"/>
                <w:shd w:val="clear" w:color="auto" w:fill="F7F7F8"/>
              </w:rPr>
              <w:t>@EnableTransactionManagement</w:t>
            </w:r>
            <w:r>
              <w:rPr>
                <w:rFonts w:ascii="Arial" w:hAnsi="Arial" w:cs="Arial"/>
                <w:shd w:val="clear" w:color="auto" w:fill="EBF1E7"/>
              </w:rPr>
              <w:t>。在</w:t>
            </w:r>
            <w:r>
              <w:rPr>
                <w:rFonts w:ascii="Arial" w:hAnsi="Arial" w:cs="Arial"/>
                <w:shd w:val="clear" w:color="auto" w:fill="EBF1E7"/>
              </w:rPr>
              <w:t>Spring</w:t>
            </w:r>
            <w:r>
              <w:rPr>
                <w:rFonts w:ascii="Arial" w:hAnsi="Arial" w:cs="Arial"/>
                <w:shd w:val="clear" w:color="auto" w:fill="EBF1E7"/>
              </w:rPr>
              <w:t>的基于注释的配置模型的抽象级别，</w:t>
            </w:r>
            <w:r>
              <w:rPr>
                <w:rFonts w:ascii="Arial" w:hAnsi="Arial" w:cs="Arial"/>
                <w:shd w:val="clear" w:color="auto" w:fill="EBF1E7"/>
              </w:rPr>
              <w:t>bean</w:t>
            </w:r>
            <w:r>
              <w:rPr>
                <w:rFonts w:ascii="Arial" w:hAnsi="Arial" w:cs="Arial"/>
                <w:shd w:val="clear" w:color="auto" w:fill="EBF1E7"/>
              </w:rPr>
              <w:t>后处理器的概念变成仅仅是内部容器细节。</w:t>
            </w:r>
          </w:p>
        </w:tc>
      </w:tr>
    </w:tbl>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345" w:name="_Toc15327103"/>
      <w:r w:rsidRPr="00BA0D5D">
        <w:rPr>
          <w:rFonts w:ascii="Arial" w:eastAsia="宋体" w:hAnsi="Arial" w:cs="Arial"/>
          <w:color w:val="34302D"/>
          <w:kern w:val="0"/>
          <w:sz w:val="55"/>
          <w:szCs w:val="55"/>
        </w:rPr>
        <w:t>2. Resources</w:t>
      </w:r>
      <w:bookmarkEnd w:id="234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chapter covers how Spring handles resources and how you can work with resources in Spring. It includes the following topics:</w:t>
      </w:r>
    </w:p>
    <w:p w:rsidR="00BA0D5D" w:rsidRPr="00BA0D5D" w:rsidRDefault="003D7FE9"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58" w:anchor="resources-introduction" w:history="1">
        <w:r w:rsidR="00BA0D5D" w:rsidRPr="00BA0D5D">
          <w:rPr>
            <w:rFonts w:ascii="inherit" w:eastAsia="宋体" w:hAnsi="inherit" w:cs="Arial"/>
            <w:color w:val="548E2E"/>
            <w:kern w:val="0"/>
            <w:sz w:val="24"/>
            <w:szCs w:val="24"/>
            <w:u w:val="single"/>
          </w:rPr>
          <w:t>Introduction</w:t>
        </w:r>
      </w:hyperlink>
    </w:p>
    <w:p w:rsidR="00BA0D5D" w:rsidRPr="00BA0D5D" w:rsidRDefault="003D7FE9"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59" w:anchor="resources-resource" w:history="1">
        <w:r w:rsidR="00BA0D5D" w:rsidRPr="00BA0D5D">
          <w:rPr>
            <w:rFonts w:ascii="inherit" w:eastAsia="宋体" w:hAnsi="inherit" w:cs="Arial"/>
            <w:color w:val="548E2E"/>
            <w:kern w:val="0"/>
            <w:sz w:val="24"/>
            <w:szCs w:val="24"/>
            <w:u w:val="single"/>
          </w:rPr>
          <w:t>The Resource Interface</w:t>
        </w:r>
      </w:hyperlink>
    </w:p>
    <w:p w:rsidR="00BA0D5D" w:rsidRPr="00BA0D5D" w:rsidRDefault="003D7FE9"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60" w:anchor="resources-implementations" w:history="1">
        <w:r w:rsidR="00BA0D5D" w:rsidRPr="00BA0D5D">
          <w:rPr>
            <w:rFonts w:ascii="inherit" w:eastAsia="宋体" w:hAnsi="inherit" w:cs="Arial"/>
            <w:color w:val="548E2E"/>
            <w:kern w:val="0"/>
            <w:sz w:val="24"/>
            <w:szCs w:val="24"/>
            <w:u w:val="single"/>
          </w:rPr>
          <w:t>Built-in Resource Implementations</w:t>
        </w:r>
      </w:hyperlink>
    </w:p>
    <w:p w:rsidR="00BA0D5D" w:rsidRPr="00BA0D5D" w:rsidRDefault="003D7FE9"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61" w:anchor="resources-resourceloader" w:history="1">
        <w:r w:rsidR="00BA0D5D" w:rsidRPr="00BA0D5D">
          <w:rPr>
            <w:rFonts w:ascii="inherit" w:eastAsia="宋体" w:hAnsi="inherit" w:cs="Arial"/>
            <w:color w:val="548E2E"/>
            <w:kern w:val="0"/>
            <w:sz w:val="24"/>
            <w:szCs w:val="24"/>
            <w:u w:val="single"/>
          </w:rPr>
          <w:t>The </w:t>
        </w:r>
        <w:r w:rsidR="00BA0D5D" w:rsidRPr="00BA0D5D">
          <w:rPr>
            <w:rFonts w:ascii="Consolas" w:eastAsia="宋体" w:hAnsi="Consolas" w:cs="宋体"/>
            <w:color w:val="548E2E"/>
            <w:kern w:val="0"/>
            <w:sz w:val="23"/>
            <w:szCs w:val="23"/>
            <w:u w:val="single"/>
            <w:shd w:val="clear" w:color="auto" w:fill="F7F7F8"/>
          </w:rPr>
          <w:t>ResourceLoader</w:t>
        </w:r>
      </w:hyperlink>
    </w:p>
    <w:p w:rsidR="00BA0D5D" w:rsidRPr="00BA0D5D" w:rsidRDefault="003D7FE9"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62" w:anchor="resources-resourceloaderaware" w:history="1">
        <w:r w:rsidR="00BA0D5D" w:rsidRPr="00BA0D5D">
          <w:rPr>
            <w:rFonts w:ascii="inherit" w:eastAsia="宋体" w:hAnsi="inherit" w:cs="Arial"/>
            <w:color w:val="548E2E"/>
            <w:kern w:val="0"/>
            <w:sz w:val="24"/>
            <w:szCs w:val="24"/>
            <w:u w:val="single"/>
          </w:rPr>
          <w:t>The </w:t>
        </w:r>
        <w:r w:rsidR="00BA0D5D" w:rsidRPr="00BA0D5D">
          <w:rPr>
            <w:rFonts w:ascii="Consolas" w:eastAsia="宋体" w:hAnsi="Consolas" w:cs="宋体"/>
            <w:color w:val="548E2E"/>
            <w:kern w:val="0"/>
            <w:sz w:val="23"/>
            <w:szCs w:val="23"/>
            <w:u w:val="single"/>
            <w:shd w:val="clear" w:color="auto" w:fill="F7F7F8"/>
          </w:rPr>
          <w:t>ResourceLoaderAware</w:t>
        </w:r>
        <w:r w:rsidR="00BA0D5D" w:rsidRPr="00BA0D5D">
          <w:rPr>
            <w:rFonts w:ascii="inherit" w:eastAsia="宋体" w:hAnsi="inherit" w:cs="Arial"/>
            <w:color w:val="548E2E"/>
            <w:kern w:val="0"/>
            <w:sz w:val="24"/>
            <w:szCs w:val="24"/>
            <w:u w:val="single"/>
          </w:rPr>
          <w:t> interface</w:t>
        </w:r>
      </w:hyperlink>
    </w:p>
    <w:p w:rsidR="00BA0D5D" w:rsidRPr="00BA0D5D" w:rsidRDefault="003D7FE9"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63" w:anchor="resources-as-dependencies" w:history="1">
        <w:r w:rsidR="00BA0D5D" w:rsidRPr="00BA0D5D">
          <w:rPr>
            <w:rFonts w:ascii="inherit" w:eastAsia="宋体" w:hAnsi="inherit" w:cs="Arial"/>
            <w:color w:val="548E2E"/>
            <w:kern w:val="0"/>
            <w:sz w:val="24"/>
            <w:szCs w:val="24"/>
            <w:u w:val="single"/>
          </w:rPr>
          <w:t>Resources as Dependencies</w:t>
        </w:r>
      </w:hyperlink>
    </w:p>
    <w:p w:rsidR="00BA0D5D" w:rsidRPr="00BA0D5D" w:rsidRDefault="003D7FE9"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64" w:anchor="resources-app-ctx" w:history="1">
        <w:r w:rsidR="00BA0D5D" w:rsidRPr="00BA0D5D">
          <w:rPr>
            <w:rFonts w:ascii="inherit" w:eastAsia="宋体" w:hAnsi="inherit" w:cs="Arial"/>
            <w:color w:val="548E2E"/>
            <w:kern w:val="0"/>
            <w:sz w:val="24"/>
            <w:szCs w:val="24"/>
            <w:u w:val="single"/>
          </w:rPr>
          <w:t>Application Contexts and Resource Paths</w:t>
        </w:r>
      </w:hyperlink>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46" w:name="_Toc15327104"/>
      <w:r w:rsidRPr="00BA0D5D">
        <w:rPr>
          <w:rFonts w:ascii="Arial" w:eastAsia="宋体" w:hAnsi="Arial" w:cs="Arial"/>
          <w:color w:val="34302D"/>
          <w:kern w:val="0"/>
          <w:sz w:val="41"/>
          <w:szCs w:val="41"/>
        </w:rPr>
        <w:t>2.1. Introduction</w:t>
      </w:r>
      <w:bookmarkEnd w:id="234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Java’s standard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 class and standard handlers for various URL prefixes, unfortunately, are not quite adequate enough for all access to low-level resources. For example, there is no standardized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 implementation that may be used to access a resource that needs to be obtained from the classpath or relative to a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While it is possible to register new handlers for specialized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 prefixes (similar to existing handlers for prefixes such as </w:t>
      </w:r>
      <w:r w:rsidRPr="00BA0D5D">
        <w:rPr>
          <w:rFonts w:ascii="Consolas" w:eastAsia="宋体" w:hAnsi="Consolas" w:cs="宋体"/>
          <w:color w:val="34302D"/>
          <w:kern w:val="0"/>
          <w:sz w:val="23"/>
          <w:szCs w:val="23"/>
          <w:shd w:val="clear" w:color="auto" w:fill="F7F7F8"/>
        </w:rPr>
        <w:t>http:</w:t>
      </w:r>
      <w:r w:rsidRPr="00BA0D5D">
        <w:rPr>
          <w:rFonts w:ascii="inherit" w:eastAsia="宋体" w:hAnsi="inherit" w:cs="Arial"/>
          <w:color w:val="34302D"/>
          <w:kern w:val="0"/>
          <w:sz w:val="24"/>
          <w:szCs w:val="24"/>
        </w:rPr>
        <w:t xml:space="preserve">), this is generally quite </w:t>
      </w:r>
      <w:r w:rsidRPr="00BA0D5D">
        <w:rPr>
          <w:rFonts w:ascii="inherit" w:eastAsia="宋体" w:hAnsi="inherit" w:cs="Arial"/>
          <w:color w:val="34302D"/>
          <w:kern w:val="0"/>
          <w:sz w:val="24"/>
          <w:szCs w:val="24"/>
        </w:rPr>
        <w:lastRenderedPageBreak/>
        <w:t>complicated, and the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 interface still lacks some desirable functionality, such as a method to check for the existence of the resource being pointed to.</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47" w:name="_Toc15327105"/>
      <w:r w:rsidRPr="00BA0D5D">
        <w:rPr>
          <w:rFonts w:ascii="Arial" w:eastAsia="宋体" w:hAnsi="Arial" w:cs="Arial"/>
          <w:color w:val="34302D"/>
          <w:kern w:val="0"/>
          <w:sz w:val="41"/>
          <w:szCs w:val="41"/>
        </w:rPr>
        <w:t>2.2. The Resource Interface</w:t>
      </w:r>
      <w:bookmarkEnd w:id="2347"/>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interface is meant to be a more capable interface for abstracting access to low-level resources. The following listing shows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interface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Resource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InputStreamSource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exists();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isOpen();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URL getURL()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IOException;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File getFile()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IOException;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Resource createRelative(String relativePath)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IOException;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getFilename();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getDescription();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the definition of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interface shows, it extends the </w:t>
      </w:r>
      <w:r w:rsidRPr="00BA0D5D">
        <w:rPr>
          <w:rFonts w:ascii="Consolas" w:eastAsia="宋体" w:hAnsi="Consolas" w:cs="宋体"/>
          <w:color w:val="34302D"/>
          <w:kern w:val="0"/>
          <w:sz w:val="23"/>
          <w:szCs w:val="23"/>
          <w:shd w:val="clear" w:color="auto" w:fill="F7F7F8"/>
        </w:rPr>
        <w:t>InputStreamSource</w:t>
      </w:r>
      <w:r w:rsidRPr="00BA0D5D">
        <w:rPr>
          <w:rFonts w:ascii="inherit" w:eastAsia="宋体" w:hAnsi="inherit" w:cs="Arial"/>
          <w:color w:val="34302D"/>
          <w:kern w:val="0"/>
          <w:sz w:val="24"/>
          <w:szCs w:val="24"/>
        </w:rPr>
        <w:t> interface. The following listing shows the definition of the </w:t>
      </w:r>
      <w:r w:rsidRPr="00BA0D5D">
        <w:rPr>
          <w:rFonts w:ascii="Consolas" w:eastAsia="宋体" w:hAnsi="Consolas" w:cs="宋体"/>
          <w:color w:val="34302D"/>
          <w:kern w:val="0"/>
          <w:sz w:val="23"/>
          <w:szCs w:val="23"/>
          <w:shd w:val="clear" w:color="auto" w:fill="F7F7F8"/>
        </w:rPr>
        <w:t>InputStreamSource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InputStreamSource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InputStream getInputStream()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IOException;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Some of the most important methods from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interface are:</w:t>
      </w:r>
    </w:p>
    <w:p w:rsidR="00BA0D5D" w:rsidRPr="00BA0D5D" w:rsidRDefault="00BA0D5D" w:rsidP="00BA0D5D">
      <w:pPr>
        <w:widowControl/>
        <w:numPr>
          <w:ilvl w:val="0"/>
          <w:numId w:val="2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getInputStream()</w:t>
      </w:r>
      <w:r w:rsidRPr="00BA0D5D">
        <w:rPr>
          <w:rFonts w:ascii="inherit" w:eastAsia="宋体" w:hAnsi="inherit" w:cs="Arial"/>
          <w:color w:val="34302D"/>
          <w:kern w:val="0"/>
          <w:sz w:val="24"/>
          <w:szCs w:val="24"/>
        </w:rPr>
        <w:t>: Locates and opens the resource, returning an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for reading from the resource. It is expected that each invocation returns a fresh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It is the responsibility of the caller to close the stream.</w:t>
      </w:r>
    </w:p>
    <w:p w:rsidR="00BA0D5D" w:rsidRPr="00BA0D5D" w:rsidRDefault="00BA0D5D" w:rsidP="00BA0D5D">
      <w:pPr>
        <w:widowControl/>
        <w:numPr>
          <w:ilvl w:val="0"/>
          <w:numId w:val="2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exists()</w:t>
      </w:r>
      <w:r w:rsidRPr="00BA0D5D">
        <w:rPr>
          <w:rFonts w:ascii="inherit" w:eastAsia="宋体" w:hAnsi="inherit" w:cs="Arial"/>
          <w:color w:val="34302D"/>
          <w:kern w:val="0"/>
          <w:sz w:val="24"/>
          <w:szCs w:val="24"/>
        </w:rPr>
        <w:t>: Returns a </w:t>
      </w:r>
      <w:r w:rsidRPr="00BA0D5D">
        <w:rPr>
          <w:rFonts w:ascii="Consolas" w:eastAsia="宋体" w:hAnsi="Consolas" w:cs="宋体"/>
          <w:color w:val="34302D"/>
          <w:kern w:val="0"/>
          <w:sz w:val="23"/>
          <w:szCs w:val="23"/>
          <w:shd w:val="clear" w:color="auto" w:fill="F7F7F8"/>
        </w:rPr>
        <w:t>boolean</w:t>
      </w:r>
      <w:r w:rsidRPr="00BA0D5D">
        <w:rPr>
          <w:rFonts w:ascii="inherit" w:eastAsia="宋体" w:hAnsi="inherit" w:cs="Arial"/>
          <w:color w:val="34302D"/>
          <w:kern w:val="0"/>
          <w:sz w:val="24"/>
          <w:szCs w:val="24"/>
        </w:rPr>
        <w:t> indicating whether this resource actually exists in physical form.</w:t>
      </w:r>
    </w:p>
    <w:p w:rsidR="00BA0D5D" w:rsidRPr="00BA0D5D" w:rsidRDefault="00BA0D5D" w:rsidP="00BA0D5D">
      <w:pPr>
        <w:widowControl/>
        <w:numPr>
          <w:ilvl w:val="0"/>
          <w:numId w:val="2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isOpen()</w:t>
      </w:r>
      <w:r w:rsidRPr="00BA0D5D">
        <w:rPr>
          <w:rFonts w:ascii="inherit" w:eastAsia="宋体" w:hAnsi="inherit" w:cs="Arial"/>
          <w:color w:val="34302D"/>
          <w:kern w:val="0"/>
          <w:sz w:val="24"/>
          <w:szCs w:val="24"/>
        </w:rPr>
        <w:t>: Returns a </w:t>
      </w:r>
      <w:r w:rsidRPr="00BA0D5D">
        <w:rPr>
          <w:rFonts w:ascii="Consolas" w:eastAsia="宋体" w:hAnsi="Consolas" w:cs="宋体"/>
          <w:color w:val="34302D"/>
          <w:kern w:val="0"/>
          <w:sz w:val="23"/>
          <w:szCs w:val="23"/>
          <w:shd w:val="clear" w:color="auto" w:fill="F7F7F8"/>
        </w:rPr>
        <w:t>boolean</w:t>
      </w:r>
      <w:r w:rsidRPr="00BA0D5D">
        <w:rPr>
          <w:rFonts w:ascii="inherit" w:eastAsia="宋体" w:hAnsi="inherit" w:cs="Arial"/>
          <w:color w:val="34302D"/>
          <w:kern w:val="0"/>
          <w:sz w:val="24"/>
          <w:szCs w:val="24"/>
        </w:rPr>
        <w:t> indicating whether this resource represents a handle with an open stream. If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cannot be read multiple times and must be read once only and then closed to avoid resource leaks. Returns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for all usual resource implementations, with the exception of </w:t>
      </w:r>
      <w:r w:rsidRPr="00BA0D5D">
        <w:rPr>
          <w:rFonts w:ascii="Consolas" w:eastAsia="宋体" w:hAnsi="Consolas" w:cs="宋体"/>
          <w:color w:val="34302D"/>
          <w:kern w:val="0"/>
          <w:sz w:val="23"/>
          <w:szCs w:val="23"/>
          <w:shd w:val="clear" w:color="auto" w:fill="F7F7F8"/>
        </w:rPr>
        <w:t>InputStreamResource</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2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getDescription()</w:t>
      </w:r>
      <w:r w:rsidRPr="00BA0D5D">
        <w:rPr>
          <w:rFonts w:ascii="inherit" w:eastAsia="宋体" w:hAnsi="inherit" w:cs="Arial"/>
          <w:color w:val="34302D"/>
          <w:kern w:val="0"/>
          <w:sz w:val="24"/>
          <w:szCs w:val="24"/>
        </w:rPr>
        <w:t>: Returns a description for this resource, to be used for error output when working with the resource. This is often the fully qualified file name or the actual URL of the 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Other methods let you obtain an actual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File</w:t>
      </w:r>
      <w:r w:rsidRPr="00BA0D5D">
        <w:rPr>
          <w:rFonts w:ascii="inherit" w:eastAsia="宋体" w:hAnsi="inherit" w:cs="Arial"/>
          <w:color w:val="34302D"/>
          <w:kern w:val="0"/>
          <w:sz w:val="24"/>
          <w:szCs w:val="24"/>
        </w:rPr>
        <w:t> object representing the resource (if the underlying implementation is compatible and supports that functionality).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itself uses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abstraction extensively, as an argument type in many method signatures when a resource is needed. Other methods in some Spring APIs (such as the constructors to various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implementations) take a</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which in unadorned or simple form is used to create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appropriate to that context implementation or, via special prefixes on the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path, let the caller specify that a specific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must be created and used.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While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interface is used a lot with Spring and by Spring, it is actually very useful to use as a general utility class by itself in your own code, for access to resources, even when your code does not know or care about any other parts of Spring. While this couples your code to Spring, it really only couples it to this small set of utility classes, which serve as a more capable replacement for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 and can be considered equivalent to any other library you would use for this purpose.</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Resource</w:t>
            </w:r>
            <w:r w:rsidRPr="00BA0D5D">
              <w:rPr>
                <w:rFonts w:ascii="宋体" w:eastAsia="宋体" w:hAnsi="宋体" w:cs="宋体"/>
                <w:kern w:val="0"/>
                <w:sz w:val="24"/>
                <w:szCs w:val="24"/>
              </w:rPr>
              <w:t> abstraction does not replace functionality. It wraps it where possible. For example, a </w:t>
            </w:r>
            <w:r w:rsidRPr="00BA0D5D">
              <w:rPr>
                <w:rFonts w:ascii="Consolas" w:eastAsia="宋体" w:hAnsi="Consolas" w:cs="宋体"/>
                <w:kern w:val="0"/>
                <w:sz w:val="23"/>
                <w:szCs w:val="23"/>
                <w:shd w:val="clear" w:color="auto" w:fill="F7F7F8"/>
              </w:rPr>
              <w:t>UrlResource</w:t>
            </w:r>
            <w:r w:rsidRPr="00BA0D5D">
              <w:rPr>
                <w:rFonts w:ascii="宋体" w:eastAsia="宋体" w:hAnsi="宋体" w:cs="宋体"/>
                <w:kern w:val="0"/>
                <w:sz w:val="24"/>
                <w:szCs w:val="24"/>
              </w:rPr>
              <w:t>wraps a URL and uses the wrapped </w:t>
            </w:r>
            <w:r w:rsidRPr="00BA0D5D">
              <w:rPr>
                <w:rFonts w:ascii="Consolas" w:eastAsia="宋体" w:hAnsi="Consolas" w:cs="宋体"/>
                <w:kern w:val="0"/>
                <w:sz w:val="23"/>
                <w:szCs w:val="23"/>
                <w:shd w:val="clear" w:color="auto" w:fill="F7F7F8"/>
              </w:rPr>
              <w:t>URL</w:t>
            </w:r>
            <w:r w:rsidRPr="00BA0D5D">
              <w:rPr>
                <w:rFonts w:ascii="宋体" w:eastAsia="宋体" w:hAnsi="宋体" w:cs="宋体"/>
                <w:kern w:val="0"/>
                <w:sz w:val="24"/>
                <w:szCs w:val="24"/>
              </w:rPr>
              <w:t> to do its work.</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48" w:name="_Toc15327106"/>
      <w:r w:rsidRPr="00BA0D5D">
        <w:rPr>
          <w:rFonts w:ascii="Arial" w:eastAsia="宋体" w:hAnsi="Arial" w:cs="Arial"/>
          <w:color w:val="34302D"/>
          <w:kern w:val="0"/>
          <w:sz w:val="41"/>
          <w:szCs w:val="41"/>
        </w:rPr>
        <w:t>2.3. Built-in Resource Implementations</w:t>
      </w:r>
      <w:bookmarkEnd w:id="2348"/>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includes the following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implementations:</w:t>
      </w:r>
    </w:p>
    <w:p w:rsidR="00BA0D5D" w:rsidRPr="00BA0D5D" w:rsidRDefault="003D7FE9"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65" w:anchor="resources-implementations-urlresource" w:history="1">
        <w:r w:rsidR="00BA0D5D" w:rsidRPr="00BA0D5D">
          <w:rPr>
            <w:rFonts w:ascii="Consolas" w:eastAsia="宋体" w:hAnsi="Consolas" w:cs="宋体"/>
            <w:color w:val="548E2E"/>
            <w:kern w:val="0"/>
            <w:sz w:val="23"/>
            <w:szCs w:val="23"/>
            <w:u w:val="single"/>
            <w:shd w:val="clear" w:color="auto" w:fill="F7F7F8"/>
          </w:rPr>
          <w:t>UrlResource</w:t>
        </w:r>
      </w:hyperlink>
    </w:p>
    <w:p w:rsidR="00BA0D5D" w:rsidRPr="00BA0D5D" w:rsidRDefault="003D7FE9"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66" w:anchor="resources-implementations-classpathresource" w:history="1">
        <w:r w:rsidR="00BA0D5D" w:rsidRPr="00BA0D5D">
          <w:rPr>
            <w:rFonts w:ascii="Consolas" w:eastAsia="宋体" w:hAnsi="Consolas" w:cs="宋体"/>
            <w:color w:val="548E2E"/>
            <w:kern w:val="0"/>
            <w:sz w:val="23"/>
            <w:szCs w:val="23"/>
            <w:u w:val="single"/>
            <w:shd w:val="clear" w:color="auto" w:fill="F7F7F8"/>
          </w:rPr>
          <w:t>ClassPathResource</w:t>
        </w:r>
      </w:hyperlink>
    </w:p>
    <w:p w:rsidR="00BA0D5D" w:rsidRPr="00BA0D5D" w:rsidRDefault="003D7FE9"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67" w:anchor="resources-implementations-filesystemresource" w:history="1">
        <w:r w:rsidR="00BA0D5D" w:rsidRPr="00BA0D5D">
          <w:rPr>
            <w:rFonts w:ascii="Consolas" w:eastAsia="宋体" w:hAnsi="Consolas" w:cs="宋体"/>
            <w:color w:val="548E2E"/>
            <w:kern w:val="0"/>
            <w:sz w:val="23"/>
            <w:szCs w:val="23"/>
            <w:u w:val="single"/>
            <w:shd w:val="clear" w:color="auto" w:fill="F7F7F8"/>
          </w:rPr>
          <w:t>FileSystemResource</w:t>
        </w:r>
      </w:hyperlink>
    </w:p>
    <w:p w:rsidR="00BA0D5D" w:rsidRPr="00BA0D5D" w:rsidRDefault="003D7FE9"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68" w:anchor="resources-implementations-servletcontextresource" w:history="1">
        <w:r w:rsidR="00BA0D5D" w:rsidRPr="00BA0D5D">
          <w:rPr>
            <w:rFonts w:ascii="Consolas" w:eastAsia="宋体" w:hAnsi="Consolas" w:cs="宋体"/>
            <w:color w:val="548E2E"/>
            <w:kern w:val="0"/>
            <w:sz w:val="23"/>
            <w:szCs w:val="23"/>
            <w:u w:val="single"/>
            <w:shd w:val="clear" w:color="auto" w:fill="F7F7F8"/>
          </w:rPr>
          <w:t>ServletContextResource</w:t>
        </w:r>
      </w:hyperlink>
    </w:p>
    <w:p w:rsidR="00BA0D5D" w:rsidRPr="00BA0D5D" w:rsidRDefault="003D7FE9"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69" w:anchor="resources-implementations-inputstreamresource" w:history="1">
        <w:r w:rsidR="00BA0D5D" w:rsidRPr="00BA0D5D">
          <w:rPr>
            <w:rFonts w:ascii="Consolas" w:eastAsia="宋体" w:hAnsi="Consolas" w:cs="宋体"/>
            <w:color w:val="548E2E"/>
            <w:kern w:val="0"/>
            <w:sz w:val="23"/>
            <w:szCs w:val="23"/>
            <w:u w:val="single"/>
            <w:shd w:val="clear" w:color="auto" w:fill="F7F7F8"/>
          </w:rPr>
          <w:t>InputStreamResource</w:t>
        </w:r>
      </w:hyperlink>
    </w:p>
    <w:p w:rsidR="00BA0D5D" w:rsidRPr="00BA0D5D" w:rsidRDefault="003D7FE9"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70" w:anchor="resources-implementations-bytearrayresource" w:history="1">
        <w:r w:rsidR="00BA0D5D" w:rsidRPr="00BA0D5D">
          <w:rPr>
            <w:rFonts w:ascii="Consolas" w:eastAsia="宋体" w:hAnsi="Consolas" w:cs="宋体"/>
            <w:color w:val="548E2E"/>
            <w:kern w:val="0"/>
            <w:sz w:val="23"/>
            <w:szCs w:val="23"/>
            <w:u w:val="single"/>
            <w:shd w:val="clear" w:color="auto" w:fill="F7F7F8"/>
          </w:rPr>
          <w:t>ByteArrayResource</w:t>
        </w:r>
      </w:hyperlink>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2.3.1. </w:t>
      </w:r>
      <w:r w:rsidRPr="00BA0D5D">
        <w:rPr>
          <w:rFonts w:ascii="Consolas" w:eastAsia="宋体" w:hAnsi="Consolas" w:cs="宋体"/>
          <w:color w:val="34302D"/>
          <w:kern w:val="0"/>
          <w:sz w:val="33"/>
          <w:szCs w:val="33"/>
          <w:shd w:val="clear" w:color="auto" w:fill="F7F7F8"/>
        </w:rPr>
        <w:t>UrlResource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wraps a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 and can be used to access any object that is normally accessible with a URL, such as files, an HTTP target, an FTP target, and others. All URLs have a standardized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representation, such that appropriate standardized prefixes are used to indicate one URL type from another. This includes </w:t>
      </w:r>
      <w:r w:rsidRPr="00BA0D5D">
        <w:rPr>
          <w:rFonts w:ascii="Consolas" w:eastAsia="宋体" w:hAnsi="Consolas" w:cs="宋体"/>
          <w:color w:val="34302D"/>
          <w:kern w:val="0"/>
          <w:sz w:val="23"/>
          <w:szCs w:val="23"/>
          <w:shd w:val="clear" w:color="auto" w:fill="F7F7F8"/>
        </w:rPr>
        <w:t>file:</w:t>
      </w:r>
      <w:r w:rsidRPr="00BA0D5D">
        <w:rPr>
          <w:rFonts w:ascii="inherit" w:eastAsia="宋体" w:hAnsi="inherit" w:cs="Arial"/>
          <w:color w:val="34302D"/>
          <w:kern w:val="0"/>
          <w:sz w:val="24"/>
          <w:szCs w:val="24"/>
        </w:rPr>
        <w:t> for accessing filesystem paths, </w:t>
      </w:r>
      <w:r w:rsidRPr="00BA0D5D">
        <w:rPr>
          <w:rFonts w:ascii="Consolas" w:eastAsia="宋体" w:hAnsi="Consolas" w:cs="宋体"/>
          <w:color w:val="34302D"/>
          <w:kern w:val="0"/>
          <w:sz w:val="23"/>
          <w:szCs w:val="23"/>
          <w:shd w:val="clear" w:color="auto" w:fill="F7F7F8"/>
        </w:rPr>
        <w:t>http:</w:t>
      </w:r>
      <w:r w:rsidRPr="00BA0D5D">
        <w:rPr>
          <w:rFonts w:ascii="inherit" w:eastAsia="宋体" w:hAnsi="inherit" w:cs="Arial"/>
          <w:color w:val="34302D"/>
          <w:kern w:val="0"/>
          <w:sz w:val="24"/>
          <w:szCs w:val="24"/>
        </w:rPr>
        <w:t> for accessing resources through the HTTP protocol, </w:t>
      </w:r>
      <w:r w:rsidRPr="00BA0D5D">
        <w:rPr>
          <w:rFonts w:ascii="Consolas" w:eastAsia="宋体" w:hAnsi="Consolas" w:cs="宋体"/>
          <w:color w:val="34302D"/>
          <w:kern w:val="0"/>
          <w:sz w:val="23"/>
          <w:szCs w:val="23"/>
          <w:shd w:val="clear" w:color="auto" w:fill="F7F7F8"/>
        </w:rPr>
        <w:t>ftp:</w:t>
      </w:r>
      <w:r w:rsidRPr="00BA0D5D">
        <w:rPr>
          <w:rFonts w:ascii="inherit" w:eastAsia="宋体" w:hAnsi="inherit" w:cs="Arial"/>
          <w:color w:val="34302D"/>
          <w:kern w:val="0"/>
          <w:sz w:val="24"/>
          <w:szCs w:val="24"/>
        </w:rPr>
        <w:t> for accessing resources through FTP, and others.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is created by Java code by explicitly using the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constructor but is often created implicitly when you call an API method that takes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argument meant to represent a path. For the latter case, a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ultimately decides which type of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to create. If the path string contains well-known (to it, that is) prefix (such as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it creates an appropriate specialized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for that prefix. However, if it does not recognize the prefix, it assume the string is a standard URL string and creates a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2.3.2. </w:t>
      </w:r>
      <w:r w:rsidRPr="00BA0D5D">
        <w:rPr>
          <w:rFonts w:ascii="Consolas" w:eastAsia="宋体" w:hAnsi="Consolas" w:cs="宋体"/>
          <w:color w:val="34302D"/>
          <w:kern w:val="0"/>
          <w:sz w:val="33"/>
          <w:szCs w:val="33"/>
          <w:shd w:val="clear" w:color="auto" w:fill="F7F7F8"/>
        </w:rPr>
        <w:t>ClassPathResource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class represents a resource that should be obtained from the classpath. It uses either the thread context class loader, a given class loader, or a given class for loading resources.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supports resolution as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Arial"/>
          <w:color w:val="34302D"/>
          <w:kern w:val="0"/>
          <w:sz w:val="24"/>
          <w:szCs w:val="24"/>
        </w:rPr>
        <w:t> if the class path resource resides in the file system but not for classpath resources that reside in a jar and have not been expanded (by the servlet engine or whatever the environment is) to the filesystem. To address this, the various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implementations always support resolution as a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is created by Java code by explicitly using the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constructor but is often created implicitly when you call an API method that takes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argument meant to represent a path. For the latter case, a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recognizes the special prefix,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on the string path and creates 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in that case.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2.3.3. </w:t>
      </w:r>
      <w:r w:rsidRPr="00BA0D5D">
        <w:rPr>
          <w:rFonts w:ascii="Consolas" w:eastAsia="宋体" w:hAnsi="Consolas" w:cs="宋体"/>
          <w:color w:val="34302D"/>
          <w:kern w:val="0"/>
          <w:sz w:val="33"/>
          <w:szCs w:val="33"/>
          <w:shd w:val="clear" w:color="auto" w:fill="F7F7F8"/>
        </w:rPr>
        <w:t>FileSystemResource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for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java.nio.file.Path</w:t>
      </w:r>
      <w:r w:rsidRPr="00BA0D5D">
        <w:rPr>
          <w:rFonts w:ascii="inherit" w:eastAsia="宋体" w:hAnsi="inherit" w:cs="Arial"/>
          <w:color w:val="34302D"/>
          <w:kern w:val="0"/>
          <w:sz w:val="24"/>
          <w:szCs w:val="24"/>
        </w:rPr>
        <w:t> handles. It supports resolution as a </w:t>
      </w:r>
      <w:r w:rsidRPr="00BA0D5D">
        <w:rPr>
          <w:rFonts w:ascii="Consolas" w:eastAsia="宋体" w:hAnsi="Consolas" w:cs="宋体"/>
          <w:color w:val="34302D"/>
          <w:kern w:val="0"/>
          <w:sz w:val="23"/>
          <w:szCs w:val="23"/>
          <w:shd w:val="clear" w:color="auto" w:fill="F7F7F8"/>
        </w:rPr>
        <w:t>File</w:t>
      </w:r>
      <w:r w:rsidRPr="00BA0D5D">
        <w:rPr>
          <w:rFonts w:ascii="inherit" w:eastAsia="宋体" w:hAnsi="inherit" w:cs="Arial"/>
          <w:color w:val="34302D"/>
          <w:kern w:val="0"/>
          <w:sz w:val="24"/>
          <w:szCs w:val="24"/>
        </w:rPr>
        <w:t> and as a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2.3.4. </w:t>
      </w:r>
      <w:r w:rsidRPr="00BA0D5D">
        <w:rPr>
          <w:rFonts w:ascii="Consolas" w:eastAsia="宋体" w:hAnsi="Consolas" w:cs="宋体"/>
          <w:color w:val="34302D"/>
          <w:kern w:val="0"/>
          <w:sz w:val="33"/>
          <w:szCs w:val="33"/>
          <w:shd w:val="clear" w:color="auto" w:fill="F7F7F8"/>
        </w:rPr>
        <w:t>ServletContextResource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for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resources that interprets relative paths within the relevant web application’s root directory.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always supports stream access and URL access but allows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Arial"/>
          <w:color w:val="34302D"/>
          <w:kern w:val="0"/>
          <w:sz w:val="24"/>
          <w:szCs w:val="24"/>
        </w:rPr>
        <w:t> access only when the web application archive is expanded and the resource is physically on the filesystem. Whether or not it is expanded and on the filesystem or accessed directly from the JAR or somewhere else like a database (which is conceivable) is actually dependent on the Servlet container.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2.3.5. </w:t>
      </w:r>
      <w:r w:rsidRPr="00BA0D5D">
        <w:rPr>
          <w:rFonts w:ascii="Consolas" w:eastAsia="宋体" w:hAnsi="Consolas" w:cs="宋体"/>
          <w:color w:val="34302D"/>
          <w:kern w:val="0"/>
          <w:sz w:val="33"/>
          <w:szCs w:val="33"/>
          <w:shd w:val="clear" w:color="auto" w:fill="F7F7F8"/>
        </w:rPr>
        <w:t>InputStreamResource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w:t>
      </w:r>
      <w:r w:rsidRPr="00BA0D5D">
        <w:rPr>
          <w:rFonts w:ascii="Consolas" w:eastAsia="宋体" w:hAnsi="Consolas" w:cs="宋体"/>
          <w:color w:val="34302D"/>
          <w:kern w:val="0"/>
          <w:sz w:val="23"/>
          <w:szCs w:val="23"/>
          <w:shd w:val="clear" w:color="auto" w:fill="F7F7F8"/>
        </w:rPr>
        <w:t>InputStreamResource</w:t>
      </w:r>
      <w:r w:rsidRPr="00BA0D5D">
        <w:rPr>
          <w:rFonts w:ascii="inherit" w:eastAsia="宋体" w:hAnsi="inherit" w:cs="Arial"/>
          <w:color w:val="34302D"/>
          <w:kern w:val="0"/>
          <w:sz w:val="24"/>
          <w:szCs w:val="24"/>
        </w:rPr>
        <w:t> is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for a given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It should be used only if no specific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implementation is applicable. In particular, prefer </w:t>
      </w:r>
      <w:r w:rsidRPr="00BA0D5D">
        <w:rPr>
          <w:rFonts w:ascii="Consolas" w:eastAsia="宋体" w:hAnsi="Consolas" w:cs="宋体"/>
          <w:color w:val="34302D"/>
          <w:kern w:val="0"/>
          <w:sz w:val="23"/>
          <w:szCs w:val="23"/>
          <w:shd w:val="clear" w:color="auto" w:fill="F7F7F8"/>
        </w:rPr>
        <w:t>ByteArrayResource</w:t>
      </w:r>
      <w:r w:rsidRPr="00BA0D5D">
        <w:rPr>
          <w:rFonts w:ascii="inherit" w:eastAsia="宋体" w:hAnsi="inherit" w:cs="Arial"/>
          <w:color w:val="34302D"/>
          <w:kern w:val="0"/>
          <w:sz w:val="24"/>
          <w:szCs w:val="24"/>
        </w:rPr>
        <w:t> or any of the file-based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implementations where possible.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contrast to other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implementations, this is a descriptor for an already-opened resource. Therefore, it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from </w:t>
      </w:r>
      <w:r w:rsidRPr="00BA0D5D">
        <w:rPr>
          <w:rFonts w:ascii="Consolas" w:eastAsia="宋体" w:hAnsi="Consolas" w:cs="宋体"/>
          <w:color w:val="34302D"/>
          <w:kern w:val="0"/>
          <w:sz w:val="23"/>
          <w:szCs w:val="23"/>
          <w:shd w:val="clear" w:color="auto" w:fill="F7F7F8"/>
        </w:rPr>
        <w:t>isOpen()</w:t>
      </w:r>
      <w:r w:rsidRPr="00BA0D5D">
        <w:rPr>
          <w:rFonts w:ascii="inherit" w:eastAsia="宋体" w:hAnsi="inherit" w:cs="Arial"/>
          <w:color w:val="34302D"/>
          <w:kern w:val="0"/>
          <w:sz w:val="24"/>
          <w:szCs w:val="24"/>
        </w:rPr>
        <w:t>. Do not use it if you need to keep the resource descriptor somewhere or if you need to read a stream multiple times.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2.3.6. </w:t>
      </w:r>
      <w:r w:rsidRPr="00BA0D5D">
        <w:rPr>
          <w:rFonts w:ascii="Consolas" w:eastAsia="宋体" w:hAnsi="Consolas" w:cs="宋体"/>
          <w:color w:val="34302D"/>
          <w:kern w:val="0"/>
          <w:sz w:val="33"/>
          <w:szCs w:val="33"/>
          <w:shd w:val="clear" w:color="auto" w:fill="F7F7F8"/>
        </w:rPr>
        <w:t>ByteArrayResource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for a given byte array. It creates a </w:t>
      </w:r>
      <w:r w:rsidRPr="00BA0D5D">
        <w:rPr>
          <w:rFonts w:ascii="Consolas" w:eastAsia="宋体" w:hAnsi="Consolas" w:cs="宋体"/>
          <w:color w:val="34302D"/>
          <w:kern w:val="0"/>
          <w:sz w:val="23"/>
          <w:szCs w:val="23"/>
          <w:shd w:val="clear" w:color="auto" w:fill="F7F7F8"/>
        </w:rPr>
        <w:t>ByteArrayInputStream</w:t>
      </w:r>
      <w:r w:rsidRPr="00BA0D5D">
        <w:rPr>
          <w:rFonts w:ascii="inherit" w:eastAsia="宋体" w:hAnsi="inherit" w:cs="Arial"/>
          <w:color w:val="34302D"/>
          <w:kern w:val="0"/>
          <w:sz w:val="24"/>
          <w:szCs w:val="24"/>
        </w:rPr>
        <w:t> for the given byte array.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useful for loading content from any given byte array without having to resort to a single-use </w:t>
      </w:r>
      <w:r w:rsidRPr="00BA0D5D">
        <w:rPr>
          <w:rFonts w:ascii="Consolas" w:eastAsia="宋体" w:hAnsi="Consolas" w:cs="宋体"/>
          <w:color w:val="34302D"/>
          <w:kern w:val="0"/>
          <w:sz w:val="23"/>
          <w:szCs w:val="23"/>
          <w:shd w:val="clear" w:color="auto" w:fill="F7F7F8"/>
        </w:rPr>
        <w:t>InputStreamResource</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49" w:name="_Toc15327107"/>
      <w:r w:rsidRPr="00BA0D5D">
        <w:rPr>
          <w:rFonts w:ascii="Arial" w:eastAsia="宋体" w:hAnsi="Arial" w:cs="Arial"/>
          <w:color w:val="34302D"/>
          <w:kern w:val="0"/>
          <w:sz w:val="41"/>
          <w:szCs w:val="41"/>
        </w:rPr>
        <w:lastRenderedPageBreak/>
        <w:t>2.4. The </w:t>
      </w:r>
      <w:r w:rsidRPr="00BA0D5D">
        <w:rPr>
          <w:rFonts w:ascii="Consolas" w:eastAsia="宋体" w:hAnsi="Consolas" w:cs="宋体"/>
          <w:color w:val="34302D"/>
          <w:kern w:val="0"/>
          <w:sz w:val="39"/>
          <w:szCs w:val="39"/>
          <w:shd w:val="clear" w:color="auto" w:fill="F7F7F8"/>
        </w:rPr>
        <w:t>ResourceLoader</w:t>
      </w:r>
      <w:bookmarkEnd w:id="2349"/>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is meant to be implemented by objects that can return (that is, load)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instances. The following listing shows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ResourceLoader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Resource getResource(String location);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All application contexts implement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Therefore, all application contexts may be used to obtain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instances.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call </w:t>
      </w:r>
      <w:r w:rsidRPr="00BA0D5D">
        <w:rPr>
          <w:rFonts w:ascii="Consolas" w:eastAsia="宋体" w:hAnsi="Consolas" w:cs="宋体"/>
          <w:color w:val="34302D"/>
          <w:kern w:val="0"/>
          <w:sz w:val="23"/>
          <w:szCs w:val="23"/>
          <w:shd w:val="clear" w:color="auto" w:fill="F7F7F8"/>
        </w:rPr>
        <w:t>getResource()</w:t>
      </w:r>
      <w:r w:rsidRPr="00BA0D5D">
        <w:rPr>
          <w:rFonts w:ascii="inherit" w:eastAsia="宋体" w:hAnsi="inherit" w:cs="Arial"/>
          <w:color w:val="34302D"/>
          <w:kern w:val="0"/>
          <w:sz w:val="24"/>
          <w:szCs w:val="24"/>
        </w:rPr>
        <w:t> on a specific application context, and the location path specified doesn’t have a specific prefix, you get back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type that is appropriate to that particular application context. For example, assume the following snippet of code was executed against a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Resource template = ctx.getResource(</w:t>
      </w:r>
      <w:r w:rsidRPr="00BA0D5D">
        <w:rPr>
          <w:rFonts w:ascii="Consolas" w:eastAsia="宋体" w:hAnsi="Consolas" w:cs="宋体"/>
          <w:color w:val="DD1144"/>
          <w:kern w:val="0"/>
          <w:sz w:val="24"/>
          <w:szCs w:val="24"/>
        </w:rPr>
        <w:t>"some/resource/path/myTemplate.txt"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Against a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that code returns 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If the same method were executed against a </w:t>
      </w:r>
      <w:r w:rsidRPr="00BA0D5D">
        <w:rPr>
          <w:rFonts w:ascii="Consolas" w:eastAsia="宋体" w:hAnsi="Consolas" w:cs="宋体"/>
          <w:color w:val="34302D"/>
          <w:kern w:val="0"/>
          <w:sz w:val="23"/>
          <w:szCs w:val="23"/>
          <w:shd w:val="clear" w:color="auto" w:fill="F7F7F8"/>
        </w:rPr>
        <w:t>FileSystemXmlApplicationContext</w:t>
      </w:r>
      <w:r w:rsidRPr="00BA0D5D">
        <w:rPr>
          <w:rFonts w:ascii="inherit" w:eastAsia="宋体" w:hAnsi="inherit" w:cs="Arial"/>
          <w:color w:val="34302D"/>
          <w:kern w:val="0"/>
          <w:sz w:val="24"/>
          <w:szCs w:val="24"/>
        </w:rPr>
        <w:t> instance, it would return a </w:t>
      </w:r>
      <w:r w:rsidRPr="00BA0D5D">
        <w:rPr>
          <w:rFonts w:ascii="Consolas" w:eastAsia="宋体" w:hAnsi="Consolas" w:cs="宋体"/>
          <w:color w:val="34302D"/>
          <w:kern w:val="0"/>
          <w:sz w:val="23"/>
          <w:szCs w:val="23"/>
          <w:shd w:val="clear" w:color="auto" w:fill="F7F7F8"/>
        </w:rPr>
        <w:t>FileSystemResource</w:t>
      </w:r>
      <w:r w:rsidRPr="00BA0D5D">
        <w:rPr>
          <w:rFonts w:ascii="inherit" w:eastAsia="宋体" w:hAnsi="inherit" w:cs="Arial"/>
          <w:color w:val="34302D"/>
          <w:kern w:val="0"/>
          <w:sz w:val="24"/>
          <w:szCs w:val="24"/>
        </w:rPr>
        <w:t>. For a </w:t>
      </w:r>
      <w:r w:rsidRPr="00BA0D5D">
        <w:rPr>
          <w:rFonts w:ascii="Consolas" w:eastAsia="宋体" w:hAnsi="Consolas" w:cs="宋体"/>
          <w:color w:val="34302D"/>
          <w:kern w:val="0"/>
          <w:sz w:val="23"/>
          <w:szCs w:val="23"/>
          <w:shd w:val="clear" w:color="auto" w:fill="F7F7F8"/>
        </w:rPr>
        <w:t>WebApplicationContext</w:t>
      </w:r>
      <w:r w:rsidRPr="00BA0D5D">
        <w:rPr>
          <w:rFonts w:ascii="inherit" w:eastAsia="宋体" w:hAnsi="inherit" w:cs="Arial"/>
          <w:color w:val="34302D"/>
          <w:kern w:val="0"/>
          <w:sz w:val="24"/>
          <w:szCs w:val="24"/>
        </w:rPr>
        <w:t>, it would return a </w:t>
      </w:r>
      <w:r w:rsidRPr="00BA0D5D">
        <w:rPr>
          <w:rFonts w:ascii="Consolas" w:eastAsia="宋体" w:hAnsi="Consolas" w:cs="宋体"/>
          <w:color w:val="34302D"/>
          <w:kern w:val="0"/>
          <w:sz w:val="23"/>
          <w:szCs w:val="23"/>
          <w:shd w:val="clear" w:color="auto" w:fill="F7F7F8"/>
        </w:rPr>
        <w:t>ServletContextResource</w:t>
      </w:r>
      <w:r w:rsidRPr="00BA0D5D">
        <w:rPr>
          <w:rFonts w:ascii="inherit" w:eastAsia="宋体" w:hAnsi="inherit" w:cs="Arial"/>
          <w:color w:val="34302D"/>
          <w:kern w:val="0"/>
          <w:sz w:val="24"/>
          <w:szCs w:val="24"/>
        </w:rPr>
        <w:t>. It would similarly return appropriate objects for each 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a result, you can load resources in a fashion appropriate to the particular application 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 the other hand, you may also force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to be used, regardless of the application context type, by specifying the special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prefix,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Resource template = ctx.getResource(</w:t>
      </w:r>
      <w:r w:rsidRPr="00BA0D5D">
        <w:rPr>
          <w:rFonts w:ascii="Consolas" w:eastAsia="宋体" w:hAnsi="Consolas" w:cs="宋体"/>
          <w:color w:val="DD1144"/>
          <w:kern w:val="0"/>
          <w:sz w:val="24"/>
          <w:szCs w:val="24"/>
        </w:rPr>
        <w:t>"classpath:some/resource/path/myTemplate.txt"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Similarly, you can force a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to be used by specifying any of the standard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 prefixes. The following pair of examples use the </w:t>
      </w:r>
      <w:r w:rsidRPr="00BA0D5D">
        <w:rPr>
          <w:rFonts w:ascii="Consolas" w:eastAsia="宋体" w:hAnsi="Consolas" w:cs="宋体"/>
          <w:color w:val="34302D"/>
          <w:kern w:val="0"/>
          <w:sz w:val="23"/>
          <w:szCs w:val="23"/>
          <w:shd w:val="clear" w:color="auto" w:fill="F7F7F8"/>
        </w:rPr>
        <w:t>file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http</w:t>
      </w:r>
      <w:r w:rsidRPr="00BA0D5D">
        <w:rPr>
          <w:rFonts w:ascii="inherit" w:eastAsia="宋体" w:hAnsi="inherit" w:cs="Arial"/>
          <w:color w:val="34302D"/>
          <w:kern w:val="0"/>
          <w:sz w:val="24"/>
          <w:szCs w:val="24"/>
        </w:rPr>
        <w:t> prefixes: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Resource template = ctx.getResource(</w:t>
      </w:r>
      <w:r w:rsidRPr="00BA0D5D">
        <w:rPr>
          <w:rFonts w:ascii="Consolas" w:eastAsia="宋体" w:hAnsi="Consolas" w:cs="宋体"/>
          <w:color w:val="DD1144"/>
          <w:kern w:val="0"/>
          <w:sz w:val="24"/>
          <w:szCs w:val="24"/>
        </w:rPr>
        <w:t>"file:///some/resource/path/myTemplate.txt"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Resource template = ctx.getResource(</w:t>
      </w:r>
      <w:r w:rsidRPr="00BA0D5D">
        <w:rPr>
          <w:rFonts w:ascii="Consolas" w:eastAsia="宋体" w:hAnsi="Consolas" w:cs="宋体"/>
          <w:color w:val="DD1144"/>
          <w:kern w:val="0"/>
          <w:sz w:val="24"/>
          <w:szCs w:val="24"/>
        </w:rPr>
        <w:t>"https://myhost.com/resource/path/myTemplate.txt"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table summarizes the strategy for converting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objects to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objects:</w:t>
      </w:r>
    </w:p>
    <w:tbl>
      <w:tblPr>
        <w:tblW w:w="14544"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416"/>
        <w:gridCol w:w="4481"/>
        <w:gridCol w:w="8647"/>
      </w:tblGrid>
      <w:tr w:rsidR="00BA0D5D" w:rsidRPr="00BA0D5D" w:rsidTr="00BA0D5D">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lastRenderedPageBreak/>
              <w:t>Table 10. Resource strings</w:t>
            </w:r>
          </w:p>
        </w:tc>
      </w:tr>
      <w:tr w:rsidR="00BA0D5D" w:rsidRPr="00BA0D5D" w:rsidTr="00BA0D5D">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Prefix</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Example</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classpath:</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classpath:com/myapp/config.xml</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Loaded from the classpath.</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file: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471" w:history="1">
              <w:r w:rsidR="00BA0D5D" w:rsidRPr="00BA0D5D">
                <w:rPr>
                  <w:rFonts w:ascii="Consolas" w:eastAsia="宋体" w:hAnsi="Consolas" w:cs="宋体"/>
                  <w:color w:val="548E2E"/>
                  <w:kern w:val="0"/>
                  <w:sz w:val="23"/>
                  <w:szCs w:val="23"/>
                  <w:u w:val="single"/>
                </w:rPr>
                <w:t>file:///data/config.xml</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Loaded as a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宋体"/>
                <w:color w:val="34302D"/>
                <w:kern w:val="0"/>
                <w:sz w:val="24"/>
                <w:szCs w:val="24"/>
              </w:rPr>
              <w:t> from the filesystem. See also </w:t>
            </w:r>
            <w:hyperlink r:id="rId472" w:anchor="resources-filesystemresource-caveats" w:history="1">
              <w:r w:rsidRPr="00BA0D5D">
                <w:rPr>
                  <w:rFonts w:ascii="Consolas" w:eastAsia="宋体" w:hAnsi="Consolas" w:cs="宋体"/>
                  <w:color w:val="548E2E"/>
                  <w:kern w:val="0"/>
                  <w:sz w:val="23"/>
                  <w:szCs w:val="23"/>
                  <w:u w:val="single"/>
                  <w:shd w:val="clear" w:color="auto" w:fill="F7F7F8"/>
                </w:rPr>
                <w:t>FileSystemResource</w:t>
              </w:r>
              <w:r w:rsidRPr="00BA0D5D">
                <w:rPr>
                  <w:rFonts w:ascii="inherit" w:eastAsia="宋体" w:hAnsi="inherit" w:cs="宋体"/>
                  <w:color w:val="548E2E"/>
                  <w:kern w:val="0"/>
                  <w:sz w:val="24"/>
                  <w:szCs w:val="24"/>
                  <w:u w:val="single"/>
                </w:rPr>
                <w:t> Caveats</w:t>
              </w:r>
            </w:hyperlink>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http:</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3D7FE9" w:rsidP="00BA0D5D">
            <w:pPr>
              <w:widowControl/>
              <w:jc w:val="left"/>
              <w:rPr>
                <w:rFonts w:ascii="inherit" w:eastAsia="宋体" w:hAnsi="inherit" w:cs="宋体" w:hint="eastAsia"/>
                <w:color w:val="34302D"/>
                <w:kern w:val="0"/>
                <w:sz w:val="24"/>
                <w:szCs w:val="24"/>
              </w:rPr>
            </w:pPr>
            <w:hyperlink r:id="rId473" w:history="1">
              <w:r w:rsidR="00BA0D5D" w:rsidRPr="00BA0D5D">
                <w:rPr>
                  <w:rFonts w:ascii="Consolas" w:eastAsia="宋体" w:hAnsi="Consolas" w:cs="宋体"/>
                  <w:color w:val="548E2E"/>
                  <w:kern w:val="0"/>
                  <w:sz w:val="23"/>
                  <w:szCs w:val="23"/>
                  <w:u w:val="single"/>
                </w:rPr>
                <w:t>https://myserver/logo.png</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Loaded as a </w:t>
            </w:r>
            <w:r w:rsidRPr="00BA0D5D">
              <w:rPr>
                <w:rFonts w:ascii="Consolas" w:eastAsia="宋体" w:hAnsi="Consolas" w:cs="宋体"/>
                <w:color w:val="34302D"/>
                <w:kern w:val="0"/>
                <w:sz w:val="23"/>
                <w:szCs w:val="23"/>
              </w:rPr>
              <w:t>URL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(none)</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/data/config.xml</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Depends on the underlying </w:t>
            </w:r>
            <w:r w:rsidRPr="00BA0D5D">
              <w:rPr>
                <w:rFonts w:ascii="Consolas" w:eastAsia="宋体" w:hAnsi="Consolas" w:cs="宋体"/>
                <w:color w:val="34302D"/>
                <w:kern w:val="0"/>
                <w:sz w:val="23"/>
                <w:szCs w:val="23"/>
              </w:rPr>
              <w:t>ApplicationContext</w:t>
            </w:r>
            <w:r w:rsidRPr="00BA0D5D">
              <w:rPr>
                <w:rFonts w:ascii="inherit" w:eastAsia="宋体" w:hAnsi="inherit" w:cs="宋体"/>
                <w:color w:val="34302D"/>
                <w:kern w:val="0"/>
                <w:sz w:val="24"/>
                <w:szCs w:val="24"/>
              </w:rPr>
              <w:t>.</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50" w:name="_Toc15327108"/>
      <w:r w:rsidRPr="00BA0D5D">
        <w:rPr>
          <w:rFonts w:ascii="Arial" w:eastAsia="宋体" w:hAnsi="Arial" w:cs="Arial"/>
          <w:color w:val="34302D"/>
          <w:kern w:val="0"/>
          <w:sz w:val="41"/>
          <w:szCs w:val="41"/>
        </w:rPr>
        <w:t>2.5. The </w:t>
      </w:r>
      <w:r w:rsidRPr="00BA0D5D">
        <w:rPr>
          <w:rFonts w:ascii="Consolas" w:eastAsia="宋体" w:hAnsi="Consolas" w:cs="宋体"/>
          <w:color w:val="34302D"/>
          <w:kern w:val="0"/>
          <w:sz w:val="39"/>
          <w:szCs w:val="39"/>
          <w:shd w:val="clear" w:color="auto" w:fill="F7F7F8"/>
        </w:rPr>
        <w:t>ResourceLoaderAware</w:t>
      </w:r>
      <w:r w:rsidRPr="00BA0D5D">
        <w:rPr>
          <w:rFonts w:ascii="Arial" w:eastAsia="宋体" w:hAnsi="Arial" w:cs="Arial"/>
          <w:color w:val="34302D"/>
          <w:kern w:val="0"/>
          <w:sz w:val="41"/>
          <w:szCs w:val="41"/>
        </w:rPr>
        <w:t> interface</w:t>
      </w:r>
      <w:bookmarkEnd w:id="235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interface is a special callback interface which identifies components that expect to be provided with a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reference. The following listing shows the definition of the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ResourceLoaderAware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setResourceLoader(ResourceLoader resourceLoader);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 class implements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and is deployed into an application context (as a Spring-managed bean), it is recognized as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by the application context. The application context then invokes </w:t>
      </w:r>
      <w:r w:rsidRPr="00BA0D5D">
        <w:rPr>
          <w:rFonts w:ascii="Consolas" w:eastAsia="宋体" w:hAnsi="Consolas" w:cs="宋体"/>
          <w:color w:val="34302D"/>
          <w:kern w:val="0"/>
          <w:sz w:val="23"/>
          <w:szCs w:val="23"/>
          <w:shd w:val="clear" w:color="auto" w:fill="F7F7F8"/>
        </w:rPr>
        <w:t>setResourceLoader(ResourceLoader)</w:t>
      </w:r>
      <w:r w:rsidRPr="00BA0D5D">
        <w:rPr>
          <w:rFonts w:ascii="inherit" w:eastAsia="宋体" w:hAnsi="inherit" w:cs="Arial"/>
          <w:color w:val="34302D"/>
          <w:kern w:val="0"/>
          <w:sz w:val="24"/>
          <w:szCs w:val="24"/>
        </w:rPr>
        <w:t>, supplying itself as the argument (remember, all application contexts in Spring implement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a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the bean could also implement the </w:t>
      </w:r>
      <w:r w:rsidRPr="00BA0D5D">
        <w:rPr>
          <w:rFonts w:ascii="Consolas" w:eastAsia="宋体" w:hAnsi="Consolas" w:cs="宋体"/>
          <w:color w:val="34302D"/>
          <w:kern w:val="0"/>
          <w:sz w:val="23"/>
          <w:szCs w:val="23"/>
          <w:shd w:val="clear" w:color="auto" w:fill="F7F7F8"/>
        </w:rPr>
        <w:t>ApplicationContextAware</w:t>
      </w:r>
      <w:r w:rsidRPr="00BA0D5D">
        <w:rPr>
          <w:rFonts w:ascii="inherit" w:eastAsia="宋体" w:hAnsi="inherit" w:cs="Arial"/>
          <w:color w:val="34302D"/>
          <w:kern w:val="0"/>
          <w:sz w:val="24"/>
          <w:szCs w:val="24"/>
        </w:rPr>
        <w:t> interface and use the supplied application context directly to load resources. However, in general, it is better to use the specialized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if that is all you need. The code would be coupled only to the resource loading interface (which can be considered a utility interface) and not to the whole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application components, you may also rely upon autowiring of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as an alternative to implementing the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interface. The “traditional” </w:t>
      </w:r>
      <w:r w:rsidRPr="00BA0D5D">
        <w:rPr>
          <w:rFonts w:ascii="Consolas" w:eastAsia="宋体" w:hAnsi="Consolas" w:cs="宋体"/>
          <w:color w:val="34302D"/>
          <w:kern w:val="0"/>
          <w:sz w:val="23"/>
          <w:szCs w:val="23"/>
          <w:shd w:val="clear" w:color="auto" w:fill="F7F7F8"/>
        </w:rPr>
        <w:t>constructor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byType</w:t>
      </w:r>
      <w:r w:rsidRPr="00BA0D5D">
        <w:rPr>
          <w:rFonts w:ascii="inherit" w:eastAsia="宋体" w:hAnsi="inherit" w:cs="Arial"/>
          <w:color w:val="34302D"/>
          <w:kern w:val="0"/>
          <w:sz w:val="24"/>
          <w:szCs w:val="24"/>
        </w:rPr>
        <w:t> autowiring modes (as described in </w:t>
      </w:r>
      <w:hyperlink r:id="rId474" w:anchor="beans-factory-autowire" w:history="1">
        <w:r w:rsidRPr="00BA0D5D">
          <w:rPr>
            <w:rFonts w:ascii="inherit" w:eastAsia="宋体" w:hAnsi="inherit" w:cs="Arial"/>
            <w:color w:val="548E2E"/>
            <w:kern w:val="0"/>
            <w:sz w:val="24"/>
            <w:szCs w:val="24"/>
            <w:u w:val="single"/>
          </w:rPr>
          <w:t>Autowiring Collaborators</w:t>
        </w:r>
      </w:hyperlink>
      <w:r w:rsidRPr="00BA0D5D">
        <w:rPr>
          <w:rFonts w:ascii="inherit" w:eastAsia="宋体" w:hAnsi="inherit" w:cs="Arial"/>
          <w:color w:val="34302D"/>
          <w:kern w:val="0"/>
          <w:sz w:val="24"/>
          <w:szCs w:val="24"/>
        </w:rPr>
        <w:t>) are capable of providing a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for either a constructor argument or a setter method parameter, respectively. For more flexibility (including the ability to autowire fields and multiple parameter methods), consider using the annotation-based autowiring features. In that case,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is autowired into a field, constructor argument, or method parameter that expects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type as long as the field, constructor, or method in question carries the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 For more information, see </w:t>
      </w:r>
      <w:hyperlink r:id="rId475" w:anchor="beans-autowired-annotation" w:history="1">
        <w:r w:rsidRPr="00BA0D5D">
          <w:rPr>
            <w:rFonts w:ascii="inherit" w:eastAsia="宋体" w:hAnsi="inherit" w:cs="Arial"/>
            <w:color w:val="548E2E"/>
            <w:kern w:val="0"/>
            <w:sz w:val="24"/>
            <w:szCs w:val="24"/>
            <w:u w:val="single"/>
          </w:rPr>
          <w:t>Using </w:t>
        </w:r>
        <w:r w:rsidRPr="00BA0D5D">
          <w:rPr>
            <w:rFonts w:ascii="Consolas" w:eastAsia="宋体" w:hAnsi="Consolas" w:cs="宋体"/>
            <w:color w:val="548E2E"/>
            <w:kern w:val="0"/>
            <w:sz w:val="23"/>
            <w:szCs w:val="23"/>
            <w:u w:val="single"/>
            <w:shd w:val="clear" w:color="auto" w:fill="F7F7F8"/>
          </w:rPr>
          <w:t>@Autowired</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51" w:name="_Toc15327109"/>
      <w:r w:rsidRPr="00BA0D5D">
        <w:rPr>
          <w:rFonts w:ascii="Arial" w:eastAsia="宋体" w:hAnsi="Arial" w:cs="Arial"/>
          <w:color w:val="34302D"/>
          <w:kern w:val="0"/>
          <w:sz w:val="41"/>
          <w:szCs w:val="41"/>
        </w:rPr>
        <w:t>2.6. Resources as Dependencies</w:t>
      </w:r>
      <w:bookmarkEnd w:id="235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If the bean itself is going to determine and supply the resource path through some sort of dynamic process, it probably makes sense for the bean to use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to load resources. For example, consider the loading of a template of some sort, where the specific resource that is needed depends on the role of the user. If the resources are static, it makes sense to eliminate the use of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completely, have the bean expose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properties it needs, and expect them to be injected into it.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What makes it trivial to then inject these properties is that all application contexts register and use a special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which can convert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paths to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objects. So, if </w:t>
      </w:r>
      <w:r w:rsidRPr="00BA0D5D">
        <w:rPr>
          <w:rFonts w:ascii="Consolas" w:eastAsia="宋体" w:hAnsi="Consolas" w:cs="宋体"/>
          <w:color w:val="34302D"/>
          <w:kern w:val="0"/>
          <w:sz w:val="23"/>
          <w:szCs w:val="23"/>
          <w:shd w:val="clear" w:color="auto" w:fill="F7F7F8"/>
        </w:rPr>
        <w:t>myBean</w:t>
      </w:r>
      <w:r w:rsidRPr="00BA0D5D">
        <w:rPr>
          <w:rFonts w:ascii="inherit" w:eastAsia="宋体" w:hAnsi="inherit" w:cs="Arial"/>
          <w:color w:val="34302D"/>
          <w:kern w:val="0"/>
          <w:sz w:val="24"/>
          <w:szCs w:val="24"/>
        </w:rPr>
        <w:t> has a template property of type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it can be configured with a simple string for that resource,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"template"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"some/resource/path/myTemplate.txt"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resource path has no prefix. Consequently, because the application context itself is going to be used as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the resource itself is loaded through 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a </w:t>
      </w:r>
      <w:r w:rsidRPr="00BA0D5D">
        <w:rPr>
          <w:rFonts w:ascii="Consolas" w:eastAsia="宋体" w:hAnsi="Consolas" w:cs="宋体"/>
          <w:color w:val="34302D"/>
          <w:kern w:val="0"/>
          <w:sz w:val="23"/>
          <w:szCs w:val="23"/>
          <w:shd w:val="clear" w:color="auto" w:fill="F7F7F8"/>
        </w:rPr>
        <w:t>FileSystemResource</w:t>
      </w:r>
      <w:r w:rsidRPr="00BA0D5D">
        <w:rPr>
          <w:rFonts w:ascii="inherit" w:eastAsia="宋体" w:hAnsi="inherit" w:cs="Arial"/>
          <w:color w:val="34302D"/>
          <w:kern w:val="0"/>
          <w:sz w:val="24"/>
          <w:szCs w:val="24"/>
        </w:rPr>
        <w:t>, or a </w:t>
      </w:r>
      <w:r w:rsidRPr="00BA0D5D">
        <w:rPr>
          <w:rFonts w:ascii="Consolas" w:eastAsia="宋体" w:hAnsi="Consolas" w:cs="宋体"/>
          <w:color w:val="34302D"/>
          <w:kern w:val="0"/>
          <w:sz w:val="23"/>
          <w:szCs w:val="23"/>
          <w:shd w:val="clear" w:color="auto" w:fill="F7F7F8"/>
        </w:rPr>
        <w:t>ServletContextResource</w:t>
      </w:r>
      <w:r w:rsidRPr="00BA0D5D">
        <w:rPr>
          <w:rFonts w:ascii="inherit" w:eastAsia="宋体" w:hAnsi="inherit" w:cs="Arial"/>
          <w:color w:val="34302D"/>
          <w:kern w:val="0"/>
          <w:sz w:val="24"/>
          <w:szCs w:val="24"/>
        </w:rPr>
        <w:t>, depending on the exact type of the 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need to force a specific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type to be used, you can use a prefix. The following two examples show how to force 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and a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(the latter being used to access a filesystem file):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"template"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"classpath:some/resource/path/myTemplate.txt"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"template"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"file:///some/resource/path/myTemplate.txt"</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52" w:name="_Toc15327110"/>
      <w:r w:rsidRPr="00BA0D5D">
        <w:rPr>
          <w:rFonts w:ascii="Arial" w:eastAsia="宋体" w:hAnsi="Arial" w:cs="Arial"/>
          <w:color w:val="34302D"/>
          <w:kern w:val="0"/>
          <w:sz w:val="41"/>
          <w:szCs w:val="41"/>
        </w:rPr>
        <w:t>2.7. Application Contexts and Resource Paths</w:t>
      </w:r>
      <w:bookmarkEnd w:id="2352"/>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covers how to create application contexts with resources, including shortcuts that work with XML, how to use wildcards, and other details.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2.7.1. Constructing Application Contexts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application context constructor (for a specific application context type) generally takes a string or array of strings as the location paths of the resources, such as XML files that make up the definition of the 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such a location path does not have a prefix, the specific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type built from that path and used to load the bean definitions depends on and is appropriate to the specific application context. For example, consider the following example, which creates a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"conf/appContext.xml"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bean definitions are loaded from the classpath, because 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is used. However, consider the following example, which creates a </w:t>
      </w:r>
      <w:r w:rsidRPr="00BA0D5D">
        <w:rPr>
          <w:rFonts w:ascii="Consolas" w:eastAsia="宋体" w:hAnsi="Consolas" w:cs="宋体"/>
          <w:color w:val="34302D"/>
          <w:kern w:val="0"/>
          <w:sz w:val="23"/>
          <w:szCs w:val="23"/>
          <w:shd w:val="clear" w:color="auto" w:fill="F7F7F8"/>
        </w:rPr>
        <w:t>FileSystemXmlApplicationContext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FileSystemXmlApplicationContext(</w:t>
      </w:r>
      <w:r w:rsidRPr="00BA0D5D">
        <w:rPr>
          <w:rFonts w:ascii="Consolas" w:eastAsia="宋体" w:hAnsi="Consolas" w:cs="宋体"/>
          <w:color w:val="DD1144"/>
          <w:kern w:val="0"/>
          <w:sz w:val="24"/>
          <w:szCs w:val="24"/>
        </w:rPr>
        <w:t>"conf/appContext.xml"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the bean definition is loaded from a filesystem location (in this case, relative to the current working directory).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use of the special classpath prefix or a standard URL prefix on the location path overrides the default type of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created to load the definition. 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FileSystemXmlApplicationContext(</w:t>
      </w:r>
      <w:r w:rsidRPr="00BA0D5D">
        <w:rPr>
          <w:rFonts w:ascii="Consolas" w:eastAsia="宋体" w:hAnsi="Consolas" w:cs="宋体"/>
          <w:color w:val="DD1144"/>
          <w:kern w:val="0"/>
          <w:sz w:val="24"/>
          <w:szCs w:val="24"/>
        </w:rPr>
        <w:t>"classpath:conf/appContext.xml"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w:t>
      </w:r>
      <w:r w:rsidRPr="00BA0D5D">
        <w:rPr>
          <w:rFonts w:ascii="Consolas" w:eastAsia="宋体" w:hAnsi="Consolas" w:cs="宋体"/>
          <w:color w:val="34302D"/>
          <w:kern w:val="0"/>
          <w:sz w:val="23"/>
          <w:szCs w:val="23"/>
          <w:shd w:val="clear" w:color="auto" w:fill="F7F7F8"/>
        </w:rPr>
        <w:t>FileSystemXmlApplicationContext</w:t>
      </w:r>
      <w:r w:rsidRPr="00BA0D5D">
        <w:rPr>
          <w:rFonts w:ascii="inherit" w:eastAsia="宋体" w:hAnsi="inherit" w:cs="Arial"/>
          <w:color w:val="34302D"/>
          <w:kern w:val="0"/>
          <w:sz w:val="24"/>
          <w:szCs w:val="24"/>
        </w:rPr>
        <w:t> loads the bean definitions from the classpath. However, it is still a</w:t>
      </w:r>
      <w:r w:rsidRPr="00BA0D5D">
        <w:rPr>
          <w:rFonts w:ascii="Consolas" w:eastAsia="宋体" w:hAnsi="Consolas" w:cs="宋体"/>
          <w:color w:val="34302D"/>
          <w:kern w:val="0"/>
          <w:sz w:val="23"/>
          <w:szCs w:val="23"/>
          <w:shd w:val="clear" w:color="auto" w:fill="F7F7F8"/>
        </w:rPr>
        <w:t>FileSystemXmlApplicationContext</w:t>
      </w:r>
      <w:r w:rsidRPr="00BA0D5D">
        <w:rPr>
          <w:rFonts w:ascii="inherit" w:eastAsia="宋体" w:hAnsi="inherit" w:cs="Arial"/>
          <w:color w:val="34302D"/>
          <w:kern w:val="0"/>
          <w:sz w:val="24"/>
          <w:szCs w:val="24"/>
        </w:rPr>
        <w:t>. If it is subsequently used as a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any unprefixed paths are still treated as filesystem paths.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Constructing </w:t>
      </w:r>
      <w:r w:rsidRPr="00BA0D5D">
        <w:rPr>
          <w:rFonts w:ascii="Consolas" w:eastAsia="宋体" w:hAnsi="Consolas" w:cs="宋体"/>
          <w:color w:val="34302D"/>
          <w:kern w:val="0"/>
          <w:sz w:val="25"/>
          <w:szCs w:val="25"/>
          <w:shd w:val="clear" w:color="auto" w:fill="F7F7F8"/>
        </w:rPr>
        <w:t>ClassPathXmlApplicationContext</w:t>
      </w:r>
      <w:r w:rsidRPr="00BA0D5D">
        <w:rPr>
          <w:rFonts w:ascii="Arial" w:eastAsia="宋体" w:hAnsi="Arial" w:cs="Arial"/>
          <w:color w:val="34302D"/>
          <w:kern w:val="0"/>
          <w:sz w:val="27"/>
          <w:szCs w:val="27"/>
        </w:rPr>
        <w:t> Instances — Shortcuts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exposes a number of constructors to enable convenient instantiation. The basic idea is that you can supply merely a string array that contains only the filenames of the XML files themselves (without the leading path information) and also supplies a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then derives the path information from the supplied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directory layout: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services.xml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daos.xml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MessengerService.class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a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instance composed of the beans defined in files named </w:t>
      </w:r>
      <w:r w:rsidRPr="00BA0D5D">
        <w:rPr>
          <w:rFonts w:ascii="Consolas" w:eastAsia="宋体" w:hAnsi="Consolas" w:cs="宋体"/>
          <w:color w:val="34302D"/>
          <w:kern w:val="0"/>
          <w:sz w:val="23"/>
          <w:szCs w:val="23"/>
          <w:shd w:val="clear" w:color="auto" w:fill="F7F7F8"/>
        </w:rPr>
        <w:t>services.xml</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daos.xml</w:t>
      </w:r>
      <w:r w:rsidRPr="00BA0D5D">
        <w:rPr>
          <w:rFonts w:ascii="inherit" w:eastAsia="宋体" w:hAnsi="inherit" w:cs="Arial"/>
          <w:color w:val="34302D"/>
          <w:kern w:val="0"/>
          <w:sz w:val="24"/>
          <w:szCs w:val="24"/>
        </w:rPr>
        <w:t> (which are on the classpath) can be instantiated: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"services.xml"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"daos.xml"</w:t>
      </w:r>
      <w:r w:rsidRPr="00BA0D5D">
        <w:rPr>
          <w:rFonts w:ascii="Consolas" w:eastAsia="宋体" w:hAnsi="Consolas" w:cs="宋体"/>
          <w:color w:val="34302D"/>
          <w:kern w:val="0"/>
          <w:sz w:val="24"/>
          <w:szCs w:val="24"/>
        </w:rPr>
        <w:t>}, MessengerService.class);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476" w:history="1">
        <w:r w:rsidRPr="00BA0D5D">
          <w:rPr>
            <w:rFonts w:ascii="Consolas" w:eastAsia="宋体" w:hAnsi="Consolas" w:cs="宋体"/>
            <w:color w:val="548E2E"/>
            <w:kern w:val="0"/>
            <w:sz w:val="23"/>
            <w:szCs w:val="23"/>
            <w:u w:val="single"/>
            <w:shd w:val="clear" w:color="auto" w:fill="F7F7F8"/>
          </w:rPr>
          <w:t>ClassPathXmlApplicationContext</w:t>
        </w:r>
      </w:hyperlink>
      <w:r w:rsidRPr="00BA0D5D">
        <w:rPr>
          <w:rFonts w:ascii="inherit" w:eastAsia="宋体" w:hAnsi="inherit" w:cs="Arial"/>
          <w:color w:val="34302D"/>
          <w:kern w:val="0"/>
          <w:sz w:val="24"/>
          <w:szCs w:val="24"/>
        </w:rPr>
        <w:t> javadoc for details on the various constructors.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2.7.2. Wildcards in Application Context Constructor Resource Paths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resource paths in application context constructor values may be simple paths (as shown earlier), each of which has a one-to-one mapping to a target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xml:space="preserve"> or, alternately, may contain the special "classpath*:" </w:t>
      </w:r>
      <w:r w:rsidRPr="00BA0D5D">
        <w:rPr>
          <w:rFonts w:ascii="inherit" w:eastAsia="宋体" w:hAnsi="inherit" w:cs="Arial"/>
          <w:color w:val="34302D"/>
          <w:kern w:val="0"/>
          <w:sz w:val="24"/>
          <w:szCs w:val="24"/>
        </w:rPr>
        <w:lastRenderedPageBreak/>
        <w:t>prefix or internal Ant-style regular expressions (matched by using Spring’s </w:t>
      </w:r>
      <w:r w:rsidRPr="00BA0D5D">
        <w:rPr>
          <w:rFonts w:ascii="Consolas" w:eastAsia="宋体" w:hAnsi="Consolas" w:cs="宋体"/>
          <w:color w:val="34302D"/>
          <w:kern w:val="0"/>
          <w:sz w:val="23"/>
          <w:szCs w:val="23"/>
          <w:shd w:val="clear" w:color="auto" w:fill="F7F7F8"/>
        </w:rPr>
        <w:t>PathMatcher</w:t>
      </w:r>
      <w:r w:rsidRPr="00BA0D5D">
        <w:rPr>
          <w:rFonts w:ascii="inherit" w:eastAsia="宋体" w:hAnsi="inherit" w:cs="Arial"/>
          <w:color w:val="34302D"/>
          <w:kern w:val="0"/>
          <w:sz w:val="24"/>
          <w:szCs w:val="24"/>
        </w:rPr>
        <w:t> utility). Both of the latter are effectively wildcards.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use for this mechanism is when you need to do component-style application assembly. All components can 'publish' context definition fragments to a well-known location path, and, when the final application context is created using the same path prefixed with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all component fragments are automatically picked up.</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this wildcarding is specific to the use of resource paths in application context constructors (or when you use the </w:t>
      </w:r>
      <w:r w:rsidRPr="00BA0D5D">
        <w:rPr>
          <w:rFonts w:ascii="Consolas" w:eastAsia="宋体" w:hAnsi="Consolas" w:cs="宋体"/>
          <w:color w:val="34302D"/>
          <w:kern w:val="0"/>
          <w:sz w:val="23"/>
          <w:szCs w:val="23"/>
          <w:shd w:val="clear" w:color="auto" w:fill="F7F7F8"/>
        </w:rPr>
        <w:t>PathMatcher</w:t>
      </w:r>
      <w:r w:rsidRPr="00BA0D5D">
        <w:rPr>
          <w:rFonts w:ascii="inherit" w:eastAsia="宋体" w:hAnsi="inherit" w:cs="Arial"/>
          <w:color w:val="34302D"/>
          <w:kern w:val="0"/>
          <w:sz w:val="24"/>
          <w:szCs w:val="24"/>
        </w:rPr>
        <w:t> utility class hierarchy directly) and is resolved at construction time. It has nothing to do with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type itself. You cannot use the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prefix to construct an actual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as a resource points to just one resource at a time.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Ant-style Patterns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Path locations can contain Ant-style patterns,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/WEB-INF/*-context.xml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com/mycompany/**/applicationContext.xml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file:C:/some/path/*-context.xml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classpath:com/mycompany/**/applicationContext.xml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the path location contains an Ant-style pattern, the resolver follows a more complex procedure to try to resolve the wildcard. It produces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for the path up to the last non-wildcard segment and obtains a URL from it. If this URL is not a </w:t>
      </w:r>
      <w:r w:rsidRPr="00BA0D5D">
        <w:rPr>
          <w:rFonts w:ascii="Consolas" w:eastAsia="宋体" w:hAnsi="Consolas" w:cs="宋体"/>
          <w:color w:val="34302D"/>
          <w:kern w:val="0"/>
          <w:sz w:val="23"/>
          <w:szCs w:val="23"/>
          <w:shd w:val="clear" w:color="auto" w:fill="F7F7F8"/>
        </w:rPr>
        <w:t>jar:</w:t>
      </w:r>
      <w:r w:rsidRPr="00BA0D5D">
        <w:rPr>
          <w:rFonts w:ascii="inherit" w:eastAsia="宋体" w:hAnsi="inherit" w:cs="Arial"/>
          <w:color w:val="34302D"/>
          <w:kern w:val="0"/>
          <w:sz w:val="24"/>
          <w:szCs w:val="24"/>
        </w:rPr>
        <w:t> URL or container-specific variant (such as </w:t>
      </w:r>
      <w:r w:rsidRPr="00BA0D5D">
        <w:rPr>
          <w:rFonts w:ascii="Consolas" w:eastAsia="宋体" w:hAnsi="Consolas" w:cs="宋体"/>
          <w:color w:val="34302D"/>
          <w:kern w:val="0"/>
          <w:sz w:val="23"/>
          <w:szCs w:val="23"/>
          <w:shd w:val="clear" w:color="auto" w:fill="F7F7F8"/>
        </w:rPr>
        <w:t>zip:</w:t>
      </w:r>
      <w:r w:rsidRPr="00BA0D5D">
        <w:rPr>
          <w:rFonts w:ascii="inherit" w:eastAsia="宋体" w:hAnsi="inherit" w:cs="Arial"/>
          <w:color w:val="34302D"/>
          <w:kern w:val="0"/>
          <w:sz w:val="24"/>
          <w:szCs w:val="24"/>
        </w:rPr>
        <w:t> in WebLogic, </w:t>
      </w:r>
      <w:r w:rsidRPr="00BA0D5D">
        <w:rPr>
          <w:rFonts w:ascii="Consolas" w:eastAsia="宋体" w:hAnsi="Consolas" w:cs="宋体"/>
          <w:color w:val="34302D"/>
          <w:kern w:val="0"/>
          <w:sz w:val="23"/>
          <w:szCs w:val="23"/>
          <w:shd w:val="clear" w:color="auto" w:fill="F7F7F8"/>
        </w:rPr>
        <w:t>wsjar</w:t>
      </w:r>
      <w:r w:rsidRPr="00BA0D5D">
        <w:rPr>
          <w:rFonts w:ascii="inherit" w:eastAsia="宋体" w:hAnsi="inherit" w:cs="Arial"/>
          <w:color w:val="34302D"/>
          <w:kern w:val="0"/>
          <w:sz w:val="24"/>
          <w:szCs w:val="24"/>
        </w:rPr>
        <w:t> in WebSphere, and so on), a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Arial"/>
          <w:color w:val="34302D"/>
          <w:kern w:val="0"/>
          <w:sz w:val="24"/>
          <w:szCs w:val="24"/>
        </w:rPr>
        <w:t> is obtained from it and used to resolve the wildcard by traversing the filesystem. In the case of a jar URL, the resolver either gets a </w:t>
      </w:r>
      <w:r w:rsidRPr="00BA0D5D">
        <w:rPr>
          <w:rFonts w:ascii="Consolas" w:eastAsia="宋体" w:hAnsi="Consolas" w:cs="宋体"/>
          <w:color w:val="34302D"/>
          <w:kern w:val="0"/>
          <w:sz w:val="23"/>
          <w:szCs w:val="23"/>
          <w:shd w:val="clear" w:color="auto" w:fill="F7F7F8"/>
        </w:rPr>
        <w:t>java.net.JarURLConnection</w:t>
      </w:r>
      <w:r w:rsidRPr="00BA0D5D">
        <w:rPr>
          <w:rFonts w:ascii="inherit" w:eastAsia="宋体" w:hAnsi="inherit" w:cs="Arial"/>
          <w:color w:val="34302D"/>
          <w:kern w:val="0"/>
          <w:sz w:val="24"/>
          <w:szCs w:val="24"/>
        </w:rPr>
        <w:t> from it or manually parses the jar URL and then traverses the contents of the jar file to resolve the wildcards.</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Implications on Portability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specified path is already a file URL (either implicitly because the base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is a filesystem one or explicitly), wildcarding is guaranteed to work in a completely portable fashion.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specified path is a classpath location, the resolver must obtain the last non-wildcard path segment URL by making a </w:t>
      </w:r>
      <w:r w:rsidRPr="00BA0D5D">
        <w:rPr>
          <w:rFonts w:ascii="Consolas" w:eastAsia="宋体" w:hAnsi="Consolas" w:cs="宋体"/>
          <w:color w:val="34302D"/>
          <w:kern w:val="0"/>
          <w:sz w:val="23"/>
          <w:szCs w:val="23"/>
          <w:shd w:val="clear" w:color="auto" w:fill="F7F7F8"/>
        </w:rPr>
        <w:t>Classloader.getResource()</w:t>
      </w:r>
      <w:r w:rsidRPr="00BA0D5D">
        <w:rPr>
          <w:rFonts w:ascii="inherit" w:eastAsia="宋体" w:hAnsi="inherit" w:cs="Arial"/>
          <w:color w:val="34302D"/>
          <w:kern w:val="0"/>
          <w:sz w:val="24"/>
          <w:szCs w:val="24"/>
        </w:rPr>
        <w:t> call. Since this is just a node of the path (not the file at the end), it is actually undefined (in the</w:t>
      </w:r>
      <w:r w:rsidRPr="00BA0D5D">
        <w:rPr>
          <w:rFonts w:ascii="Consolas" w:eastAsia="宋体" w:hAnsi="Consolas" w:cs="宋体"/>
          <w:color w:val="34302D"/>
          <w:kern w:val="0"/>
          <w:sz w:val="23"/>
          <w:szCs w:val="23"/>
          <w:shd w:val="clear" w:color="auto" w:fill="F7F7F8"/>
        </w:rPr>
        <w:t>ClassLoader</w:t>
      </w:r>
      <w:r w:rsidRPr="00BA0D5D">
        <w:rPr>
          <w:rFonts w:ascii="inherit" w:eastAsia="宋体" w:hAnsi="inherit" w:cs="Arial"/>
          <w:color w:val="34302D"/>
          <w:kern w:val="0"/>
          <w:sz w:val="24"/>
          <w:szCs w:val="24"/>
        </w:rPr>
        <w:t> javadoc) exactly what sort of a URL is returned in this case. In practice, it is always a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Arial"/>
          <w:color w:val="34302D"/>
          <w:kern w:val="0"/>
          <w:sz w:val="24"/>
          <w:szCs w:val="24"/>
        </w:rPr>
        <w:t> representing the directory (where the classpath resource resolves to a filesystem location) or a jar URL of some sort (where the classpath resource resolves to a jar location). Still, there is a portability concern on this operation.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a jar URL is obtained for the last non-wildcard segment, the resolver must be able to get a </w:t>
      </w:r>
      <w:r w:rsidRPr="00BA0D5D">
        <w:rPr>
          <w:rFonts w:ascii="Consolas" w:eastAsia="宋体" w:hAnsi="Consolas" w:cs="宋体"/>
          <w:color w:val="34302D"/>
          <w:kern w:val="0"/>
          <w:sz w:val="23"/>
          <w:szCs w:val="23"/>
          <w:shd w:val="clear" w:color="auto" w:fill="F7F7F8"/>
        </w:rPr>
        <w:t>java.net.JarURLConnection</w:t>
      </w:r>
      <w:r w:rsidRPr="00BA0D5D">
        <w:rPr>
          <w:rFonts w:ascii="inherit" w:eastAsia="宋体" w:hAnsi="inherit" w:cs="Arial"/>
          <w:color w:val="34302D"/>
          <w:kern w:val="0"/>
          <w:sz w:val="24"/>
          <w:szCs w:val="24"/>
        </w:rPr>
        <w:t> from it or manually parse the jar URL, to be able to walk the contents of the jar and resolve the wildcard. This does work in most environments but fails in others, and we strongly recommend that the wildcard resolution of resources coming from jars be thoroughly tested in your specific environment before you rely on it.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The </w:t>
      </w:r>
      <w:r w:rsidRPr="00BA0D5D">
        <w:rPr>
          <w:rFonts w:ascii="Consolas" w:eastAsia="宋体" w:hAnsi="Consolas" w:cs="宋体"/>
          <w:color w:val="34302D"/>
          <w:kern w:val="0"/>
          <w:sz w:val="25"/>
          <w:szCs w:val="25"/>
          <w:shd w:val="clear" w:color="auto" w:fill="F7F7F8"/>
        </w:rPr>
        <w:t>classpath*:</w:t>
      </w:r>
      <w:r w:rsidRPr="00BA0D5D">
        <w:rPr>
          <w:rFonts w:ascii="Arial" w:eastAsia="宋体" w:hAnsi="Arial" w:cs="Arial"/>
          <w:color w:val="34302D"/>
          <w:kern w:val="0"/>
          <w:sz w:val="27"/>
          <w:szCs w:val="27"/>
        </w:rPr>
        <w:t> Prefix</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When constructing an XML-based application context, a location string may use the special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prefix,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"classpath*:conf/appContext.xml"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special prefix specifies that all classpath resources that match the given name must be obtained (internally, this essentially happens through a call to </w:t>
      </w:r>
      <w:r w:rsidRPr="00BA0D5D">
        <w:rPr>
          <w:rFonts w:ascii="Consolas" w:eastAsia="宋体" w:hAnsi="Consolas" w:cs="宋体"/>
          <w:color w:val="34302D"/>
          <w:kern w:val="0"/>
          <w:sz w:val="23"/>
          <w:szCs w:val="23"/>
          <w:shd w:val="clear" w:color="auto" w:fill="F7F7F8"/>
        </w:rPr>
        <w:t>ClassLoader.getResources(…​)</w:t>
      </w:r>
      <w:r w:rsidRPr="00BA0D5D">
        <w:rPr>
          <w:rFonts w:ascii="inherit" w:eastAsia="宋体" w:hAnsi="inherit" w:cs="Arial"/>
          <w:color w:val="34302D"/>
          <w:kern w:val="0"/>
          <w:sz w:val="24"/>
          <w:szCs w:val="24"/>
        </w:rPr>
        <w:t>) and then merged to form the final application context definition.</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wildcard classpath relies on the </w:t>
            </w:r>
            <w:r w:rsidRPr="00BA0D5D">
              <w:rPr>
                <w:rFonts w:ascii="Consolas" w:eastAsia="宋体" w:hAnsi="Consolas" w:cs="宋体"/>
                <w:kern w:val="0"/>
                <w:sz w:val="23"/>
                <w:szCs w:val="23"/>
                <w:shd w:val="clear" w:color="auto" w:fill="F7F7F8"/>
              </w:rPr>
              <w:t>getResources()</w:t>
            </w:r>
            <w:r w:rsidRPr="00BA0D5D">
              <w:rPr>
                <w:rFonts w:ascii="宋体" w:eastAsia="宋体" w:hAnsi="宋体" w:cs="宋体"/>
                <w:kern w:val="0"/>
                <w:sz w:val="24"/>
                <w:szCs w:val="24"/>
              </w:rPr>
              <w:t> method of the underlying classloader. As most application servers nowadays supply their own classloader implementation, the behavior might differ, especially when dealing with jar files. A simple test to check if </w:t>
            </w:r>
            <w:r w:rsidRPr="00BA0D5D">
              <w:rPr>
                <w:rFonts w:ascii="Consolas" w:eastAsia="宋体" w:hAnsi="Consolas" w:cs="宋体"/>
                <w:kern w:val="0"/>
                <w:sz w:val="23"/>
                <w:szCs w:val="23"/>
                <w:shd w:val="clear" w:color="auto" w:fill="F7F7F8"/>
              </w:rPr>
              <w:t>classpath*</w:t>
            </w:r>
            <w:r w:rsidRPr="00BA0D5D">
              <w:rPr>
                <w:rFonts w:ascii="宋体" w:eastAsia="宋体" w:hAnsi="宋体" w:cs="宋体"/>
                <w:kern w:val="0"/>
                <w:sz w:val="24"/>
                <w:szCs w:val="24"/>
              </w:rPr>
              <w:t> works is to use the classloader to load a file from within a jar on the classpath: </w:t>
            </w:r>
            <w:r w:rsidRPr="00BA0D5D">
              <w:rPr>
                <w:rFonts w:ascii="Consolas" w:eastAsia="宋体" w:hAnsi="Consolas" w:cs="宋体"/>
                <w:kern w:val="0"/>
                <w:sz w:val="23"/>
                <w:szCs w:val="23"/>
                <w:shd w:val="clear" w:color="auto" w:fill="F7F7F8"/>
              </w:rPr>
              <w:t>getClass().getClassLoader().getResources("&lt;someFileInsideTheJar&gt;")</w:t>
            </w:r>
            <w:r w:rsidRPr="00BA0D5D">
              <w:rPr>
                <w:rFonts w:ascii="宋体" w:eastAsia="宋体" w:hAnsi="宋体" w:cs="宋体"/>
                <w:kern w:val="0"/>
                <w:sz w:val="24"/>
                <w:szCs w:val="24"/>
              </w:rPr>
              <w:t>. Try this test with files that have the same name but are placed inside two different locations. In case an inappropriate result is returned, check the application server documentation for settings that might affect the classloader behavior.</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combine the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prefix with a </w:t>
      </w:r>
      <w:r w:rsidRPr="00BA0D5D">
        <w:rPr>
          <w:rFonts w:ascii="Consolas" w:eastAsia="宋体" w:hAnsi="Consolas" w:cs="宋体"/>
          <w:color w:val="34302D"/>
          <w:kern w:val="0"/>
          <w:sz w:val="23"/>
          <w:szCs w:val="23"/>
          <w:shd w:val="clear" w:color="auto" w:fill="F7F7F8"/>
        </w:rPr>
        <w:t>PathMatcher</w:t>
      </w:r>
      <w:r w:rsidRPr="00BA0D5D">
        <w:rPr>
          <w:rFonts w:ascii="inherit" w:eastAsia="宋体" w:hAnsi="inherit" w:cs="Arial"/>
          <w:color w:val="34302D"/>
          <w:kern w:val="0"/>
          <w:sz w:val="24"/>
          <w:szCs w:val="24"/>
        </w:rPr>
        <w:t> pattern in the rest of the location path (for example, </w:t>
      </w:r>
      <w:r w:rsidRPr="00BA0D5D">
        <w:rPr>
          <w:rFonts w:ascii="Consolas" w:eastAsia="宋体" w:hAnsi="Consolas" w:cs="宋体"/>
          <w:color w:val="34302D"/>
          <w:kern w:val="0"/>
          <w:sz w:val="23"/>
          <w:szCs w:val="23"/>
          <w:shd w:val="clear" w:color="auto" w:fill="F7F7F8"/>
        </w:rPr>
        <w:t>classpath*:META-INF/*-beans.xml</w:t>
      </w:r>
      <w:r w:rsidRPr="00BA0D5D">
        <w:rPr>
          <w:rFonts w:ascii="inherit" w:eastAsia="宋体" w:hAnsi="inherit" w:cs="Arial"/>
          <w:color w:val="34302D"/>
          <w:kern w:val="0"/>
          <w:sz w:val="24"/>
          <w:szCs w:val="24"/>
        </w:rPr>
        <w:t>). In this case, the resolution strategy is fairly simple: A </w:t>
      </w:r>
      <w:r w:rsidRPr="00BA0D5D">
        <w:rPr>
          <w:rFonts w:ascii="Consolas" w:eastAsia="宋体" w:hAnsi="Consolas" w:cs="宋体"/>
          <w:color w:val="34302D"/>
          <w:kern w:val="0"/>
          <w:sz w:val="23"/>
          <w:szCs w:val="23"/>
          <w:shd w:val="clear" w:color="auto" w:fill="F7F7F8"/>
        </w:rPr>
        <w:t>ClassLoader.getResources()</w:t>
      </w:r>
      <w:r w:rsidRPr="00BA0D5D">
        <w:rPr>
          <w:rFonts w:ascii="inherit" w:eastAsia="宋体" w:hAnsi="inherit" w:cs="Arial"/>
          <w:color w:val="34302D"/>
          <w:kern w:val="0"/>
          <w:sz w:val="24"/>
          <w:szCs w:val="24"/>
        </w:rPr>
        <w:t> call is used on the last non-wildcard path segment to get all the matching resources in the class loader hierarchy and then, off each resource, the same </w:t>
      </w:r>
      <w:r w:rsidRPr="00BA0D5D">
        <w:rPr>
          <w:rFonts w:ascii="Consolas" w:eastAsia="宋体" w:hAnsi="Consolas" w:cs="宋体"/>
          <w:color w:val="34302D"/>
          <w:kern w:val="0"/>
          <w:sz w:val="23"/>
          <w:szCs w:val="23"/>
          <w:shd w:val="clear" w:color="auto" w:fill="F7F7F8"/>
        </w:rPr>
        <w:t>PathMatcher</w:t>
      </w:r>
      <w:r w:rsidRPr="00BA0D5D">
        <w:rPr>
          <w:rFonts w:ascii="inherit" w:eastAsia="宋体" w:hAnsi="inherit" w:cs="Arial"/>
          <w:color w:val="34302D"/>
          <w:kern w:val="0"/>
          <w:sz w:val="24"/>
          <w:szCs w:val="24"/>
        </w:rPr>
        <w:t> resolution strategy described earlier is used for the wildcard subpath.</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Other Notes Relating to Wildcards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when combined with Ant-style patterns, only works reliably with at least one root directory before the pattern starts, unless the actual target files reside in the file system. This means that a pattern such as </w:t>
      </w:r>
      <w:r w:rsidRPr="00BA0D5D">
        <w:rPr>
          <w:rFonts w:ascii="Consolas" w:eastAsia="宋体" w:hAnsi="Consolas" w:cs="宋体"/>
          <w:color w:val="34302D"/>
          <w:kern w:val="0"/>
          <w:sz w:val="23"/>
          <w:szCs w:val="23"/>
          <w:shd w:val="clear" w:color="auto" w:fill="F7F7F8"/>
        </w:rPr>
        <w:t>classpath*:*.xml</w:t>
      </w:r>
      <w:r w:rsidRPr="00BA0D5D">
        <w:rPr>
          <w:rFonts w:ascii="inherit" w:eastAsia="宋体" w:hAnsi="inherit" w:cs="Arial"/>
          <w:color w:val="34302D"/>
          <w:kern w:val="0"/>
          <w:sz w:val="24"/>
          <w:szCs w:val="24"/>
        </w:rPr>
        <w:t> might not retrieve files from the root of jar files but rather only from the root of expanded directories.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ability to retrieve classpath entries originates from the JDK’s </w:t>
      </w:r>
      <w:r w:rsidRPr="00BA0D5D">
        <w:rPr>
          <w:rFonts w:ascii="Consolas" w:eastAsia="宋体" w:hAnsi="Consolas" w:cs="宋体"/>
          <w:color w:val="34302D"/>
          <w:kern w:val="0"/>
          <w:sz w:val="23"/>
          <w:szCs w:val="23"/>
          <w:shd w:val="clear" w:color="auto" w:fill="F7F7F8"/>
        </w:rPr>
        <w:t>ClassLoader.getResources()</w:t>
      </w:r>
      <w:r w:rsidRPr="00BA0D5D">
        <w:rPr>
          <w:rFonts w:ascii="inherit" w:eastAsia="宋体" w:hAnsi="inherit" w:cs="Arial"/>
          <w:color w:val="34302D"/>
          <w:kern w:val="0"/>
          <w:sz w:val="24"/>
          <w:szCs w:val="24"/>
        </w:rPr>
        <w:t> method, which only returns file system locations for an empty string (indicating potential roots to search). Spring evaluates </w:t>
      </w:r>
      <w:r w:rsidRPr="00BA0D5D">
        <w:rPr>
          <w:rFonts w:ascii="Consolas" w:eastAsia="宋体" w:hAnsi="Consolas" w:cs="宋体"/>
          <w:color w:val="34302D"/>
          <w:kern w:val="0"/>
          <w:sz w:val="23"/>
          <w:szCs w:val="23"/>
          <w:shd w:val="clear" w:color="auto" w:fill="F7F7F8"/>
        </w:rPr>
        <w:t>URLClassLoader</w:t>
      </w:r>
      <w:r w:rsidRPr="00BA0D5D">
        <w:rPr>
          <w:rFonts w:ascii="inherit" w:eastAsia="宋体" w:hAnsi="inherit" w:cs="Arial"/>
          <w:color w:val="34302D"/>
          <w:kern w:val="0"/>
          <w:sz w:val="24"/>
          <w:szCs w:val="24"/>
        </w:rPr>
        <w:t> runtime configuration and the </w:t>
      </w:r>
      <w:r w:rsidRPr="00BA0D5D">
        <w:rPr>
          <w:rFonts w:ascii="Consolas" w:eastAsia="宋体" w:hAnsi="Consolas" w:cs="宋体"/>
          <w:color w:val="34302D"/>
          <w:kern w:val="0"/>
          <w:sz w:val="23"/>
          <w:szCs w:val="23"/>
          <w:shd w:val="clear" w:color="auto" w:fill="F7F7F8"/>
        </w:rPr>
        <w:t>java.class.path</w:t>
      </w:r>
      <w:r w:rsidRPr="00BA0D5D">
        <w:rPr>
          <w:rFonts w:ascii="inherit" w:eastAsia="宋体" w:hAnsi="inherit" w:cs="Arial"/>
          <w:color w:val="34302D"/>
          <w:kern w:val="0"/>
          <w:sz w:val="24"/>
          <w:szCs w:val="24"/>
        </w:rPr>
        <w:t> manifest in jar files as well, but this is not guaranteed to lead to portable behavior.</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scanning of classpath packages requires the presence of corresponding directory entries in the classpath. When you build JARs with Ant, do not activate the files-only switch of the JAR task. Also, classpath directories may not get exposed based on security policies in some environments — for example, stand-alone applications on JDK 1.7.0_45 and higher (which requires 'Trusted-Library' to be set up in your manifests. See</w:t>
            </w:r>
            <w:hyperlink r:id="rId477" w:history="1">
              <w:r w:rsidRPr="00BA0D5D">
                <w:rPr>
                  <w:rFonts w:ascii="inherit" w:eastAsia="宋体" w:hAnsi="inherit" w:cs="宋体"/>
                  <w:color w:val="548E2E"/>
                  <w:kern w:val="0"/>
                  <w:sz w:val="24"/>
                  <w:szCs w:val="24"/>
                  <w:u w:val="single"/>
                </w:rPr>
                <w:t>https://stackoverflow.com/questions/19394570/java-jre-7u45-breaks-classloader-getresources</w:t>
              </w:r>
            </w:hyperlink>
            <w:r w:rsidRPr="00BA0D5D">
              <w:rPr>
                <w:rFonts w:ascii="inherit" w:eastAsia="宋体" w:hAnsi="inherit" w:cs="宋体"/>
                <w:kern w:val="0"/>
                <w:sz w:val="24"/>
                <w:szCs w:val="24"/>
              </w:rPr>
              <w:t>).</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On JDK 9’s module path (Jigsaw), Spring’s classpath scanning generally works as expected. Putting resources into a dedicated directory is highly recommendable here as well, avoiding the aforementioned portability problems with searching the jar file root level.</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Ant-style patterns with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resources are not guaranteed to find matching resources if the root package to search is available in multiple class path locations. Consider the following example of a resource location: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com/mycompany/package1/service-context.xml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consider an Ant-style path that someone might use to try to find that file: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classpath:com/mycompany/**/service-context.xml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Such a resource may be in only one location, but when a path such as the preceding example is used to try to resolve it, the resolver works off the (first) URL returned by </w:t>
      </w:r>
      <w:r w:rsidRPr="00BA0D5D">
        <w:rPr>
          <w:rFonts w:ascii="Consolas" w:eastAsia="宋体" w:hAnsi="Consolas" w:cs="宋体"/>
          <w:color w:val="34302D"/>
          <w:kern w:val="0"/>
          <w:sz w:val="23"/>
          <w:szCs w:val="23"/>
          <w:shd w:val="clear" w:color="auto" w:fill="F7F7F8"/>
        </w:rPr>
        <w:t>getResource("com/mycompany");</w:t>
      </w:r>
      <w:r w:rsidRPr="00BA0D5D">
        <w:rPr>
          <w:rFonts w:ascii="inherit" w:eastAsia="宋体" w:hAnsi="inherit" w:cs="Arial"/>
          <w:color w:val="34302D"/>
          <w:kern w:val="0"/>
          <w:sz w:val="24"/>
          <w:szCs w:val="24"/>
        </w:rPr>
        <w:t>. If this base package node exists in multiple classloader locations, the actual end resource may not be there. Therefore, in such a case you should prefer using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with the same Ant-style pattern, which searches all class path locations that contain the root package.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2.7.3. </w:t>
      </w:r>
      <w:r w:rsidRPr="00BA0D5D">
        <w:rPr>
          <w:rFonts w:ascii="Consolas" w:eastAsia="宋体" w:hAnsi="Consolas" w:cs="宋体"/>
          <w:color w:val="34302D"/>
          <w:kern w:val="0"/>
          <w:sz w:val="33"/>
          <w:szCs w:val="33"/>
          <w:shd w:val="clear" w:color="auto" w:fill="F7F7F8"/>
        </w:rPr>
        <w:t>FileSystemResource</w:t>
      </w:r>
      <w:r w:rsidRPr="00BA0D5D">
        <w:rPr>
          <w:rFonts w:ascii="Arial" w:eastAsia="宋体" w:hAnsi="Arial" w:cs="Arial"/>
          <w:color w:val="34302D"/>
          <w:kern w:val="0"/>
          <w:sz w:val="35"/>
          <w:szCs w:val="35"/>
        </w:rPr>
        <w:t> Caveats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FileSystemResource</w:t>
      </w:r>
      <w:r w:rsidRPr="00BA0D5D">
        <w:rPr>
          <w:rFonts w:ascii="inherit" w:eastAsia="宋体" w:hAnsi="inherit" w:cs="Arial"/>
          <w:color w:val="34302D"/>
          <w:kern w:val="0"/>
          <w:sz w:val="24"/>
          <w:szCs w:val="24"/>
        </w:rPr>
        <w:t> that is not attached to a </w:t>
      </w:r>
      <w:r w:rsidRPr="00BA0D5D">
        <w:rPr>
          <w:rFonts w:ascii="Consolas" w:eastAsia="宋体" w:hAnsi="Consolas" w:cs="宋体"/>
          <w:color w:val="34302D"/>
          <w:kern w:val="0"/>
          <w:sz w:val="23"/>
          <w:szCs w:val="23"/>
          <w:shd w:val="clear" w:color="auto" w:fill="F7F7F8"/>
        </w:rPr>
        <w:t>FileSystemApplicationContext</w:t>
      </w:r>
      <w:r w:rsidRPr="00BA0D5D">
        <w:rPr>
          <w:rFonts w:ascii="inherit" w:eastAsia="宋体" w:hAnsi="inherit" w:cs="Arial"/>
          <w:color w:val="34302D"/>
          <w:kern w:val="0"/>
          <w:sz w:val="24"/>
          <w:szCs w:val="24"/>
        </w:rPr>
        <w:t> (that is, when a </w:t>
      </w:r>
      <w:r w:rsidRPr="00BA0D5D">
        <w:rPr>
          <w:rFonts w:ascii="Consolas" w:eastAsia="宋体" w:hAnsi="Consolas" w:cs="宋体"/>
          <w:color w:val="34302D"/>
          <w:kern w:val="0"/>
          <w:sz w:val="23"/>
          <w:szCs w:val="23"/>
          <w:shd w:val="clear" w:color="auto" w:fill="F7F7F8"/>
        </w:rPr>
        <w:t>FileSystemApplicationContext</w:t>
      </w:r>
      <w:r w:rsidRPr="00BA0D5D">
        <w:rPr>
          <w:rFonts w:ascii="inherit" w:eastAsia="宋体" w:hAnsi="inherit" w:cs="Arial"/>
          <w:color w:val="34302D"/>
          <w:kern w:val="0"/>
          <w:sz w:val="24"/>
          <w:szCs w:val="24"/>
        </w:rPr>
        <w:t>is not the actual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treats absolute and relative paths as you would expect. Relative paths are relative to the current working directory, while absolute paths are relative to the root of the filesystem.</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backwards compatibility (historical) reasons however, this changes when the </w:t>
      </w:r>
      <w:r w:rsidRPr="00BA0D5D">
        <w:rPr>
          <w:rFonts w:ascii="Consolas" w:eastAsia="宋体" w:hAnsi="Consolas" w:cs="宋体"/>
          <w:color w:val="34302D"/>
          <w:kern w:val="0"/>
          <w:sz w:val="23"/>
          <w:szCs w:val="23"/>
          <w:shd w:val="clear" w:color="auto" w:fill="F7F7F8"/>
        </w:rPr>
        <w:t>FileSystemApplicationContext</w:t>
      </w:r>
      <w:r w:rsidRPr="00BA0D5D">
        <w:rPr>
          <w:rFonts w:ascii="inherit" w:eastAsia="宋体" w:hAnsi="inherit" w:cs="Arial"/>
          <w:color w:val="34302D"/>
          <w:kern w:val="0"/>
          <w:sz w:val="24"/>
          <w:szCs w:val="24"/>
        </w:rPr>
        <w:t> is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FileSystemApplicationContext</w:t>
      </w:r>
      <w:r w:rsidRPr="00BA0D5D">
        <w:rPr>
          <w:rFonts w:ascii="inherit" w:eastAsia="宋体" w:hAnsi="inherit" w:cs="Arial"/>
          <w:color w:val="34302D"/>
          <w:kern w:val="0"/>
          <w:sz w:val="24"/>
          <w:szCs w:val="24"/>
        </w:rPr>
        <w:t> forces all attached </w:t>
      </w:r>
      <w:r w:rsidRPr="00BA0D5D">
        <w:rPr>
          <w:rFonts w:ascii="Consolas" w:eastAsia="宋体" w:hAnsi="Consolas" w:cs="宋体"/>
          <w:color w:val="34302D"/>
          <w:kern w:val="0"/>
          <w:sz w:val="23"/>
          <w:szCs w:val="23"/>
          <w:shd w:val="clear" w:color="auto" w:fill="F7F7F8"/>
        </w:rPr>
        <w:t>FileSystemResource</w:t>
      </w:r>
      <w:r w:rsidRPr="00BA0D5D">
        <w:rPr>
          <w:rFonts w:ascii="inherit" w:eastAsia="宋体" w:hAnsi="inherit" w:cs="Arial"/>
          <w:color w:val="34302D"/>
          <w:kern w:val="0"/>
          <w:sz w:val="24"/>
          <w:szCs w:val="24"/>
        </w:rPr>
        <w:t> instances to treat all location paths as relative, whether they start with a leading slash or not. In practice, this means the following examples are equivalent: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FileSystemXmlApplicationContext(</w:t>
      </w:r>
      <w:r w:rsidRPr="00BA0D5D">
        <w:rPr>
          <w:rFonts w:ascii="Consolas" w:eastAsia="宋体" w:hAnsi="Consolas" w:cs="宋体"/>
          <w:color w:val="DD1144"/>
          <w:kern w:val="0"/>
          <w:sz w:val="24"/>
          <w:szCs w:val="24"/>
        </w:rPr>
        <w:t>"conf/context.xml"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FileSystemXmlApplicationContext(</w:t>
      </w:r>
      <w:r w:rsidRPr="00BA0D5D">
        <w:rPr>
          <w:rFonts w:ascii="Consolas" w:eastAsia="宋体" w:hAnsi="Consolas" w:cs="宋体"/>
          <w:color w:val="DD1144"/>
          <w:kern w:val="0"/>
          <w:sz w:val="24"/>
          <w:szCs w:val="24"/>
        </w:rPr>
        <w:t>"/conf/context.xml"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examples are also equivalent (even though it would make sense for them to be different, as one case is relative and the other absolute):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FileSystemXmlApplicationContext ctx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ctx.getResource(</w:t>
      </w:r>
      <w:r w:rsidRPr="00BA0D5D">
        <w:rPr>
          <w:rFonts w:ascii="Consolas" w:eastAsia="宋体" w:hAnsi="Consolas" w:cs="宋体"/>
          <w:color w:val="DD1144"/>
          <w:kern w:val="0"/>
          <w:sz w:val="24"/>
          <w:szCs w:val="24"/>
        </w:rPr>
        <w:t>"some/resource/path/myTemplate.txt"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FileSystemXmlApplicationContext ctx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ctx.getResource(</w:t>
      </w:r>
      <w:r w:rsidRPr="00BA0D5D">
        <w:rPr>
          <w:rFonts w:ascii="Consolas" w:eastAsia="宋体" w:hAnsi="Consolas" w:cs="宋体"/>
          <w:color w:val="DD1144"/>
          <w:kern w:val="0"/>
          <w:sz w:val="24"/>
          <w:szCs w:val="24"/>
        </w:rPr>
        <w:t>"/some/resource/path/myTemplate.txt"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practice, if you need true absolute filesystem paths, you should avoid using absolute paths with </w:t>
      </w:r>
      <w:r w:rsidRPr="00BA0D5D">
        <w:rPr>
          <w:rFonts w:ascii="Consolas" w:eastAsia="宋体" w:hAnsi="Consolas" w:cs="宋体"/>
          <w:color w:val="34302D"/>
          <w:kern w:val="0"/>
          <w:sz w:val="23"/>
          <w:szCs w:val="23"/>
          <w:shd w:val="clear" w:color="auto" w:fill="F7F7F8"/>
        </w:rPr>
        <w:t>FileSystemResource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FileSystemXmlApplicationContext</w:t>
      </w:r>
      <w:r w:rsidRPr="00BA0D5D">
        <w:rPr>
          <w:rFonts w:ascii="inherit" w:eastAsia="宋体" w:hAnsi="inherit" w:cs="Arial"/>
          <w:color w:val="34302D"/>
          <w:kern w:val="0"/>
          <w:sz w:val="24"/>
          <w:szCs w:val="24"/>
        </w:rPr>
        <w:t> and force the use of a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by using the </w:t>
      </w:r>
      <w:r w:rsidRPr="00BA0D5D">
        <w:rPr>
          <w:rFonts w:ascii="Consolas" w:eastAsia="宋体" w:hAnsi="Consolas" w:cs="宋体"/>
          <w:color w:val="34302D"/>
          <w:kern w:val="0"/>
          <w:sz w:val="23"/>
          <w:szCs w:val="23"/>
          <w:shd w:val="clear" w:color="auto" w:fill="F7F7F8"/>
        </w:rPr>
        <w:t>file:</w:t>
      </w:r>
      <w:r w:rsidRPr="00BA0D5D">
        <w:rPr>
          <w:rFonts w:ascii="inherit" w:eastAsia="宋体" w:hAnsi="inherit" w:cs="Arial"/>
          <w:color w:val="34302D"/>
          <w:kern w:val="0"/>
          <w:sz w:val="24"/>
          <w:szCs w:val="24"/>
        </w:rPr>
        <w:t> URL prefix. The following examples show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lastRenderedPageBreak/>
        <w:t>// actual context type doesn't matter, the Resource will always be UrlResource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ctx.getResource(</w:t>
      </w:r>
      <w:r w:rsidRPr="00BA0D5D">
        <w:rPr>
          <w:rFonts w:ascii="Consolas" w:eastAsia="宋体" w:hAnsi="Consolas" w:cs="宋体"/>
          <w:color w:val="DD1144"/>
          <w:kern w:val="0"/>
          <w:sz w:val="24"/>
          <w:szCs w:val="24"/>
        </w:rPr>
        <w:t>"file:///some/resource/path/myTemplate.txt"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force this FileSystemXmlApplicationContext to load its definition via a UrlResource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FileSystemXmlApplicationContext(</w:t>
      </w:r>
      <w:r w:rsidRPr="00BA0D5D">
        <w:rPr>
          <w:rFonts w:ascii="Consolas" w:eastAsia="宋体" w:hAnsi="Consolas" w:cs="宋体"/>
          <w:color w:val="DD1144"/>
          <w:kern w:val="0"/>
          <w:sz w:val="24"/>
          <w:szCs w:val="24"/>
        </w:rPr>
        <w:t>"file:///conf/context.xml"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353" w:name="_Toc15327111"/>
      <w:r w:rsidRPr="00BA0D5D">
        <w:rPr>
          <w:rFonts w:ascii="Arial" w:eastAsia="宋体" w:hAnsi="Arial" w:cs="Arial"/>
          <w:color w:val="34302D"/>
          <w:kern w:val="0"/>
          <w:sz w:val="55"/>
          <w:szCs w:val="55"/>
        </w:rPr>
        <w:t>3. Validation, Data Binding, and Type Conversion</w:t>
      </w:r>
      <w:bookmarkEnd w:id="2353"/>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are pros and cons for considering validation as business logic, and Spring offers a design for validation (and data binding) that does not exclude either one of them. Specifically, validation should not be tied to the web tier and should be easy to localize, and it should be possible to plug in any available validator. Considering these concerns, Spring has come up with a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interface that is both basic and eminently usable in every layer of an application.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Data binding is useful for letting user input be dynamically bound to the domain model of an application (or whatever objects you use to process user input). Spring provides the aptly named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to do exactly that. The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and the</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make up the </w:t>
      </w:r>
      <w:r w:rsidRPr="00BA0D5D">
        <w:rPr>
          <w:rFonts w:ascii="Consolas" w:eastAsia="宋体" w:hAnsi="Consolas" w:cs="宋体"/>
          <w:color w:val="34302D"/>
          <w:kern w:val="0"/>
          <w:sz w:val="23"/>
          <w:szCs w:val="23"/>
          <w:shd w:val="clear" w:color="auto" w:fill="F7F7F8"/>
        </w:rPr>
        <w:t>validation</w:t>
      </w:r>
      <w:r w:rsidRPr="00BA0D5D">
        <w:rPr>
          <w:rFonts w:ascii="inherit" w:eastAsia="宋体" w:hAnsi="inherit" w:cs="Arial"/>
          <w:color w:val="34302D"/>
          <w:kern w:val="0"/>
          <w:sz w:val="24"/>
          <w:szCs w:val="24"/>
        </w:rPr>
        <w:t> package, which is primarily used in but not limited to the MVC framework.</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is a fundamental concept in the Spring Framework and is used in a lot of places. However, you probably do not need to use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directly. Because this is reference documentation, however, we felt that some explanation might be in order. We explain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in this chapter, since, if you are going to use it at all, you are most likely do so when trying to bind data to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and the lower-level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both use </w:t>
      </w:r>
      <w:r w:rsidRPr="00BA0D5D">
        <w:rPr>
          <w:rFonts w:ascii="Consolas" w:eastAsia="宋体" w:hAnsi="Consolas" w:cs="宋体"/>
          <w:color w:val="34302D"/>
          <w:kern w:val="0"/>
          <w:sz w:val="23"/>
          <w:szCs w:val="23"/>
          <w:shd w:val="clear" w:color="auto" w:fill="F7F7F8"/>
        </w:rPr>
        <w:t>PropertyEditorSupport</w:t>
      </w:r>
      <w:r w:rsidRPr="00BA0D5D">
        <w:rPr>
          <w:rFonts w:ascii="inherit" w:eastAsia="宋体" w:hAnsi="inherit" w:cs="Arial"/>
          <w:color w:val="34302D"/>
          <w:kern w:val="0"/>
          <w:sz w:val="24"/>
          <w:szCs w:val="24"/>
        </w:rPr>
        <w:t> implementations to parse and format property values. The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PropertyEditorSupport</w:t>
      </w:r>
      <w:r w:rsidRPr="00BA0D5D">
        <w:rPr>
          <w:rFonts w:ascii="inherit" w:eastAsia="宋体" w:hAnsi="inherit" w:cs="Arial"/>
          <w:color w:val="34302D"/>
          <w:kern w:val="0"/>
          <w:sz w:val="24"/>
          <w:szCs w:val="24"/>
        </w:rPr>
        <w:t> types are part of the JavaBeans specification and are also explained in this chapter. Spring 3 introduced a </w:t>
      </w:r>
      <w:r w:rsidRPr="00BA0D5D">
        <w:rPr>
          <w:rFonts w:ascii="Consolas" w:eastAsia="宋体" w:hAnsi="Consolas" w:cs="宋体"/>
          <w:color w:val="34302D"/>
          <w:kern w:val="0"/>
          <w:sz w:val="23"/>
          <w:szCs w:val="23"/>
          <w:shd w:val="clear" w:color="auto" w:fill="F7F7F8"/>
        </w:rPr>
        <w:t>core.convert</w:t>
      </w:r>
      <w:r w:rsidRPr="00BA0D5D">
        <w:rPr>
          <w:rFonts w:ascii="inherit" w:eastAsia="宋体" w:hAnsi="inherit" w:cs="Arial"/>
          <w:color w:val="34302D"/>
          <w:kern w:val="0"/>
          <w:sz w:val="24"/>
          <w:szCs w:val="24"/>
        </w:rPr>
        <w:t> package that provides a general type conversion facility, as well as a higher-level “format” package for formatting UI field values. You can use these packages as simpler alternatives to</w:t>
      </w:r>
      <w:r w:rsidRPr="00BA0D5D">
        <w:rPr>
          <w:rFonts w:ascii="Consolas" w:eastAsia="宋体" w:hAnsi="Consolas" w:cs="宋体"/>
          <w:color w:val="34302D"/>
          <w:kern w:val="0"/>
          <w:sz w:val="23"/>
          <w:szCs w:val="23"/>
          <w:shd w:val="clear" w:color="auto" w:fill="F7F7F8"/>
        </w:rPr>
        <w:t>PropertyEditorSupport</w:t>
      </w:r>
      <w:r w:rsidRPr="00BA0D5D">
        <w:rPr>
          <w:rFonts w:ascii="inherit" w:eastAsia="宋体" w:hAnsi="inherit" w:cs="Arial"/>
          <w:color w:val="34302D"/>
          <w:kern w:val="0"/>
          <w:sz w:val="24"/>
          <w:szCs w:val="24"/>
        </w:rPr>
        <w:t> implementations. They are also discussed in this chapter.</w:t>
      </w:r>
    </w:p>
    <w:p w:rsidR="00BA0D5D" w:rsidRP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JSR-303/JSR-349 Bean Validation</w:t>
      </w:r>
    </w:p>
    <w:p w:rsidR="00BA0D5D" w:rsidRP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version 4.0, Spring Framework supports Bean Validation 1.0 (JSR-303) and Bean Validation 1.1 (JSR-349) for setup support and adapting them to Spring’s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interface.</w:t>
      </w:r>
    </w:p>
    <w:p w:rsidR="00BA0D5D" w:rsidRP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application can choose to enable Bean Validation once globally, as described in </w:t>
      </w:r>
      <w:hyperlink r:id="rId478" w:anchor="validation-beanvalidation" w:history="1">
        <w:r w:rsidRPr="00BA0D5D">
          <w:rPr>
            <w:rFonts w:ascii="inherit" w:eastAsia="宋体" w:hAnsi="inherit" w:cs="Arial"/>
            <w:color w:val="548E2E"/>
            <w:kern w:val="0"/>
            <w:sz w:val="24"/>
            <w:szCs w:val="24"/>
            <w:u w:val="single"/>
          </w:rPr>
          <w:t>Spring Validation</w:t>
        </w:r>
      </w:hyperlink>
      <w:r w:rsidRPr="00BA0D5D">
        <w:rPr>
          <w:rFonts w:ascii="inherit" w:eastAsia="宋体" w:hAnsi="inherit" w:cs="Arial"/>
          <w:color w:val="34302D"/>
          <w:kern w:val="0"/>
          <w:sz w:val="24"/>
          <w:szCs w:val="24"/>
        </w:rPr>
        <w:t>, and use it exclusively for all validation needs.</w:t>
      </w:r>
    </w:p>
    <w:p w:rsidR="00BA0D5D" w:rsidRP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An application can also register additional Spring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instances for each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instance, as described in </w:t>
      </w:r>
      <w:hyperlink r:id="rId479" w:anchor="validation-binder" w:history="1">
        <w:r w:rsidRPr="00BA0D5D">
          <w:rPr>
            <w:rFonts w:ascii="inherit" w:eastAsia="宋体" w:hAnsi="inherit" w:cs="Arial"/>
            <w:color w:val="548E2E"/>
            <w:kern w:val="0"/>
            <w:sz w:val="24"/>
            <w:szCs w:val="24"/>
            <w:u w:val="single"/>
          </w:rPr>
          <w:t>Configuring a </w:t>
        </w:r>
        <w:r w:rsidRPr="00BA0D5D">
          <w:rPr>
            <w:rFonts w:ascii="Consolas" w:eastAsia="宋体" w:hAnsi="Consolas" w:cs="宋体"/>
            <w:color w:val="548E2E"/>
            <w:kern w:val="0"/>
            <w:sz w:val="23"/>
            <w:szCs w:val="23"/>
            <w:u w:val="single"/>
            <w:shd w:val="clear" w:color="auto" w:fill="F7F7F8"/>
          </w:rPr>
          <w:t>DataBinder</w:t>
        </w:r>
      </w:hyperlink>
      <w:r w:rsidRPr="00BA0D5D">
        <w:rPr>
          <w:rFonts w:ascii="inherit" w:eastAsia="宋体" w:hAnsi="inherit" w:cs="Arial"/>
          <w:color w:val="34302D"/>
          <w:kern w:val="0"/>
          <w:sz w:val="24"/>
          <w:szCs w:val="24"/>
        </w:rPr>
        <w:t>. This may be useful for plugging in validation logic without the use of annotations.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54" w:name="_Toc15327112"/>
      <w:r w:rsidRPr="00BA0D5D">
        <w:rPr>
          <w:rFonts w:ascii="Arial" w:eastAsia="宋体" w:hAnsi="Arial" w:cs="Arial"/>
          <w:color w:val="34302D"/>
          <w:kern w:val="0"/>
          <w:sz w:val="41"/>
          <w:szCs w:val="41"/>
        </w:rPr>
        <w:t>3.1. Validation by Using Spring’s Validator Interface</w:t>
      </w:r>
      <w:bookmarkEnd w:id="2354"/>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features a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interface that you can use to validate objects. The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interface works by using an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object so that, while validating, validators can report validation failures to the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 of a small data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Person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the usual getters and setters...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next example provides validation behavior for the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class by implementing the following two methods of the </w:t>
      </w:r>
      <w:r w:rsidRPr="00BA0D5D">
        <w:rPr>
          <w:rFonts w:ascii="Consolas" w:eastAsia="宋体" w:hAnsi="Consolas" w:cs="宋体"/>
          <w:color w:val="34302D"/>
          <w:kern w:val="0"/>
          <w:sz w:val="23"/>
          <w:szCs w:val="23"/>
          <w:shd w:val="clear" w:color="auto" w:fill="F7F7F8"/>
        </w:rPr>
        <w:t>org.springframework.validation.Validator</w:t>
      </w:r>
      <w:r w:rsidRPr="00BA0D5D">
        <w:rPr>
          <w:rFonts w:ascii="inherit" w:eastAsia="宋体" w:hAnsi="inherit" w:cs="Arial"/>
          <w:color w:val="34302D"/>
          <w:kern w:val="0"/>
          <w:sz w:val="24"/>
          <w:szCs w:val="24"/>
        </w:rPr>
        <w:t> interface:</w:t>
      </w:r>
    </w:p>
    <w:p w:rsidR="00BA0D5D" w:rsidRPr="00BA0D5D" w:rsidRDefault="00BA0D5D" w:rsidP="00BA0D5D">
      <w:pPr>
        <w:widowControl/>
        <w:numPr>
          <w:ilvl w:val="0"/>
          <w:numId w:val="2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supports(Class)</w:t>
      </w:r>
      <w:r w:rsidRPr="00BA0D5D">
        <w:rPr>
          <w:rFonts w:ascii="inherit" w:eastAsia="宋体" w:hAnsi="inherit" w:cs="Arial"/>
          <w:color w:val="34302D"/>
          <w:kern w:val="0"/>
          <w:sz w:val="24"/>
          <w:szCs w:val="24"/>
        </w:rPr>
        <w:t>: Can this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validate instances of the supplied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2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validate(Object, org.springframework.validation.Errors)</w:t>
      </w:r>
      <w:r w:rsidRPr="00BA0D5D">
        <w:rPr>
          <w:rFonts w:ascii="inherit" w:eastAsia="宋体" w:hAnsi="inherit" w:cs="Arial"/>
          <w:color w:val="34302D"/>
          <w:kern w:val="0"/>
          <w:sz w:val="24"/>
          <w:szCs w:val="24"/>
        </w:rPr>
        <w:t>: Validates the given object and, in case of validation errors, registers those with the given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Implementing a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is fairly straightforward, especially when you know of the </w:t>
      </w:r>
      <w:r w:rsidRPr="00BA0D5D">
        <w:rPr>
          <w:rFonts w:ascii="Consolas" w:eastAsia="宋体" w:hAnsi="Consolas" w:cs="宋体"/>
          <w:color w:val="34302D"/>
          <w:kern w:val="0"/>
          <w:sz w:val="23"/>
          <w:szCs w:val="23"/>
          <w:shd w:val="clear" w:color="auto" w:fill="F7F7F8"/>
        </w:rPr>
        <w:t>ValidationUtils</w:t>
      </w:r>
      <w:r w:rsidRPr="00BA0D5D">
        <w:rPr>
          <w:rFonts w:ascii="inherit" w:eastAsia="宋体" w:hAnsi="inherit" w:cs="Arial"/>
          <w:color w:val="34302D"/>
          <w:kern w:val="0"/>
          <w:sz w:val="24"/>
          <w:szCs w:val="24"/>
        </w:rPr>
        <w:t> helper class that the Spring Framework also provides. The following example implements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for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instances: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PersonValidator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Validator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This Validator validates *only* Person instances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supports(Class clazz)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Person.class.equals(clazz);</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validate(Object obj, Errors 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ValidationUtils.rejectIfEmpty(e, </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"name.empty"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Person p = (Person) obj;</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(p.getAge() &lt;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e.rejectValue(</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"negativevalue"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else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(p.getAge() &gt; </w:t>
      </w:r>
      <w:r w:rsidRPr="00BA0D5D">
        <w:rPr>
          <w:rFonts w:ascii="Consolas" w:eastAsia="宋体" w:hAnsi="Consolas" w:cs="宋体"/>
          <w:color w:val="009999"/>
          <w:kern w:val="0"/>
          <w:sz w:val="24"/>
          <w:szCs w:val="24"/>
        </w:rPr>
        <w:t>110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e.rejectValue(</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"too.darn.old"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rejectIfEmpty(..)</w:t>
      </w:r>
      <w:r w:rsidRPr="00BA0D5D">
        <w:rPr>
          <w:rFonts w:ascii="inherit" w:eastAsia="宋体" w:hAnsi="inherit" w:cs="Arial"/>
          <w:color w:val="34302D"/>
          <w:kern w:val="0"/>
          <w:sz w:val="24"/>
          <w:szCs w:val="24"/>
        </w:rPr>
        <w:t> method on the </w:t>
      </w:r>
      <w:r w:rsidRPr="00BA0D5D">
        <w:rPr>
          <w:rFonts w:ascii="Consolas" w:eastAsia="宋体" w:hAnsi="Consolas" w:cs="宋体"/>
          <w:color w:val="34302D"/>
          <w:kern w:val="0"/>
          <w:sz w:val="23"/>
          <w:szCs w:val="23"/>
          <w:shd w:val="clear" w:color="auto" w:fill="F7F7F8"/>
        </w:rPr>
        <w:t>ValidationUtils</w:t>
      </w:r>
      <w:r w:rsidRPr="00BA0D5D">
        <w:rPr>
          <w:rFonts w:ascii="inherit" w:eastAsia="宋体" w:hAnsi="inherit" w:cs="Arial"/>
          <w:color w:val="34302D"/>
          <w:kern w:val="0"/>
          <w:sz w:val="24"/>
          <w:szCs w:val="24"/>
        </w:rPr>
        <w:t> class is used to reject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property if it is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or the empty string. Have a look at the </w:t>
      </w:r>
      <w:hyperlink r:id="rId480" w:history="1">
        <w:r w:rsidRPr="00BA0D5D">
          <w:rPr>
            <w:rFonts w:ascii="Consolas" w:eastAsia="宋体" w:hAnsi="Consolas" w:cs="宋体"/>
            <w:color w:val="548E2E"/>
            <w:kern w:val="0"/>
            <w:sz w:val="23"/>
            <w:szCs w:val="23"/>
            <w:u w:val="single"/>
            <w:shd w:val="clear" w:color="auto" w:fill="F7F7F8"/>
          </w:rPr>
          <w:t>ValidationUtils</w:t>
        </w:r>
      </w:hyperlink>
      <w:r w:rsidRPr="00BA0D5D">
        <w:rPr>
          <w:rFonts w:ascii="inherit" w:eastAsia="宋体" w:hAnsi="inherit" w:cs="Arial"/>
          <w:color w:val="34302D"/>
          <w:kern w:val="0"/>
          <w:sz w:val="24"/>
          <w:szCs w:val="24"/>
        </w:rPr>
        <w:t> javadoc to see what functionality it provides besides the example shown previously.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While it is certainly possible to implement a single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class to validate each of the nested objects in a rich object, it may be better to encapsulate the validation logic for each nested class of object in its own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implementation. A simple example of a “rich” object would be a </w:t>
      </w:r>
      <w:r w:rsidRPr="00BA0D5D">
        <w:rPr>
          <w:rFonts w:ascii="Consolas" w:eastAsia="宋体" w:hAnsi="Consolas" w:cs="宋体"/>
          <w:color w:val="34302D"/>
          <w:kern w:val="0"/>
          <w:sz w:val="23"/>
          <w:szCs w:val="23"/>
          <w:shd w:val="clear" w:color="auto" w:fill="F7F7F8"/>
        </w:rPr>
        <w:t>Customer</w:t>
      </w:r>
      <w:r w:rsidRPr="00BA0D5D">
        <w:rPr>
          <w:rFonts w:ascii="inherit" w:eastAsia="宋体" w:hAnsi="inherit" w:cs="Arial"/>
          <w:color w:val="34302D"/>
          <w:kern w:val="0"/>
          <w:sz w:val="24"/>
          <w:szCs w:val="24"/>
        </w:rPr>
        <w:t> that is composed of two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properties (a first and a second name) and a complex </w:t>
      </w:r>
      <w:r w:rsidRPr="00BA0D5D">
        <w:rPr>
          <w:rFonts w:ascii="Consolas" w:eastAsia="宋体" w:hAnsi="Consolas" w:cs="宋体"/>
          <w:color w:val="34302D"/>
          <w:kern w:val="0"/>
          <w:sz w:val="23"/>
          <w:szCs w:val="23"/>
          <w:shd w:val="clear" w:color="auto" w:fill="F7F7F8"/>
        </w:rPr>
        <w:t>Address</w:t>
      </w:r>
      <w:r w:rsidRPr="00BA0D5D">
        <w:rPr>
          <w:rFonts w:ascii="inherit" w:eastAsia="宋体" w:hAnsi="inherit" w:cs="Arial"/>
          <w:color w:val="34302D"/>
          <w:kern w:val="0"/>
          <w:sz w:val="24"/>
          <w:szCs w:val="24"/>
        </w:rPr>
        <w:t> object. </w:t>
      </w:r>
      <w:r w:rsidRPr="00BA0D5D">
        <w:rPr>
          <w:rFonts w:ascii="Consolas" w:eastAsia="宋体" w:hAnsi="Consolas" w:cs="宋体"/>
          <w:color w:val="34302D"/>
          <w:kern w:val="0"/>
          <w:sz w:val="23"/>
          <w:szCs w:val="23"/>
          <w:shd w:val="clear" w:color="auto" w:fill="F7F7F8"/>
        </w:rPr>
        <w:t>Address</w:t>
      </w:r>
      <w:r w:rsidRPr="00BA0D5D">
        <w:rPr>
          <w:rFonts w:ascii="inherit" w:eastAsia="宋体" w:hAnsi="inherit" w:cs="Arial"/>
          <w:color w:val="34302D"/>
          <w:kern w:val="0"/>
          <w:sz w:val="24"/>
          <w:szCs w:val="24"/>
        </w:rPr>
        <w:t> objects may be used independently of </w:t>
      </w:r>
      <w:r w:rsidRPr="00BA0D5D">
        <w:rPr>
          <w:rFonts w:ascii="Consolas" w:eastAsia="宋体" w:hAnsi="Consolas" w:cs="宋体"/>
          <w:color w:val="34302D"/>
          <w:kern w:val="0"/>
          <w:sz w:val="23"/>
          <w:szCs w:val="23"/>
          <w:shd w:val="clear" w:color="auto" w:fill="F7F7F8"/>
        </w:rPr>
        <w:t>Customer</w:t>
      </w:r>
      <w:r w:rsidRPr="00BA0D5D">
        <w:rPr>
          <w:rFonts w:ascii="inherit" w:eastAsia="宋体" w:hAnsi="inherit" w:cs="Arial"/>
          <w:color w:val="34302D"/>
          <w:kern w:val="0"/>
          <w:sz w:val="24"/>
          <w:szCs w:val="24"/>
        </w:rPr>
        <w:t> objects, so a distinct </w:t>
      </w:r>
      <w:r w:rsidRPr="00BA0D5D">
        <w:rPr>
          <w:rFonts w:ascii="Consolas" w:eastAsia="宋体" w:hAnsi="Consolas" w:cs="宋体"/>
          <w:color w:val="34302D"/>
          <w:kern w:val="0"/>
          <w:sz w:val="23"/>
          <w:szCs w:val="23"/>
          <w:shd w:val="clear" w:color="auto" w:fill="F7F7F8"/>
        </w:rPr>
        <w:t>AddressValidator</w:t>
      </w:r>
      <w:r w:rsidRPr="00BA0D5D">
        <w:rPr>
          <w:rFonts w:ascii="inherit" w:eastAsia="宋体" w:hAnsi="inherit" w:cs="Arial"/>
          <w:color w:val="34302D"/>
          <w:kern w:val="0"/>
          <w:sz w:val="24"/>
          <w:szCs w:val="24"/>
        </w:rPr>
        <w:t> has been implemented. If you want your </w:t>
      </w:r>
      <w:r w:rsidRPr="00BA0D5D">
        <w:rPr>
          <w:rFonts w:ascii="Consolas" w:eastAsia="宋体" w:hAnsi="Consolas" w:cs="宋体"/>
          <w:color w:val="34302D"/>
          <w:kern w:val="0"/>
          <w:sz w:val="23"/>
          <w:szCs w:val="23"/>
          <w:shd w:val="clear" w:color="auto" w:fill="F7F7F8"/>
        </w:rPr>
        <w:t>CustomerValidator</w:t>
      </w:r>
      <w:r w:rsidRPr="00BA0D5D">
        <w:rPr>
          <w:rFonts w:ascii="inherit" w:eastAsia="宋体" w:hAnsi="inherit" w:cs="Arial"/>
          <w:color w:val="34302D"/>
          <w:kern w:val="0"/>
          <w:sz w:val="24"/>
          <w:szCs w:val="24"/>
        </w:rPr>
        <w:t> to reuse the logic contained within the </w:t>
      </w:r>
      <w:r w:rsidRPr="00BA0D5D">
        <w:rPr>
          <w:rFonts w:ascii="Consolas" w:eastAsia="宋体" w:hAnsi="Consolas" w:cs="宋体"/>
          <w:color w:val="34302D"/>
          <w:kern w:val="0"/>
          <w:sz w:val="23"/>
          <w:szCs w:val="23"/>
          <w:shd w:val="clear" w:color="auto" w:fill="F7F7F8"/>
        </w:rPr>
        <w:t>AddressValidator</w:t>
      </w:r>
      <w:r w:rsidRPr="00BA0D5D">
        <w:rPr>
          <w:rFonts w:ascii="inherit" w:eastAsia="宋体" w:hAnsi="inherit" w:cs="Arial"/>
          <w:color w:val="34302D"/>
          <w:kern w:val="0"/>
          <w:sz w:val="24"/>
          <w:szCs w:val="24"/>
        </w:rPr>
        <w:t> class without resorting to copy-and-paste, you can dependency-inject or instantiate an </w:t>
      </w:r>
      <w:r w:rsidRPr="00BA0D5D">
        <w:rPr>
          <w:rFonts w:ascii="Consolas" w:eastAsia="宋体" w:hAnsi="Consolas" w:cs="宋体"/>
          <w:color w:val="34302D"/>
          <w:kern w:val="0"/>
          <w:sz w:val="23"/>
          <w:szCs w:val="23"/>
          <w:shd w:val="clear" w:color="auto" w:fill="F7F7F8"/>
        </w:rPr>
        <w:t>AddressValidator</w:t>
      </w:r>
      <w:r w:rsidRPr="00BA0D5D">
        <w:rPr>
          <w:rFonts w:ascii="inherit" w:eastAsia="宋体" w:hAnsi="inherit" w:cs="Arial"/>
          <w:color w:val="34302D"/>
          <w:kern w:val="0"/>
          <w:sz w:val="24"/>
          <w:szCs w:val="24"/>
        </w:rPr>
        <w:t> within your </w:t>
      </w:r>
      <w:r w:rsidRPr="00BA0D5D">
        <w:rPr>
          <w:rFonts w:ascii="Consolas" w:eastAsia="宋体" w:hAnsi="Consolas" w:cs="宋体"/>
          <w:color w:val="34302D"/>
          <w:kern w:val="0"/>
          <w:sz w:val="23"/>
          <w:szCs w:val="23"/>
          <w:shd w:val="clear" w:color="auto" w:fill="F7F7F8"/>
        </w:rPr>
        <w:t>CustomerValidator</w:t>
      </w:r>
      <w:r w:rsidRPr="00BA0D5D">
        <w:rPr>
          <w:rFonts w:ascii="inherit" w:eastAsia="宋体" w:hAnsi="inherit" w:cs="Arial"/>
          <w:color w:val="34302D"/>
          <w:kern w:val="0"/>
          <w:sz w:val="24"/>
          <w:szCs w:val="24"/>
        </w:rPr>
        <w: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CustomerValidator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Validator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Validator addressValidator;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CustomerValidator(Validator addressValidator)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(addressValidator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IllegalArgumentException(</w:t>
      </w:r>
      <w:r w:rsidRPr="00BA0D5D">
        <w:rPr>
          <w:rFonts w:ascii="Consolas" w:eastAsia="宋体" w:hAnsi="Consolas" w:cs="宋体"/>
          <w:color w:val="DD1144"/>
          <w:kern w:val="0"/>
          <w:sz w:val="24"/>
          <w:szCs w:val="24"/>
        </w:rPr>
        <w:t>"The supplied [Validator] is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"required and must not be 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(!addressValidator.supports(Address.class))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IllegalArgumentException(</w:t>
      </w:r>
      <w:r w:rsidRPr="00BA0D5D">
        <w:rPr>
          <w:rFonts w:ascii="Consolas" w:eastAsia="宋体" w:hAnsi="Consolas" w:cs="宋体"/>
          <w:color w:val="DD1144"/>
          <w:kern w:val="0"/>
          <w:sz w:val="24"/>
          <w:szCs w:val="24"/>
        </w:rPr>
        <w:t>"The supplied [Validator] must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"support the validation of [Address] instances."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.addressValidator = addressValidator;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This Validator validates Customer instances, and any subclasses of Customer too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supports(Class clazz)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Customer.class.isAssignableFrom(clazz);</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validate(Object target, Errors errors)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ValidationUtils.rejectIfEmptyOrWhitespace(errors, </w:t>
      </w:r>
      <w:r w:rsidRPr="00BA0D5D">
        <w:rPr>
          <w:rFonts w:ascii="Consolas" w:eastAsia="宋体" w:hAnsi="Consolas" w:cs="宋体"/>
          <w:color w:val="DD1144"/>
          <w:kern w:val="0"/>
          <w:sz w:val="24"/>
          <w:szCs w:val="24"/>
        </w:rPr>
        <w:t>"firstName"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"field.required"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ValidationUtils.rejectIfEmptyOrWhitespace(errors, </w:t>
      </w:r>
      <w:r w:rsidRPr="00BA0D5D">
        <w:rPr>
          <w:rFonts w:ascii="Consolas" w:eastAsia="宋体" w:hAnsi="Consolas" w:cs="宋体"/>
          <w:color w:val="DD1144"/>
          <w:kern w:val="0"/>
          <w:sz w:val="24"/>
          <w:szCs w:val="24"/>
        </w:rPr>
        <w:t>"surname"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"field.required"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Customer customer = (Customer) target;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errors.pushNestedPath(</w:t>
      </w:r>
      <w:r w:rsidRPr="00BA0D5D">
        <w:rPr>
          <w:rFonts w:ascii="Consolas" w:eastAsia="宋体" w:hAnsi="Consolas" w:cs="宋体"/>
          <w:color w:val="DD1144"/>
          <w:kern w:val="0"/>
          <w:sz w:val="24"/>
          <w:szCs w:val="24"/>
        </w:rPr>
        <w:t>"address"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ValidationUtils.invokeValidator(</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.addressValidator, customer.getAddress(), errors);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finally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errors.popNestedPath();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Validation errors are reported to the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object passed to the validator. In the case of Spring Web MVC, you can use the </w:t>
      </w:r>
      <w:r w:rsidRPr="00BA0D5D">
        <w:rPr>
          <w:rFonts w:ascii="Consolas" w:eastAsia="宋体" w:hAnsi="Consolas" w:cs="宋体"/>
          <w:color w:val="34302D"/>
          <w:kern w:val="0"/>
          <w:sz w:val="23"/>
          <w:szCs w:val="23"/>
          <w:shd w:val="clear" w:color="auto" w:fill="F7F7F8"/>
        </w:rPr>
        <w:t>&lt;spring:bind/&gt;</w:t>
      </w:r>
      <w:r w:rsidRPr="00BA0D5D">
        <w:rPr>
          <w:rFonts w:ascii="inherit" w:eastAsia="宋体" w:hAnsi="inherit" w:cs="Arial"/>
          <w:color w:val="34302D"/>
          <w:kern w:val="0"/>
          <w:sz w:val="24"/>
          <w:szCs w:val="24"/>
        </w:rPr>
        <w:t> tag to inspect the error messages, but you can also inspect the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object yourself. More information about the methods it offers can be found in the </w:t>
      </w:r>
      <w:hyperlink r:id="rId481" w:history="1">
        <w:r w:rsidRPr="00BA0D5D">
          <w:rPr>
            <w:rFonts w:ascii="inherit" w:eastAsia="宋体" w:hAnsi="inherit" w:cs="Arial"/>
            <w:color w:val="548E2E"/>
            <w:kern w:val="0"/>
            <w:sz w:val="24"/>
            <w:szCs w:val="24"/>
            <w:u w:val="single"/>
          </w:rPr>
          <w:t>javadoc</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55" w:name="_Toc15327113"/>
      <w:r w:rsidRPr="00BA0D5D">
        <w:rPr>
          <w:rFonts w:ascii="Arial" w:eastAsia="宋体" w:hAnsi="Arial" w:cs="Arial"/>
          <w:color w:val="34302D"/>
          <w:kern w:val="0"/>
          <w:sz w:val="41"/>
          <w:szCs w:val="41"/>
        </w:rPr>
        <w:t>3.2. Resolving Codes to Error Messages</w:t>
      </w:r>
      <w:bookmarkEnd w:id="235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covered databinding and validation. This section covers outputting messages that correspond to validation errors. In the example shown in the </w:t>
      </w:r>
      <w:hyperlink r:id="rId482" w:anchor="validator" w:history="1">
        <w:r w:rsidRPr="00BA0D5D">
          <w:rPr>
            <w:rFonts w:ascii="inherit" w:eastAsia="宋体" w:hAnsi="inherit" w:cs="Arial"/>
            <w:color w:val="548E2E"/>
            <w:kern w:val="0"/>
            <w:sz w:val="24"/>
            <w:szCs w:val="24"/>
            <w:u w:val="single"/>
          </w:rPr>
          <w:t>preceding section</w:t>
        </w:r>
      </w:hyperlink>
      <w:r w:rsidRPr="00BA0D5D">
        <w:rPr>
          <w:rFonts w:ascii="inherit" w:eastAsia="宋体" w:hAnsi="inherit" w:cs="Arial"/>
          <w:color w:val="34302D"/>
          <w:kern w:val="0"/>
          <w:sz w:val="24"/>
          <w:szCs w:val="24"/>
        </w:rPr>
        <w:t>, we rejected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 fields. If we want to output the error messages by using a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we can do so using the error code we provide when rejecting the field ('name' and 'age' in this case). When you call (either directly, or indirectly, by using, for example, the </w:t>
      </w:r>
      <w:r w:rsidRPr="00BA0D5D">
        <w:rPr>
          <w:rFonts w:ascii="Consolas" w:eastAsia="宋体" w:hAnsi="Consolas" w:cs="宋体"/>
          <w:color w:val="34302D"/>
          <w:kern w:val="0"/>
          <w:sz w:val="23"/>
          <w:szCs w:val="23"/>
          <w:shd w:val="clear" w:color="auto" w:fill="F7F7F8"/>
        </w:rPr>
        <w:t>ValidationUtils</w:t>
      </w:r>
      <w:r w:rsidRPr="00BA0D5D">
        <w:rPr>
          <w:rFonts w:ascii="inherit" w:eastAsia="宋体" w:hAnsi="inherit" w:cs="Arial"/>
          <w:color w:val="34302D"/>
          <w:kern w:val="0"/>
          <w:sz w:val="24"/>
          <w:szCs w:val="24"/>
        </w:rPr>
        <w:t> class) </w:t>
      </w:r>
      <w:r w:rsidRPr="00BA0D5D">
        <w:rPr>
          <w:rFonts w:ascii="Consolas" w:eastAsia="宋体" w:hAnsi="Consolas" w:cs="宋体"/>
          <w:color w:val="34302D"/>
          <w:kern w:val="0"/>
          <w:sz w:val="23"/>
          <w:szCs w:val="23"/>
          <w:shd w:val="clear" w:color="auto" w:fill="F7F7F8"/>
        </w:rPr>
        <w:t>rejectValue</w:t>
      </w:r>
      <w:r w:rsidRPr="00BA0D5D">
        <w:rPr>
          <w:rFonts w:ascii="inherit" w:eastAsia="宋体" w:hAnsi="inherit" w:cs="Arial"/>
          <w:color w:val="34302D"/>
          <w:kern w:val="0"/>
          <w:sz w:val="24"/>
          <w:szCs w:val="24"/>
        </w:rPr>
        <w:t> or one of the other </w:t>
      </w:r>
      <w:r w:rsidRPr="00BA0D5D">
        <w:rPr>
          <w:rFonts w:ascii="Consolas" w:eastAsia="宋体" w:hAnsi="Consolas" w:cs="宋体"/>
          <w:color w:val="34302D"/>
          <w:kern w:val="0"/>
          <w:sz w:val="23"/>
          <w:szCs w:val="23"/>
          <w:shd w:val="clear" w:color="auto" w:fill="F7F7F8"/>
        </w:rPr>
        <w:t>reject</w:t>
      </w:r>
      <w:r w:rsidRPr="00BA0D5D">
        <w:rPr>
          <w:rFonts w:ascii="inherit" w:eastAsia="宋体" w:hAnsi="inherit" w:cs="Arial"/>
          <w:color w:val="34302D"/>
          <w:kern w:val="0"/>
          <w:sz w:val="24"/>
          <w:szCs w:val="24"/>
        </w:rPr>
        <w:t>methods from the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interface, the underlying implementation not only registers the code you passed in but also registers a number of additional error codes. The </w:t>
      </w:r>
      <w:r w:rsidRPr="00BA0D5D">
        <w:rPr>
          <w:rFonts w:ascii="Consolas" w:eastAsia="宋体" w:hAnsi="Consolas" w:cs="宋体"/>
          <w:color w:val="34302D"/>
          <w:kern w:val="0"/>
          <w:sz w:val="23"/>
          <w:szCs w:val="23"/>
          <w:shd w:val="clear" w:color="auto" w:fill="F7F7F8"/>
        </w:rPr>
        <w:t>MessageCodesResolver</w:t>
      </w:r>
      <w:r w:rsidRPr="00BA0D5D">
        <w:rPr>
          <w:rFonts w:ascii="inherit" w:eastAsia="宋体" w:hAnsi="inherit" w:cs="Arial"/>
          <w:color w:val="34302D"/>
          <w:kern w:val="0"/>
          <w:sz w:val="24"/>
          <w:szCs w:val="24"/>
        </w:rPr>
        <w:t> determines which error codes the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interface registers. By default, the </w:t>
      </w:r>
      <w:r w:rsidRPr="00BA0D5D">
        <w:rPr>
          <w:rFonts w:ascii="Consolas" w:eastAsia="宋体" w:hAnsi="Consolas" w:cs="宋体"/>
          <w:color w:val="34302D"/>
          <w:kern w:val="0"/>
          <w:sz w:val="23"/>
          <w:szCs w:val="23"/>
          <w:shd w:val="clear" w:color="auto" w:fill="F7F7F8"/>
        </w:rPr>
        <w:t>DefaultMessageCodesResolver</w:t>
      </w:r>
      <w:r w:rsidRPr="00BA0D5D">
        <w:rPr>
          <w:rFonts w:ascii="inherit" w:eastAsia="宋体" w:hAnsi="inherit" w:cs="Arial"/>
          <w:color w:val="34302D"/>
          <w:kern w:val="0"/>
          <w:sz w:val="24"/>
          <w:szCs w:val="24"/>
        </w:rPr>
        <w:t> is used, which (for example) not only registers a message with the code you gave but also registers messages that include the field name you passed to the reject method. So, if you reject a field by using </w:t>
      </w:r>
      <w:r w:rsidRPr="00BA0D5D">
        <w:rPr>
          <w:rFonts w:ascii="Consolas" w:eastAsia="宋体" w:hAnsi="Consolas" w:cs="宋体"/>
          <w:color w:val="34302D"/>
          <w:kern w:val="0"/>
          <w:sz w:val="23"/>
          <w:szCs w:val="23"/>
          <w:shd w:val="clear" w:color="auto" w:fill="F7F7F8"/>
        </w:rPr>
        <w:t>rejectValue("age", "too.darn.old")</w:t>
      </w:r>
      <w:r w:rsidRPr="00BA0D5D">
        <w:rPr>
          <w:rFonts w:ascii="inherit" w:eastAsia="宋体" w:hAnsi="inherit" w:cs="Arial"/>
          <w:color w:val="34302D"/>
          <w:kern w:val="0"/>
          <w:sz w:val="24"/>
          <w:szCs w:val="24"/>
        </w:rPr>
        <w:t>, apart from the </w:t>
      </w:r>
      <w:r w:rsidRPr="00BA0D5D">
        <w:rPr>
          <w:rFonts w:ascii="Consolas" w:eastAsia="宋体" w:hAnsi="Consolas" w:cs="宋体"/>
          <w:color w:val="34302D"/>
          <w:kern w:val="0"/>
          <w:sz w:val="23"/>
          <w:szCs w:val="23"/>
          <w:shd w:val="clear" w:color="auto" w:fill="F7F7F8"/>
        </w:rPr>
        <w:t>too.darn.old</w:t>
      </w:r>
      <w:r w:rsidRPr="00BA0D5D">
        <w:rPr>
          <w:rFonts w:ascii="inherit" w:eastAsia="宋体" w:hAnsi="inherit" w:cs="Arial"/>
          <w:color w:val="34302D"/>
          <w:kern w:val="0"/>
          <w:sz w:val="24"/>
          <w:szCs w:val="24"/>
        </w:rPr>
        <w:t> code, Spring also registers </w:t>
      </w:r>
      <w:r w:rsidRPr="00BA0D5D">
        <w:rPr>
          <w:rFonts w:ascii="Consolas" w:eastAsia="宋体" w:hAnsi="Consolas" w:cs="宋体"/>
          <w:color w:val="34302D"/>
          <w:kern w:val="0"/>
          <w:sz w:val="23"/>
          <w:szCs w:val="23"/>
          <w:shd w:val="clear" w:color="auto" w:fill="F7F7F8"/>
        </w:rPr>
        <w:t>too.darn.old.age</w:t>
      </w:r>
      <w:r w:rsidRPr="00BA0D5D">
        <w:rPr>
          <w:rFonts w:ascii="inherit" w:eastAsia="宋体" w:hAnsi="inherit" w:cs="Arial"/>
          <w:color w:val="34302D"/>
          <w:kern w:val="0"/>
          <w:sz w:val="24"/>
          <w:szCs w:val="24"/>
        </w:rPr>
        <w:t> and</w:t>
      </w:r>
      <w:r w:rsidRPr="00BA0D5D">
        <w:rPr>
          <w:rFonts w:ascii="Consolas" w:eastAsia="宋体" w:hAnsi="Consolas" w:cs="宋体"/>
          <w:color w:val="34302D"/>
          <w:kern w:val="0"/>
          <w:sz w:val="23"/>
          <w:szCs w:val="23"/>
          <w:shd w:val="clear" w:color="auto" w:fill="F7F7F8"/>
        </w:rPr>
        <w:t>too.darn.old.age.int</w:t>
      </w:r>
      <w:r w:rsidRPr="00BA0D5D">
        <w:rPr>
          <w:rFonts w:ascii="inherit" w:eastAsia="宋体" w:hAnsi="inherit" w:cs="Arial"/>
          <w:color w:val="34302D"/>
          <w:kern w:val="0"/>
          <w:sz w:val="24"/>
          <w:szCs w:val="24"/>
        </w:rPr>
        <w:t> (the first includes the field name and the second includes the type of the field). This is done as a convenience to aid developers when targeting error messages.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More information on the </w:t>
      </w:r>
      <w:r w:rsidRPr="00BA0D5D">
        <w:rPr>
          <w:rFonts w:ascii="Consolas" w:eastAsia="宋体" w:hAnsi="Consolas" w:cs="宋体"/>
          <w:color w:val="34302D"/>
          <w:kern w:val="0"/>
          <w:sz w:val="23"/>
          <w:szCs w:val="23"/>
          <w:shd w:val="clear" w:color="auto" w:fill="F7F7F8"/>
        </w:rPr>
        <w:t>MessageCodesResolver</w:t>
      </w:r>
      <w:r w:rsidRPr="00BA0D5D">
        <w:rPr>
          <w:rFonts w:ascii="inherit" w:eastAsia="宋体" w:hAnsi="inherit" w:cs="Arial"/>
          <w:color w:val="34302D"/>
          <w:kern w:val="0"/>
          <w:sz w:val="24"/>
          <w:szCs w:val="24"/>
        </w:rPr>
        <w:t> and the default strategy can be found in the javadoc of </w:t>
      </w:r>
      <w:hyperlink r:id="rId483" w:history="1">
        <w:r w:rsidRPr="00BA0D5D">
          <w:rPr>
            <w:rFonts w:ascii="Consolas" w:eastAsia="宋体" w:hAnsi="Consolas" w:cs="宋体"/>
            <w:color w:val="548E2E"/>
            <w:kern w:val="0"/>
            <w:sz w:val="23"/>
            <w:szCs w:val="23"/>
            <w:u w:val="single"/>
            <w:shd w:val="clear" w:color="auto" w:fill="F7F7F8"/>
          </w:rPr>
          <w:t>MessageCodesResolver</w:t>
        </w:r>
      </w:hyperlink>
      <w:r w:rsidRPr="00BA0D5D">
        <w:rPr>
          <w:rFonts w:ascii="inherit" w:eastAsia="宋体" w:hAnsi="inherit" w:cs="Arial"/>
          <w:color w:val="34302D"/>
          <w:kern w:val="0"/>
          <w:sz w:val="24"/>
          <w:szCs w:val="24"/>
        </w:rPr>
        <w:t>and </w:t>
      </w:r>
      <w:hyperlink r:id="rId484" w:history="1">
        <w:r w:rsidRPr="00BA0D5D">
          <w:rPr>
            <w:rFonts w:ascii="Consolas" w:eastAsia="宋体" w:hAnsi="Consolas" w:cs="宋体"/>
            <w:color w:val="548E2E"/>
            <w:kern w:val="0"/>
            <w:sz w:val="23"/>
            <w:szCs w:val="23"/>
            <w:u w:val="single"/>
            <w:shd w:val="clear" w:color="auto" w:fill="F7F7F8"/>
          </w:rPr>
          <w:t>DefaultMessageCodesResolver</w:t>
        </w:r>
      </w:hyperlink>
      <w:r w:rsidRPr="00BA0D5D">
        <w:rPr>
          <w:rFonts w:ascii="inherit" w:eastAsia="宋体" w:hAnsi="inherit" w:cs="Arial"/>
          <w:color w:val="34302D"/>
          <w:kern w:val="0"/>
          <w:sz w:val="24"/>
          <w:szCs w:val="24"/>
        </w:rPr>
        <w:t>, respectively.</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56" w:name="_Toc15327114"/>
      <w:r w:rsidRPr="00BA0D5D">
        <w:rPr>
          <w:rFonts w:ascii="Arial" w:eastAsia="宋体" w:hAnsi="Arial" w:cs="Arial"/>
          <w:color w:val="34302D"/>
          <w:kern w:val="0"/>
          <w:sz w:val="41"/>
          <w:szCs w:val="41"/>
        </w:rPr>
        <w:t>3.3. Bean Manipulation and the </w:t>
      </w:r>
      <w:r w:rsidRPr="00BA0D5D">
        <w:rPr>
          <w:rFonts w:ascii="Consolas" w:eastAsia="宋体" w:hAnsi="Consolas" w:cs="宋体"/>
          <w:color w:val="34302D"/>
          <w:kern w:val="0"/>
          <w:sz w:val="39"/>
          <w:szCs w:val="39"/>
          <w:shd w:val="clear" w:color="auto" w:fill="F7F7F8"/>
        </w:rPr>
        <w:t>BeanWrapper</w:t>
      </w:r>
      <w:bookmarkEnd w:id="235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org.springframework.beans</w:t>
      </w:r>
      <w:r w:rsidRPr="00BA0D5D">
        <w:rPr>
          <w:rFonts w:ascii="inherit" w:eastAsia="宋体" w:hAnsi="inherit" w:cs="Arial"/>
          <w:color w:val="34302D"/>
          <w:kern w:val="0"/>
          <w:sz w:val="24"/>
          <w:szCs w:val="24"/>
        </w:rPr>
        <w:t> package adheres to the JavaBeans standard. A JavaBean is a class with a default no-argument constructor and that follows a naming convention where (for example) a property named </w:t>
      </w:r>
      <w:r w:rsidRPr="00BA0D5D">
        <w:rPr>
          <w:rFonts w:ascii="Consolas" w:eastAsia="宋体" w:hAnsi="Consolas" w:cs="宋体"/>
          <w:color w:val="34302D"/>
          <w:kern w:val="0"/>
          <w:sz w:val="23"/>
          <w:szCs w:val="23"/>
          <w:shd w:val="clear" w:color="auto" w:fill="F7F7F8"/>
        </w:rPr>
        <w:t>bingoMadness</w:t>
      </w:r>
      <w:r w:rsidRPr="00BA0D5D">
        <w:rPr>
          <w:rFonts w:ascii="inherit" w:eastAsia="宋体" w:hAnsi="inherit" w:cs="Arial"/>
          <w:color w:val="34302D"/>
          <w:kern w:val="0"/>
          <w:sz w:val="24"/>
          <w:szCs w:val="24"/>
        </w:rPr>
        <w:t> would have a setter method </w:t>
      </w:r>
      <w:r w:rsidRPr="00BA0D5D">
        <w:rPr>
          <w:rFonts w:ascii="Consolas" w:eastAsia="宋体" w:hAnsi="Consolas" w:cs="宋体"/>
          <w:color w:val="34302D"/>
          <w:kern w:val="0"/>
          <w:sz w:val="23"/>
          <w:szCs w:val="23"/>
          <w:shd w:val="clear" w:color="auto" w:fill="F7F7F8"/>
        </w:rPr>
        <w:t>setBingoMadness(..)</w:t>
      </w:r>
      <w:r w:rsidRPr="00BA0D5D">
        <w:rPr>
          <w:rFonts w:ascii="inherit" w:eastAsia="宋体" w:hAnsi="inherit" w:cs="Arial"/>
          <w:color w:val="34302D"/>
          <w:kern w:val="0"/>
          <w:sz w:val="24"/>
          <w:szCs w:val="24"/>
        </w:rPr>
        <w:t> and a getter method </w:t>
      </w:r>
      <w:r w:rsidRPr="00BA0D5D">
        <w:rPr>
          <w:rFonts w:ascii="Consolas" w:eastAsia="宋体" w:hAnsi="Consolas" w:cs="宋体"/>
          <w:color w:val="34302D"/>
          <w:kern w:val="0"/>
          <w:sz w:val="23"/>
          <w:szCs w:val="23"/>
          <w:shd w:val="clear" w:color="auto" w:fill="F7F7F8"/>
        </w:rPr>
        <w:t>getBingoMadness()</w:t>
      </w:r>
      <w:r w:rsidRPr="00BA0D5D">
        <w:rPr>
          <w:rFonts w:ascii="inherit" w:eastAsia="宋体" w:hAnsi="inherit" w:cs="Arial"/>
          <w:color w:val="34302D"/>
          <w:kern w:val="0"/>
          <w:sz w:val="24"/>
          <w:szCs w:val="24"/>
        </w:rPr>
        <w:t>. For more information about JavaBeans and the specification, see </w:t>
      </w:r>
      <w:hyperlink r:id="rId485" w:history="1">
        <w:r w:rsidRPr="00BA0D5D">
          <w:rPr>
            <w:rFonts w:ascii="inherit" w:eastAsia="宋体" w:hAnsi="inherit" w:cs="Arial"/>
            <w:color w:val="548E2E"/>
            <w:kern w:val="0"/>
            <w:sz w:val="24"/>
            <w:szCs w:val="24"/>
            <w:u w:val="single"/>
          </w:rPr>
          <w:t>javabeans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quite important class in the beans package is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interface and its corresponding implementation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Arial"/>
          <w:color w:val="34302D"/>
          <w:kern w:val="0"/>
          <w:sz w:val="24"/>
          <w:szCs w:val="24"/>
        </w:rPr>
        <w:t>). As quoted from the javadoc,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offers functionality to set and get property values (individually or in bulk), get property descriptors, and query properties to determine if they are readable or writable. Also,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offers support for nested properties, enabling the setting of properties on sub-properties to an unlimited depth. The</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also supports the ability to add standard JavaBeans </w:t>
      </w:r>
      <w:r w:rsidRPr="00BA0D5D">
        <w:rPr>
          <w:rFonts w:ascii="Consolas" w:eastAsia="宋体" w:hAnsi="Consolas" w:cs="宋体"/>
          <w:color w:val="34302D"/>
          <w:kern w:val="0"/>
          <w:sz w:val="23"/>
          <w:szCs w:val="23"/>
          <w:shd w:val="clear" w:color="auto" w:fill="F7F7F8"/>
        </w:rPr>
        <w:t>PropertyChangeListeners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VetoableChangeListeners</w:t>
      </w:r>
      <w:r w:rsidRPr="00BA0D5D">
        <w:rPr>
          <w:rFonts w:ascii="inherit" w:eastAsia="宋体" w:hAnsi="inherit" w:cs="Arial"/>
          <w:color w:val="34302D"/>
          <w:kern w:val="0"/>
          <w:sz w:val="24"/>
          <w:szCs w:val="24"/>
        </w:rPr>
        <w:t xml:space="preserve">, </w:t>
      </w:r>
      <w:r w:rsidRPr="00BA0D5D">
        <w:rPr>
          <w:rFonts w:ascii="inherit" w:eastAsia="宋体" w:hAnsi="inherit" w:cs="Arial"/>
          <w:color w:val="34302D"/>
          <w:kern w:val="0"/>
          <w:sz w:val="24"/>
          <w:szCs w:val="24"/>
        </w:rPr>
        <w:lastRenderedPageBreak/>
        <w:t>without the need for supporting code in the target class. Last but not least,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provides support for setting indexed properties.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usually is not used by application code directly but is used by the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and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way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works is partly indicated by its name: it wraps a bean to perform actions on that bean, such as setting and retrieving properties.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3.3.1. Setting and Getting Basic and Nested Properties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Setting and getting properties is done by using the </w:t>
      </w:r>
      <w:r w:rsidRPr="00BA0D5D">
        <w:rPr>
          <w:rFonts w:ascii="Consolas" w:eastAsia="宋体" w:hAnsi="Consolas" w:cs="宋体"/>
          <w:color w:val="34302D"/>
          <w:kern w:val="0"/>
          <w:sz w:val="23"/>
          <w:szCs w:val="23"/>
          <w:shd w:val="clear" w:color="auto" w:fill="F7F7F8"/>
        </w:rPr>
        <w:t>setPropertyValue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setPropertyValues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getPropertyValue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getPropertyValues</w:t>
      </w:r>
      <w:r w:rsidRPr="00BA0D5D">
        <w:rPr>
          <w:rFonts w:ascii="inherit" w:eastAsia="宋体" w:hAnsi="inherit" w:cs="Arial"/>
          <w:color w:val="34302D"/>
          <w:kern w:val="0"/>
          <w:sz w:val="24"/>
          <w:szCs w:val="24"/>
        </w:rPr>
        <w:t> methods which come with a couple of overloaded variants. Springs javadoc describes them in more detail. The JavaBeans specification has conventions for indicating properties of an object. The following table shows some examples of these conventions:</w:t>
      </w:r>
    </w:p>
    <w:tbl>
      <w:tblPr>
        <w:tblW w:w="14544"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895"/>
        <w:gridCol w:w="11649"/>
      </w:tblGrid>
      <w:tr w:rsidR="00BA0D5D" w:rsidRPr="00BA0D5D" w:rsidTr="00BA0D5D">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11. Examples of properties</w:t>
            </w:r>
          </w:p>
        </w:tc>
      </w:tr>
      <w:tr w:rsidR="00BA0D5D" w:rsidRPr="00BA0D5D" w:rsidTr="00BA0D5D">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Expression</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name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Indicates the property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宋体"/>
                <w:color w:val="34302D"/>
                <w:kern w:val="0"/>
                <w:sz w:val="24"/>
                <w:szCs w:val="24"/>
              </w:rPr>
              <w:t> that corresponds to the </w:t>
            </w:r>
            <w:r w:rsidRPr="00BA0D5D">
              <w:rPr>
                <w:rFonts w:ascii="Consolas" w:eastAsia="宋体" w:hAnsi="Consolas" w:cs="宋体"/>
                <w:color w:val="34302D"/>
                <w:kern w:val="0"/>
                <w:sz w:val="23"/>
                <w:szCs w:val="23"/>
                <w:shd w:val="clear" w:color="auto" w:fill="F7F7F8"/>
              </w:rPr>
              <w:t>getName()</w:t>
            </w:r>
            <w:r w:rsidRPr="00BA0D5D">
              <w:rPr>
                <w:rFonts w:ascii="inherit" w:eastAsia="宋体" w:hAnsi="inherit" w:cs="宋体"/>
                <w:color w:val="34302D"/>
                <w:kern w:val="0"/>
                <w:sz w:val="24"/>
                <w:szCs w:val="24"/>
              </w:rPr>
              <w:t> or </w:t>
            </w:r>
            <w:r w:rsidRPr="00BA0D5D">
              <w:rPr>
                <w:rFonts w:ascii="Consolas" w:eastAsia="宋体" w:hAnsi="Consolas" w:cs="宋体"/>
                <w:color w:val="34302D"/>
                <w:kern w:val="0"/>
                <w:sz w:val="23"/>
                <w:szCs w:val="23"/>
                <w:shd w:val="clear" w:color="auto" w:fill="F7F7F8"/>
              </w:rPr>
              <w:t>isName()</w:t>
            </w:r>
            <w:r w:rsidRPr="00BA0D5D">
              <w:rPr>
                <w:rFonts w:ascii="inherit" w:eastAsia="宋体" w:hAnsi="inherit" w:cs="宋体"/>
                <w:color w:val="34302D"/>
                <w:kern w:val="0"/>
                <w:sz w:val="24"/>
                <w:szCs w:val="24"/>
              </w:rPr>
              <w:t> and </w:t>
            </w:r>
            <w:r w:rsidRPr="00BA0D5D">
              <w:rPr>
                <w:rFonts w:ascii="Consolas" w:eastAsia="宋体" w:hAnsi="Consolas" w:cs="宋体"/>
                <w:color w:val="34302D"/>
                <w:kern w:val="0"/>
                <w:sz w:val="23"/>
                <w:szCs w:val="23"/>
                <w:shd w:val="clear" w:color="auto" w:fill="F7F7F8"/>
              </w:rPr>
              <w:t>setName(..)</w:t>
            </w:r>
            <w:r w:rsidRPr="00BA0D5D">
              <w:rPr>
                <w:rFonts w:ascii="inherit" w:eastAsia="宋体" w:hAnsi="inherit" w:cs="宋体"/>
                <w:color w:val="34302D"/>
                <w:kern w:val="0"/>
                <w:sz w:val="24"/>
                <w:szCs w:val="24"/>
              </w:rPr>
              <w:t> methods.</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account.name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Indicates the nested property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宋体"/>
                <w:color w:val="34302D"/>
                <w:kern w:val="0"/>
                <w:sz w:val="24"/>
                <w:szCs w:val="24"/>
              </w:rPr>
              <w:t> of the property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宋体"/>
                <w:color w:val="34302D"/>
                <w:kern w:val="0"/>
                <w:sz w:val="24"/>
                <w:szCs w:val="24"/>
              </w:rPr>
              <w:t>that corresponds to (for example) the </w:t>
            </w:r>
            <w:r w:rsidRPr="00BA0D5D">
              <w:rPr>
                <w:rFonts w:ascii="Consolas" w:eastAsia="宋体" w:hAnsi="Consolas" w:cs="宋体"/>
                <w:color w:val="34302D"/>
                <w:kern w:val="0"/>
                <w:sz w:val="23"/>
                <w:szCs w:val="23"/>
                <w:shd w:val="clear" w:color="auto" w:fill="F7F7F8"/>
              </w:rPr>
              <w:t>getAccount().setName()</w:t>
            </w:r>
            <w:r w:rsidRPr="00BA0D5D">
              <w:rPr>
                <w:rFonts w:ascii="inherit" w:eastAsia="宋体" w:hAnsi="inherit" w:cs="宋体"/>
                <w:color w:val="34302D"/>
                <w:kern w:val="0"/>
                <w:sz w:val="24"/>
                <w:szCs w:val="24"/>
              </w:rPr>
              <w:t> or </w:t>
            </w:r>
            <w:r w:rsidRPr="00BA0D5D">
              <w:rPr>
                <w:rFonts w:ascii="Consolas" w:eastAsia="宋体" w:hAnsi="Consolas" w:cs="宋体"/>
                <w:color w:val="34302D"/>
                <w:kern w:val="0"/>
                <w:sz w:val="23"/>
                <w:szCs w:val="23"/>
                <w:shd w:val="clear" w:color="auto" w:fill="F7F7F8"/>
              </w:rPr>
              <w:t>getAccount().getName()</w:t>
            </w:r>
            <w:r w:rsidRPr="00BA0D5D">
              <w:rPr>
                <w:rFonts w:ascii="inherit" w:eastAsia="宋体" w:hAnsi="inherit" w:cs="宋体"/>
                <w:color w:val="34302D"/>
                <w:kern w:val="0"/>
                <w:sz w:val="24"/>
                <w:szCs w:val="24"/>
              </w:rPr>
              <w:t>methods.</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account[2]</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Indicates the </w:t>
            </w:r>
            <w:r w:rsidRPr="00BA0D5D">
              <w:rPr>
                <w:rFonts w:ascii="inherit" w:eastAsia="宋体" w:hAnsi="inherit" w:cs="宋体"/>
                <w:i/>
                <w:iCs/>
                <w:color w:val="34302D"/>
                <w:kern w:val="0"/>
                <w:sz w:val="24"/>
                <w:szCs w:val="24"/>
              </w:rPr>
              <w:t>third</w:t>
            </w:r>
            <w:r w:rsidRPr="00BA0D5D">
              <w:rPr>
                <w:rFonts w:ascii="inherit" w:eastAsia="宋体" w:hAnsi="inherit" w:cs="宋体"/>
                <w:color w:val="34302D"/>
                <w:kern w:val="0"/>
                <w:sz w:val="24"/>
                <w:szCs w:val="24"/>
              </w:rPr>
              <w:t> element of the indexed property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宋体"/>
                <w:color w:val="34302D"/>
                <w:kern w:val="0"/>
                <w:sz w:val="24"/>
                <w:szCs w:val="24"/>
              </w:rPr>
              <w:t>. Indexed properties can be of type </w:t>
            </w:r>
            <w:r w:rsidRPr="00BA0D5D">
              <w:rPr>
                <w:rFonts w:ascii="Consolas" w:eastAsia="宋体" w:hAnsi="Consolas" w:cs="宋体"/>
                <w:color w:val="34302D"/>
                <w:kern w:val="0"/>
                <w:sz w:val="23"/>
                <w:szCs w:val="23"/>
                <w:shd w:val="clear" w:color="auto" w:fill="F7F7F8"/>
              </w:rPr>
              <w:t>array</w:t>
            </w:r>
            <w:r w:rsidRPr="00BA0D5D">
              <w:rPr>
                <w:rFonts w:ascii="inherit" w:eastAsia="宋体" w:hAnsi="inherit" w:cs="宋体"/>
                <w:color w:val="34302D"/>
                <w:kern w:val="0"/>
                <w:sz w:val="24"/>
                <w:szCs w:val="24"/>
              </w:rPr>
              <w:t>,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宋体"/>
                <w:color w:val="34302D"/>
                <w:kern w:val="0"/>
                <w:sz w:val="24"/>
                <w:szCs w:val="24"/>
              </w:rPr>
              <w:t>, or other naturally ordered collection.</w:t>
            </w:r>
          </w:p>
        </w:tc>
      </w:tr>
      <w:tr w:rsidR="00BA0D5D" w:rsidRPr="00BA0D5D" w:rsidTr="00BA0D5D">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account[COMPANYNAME]</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Indicates the value of the map entry indexed by the </w:t>
            </w:r>
            <w:r w:rsidRPr="00BA0D5D">
              <w:rPr>
                <w:rFonts w:ascii="Consolas" w:eastAsia="宋体" w:hAnsi="Consolas" w:cs="宋体"/>
                <w:color w:val="34302D"/>
                <w:kern w:val="0"/>
                <w:sz w:val="23"/>
                <w:szCs w:val="23"/>
                <w:shd w:val="clear" w:color="auto" w:fill="F7F7F8"/>
              </w:rPr>
              <w:t>COMPANYNAME</w:t>
            </w:r>
            <w:r w:rsidRPr="00BA0D5D">
              <w:rPr>
                <w:rFonts w:ascii="inherit" w:eastAsia="宋体" w:hAnsi="inherit" w:cs="宋体"/>
                <w:color w:val="34302D"/>
                <w:kern w:val="0"/>
                <w:sz w:val="24"/>
                <w:szCs w:val="24"/>
              </w:rPr>
              <w:t> key of the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宋体"/>
                <w:color w:val="34302D"/>
                <w:kern w:val="0"/>
                <w:sz w:val="24"/>
                <w:szCs w:val="24"/>
              </w:rPr>
              <w:t>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宋体"/>
                <w:color w:val="34302D"/>
                <w:kern w:val="0"/>
                <w:sz w:val="24"/>
                <w:szCs w:val="24"/>
              </w:rPr>
              <w:t> property.</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next section is not vitally important to you if you do not plan to work with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directly. If you use only the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and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and their default implementations, you should skip ahead to the </w:t>
      </w:r>
      <w:hyperlink r:id="rId486" w:anchor="beans-beans-conversion" w:history="1">
        <w:r w:rsidRPr="00BA0D5D">
          <w:rPr>
            <w:rFonts w:ascii="inherit" w:eastAsia="宋体" w:hAnsi="inherit" w:cs="Arial"/>
            <w:color w:val="548E2E"/>
            <w:kern w:val="0"/>
            <w:sz w:val="24"/>
            <w:szCs w:val="24"/>
            <w:u w:val="single"/>
          </w:rPr>
          <w:t>section on </w:t>
        </w:r>
        <w:r w:rsidRPr="00BA0D5D">
          <w:rPr>
            <w:rFonts w:ascii="Consolas" w:eastAsia="宋体" w:hAnsi="Consolas" w:cs="宋体"/>
            <w:color w:val="548E2E"/>
            <w:kern w:val="0"/>
            <w:sz w:val="23"/>
            <w:szCs w:val="23"/>
            <w:u w:val="single"/>
            <w:shd w:val="clear" w:color="auto" w:fill="F7F7F8"/>
          </w:rPr>
          <w:t>PropertyEditors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two example classes use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to get and set 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Company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Employee managingDirector;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setName(String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Employee getManagingDirector()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.managingDirector;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setManagingDirector(Employee managingDirector)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.managingDirector = managingDirector;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Employee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float</w:t>
      </w:r>
      <w:r w:rsidRPr="00BA0D5D">
        <w:rPr>
          <w:rFonts w:ascii="Consolas" w:eastAsia="宋体" w:hAnsi="Consolas" w:cs="宋体"/>
          <w:color w:val="34302D"/>
          <w:kern w:val="0"/>
          <w:sz w:val="24"/>
          <w:szCs w:val="24"/>
        </w:rPr>
        <w:t xml:space="preserve"> salary;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setName(String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float</w:t>
      </w:r>
      <w:r w:rsidRPr="00BA0D5D">
        <w:rPr>
          <w:rFonts w:ascii="Consolas" w:eastAsia="宋体" w:hAnsi="Consolas" w:cs="宋体"/>
          <w:color w:val="34302D"/>
          <w:kern w:val="0"/>
          <w:sz w:val="24"/>
          <w:szCs w:val="24"/>
        </w:rPr>
        <w:t xml:space="preserve"> getSalary()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salary;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setSalary(</w:t>
      </w:r>
      <w:r w:rsidRPr="00BA0D5D">
        <w:rPr>
          <w:rFonts w:ascii="Consolas" w:eastAsia="宋体" w:hAnsi="Consolas" w:cs="宋体"/>
          <w:b/>
          <w:bCs/>
          <w:color w:val="34302D"/>
          <w:kern w:val="0"/>
          <w:sz w:val="24"/>
          <w:szCs w:val="24"/>
        </w:rPr>
        <w:t>float</w:t>
      </w:r>
      <w:r w:rsidRPr="00BA0D5D">
        <w:rPr>
          <w:rFonts w:ascii="Consolas" w:eastAsia="宋体" w:hAnsi="Consolas" w:cs="宋体"/>
          <w:color w:val="34302D"/>
          <w:kern w:val="0"/>
          <w:sz w:val="24"/>
          <w:szCs w:val="24"/>
        </w:rPr>
        <w:t xml:space="preserve"> salary)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.salary = salary;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code snippets show some examples of how to retrieve and manipulate some of the properties of instantiated </w:t>
      </w:r>
      <w:r w:rsidRPr="00BA0D5D">
        <w:rPr>
          <w:rFonts w:ascii="Consolas" w:eastAsia="宋体" w:hAnsi="Consolas" w:cs="宋体"/>
          <w:color w:val="34302D"/>
          <w:kern w:val="0"/>
          <w:sz w:val="23"/>
          <w:szCs w:val="23"/>
          <w:shd w:val="clear" w:color="auto" w:fill="F7F7F8"/>
        </w:rPr>
        <w:t>Companies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Employees</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BeanWrapper company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BeanWrapperImpl(</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Company());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setting the company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company.setPropertyValue(</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"Some Company Inc."</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can also be done like this: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PropertyValue value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PropertyValue(</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"Some Company Inc."</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company.setPropertyValue(value);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ok, let's create the director and tie it to the company: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BeanWrapper jim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BeanWrapperImpl(</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Employee());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jim.setPropertyValue(</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"Jim Stravinsky"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company.setPropertyValue(</w:t>
      </w:r>
      <w:r w:rsidRPr="00BA0D5D">
        <w:rPr>
          <w:rFonts w:ascii="Consolas" w:eastAsia="宋体" w:hAnsi="Consolas" w:cs="宋体"/>
          <w:color w:val="DD1144"/>
          <w:kern w:val="0"/>
          <w:sz w:val="24"/>
          <w:szCs w:val="24"/>
        </w:rPr>
        <w:t>"managingDirector"</w:t>
      </w:r>
      <w:r w:rsidRPr="00BA0D5D">
        <w:rPr>
          <w:rFonts w:ascii="Consolas" w:eastAsia="宋体" w:hAnsi="Consolas" w:cs="宋体"/>
          <w:color w:val="34302D"/>
          <w:kern w:val="0"/>
          <w:sz w:val="24"/>
          <w:szCs w:val="24"/>
        </w:rPr>
        <w:t>, jim.getWrappedInstance());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lastRenderedPageBreak/>
        <w:t>// retrieving the salary of the managingDirector through the company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Float salary = (Float) company.getPropertyValue(</w:t>
      </w:r>
      <w:r w:rsidRPr="00BA0D5D">
        <w:rPr>
          <w:rFonts w:ascii="Consolas" w:eastAsia="宋体" w:hAnsi="Consolas" w:cs="宋体"/>
          <w:color w:val="DD1144"/>
          <w:kern w:val="0"/>
          <w:sz w:val="24"/>
          <w:szCs w:val="24"/>
        </w:rPr>
        <w:t>"managingDirector.salary"</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3.3.2. Built-in </w:t>
      </w:r>
      <w:r w:rsidRPr="00BA0D5D">
        <w:rPr>
          <w:rFonts w:ascii="Consolas" w:eastAsia="宋体" w:hAnsi="Consolas" w:cs="宋体"/>
          <w:color w:val="34302D"/>
          <w:kern w:val="0"/>
          <w:sz w:val="33"/>
          <w:szCs w:val="33"/>
          <w:shd w:val="clear" w:color="auto" w:fill="F7F7F8"/>
        </w:rPr>
        <w:t>PropertyEditor</w:t>
      </w:r>
      <w:r w:rsidRPr="00BA0D5D">
        <w:rPr>
          <w:rFonts w:ascii="Arial" w:eastAsia="宋体" w:hAnsi="Arial" w:cs="Arial"/>
          <w:color w:val="34302D"/>
          <w:kern w:val="0"/>
          <w:sz w:val="35"/>
          <w:szCs w:val="35"/>
        </w:rPr>
        <w:t> Implementations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uses the concept of a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to effect the conversion between an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and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It can be handy to represent properties in a different way than the object itself. For example, a </w:t>
      </w:r>
      <w:r w:rsidRPr="00BA0D5D">
        <w:rPr>
          <w:rFonts w:ascii="Consolas" w:eastAsia="宋体" w:hAnsi="Consolas" w:cs="宋体"/>
          <w:color w:val="34302D"/>
          <w:kern w:val="0"/>
          <w:sz w:val="23"/>
          <w:szCs w:val="23"/>
          <w:shd w:val="clear" w:color="auto" w:fill="F7F7F8"/>
        </w:rPr>
        <w:t>Date</w:t>
      </w:r>
      <w:r w:rsidRPr="00BA0D5D">
        <w:rPr>
          <w:rFonts w:ascii="inherit" w:eastAsia="宋体" w:hAnsi="inherit" w:cs="Arial"/>
          <w:color w:val="34302D"/>
          <w:kern w:val="0"/>
          <w:sz w:val="24"/>
          <w:szCs w:val="24"/>
        </w:rPr>
        <w:t> can be represented in a human readable way (as the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'2007-14-09'</w:t>
      </w:r>
      <w:r w:rsidRPr="00BA0D5D">
        <w:rPr>
          <w:rFonts w:ascii="inherit" w:eastAsia="宋体" w:hAnsi="inherit" w:cs="Arial"/>
          <w:color w:val="34302D"/>
          <w:kern w:val="0"/>
          <w:sz w:val="24"/>
          <w:szCs w:val="24"/>
        </w:rPr>
        <w:t>), while we can still convert the human readable form back to the original date (or, even better, convert any date entered in a human readable form back to </w:t>
      </w:r>
      <w:r w:rsidRPr="00BA0D5D">
        <w:rPr>
          <w:rFonts w:ascii="Consolas" w:eastAsia="宋体" w:hAnsi="Consolas" w:cs="宋体"/>
          <w:color w:val="34302D"/>
          <w:kern w:val="0"/>
          <w:sz w:val="23"/>
          <w:szCs w:val="23"/>
          <w:shd w:val="clear" w:color="auto" w:fill="F7F7F8"/>
        </w:rPr>
        <w:t>Date</w:t>
      </w:r>
      <w:r w:rsidRPr="00BA0D5D">
        <w:rPr>
          <w:rFonts w:ascii="inherit" w:eastAsia="宋体" w:hAnsi="inherit" w:cs="Arial"/>
          <w:color w:val="34302D"/>
          <w:kern w:val="0"/>
          <w:sz w:val="24"/>
          <w:szCs w:val="24"/>
        </w:rPr>
        <w:t> objects). This behavior can be achieved by registering custom editors of type </w:t>
      </w:r>
      <w:r w:rsidRPr="00BA0D5D">
        <w:rPr>
          <w:rFonts w:ascii="Consolas" w:eastAsia="宋体" w:hAnsi="Consolas" w:cs="宋体"/>
          <w:color w:val="34302D"/>
          <w:kern w:val="0"/>
          <w:sz w:val="23"/>
          <w:szCs w:val="23"/>
          <w:shd w:val="clear" w:color="auto" w:fill="F7F7F8"/>
        </w:rPr>
        <w:t>java.beans.PropertyEditor</w:t>
      </w:r>
      <w:r w:rsidRPr="00BA0D5D">
        <w:rPr>
          <w:rFonts w:ascii="inherit" w:eastAsia="宋体" w:hAnsi="inherit" w:cs="Arial"/>
          <w:color w:val="34302D"/>
          <w:kern w:val="0"/>
          <w:sz w:val="24"/>
          <w:szCs w:val="24"/>
        </w:rPr>
        <w:t>. Registering custom editors on a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or, alternatively, in a specific IoC container (as mentioned in the previous chapter), gives it the knowledge of how to convert properties to the desired type. For more about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see </w:t>
      </w:r>
      <w:hyperlink r:id="rId487" w:history="1">
        <w:r w:rsidRPr="00BA0D5D">
          <w:rPr>
            <w:rFonts w:ascii="inherit" w:eastAsia="宋体" w:hAnsi="inherit" w:cs="Arial"/>
            <w:color w:val="548E2E"/>
            <w:kern w:val="0"/>
            <w:sz w:val="24"/>
            <w:szCs w:val="24"/>
            <w:u w:val="single"/>
          </w:rPr>
          <w:t>the javadoc of the </w:t>
        </w:r>
        <w:r w:rsidRPr="00BA0D5D">
          <w:rPr>
            <w:rFonts w:ascii="Consolas" w:eastAsia="宋体" w:hAnsi="Consolas" w:cs="宋体"/>
            <w:color w:val="548E2E"/>
            <w:kern w:val="0"/>
            <w:sz w:val="23"/>
            <w:szCs w:val="23"/>
            <w:u w:val="single"/>
            <w:shd w:val="clear" w:color="auto" w:fill="F7F7F8"/>
          </w:rPr>
          <w:t>java.beans</w:t>
        </w:r>
        <w:r w:rsidRPr="00BA0D5D">
          <w:rPr>
            <w:rFonts w:ascii="inherit" w:eastAsia="宋体" w:hAnsi="inherit" w:cs="Arial"/>
            <w:color w:val="548E2E"/>
            <w:kern w:val="0"/>
            <w:sz w:val="24"/>
            <w:szCs w:val="24"/>
            <w:u w:val="single"/>
          </w:rPr>
          <w:t> package from Oracle</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couple of examples where property editing is used in Spring:</w:t>
      </w:r>
    </w:p>
    <w:p w:rsidR="00BA0D5D" w:rsidRPr="00BA0D5D" w:rsidRDefault="00BA0D5D" w:rsidP="00BA0D5D">
      <w:pPr>
        <w:widowControl/>
        <w:numPr>
          <w:ilvl w:val="0"/>
          <w:numId w:val="29"/>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Setting properties on beans is done by using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When you use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as the value of a property of some bean that you declare in an XML file, Spring (if the setter of the corresponding property has a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parameter) uses </w:t>
      </w:r>
      <w:r w:rsidRPr="00BA0D5D">
        <w:rPr>
          <w:rFonts w:ascii="Consolas" w:eastAsia="宋体" w:hAnsi="Consolas" w:cs="宋体"/>
          <w:color w:val="34302D"/>
          <w:kern w:val="0"/>
          <w:sz w:val="23"/>
          <w:szCs w:val="23"/>
          <w:shd w:val="clear" w:color="auto" w:fill="F7F7F8"/>
        </w:rPr>
        <w:t>ClassEditor</w:t>
      </w:r>
      <w:r w:rsidRPr="00BA0D5D">
        <w:rPr>
          <w:rFonts w:ascii="inherit" w:eastAsia="宋体" w:hAnsi="inherit" w:cs="Arial"/>
          <w:color w:val="34302D"/>
          <w:kern w:val="0"/>
          <w:sz w:val="24"/>
          <w:szCs w:val="24"/>
        </w:rPr>
        <w:t> to try to resolve the parameter to a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object.</w:t>
      </w:r>
    </w:p>
    <w:p w:rsidR="00BA0D5D" w:rsidRPr="00BA0D5D" w:rsidRDefault="00BA0D5D" w:rsidP="00BA0D5D">
      <w:pPr>
        <w:widowControl/>
        <w:numPr>
          <w:ilvl w:val="0"/>
          <w:numId w:val="29"/>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Parsing HTTP request parameters in Spring’s MVC framework is done by using all kinds of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that you can manually bind in all subclasses of the </w:t>
      </w:r>
      <w:r w:rsidRPr="00BA0D5D">
        <w:rPr>
          <w:rFonts w:ascii="Consolas" w:eastAsia="宋体" w:hAnsi="Consolas" w:cs="宋体"/>
          <w:color w:val="34302D"/>
          <w:kern w:val="0"/>
          <w:sz w:val="23"/>
          <w:szCs w:val="23"/>
          <w:shd w:val="clear" w:color="auto" w:fill="F7F7F8"/>
        </w:rPr>
        <w:t>CommandController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has a number of built-in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to make life easy. They are all located in the </w:t>
      </w:r>
      <w:r w:rsidRPr="00BA0D5D">
        <w:rPr>
          <w:rFonts w:ascii="Consolas" w:eastAsia="宋体" w:hAnsi="Consolas" w:cs="宋体"/>
          <w:color w:val="34302D"/>
          <w:kern w:val="0"/>
          <w:sz w:val="23"/>
          <w:szCs w:val="23"/>
          <w:shd w:val="clear" w:color="auto" w:fill="F7F7F8"/>
        </w:rPr>
        <w:t>org.springframework.beans.propertyeditors</w:t>
      </w:r>
      <w:r w:rsidRPr="00BA0D5D">
        <w:rPr>
          <w:rFonts w:ascii="inherit" w:eastAsia="宋体" w:hAnsi="inherit" w:cs="Arial"/>
          <w:color w:val="34302D"/>
          <w:kern w:val="0"/>
          <w:sz w:val="24"/>
          <w:szCs w:val="24"/>
        </w:rPr>
        <w:t> package. Most, (but not all, as indicated in the following table) are,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Arial"/>
          <w:color w:val="34302D"/>
          <w:kern w:val="0"/>
          <w:sz w:val="24"/>
          <w:szCs w:val="24"/>
        </w:rPr>
        <w:t>. Where the property editor is configurable in some fashion, you can still register your own variant to override the default one. The following table describes the various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that Spring provides:</w:t>
      </w:r>
    </w:p>
    <w:tbl>
      <w:tblPr>
        <w:tblW w:w="14544"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3274"/>
        <w:gridCol w:w="11270"/>
      </w:tblGrid>
      <w:tr w:rsidR="00BA0D5D" w:rsidRPr="00BA0D5D" w:rsidTr="00BA0D5D">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12. Built-in </w:t>
            </w:r>
            <w:r w:rsidRPr="00BA0D5D">
              <w:rPr>
                <w:rFonts w:ascii="Consolas" w:eastAsia="宋体" w:hAnsi="Consolas" w:cs="宋体"/>
                <w:i/>
                <w:iCs/>
                <w:color w:val="0B0A0A"/>
                <w:kern w:val="0"/>
                <w:sz w:val="23"/>
                <w:szCs w:val="23"/>
                <w:shd w:val="clear" w:color="auto" w:fill="F7F7F8"/>
              </w:rPr>
              <w:t>PropertyEditor</w:t>
            </w:r>
            <w:r w:rsidRPr="00BA0D5D">
              <w:rPr>
                <w:rFonts w:ascii="Arial" w:eastAsia="宋体" w:hAnsi="Arial" w:cs="Arial"/>
                <w:i/>
                <w:iCs/>
                <w:color w:val="0B0A0A"/>
                <w:kern w:val="0"/>
                <w:sz w:val="24"/>
                <w:szCs w:val="24"/>
              </w:rPr>
              <w:t> Implementations</w:t>
            </w:r>
          </w:p>
        </w:tc>
      </w:tr>
      <w:tr w:rsidR="00BA0D5D" w:rsidRPr="00BA0D5D" w:rsidTr="00BA0D5D">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Class</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ByteArrayPropertyEditor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Editor for byte arrays. Converts strings to their corresponding byte representations. Registered by default by </w:t>
            </w:r>
            <w:r w:rsidRPr="00BA0D5D">
              <w:rPr>
                <w:rFonts w:ascii="Consolas" w:eastAsia="宋体" w:hAnsi="Consolas" w:cs="宋体"/>
                <w:color w:val="34302D"/>
                <w:kern w:val="0"/>
                <w:sz w:val="23"/>
                <w:szCs w:val="23"/>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ClassEditor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Parses Strings that represent classes to actual classes and vice-versa. When a class is not found,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宋体"/>
                <w:color w:val="34302D"/>
                <w:kern w:val="0"/>
                <w:sz w:val="24"/>
                <w:szCs w:val="24"/>
              </w:rPr>
              <w:t> is thrown. By default, registered by</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CustomBooleanEditor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Customizable property editor for </w:t>
            </w:r>
            <w:r w:rsidRPr="00BA0D5D">
              <w:rPr>
                <w:rFonts w:ascii="Consolas" w:eastAsia="宋体" w:hAnsi="Consolas" w:cs="宋体"/>
                <w:color w:val="34302D"/>
                <w:kern w:val="0"/>
                <w:sz w:val="23"/>
                <w:szCs w:val="23"/>
                <w:shd w:val="clear" w:color="auto" w:fill="F7F7F8"/>
              </w:rPr>
              <w:t>Boolean</w:t>
            </w:r>
            <w:r w:rsidRPr="00BA0D5D">
              <w:rPr>
                <w:rFonts w:ascii="inherit" w:eastAsia="宋体" w:hAnsi="inherit" w:cs="宋体"/>
                <w:color w:val="34302D"/>
                <w:kern w:val="0"/>
                <w:sz w:val="24"/>
                <w:szCs w:val="24"/>
              </w:rPr>
              <w:t> properties. By default, registered by</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 but can be overridden by registering a custom instance of it as a custom editor.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CustomCollectionEditor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Property editor for collections, converting any source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宋体"/>
                <w:color w:val="34302D"/>
                <w:kern w:val="0"/>
                <w:sz w:val="24"/>
                <w:szCs w:val="24"/>
              </w:rPr>
              <w:t> to a given target</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宋体"/>
                <w:color w:val="34302D"/>
                <w:kern w:val="0"/>
                <w:sz w:val="24"/>
                <w:szCs w:val="24"/>
              </w:rPr>
              <w:t> type.</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lastRenderedPageBreak/>
              <w:t>CustomDateEditor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Customizable property editor for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宋体"/>
                <w:color w:val="34302D"/>
                <w:kern w:val="0"/>
                <w:sz w:val="24"/>
                <w:szCs w:val="24"/>
              </w:rPr>
              <w:t>, supporting a custom </w:t>
            </w:r>
            <w:r w:rsidRPr="00BA0D5D">
              <w:rPr>
                <w:rFonts w:ascii="Consolas" w:eastAsia="宋体" w:hAnsi="Consolas" w:cs="宋体"/>
                <w:color w:val="34302D"/>
                <w:kern w:val="0"/>
                <w:sz w:val="23"/>
                <w:szCs w:val="23"/>
                <w:shd w:val="clear" w:color="auto" w:fill="F7F7F8"/>
              </w:rPr>
              <w:t>DateFormat</w:t>
            </w:r>
            <w:r w:rsidRPr="00BA0D5D">
              <w:rPr>
                <w:rFonts w:ascii="inherit" w:eastAsia="宋体" w:hAnsi="inherit" w:cs="宋体"/>
                <w:color w:val="34302D"/>
                <w:kern w:val="0"/>
                <w:sz w:val="24"/>
                <w:szCs w:val="24"/>
              </w:rPr>
              <w:t>. NOT registered by default. Must be user-registered with the appropriate format as needed.</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CustomNumberEditor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Customizable property editor for any </w:t>
            </w:r>
            <w:r w:rsidRPr="00BA0D5D">
              <w:rPr>
                <w:rFonts w:ascii="Consolas" w:eastAsia="宋体" w:hAnsi="Consolas" w:cs="宋体"/>
                <w:color w:val="34302D"/>
                <w:kern w:val="0"/>
                <w:sz w:val="23"/>
                <w:szCs w:val="23"/>
                <w:shd w:val="clear" w:color="auto" w:fill="F7F7F8"/>
              </w:rPr>
              <w:t>Number</w:t>
            </w:r>
            <w:r w:rsidRPr="00BA0D5D">
              <w:rPr>
                <w:rFonts w:ascii="inherit" w:eastAsia="宋体" w:hAnsi="inherit" w:cs="宋体"/>
                <w:color w:val="34302D"/>
                <w:kern w:val="0"/>
                <w:sz w:val="24"/>
                <w:szCs w:val="24"/>
              </w:rPr>
              <w:t> subclass, such as </w:t>
            </w:r>
            <w:r w:rsidRPr="00BA0D5D">
              <w:rPr>
                <w:rFonts w:ascii="Consolas" w:eastAsia="宋体" w:hAnsi="Consolas" w:cs="宋体"/>
                <w:color w:val="34302D"/>
                <w:kern w:val="0"/>
                <w:sz w:val="23"/>
                <w:szCs w:val="23"/>
                <w:shd w:val="clear" w:color="auto" w:fill="F7F7F8"/>
              </w:rPr>
              <w:t>Integer</w:t>
            </w:r>
            <w:r w:rsidRPr="00BA0D5D">
              <w:rPr>
                <w:rFonts w:ascii="inherit" w:eastAsia="宋体" w:hAnsi="inherit" w:cs="宋体"/>
                <w:color w:val="34302D"/>
                <w:kern w:val="0"/>
                <w:sz w:val="24"/>
                <w:szCs w:val="24"/>
              </w:rPr>
              <w:t>,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宋体"/>
                <w:color w:val="34302D"/>
                <w:kern w:val="0"/>
                <w:sz w:val="24"/>
                <w:szCs w:val="24"/>
              </w:rPr>
              <w:t>, </w:t>
            </w:r>
            <w:r w:rsidRPr="00BA0D5D">
              <w:rPr>
                <w:rFonts w:ascii="Consolas" w:eastAsia="宋体" w:hAnsi="Consolas" w:cs="宋体"/>
                <w:color w:val="34302D"/>
                <w:kern w:val="0"/>
                <w:sz w:val="23"/>
                <w:szCs w:val="23"/>
                <w:shd w:val="clear" w:color="auto" w:fill="F7F7F8"/>
              </w:rPr>
              <w:t>Float</w:t>
            </w:r>
            <w:r w:rsidRPr="00BA0D5D">
              <w:rPr>
                <w:rFonts w:ascii="inherit" w:eastAsia="宋体" w:hAnsi="inherit" w:cs="宋体"/>
                <w:color w:val="34302D"/>
                <w:kern w:val="0"/>
                <w:sz w:val="24"/>
                <w:szCs w:val="24"/>
              </w:rPr>
              <w:t>, or </w:t>
            </w:r>
            <w:r w:rsidRPr="00BA0D5D">
              <w:rPr>
                <w:rFonts w:ascii="Consolas" w:eastAsia="宋体" w:hAnsi="Consolas" w:cs="宋体"/>
                <w:color w:val="34302D"/>
                <w:kern w:val="0"/>
                <w:sz w:val="23"/>
                <w:szCs w:val="23"/>
                <w:shd w:val="clear" w:color="auto" w:fill="F7F7F8"/>
              </w:rPr>
              <w:t>Double</w:t>
            </w:r>
            <w:r w:rsidRPr="00BA0D5D">
              <w:rPr>
                <w:rFonts w:ascii="inherit" w:eastAsia="宋体" w:hAnsi="inherit" w:cs="宋体"/>
                <w:color w:val="34302D"/>
                <w:kern w:val="0"/>
                <w:sz w:val="24"/>
                <w:szCs w:val="24"/>
              </w:rPr>
              <w:t>.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 but can be overridden by registering a custom instance of it as a custom editor.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FileEditor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Resolves strings to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宋体"/>
                <w:color w:val="34302D"/>
                <w:kern w:val="0"/>
                <w:sz w:val="24"/>
                <w:szCs w:val="24"/>
              </w:rPr>
              <w:t> objects.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InputStreamEditor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One-way property editor that can take a string and produce (through an intermediate </w:t>
            </w:r>
            <w:r w:rsidRPr="00BA0D5D">
              <w:rPr>
                <w:rFonts w:ascii="Consolas" w:eastAsia="宋体" w:hAnsi="Consolas" w:cs="宋体"/>
                <w:color w:val="34302D"/>
                <w:kern w:val="0"/>
                <w:sz w:val="23"/>
                <w:szCs w:val="23"/>
                <w:shd w:val="clear" w:color="auto" w:fill="F7F7F8"/>
              </w:rPr>
              <w:t>ResourceEditor</w:t>
            </w:r>
            <w:r w:rsidRPr="00BA0D5D">
              <w:rPr>
                <w:rFonts w:ascii="inherit" w:eastAsia="宋体" w:hAnsi="inherit" w:cs="宋体"/>
                <w:color w:val="34302D"/>
                <w:kern w:val="0"/>
                <w:sz w:val="24"/>
                <w:szCs w:val="24"/>
              </w:rPr>
              <w:t> and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宋体"/>
                <w:color w:val="34302D"/>
                <w:kern w:val="0"/>
                <w:sz w:val="24"/>
                <w:szCs w:val="24"/>
              </w:rPr>
              <w:t>) an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宋体"/>
                <w:color w:val="34302D"/>
                <w:kern w:val="0"/>
                <w:sz w:val="24"/>
                <w:szCs w:val="24"/>
              </w:rPr>
              <w:t> so that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宋体"/>
                <w:color w:val="34302D"/>
                <w:kern w:val="0"/>
                <w:sz w:val="24"/>
                <w:szCs w:val="24"/>
              </w:rPr>
              <w:t> properties may be directly set as strings. Note that the default usage does not close the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宋体"/>
                <w:color w:val="34302D"/>
                <w:kern w:val="0"/>
                <w:sz w:val="24"/>
                <w:szCs w:val="24"/>
              </w:rPr>
              <w:t>for you.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LocaleEditor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Can resolve strings to </w:t>
            </w:r>
            <w:r w:rsidRPr="00BA0D5D">
              <w:rPr>
                <w:rFonts w:ascii="Consolas" w:eastAsia="宋体" w:hAnsi="Consolas" w:cs="宋体"/>
                <w:color w:val="34302D"/>
                <w:kern w:val="0"/>
                <w:sz w:val="23"/>
                <w:szCs w:val="23"/>
                <w:shd w:val="clear" w:color="auto" w:fill="F7F7F8"/>
              </w:rPr>
              <w:t>Locale</w:t>
            </w:r>
            <w:r w:rsidRPr="00BA0D5D">
              <w:rPr>
                <w:rFonts w:ascii="inherit" w:eastAsia="宋体" w:hAnsi="inherit" w:cs="宋体"/>
                <w:color w:val="34302D"/>
                <w:kern w:val="0"/>
                <w:sz w:val="24"/>
                <w:szCs w:val="24"/>
              </w:rPr>
              <w:t> objects and vice-versa (the string format is </w:t>
            </w:r>
            <w:r w:rsidRPr="00BA0D5D">
              <w:rPr>
                <w:rFonts w:ascii="Consolas" w:eastAsia="宋体" w:hAnsi="Consolas" w:cs="宋体"/>
                <w:i/>
                <w:iCs/>
                <w:color w:val="34302D"/>
                <w:kern w:val="0"/>
                <w:sz w:val="23"/>
                <w:szCs w:val="23"/>
                <w:shd w:val="clear" w:color="auto" w:fill="F7F7F8"/>
              </w:rPr>
              <w:t>[country]</w:t>
            </w:r>
            <w:r w:rsidRPr="00BA0D5D">
              <w:rPr>
                <w:rFonts w:ascii="Consolas" w:eastAsia="宋体" w:hAnsi="Consolas" w:cs="宋体"/>
                <w:color w:val="34302D"/>
                <w:kern w:val="0"/>
                <w:sz w:val="23"/>
                <w:szCs w:val="23"/>
                <w:shd w:val="clear" w:color="auto" w:fill="F7F7F8"/>
              </w:rPr>
              <w:t>[variant]</w:t>
            </w:r>
            <w:r w:rsidRPr="00BA0D5D">
              <w:rPr>
                <w:rFonts w:ascii="inherit" w:eastAsia="宋体" w:hAnsi="inherit" w:cs="宋体"/>
                <w:color w:val="34302D"/>
                <w:kern w:val="0"/>
                <w:sz w:val="24"/>
                <w:szCs w:val="24"/>
              </w:rPr>
              <w:t>, same as the </w:t>
            </w:r>
            <w:r w:rsidRPr="00BA0D5D">
              <w:rPr>
                <w:rFonts w:ascii="Consolas" w:eastAsia="宋体" w:hAnsi="Consolas" w:cs="宋体"/>
                <w:color w:val="34302D"/>
                <w:kern w:val="0"/>
                <w:sz w:val="23"/>
                <w:szCs w:val="23"/>
                <w:shd w:val="clear" w:color="auto" w:fill="F7F7F8"/>
              </w:rPr>
              <w:t>toString()</w:t>
            </w:r>
            <w:r w:rsidRPr="00BA0D5D">
              <w:rPr>
                <w:rFonts w:ascii="inherit" w:eastAsia="宋体" w:hAnsi="inherit" w:cs="宋体"/>
                <w:color w:val="34302D"/>
                <w:kern w:val="0"/>
                <w:sz w:val="24"/>
                <w:szCs w:val="24"/>
              </w:rPr>
              <w:t> method of </w:t>
            </w:r>
            <w:r w:rsidRPr="00BA0D5D">
              <w:rPr>
                <w:rFonts w:ascii="Consolas" w:eastAsia="宋体" w:hAnsi="Consolas" w:cs="宋体"/>
                <w:color w:val="34302D"/>
                <w:kern w:val="0"/>
                <w:sz w:val="23"/>
                <w:szCs w:val="23"/>
                <w:shd w:val="clear" w:color="auto" w:fill="F7F7F8"/>
              </w:rPr>
              <w:t>Locale</w:t>
            </w:r>
            <w:r w:rsidRPr="00BA0D5D">
              <w:rPr>
                <w:rFonts w:ascii="inherit" w:eastAsia="宋体" w:hAnsi="inherit" w:cs="宋体"/>
                <w:color w:val="34302D"/>
                <w:kern w:val="0"/>
                <w:sz w:val="24"/>
                <w:szCs w:val="24"/>
              </w:rPr>
              <w:t>).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PatternEditor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Can resolve strings to </w:t>
            </w:r>
            <w:r w:rsidRPr="00BA0D5D">
              <w:rPr>
                <w:rFonts w:ascii="Consolas" w:eastAsia="宋体" w:hAnsi="Consolas" w:cs="宋体"/>
                <w:color w:val="34302D"/>
                <w:kern w:val="0"/>
                <w:sz w:val="23"/>
                <w:szCs w:val="23"/>
              </w:rPr>
              <w:t>java.util.regex.Pattern</w:t>
            </w:r>
            <w:r w:rsidRPr="00BA0D5D">
              <w:rPr>
                <w:rFonts w:ascii="inherit" w:eastAsia="宋体" w:hAnsi="inherit" w:cs="宋体"/>
                <w:color w:val="34302D"/>
                <w:kern w:val="0"/>
                <w:sz w:val="24"/>
                <w:szCs w:val="24"/>
              </w:rPr>
              <w:t> objects and vice-versa.</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PropertiesEditor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Can convert strings (formatted with the format defined in the javadoc of the</w:t>
            </w:r>
            <w:r w:rsidRPr="00BA0D5D">
              <w:rPr>
                <w:rFonts w:ascii="Consolas" w:eastAsia="宋体" w:hAnsi="Consolas" w:cs="宋体"/>
                <w:color w:val="34302D"/>
                <w:kern w:val="0"/>
                <w:sz w:val="23"/>
                <w:szCs w:val="23"/>
                <w:shd w:val="clear" w:color="auto" w:fill="F7F7F8"/>
              </w:rPr>
              <w:t>java.util.Properties</w:t>
            </w:r>
            <w:r w:rsidRPr="00BA0D5D">
              <w:rPr>
                <w:rFonts w:ascii="inherit" w:eastAsia="宋体" w:hAnsi="inherit" w:cs="宋体"/>
                <w:color w:val="34302D"/>
                <w:kern w:val="0"/>
                <w:sz w:val="24"/>
                <w:szCs w:val="24"/>
              </w:rPr>
              <w:t> class) to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宋体"/>
                <w:color w:val="34302D"/>
                <w:kern w:val="0"/>
                <w:sz w:val="24"/>
                <w:szCs w:val="24"/>
              </w:rPr>
              <w:t> objects.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StringTrimmerEditor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Property editor that trims strings. Optionally allows transforming an empty string into a </w:t>
            </w:r>
            <w:r w:rsidRPr="00BA0D5D">
              <w:rPr>
                <w:rFonts w:ascii="Consolas" w:eastAsia="宋体" w:hAnsi="Consolas" w:cs="宋体"/>
                <w:color w:val="34302D"/>
                <w:kern w:val="0"/>
                <w:sz w:val="23"/>
                <w:szCs w:val="23"/>
              </w:rPr>
              <w:t>null</w:t>
            </w:r>
            <w:r w:rsidRPr="00BA0D5D">
              <w:rPr>
                <w:rFonts w:ascii="inherit" w:eastAsia="宋体" w:hAnsi="inherit" w:cs="宋体"/>
                <w:color w:val="34302D"/>
                <w:kern w:val="0"/>
                <w:sz w:val="24"/>
                <w:szCs w:val="24"/>
              </w:rPr>
              <w:t> value. NOT registered by default — must be user-registered.</w:t>
            </w:r>
          </w:p>
        </w:tc>
      </w:tr>
      <w:tr w:rsidR="00BA0D5D" w:rsidRPr="00BA0D5D" w:rsidTr="00BA0D5D">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URLEditor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Can resolve a string representation of a URL to an actual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宋体"/>
                <w:color w:val="34302D"/>
                <w:kern w:val="0"/>
                <w:sz w:val="24"/>
                <w:szCs w:val="24"/>
              </w:rPr>
              <w:t> object.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uses the </w:t>
      </w:r>
      <w:r w:rsidRPr="00BA0D5D">
        <w:rPr>
          <w:rFonts w:ascii="Consolas" w:eastAsia="宋体" w:hAnsi="Consolas" w:cs="宋体"/>
          <w:color w:val="34302D"/>
          <w:kern w:val="0"/>
          <w:sz w:val="23"/>
          <w:szCs w:val="23"/>
          <w:shd w:val="clear" w:color="auto" w:fill="F7F7F8"/>
        </w:rPr>
        <w:t>java.beans.PropertyEditorManager</w:t>
      </w:r>
      <w:r w:rsidRPr="00BA0D5D">
        <w:rPr>
          <w:rFonts w:ascii="inherit" w:eastAsia="宋体" w:hAnsi="inherit" w:cs="Arial"/>
          <w:color w:val="34302D"/>
          <w:kern w:val="0"/>
          <w:sz w:val="24"/>
          <w:szCs w:val="24"/>
        </w:rPr>
        <w:t> to set the search path for property editors that might be needed. The search path also includes </w:t>
      </w:r>
      <w:r w:rsidRPr="00BA0D5D">
        <w:rPr>
          <w:rFonts w:ascii="Consolas" w:eastAsia="宋体" w:hAnsi="Consolas" w:cs="宋体"/>
          <w:color w:val="34302D"/>
          <w:kern w:val="0"/>
          <w:sz w:val="23"/>
          <w:szCs w:val="23"/>
          <w:shd w:val="clear" w:color="auto" w:fill="F7F7F8"/>
        </w:rPr>
        <w:t>sun.bean.editors</w:t>
      </w:r>
      <w:r w:rsidRPr="00BA0D5D">
        <w:rPr>
          <w:rFonts w:ascii="inherit" w:eastAsia="宋体" w:hAnsi="inherit" w:cs="Arial"/>
          <w:color w:val="34302D"/>
          <w:kern w:val="0"/>
          <w:sz w:val="24"/>
          <w:szCs w:val="24"/>
        </w:rPr>
        <w:t>, which includes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for types such as </w:t>
      </w:r>
      <w:r w:rsidRPr="00BA0D5D">
        <w:rPr>
          <w:rFonts w:ascii="Consolas" w:eastAsia="宋体" w:hAnsi="Consolas" w:cs="宋体"/>
          <w:color w:val="34302D"/>
          <w:kern w:val="0"/>
          <w:sz w:val="23"/>
          <w:szCs w:val="23"/>
          <w:shd w:val="clear" w:color="auto" w:fill="F7F7F8"/>
        </w:rPr>
        <w:t>Font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Color</w:t>
      </w:r>
      <w:r w:rsidRPr="00BA0D5D">
        <w:rPr>
          <w:rFonts w:ascii="inherit" w:eastAsia="宋体" w:hAnsi="inherit" w:cs="Arial"/>
          <w:color w:val="34302D"/>
          <w:kern w:val="0"/>
          <w:sz w:val="24"/>
          <w:szCs w:val="24"/>
        </w:rPr>
        <w:t>, and most of the primitive types. Note also that the standard JavaBeans infrastructure automatically discovers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classes (without you having to register them explicitly) if they are in the same package as the class they handle and have the same name as that class, with </w:t>
      </w:r>
      <w:r w:rsidRPr="00BA0D5D">
        <w:rPr>
          <w:rFonts w:ascii="Consolas" w:eastAsia="宋体" w:hAnsi="Consolas" w:cs="宋体"/>
          <w:color w:val="34302D"/>
          <w:kern w:val="0"/>
          <w:sz w:val="23"/>
          <w:szCs w:val="23"/>
          <w:shd w:val="clear" w:color="auto" w:fill="F7F7F8"/>
        </w:rPr>
        <w:t>Editor</w:t>
      </w:r>
      <w:r w:rsidRPr="00BA0D5D">
        <w:rPr>
          <w:rFonts w:ascii="inherit" w:eastAsia="宋体" w:hAnsi="inherit" w:cs="Arial"/>
          <w:color w:val="34302D"/>
          <w:kern w:val="0"/>
          <w:sz w:val="24"/>
          <w:szCs w:val="24"/>
        </w:rPr>
        <w:t> appended. For example, one could have the following class and package structure, which would be sufficient for the </w:t>
      </w:r>
      <w:r w:rsidRPr="00BA0D5D">
        <w:rPr>
          <w:rFonts w:ascii="Consolas" w:eastAsia="宋体" w:hAnsi="Consolas" w:cs="宋体"/>
          <w:color w:val="34302D"/>
          <w:kern w:val="0"/>
          <w:sz w:val="23"/>
          <w:szCs w:val="23"/>
          <w:shd w:val="clear" w:color="auto" w:fill="F7F7F8"/>
        </w:rPr>
        <w:t>SomethingEditor</w:t>
      </w:r>
      <w:r w:rsidRPr="00BA0D5D">
        <w:rPr>
          <w:rFonts w:ascii="inherit" w:eastAsia="宋体" w:hAnsi="inherit" w:cs="Arial"/>
          <w:color w:val="34302D"/>
          <w:kern w:val="0"/>
          <w:sz w:val="24"/>
          <w:szCs w:val="24"/>
        </w:rPr>
        <w:t> class to be recognized and used as the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for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-typed 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chank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Something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SomethingEditor // the PropertyEditor for the Something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Note that you can also use the standard </w:t>
      </w:r>
      <w:r w:rsidRPr="00BA0D5D">
        <w:rPr>
          <w:rFonts w:ascii="Consolas" w:eastAsia="宋体" w:hAnsi="Consolas" w:cs="宋体"/>
          <w:color w:val="34302D"/>
          <w:kern w:val="0"/>
          <w:sz w:val="23"/>
          <w:szCs w:val="23"/>
          <w:shd w:val="clear" w:color="auto" w:fill="F7F7F8"/>
        </w:rPr>
        <w:t>BeanInfo</w:t>
      </w:r>
      <w:r w:rsidRPr="00BA0D5D">
        <w:rPr>
          <w:rFonts w:ascii="inherit" w:eastAsia="宋体" w:hAnsi="inherit" w:cs="Arial"/>
          <w:color w:val="34302D"/>
          <w:kern w:val="0"/>
          <w:sz w:val="24"/>
          <w:szCs w:val="24"/>
        </w:rPr>
        <w:t> JavaBeans mechanism here as well (described to some extent </w:t>
      </w:r>
      <w:hyperlink r:id="rId488" w:history="1">
        <w:r w:rsidRPr="00BA0D5D">
          <w:rPr>
            <w:rFonts w:ascii="inherit" w:eastAsia="宋体" w:hAnsi="inherit" w:cs="Arial"/>
            <w:color w:val="548E2E"/>
            <w:kern w:val="0"/>
            <w:sz w:val="24"/>
            <w:szCs w:val="24"/>
            <w:u w:val="single"/>
          </w:rPr>
          <w:t>here</w:t>
        </w:r>
      </w:hyperlink>
      <w:r w:rsidRPr="00BA0D5D">
        <w:rPr>
          <w:rFonts w:ascii="inherit" w:eastAsia="宋体" w:hAnsi="inherit" w:cs="Arial"/>
          <w:color w:val="34302D"/>
          <w:kern w:val="0"/>
          <w:sz w:val="24"/>
          <w:szCs w:val="24"/>
        </w:rPr>
        <w:t>). The following example use the </w:t>
      </w:r>
      <w:r w:rsidRPr="00BA0D5D">
        <w:rPr>
          <w:rFonts w:ascii="Consolas" w:eastAsia="宋体" w:hAnsi="Consolas" w:cs="宋体"/>
          <w:color w:val="34302D"/>
          <w:kern w:val="0"/>
          <w:sz w:val="23"/>
          <w:szCs w:val="23"/>
          <w:shd w:val="clear" w:color="auto" w:fill="F7F7F8"/>
        </w:rPr>
        <w:t>BeanInfo</w:t>
      </w:r>
      <w:r w:rsidRPr="00BA0D5D">
        <w:rPr>
          <w:rFonts w:ascii="inherit" w:eastAsia="宋体" w:hAnsi="inherit" w:cs="Arial"/>
          <w:color w:val="34302D"/>
          <w:kern w:val="0"/>
          <w:sz w:val="24"/>
          <w:szCs w:val="24"/>
        </w:rPr>
        <w:t> mechanism to explicitly register one or more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instances with the properties of an associated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chank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Something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SomethingBeanInfo // the BeanInfo for the Something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Java source code for the referenced </w:t>
      </w:r>
      <w:r w:rsidRPr="00BA0D5D">
        <w:rPr>
          <w:rFonts w:ascii="Consolas" w:eastAsia="宋体" w:hAnsi="Consolas" w:cs="宋体"/>
          <w:color w:val="34302D"/>
          <w:kern w:val="0"/>
          <w:sz w:val="23"/>
          <w:szCs w:val="23"/>
          <w:shd w:val="clear" w:color="auto" w:fill="F7F7F8"/>
        </w:rPr>
        <w:t>SomethingBeanInfo</w:t>
      </w:r>
      <w:r w:rsidRPr="00BA0D5D">
        <w:rPr>
          <w:rFonts w:ascii="inherit" w:eastAsia="宋体" w:hAnsi="inherit" w:cs="Arial"/>
          <w:color w:val="34302D"/>
          <w:kern w:val="0"/>
          <w:sz w:val="24"/>
          <w:szCs w:val="24"/>
        </w:rPr>
        <w:t> class associates a </w:t>
      </w:r>
      <w:r w:rsidRPr="00BA0D5D">
        <w:rPr>
          <w:rFonts w:ascii="Consolas" w:eastAsia="宋体" w:hAnsi="Consolas" w:cs="宋体"/>
          <w:color w:val="34302D"/>
          <w:kern w:val="0"/>
          <w:sz w:val="23"/>
          <w:szCs w:val="23"/>
          <w:shd w:val="clear" w:color="auto" w:fill="F7F7F8"/>
        </w:rPr>
        <w:t>CustomNumberEditor</w:t>
      </w:r>
      <w:r w:rsidRPr="00BA0D5D">
        <w:rPr>
          <w:rFonts w:ascii="inherit" w:eastAsia="宋体" w:hAnsi="inherit" w:cs="Arial"/>
          <w:color w:val="34302D"/>
          <w:kern w:val="0"/>
          <w:sz w:val="24"/>
          <w:szCs w:val="24"/>
        </w:rPr>
        <w:t> with the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property of the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SomethingBeanInfo</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SimpleBeanInfo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PropertyDescriptor</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getPropertyDescriptors()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PropertyEditor numberPE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CustomNumberEditor(Integer.class,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PropertyDescriptor ageDescriptor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PropertyDescriptor(</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Something.class)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PropertyEditor createPropertyEditor(Object 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numberPE;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PropertyDescriptor</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 ageDescriptor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catch</w:t>
      </w:r>
      <w:r w:rsidRPr="00BA0D5D">
        <w:rPr>
          <w:rFonts w:ascii="Consolas" w:eastAsia="宋体" w:hAnsi="Consolas" w:cs="宋体"/>
          <w:color w:val="34302D"/>
          <w:kern w:val="0"/>
          <w:sz w:val="24"/>
          <w:szCs w:val="24"/>
        </w:rPr>
        <w:t xml:space="preserve"> (IntrospectionException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Error(ex.toString());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Registering Additional Custom </w:t>
      </w:r>
      <w:r w:rsidRPr="00BA0D5D">
        <w:rPr>
          <w:rFonts w:ascii="Consolas" w:eastAsia="宋体" w:hAnsi="Consolas" w:cs="宋体"/>
          <w:color w:val="34302D"/>
          <w:kern w:val="0"/>
          <w:sz w:val="25"/>
          <w:szCs w:val="25"/>
          <w:shd w:val="clear" w:color="auto" w:fill="F7F7F8"/>
        </w:rPr>
        <w:t>PropertyEditor</w:t>
      </w:r>
      <w:r w:rsidRPr="00BA0D5D">
        <w:rPr>
          <w:rFonts w:ascii="Arial" w:eastAsia="宋体" w:hAnsi="Arial" w:cs="Arial"/>
          <w:color w:val="34302D"/>
          <w:kern w:val="0"/>
          <w:sz w:val="27"/>
          <w:szCs w:val="27"/>
        </w:rPr>
        <w:t> Implementations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setting bean properties as string values, a Spring IoC container ultimately uses standard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implementations to convert these strings to the complex type of the property. Spring pre-registers a number of custom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(for example, to convert a class name expressed as a string into a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object). Additionally, Java’s standard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lookup mechanism lets a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for a class be named appropriately and placed in the same package as the class for which it provides support, so that it can be found automatically.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there is a need to register other custom </w:t>
      </w:r>
      <w:r w:rsidRPr="00BA0D5D">
        <w:rPr>
          <w:rFonts w:ascii="Consolas" w:eastAsia="宋体" w:hAnsi="Consolas" w:cs="宋体"/>
          <w:color w:val="34302D"/>
          <w:kern w:val="0"/>
          <w:sz w:val="23"/>
          <w:szCs w:val="23"/>
          <w:shd w:val="clear" w:color="auto" w:fill="F7F7F8"/>
        </w:rPr>
        <w:t>PropertyEditors</w:t>
      </w:r>
      <w:r w:rsidRPr="00BA0D5D">
        <w:rPr>
          <w:rFonts w:ascii="inherit" w:eastAsia="宋体" w:hAnsi="inherit" w:cs="Arial"/>
          <w:color w:val="34302D"/>
          <w:kern w:val="0"/>
          <w:sz w:val="24"/>
          <w:szCs w:val="24"/>
        </w:rPr>
        <w:t>, several mechanisms are available. The most manual approach, which is not normally convenient or recommended, is to use the </w:t>
      </w:r>
      <w:r w:rsidRPr="00BA0D5D">
        <w:rPr>
          <w:rFonts w:ascii="Consolas" w:eastAsia="宋体" w:hAnsi="Consolas" w:cs="宋体"/>
          <w:color w:val="34302D"/>
          <w:kern w:val="0"/>
          <w:sz w:val="23"/>
          <w:szCs w:val="23"/>
          <w:shd w:val="clear" w:color="auto" w:fill="F7F7F8"/>
        </w:rPr>
        <w:t>registerCustomEditor()</w:t>
      </w:r>
      <w:r w:rsidRPr="00BA0D5D">
        <w:rPr>
          <w:rFonts w:ascii="inherit" w:eastAsia="宋体" w:hAnsi="inherit" w:cs="Arial"/>
          <w:color w:val="34302D"/>
          <w:kern w:val="0"/>
          <w:sz w:val="24"/>
          <w:szCs w:val="24"/>
        </w:rPr>
        <w:t> method of the</w:t>
      </w:r>
      <w:r w:rsidRPr="00BA0D5D">
        <w:rPr>
          <w:rFonts w:ascii="Consolas" w:eastAsia="宋体" w:hAnsi="Consolas" w:cs="宋体"/>
          <w:color w:val="34302D"/>
          <w:kern w:val="0"/>
          <w:sz w:val="23"/>
          <w:szCs w:val="23"/>
          <w:shd w:val="clear" w:color="auto" w:fill="F7F7F8"/>
        </w:rPr>
        <w:t>ConfigurableBeanFactory</w:t>
      </w:r>
      <w:r w:rsidRPr="00BA0D5D">
        <w:rPr>
          <w:rFonts w:ascii="inherit" w:eastAsia="宋体" w:hAnsi="inherit" w:cs="Arial"/>
          <w:color w:val="34302D"/>
          <w:kern w:val="0"/>
          <w:sz w:val="24"/>
          <w:szCs w:val="24"/>
        </w:rPr>
        <w:t> interface, assuming you have a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xml:space="preserve"> reference. Another (slightly more convenient) mechanism is to use a special bean factory </w:t>
      </w:r>
      <w:r w:rsidRPr="00BA0D5D">
        <w:rPr>
          <w:rFonts w:ascii="inherit" w:eastAsia="宋体" w:hAnsi="inherit" w:cs="Arial"/>
          <w:color w:val="34302D"/>
          <w:kern w:val="0"/>
          <w:sz w:val="24"/>
          <w:szCs w:val="24"/>
        </w:rPr>
        <w:lastRenderedPageBreak/>
        <w:t>post-processor called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Although you can use bean factory post-processors with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implementations, the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has a nested property setup, so we strongly recommend that you use it with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where you can deploy it in similar fashion to any other bean and where it can be automatically detected and applied.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all bean factories and application contexts automatically use a number of built-in property editors, through their use a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to handle property conversions. The standard property editors that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registers are listed in the </w:t>
      </w:r>
      <w:hyperlink r:id="rId489" w:anchor="beans-beans-conversion" w:history="1">
        <w:r w:rsidRPr="00BA0D5D">
          <w:rPr>
            <w:rFonts w:ascii="inherit" w:eastAsia="宋体" w:hAnsi="inherit" w:cs="Arial"/>
            <w:color w:val="548E2E"/>
            <w:kern w:val="0"/>
            <w:sz w:val="24"/>
            <w:szCs w:val="24"/>
            <w:u w:val="single"/>
          </w:rPr>
          <w:t>previous section</w:t>
        </w:r>
      </w:hyperlink>
      <w:r w:rsidRPr="00BA0D5D">
        <w:rPr>
          <w:rFonts w:ascii="inherit" w:eastAsia="宋体" w:hAnsi="inherit" w:cs="Arial"/>
          <w:color w:val="34302D"/>
          <w:kern w:val="0"/>
          <w:sz w:val="24"/>
          <w:szCs w:val="24"/>
        </w:rPr>
        <w:t>. Additionally, </w:t>
      </w:r>
      <w:r w:rsidRPr="00BA0D5D">
        <w:rPr>
          <w:rFonts w:ascii="Consolas" w:eastAsia="宋体" w:hAnsi="Consolas" w:cs="宋体"/>
          <w:color w:val="34302D"/>
          <w:kern w:val="0"/>
          <w:sz w:val="23"/>
          <w:szCs w:val="23"/>
          <w:shd w:val="clear" w:color="auto" w:fill="F7F7F8"/>
        </w:rPr>
        <w:t>ApplicationContexts</w:t>
      </w:r>
      <w:r w:rsidRPr="00BA0D5D">
        <w:rPr>
          <w:rFonts w:ascii="inherit" w:eastAsia="宋体" w:hAnsi="inherit" w:cs="Arial"/>
          <w:color w:val="34302D"/>
          <w:kern w:val="0"/>
          <w:sz w:val="24"/>
          <w:szCs w:val="24"/>
        </w:rPr>
        <w:t> also override or add additional editors to handle resource lookups in a manner appropriate to the specific application context type.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Standard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instances are used to convert property values expressed as strings to the actual complex type of the property. You can use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a bean factory post-processor, to conveniently add support for additional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instances to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 which defines a user class called </w:t>
      </w:r>
      <w:r w:rsidRPr="00BA0D5D">
        <w:rPr>
          <w:rFonts w:ascii="Consolas" w:eastAsia="宋体" w:hAnsi="Consolas" w:cs="宋体"/>
          <w:color w:val="34302D"/>
          <w:kern w:val="0"/>
          <w:sz w:val="23"/>
          <w:szCs w:val="23"/>
          <w:shd w:val="clear" w:color="auto" w:fill="F7F7F8"/>
        </w:rPr>
        <w:t>ExoticType</w:t>
      </w:r>
      <w:r w:rsidRPr="00BA0D5D">
        <w:rPr>
          <w:rFonts w:ascii="inherit" w:eastAsia="宋体" w:hAnsi="inherit" w:cs="Arial"/>
          <w:color w:val="34302D"/>
          <w:kern w:val="0"/>
          <w:sz w:val="24"/>
          <w:szCs w:val="24"/>
        </w:rPr>
        <w:t> and another class called </w:t>
      </w:r>
      <w:r w:rsidRPr="00BA0D5D">
        <w:rPr>
          <w:rFonts w:ascii="Consolas" w:eastAsia="宋体" w:hAnsi="Consolas" w:cs="宋体"/>
          <w:color w:val="34302D"/>
          <w:kern w:val="0"/>
          <w:sz w:val="23"/>
          <w:szCs w:val="23"/>
          <w:shd w:val="clear" w:color="auto" w:fill="F7F7F8"/>
        </w:rPr>
        <w:t>DependsOnExoticType</w:t>
      </w:r>
      <w:r w:rsidRPr="00BA0D5D">
        <w:rPr>
          <w:rFonts w:ascii="inherit" w:eastAsia="宋体" w:hAnsi="inherit" w:cs="Arial"/>
          <w:color w:val="34302D"/>
          <w:kern w:val="0"/>
          <w:sz w:val="24"/>
          <w:szCs w:val="24"/>
        </w:rPr>
        <w:t>, which needs </w:t>
      </w:r>
      <w:r w:rsidRPr="00BA0D5D">
        <w:rPr>
          <w:rFonts w:ascii="Consolas" w:eastAsia="宋体" w:hAnsi="Consolas" w:cs="宋体"/>
          <w:color w:val="34302D"/>
          <w:kern w:val="0"/>
          <w:sz w:val="23"/>
          <w:szCs w:val="23"/>
          <w:shd w:val="clear" w:color="auto" w:fill="F7F7F8"/>
        </w:rPr>
        <w:t>ExoticType</w:t>
      </w:r>
      <w:r w:rsidRPr="00BA0D5D">
        <w:rPr>
          <w:rFonts w:ascii="inherit" w:eastAsia="宋体" w:hAnsi="inherit" w:cs="Arial"/>
          <w:color w:val="34302D"/>
          <w:kern w:val="0"/>
          <w:sz w:val="24"/>
          <w:szCs w:val="24"/>
        </w:rPr>
        <w:t> set as a property: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ExoticType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ExoticType(String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DependsOnExoticType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ExoticType 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setType(ExoticType 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.type = 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things are properly set up, we want to be able to assign the type property as a string, which a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converts into an actual </w:t>
      </w:r>
      <w:r w:rsidRPr="00BA0D5D">
        <w:rPr>
          <w:rFonts w:ascii="Consolas" w:eastAsia="宋体" w:hAnsi="Consolas" w:cs="宋体"/>
          <w:color w:val="34302D"/>
          <w:kern w:val="0"/>
          <w:sz w:val="23"/>
          <w:szCs w:val="23"/>
          <w:shd w:val="clear" w:color="auto" w:fill="F7F7F8"/>
        </w:rPr>
        <w:t>ExoticType</w:t>
      </w:r>
      <w:r w:rsidRPr="00BA0D5D">
        <w:rPr>
          <w:rFonts w:ascii="inherit" w:eastAsia="宋体" w:hAnsi="inherit" w:cs="Arial"/>
          <w:color w:val="34302D"/>
          <w:kern w:val="0"/>
          <w:sz w:val="24"/>
          <w:szCs w:val="24"/>
        </w:rPr>
        <w:t> instance. The following bean definition shows how to set up this relationship: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"example.DependsOnExoticType"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"type"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"aNameForExoticType"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 could look similar to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lastRenderedPageBreak/>
        <w:t>// converts string representation to ExoticType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ExoticTypeEditor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PropertyEditorSupport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setAsText(String text)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setValue(</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ExoticType(text.toUpperCase()));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the following example shows how to use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to register the new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with the</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which will then be able to use it as needed: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"org.springframework.beans.factory.config.CustomEditorConfigurer"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"customEditors"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"example.ExoticType"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"example.ExoticTypeEditor"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Using </w:t>
      </w:r>
      <w:r w:rsidRPr="00BA0D5D">
        <w:rPr>
          <w:rFonts w:ascii="Consolas" w:eastAsia="宋体" w:hAnsi="Consolas" w:cs="宋体"/>
          <w:color w:val="34302D"/>
          <w:kern w:val="0"/>
          <w:sz w:val="23"/>
          <w:szCs w:val="23"/>
          <w:shd w:val="clear" w:color="auto" w:fill="F7F7F8"/>
        </w:rPr>
        <w:t>PropertyEditorRegistrar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Another mechanism for registering property editors with the Spring container is to create and use a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This interface is particularly useful when you need to use the same set of property editors in several different situations. You can write a corresponding registrar and reuse it in each case.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instances work in conjunction with an interface called </w:t>
      </w:r>
      <w:r w:rsidRPr="00BA0D5D">
        <w:rPr>
          <w:rFonts w:ascii="Consolas" w:eastAsia="宋体" w:hAnsi="Consolas" w:cs="宋体"/>
          <w:color w:val="34302D"/>
          <w:kern w:val="0"/>
          <w:sz w:val="23"/>
          <w:szCs w:val="23"/>
          <w:shd w:val="clear" w:color="auto" w:fill="F7F7F8"/>
        </w:rPr>
        <w:t>PropertyEditorRegistry</w:t>
      </w:r>
      <w:r w:rsidRPr="00BA0D5D">
        <w:rPr>
          <w:rFonts w:ascii="inherit" w:eastAsia="宋体" w:hAnsi="inherit" w:cs="Arial"/>
          <w:color w:val="34302D"/>
          <w:kern w:val="0"/>
          <w:sz w:val="24"/>
          <w:szCs w:val="24"/>
        </w:rPr>
        <w:t>, an interface that is implemented by the Spring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instances are particularly convenient when used in conjunction with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(described </w:t>
      </w:r>
      <w:hyperlink r:id="rId490" w:anchor="beans-beans-conversion-customeditor-registration" w:history="1">
        <w:r w:rsidRPr="00BA0D5D">
          <w:rPr>
            <w:rFonts w:ascii="inherit" w:eastAsia="宋体" w:hAnsi="inherit" w:cs="Arial"/>
            <w:color w:val="548E2E"/>
            <w:kern w:val="0"/>
            <w:sz w:val="24"/>
            <w:szCs w:val="24"/>
            <w:u w:val="single"/>
          </w:rPr>
          <w:t>here</w:t>
        </w:r>
      </w:hyperlink>
      <w:r w:rsidRPr="00BA0D5D">
        <w:rPr>
          <w:rFonts w:ascii="inherit" w:eastAsia="宋体" w:hAnsi="inherit" w:cs="Arial"/>
          <w:color w:val="34302D"/>
          <w:kern w:val="0"/>
          <w:sz w:val="24"/>
          <w:szCs w:val="24"/>
        </w:rPr>
        <w:t>), which exposes a property called </w:t>
      </w:r>
      <w:r w:rsidRPr="00BA0D5D">
        <w:rPr>
          <w:rFonts w:ascii="Consolas" w:eastAsia="宋体" w:hAnsi="Consolas" w:cs="宋体"/>
          <w:color w:val="34302D"/>
          <w:kern w:val="0"/>
          <w:sz w:val="23"/>
          <w:szCs w:val="23"/>
          <w:shd w:val="clear" w:color="auto" w:fill="F7F7F8"/>
        </w:rPr>
        <w:t>setPropertyEditorRegistrars(..)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instances added to a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in this fashion can easily be shared with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and Spring MVC controllers. Furthermore, it avoids the need for synchronization on custom editors: A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is expected to create fresh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instances for each bean creation attempt.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to create your own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com.foo.editors.spring;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CustomPropertyEditorRegistrar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PropertyEditorRegistrar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registerCustomEditors(PropertyEditorRegistry registry)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it is expected that new PropertyEditor instances are created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registry.registerCustomEditor(ExoticType.class,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ExoticTypeEditor());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you could register as many custom property editors as are required here...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also the </w:t>
      </w:r>
      <w:r w:rsidRPr="00BA0D5D">
        <w:rPr>
          <w:rFonts w:ascii="Consolas" w:eastAsia="宋体" w:hAnsi="Consolas" w:cs="宋体"/>
          <w:color w:val="34302D"/>
          <w:kern w:val="0"/>
          <w:sz w:val="23"/>
          <w:szCs w:val="23"/>
          <w:shd w:val="clear" w:color="auto" w:fill="F7F7F8"/>
        </w:rPr>
        <w:t>org.springframework.beans.support.ResourceEditorRegistrar</w:t>
      </w:r>
      <w:r w:rsidRPr="00BA0D5D">
        <w:rPr>
          <w:rFonts w:ascii="inherit" w:eastAsia="宋体" w:hAnsi="inherit" w:cs="Arial"/>
          <w:color w:val="34302D"/>
          <w:kern w:val="0"/>
          <w:sz w:val="24"/>
          <w:szCs w:val="24"/>
        </w:rPr>
        <w:t> for an example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implementation. Notice how in its implementation of the </w:t>
      </w:r>
      <w:r w:rsidRPr="00BA0D5D">
        <w:rPr>
          <w:rFonts w:ascii="Consolas" w:eastAsia="宋体" w:hAnsi="Consolas" w:cs="宋体"/>
          <w:color w:val="34302D"/>
          <w:kern w:val="0"/>
          <w:sz w:val="23"/>
          <w:szCs w:val="23"/>
          <w:shd w:val="clear" w:color="auto" w:fill="F7F7F8"/>
        </w:rPr>
        <w:t>registerCustomEditors(..)</w:t>
      </w:r>
      <w:r w:rsidRPr="00BA0D5D">
        <w:rPr>
          <w:rFonts w:ascii="inherit" w:eastAsia="宋体" w:hAnsi="inherit" w:cs="Arial"/>
          <w:color w:val="34302D"/>
          <w:kern w:val="0"/>
          <w:sz w:val="24"/>
          <w:szCs w:val="24"/>
        </w:rPr>
        <w:t> method ,it creates new instances of each property editor.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next example shows how to configure a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and inject an instance of our</w:t>
      </w:r>
      <w:r w:rsidRPr="00BA0D5D">
        <w:rPr>
          <w:rFonts w:ascii="Consolas" w:eastAsia="宋体" w:hAnsi="Consolas" w:cs="宋体"/>
          <w:color w:val="34302D"/>
          <w:kern w:val="0"/>
          <w:sz w:val="23"/>
          <w:szCs w:val="23"/>
          <w:shd w:val="clear" w:color="auto" w:fill="F7F7F8"/>
        </w:rPr>
        <w:t>CustomPropertyEditorRegistrar</w:t>
      </w:r>
      <w:r w:rsidRPr="00BA0D5D">
        <w:rPr>
          <w:rFonts w:ascii="inherit" w:eastAsia="宋体" w:hAnsi="inherit" w:cs="Arial"/>
          <w:color w:val="34302D"/>
          <w:kern w:val="0"/>
          <w:sz w:val="24"/>
          <w:szCs w:val="24"/>
        </w:rPr>
        <w:t> into it: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"org.springframework.beans.factory.config.CustomEditorConfigurer"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"propertyEditorRegistrars"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"customPropertyEditorRegistrar"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"customPropertyEditorRegistrar"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"com.foo.editors.spring.CustomPropertyEditorRegistrar"</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(and in a bit of a departure from the focus of this chapter for those of you using </w:t>
      </w:r>
      <w:hyperlink r:id="rId491" w:anchor="mvc" w:history="1">
        <w:r w:rsidRPr="00BA0D5D">
          <w:rPr>
            <w:rFonts w:ascii="inherit" w:eastAsia="宋体" w:hAnsi="inherit" w:cs="Arial"/>
            <w:color w:val="548E2E"/>
            <w:kern w:val="0"/>
            <w:sz w:val="24"/>
            <w:szCs w:val="24"/>
            <w:u w:val="single"/>
          </w:rPr>
          <w:t>Spring’s MVC web framework</w:t>
        </w:r>
      </w:hyperlink>
      <w:r w:rsidRPr="00BA0D5D">
        <w:rPr>
          <w:rFonts w:ascii="inherit" w:eastAsia="宋体" w:hAnsi="inherit" w:cs="Arial"/>
          <w:color w:val="34302D"/>
          <w:kern w:val="0"/>
          <w:sz w:val="24"/>
          <w:szCs w:val="24"/>
        </w:rPr>
        <w:t>), using </w:t>
      </w:r>
      <w:r w:rsidRPr="00BA0D5D">
        <w:rPr>
          <w:rFonts w:ascii="Consolas" w:eastAsia="宋体" w:hAnsi="Consolas" w:cs="宋体"/>
          <w:color w:val="34302D"/>
          <w:kern w:val="0"/>
          <w:sz w:val="23"/>
          <w:szCs w:val="23"/>
          <w:shd w:val="clear" w:color="auto" w:fill="F7F7F8"/>
        </w:rPr>
        <w:t>PropertyEditorRegistrars</w:t>
      </w:r>
      <w:r w:rsidRPr="00BA0D5D">
        <w:rPr>
          <w:rFonts w:ascii="inherit" w:eastAsia="宋体" w:hAnsi="inherit" w:cs="Arial"/>
          <w:color w:val="34302D"/>
          <w:kern w:val="0"/>
          <w:sz w:val="24"/>
          <w:szCs w:val="24"/>
        </w:rPr>
        <w:t> in conjunction with data-binding </w:t>
      </w:r>
      <w:r w:rsidRPr="00BA0D5D">
        <w:rPr>
          <w:rFonts w:ascii="Consolas" w:eastAsia="宋体" w:hAnsi="Consolas" w:cs="宋体"/>
          <w:color w:val="34302D"/>
          <w:kern w:val="0"/>
          <w:sz w:val="23"/>
          <w:szCs w:val="23"/>
          <w:shd w:val="clear" w:color="auto" w:fill="F7F7F8"/>
        </w:rPr>
        <w:t>Controllers</w:t>
      </w:r>
      <w:r w:rsidRPr="00BA0D5D">
        <w:rPr>
          <w:rFonts w:ascii="inherit" w:eastAsia="宋体" w:hAnsi="inherit" w:cs="Arial"/>
          <w:color w:val="34302D"/>
          <w:kern w:val="0"/>
          <w:sz w:val="24"/>
          <w:szCs w:val="24"/>
        </w:rPr>
        <w:t> (such as </w:t>
      </w:r>
      <w:r w:rsidRPr="00BA0D5D">
        <w:rPr>
          <w:rFonts w:ascii="Consolas" w:eastAsia="宋体" w:hAnsi="Consolas" w:cs="宋体"/>
          <w:color w:val="34302D"/>
          <w:kern w:val="0"/>
          <w:sz w:val="23"/>
          <w:szCs w:val="23"/>
          <w:shd w:val="clear" w:color="auto" w:fill="F7F7F8"/>
        </w:rPr>
        <w:t>SimpleFormController</w:t>
      </w:r>
      <w:r w:rsidRPr="00BA0D5D">
        <w:rPr>
          <w:rFonts w:ascii="inherit" w:eastAsia="宋体" w:hAnsi="inherit" w:cs="Arial"/>
          <w:color w:val="34302D"/>
          <w:kern w:val="0"/>
          <w:sz w:val="24"/>
          <w:szCs w:val="24"/>
        </w:rPr>
        <w:t>) can be very convenient. The following example uses a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in the implementation of an </w:t>
      </w:r>
      <w:r w:rsidRPr="00BA0D5D">
        <w:rPr>
          <w:rFonts w:ascii="Consolas" w:eastAsia="宋体" w:hAnsi="Consolas" w:cs="宋体"/>
          <w:color w:val="34302D"/>
          <w:kern w:val="0"/>
          <w:sz w:val="23"/>
          <w:szCs w:val="23"/>
          <w:shd w:val="clear" w:color="auto" w:fill="F7F7F8"/>
        </w:rPr>
        <w:t>initBinder(..)</w:t>
      </w:r>
      <w:r w:rsidRPr="00BA0D5D">
        <w:rPr>
          <w:rFonts w:ascii="inherit" w:eastAsia="宋体" w:hAnsi="inherit" w:cs="Arial"/>
          <w:color w:val="34302D"/>
          <w:kern w:val="0"/>
          <w:sz w:val="24"/>
          <w:szCs w:val="24"/>
        </w:rPr>
        <w:t>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RegisterUserController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SimpleFormController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PropertyEditorRegistrar customPropertyEditorRegistrar;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RegisterUserController(PropertyEditorRegistrar propertyEditorRegistrar)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.customPropertyEditorRegistrar = propertyEditorRegistrar;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initBinder(HttpServletRequest request,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ServletRequestDataBinder binder)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.customPropertyEditorRegistrar.registerCustomEditors(binder);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other methods to do with registering a User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This style of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registration can lead to concise code (the implementation of </w:t>
      </w:r>
      <w:r w:rsidRPr="00BA0D5D">
        <w:rPr>
          <w:rFonts w:ascii="Consolas" w:eastAsia="宋体" w:hAnsi="Consolas" w:cs="宋体"/>
          <w:color w:val="34302D"/>
          <w:kern w:val="0"/>
          <w:sz w:val="23"/>
          <w:szCs w:val="23"/>
          <w:shd w:val="clear" w:color="auto" w:fill="F7F7F8"/>
        </w:rPr>
        <w:t>initBinder(..)</w:t>
      </w:r>
      <w:r w:rsidRPr="00BA0D5D">
        <w:rPr>
          <w:rFonts w:ascii="inherit" w:eastAsia="宋体" w:hAnsi="inherit" w:cs="Arial"/>
          <w:color w:val="34302D"/>
          <w:kern w:val="0"/>
          <w:sz w:val="24"/>
          <w:szCs w:val="24"/>
        </w:rPr>
        <w:t> is only one line long) and lets common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registration code be encapsulated in a class and then shared amongst as many </w:t>
      </w:r>
      <w:r w:rsidRPr="00BA0D5D">
        <w:rPr>
          <w:rFonts w:ascii="Consolas" w:eastAsia="宋体" w:hAnsi="Consolas" w:cs="宋体"/>
          <w:color w:val="34302D"/>
          <w:kern w:val="0"/>
          <w:sz w:val="23"/>
          <w:szCs w:val="23"/>
          <w:shd w:val="clear" w:color="auto" w:fill="F7F7F8"/>
        </w:rPr>
        <w:t>Controllers</w:t>
      </w:r>
      <w:r w:rsidRPr="00BA0D5D">
        <w:rPr>
          <w:rFonts w:ascii="inherit" w:eastAsia="宋体" w:hAnsi="inherit" w:cs="Arial"/>
          <w:color w:val="34302D"/>
          <w:kern w:val="0"/>
          <w:sz w:val="24"/>
          <w:szCs w:val="24"/>
        </w:rPr>
        <w:t>as needed.</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57" w:name="_Toc15327115"/>
      <w:r w:rsidRPr="00BA0D5D">
        <w:rPr>
          <w:rFonts w:ascii="Arial" w:eastAsia="宋体" w:hAnsi="Arial" w:cs="Arial"/>
          <w:color w:val="34302D"/>
          <w:kern w:val="0"/>
          <w:sz w:val="41"/>
          <w:szCs w:val="41"/>
        </w:rPr>
        <w:t>3.4. Spring Type Conversion</w:t>
      </w:r>
      <w:bookmarkEnd w:id="2357"/>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3 introduced a </w:t>
      </w:r>
      <w:r w:rsidRPr="00BA0D5D">
        <w:rPr>
          <w:rFonts w:ascii="Consolas" w:eastAsia="宋体" w:hAnsi="Consolas" w:cs="宋体"/>
          <w:color w:val="34302D"/>
          <w:kern w:val="0"/>
          <w:sz w:val="23"/>
          <w:szCs w:val="23"/>
          <w:shd w:val="clear" w:color="auto" w:fill="F7F7F8"/>
        </w:rPr>
        <w:t>core.convert</w:t>
      </w:r>
      <w:r w:rsidRPr="00BA0D5D">
        <w:rPr>
          <w:rFonts w:ascii="inherit" w:eastAsia="宋体" w:hAnsi="inherit" w:cs="Arial"/>
          <w:color w:val="34302D"/>
          <w:kern w:val="0"/>
          <w:sz w:val="24"/>
          <w:szCs w:val="24"/>
        </w:rPr>
        <w:t> package that provides a general type conversion system. The system defines an SPI to implement type conversion logic and an API to perform type conversions at runtime. Within a Spring container, you can use this system as an alternative to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to convert externalized bean property value strings to the required property types. You can also use the public API anywhere in your application where type conversion is needed.</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3.4.1. Converter SPI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SPI to implement type conversion logic is simple and strongly typed, as the following interface definition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org.springframework.core.convert.converter;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Converter</w:t>
      </w:r>
      <w:r w:rsidRPr="00BA0D5D">
        <w:rPr>
          <w:rFonts w:ascii="Consolas" w:eastAsia="宋体" w:hAnsi="Consolas" w:cs="宋体"/>
          <w:color w:val="34302D"/>
          <w:kern w:val="0"/>
          <w:sz w:val="24"/>
          <w:szCs w:val="24"/>
        </w:rPr>
        <w:t>&lt;S, 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 convert(S 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create your own converter, implement the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interface and parameterize </w:t>
      </w:r>
      <w:r w:rsidRPr="00BA0D5D">
        <w:rPr>
          <w:rFonts w:ascii="Consolas" w:eastAsia="宋体" w:hAnsi="Consolas" w:cs="宋体"/>
          <w:color w:val="34302D"/>
          <w:kern w:val="0"/>
          <w:sz w:val="23"/>
          <w:szCs w:val="23"/>
          <w:shd w:val="clear" w:color="auto" w:fill="F7F7F8"/>
        </w:rPr>
        <w:t>S</w:t>
      </w:r>
      <w:r w:rsidRPr="00BA0D5D">
        <w:rPr>
          <w:rFonts w:ascii="inherit" w:eastAsia="宋体" w:hAnsi="inherit" w:cs="Arial"/>
          <w:color w:val="34302D"/>
          <w:kern w:val="0"/>
          <w:sz w:val="24"/>
          <w:szCs w:val="24"/>
        </w:rPr>
        <w:t> as the type you are converting from and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as the type you are converting to. You can also transparently apply such a converter if a collection or array of </w:t>
      </w:r>
      <w:r w:rsidRPr="00BA0D5D">
        <w:rPr>
          <w:rFonts w:ascii="Consolas" w:eastAsia="宋体" w:hAnsi="Consolas" w:cs="宋体"/>
          <w:color w:val="34302D"/>
          <w:kern w:val="0"/>
          <w:sz w:val="23"/>
          <w:szCs w:val="23"/>
          <w:shd w:val="clear" w:color="auto" w:fill="F7F7F8"/>
        </w:rPr>
        <w:t>S</w:t>
      </w:r>
      <w:r w:rsidRPr="00BA0D5D">
        <w:rPr>
          <w:rFonts w:ascii="inherit" w:eastAsia="宋体" w:hAnsi="inherit" w:cs="Arial"/>
          <w:color w:val="34302D"/>
          <w:kern w:val="0"/>
          <w:sz w:val="24"/>
          <w:szCs w:val="24"/>
        </w:rPr>
        <w:t> needs to be converted to an array or collection of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provided that a delegating array or collection converter has been registered as well (which </w:t>
      </w:r>
      <w:r w:rsidRPr="00BA0D5D">
        <w:rPr>
          <w:rFonts w:ascii="Consolas" w:eastAsia="宋体" w:hAnsi="Consolas" w:cs="宋体"/>
          <w:color w:val="34302D"/>
          <w:kern w:val="0"/>
          <w:sz w:val="23"/>
          <w:szCs w:val="23"/>
          <w:shd w:val="clear" w:color="auto" w:fill="F7F7F8"/>
        </w:rPr>
        <w:t>DefaultConversionService</w:t>
      </w:r>
      <w:r w:rsidRPr="00BA0D5D">
        <w:rPr>
          <w:rFonts w:ascii="inherit" w:eastAsia="宋体" w:hAnsi="inherit" w:cs="Arial"/>
          <w:color w:val="34302D"/>
          <w:kern w:val="0"/>
          <w:sz w:val="24"/>
          <w:szCs w:val="24"/>
        </w:rPr>
        <w:t> does by default).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each call to </w:t>
      </w:r>
      <w:r w:rsidRPr="00BA0D5D">
        <w:rPr>
          <w:rFonts w:ascii="Consolas" w:eastAsia="宋体" w:hAnsi="Consolas" w:cs="宋体"/>
          <w:color w:val="34302D"/>
          <w:kern w:val="0"/>
          <w:sz w:val="23"/>
          <w:szCs w:val="23"/>
          <w:shd w:val="clear" w:color="auto" w:fill="F7F7F8"/>
        </w:rPr>
        <w:t>convert(S)</w:t>
      </w:r>
      <w:r w:rsidRPr="00BA0D5D">
        <w:rPr>
          <w:rFonts w:ascii="inherit" w:eastAsia="宋体" w:hAnsi="inherit" w:cs="Arial"/>
          <w:color w:val="34302D"/>
          <w:kern w:val="0"/>
          <w:sz w:val="24"/>
          <w:szCs w:val="24"/>
        </w:rPr>
        <w:t>, the source argument is guaranteed to not be null. Your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may throw any unchecked exception if conversion fails. Specifically, it should throw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Arial"/>
          <w:color w:val="34302D"/>
          <w:kern w:val="0"/>
          <w:sz w:val="24"/>
          <w:szCs w:val="24"/>
        </w:rPr>
        <w:t> to report an invalid source value. Take care to ensure that your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implementation is thread-safe.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Several converter implementations are provided in the </w:t>
      </w:r>
      <w:r w:rsidRPr="00BA0D5D">
        <w:rPr>
          <w:rFonts w:ascii="Consolas" w:eastAsia="宋体" w:hAnsi="Consolas" w:cs="宋体"/>
          <w:color w:val="34302D"/>
          <w:kern w:val="0"/>
          <w:sz w:val="23"/>
          <w:szCs w:val="23"/>
          <w:shd w:val="clear" w:color="auto" w:fill="F7F7F8"/>
        </w:rPr>
        <w:t>core.convert.support</w:t>
      </w:r>
      <w:r w:rsidRPr="00BA0D5D">
        <w:rPr>
          <w:rFonts w:ascii="inherit" w:eastAsia="宋体" w:hAnsi="inherit" w:cs="Arial"/>
          <w:color w:val="34302D"/>
          <w:kern w:val="0"/>
          <w:sz w:val="24"/>
          <w:szCs w:val="24"/>
        </w:rPr>
        <w:t> package as a convenience. These include converters from strings to numbers and other common types. The following listing shows the </w:t>
      </w:r>
      <w:r w:rsidRPr="00BA0D5D">
        <w:rPr>
          <w:rFonts w:ascii="Consolas" w:eastAsia="宋体" w:hAnsi="Consolas" w:cs="宋体"/>
          <w:color w:val="34302D"/>
          <w:kern w:val="0"/>
          <w:sz w:val="23"/>
          <w:szCs w:val="23"/>
          <w:shd w:val="clear" w:color="auto" w:fill="F7F7F8"/>
        </w:rPr>
        <w:t>StringToInteger</w:t>
      </w:r>
      <w:r w:rsidRPr="00BA0D5D">
        <w:rPr>
          <w:rFonts w:ascii="inherit" w:eastAsia="宋体" w:hAnsi="inherit" w:cs="Arial"/>
          <w:color w:val="34302D"/>
          <w:kern w:val="0"/>
          <w:sz w:val="24"/>
          <w:szCs w:val="24"/>
        </w:rPr>
        <w:t> class, which is a typical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org.springframework.core.convert.support;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StringToInteger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Converter&lt;String, Integer&gt;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Integer convert(String 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Integer.valueOf(source);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3.4.2. Using </w:t>
      </w:r>
      <w:r w:rsidRPr="00BA0D5D">
        <w:rPr>
          <w:rFonts w:ascii="Consolas" w:eastAsia="宋体" w:hAnsi="Consolas" w:cs="宋体"/>
          <w:color w:val="34302D"/>
          <w:kern w:val="0"/>
          <w:sz w:val="33"/>
          <w:szCs w:val="33"/>
          <w:shd w:val="clear" w:color="auto" w:fill="F7F7F8"/>
        </w:rPr>
        <w:t>ConverterFactory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need to centralize the conversion logic for an entire class hierarchy (for example, when converting from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to </w:t>
      </w:r>
      <w:r w:rsidRPr="00BA0D5D">
        <w:rPr>
          <w:rFonts w:ascii="Consolas" w:eastAsia="宋体" w:hAnsi="Consolas" w:cs="宋体"/>
          <w:color w:val="34302D"/>
          <w:kern w:val="0"/>
          <w:sz w:val="23"/>
          <w:szCs w:val="23"/>
          <w:shd w:val="clear" w:color="auto" w:fill="F7F7F8"/>
        </w:rPr>
        <w:t>Enum</w:t>
      </w:r>
      <w:r w:rsidRPr="00BA0D5D">
        <w:rPr>
          <w:rFonts w:ascii="inherit" w:eastAsia="宋体" w:hAnsi="inherit" w:cs="Arial"/>
          <w:color w:val="34302D"/>
          <w:kern w:val="0"/>
          <w:sz w:val="24"/>
          <w:szCs w:val="24"/>
        </w:rPr>
        <w:t> objects), you can implement </w:t>
      </w:r>
      <w:r w:rsidRPr="00BA0D5D">
        <w:rPr>
          <w:rFonts w:ascii="Consolas" w:eastAsia="宋体" w:hAnsi="Consolas" w:cs="宋体"/>
          <w:color w:val="34302D"/>
          <w:kern w:val="0"/>
          <w:sz w:val="23"/>
          <w:szCs w:val="23"/>
          <w:shd w:val="clear" w:color="auto" w:fill="F7F7F8"/>
        </w:rPr>
        <w:t>ConverterFactory</w:t>
      </w:r>
      <w:r w:rsidRPr="00BA0D5D">
        <w:rPr>
          <w:rFonts w:ascii="inherit" w:eastAsia="宋体" w:hAnsi="inherit" w:cs="Arial"/>
          <w:color w:val="34302D"/>
          <w:kern w:val="0"/>
          <w:sz w:val="24"/>
          <w:szCs w:val="24"/>
        </w:rPr>
        <w: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org.springframework.core.convert.converter;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ConverterFactory</w:t>
      </w:r>
      <w:r w:rsidRPr="00BA0D5D">
        <w:rPr>
          <w:rFonts w:ascii="Consolas" w:eastAsia="宋体" w:hAnsi="Consolas" w:cs="宋体"/>
          <w:color w:val="34302D"/>
          <w:kern w:val="0"/>
          <w:sz w:val="24"/>
          <w:szCs w:val="24"/>
        </w:rPr>
        <w:t>&lt;S, R&gt;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&lt;T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R&gt; Converter&lt;S, T&gt; getConverter(Class&lt;T&gt;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Parameterize S to be the type you are converting from and R to be the base type defining the </w:t>
      </w:r>
      <w:r w:rsidRPr="00BA0D5D">
        <w:rPr>
          <w:rFonts w:ascii="inherit" w:eastAsia="宋体" w:hAnsi="inherit" w:cs="Arial"/>
          <w:i/>
          <w:iCs/>
          <w:color w:val="34302D"/>
          <w:kern w:val="0"/>
          <w:sz w:val="24"/>
          <w:szCs w:val="24"/>
        </w:rPr>
        <w:t>range</w:t>
      </w:r>
      <w:r w:rsidRPr="00BA0D5D">
        <w:rPr>
          <w:rFonts w:ascii="inherit" w:eastAsia="宋体" w:hAnsi="inherit" w:cs="Arial"/>
          <w:color w:val="34302D"/>
          <w:kern w:val="0"/>
          <w:sz w:val="24"/>
          <w:szCs w:val="24"/>
        </w:rPr>
        <w:t> of classes you can convert to. Then implement </w:t>
      </w:r>
      <w:r w:rsidRPr="00BA0D5D">
        <w:rPr>
          <w:rFonts w:ascii="Consolas" w:eastAsia="宋体" w:hAnsi="Consolas" w:cs="宋体"/>
          <w:color w:val="34302D"/>
          <w:kern w:val="0"/>
          <w:sz w:val="23"/>
          <w:szCs w:val="23"/>
          <w:shd w:val="clear" w:color="auto" w:fill="F7F7F8"/>
        </w:rPr>
        <w:t>getConverter(Class&lt;T&gt;)</w:t>
      </w:r>
      <w:r w:rsidRPr="00BA0D5D">
        <w:rPr>
          <w:rFonts w:ascii="inherit" w:eastAsia="宋体" w:hAnsi="inherit" w:cs="Arial"/>
          <w:color w:val="34302D"/>
          <w:kern w:val="0"/>
          <w:sz w:val="24"/>
          <w:szCs w:val="24"/>
        </w:rPr>
        <w:t>, where T is a subclass of 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w:t>
      </w:r>
      <w:r w:rsidRPr="00BA0D5D">
        <w:rPr>
          <w:rFonts w:ascii="Consolas" w:eastAsia="宋体" w:hAnsi="Consolas" w:cs="宋体"/>
          <w:color w:val="34302D"/>
          <w:kern w:val="0"/>
          <w:sz w:val="23"/>
          <w:szCs w:val="23"/>
          <w:shd w:val="clear" w:color="auto" w:fill="F7F7F8"/>
        </w:rPr>
        <w:t>StringToEnumConverterFactory</w:t>
      </w:r>
      <w:r w:rsidRPr="00BA0D5D">
        <w:rPr>
          <w:rFonts w:ascii="inherit" w:eastAsia="宋体" w:hAnsi="inherit" w:cs="Arial"/>
          <w:color w:val="34302D"/>
          <w:kern w:val="0"/>
          <w:sz w:val="24"/>
          <w:szCs w:val="24"/>
        </w:rPr>
        <w:t> as an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org.springframework.core.convert.support;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StringToEnumConverterFactory</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ConverterFactory&lt;String, Enum&gt;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&lt;T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Enum&gt; Converter&lt;String, T&gt; getConverter(Class&lt;T&gt; targetType)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StringToEnumConverter(targetType);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StringToEnumConverter</w:t>
      </w:r>
      <w:r w:rsidRPr="00BA0D5D">
        <w:rPr>
          <w:rFonts w:ascii="Consolas" w:eastAsia="宋体" w:hAnsi="Consolas" w:cs="宋体"/>
          <w:color w:val="34302D"/>
          <w:kern w:val="0"/>
          <w:sz w:val="24"/>
          <w:szCs w:val="24"/>
        </w:rPr>
        <w:t xml:space="preserve">&lt;T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Enum&gt;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Converter&lt;String, 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Class&lt;T&gt; enumType;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StringToEnumConverter(Class&lt;T&gt; enumType)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.enumType = enumType;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 convert(String 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(T) Enum.valueOf(</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.enumType, source.trim());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3.4.3. Using </w:t>
      </w:r>
      <w:r w:rsidRPr="00BA0D5D">
        <w:rPr>
          <w:rFonts w:ascii="Consolas" w:eastAsia="宋体" w:hAnsi="Consolas" w:cs="宋体"/>
          <w:color w:val="34302D"/>
          <w:kern w:val="0"/>
          <w:sz w:val="33"/>
          <w:szCs w:val="33"/>
          <w:shd w:val="clear" w:color="auto" w:fill="F7F7F8"/>
        </w:rPr>
        <w:t>GenericConverter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require a sophisticated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implementation, consider using the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interface. With a more flexible but less strongly typed signature than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a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supports converting between multiple source and target types. In addition, a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makes available source and target field context that you can use when you implement your conversion logic. Such context lets a type conversion be driven by a field annotation or by generic information declared on a field signature. The following listing shows the interface definition of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org.springframework.core.convert.converter;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GenericConverter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Set&lt;ConvertiblePair&gt; getConvertibleTypes();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convert(Object source, TypeDescriptor sourceType, TypeDescriptor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implement a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have </w:t>
      </w:r>
      <w:r w:rsidRPr="00BA0D5D">
        <w:rPr>
          <w:rFonts w:ascii="Consolas" w:eastAsia="宋体" w:hAnsi="Consolas" w:cs="宋体"/>
          <w:color w:val="34302D"/>
          <w:kern w:val="0"/>
          <w:sz w:val="23"/>
          <w:szCs w:val="23"/>
          <w:shd w:val="clear" w:color="auto" w:fill="F7F7F8"/>
        </w:rPr>
        <w:t>getConvertibleTypes()</w:t>
      </w:r>
      <w:r w:rsidRPr="00BA0D5D">
        <w:rPr>
          <w:rFonts w:ascii="inherit" w:eastAsia="宋体" w:hAnsi="inherit" w:cs="Arial"/>
          <w:color w:val="34302D"/>
          <w:kern w:val="0"/>
          <w:sz w:val="24"/>
          <w:szCs w:val="24"/>
        </w:rPr>
        <w:t> return the supported source→target type pairs. Then implement </w:t>
      </w:r>
      <w:r w:rsidRPr="00BA0D5D">
        <w:rPr>
          <w:rFonts w:ascii="Consolas" w:eastAsia="宋体" w:hAnsi="Consolas" w:cs="宋体"/>
          <w:color w:val="34302D"/>
          <w:kern w:val="0"/>
          <w:sz w:val="23"/>
          <w:szCs w:val="23"/>
          <w:shd w:val="clear" w:color="auto" w:fill="F7F7F8"/>
        </w:rPr>
        <w:t>convert(Object, TypeDescriptor, TypeDescriptor)</w:t>
      </w:r>
      <w:r w:rsidRPr="00BA0D5D">
        <w:rPr>
          <w:rFonts w:ascii="inherit" w:eastAsia="宋体" w:hAnsi="inherit" w:cs="Arial"/>
          <w:color w:val="34302D"/>
          <w:kern w:val="0"/>
          <w:sz w:val="24"/>
          <w:szCs w:val="24"/>
        </w:rPr>
        <w:t> to contain your conversion logic. The source </w:t>
      </w:r>
      <w:r w:rsidRPr="00BA0D5D">
        <w:rPr>
          <w:rFonts w:ascii="Consolas" w:eastAsia="宋体" w:hAnsi="Consolas" w:cs="宋体"/>
          <w:color w:val="34302D"/>
          <w:kern w:val="0"/>
          <w:sz w:val="23"/>
          <w:szCs w:val="23"/>
          <w:shd w:val="clear" w:color="auto" w:fill="F7F7F8"/>
        </w:rPr>
        <w:t>TypeDescriptor</w:t>
      </w:r>
      <w:r w:rsidRPr="00BA0D5D">
        <w:rPr>
          <w:rFonts w:ascii="inherit" w:eastAsia="宋体" w:hAnsi="inherit" w:cs="Arial"/>
          <w:color w:val="34302D"/>
          <w:kern w:val="0"/>
          <w:sz w:val="24"/>
          <w:szCs w:val="24"/>
        </w:rPr>
        <w:t>provides access to the source field that holds the value being converted. The target </w:t>
      </w:r>
      <w:r w:rsidRPr="00BA0D5D">
        <w:rPr>
          <w:rFonts w:ascii="Consolas" w:eastAsia="宋体" w:hAnsi="Consolas" w:cs="宋体"/>
          <w:color w:val="34302D"/>
          <w:kern w:val="0"/>
          <w:sz w:val="23"/>
          <w:szCs w:val="23"/>
          <w:shd w:val="clear" w:color="auto" w:fill="F7F7F8"/>
        </w:rPr>
        <w:t>TypeDescriptor</w:t>
      </w:r>
      <w:r w:rsidRPr="00BA0D5D">
        <w:rPr>
          <w:rFonts w:ascii="inherit" w:eastAsia="宋体" w:hAnsi="inherit" w:cs="Arial"/>
          <w:color w:val="34302D"/>
          <w:kern w:val="0"/>
          <w:sz w:val="24"/>
          <w:szCs w:val="24"/>
        </w:rPr>
        <w:t> provides access to the target field where the converted value is to be set.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good example of a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is a converter that converts between a Java array and a collection. Such an </w:t>
      </w:r>
      <w:r w:rsidRPr="00BA0D5D">
        <w:rPr>
          <w:rFonts w:ascii="Consolas" w:eastAsia="宋体" w:hAnsi="Consolas" w:cs="宋体"/>
          <w:color w:val="34302D"/>
          <w:kern w:val="0"/>
          <w:sz w:val="23"/>
          <w:szCs w:val="23"/>
          <w:shd w:val="clear" w:color="auto" w:fill="F7F7F8"/>
        </w:rPr>
        <w:t>ArrayToCollectionConverter</w:t>
      </w:r>
      <w:r w:rsidRPr="00BA0D5D">
        <w:rPr>
          <w:rFonts w:ascii="inherit" w:eastAsia="宋体" w:hAnsi="inherit" w:cs="Arial"/>
          <w:color w:val="34302D"/>
          <w:kern w:val="0"/>
          <w:sz w:val="24"/>
          <w:szCs w:val="24"/>
        </w:rPr>
        <w:t> introspects the field that declares the target collection type to resolve the collection’s element type. This lets each element in the source array be converted to the collection element type before the collection is set on the target field.</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Because </w:t>
            </w:r>
            <w:r w:rsidRPr="00BA0D5D">
              <w:rPr>
                <w:rFonts w:ascii="Consolas" w:eastAsia="宋体" w:hAnsi="Consolas" w:cs="宋体"/>
                <w:kern w:val="0"/>
                <w:sz w:val="23"/>
                <w:szCs w:val="23"/>
                <w:shd w:val="clear" w:color="auto" w:fill="F7F7F8"/>
              </w:rPr>
              <w:t>GenericConverter</w:t>
            </w:r>
            <w:r w:rsidRPr="00BA0D5D">
              <w:rPr>
                <w:rFonts w:ascii="宋体" w:eastAsia="宋体" w:hAnsi="宋体" w:cs="宋体"/>
                <w:kern w:val="0"/>
                <w:sz w:val="24"/>
                <w:szCs w:val="24"/>
              </w:rPr>
              <w:t> is a more complex SPI interface, you should use it only when you need it. Favor </w:t>
            </w:r>
            <w:r w:rsidRPr="00BA0D5D">
              <w:rPr>
                <w:rFonts w:ascii="Consolas" w:eastAsia="宋体" w:hAnsi="Consolas" w:cs="宋体"/>
                <w:kern w:val="0"/>
                <w:sz w:val="23"/>
                <w:szCs w:val="23"/>
                <w:shd w:val="clear" w:color="auto" w:fill="F7F7F8"/>
              </w:rPr>
              <w:t>Converter</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ConverterFactory</w:t>
            </w:r>
            <w:r w:rsidRPr="00BA0D5D">
              <w:rPr>
                <w:rFonts w:ascii="宋体" w:eastAsia="宋体" w:hAnsi="宋体" w:cs="宋体"/>
                <w:kern w:val="0"/>
                <w:sz w:val="24"/>
                <w:szCs w:val="24"/>
              </w:rPr>
              <w:t> for basic type conversion needs.</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ConditionalGenericConverter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Sometimes, you want a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to run only if a specific condition holds true. For example, you might want to run a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only if a specific annotation is present on the target field, or you might want to run a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only if a specific method (such as a </w:t>
      </w:r>
      <w:r w:rsidRPr="00BA0D5D">
        <w:rPr>
          <w:rFonts w:ascii="Consolas" w:eastAsia="宋体" w:hAnsi="Consolas" w:cs="宋体"/>
          <w:color w:val="34302D"/>
          <w:kern w:val="0"/>
          <w:sz w:val="23"/>
          <w:szCs w:val="23"/>
          <w:shd w:val="clear" w:color="auto" w:fill="F7F7F8"/>
        </w:rPr>
        <w:t>static valueOf</w:t>
      </w:r>
      <w:r w:rsidRPr="00BA0D5D">
        <w:rPr>
          <w:rFonts w:ascii="inherit" w:eastAsia="宋体" w:hAnsi="inherit" w:cs="Arial"/>
          <w:color w:val="34302D"/>
          <w:kern w:val="0"/>
          <w:sz w:val="24"/>
          <w:szCs w:val="24"/>
        </w:rPr>
        <w:t> method) is defined on the target class. </w:t>
      </w:r>
      <w:r w:rsidRPr="00BA0D5D">
        <w:rPr>
          <w:rFonts w:ascii="Consolas" w:eastAsia="宋体" w:hAnsi="Consolas" w:cs="宋体"/>
          <w:color w:val="34302D"/>
          <w:kern w:val="0"/>
          <w:sz w:val="23"/>
          <w:szCs w:val="23"/>
          <w:shd w:val="clear" w:color="auto" w:fill="F7F7F8"/>
        </w:rPr>
        <w:t>ConditionalGenericConverter</w:t>
      </w:r>
      <w:r w:rsidRPr="00BA0D5D">
        <w:rPr>
          <w:rFonts w:ascii="inherit" w:eastAsia="宋体" w:hAnsi="inherit" w:cs="Arial"/>
          <w:color w:val="34302D"/>
          <w:kern w:val="0"/>
          <w:sz w:val="24"/>
          <w:szCs w:val="24"/>
        </w:rPr>
        <w:t> is the union of the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and </w:t>
      </w:r>
      <w:r w:rsidRPr="00BA0D5D">
        <w:rPr>
          <w:rFonts w:ascii="Consolas" w:eastAsia="宋体" w:hAnsi="Consolas" w:cs="宋体"/>
          <w:color w:val="34302D"/>
          <w:kern w:val="0"/>
          <w:sz w:val="23"/>
          <w:szCs w:val="23"/>
          <w:shd w:val="clear" w:color="auto" w:fill="F7F7F8"/>
        </w:rPr>
        <w:t>ConditionalConverter</w:t>
      </w:r>
      <w:r w:rsidRPr="00BA0D5D">
        <w:rPr>
          <w:rFonts w:ascii="inherit" w:eastAsia="宋体" w:hAnsi="inherit" w:cs="Arial"/>
          <w:color w:val="34302D"/>
          <w:kern w:val="0"/>
          <w:sz w:val="24"/>
          <w:szCs w:val="24"/>
        </w:rPr>
        <w:t> interfaces that lets you define such custom matching criteria: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ConditionalConverter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matches(TypeDescriptor sourceType, TypeDescriptor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ConditionalGenericConverter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GenericConverter, ConditionalConverter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good example of a </w:t>
      </w:r>
      <w:r w:rsidRPr="00BA0D5D">
        <w:rPr>
          <w:rFonts w:ascii="Consolas" w:eastAsia="宋体" w:hAnsi="Consolas" w:cs="宋体"/>
          <w:color w:val="34302D"/>
          <w:kern w:val="0"/>
          <w:sz w:val="23"/>
          <w:szCs w:val="23"/>
          <w:shd w:val="clear" w:color="auto" w:fill="F7F7F8"/>
        </w:rPr>
        <w:t>ConditionalGenericConverter</w:t>
      </w:r>
      <w:r w:rsidRPr="00BA0D5D">
        <w:rPr>
          <w:rFonts w:ascii="inherit" w:eastAsia="宋体" w:hAnsi="inherit" w:cs="Arial"/>
          <w:color w:val="34302D"/>
          <w:kern w:val="0"/>
          <w:sz w:val="24"/>
          <w:szCs w:val="24"/>
        </w:rPr>
        <w:t> is an </w:t>
      </w:r>
      <w:r w:rsidRPr="00BA0D5D">
        <w:rPr>
          <w:rFonts w:ascii="Consolas" w:eastAsia="宋体" w:hAnsi="Consolas" w:cs="宋体"/>
          <w:color w:val="34302D"/>
          <w:kern w:val="0"/>
          <w:sz w:val="23"/>
          <w:szCs w:val="23"/>
          <w:shd w:val="clear" w:color="auto" w:fill="F7F7F8"/>
        </w:rPr>
        <w:t>EntityConverter</w:t>
      </w:r>
      <w:r w:rsidRPr="00BA0D5D">
        <w:rPr>
          <w:rFonts w:ascii="inherit" w:eastAsia="宋体" w:hAnsi="inherit" w:cs="Arial"/>
          <w:color w:val="34302D"/>
          <w:kern w:val="0"/>
          <w:sz w:val="24"/>
          <w:szCs w:val="24"/>
        </w:rPr>
        <w:t> that converts between a persistent entity identifier and an entity reference. Such an </w:t>
      </w:r>
      <w:r w:rsidRPr="00BA0D5D">
        <w:rPr>
          <w:rFonts w:ascii="Consolas" w:eastAsia="宋体" w:hAnsi="Consolas" w:cs="宋体"/>
          <w:color w:val="34302D"/>
          <w:kern w:val="0"/>
          <w:sz w:val="23"/>
          <w:szCs w:val="23"/>
          <w:shd w:val="clear" w:color="auto" w:fill="F7F7F8"/>
        </w:rPr>
        <w:t>EntityConverter</w:t>
      </w:r>
      <w:r w:rsidRPr="00BA0D5D">
        <w:rPr>
          <w:rFonts w:ascii="inherit" w:eastAsia="宋体" w:hAnsi="inherit" w:cs="Arial"/>
          <w:color w:val="34302D"/>
          <w:kern w:val="0"/>
          <w:sz w:val="24"/>
          <w:szCs w:val="24"/>
        </w:rPr>
        <w:t> might match only if the target entity type declares a static finder method (for example, </w:t>
      </w:r>
      <w:r w:rsidRPr="00BA0D5D">
        <w:rPr>
          <w:rFonts w:ascii="Consolas" w:eastAsia="宋体" w:hAnsi="Consolas" w:cs="宋体"/>
          <w:color w:val="34302D"/>
          <w:kern w:val="0"/>
          <w:sz w:val="23"/>
          <w:szCs w:val="23"/>
          <w:shd w:val="clear" w:color="auto" w:fill="F7F7F8"/>
        </w:rPr>
        <w:t>findAccount(Long)</w:t>
      </w:r>
      <w:r w:rsidRPr="00BA0D5D">
        <w:rPr>
          <w:rFonts w:ascii="inherit" w:eastAsia="宋体" w:hAnsi="inherit" w:cs="Arial"/>
          <w:color w:val="34302D"/>
          <w:kern w:val="0"/>
          <w:sz w:val="24"/>
          <w:szCs w:val="24"/>
        </w:rPr>
        <w:t>). You might perform such a finder method check in the implementation of</w:t>
      </w:r>
      <w:r w:rsidRPr="00BA0D5D">
        <w:rPr>
          <w:rFonts w:ascii="Consolas" w:eastAsia="宋体" w:hAnsi="Consolas" w:cs="宋体"/>
          <w:color w:val="34302D"/>
          <w:kern w:val="0"/>
          <w:sz w:val="23"/>
          <w:szCs w:val="23"/>
          <w:shd w:val="clear" w:color="auto" w:fill="F7F7F8"/>
        </w:rPr>
        <w:t>matches(TypeDescriptor, TypeDescriptor)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3.4.4. The </w:t>
      </w:r>
      <w:r w:rsidRPr="00BA0D5D">
        <w:rPr>
          <w:rFonts w:ascii="Consolas" w:eastAsia="宋体" w:hAnsi="Consolas" w:cs="宋体"/>
          <w:color w:val="34302D"/>
          <w:kern w:val="0"/>
          <w:sz w:val="33"/>
          <w:szCs w:val="33"/>
          <w:shd w:val="clear" w:color="auto" w:fill="F7F7F8"/>
        </w:rPr>
        <w:t>ConversionService</w:t>
      </w:r>
      <w:r w:rsidRPr="00BA0D5D">
        <w:rPr>
          <w:rFonts w:ascii="Arial" w:eastAsia="宋体" w:hAnsi="Arial" w:cs="Arial"/>
          <w:color w:val="34302D"/>
          <w:kern w:val="0"/>
          <w:sz w:val="35"/>
          <w:szCs w:val="35"/>
        </w:rPr>
        <w:t> API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defines a unified API for executing type conversion logic at runtime. Converters are often executed behind the following facade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ConversionService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canConvert(Class&lt;?&gt; sourceType, Class&lt;?&gt;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&lt;T&gt; T convert(Object source, Class&lt;T&gt;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canConvert(TypeDescriptor sourceType, TypeDescriptor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convert(Object source, TypeDescriptor sourceType, TypeDescriptor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Most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implementations also implement </w:t>
      </w:r>
      <w:r w:rsidRPr="00BA0D5D">
        <w:rPr>
          <w:rFonts w:ascii="Consolas" w:eastAsia="宋体" w:hAnsi="Consolas" w:cs="宋体"/>
          <w:color w:val="34302D"/>
          <w:kern w:val="0"/>
          <w:sz w:val="23"/>
          <w:szCs w:val="23"/>
          <w:shd w:val="clear" w:color="auto" w:fill="F7F7F8"/>
        </w:rPr>
        <w:t>ConverterRegistry</w:t>
      </w:r>
      <w:r w:rsidRPr="00BA0D5D">
        <w:rPr>
          <w:rFonts w:ascii="inherit" w:eastAsia="宋体" w:hAnsi="inherit" w:cs="Arial"/>
          <w:color w:val="34302D"/>
          <w:kern w:val="0"/>
          <w:sz w:val="24"/>
          <w:szCs w:val="24"/>
        </w:rPr>
        <w:t>, which provides an SPI for registering converters. Internally, a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implementation delegates to its registered converters to carry out type conversion logic.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robust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implementation is provided in the </w:t>
      </w:r>
      <w:r w:rsidRPr="00BA0D5D">
        <w:rPr>
          <w:rFonts w:ascii="Consolas" w:eastAsia="宋体" w:hAnsi="Consolas" w:cs="宋体"/>
          <w:color w:val="34302D"/>
          <w:kern w:val="0"/>
          <w:sz w:val="23"/>
          <w:szCs w:val="23"/>
          <w:shd w:val="clear" w:color="auto" w:fill="F7F7F8"/>
        </w:rPr>
        <w:t>core.convert.support</w:t>
      </w:r>
      <w:r w:rsidRPr="00BA0D5D">
        <w:rPr>
          <w:rFonts w:ascii="inherit" w:eastAsia="宋体" w:hAnsi="inherit" w:cs="Arial"/>
          <w:color w:val="34302D"/>
          <w:kern w:val="0"/>
          <w:sz w:val="24"/>
          <w:szCs w:val="24"/>
        </w:rPr>
        <w:t> package. </w:t>
      </w:r>
      <w:r w:rsidRPr="00BA0D5D">
        <w:rPr>
          <w:rFonts w:ascii="Consolas" w:eastAsia="宋体" w:hAnsi="Consolas" w:cs="宋体"/>
          <w:color w:val="34302D"/>
          <w:kern w:val="0"/>
          <w:sz w:val="23"/>
          <w:szCs w:val="23"/>
          <w:shd w:val="clear" w:color="auto" w:fill="F7F7F8"/>
        </w:rPr>
        <w:t>GenericConversionService</w:t>
      </w:r>
      <w:r w:rsidRPr="00BA0D5D">
        <w:rPr>
          <w:rFonts w:ascii="inherit" w:eastAsia="宋体" w:hAnsi="inherit" w:cs="Arial"/>
          <w:color w:val="34302D"/>
          <w:kern w:val="0"/>
          <w:sz w:val="24"/>
          <w:szCs w:val="24"/>
        </w:rPr>
        <w:t> is the general-purpose implementation suitable for use in most environments. </w:t>
      </w:r>
      <w:r w:rsidRPr="00BA0D5D">
        <w:rPr>
          <w:rFonts w:ascii="Consolas" w:eastAsia="宋体" w:hAnsi="Consolas" w:cs="宋体"/>
          <w:color w:val="34302D"/>
          <w:kern w:val="0"/>
          <w:sz w:val="23"/>
          <w:szCs w:val="23"/>
          <w:shd w:val="clear" w:color="auto" w:fill="F7F7F8"/>
        </w:rPr>
        <w:t>ConversionServiceFactory</w:t>
      </w:r>
      <w:r w:rsidRPr="00BA0D5D">
        <w:rPr>
          <w:rFonts w:ascii="inherit" w:eastAsia="宋体" w:hAnsi="inherit" w:cs="Arial"/>
          <w:color w:val="34302D"/>
          <w:kern w:val="0"/>
          <w:sz w:val="24"/>
          <w:szCs w:val="24"/>
        </w:rPr>
        <w:t> provides a convenient factory for creating common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configurations.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3.4.5. Configuring a </w:t>
      </w:r>
      <w:r w:rsidRPr="00BA0D5D">
        <w:rPr>
          <w:rFonts w:ascii="Consolas" w:eastAsia="宋体" w:hAnsi="Consolas" w:cs="宋体"/>
          <w:color w:val="34302D"/>
          <w:kern w:val="0"/>
          <w:sz w:val="33"/>
          <w:szCs w:val="33"/>
          <w:shd w:val="clear" w:color="auto" w:fill="F7F7F8"/>
        </w:rPr>
        <w:t>ConversionService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is a stateless object designed to be instantiated at application startup and then shared between multiple threads. In a Spring application, you typically configure a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instance for each Spring container (or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Spring picks up that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and uses it whenever a type conversion needs to be performed by the framework. You can also inject this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into any of your beans and invoke it directly.</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no </w:t>
            </w:r>
            <w:r w:rsidRPr="00BA0D5D">
              <w:rPr>
                <w:rFonts w:ascii="Consolas" w:eastAsia="宋体" w:hAnsi="Consolas" w:cs="宋体"/>
                <w:kern w:val="0"/>
                <w:sz w:val="23"/>
                <w:szCs w:val="23"/>
                <w:shd w:val="clear" w:color="auto" w:fill="F7F7F8"/>
              </w:rPr>
              <w:t>ConversionService</w:t>
            </w:r>
            <w:r w:rsidRPr="00BA0D5D">
              <w:rPr>
                <w:rFonts w:ascii="宋体" w:eastAsia="宋体" w:hAnsi="宋体" w:cs="宋体"/>
                <w:kern w:val="0"/>
                <w:sz w:val="24"/>
                <w:szCs w:val="24"/>
              </w:rPr>
              <w:t> is registered with Spring, the original </w:t>
            </w:r>
            <w:r w:rsidRPr="00BA0D5D">
              <w:rPr>
                <w:rFonts w:ascii="Consolas" w:eastAsia="宋体" w:hAnsi="Consolas" w:cs="宋体"/>
                <w:kern w:val="0"/>
                <w:sz w:val="23"/>
                <w:szCs w:val="23"/>
                <w:shd w:val="clear" w:color="auto" w:fill="F7F7F8"/>
              </w:rPr>
              <w:t>PropertyEditor</w:t>
            </w:r>
            <w:r w:rsidRPr="00BA0D5D">
              <w:rPr>
                <w:rFonts w:ascii="宋体" w:eastAsia="宋体" w:hAnsi="宋体" w:cs="宋体"/>
                <w:kern w:val="0"/>
                <w:sz w:val="24"/>
                <w:szCs w:val="24"/>
              </w:rPr>
              <w:t>-based system is used.</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register a default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with Spring, add the following bean definition with 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"org.springframework.context.support.ConversionServiceFactoryBean"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default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can convert between strings, numbers, enums, collections, maps, and other common types. To supplement or override the default converters with your own custom converters, set the </w:t>
      </w:r>
      <w:r w:rsidRPr="00BA0D5D">
        <w:rPr>
          <w:rFonts w:ascii="Consolas" w:eastAsia="宋体" w:hAnsi="Consolas" w:cs="宋体"/>
          <w:color w:val="34302D"/>
          <w:kern w:val="0"/>
          <w:sz w:val="23"/>
          <w:szCs w:val="23"/>
          <w:shd w:val="clear" w:color="auto" w:fill="F7F7F8"/>
        </w:rPr>
        <w:t>converters</w:t>
      </w:r>
      <w:r w:rsidRPr="00BA0D5D">
        <w:rPr>
          <w:rFonts w:ascii="inherit" w:eastAsia="宋体" w:hAnsi="inherit" w:cs="Arial"/>
          <w:color w:val="34302D"/>
          <w:kern w:val="0"/>
          <w:sz w:val="24"/>
          <w:szCs w:val="24"/>
        </w:rPr>
        <w:t> property. Property values can implement any of the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ConverterFactory</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interfaces.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"org.springframework.context.support.ConversionServiceFactoryBean"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"converters"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"example.MyCustomConverter"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also common to use a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within a Spring MVC application. See </w:t>
      </w:r>
      <w:hyperlink r:id="rId492" w:anchor="mvc-config-conversion" w:history="1">
        <w:r w:rsidRPr="00BA0D5D">
          <w:rPr>
            <w:rFonts w:ascii="inherit" w:eastAsia="宋体" w:hAnsi="inherit" w:cs="Arial"/>
            <w:color w:val="548E2E"/>
            <w:kern w:val="0"/>
            <w:sz w:val="24"/>
            <w:szCs w:val="24"/>
            <w:u w:val="single"/>
          </w:rPr>
          <w:t>Conversion and Formatting</w:t>
        </w:r>
      </w:hyperlink>
      <w:r w:rsidRPr="00BA0D5D">
        <w:rPr>
          <w:rFonts w:ascii="inherit" w:eastAsia="宋体" w:hAnsi="inherit" w:cs="Arial"/>
          <w:color w:val="34302D"/>
          <w:kern w:val="0"/>
          <w:sz w:val="24"/>
          <w:szCs w:val="24"/>
        </w:rPr>
        <w:t> in the Spring MVC chapter.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certain situations, you may wish to apply formatting during conversion. See </w:t>
      </w:r>
      <w:hyperlink r:id="rId493" w:anchor="format-FormatterRegistry-SPI" w:history="1">
        <w:r w:rsidRPr="00BA0D5D">
          <w:rPr>
            <w:rFonts w:ascii="inherit" w:eastAsia="宋体" w:hAnsi="inherit" w:cs="Arial"/>
            <w:color w:val="548E2E"/>
            <w:kern w:val="0"/>
            <w:sz w:val="24"/>
            <w:szCs w:val="24"/>
            <w:u w:val="single"/>
          </w:rPr>
          <w:t>The </w:t>
        </w:r>
        <w:r w:rsidRPr="00BA0D5D">
          <w:rPr>
            <w:rFonts w:ascii="Consolas" w:eastAsia="宋体" w:hAnsi="Consolas" w:cs="宋体"/>
            <w:color w:val="548E2E"/>
            <w:kern w:val="0"/>
            <w:sz w:val="23"/>
            <w:szCs w:val="23"/>
            <w:u w:val="single"/>
            <w:shd w:val="clear" w:color="auto" w:fill="F7F7F8"/>
          </w:rPr>
          <w:t>FormatterRegistry</w:t>
        </w:r>
        <w:r w:rsidRPr="00BA0D5D">
          <w:rPr>
            <w:rFonts w:ascii="inherit" w:eastAsia="宋体" w:hAnsi="inherit" w:cs="Arial"/>
            <w:color w:val="548E2E"/>
            <w:kern w:val="0"/>
            <w:sz w:val="24"/>
            <w:szCs w:val="24"/>
            <w:u w:val="single"/>
          </w:rPr>
          <w:t> SPI</w:t>
        </w:r>
      </w:hyperlink>
      <w:r w:rsidRPr="00BA0D5D">
        <w:rPr>
          <w:rFonts w:ascii="inherit" w:eastAsia="宋体" w:hAnsi="inherit" w:cs="Arial"/>
          <w:color w:val="34302D"/>
          <w:kern w:val="0"/>
          <w:sz w:val="24"/>
          <w:szCs w:val="24"/>
        </w:rPr>
        <w:t> for details on using </w:t>
      </w:r>
      <w:r w:rsidRPr="00BA0D5D">
        <w:rPr>
          <w:rFonts w:ascii="Consolas" w:eastAsia="宋体" w:hAnsi="Consolas" w:cs="宋体"/>
          <w:color w:val="34302D"/>
          <w:kern w:val="0"/>
          <w:sz w:val="23"/>
          <w:szCs w:val="23"/>
          <w:shd w:val="clear" w:color="auto" w:fill="F7F7F8"/>
        </w:rPr>
        <w:t>FormattingConversionServiceFactoryBean</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3.4.6. Using a </w:t>
      </w:r>
      <w:r w:rsidRPr="00BA0D5D">
        <w:rPr>
          <w:rFonts w:ascii="Consolas" w:eastAsia="宋体" w:hAnsi="Consolas" w:cs="宋体"/>
          <w:color w:val="34302D"/>
          <w:kern w:val="0"/>
          <w:sz w:val="33"/>
          <w:szCs w:val="33"/>
          <w:shd w:val="clear" w:color="auto" w:fill="F7F7F8"/>
        </w:rPr>
        <w:t>ConversionService</w:t>
      </w:r>
      <w:r w:rsidRPr="00BA0D5D">
        <w:rPr>
          <w:rFonts w:ascii="Arial" w:eastAsia="宋体" w:hAnsi="Arial" w:cs="Arial"/>
          <w:color w:val="34302D"/>
          <w:kern w:val="0"/>
          <w:sz w:val="35"/>
          <w:szCs w:val="35"/>
        </w:rPr>
        <w:t> Programmatically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work with a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instance programmatically, you can inject a reference to it like you would for any other bean.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MyService(ConversionService conversionService)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.conversionService = 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.conversionService.convert(...)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For most use cases, you can use the </w:t>
      </w:r>
      <w:r w:rsidRPr="00BA0D5D">
        <w:rPr>
          <w:rFonts w:ascii="Consolas" w:eastAsia="宋体" w:hAnsi="Consolas" w:cs="宋体"/>
          <w:color w:val="34302D"/>
          <w:kern w:val="0"/>
          <w:sz w:val="23"/>
          <w:szCs w:val="23"/>
          <w:shd w:val="clear" w:color="auto" w:fill="F7F7F8"/>
        </w:rPr>
        <w:t>convert</w:t>
      </w:r>
      <w:r w:rsidRPr="00BA0D5D">
        <w:rPr>
          <w:rFonts w:ascii="inherit" w:eastAsia="宋体" w:hAnsi="inherit" w:cs="Arial"/>
          <w:color w:val="34302D"/>
          <w:kern w:val="0"/>
          <w:sz w:val="24"/>
          <w:szCs w:val="24"/>
        </w:rPr>
        <w:t> method that specifies the </w:t>
      </w:r>
      <w:r w:rsidRPr="00BA0D5D">
        <w:rPr>
          <w:rFonts w:ascii="Consolas" w:eastAsia="宋体" w:hAnsi="Consolas" w:cs="宋体"/>
          <w:color w:val="34302D"/>
          <w:kern w:val="0"/>
          <w:sz w:val="23"/>
          <w:szCs w:val="23"/>
          <w:shd w:val="clear" w:color="auto" w:fill="F7F7F8"/>
        </w:rPr>
        <w:t>targetType</w:t>
      </w:r>
      <w:r w:rsidRPr="00BA0D5D">
        <w:rPr>
          <w:rFonts w:ascii="inherit" w:eastAsia="宋体" w:hAnsi="inherit" w:cs="Arial"/>
          <w:color w:val="34302D"/>
          <w:kern w:val="0"/>
          <w:sz w:val="24"/>
          <w:szCs w:val="24"/>
        </w:rPr>
        <w:t>, but it does not work with more complex types, such as a collection of a parameterized element. For example, if you want to convert a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Integer</w:t>
      </w:r>
      <w:r w:rsidRPr="00BA0D5D">
        <w:rPr>
          <w:rFonts w:ascii="inherit" w:eastAsia="宋体" w:hAnsi="inherit" w:cs="Arial"/>
          <w:color w:val="34302D"/>
          <w:kern w:val="0"/>
          <w:sz w:val="24"/>
          <w:szCs w:val="24"/>
        </w:rPr>
        <w:t> to a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programmatically, you need to provide a formal definition of the source and target types.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Fortunately, </w:t>
      </w:r>
      <w:r w:rsidRPr="00BA0D5D">
        <w:rPr>
          <w:rFonts w:ascii="Consolas" w:eastAsia="宋体" w:hAnsi="Consolas" w:cs="宋体"/>
          <w:color w:val="34302D"/>
          <w:kern w:val="0"/>
          <w:sz w:val="23"/>
          <w:szCs w:val="23"/>
          <w:shd w:val="clear" w:color="auto" w:fill="F7F7F8"/>
        </w:rPr>
        <w:t>TypeDescriptor</w:t>
      </w:r>
      <w:r w:rsidRPr="00BA0D5D">
        <w:rPr>
          <w:rFonts w:ascii="inherit" w:eastAsia="宋体" w:hAnsi="inherit" w:cs="Arial"/>
          <w:color w:val="34302D"/>
          <w:kern w:val="0"/>
          <w:sz w:val="24"/>
          <w:szCs w:val="24"/>
        </w:rPr>
        <w:t> provides various options to make doing so straightforward,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DefaultConversionService cs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DefaultConversionService();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List&lt;Integer&gt; input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cs.convert(input,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TypeDescriptor.forObject(input), </w:t>
      </w:r>
      <w:r w:rsidRPr="00BA0D5D">
        <w:rPr>
          <w:rFonts w:ascii="Consolas" w:eastAsia="宋体" w:hAnsi="Consolas" w:cs="宋体"/>
          <w:i/>
          <w:iCs/>
          <w:color w:val="999988"/>
          <w:kern w:val="0"/>
          <w:sz w:val="24"/>
          <w:szCs w:val="24"/>
        </w:rPr>
        <w:t>// List&lt;Integer&gt; type descriptor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TypeDescriptor.collection(List.class, TypeDescriptor.valueOf(String.class)));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t>
      </w:r>
      <w:r w:rsidRPr="00BA0D5D">
        <w:rPr>
          <w:rFonts w:ascii="Consolas" w:eastAsia="宋体" w:hAnsi="Consolas" w:cs="宋体"/>
          <w:color w:val="34302D"/>
          <w:kern w:val="0"/>
          <w:sz w:val="23"/>
          <w:szCs w:val="23"/>
          <w:shd w:val="clear" w:color="auto" w:fill="F7F7F8"/>
        </w:rPr>
        <w:t>DefaultConversionService</w:t>
      </w:r>
      <w:r w:rsidRPr="00BA0D5D">
        <w:rPr>
          <w:rFonts w:ascii="inherit" w:eastAsia="宋体" w:hAnsi="inherit" w:cs="Arial"/>
          <w:color w:val="34302D"/>
          <w:kern w:val="0"/>
          <w:sz w:val="24"/>
          <w:szCs w:val="24"/>
        </w:rPr>
        <w:t> automatically registers converters that are appropriate for most environments. This includes collection converters, scalar converters, and basic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-to-</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converters. You can register the same converters with any </w:t>
      </w:r>
      <w:r w:rsidRPr="00BA0D5D">
        <w:rPr>
          <w:rFonts w:ascii="Consolas" w:eastAsia="宋体" w:hAnsi="Consolas" w:cs="宋体"/>
          <w:color w:val="34302D"/>
          <w:kern w:val="0"/>
          <w:sz w:val="23"/>
          <w:szCs w:val="23"/>
          <w:shd w:val="clear" w:color="auto" w:fill="F7F7F8"/>
        </w:rPr>
        <w:t>ConverterRegistry</w:t>
      </w:r>
      <w:r w:rsidRPr="00BA0D5D">
        <w:rPr>
          <w:rFonts w:ascii="inherit" w:eastAsia="宋体" w:hAnsi="inherit" w:cs="Arial"/>
          <w:color w:val="34302D"/>
          <w:kern w:val="0"/>
          <w:sz w:val="24"/>
          <w:szCs w:val="24"/>
        </w:rPr>
        <w:t> by using the static </w:t>
      </w:r>
      <w:r w:rsidRPr="00BA0D5D">
        <w:rPr>
          <w:rFonts w:ascii="Consolas" w:eastAsia="宋体" w:hAnsi="Consolas" w:cs="宋体"/>
          <w:color w:val="34302D"/>
          <w:kern w:val="0"/>
          <w:sz w:val="23"/>
          <w:szCs w:val="23"/>
          <w:shd w:val="clear" w:color="auto" w:fill="F7F7F8"/>
        </w:rPr>
        <w:t>addDefaultConverters</w:t>
      </w:r>
      <w:r w:rsidRPr="00BA0D5D">
        <w:rPr>
          <w:rFonts w:ascii="inherit" w:eastAsia="宋体" w:hAnsi="inherit" w:cs="Arial"/>
          <w:color w:val="34302D"/>
          <w:kern w:val="0"/>
          <w:sz w:val="24"/>
          <w:szCs w:val="24"/>
        </w:rPr>
        <w:t> method on the </w:t>
      </w:r>
      <w:r w:rsidRPr="00BA0D5D">
        <w:rPr>
          <w:rFonts w:ascii="Consolas" w:eastAsia="宋体" w:hAnsi="Consolas" w:cs="宋体"/>
          <w:color w:val="34302D"/>
          <w:kern w:val="0"/>
          <w:sz w:val="23"/>
          <w:szCs w:val="23"/>
          <w:shd w:val="clear" w:color="auto" w:fill="F7F7F8"/>
        </w:rPr>
        <w:t>DefaultConversionService</w:t>
      </w:r>
      <w:r w:rsidRPr="00BA0D5D">
        <w:rPr>
          <w:rFonts w:ascii="inherit" w:eastAsia="宋体" w:hAnsi="inherit" w:cs="Arial"/>
          <w:color w:val="34302D"/>
          <w:kern w:val="0"/>
          <w:sz w:val="24"/>
          <w:szCs w:val="24"/>
        </w:rPr>
        <w:t>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Converters for value types are reused for arrays and collections, so there is no need to create a specific converter to convert from a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S</w:t>
      </w:r>
      <w:r w:rsidRPr="00BA0D5D">
        <w:rPr>
          <w:rFonts w:ascii="inherit" w:eastAsia="宋体" w:hAnsi="inherit" w:cs="Arial"/>
          <w:color w:val="34302D"/>
          <w:kern w:val="0"/>
          <w:sz w:val="24"/>
          <w:szCs w:val="24"/>
        </w:rPr>
        <w:t> to a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assuming that standard collection handling is appropriate.</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58" w:name="_Toc15327116"/>
      <w:r w:rsidRPr="00BA0D5D">
        <w:rPr>
          <w:rFonts w:ascii="Arial" w:eastAsia="宋体" w:hAnsi="Arial" w:cs="Arial"/>
          <w:color w:val="34302D"/>
          <w:kern w:val="0"/>
          <w:sz w:val="41"/>
          <w:szCs w:val="41"/>
        </w:rPr>
        <w:t>3.5. Spring Field Formatting</w:t>
      </w:r>
      <w:bookmarkEnd w:id="2358"/>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discussed in the previous section, </w:t>
      </w:r>
      <w:hyperlink r:id="rId494" w:anchor="core-convert" w:history="1">
        <w:r w:rsidRPr="00BA0D5D">
          <w:rPr>
            <w:rFonts w:ascii="Consolas" w:eastAsia="宋体" w:hAnsi="Consolas" w:cs="宋体"/>
            <w:color w:val="548E2E"/>
            <w:kern w:val="0"/>
            <w:sz w:val="23"/>
            <w:szCs w:val="23"/>
            <w:u w:val="single"/>
            <w:shd w:val="clear" w:color="auto" w:fill="F7F7F8"/>
          </w:rPr>
          <w:t>core.convert</w:t>
        </w:r>
      </w:hyperlink>
      <w:r w:rsidRPr="00BA0D5D">
        <w:rPr>
          <w:rFonts w:ascii="inherit" w:eastAsia="宋体" w:hAnsi="inherit" w:cs="Arial"/>
          <w:color w:val="34302D"/>
          <w:kern w:val="0"/>
          <w:sz w:val="24"/>
          <w:szCs w:val="24"/>
        </w:rPr>
        <w:t> is a general-purpose type conversion system. It provides a unified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API as well as a strongly typed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SPI for implementing conversion logic from one type to another. A Spring container uses this system to bind bean property values. In addition, both the Spring Expression Language (SpEL) and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use this system to bind field values. For example, when SpEL needs to coerce a </w:t>
      </w:r>
      <w:r w:rsidRPr="00BA0D5D">
        <w:rPr>
          <w:rFonts w:ascii="Consolas" w:eastAsia="宋体" w:hAnsi="Consolas" w:cs="宋体"/>
          <w:color w:val="34302D"/>
          <w:kern w:val="0"/>
          <w:sz w:val="23"/>
          <w:szCs w:val="23"/>
          <w:shd w:val="clear" w:color="auto" w:fill="F7F7F8"/>
        </w:rPr>
        <w:t>Short</w:t>
      </w:r>
      <w:r w:rsidRPr="00BA0D5D">
        <w:rPr>
          <w:rFonts w:ascii="inherit" w:eastAsia="宋体" w:hAnsi="inherit" w:cs="Arial"/>
          <w:color w:val="34302D"/>
          <w:kern w:val="0"/>
          <w:sz w:val="24"/>
          <w:szCs w:val="24"/>
        </w:rPr>
        <w:t> to a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Arial"/>
          <w:color w:val="34302D"/>
          <w:kern w:val="0"/>
          <w:sz w:val="24"/>
          <w:szCs w:val="24"/>
        </w:rPr>
        <w:t> to complete an </w:t>
      </w:r>
      <w:r w:rsidRPr="00BA0D5D">
        <w:rPr>
          <w:rFonts w:ascii="Consolas" w:eastAsia="宋体" w:hAnsi="Consolas" w:cs="宋体"/>
          <w:color w:val="34302D"/>
          <w:kern w:val="0"/>
          <w:sz w:val="23"/>
          <w:szCs w:val="23"/>
          <w:shd w:val="clear" w:color="auto" w:fill="F7F7F8"/>
        </w:rPr>
        <w:t>expression.setValue(Object bean, Object value)</w:t>
      </w:r>
      <w:r w:rsidRPr="00BA0D5D">
        <w:rPr>
          <w:rFonts w:ascii="inherit" w:eastAsia="宋体" w:hAnsi="inherit" w:cs="Arial"/>
          <w:color w:val="34302D"/>
          <w:kern w:val="0"/>
          <w:sz w:val="24"/>
          <w:szCs w:val="24"/>
        </w:rPr>
        <w:t> attempt, the </w:t>
      </w:r>
      <w:r w:rsidRPr="00BA0D5D">
        <w:rPr>
          <w:rFonts w:ascii="Consolas" w:eastAsia="宋体" w:hAnsi="Consolas" w:cs="宋体"/>
          <w:color w:val="34302D"/>
          <w:kern w:val="0"/>
          <w:sz w:val="23"/>
          <w:szCs w:val="23"/>
          <w:shd w:val="clear" w:color="auto" w:fill="F7F7F8"/>
        </w:rPr>
        <w:t>core.convert</w:t>
      </w:r>
      <w:r w:rsidRPr="00BA0D5D">
        <w:rPr>
          <w:rFonts w:ascii="inherit" w:eastAsia="宋体" w:hAnsi="inherit" w:cs="Arial"/>
          <w:color w:val="34302D"/>
          <w:kern w:val="0"/>
          <w:sz w:val="24"/>
          <w:szCs w:val="24"/>
        </w:rPr>
        <w:t> system performs the coercion.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consider the type conversion requirements of a typical client environment, such as a web or desktop application. In such environments, you typically convert from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to support the client postback process, as well as back to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to support the view rendering process. In addition, you often need to localize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values. The more general </w:t>
      </w:r>
      <w:r w:rsidRPr="00BA0D5D">
        <w:rPr>
          <w:rFonts w:ascii="Consolas" w:eastAsia="宋体" w:hAnsi="Consolas" w:cs="宋体"/>
          <w:color w:val="34302D"/>
          <w:kern w:val="0"/>
          <w:sz w:val="23"/>
          <w:szCs w:val="23"/>
          <w:shd w:val="clear" w:color="auto" w:fill="F7F7F8"/>
        </w:rPr>
        <w:t>core.convert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SPI does not address such formatting requirements directly. To directly address them, Spring 3 introduced a convenient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SPI that provides a simple and robust alternative to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for client environments.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general, you can use the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SPI when you need to implement general-purpose type conversion logic — for example, for converting between a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Arial"/>
          <w:color w:val="34302D"/>
          <w:kern w:val="0"/>
          <w:sz w:val="24"/>
          <w:szCs w:val="24"/>
        </w:rPr>
        <w:t> and a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Arial"/>
          <w:color w:val="34302D"/>
          <w:kern w:val="0"/>
          <w:sz w:val="24"/>
          <w:szCs w:val="24"/>
        </w:rPr>
        <w:t>. You can use the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SPI when you work in a client environment (such as a web application) and need to parse and print localized field values. The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provides a unified type conversion API for both SPIs.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3.5.1. The </w:t>
      </w:r>
      <w:r w:rsidRPr="00BA0D5D">
        <w:rPr>
          <w:rFonts w:ascii="Consolas" w:eastAsia="宋体" w:hAnsi="Consolas" w:cs="宋体"/>
          <w:color w:val="34302D"/>
          <w:kern w:val="0"/>
          <w:sz w:val="33"/>
          <w:szCs w:val="33"/>
          <w:shd w:val="clear" w:color="auto" w:fill="F7F7F8"/>
        </w:rPr>
        <w:t>Formatter</w:t>
      </w:r>
      <w:r w:rsidRPr="00BA0D5D">
        <w:rPr>
          <w:rFonts w:ascii="Arial" w:eastAsia="宋体" w:hAnsi="Arial" w:cs="Arial"/>
          <w:color w:val="34302D"/>
          <w:kern w:val="0"/>
          <w:sz w:val="35"/>
          <w:szCs w:val="35"/>
        </w:rPr>
        <w:t> SPI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SPI to implement field formatting logic is simple and strongly typed. The following listing shows the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interface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Formatter</w:t>
      </w:r>
      <w:r w:rsidRPr="00BA0D5D">
        <w:rPr>
          <w:rFonts w:ascii="Consolas" w:eastAsia="宋体" w:hAnsi="Consolas" w:cs="宋体"/>
          <w:color w:val="34302D"/>
          <w:kern w:val="0"/>
          <w:sz w:val="24"/>
          <w:szCs w:val="24"/>
        </w:rPr>
        <w:t xml:space="preserve">&lt;T&gt;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Printer&lt;T&gt;, Parser&lt;T&gt;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extends from the </w:t>
      </w:r>
      <w:r w:rsidRPr="00BA0D5D">
        <w:rPr>
          <w:rFonts w:ascii="Consolas" w:eastAsia="宋体" w:hAnsi="Consolas" w:cs="宋体"/>
          <w:color w:val="34302D"/>
          <w:kern w:val="0"/>
          <w:sz w:val="23"/>
          <w:szCs w:val="23"/>
          <w:shd w:val="clear" w:color="auto" w:fill="F7F7F8"/>
        </w:rPr>
        <w:t>Printer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Parser</w:t>
      </w:r>
      <w:r w:rsidRPr="00BA0D5D">
        <w:rPr>
          <w:rFonts w:ascii="inherit" w:eastAsia="宋体" w:hAnsi="inherit" w:cs="Arial"/>
          <w:color w:val="34302D"/>
          <w:kern w:val="0"/>
          <w:sz w:val="24"/>
          <w:szCs w:val="24"/>
        </w:rPr>
        <w:t> building-block interfaces. The following listing shows the definitions of those two interfaces: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Printer</w:t>
      </w:r>
      <w:r w:rsidRPr="00BA0D5D">
        <w:rPr>
          <w:rFonts w:ascii="Consolas" w:eastAsia="宋体" w:hAnsi="Consolas" w:cs="宋体"/>
          <w:color w:val="34302D"/>
          <w:kern w:val="0"/>
          <w:sz w:val="24"/>
          <w:szCs w:val="24"/>
        </w:rPr>
        <w:t>&lt;T&gt;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print(T fieldValue, Locale 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java.text.ParseException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Parser</w:t>
      </w:r>
      <w:r w:rsidRPr="00BA0D5D">
        <w:rPr>
          <w:rFonts w:ascii="Consolas" w:eastAsia="宋体" w:hAnsi="Consolas" w:cs="宋体"/>
          <w:color w:val="34302D"/>
          <w:kern w:val="0"/>
          <w:sz w:val="24"/>
          <w:szCs w:val="24"/>
        </w:rPr>
        <w:t>&lt;T&gt;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 parse(String clientValue, Locale locale)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ParseException;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create your own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implement the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interface shown earlier. Parameterize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to be the type of object you wish to format — for example,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Arial"/>
          <w:color w:val="34302D"/>
          <w:kern w:val="0"/>
          <w:sz w:val="24"/>
          <w:szCs w:val="24"/>
        </w:rPr>
        <w:t>. Implement the </w:t>
      </w:r>
      <w:r w:rsidRPr="00BA0D5D">
        <w:rPr>
          <w:rFonts w:ascii="Consolas" w:eastAsia="宋体" w:hAnsi="Consolas" w:cs="宋体"/>
          <w:color w:val="34302D"/>
          <w:kern w:val="0"/>
          <w:sz w:val="23"/>
          <w:szCs w:val="23"/>
          <w:shd w:val="clear" w:color="auto" w:fill="F7F7F8"/>
        </w:rPr>
        <w:t>print()</w:t>
      </w:r>
      <w:r w:rsidRPr="00BA0D5D">
        <w:rPr>
          <w:rFonts w:ascii="inherit" w:eastAsia="宋体" w:hAnsi="inherit" w:cs="Arial"/>
          <w:color w:val="34302D"/>
          <w:kern w:val="0"/>
          <w:sz w:val="24"/>
          <w:szCs w:val="24"/>
        </w:rPr>
        <w:t> operation to print an instance of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for display in the client locale. Implement the </w:t>
      </w:r>
      <w:r w:rsidRPr="00BA0D5D">
        <w:rPr>
          <w:rFonts w:ascii="Consolas" w:eastAsia="宋体" w:hAnsi="Consolas" w:cs="宋体"/>
          <w:color w:val="34302D"/>
          <w:kern w:val="0"/>
          <w:sz w:val="23"/>
          <w:szCs w:val="23"/>
          <w:shd w:val="clear" w:color="auto" w:fill="F7F7F8"/>
        </w:rPr>
        <w:t>parse()</w:t>
      </w:r>
      <w:r w:rsidRPr="00BA0D5D">
        <w:rPr>
          <w:rFonts w:ascii="inherit" w:eastAsia="宋体" w:hAnsi="inherit" w:cs="Arial"/>
          <w:color w:val="34302D"/>
          <w:kern w:val="0"/>
          <w:sz w:val="24"/>
          <w:szCs w:val="24"/>
        </w:rPr>
        <w:t> operation to parse an instance of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from the formatted representation returned from the client locale. Your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should throw a </w:t>
      </w:r>
      <w:r w:rsidRPr="00BA0D5D">
        <w:rPr>
          <w:rFonts w:ascii="Consolas" w:eastAsia="宋体" w:hAnsi="Consolas" w:cs="宋体"/>
          <w:color w:val="34302D"/>
          <w:kern w:val="0"/>
          <w:sz w:val="23"/>
          <w:szCs w:val="23"/>
          <w:shd w:val="clear" w:color="auto" w:fill="F7F7F8"/>
        </w:rPr>
        <w:t>ParseException</w:t>
      </w:r>
      <w:r w:rsidRPr="00BA0D5D">
        <w:rPr>
          <w:rFonts w:ascii="inherit" w:eastAsia="宋体" w:hAnsi="inherit" w:cs="Arial"/>
          <w:color w:val="34302D"/>
          <w:kern w:val="0"/>
          <w:sz w:val="24"/>
          <w:szCs w:val="24"/>
        </w:rPr>
        <w:t> or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Arial"/>
          <w:color w:val="34302D"/>
          <w:kern w:val="0"/>
          <w:sz w:val="24"/>
          <w:szCs w:val="24"/>
        </w:rPr>
        <w:t> if a parse attempt fails. Take care to ensure that your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implementation is thread-safe.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format</w:t>
      </w:r>
      <w:r w:rsidRPr="00BA0D5D">
        <w:rPr>
          <w:rFonts w:ascii="inherit" w:eastAsia="宋体" w:hAnsi="inherit" w:cs="Arial"/>
          <w:color w:val="34302D"/>
          <w:kern w:val="0"/>
          <w:sz w:val="24"/>
          <w:szCs w:val="24"/>
        </w:rPr>
        <w:t> subpackages provide several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implementations as a convenience. The </w:t>
      </w:r>
      <w:r w:rsidRPr="00BA0D5D">
        <w:rPr>
          <w:rFonts w:ascii="Consolas" w:eastAsia="宋体" w:hAnsi="Consolas" w:cs="宋体"/>
          <w:color w:val="34302D"/>
          <w:kern w:val="0"/>
          <w:sz w:val="23"/>
          <w:szCs w:val="23"/>
          <w:shd w:val="clear" w:color="auto" w:fill="F7F7F8"/>
        </w:rPr>
        <w:t>number</w:t>
      </w:r>
      <w:r w:rsidRPr="00BA0D5D">
        <w:rPr>
          <w:rFonts w:ascii="inherit" w:eastAsia="宋体" w:hAnsi="inherit" w:cs="Arial"/>
          <w:color w:val="34302D"/>
          <w:kern w:val="0"/>
          <w:sz w:val="24"/>
          <w:szCs w:val="24"/>
        </w:rPr>
        <w:t> package provides </w:t>
      </w:r>
      <w:r w:rsidRPr="00BA0D5D">
        <w:rPr>
          <w:rFonts w:ascii="Consolas" w:eastAsia="宋体" w:hAnsi="Consolas" w:cs="宋体"/>
          <w:color w:val="34302D"/>
          <w:kern w:val="0"/>
          <w:sz w:val="23"/>
          <w:szCs w:val="23"/>
          <w:shd w:val="clear" w:color="auto" w:fill="F7F7F8"/>
        </w:rPr>
        <w:t>NumberStyleFormatter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CurrencyStyleFormatter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PercentStyleFormatter</w:t>
      </w:r>
      <w:r w:rsidRPr="00BA0D5D">
        <w:rPr>
          <w:rFonts w:ascii="inherit" w:eastAsia="宋体" w:hAnsi="inherit" w:cs="Arial"/>
          <w:color w:val="34302D"/>
          <w:kern w:val="0"/>
          <w:sz w:val="24"/>
          <w:szCs w:val="24"/>
        </w:rPr>
        <w:t> to format </w:t>
      </w:r>
      <w:r w:rsidRPr="00BA0D5D">
        <w:rPr>
          <w:rFonts w:ascii="Consolas" w:eastAsia="宋体" w:hAnsi="Consolas" w:cs="宋体"/>
          <w:color w:val="34302D"/>
          <w:kern w:val="0"/>
          <w:sz w:val="23"/>
          <w:szCs w:val="23"/>
          <w:shd w:val="clear" w:color="auto" w:fill="F7F7F8"/>
        </w:rPr>
        <w:t>Number</w:t>
      </w:r>
      <w:r w:rsidRPr="00BA0D5D">
        <w:rPr>
          <w:rFonts w:ascii="inherit" w:eastAsia="宋体" w:hAnsi="inherit" w:cs="Arial"/>
          <w:color w:val="34302D"/>
          <w:kern w:val="0"/>
          <w:sz w:val="24"/>
          <w:szCs w:val="24"/>
        </w:rPr>
        <w:t> objects that use a </w:t>
      </w:r>
      <w:r w:rsidRPr="00BA0D5D">
        <w:rPr>
          <w:rFonts w:ascii="Consolas" w:eastAsia="宋体" w:hAnsi="Consolas" w:cs="宋体"/>
          <w:color w:val="34302D"/>
          <w:kern w:val="0"/>
          <w:sz w:val="23"/>
          <w:szCs w:val="23"/>
          <w:shd w:val="clear" w:color="auto" w:fill="F7F7F8"/>
        </w:rPr>
        <w:t>java.text.NumberFormat</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datetime</w:t>
      </w:r>
      <w:r w:rsidRPr="00BA0D5D">
        <w:rPr>
          <w:rFonts w:ascii="inherit" w:eastAsia="宋体" w:hAnsi="inherit" w:cs="Arial"/>
          <w:color w:val="34302D"/>
          <w:kern w:val="0"/>
          <w:sz w:val="24"/>
          <w:szCs w:val="24"/>
        </w:rPr>
        <w:t> package provides a </w:t>
      </w:r>
      <w:r w:rsidRPr="00BA0D5D">
        <w:rPr>
          <w:rFonts w:ascii="Consolas" w:eastAsia="宋体" w:hAnsi="Consolas" w:cs="宋体"/>
          <w:color w:val="34302D"/>
          <w:kern w:val="0"/>
          <w:sz w:val="23"/>
          <w:szCs w:val="23"/>
          <w:shd w:val="clear" w:color="auto" w:fill="F7F7F8"/>
        </w:rPr>
        <w:t>DateFormatter</w:t>
      </w:r>
      <w:r w:rsidRPr="00BA0D5D">
        <w:rPr>
          <w:rFonts w:ascii="inherit" w:eastAsia="宋体" w:hAnsi="inherit" w:cs="Arial"/>
          <w:color w:val="34302D"/>
          <w:kern w:val="0"/>
          <w:sz w:val="24"/>
          <w:szCs w:val="24"/>
        </w:rPr>
        <w:t> to format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Arial"/>
          <w:color w:val="34302D"/>
          <w:kern w:val="0"/>
          <w:sz w:val="24"/>
          <w:szCs w:val="24"/>
        </w:rPr>
        <w:t> objects with a </w:t>
      </w:r>
      <w:r w:rsidRPr="00BA0D5D">
        <w:rPr>
          <w:rFonts w:ascii="Consolas" w:eastAsia="宋体" w:hAnsi="Consolas" w:cs="宋体"/>
          <w:color w:val="34302D"/>
          <w:kern w:val="0"/>
          <w:sz w:val="23"/>
          <w:szCs w:val="23"/>
          <w:shd w:val="clear" w:color="auto" w:fill="F7F7F8"/>
        </w:rPr>
        <w:t>java.text.DateFormat</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datetime.joda</w:t>
      </w:r>
      <w:r w:rsidRPr="00BA0D5D">
        <w:rPr>
          <w:rFonts w:ascii="inherit" w:eastAsia="宋体" w:hAnsi="inherit" w:cs="Arial"/>
          <w:color w:val="34302D"/>
          <w:kern w:val="0"/>
          <w:sz w:val="24"/>
          <w:szCs w:val="24"/>
        </w:rPr>
        <w:t> package provides comprehensive datetime formatting support based on the </w:t>
      </w:r>
      <w:hyperlink r:id="rId495" w:history="1">
        <w:r w:rsidRPr="00BA0D5D">
          <w:rPr>
            <w:rFonts w:ascii="inherit" w:eastAsia="宋体" w:hAnsi="inherit" w:cs="Arial"/>
            <w:color w:val="548E2E"/>
            <w:kern w:val="0"/>
            <w:sz w:val="24"/>
            <w:szCs w:val="24"/>
            <w:u w:val="single"/>
          </w:rPr>
          <w:t>Joda-Time library</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w:t>
      </w:r>
      <w:r w:rsidRPr="00BA0D5D">
        <w:rPr>
          <w:rFonts w:ascii="Consolas" w:eastAsia="宋体" w:hAnsi="Consolas" w:cs="宋体"/>
          <w:color w:val="34302D"/>
          <w:kern w:val="0"/>
          <w:sz w:val="23"/>
          <w:szCs w:val="23"/>
          <w:shd w:val="clear" w:color="auto" w:fill="F7F7F8"/>
        </w:rPr>
        <w:t>DateFormatter</w:t>
      </w:r>
      <w:r w:rsidRPr="00BA0D5D">
        <w:rPr>
          <w:rFonts w:ascii="inherit" w:eastAsia="宋体" w:hAnsi="inherit" w:cs="Arial"/>
          <w:color w:val="34302D"/>
          <w:kern w:val="0"/>
          <w:sz w:val="24"/>
          <w:szCs w:val="24"/>
        </w:rPr>
        <w:t> is an example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org.springframework.format.datetime;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DateFormatter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Formatter&lt;Date&gt;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DateFormatter(String pattern)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.pattern = 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print(Date date, Locale 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(date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getDateFormat(locale).format(date);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Date parse(String formatted, Locale locale)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ParseException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(formatted.length() ==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getDateFormat(locale).parse(formatted);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DateFormat getDateFormat(Locale 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DateFormat dateFormat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SimpleDateFormat(</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.pattern, 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dateFormat.setLenient(</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dateFormat;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team welcomes community-driven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contributions. See </w:t>
      </w:r>
      <w:hyperlink r:id="rId496" w:history="1">
        <w:r w:rsidRPr="00BA0D5D">
          <w:rPr>
            <w:rFonts w:ascii="inherit" w:eastAsia="宋体" w:hAnsi="inherit" w:cs="Arial"/>
            <w:color w:val="548E2E"/>
            <w:kern w:val="0"/>
            <w:sz w:val="24"/>
            <w:szCs w:val="24"/>
            <w:u w:val="single"/>
          </w:rPr>
          <w:t>GitHub Issues</w:t>
        </w:r>
      </w:hyperlink>
      <w:r w:rsidRPr="00BA0D5D">
        <w:rPr>
          <w:rFonts w:ascii="inherit" w:eastAsia="宋体" w:hAnsi="inherit" w:cs="Arial"/>
          <w:color w:val="34302D"/>
          <w:kern w:val="0"/>
          <w:sz w:val="24"/>
          <w:szCs w:val="24"/>
        </w:rPr>
        <w:t> to contribute.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3.5.2. Annotation-driven Formatting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Field formatting can be configured by field type or annotation. To bind an annotation to a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implement </w:t>
      </w:r>
      <w:r w:rsidRPr="00BA0D5D">
        <w:rPr>
          <w:rFonts w:ascii="Consolas" w:eastAsia="宋体" w:hAnsi="Consolas" w:cs="宋体"/>
          <w:color w:val="34302D"/>
          <w:kern w:val="0"/>
          <w:sz w:val="23"/>
          <w:szCs w:val="23"/>
          <w:shd w:val="clear" w:color="auto" w:fill="F7F7F8"/>
        </w:rPr>
        <w:t>AnnotationFormatterFactory</w:t>
      </w:r>
      <w:r w:rsidRPr="00BA0D5D">
        <w:rPr>
          <w:rFonts w:ascii="inherit" w:eastAsia="宋体" w:hAnsi="inherit" w:cs="Arial"/>
          <w:color w:val="34302D"/>
          <w:kern w:val="0"/>
          <w:sz w:val="24"/>
          <w:szCs w:val="24"/>
        </w:rPr>
        <w:t>. The following listing shows the definition of the </w:t>
      </w:r>
      <w:r w:rsidRPr="00BA0D5D">
        <w:rPr>
          <w:rFonts w:ascii="Consolas" w:eastAsia="宋体" w:hAnsi="Consolas" w:cs="宋体"/>
          <w:color w:val="34302D"/>
          <w:kern w:val="0"/>
          <w:sz w:val="23"/>
          <w:szCs w:val="23"/>
          <w:shd w:val="clear" w:color="auto" w:fill="F7F7F8"/>
        </w:rPr>
        <w:t>AnnotationFormatterFactory</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AnnotationFormatterFactory</w:t>
      </w:r>
      <w:r w:rsidRPr="00BA0D5D">
        <w:rPr>
          <w:rFonts w:ascii="Consolas" w:eastAsia="宋体" w:hAnsi="Consolas" w:cs="宋体"/>
          <w:color w:val="34302D"/>
          <w:kern w:val="0"/>
          <w:sz w:val="24"/>
          <w:szCs w:val="24"/>
        </w:rPr>
        <w:t xml:space="preserve">&lt;A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Annotation&gt;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Set&lt;Class&lt;?&gt;&gt; getFieldTypes();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Printer&lt;?&gt; getPrinter(A annotation, Class&lt;?&gt; fieldType);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Parser&lt;?&gt; getParser(A annotation, Class&lt;?&gt; fieldType);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create an implementation: . Parameterize A to be the field </w:t>
      </w:r>
      <w:r w:rsidRPr="00BA0D5D">
        <w:rPr>
          <w:rFonts w:ascii="Consolas" w:eastAsia="宋体" w:hAnsi="Consolas" w:cs="宋体"/>
          <w:color w:val="34302D"/>
          <w:kern w:val="0"/>
          <w:sz w:val="23"/>
          <w:szCs w:val="23"/>
          <w:shd w:val="clear" w:color="auto" w:fill="F7F7F8"/>
        </w:rPr>
        <w:t>annotationType</w:t>
      </w:r>
      <w:r w:rsidRPr="00BA0D5D">
        <w:rPr>
          <w:rFonts w:ascii="inherit" w:eastAsia="宋体" w:hAnsi="inherit" w:cs="Arial"/>
          <w:color w:val="34302D"/>
          <w:kern w:val="0"/>
          <w:sz w:val="24"/>
          <w:szCs w:val="24"/>
        </w:rPr>
        <w:t> with which you wish to associate formatting logic — for example </w:t>
      </w:r>
      <w:r w:rsidRPr="00BA0D5D">
        <w:rPr>
          <w:rFonts w:ascii="Consolas" w:eastAsia="宋体" w:hAnsi="Consolas" w:cs="宋体"/>
          <w:color w:val="34302D"/>
          <w:kern w:val="0"/>
          <w:sz w:val="23"/>
          <w:szCs w:val="23"/>
          <w:shd w:val="clear" w:color="auto" w:fill="F7F7F8"/>
        </w:rPr>
        <w:t>org.springframework.format.annotation.DateTimeFormat</w:t>
      </w:r>
      <w:r w:rsidRPr="00BA0D5D">
        <w:rPr>
          <w:rFonts w:ascii="inherit" w:eastAsia="宋体" w:hAnsi="inherit" w:cs="Arial"/>
          <w:color w:val="34302D"/>
          <w:kern w:val="0"/>
          <w:sz w:val="24"/>
          <w:szCs w:val="24"/>
        </w:rPr>
        <w:t>. . Have </w:t>
      </w:r>
      <w:r w:rsidRPr="00BA0D5D">
        <w:rPr>
          <w:rFonts w:ascii="Consolas" w:eastAsia="宋体" w:hAnsi="Consolas" w:cs="宋体"/>
          <w:color w:val="34302D"/>
          <w:kern w:val="0"/>
          <w:sz w:val="23"/>
          <w:szCs w:val="23"/>
          <w:shd w:val="clear" w:color="auto" w:fill="F7F7F8"/>
        </w:rPr>
        <w:t>getFieldTypes()</w:t>
      </w:r>
      <w:r w:rsidRPr="00BA0D5D">
        <w:rPr>
          <w:rFonts w:ascii="inherit" w:eastAsia="宋体" w:hAnsi="inherit" w:cs="Arial"/>
          <w:color w:val="34302D"/>
          <w:kern w:val="0"/>
          <w:sz w:val="24"/>
          <w:szCs w:val="24"/>
        </w:rPr>
        <w:t xml:space="preserve"> return the types of fields on which the annotation can be used. . </w:t>
      </w:r>
      <w:r w:rsidRPr="00BA0D5D">
        <w:rPr>
          <w:rFonts w:ascii="inherit" w:eastAsia="宋体" w:hAnsi="inherit" w:cs="Arial"/>
          <w:color w:val="34302D"/>
          <w:kern w:val="0"/>
          <w:sz w:val="24"/>
          <w:szCs w:val="24"/>
        </w:rPr>
        <w:lastRenderedPageBreak/>
        <w:t>Have </w:t>
      </w:r>
      <w:r w:rsidRPr="00BA0D5D">
        <w:rPr>
          <w:rFonts w:ascii="Consolas" w:eastAsia="宋体" w:hAnsi="Consolas" w:cs="宋体"/>
          <w:color w:val="34302D"/>
          <w:kern w:val="0"/>
          <w:sz w:val="23"/>
          <w:szCs w:val="23"/>
          <w:shd w:val="clear" w:color="auto" w:fill="F7F7F8"/>
        </w:rPr>
        <w:t>getPrinter()</w:t>
      </w:r>
      <w:r w:rsidRPr="00BA0D5D">
        <w:rPr>
          <w:rFonts w:ascii="inherit" w:eastAsia="宋体" w:hAnsi="inherit" w:cs="Arial"/>
          <w:color w:val="34302D"/>
          <w:kern w:val="0"/>
          <w:sz w:val="24"/>
          <w:szCs w:val="24"/>
        </w:rPr>
        <w:t> return a </w:t>
      </w:r>
      <w:r w:rsidRPr="00BA0D5D">
        <w:rPr>
          <w:rFonts w:ascii="Consolas" w:eastAsia="宋体" w:hAnsi="Consolas" w:cs="宋体"/>
          <w:color w:val="34302D"/>
          <w:kern w:val="0"/>
          <w:sz w:val="23"/>
          <w:szCs w:val="23"/>
          <w:shd w:val="clear" w:color="auto" w:fill="F7F7F8"/>
        </w:rPr>
        <w:t>Printer</w:t>
      </w:r>
      <w:r w:rsidRPr="00BA0D5D">
        <w:rPr>
          <w:rFonts w:ascii="inherit" w:eastAsia="宋体" w:hAnsi="inherit" w:cs="Arial"/>
          <w:color w:val="34302D"/>
          <w:kern w:val="0"/>
          <w:sz w:val="24"/>
          <w:szCs w:val="24"/>
        </w:rPr>
        <w:t> to print the value of an annotated field. . Have </w:t>
      </w:r>
      <w:r w:rsidRPr="00BA0D5D">
        <w:rPr>
          <w:rFonts w:ascii="Consolas" w:eastAsia="宋体" w:hAnsi="Consolas" w:cs="宋体"/>
          <w:color w:val="34302D"/>
          <w:kern w:val="0"/>
          <w:sz w:val="23"/>
          <w:szCs w:val="23"/>
          <w:shd w:val="clear" w:color="auto" w:fill="F7F7F8"/>
        </w:rPr>
        <w:t>getParser()</w:t>
      </w:r>
      <w:r w:rsidRPr="00BA0D5D">
        <w:rPr>
          <w:rFonts w:ascii="inherit" w:eastAsia="宋体" w:hAnsi="inherit" w:cs="Arial"/>
          <w:color w:val="34302D"/>
          <w:kern w:val="0"/>
          <w:sz w:val="24"/>
          <w:szCs w:val="24"/>
        </w:rPr>
        <w:t> return a </w:t>
      </w:r>
      <w:r w:rsidRPr="00BA0D5D">
        <w:rPr>
          <w:rFonts w:ascii="Consolas" w:eastAsia="宋体" w:hAnsi="Consolas" w:cs="宋体"/>
          <w:color w:val="34302D"/>
          <w:kern w:val="0"/>
          <w:sz w:val="23"/>
          <w:szCs w:val="23"/>
          <w:shd w:val="clear" w:color="auto" w:fill="F7F7F8"/>
        </w:rPr>
        <w:t>Parser</w:t>
      </w:r>
      <w:r w:rsidRPr="00BA0D5D">
        <w:rPr>
          <w:rFonts w:ascii="inherit" w:eastAsia="宋体" w:hAnsi="inherit" w:cs="Arial"/>
          <w:color w:val="34302D"/>
          <w:kern w:val="0"/>
          <w:sz w:val="24"/>
          <w:szCs w:val="24"/>
        </w:rPr>
        <w:t> to parse a </w:t>
      </w:r>
      <w:r w:rsidRPr="00BA0D5D">
        <w:rPr>
          <w:rFonts w:ascii="Consolas" w:eastAsia="宋体" w:hAnsi="Consolas" w:cs="宋体"/>
          <w:color w:val="34302D"/>
          <w:kern w:val="0"/>
          <w:sz w:val="23"/>
          <w:szCs w:val="23"/>
          <w:shd w:val="clear" w:color="auto" w:fill="F7F7F8"/>
        </w:rPr>
        <w:t>clientValue</w:t>
      </w:r>
      <w:r w:rsidRPr="00BA0D5D">
        <w:rPr>
          <w:rFonts w:ascii="inherit" w:eastAsia="宋体" w:hAnsi="inherit" w:cs="Arial"/>
          <w:color w:val="34302D"/>
          <w:kern w:val="0"/>
          <w:sz w:val="24"/>
          <w:szCs w:val="24"/>
        </w:rPr>
        <w:t> for an annotated field.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w:t>
      </w:r>
      <w:r w:rsidRPr="00BA0D5D">
        <w:rPr>
          <w:rFonts w:ascii="Consolas" w:eastAsia="宋体" w:hAnsi="Consolas" w:cs="宋体"/>
          <w:color w:val="34302D"/>
          <w:kern w:val="0"/>
          <w:sz w:val="23"/>
          <w:szCs w:val="23"/>
          <w:shd w:val="clear" w:color="auto" w:fill="F7F7F8"/>
        </w:rPr>
        <w:t>AnnotationFormatterFactory</w:t>
      </w:r>
      <w:r w:rsidRPr="00BA0D5D">
        <w:rPr>
          <w:rFonts w:ascii="inherit" w:eastAsia="宋体" w:hAnsi="inherit" w:cs="Arial"/>
          <w:color w:val="34302D"/>
          <w:kern w:val="0"/>
          <w:sz w:val="24"/>
          <w:szCs w:val="24"/>
        </w:rPr>
        <w:t> implementation binds the </w:t>
      </w:r>
      <w:r w:rsidRPr="00BA0D5D">
        <w:rPr>
          <w:rFonts w:ascii="Consolas" w:eastAsia="宋体" w:hAnsi="Consolas" w:cs="宋体"/>
          <w:color w:val="34302D"/>
          <w:kern w:val="0"/>
          <w:sz w:val="23"/>
          <w:szCs w:val="23"/>
          <w:shd w:val="clear" w:color="auto" w:fill="F7F7F8"/>
        </w:rPr>
        <w:t>@NumberFormat</w:t>
      </w:r>
      <w:r w:rsidRPr="00BA0D5D">
        <w:rPr>
          <w:rFonts w:ascii="inherit" w:eastAsia="宋体" w:hAnsi="inherit" w:cs="Arial"/>
          <w:color w:val="34302D"/>
          <w:kern w:val="0"/>
          <w:sz w:val="24"/>
          <w:szCs w:val="24"/>
        </w:rPr>
        <w:t> annotation to a formatter to let a number style or pattern be specified: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NumberFormatAnnotationFormatterFactory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AnnotationFormatterFactory&lt;NumberFormat&gt;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Set&lt;Class&lt;?&gt;&gt; getFieldTypes()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HashSet&lt;Class&lt;?&gt;&gt;(asList(</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Class&lt;?&gt;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Short.class, Integer.class, Long.class, Float.class,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Double.class, BigDecimal.class, BigInteger.class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Printer&lt;Number&gt; getPrinter(NumberFormat annotation, Class&lt;?&gt; fieldType)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configureFormatterFrom(annotation, fieldType);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Parser&lt;Number&gt; getParser(NumberFormat annotation, Class&lt;?&gt; fieldType)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configureFormatterFrom(annotation, fieldType);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Formatter&lt;Number&gt; configureFormatterFrom(NumberFormat annotation, Class&lt;?&gt; fieldType)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(!annotation.pattern().isEmpty())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NumberStyleFormatter(annotation.pattern());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else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Style style = annotation.style();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(style == Style.PERCENT)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PercentStyleFormatter();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else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(style == Style.CURRENCY)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CurrencyStyleFormatter();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else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NumberStyleFormatter();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trigger formatting, you can annotate fields with @NumberFormat,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MyModel</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@NumberFormat</w:t>
      </w:r>
      <w:r w:rsidRPr="00BA0D5D">
        <w:rPr>
          <w:rFonts w:ascii="Consolas" w:eastAsia="宋体" w:hAnsi="Consolas" w:cs="宋体"/>
          <w:color w:val="34302D"/>
          <w:kern w:val="0"/>
          <w:sz w:val="24"/>
          <w:szCs w:val="24"/>
        </w:rPr>
        <w:t>(style=Style.CURRENCY)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BigDecimal decimal;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Format Annotation API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portable format annotation API exists in the </w:t>
      </w:r>
      <w:r w:rsidRPr="00BA0D5D">
        <w:rPr>
          <w:rFonts w:ascii="Consolas" w:eastAsia="宋体" w:hAnsi="Consolas" w:cs="宋体"/>
          <w:color w:val="34302D"/>
          <w:kern w:val="0"/>
          <w:sz w:val="23"/>
          <w:szCs w:val="23"/>
          <w:shd w:val="clear" w:color="auto" w:fill="F7F7F8"/>
        </w:rPr>
        <w:t>org.springframework.format.annotation</w:t>
      </w:r>
      <w:r w:rsidRPr="00BA0D5D">
        <w:rPr>
          <w:rFonts w:ascii="inherit" w:eastAsia="宋体" w:hAnsi="inherit" w:cs="Arial"/>
          <w:color w:val="34302D"/>
          <w:kern w:val="0"/>
          <w:sz w:val="24"/>
          <w:szCs w:val="24"/>
        </w:rPr>
        <w:t> package. You can use </w:t>
      </w:r>
      <w:r w:rsidRPr="00BA0D5D">
        <w:rPr>
          <w:rFonts w:ascii="Consolas" w:eastAsia="宋体" w:hAnsi="Consolas" w:cs="宋体"/>
          <w:color w:val="34302D"/>
          <w:kern w:val="0"/>
          <w:sz w:val="23"/>
          <w:szCs w:val="23"/>
          <w:shd w:val="clear" w:color="auto" w:fill="F7F7F8"/>
        </w:rPr>
        <w:t>@NumberFormat</w:t>
      </w:r>
      <w:r w:rsidRPr="00BA0D5D">
        <w:rPr>
          <w:rFonts w:ascii="inherit" w:eastAsia="宋体" w:hAnsi="inherit" w:cs="Arial"/>
          <w:color w:val="34302D"/>
          <w:kern w:val="0"/>
          <w:sz w:val="24"/>
          <w:szCs w:val="24"/>
        </w:rPr>
        <w:t>to format </w:t>
      </w:r>
      <w:r w:rsidRPr="00BA0D5D">
        <w:rPr>
          <w:rFonts w:ascii="Consolas" w:eastAsia="宋体" w:hAnsi="Consolas" w:cs="宋体"/>
          <w:color w:val="34302D"/>
          <w:kern w:val="0"/>
          <w:sz w:val="23"/>
          <w:szCs w:val="23"/>
          <w:shd w:val="clear" w:color="auto" w:fill="F7F7F8"/>
        </w:rPr>
        <w:t>Number</w:t>
      </w:r>
      <w:r w:rsidRPr="00BA0D5D">
        <w:rPr>
          <w:rFonts w:ascii="inherit" w:eastAsia="宋体" w:hAnsi="inherit" w:cs="Arial"/>
          <w:color w:val="34302D"/>
          <w:kern w:val="0"/>
          <w:sz w:val="24"/>
          <w:szCs w:val="24"/>
        </w:rPr>
        <w:t> fields such as </w:t>
      </w:r>
      <w:r w:rsidRPr="00BA0D5D">
        <w:rPr>
          <w:rFonts w:ascii="Consolas" w:eastAsia="宋体" w:hAnsi="Consolas" w:cs="宋体"/>
          <w:color w:val="34302D"/>
          <w:kern w:val="0"/>
          <w:sz w:val="23"/>
          <w:szCs w:val="23"/>
          <w:shd w:val="clear" w:color="auto" w:fill="F7F7F8"/>
        </w:rPr>
        <w:t>Double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@DateTimeFormat</w:t>
      </w:r>
      <w:r w:rsidRPr="00BA0D5D">
        <w:rPr>
          <w:rFonts w:ascii="inherit" w:eastAsia="宋体" w:hAnsi="inherit" w:cs="Arial"/>
          <w:color w:val="34302D"/>
          <w:kern w:val="0"/>
          <w:sz w:val="24"/>
          <w:szCs w:val="24"/>
        </w:rPr>
        <w:t> to format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java.util.Calendar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Arial"/>
          <w:color w:val="34302D"/>
          <w:kern w:val="0"/>
          <w:sz w:val="24"/>
          <w:szCs w:val="24"/>
        </w:rPr>
        <w:t>(for millisecond timestamps) as well as JSR-310 </w:t>
      </w:r>
      <w:r w:rsidRPr="00BA0D5D">
        <w:rPr>
          <w:rFonts w:ascii="Consolas" w:eastAsia="宋体" w:hAnsi="Consolas" w:cs="宋体"/>
          <w:color w:val="34302D"/>
          <w:kern w:val="0"/>
          <w:sz w:val="23"/>
          <w:szCs w:val="23"/>
          <w:shd w:val="clear" w:color="auto" w:fill="F7F7F8"/>
        </w:rPr>
        <w:t>java.time</w:t>
      </w:r>
      <w:r w:rsidRPr="00BA0D5D">
        <w:rPr>
          <w:rFonts w:ascii="inherit" w:eastAsia="宋体" w:hAnsi="inherit" w:cs="Arial"/>
          <w:color w:val="34302D"/>
          <w:kern w:val="0"/>
          <w:sz w:val="24"/>
          <w:szCs w:val="24"/>
        </w:rPr>
        <w:t> and Joda-Time value types.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w:t>
      </w:r>
      <w:r w:rsidRPr="00BA0D5D">
        <w:rPr>
          <w:rFonts w:ascii="Consolas" w:eastAsia="宋体" w:hAnsi="Consolas" w:cs="宋体"/>
          <w:color w:val="34302D"/>
          <w:kern w:val="0"/>
          <w:sz w:val="23"/>
          <w:szCs w:val="23"/>
          <w:shd w:val="clear" w:color="auto" w:fill="F7F7F8"/>
        </w:rPr>
        <w:t>@DateTimeFormat</w:t>
      </w:r>
      <w:r w:rsidRPr="00BA0D5D">
        <w:rPr>
          <w:rFonts w:ascii="inherit" w:eastAsia="宋体" w:hAnsi="inherit" w:cs="Arial"/>
          <w:color w:val="34302D"/>
          <w:kern w:val="0"/>
          <w:sz w:val="24"/>
          <w:szCs w:val="24"/>
        </w:rPr>
        <w:t> to format a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Arial"/>
          <w:color w:val="34302D"/>
          <w:kern w:val="0"/>
          <w:sz w:val="24"/>
          <w:szCs w:val="24"/>
        </w:rPr>
        <w:t> as an ISO Date (yyyy-MM-dd):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MyModel</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@DateTimeFormat</w:t>
      </w:r>
      <w:r w:rsidRPr="00BA0D5D">
        <w:rPr>
          <w:rFonts w:ascii="Consolas" w:eastAsia="宋体" w:hAnsi="Consolas" w:cs="宋体"/>
          <w:color w:val="34302D"/>
          <w:kern w:val="0"/>
          <w:sz w:val="24"/>
          <w:szCs w:val="24"/>
        </w:rPr>
        <w:t>(iso=ISO.DATE)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Date 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3.5.3. The </w:t>
      </w:r>
      <w:r w:rsidRPr="00BA0D5D">
        <w:rPr>
          <w:rFonts w:ascii="Consolas" w:eastAsia="宋体" w:hAnsi="Consolas" w:cs="宋体"/>
          <w:color w:val="34302D"/>
          <w:kern w:val="0"/>
          <w:sz w:val="33"/>
          <w:szCs w:val="33"/>
          <w:shd w:val="clear" w:color="auto" w:fill="F7F7F8"/>
        </w:rPr>
        <w:t>FormatterRegistry</w:t>
      </w:r>
      <w:r w:rsidRPr="00BA0D5D">
        <w:rPr>
          <w:rFonts w:ascii="Arial" w:eastAsia="宋体" w:hAnsi="Arial" w:cs="Arial"/>
          <w:color w:val="34302D"/>
          <w:kern w:val="0"/>
          <w:sz w:val="35"/>
          <w:szCs w:val="35"/>
        </w:rPr>
        <w:t> SPI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FormatterRegistry</w:t>
      </w:r>
      <w:r w:rsidRPr="00BA0D5D">
        <w:rPr>
          <w:rFonts w:ascii="inherit" w:eastAsia="宋体" w:hAnsi="inherit" w:cs="Arial"/>
          <w:color w:val="34302D"/>
          <w:kern w:val="0"/>
          <w:sz w:val="24"/>
          <w:szCs w:val="24"/>
        </w:rPr>
        <w:t> is an SPI for registering formatters and converters. </w:t>
      </w:r>
      <w:r w:rsidRPr="00BA0D5D">
        <w:rPr>
          <w:rFonts w:ascii="Consolas" w:eastAsia="宋体" w:hAnsi="Consolas" w:cs="宋体"/>
          <w:color w:val="34302D"/>
          <w:kern w:val="0"/>
          <w:sz w:val="23"/>
          <w:szCs w:val="23"/>
          <w:shd w:val="clear" w:color="auto" w:fill="F7F7F8"/>
        </w:rPr>
        <w:t>FormattingConversionService</w:t>
      </w:r>
      <w:r w:rsidRPr="00BA0D5D">
        <w:rPr>
          <w:rFonts w:ascii="inherit" w:eastAsia="宋体" w:hAnsi="inherit" w:cs="Arial"/>
          <w:color w:val="34302D"/>
          <w:kern w:val="0"/>
          <w:sz w:val="24"/>
          <w:szCs w:val="24"/>
        </w:rPr>
        <w:t> is an implementation of </w:t>
      </w:r>
      <w:r w:rsidRPr="00BA0D5D">
        <w:rPr>
          <w:rFonts w:ascii="Consolas" w:eastAsia="宋体" w:hAnsi="Consolas" w:cs="宋体"/>
          <w:color w:val="34302D"/>
          <w:kern w:val="0"/>
          <w:sz w:val="23"/>
          <w:szCs w:val="23"/>
          <w:shd w:val="clear" w:color="auto" w:fill="F7F7F8"/>
        </w:rPr>
        <w:t>FormatterRegistry</w:t>
      </w:r>
      <w:r w:rsidRPr="00BA0D5D">
        <w:rPr>
          <w:rFonts w:ascii="inherit" w:eastAsia="宋体" w:hAnsi="inherit" w:cs="Arial"/>
          <w:color w:val="34302D"/>
          <w:kern w:val="0"/>
          <w:sz w:val="24"/>
          <w:szCs w:val="24"/>
        </w:rPr>
        <w:t> suitable for most environments. You can programmatically or declaratively configure this variant as a Spring bean, e.g. by using </w:t>
      </w:r>
      <w:r w:rsidRPr="00BA0D5D">
        <w:rPr>
          <w:rFonts w:ascii="Consolas" w:eastAsia="宋体" w:hAnsi="Consolas" w:cs="宋体"/>
          <w:color w:val="34302D"/>
          <w:kern w:val="0"/>
          <w:sz w:val="23"/>
          <w:szCs w:val="23"/>
          <w:shd w:val="clear" w:color="auto" w:fill="F7F7F8"/>
        </w:rPr>
        <w:t>FormattingConversionServiceFactoryBean</w:t>
      </w:r>
      <w:r w:rsidRPr="00BA0D5D">
        <w:rPr>
          <w:rFonts w:ascii="inherit" w:eastAsia="宋体" w:hAnsi="inherit" w:cs="Arial"/>
          <w:color w:val="34302D"/>
          <w:kern w:val="0"/>
          <w:sz w:val="24"/>
          <w:szCs w:val="24"/>
        </w:rPr>
        <w:t>. Because this implementation also implements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you can directly configure it for use with Spring’s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and the Spring Expression Language (SpEL).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the </w:t>
      </w:r>
      <w:r w:rsidRPr="00BA0D5D">
        <w:rPr>
          <w:rFonts w:ascii="Consolas" w:eastAsia="宋体" w:hAnsi="Consolas" w:cs="宋体"/>
          <w:color w:val="34302D"/>
          <w:kern w:val="0"/>
          <w:sz w:val="23"/>
          <w:szCs w:val="23"/>
          <w:shd w:val="clear" w:color="auto" w:fill="F7F7F8"/>
        </w:rPr>
        <w:t>FormatterRegistry</w:t>
      </w:r>
      <w:r w:rsidRPr="00BA0D5D">
        <w:rPr>
          <w:rFonts w:ascii="inherit" w:eastAsia="宋体" w:hAnsi="inherit" w:cs="Arial"/>
          <w:color w:val="34302D"/>
          <w:kern w:val="0"/>
          <w:sz w:val="24"/>
          <w:szCs w:val="24"/>
        </w:rPr>
        <w:t> SPI:</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FormatterRegistry</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ConverterRegistry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addFormatterForFieldType(Class&lt;?&gt; fieldType, Printer&lt;?&gt; printer, Parser&lt;?&gt; 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addFormatterForFieldType(Class&lt;?&gt; fieldType, Formatter&lt;?&gt; formatter);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addFormatterForFieldType(Formatter&lt;?&gt; formatter);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addFormatterForAnnotation(AnnotationFormatterFactory&lt;?, ?&gt; 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shown in the preceding listing, you can register formatters by field type or by annotation.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FormatterRegistry</w:t>
      </w:r>
      <w:r w:rsidRPr="00BA0D5D">
        <w:rPr>
          <w:rFonts w:ascii="inherit" w:eastAsia="宋体" w:hAnsi="inherit" w:cs="Arial"/>
          <w:color w:val="34302D"/>
          <w:kern w:val="0"/>
          <w:sz w:val="24"/>
          <w:szCs w:val="24"/>
        </w:rPr>
        <w:t> SPI lets you configure formatting rules centrally, instead of duplicating such configuration across your controllers. For example, you might want to enforce that all date fields are formatted a certain way or that fields with a specific annotation are formatted in a certain way. With a shared </w:t>
      </w:r>
      <w:r w:rsidRPr="00BA0D5D">
        <w:rPr>
          <w:rFonts w:ascii="Consolas" w:eastAsia="宋体" w:hAnsi="Consolas" w:cs="宋体"/>
          <w:color w:val="34302D"/>
          <w:kern w:val="0"/>
          <w:sz w:val="23"/>
          <w:szCs w:val="23"/>
          <w:shd w:val="clear" w:color="auto" w:fill="F7F7F8"/>
        </w:rPr>
        <w:t>FormatterRegistry</w:t>
      </w:r>
      <w:r w:rsidRPr="00BA0D5D">
        <w:rPr>
          <w:rFonts w:ascii="inherit" w:eastAsia="宋体" w:hAnsi="inherit" w:cs="Arial"/>
          <w:color w:val="34302D"/>
          <w:kern w:val="0"/>
          <w:sz w:val="24"/>
          <w:szCs w:val="24"/>
        </w:rPr>
        <w:t>, you define these rules once, and they are applied whenever formatting is needed.</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3.5.4. The </w:t>
      </w:r>
      <w:r w:rsidRPr="00BA0D5D">
        <w:rPr>
          <w:rFonts w:ascii="Consolas" w:eastAsia="宋体" w:hAnsi="Consolas" w:cs="宋体"/>
          <w:color w:val="34302D"/>
          <w:kern w:val="0"/>
          <w:sz w:val="33"/>
          <w:szCs w:val="33"/>
          <w:shd w:val="clear" w:color="auto" w:fill="F7F7F8"/>
        </w:rPr>
        <w:t>FormatterRegistrar</w:t>
      </w:r>
      <w:r w:rsidRPr="00BA0D5D">
        <w:rPr>
          <w:rFonts w:ascii="Arial" w:eastAsia="宋体" w:hAnsi="Arial" w:cs="Arial"/>
          <w:color w:val="34302D"/>
          <w:kern w:val="0"/>
          <w:sz w:val="35"/>
          <w:szCs w:val="35"/>
        </w:rPr>
        <w:t> SPI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FormatterRegistrar</w:t>
      </w:r>
      <w:r w:rsidRPr="00BA0D5D">
        <w:rPr>
          <w:rFonts w:ascii="inherit" w:eastAsia="宋体" w:hAnsi="inherit" w:cs="Arial"/>
          <w:color w:val="34302D"/>
          <w:kern w:val="0"/>
          <w:sz w:val="24"/>
          <w:szCs w:val="24"/>
        </w:rPr>
        <w:t> is an SPI for registering formatters and converters through the FormatterRegistry. The following listing shows its interface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FormatterRegistrar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registerFormatters(FormatterRegistry registry);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FormatterRegistrar</w:t>
      </w:r>
      <w:r w:rsidRPr="00BA0D5D">
        <w:rPr>
          <w:rFonts w:ascii="inherit" w:eastAsia="宋体" w:hAnsi="inherit" w:cs="Arial"/>
          <w:color w:val="34302D"/>
          <w:kern w:val="0"/>
          <w:sz w:val="24"/>
          <w:szCs w:val="24"/>
        </w:rPr>
        <w:t> is useful when registering multiple related converters and formatters for a given formatting category, such as date formatting. It can also be useful where declarative registration is insufficient — for example, when a formatter needs to be indexed under a specific field type different from its own </w:t>
      </w:r>
      <w:r w:rsidRPr="00BA0D5D">
        <w:rPr>
          <w:rFonts w:ascii="Consolas" w:eastAsia="宋体" w:hAnsi="Consolas" w:cs="宋体"/>
          <w:color w:val="34302D"/>
          <w:kern w:val="0"/>
          <w:sz w:val="23"/>
          <w:szCs w:val="23"/>
          <w:shd w:val="clear" w:color="auto" w:fill="F7F7F8"/>
        </w:rPr>
        <w:t>&lt;T&gt;</w:t>
      </w:r>
      <w:r w:rsidRPr="00BA0D5D">
        <w:rPr>
          <w:rFonts w:ascii="inherit" w:eastAsia="宋体" w:hAnsi="inherit" w:cs="Arial"/>
          <w:color w:val="34302D"/>
          <w:kern w:val="0"/>
          <w:sz w:val="24"/>
          <w:szCs w:val="24"/>
        </w:rPr>
        <w:t> or when registering a </w:t>
      </w:r>
      <w:r w:rsidRPr="00BA0D5D">
        <w:rPr>
          <w:rFonts w:ascii="Consolas" w:eastAsia="宋体" w:hAnsi="Consolas" w:cs="宋体"/>
          <w:color w:val="34302D"/>
          <w:kern w:val="0"/>
          <w:sz w:val="23"/>
          <w:szCs w:val="23"/>
          <w:shd w:val="clear" w:color="auto" w:fill="F7F7F8"/>
        </w:rPr>
        <w:t>Printer</w:t>
      </w:r>
      <w:r w:rsidRPr="00BA0D5D">
        <w:rPr>
          <w:rFonts w:ascii="inherit" w:eastAsia="宋体" w:hAnsi="inherit" w:cs="Arial"/>
          <w:color w:val="34302D"/>
          <w:kern w:val="0"/>
          <w:sz w:val="24"/>
          <w:szCs w:val="24"/>
        </w:rPr>
        <w:t>/</w:t>
      </w:r>
      <w:r w:rsidRPr="00BA0D5D">
        <w:rPr>
          <w:rFonts w:ascii="Consolas" w:eastAsia="宋体" w:hAnsi="Consolas" w:cs="宋体"/>
          <w:color w:val="34302D"/>
          <w:kern w:val="0"/>
          <w:sz w:val="23"/>
          <w:szCs w:val="23"/>
          <w:shd w:val="clear" w:color="auto" w:fill="F7F7F8"/>
        </w:rPr>
        <w:t>Parser</w:t>
      </w:r>
      <w:r w:rsidRPr="00BA0D5D">
        <w:rPr>
          <w:rFonts w:ascii="inherit" w:eastAsia="宋体" w:hAnsi="inherit" w:cs="Arial"/>
          <w:color w:val="34302D"/>
          <w:kern w:val="0"/>
          <w:sz w:val="24"/>
          <w:szCs w:val="24"/>
        </w:rPr>
        <w:t> pair. The next section provides more information on converter and formatter registration.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3.5.5. Configuring Formatting in Spring MVC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w:t>
      </w:r>
      <w:hyperlink r:id="rId497" w:anchor="mvc-config-conversion" w:history="1">
        <w:r w:rsidRPr="00BA0D5D">
          <w:rPr>
            <w:rFonts w:ascii="inherit" w:eastAsia="宋体" w:hAnsi="inherit" w:cs="Arial"/>
            <w:color w:val="548E2E"/>
            <w:kern w:val="0"/>
            <w:sz w:val="24"/>
            <w:szCs w:val="24"/>
            <w:u w:val="single"/>
          </w:rPr>
          <w:t>Conversion and Formatting</w:t>
        </w:r>
      </w:hyperlink>
      <w:r w:rsidRPr="00BA0D5D">
        <w:rPr>
          <w:rFonts w:ascii="inherit" w:eastAsia="宋体" w:hAnsi="inherit" w:cs="Arial"/>
          <w:color w:val="34302D"/>
          <w:kern w:val="0"/>
          <w:sz w:val="24"/>
          <w:szCs w:val="24"/>
        </w:rPr>
        <w:t> in the Spring MVC chapter.</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59" w:name="_Toc15327117"/>
      <w:r w:rsidRPr="00BA0D5D">
        <w:rPr>
          <w:rFonts w:ascii="Arial" w:eastAsia="宋体" w:hAnsi="Arial" w:cs="Arial"/>
          <w:color w:val="34302D"/>
          <w:kern w:val="0"/>
          <w:sz w:val="41"/>
          <w:szCs w:val="41"/>
        </w:rPr>
        <w:t>3.6. Configuring a Global Date and Time Format</w:t>
      </w:r>
      <w:bookmarkEnd w:id="2359"/>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date and time fields that are not annotated with </w:t>
      </w:r>
      <w:r w:rsidRPr="00BA0D5D">
        <w:rPr>
          <w:rFonts w:ascii="Consolas" w:eastAsia="宋体" w:hAnsi="Consolas" w:cs="宋体"/>
          <w:color w:val="34302D"/>
          <w:kern w:val="0"/>
          <w:sz w:val="23"/>
          <w:szCs w:val="23"/>
          <w:shd w:val="clear" w:color="auto" w:fill="F7F7F8"/>
        </w:rPr>
        <w:t>@DateTimeFormat</w:t>
      </w:r>
      <w:r w:rsidRPr="00BA0D5D">
        <w:rPr>
          <w:rFonts w:ascii="inherit" w:eastAsia="宋体" w:hAnsi="inherit" w:cs="Arial"/>
          <w:color w:val="34302D"/>
          <w:kern w:val="0"/>
          <w:sz w:val="24"/>
          <w:szCs w:val="24"/>
        </w:rPr>
        <w:t> are converted from strings by using the </w:t>
      </w:r>
      <w:r w:rsidRPr="00BA0D5D">
        <w:rPr>
          <w:rFonts w:ascii="Consolas" w:eastAsia="宋体" w:hAnsi="Consolas" w:cs="宋体"/>
          <w:color w:val="34302D"/>
          <w:kern w:val="0"/>
          <w:sz w:val="23"/>
          <w:szCs w:val="23"/>
          <w:shd w:val="clear" w:color="auto" w:fill="F7F7F8"/>
        </w:rPr>
        <w:t>DateFormat.SHORT</w:t>
      </w:r>
      <w:r w:rsidRPr="00BA0D5D">
        <w:rPr>
          <w:rFonts w:ascii="inherit" w:eastAsia="宋体" w:hAnsi="inherit" w:cs="Arial"/>
          <w:color w:val="34302D"/>
          <w:kern w:val="0"/>
          <w:sz w:val="24"/>
          <w:szCs w:val="24"/>
        </w:rPr>
        <w:t> style. If you prefer, you can change this by defining your own global format.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do so, you need to ensure that Spring does not register default formatters. Instead, you should register all formatters manually. Use the </w:t>
      </w:r>
      <w:r w:rsidRPr="00BA0D5D">
        <w:rPr>
          <w:rFonts w:ascii="Consolas" w:eastAsia="宋体" w:hAnsi="Consolas" w:cs="宋体"/>
          <w:color w:val="34302D"/>
          <w:kern w:val="0"/>
          <w:sz w:val="23"/>
          <w:szCs w:val="23"/>
          <w:shd w:val="clear" w:color="auto" w:fill="F7F7F8"/>
        </w:rPr>
        <w:t>org.springframework.format.datetime.joda.JodaTimeFormatterRegistrar</w:t>
      </w:r>
      <w:r w:rsidRPr="00BA0D5D">
        <w:rPr>
          <w:rFonts w:ascii="inherit" w:eastAsia="宋体" w:hAnsi="inherit" w:cs="Arial"/>
          <w:color w:val="34302D"/>
          <w:kern w:val="0"/>
          <w:sz w:val="24"/>
          <w:szCs w:val="24"/>
        </w:rPr>
        <w:t> or</w:t>
      </w:r>
      <w:r w:rsidRPr="00BA0D5D">
        <w:rPr>
          <w:rFonts w:ascii="Consolas" w:eastAsia="宋体" w:hAnsi="Consolas" w:cs="宋体"/>
          <w:color w:val="34302D"/>
          <w:kern w:val="0"/>
          <w:sz w:val="23"/>
          <w:szCs w:val="23"/>
          <w:shd w:val="clear" w:color="auto" w:fill="F7F7F8"/>
        </w:rPr>
        <w:t>org.springframework.format.datetime.DateFormatterRegistrar</w:t>
      </w:r>
      <w:r w:rsidRPr="00BA0D5D">
        <w:rPr>
          <w:rFonts w:ascii="inherit" w:eastAsia="宋体" w:hAnsi="inherit" w:cs="Arial"/>
          <w:color w:val="34302D"/>
          <w:kern w:val="0"/>
          <w:sz w:val="24"/>
          <w:szCs w:val="24"/>
        </w:rPr>
        <w:t> class, depending on whether you use the Joda-Time library.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example, the following Java configuration registers a global </w:t>
      </w:r>
      <w:r w:rsidRPr="00BA0D5D">
        <w:rPr>
          <w:rFonts w:ascii="Consolas" w:eastAsia="宋体" w:hAnsi="Consolas" w:cs="宋体"/>
          <w:color w:val="34302D"/>
          <w:kern w:val="0"/>
          <w:sz w:val="23"/>
          <w:szCs w:val="23"/>
          <w:shd w:val="clear" w:color="auto" w:fill="F7F7F8"/>
        </w:rPr>
        <w:t>yyyyMMdd</w:t>
      </w:r>
      <w:r w:rsidRPr="00BA0D5D">
        <w:rPr>
          <w:rFonts w:ascii="inherit" w:eastAsia="宋体" w:hAnsi="inherit" w:cs="Arial"/>
          <w:color w:val="34302D"/>
          <w:kern w:val="0"/>
          <w:sz w:val="24"/>
          <w:szCs w:val="24"/>
        </w:rPr>
        <w:t> format (this example does not depend on the Joda-Time library):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FormattingConversionService conversionService()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Use the DefaultFormattingConversionService but do not register defaults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DefaultFormattingConversionService conversionService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DefaultFormattingConversionService(</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Ensure @NumberFormat is still supported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conversionService.addFormatterForFieldAnnotation(</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NumberFormatAnnotationFormatterFactory());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Register date conversion with a specific global 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DateFormatterRegistrar registrar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DateFormatterRegistrar();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registrar.setFormatter(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DateFormatter(</w:t>
      </w:r>
      <w:r w:rsidRPr="00BA0D5D">
        <w:rPr>
          <w:rFonts w:ascii="Consolas" w:eastAsia="宋体" w:hAnsi="Consolas" w:cs="宋体"/>
          <w:color w:val="DD1144"/>
          <w:kern w:val="0"/>
          <w:sz w:val="24"/>
          <w:szCs w:val="24"/>
        </w:rPr>
        <w:t>"yyyyMMdd"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registrar.registerFormatters(conversionService);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prefer XML-based configuration, you can use a </w:t>
      </w:r>
      <w:r w:rsidRPr="00BA0D5D">
        <w:rPr>
          <w:rFonts w:ascii="Consolas" w:eastAsia="宋体" w:hAnsi="Consolas" w:cs="宋体"/>
          <w:color w:val="34302D"/>
          <w:kern w:val="0"/>
          <w:sz w:val="23"/>
          <w:szCs w:val="23"/>
          <w:shd w:val="clear" w:color="auto" w:fill="F7F7F8"/>
        </w:rPr>
        <w:t>FormattingConversionServiceFactoryBean</w:t>
      </w:r>
      <w:r w:rsidRPr="00BA0D5D">
        <w:rPr>
          <w:rFonts w:ascii="inherit" w:eastAsia="宋体" w:hAnsi="inherit" w:cs="Arial"/>
          <w:color w:val="34302D"/>
          <w:kern w:val="0"/>
          <w:sz w:val="24"/>
          <w:szCs w:val="24"/>
        </w:rPr>
        <w:t>. The following example shows how to do so (this time using Joda 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r w:rsidRPr="00BA0D5D">
        <w:rPr>
          <w:rFonts w:ascii="Consolas" w:eastAsia="宋体" w:hAnsi="Consolas" w:cs="宋体"/>
          <w:color w:val="880088"/>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"conversionService"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"org.springframework.format.support.FormattingConversionServiceFactoryBean"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"registerDefaultFormatters"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"false"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"formatters"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"org.springframework.format.number.NumberFormatAnnotationFormatterFactory"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"formatterRegistrars"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"org.springframework.format.datetime.joda.JodaTimeFormatterRegistrar"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"dateFormatter"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"org.springframework.format.datetime.joda.DateTimeFormatterFactoryBean"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"pattern"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"yyyyMMdd"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Joda-Time provides separate distinct types to represent </w:t>
            </w:r>
            <w:r w:rsidRPr="00BA0D5D">
              <w:rPr>
                <w:rFonts w:ascii="Consolas" w:eastAsia="宋体" w:hAnsi="Consolas" w:cs="宋体"/>
                <w:kern w:val="0"/>
                <w:sz w:val="23"/>
                <w:szCs w:val="23"/>
                <w:shd w:val="clear" w:color="auto" w:fill="F7F7F8"/>
              </w:rPr>
              <w:t>date</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time</w:t>
            </w:r>
            <w:r w:rsidRPr="00BA0D5D">
              <w:rPr>
                <w:rFonts w:ascii="宋体" w:eastAsia="宋体" w:hAnsi="宋体" w:cs="宋体"/>
                <w:kern w:val="0"/>
                <w:sz w:val="24"/>
                <w:szCs w:val="24"/>
              </w:rPr>
              <w:t>, and </w:t>
            </w:r>
            <w:r w:rsidRPr="00BA0D5D">
              <w:rPr>
                <w:rFonts w:ascii="Consolas" w:eastAsia="宋体" w:hAnsi="Consolas" w:cs="宋体"/>
                <w:kern w:val="0"/>
                <w:sz w:val="23"/>
                <w:szCs w:val="23"/>
                <w:shd w:val="clear" w:color="auto" w:fill="F7F7F8"/>
              </w:rPr>
              <w:t>date-time</w:t>
            </w:r>
            <w:r w:rsidRPr="00BA0D5D">
              <w:rPr>
                <w:rFonts w:ascii="宋体" w:eastAsia="宋体" w:hAnsi="宋体" w:cs="宋体"/>
                <w:kern w:val="0"/>
                <w:sz w:val="24"/>
                <w:szCs w:val="24"/>
              </w:rPr>
              <w:t> values. The </w:t>
            </w:r>
            <w:r w:rsidRPr="00BA0D5D">
              <w:rPr>
                <w:rFonts w:ascii="Consolas" w:eastAsia="宋体" w:hAnsi="Consolas" w:cs="宋体"/>
                <w:kern w:val="0"/>
                <w:sz w:val="23"/>
                <w:szCs w:val="23"/>
                <w:shd w:val="clear" w:color="auto" w:fill="F7F7F8"/>
              </w:rPr>
              <w:t>dateFormatter</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timeFormatter</w:t>
            </w:r>
            <w:r w:rsidRPr="00BA0D5D">
              <w:rPr>
                <w:rFonts w:ascii="宋体" w:eastAsia="宋体" w:hAnsi="宋体" w:cs="宋体"/>
                <w:kern w:val="0"/>
                <w:sz w:val="24"/>
                <w:szCs w:val="24"/>
              </w:rPr>
              <w:t>, and </w:t>
            </w:r>
            <w:r w:rsidRPr="00BA0D5D">
              <w:rPr>
                <w:rFonts w:ascii="Consolas" w:eastAsia="宋体" w:hAnsi="Consolas" w:cs="宋体"/>
                <w:kern w:val="0"/>
                <w:sz w:val="23"/>
                <w:szCs w:val="23"/>
                <w:shd w:val="clear" w:color="auto" w:fill="F7F7F8"/>
              </w:rPr>
              <w:t>dateTimeFormatter</w:t>
            </w:r>
            <w:r w:rsidRPr="00BA0D5D">
              <w:rPr>
                <w:rFonts w:ascii="宋体" w:eastAsia="宋体" w:hAnsi="宋体" w:cs="宋体"/>
                <w:kern w:val="0"/>
                <w:sz w:val="24"/>
                <w:szCs w:val="24"/>
              </w:rPr>
              <w:t> properties of the </w:t>
            </w:r>
            <w:r w:rsidRPr="00BA0D5D">
              <w:rPr>
                <w:rFonts w:ascii="Consolas" w:eastAsia="宋体" w:hAnsi="Consolas" w:cs="宋体"/>
                <w:kern w:val="0"/>
                <w:sz w:val="23"/>
                <w:szCs w:val="23"/>
                <w:shd w:val="clear" w:color="auto" w:fill="F7F7F8"/>
              </w:rPr>
              <w:t>JodaTimeFormatterRegistrar</w:t>
            </w:r>
            <w:r w:rsidRPr="00BA0D5D">
              <w:rPr>
                <w:rFonts w:ascii="宋体" w:eastAsia="宋体" w:hAnsi="宋体" w:cs="宋体"/>
                <w:kern w:val="0"/>
                <w:sz w:val="24"/>
                <w:szCs w:val="24"/>
              </w:rPr>
              <w:t> should be used to configure the different formats for each type. The </w:t>
            </w:r>
            <w:r w:rsidRPr="00BA0D5D">
              <w:rPr>
                <w:rFonts w:ascii="Consolas" w:eastAsia="宋体" w:hAnsi="Consolas" w:cs="宋体"/>
                <w:kern w:val="0"/>
                <w:sz w:val="23"/>
                <w:szCs w:val="23"/>
                <w:shd w:val="clear" w:color="auto" w:fill="F7F7F8"/>
              </w:rPr>
              <w:t>DateTimeFormatterFactoryBean</w:t>
            </w:r>
            <w:r w:rsidRPr="00BA0D5D">
              <w:rPr>
                <w:rFonts w:ascii="宋体" w:eastAsia="宋体" w:hAnsi="宋体" w:cs="宋体"/>
                <w:kern w:val="0"/>
                <w:sz w:val="24"/>
                <w:szCs w:val="24"/>
              </w:rPr>
              <w:t> provides a convenient way to create formatters.</w:t>
            </w:r>
          </w:p>
        </w:tc>
      </w:tr>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use Spring MVC, remember to explicitly configure the conversion service that is used. For Java-based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this means extending the </w:t>
            </w:r>
            <w:r w:rsidRPr="00BA0D5D">
              <w:rPr>
                <w:rFonts w:ascii="Consolas" w:eastAsia="宋体" w:hAnsi="Consolas" w:cs="宋体"/>
                <w:kern w:val="0"/>
                <w:sz w:val="23"/>
                <w:szCs w:val="23"/>
                <w:shd w:val="clear" w:color="auto" w:fill="F7F7F8"/>
              </w:rPr>
              <w:t>WebMvcConfigurationSupport</w:t>
            </w:r>
            <w:r w:rsidRPr="00BA0D5D">
              <w:rPr>
                <w:rFonts w:ascii="宋体" w:eastAsia="宋体" w:hAnsi="宋体" w:cs="宋体"/>
                <w:kern w:val="0"/>
                <w:sz w:val="24"/>
                <w:szCs w:val="24"/>
              </w:rPr>
              <w:t> class and overriding the </w:t>
            </w:r>
            <w:r w:rsidRPr="00BA0D5D">
              <w:rPr>
                <w:rFonts w:ascii="Consolas" w:eastAsia="宋体" w:hAnsi="Consolas" w:cs="宋体"/>
                <w:kern w:val="0"/>
                <w:sz w:val="23"/>
                <w:szCs w:val="23"/>
                <w:shd w:val="clear" w:color="auto" w:fill="F7F7F8"/>
              </w:rPr>
              <w:t>mvcConversionService()</w:t>
            </w:r>
            <w:r w:rsidRPr="00BA0D5D">
              <w:rPr>
                <w:rFonts w:ascii="宋体" w:eastAsia="宋体" w:hAnsi="宋体" w:cs="宋体"/>
                <w:kern w:val="0"/>
                <w:sz w:val="24"/>
                <w:szCs w:val="24"/>
              </w:rPr>
              <w:t> method. For XML, you should use the </w:t>
            </w:r>
            <w:r w:rsidRPr="00BA0D5D">
              <w:rPr>
                <w:rFonts w:ascii="Consolas" w:eastAsia="宋体" w:hAnsi="Consolas" w:cs="宋体"/>
                <w:kern w:val="0"/>
                <w:sz w:val="23"/>
                <w:szCs w:val="23"/>
                <w:shd w:val="clear" w:color="auto" w:fill="F7F7F8"/>
              </w:rPr>
              <w:t>conversion-service</w:t>
            </w:r>
            <w:r w:rsidRPr="00BA0D5D">
              <w:rPr>
                <w:rFonts w:ascii="宋体" w:eastAsia="宋体" w:hAnsi="宋体" w:cs="宋体"/>
                <w:kern w:val="0"/>
                <w:sz w:val="24"/>
                <w:szCs w:val="24"/>
              </w:rPr>
              <w:t> attribute of the</w:t>
            </w:r>
            <w:r w:rsidRPr="00BA0D5D">
              <w:rPr>
                <w:rFonts w:ascii="Consolas" w:eastAsia="宋体" w:hAnsi="Consolas" w:cs="宋体"/>
                <w:kern w:val="0"/>
                <w:sz w:val="23"/>
                <w:szCs w:val="23"/>
                <w:shd w:val="clear" w:color="auto" w:fill="F7F7F8"/>
              </w:rPr>
              <w:t>mvc:annotation-driven</w:t>
            </w:r>
            <w:r w:rsidRPr="00BA0D5D">
              <w:rPr>
                <w:rFonts w:ascii="宋体" w:eastAsia="宋体" w:hAnsi="宋体" w:cs="宋体"/>
                <w:kern w:val="0"/>
                <w:sz w:val="24"/>
                <w:szCs w:val="24"/>
              </w:rPr>
              <w:t> element. See </w:t>
            </w:r>
            <w:hyperlink r:id="rId498" w:anchor="mvc-config-conversion" w:history="1">
              <w:r w:rsidRPr="00BA0D5D">
                <w:rPr>
                  <w:rFonts w:ascii="宋体" w:eastAsia="宋体" w:hAnsi="宋体" w:cs="宋体"/>
                  <w:color w:val="548E2E"/>
                  <w:kern w:val="0"/>
                  <w:sz w:val="24"/>
                  <w:szCs w:val="24"/>
                  <w:u w:val="single"/>
                </w:rPr>
                <w:t>Conversion and Formatting</w:t>
              </w:r>
            </w:hyperlink>
            <w:r w:rsidRPr="00BA0D5D">
              <w:rPr>
                <w:rFonts w:ascii="宋体" w:eastAsia="宋体" w:hAnsi="宋体" w:cs="宋体"/>
                <w:kern w:val="0"/>
                <w:sz w:val="24"/>
                <w:szCs w:val="24"/>
              </w:rPr>
              <w:t> for details.</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60" w:name="_Toc15327118"/>
      <w:r w:rsidRPr="00BA0D5D">
        <w:rPr>
          <w:rFonts w:ascii="Arial" w:eastAsia="宋体" w:hAnsi="Arial" w:cs="Arial"/>
          <w:color w:val="34302D"/>
          <w:kern w:val="0"/>
          <w:sz w:val="41"/>
          <w:szCs w:val="41"/>
        </w:rPr>
        <w:t>3.7. Spring Validation</w:t>
      </w:r>
      <w:bookmarkEnd w:id="236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3 introduced several enhancements to its validation support. First, the JSR-303 Bean Validation API is fully supported. Second, when used programmatically, Spring’s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can validate objects as well as bind to them. Third, Spring MVC has support for declaratively validating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inputs.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3.7.1. Overview of the JSR-303 Bean Validation API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JSR-303 standardizes validation constraint declaration and metadata for the Java platform. By using this API, you annotate domain model properties with declarative validation constraints and the runtime enforces them. You can use a number of built-in constraints. You can also define your own custom constraints.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 which shows a simple </w:t>
      </w:r>
      <w:r w:rsidRPr="00BA0D5D">
        <w:rPr>
          <w:rFonts w:ascii="Consolas" w:eastAsia="宋体" w:hAnsi="Consolas" w:cs="宋体"/>
          <w:color w:val="34302D"/>
          <w:kern w:val="0"/>
          <w:sz w:val="23"/>
          <w:szCs w:val="23"/>
          <w:shd w:val="clear" w:color="auto" w:fill="F7F7F8"/>
        </w:rPr>
        <w:t>PersonForm</w:t>
      </w:r>
      <w:r w:rsidRPr="00BA0D5D">
        <w:rPr>
          <w:rFonts w:ascii="inherit" w:eastAsia="宋体" w:hAnsi="inherit" w:cs="Arial"/>
          <w:color w:val="34302D"/>
          <w:kern w:val="0"/>
          <w:sz w:val="24"/>
          <w:szCs w:val="24"/>
        </w:rPr>
        <w:t> model with two 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PersonForm</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JSR-303 lets you define declarative validation constraints against such properties,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PersonForm</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77"/>
          <w:kern w:val="0"/>
          <w:sz w:val="24"/>
          <w:szCs w:val="24"/>
        </w:rPr>
        <w:t>@NotNull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@Size</w:t>
      </w:r>
      <w:r w:rsidRPr="00BA0D5D">
        <w:rPr>
          <w:rFonts w:ascii="Consolas" w:eastAsia="宋体" w:hAnsi="Consolas" w:cs="宋体"/>
          <w:color w:val="34302D"/>
          <w:kern w:val="0"/>
          <w:sz w:val="24"/>
          <w:szCs w:val="24"/>
        </w:rPr>
        <w:t>(max=</w:t>
      </w:r>
      <w:r w:rsidRPr="00BA0D5D">
        <w:rPr>
          <w:rFonts w:ascii="Consolas" w:eastAsia="宋体" w:hAnsi="Consolas" w:cs="宋体"/>
          <w:color w:val="009999"/>
          <w:kern w:val="0"/>
          <w:sz w:val="24"/>
          <w:szCs w:val="24"/>
        </w:rPr>
        <w:t>64</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@Min</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 JSR-303 Validator validates an instance of this class, these constraints are enforced.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general information on JSR-303 and JSR-349, see the </w:t>
      </w:r>
      <w:hyperlink r:id="rId499" w:history="1">
        <w:r w:rsidRPr="00BA0D5D">
          <w:rPr>
            <w:rFonts w:ascii="inherit" w:eastAsia="宋体" w:hAnsi="inherit" w:cs="Arial"/>
            <w:color w:val="548E2E"/>
            <w:kern w:val="0"/>
            <w:sz w:val="24"/>
            <w:szCs w:val="24"/>
            <w:u w:val="single"/>
          </w:rPr>
          <w:t>Bean Validation website</w:t>
        </w:r>
      </w:hyperlink>
      <w:r w:rsidRPr="00BA0D5D">
        <w:rPr>
          <w:rFonts w:ascii="inherit" w:eastAsia="宋体" w:hAnsi="inherit" w:cs="Arial"/>
          <w:color w:val="34302D"/>
          <w:kern w:val="0"/>
          <w:sz w:val="24"/>
          <w:szCs w:val="24"/>
        </w:rPr>
        <w:t>. For information on the specific capabilities of the default reference implementation, see the </w:t>
      </w:r>
      <w:hyperlink r:id="rId500" w:history="1">
        <w:r w:rsidRPr="00BA0D5D">
          <w:rPr>
            <w:rFonts w:ascii="inherit" w:eastAsia="宋体" w:hAnsi="inherit" w:cs="Arial"/>
            <w:color w:val="548E2E"/>
            <w:kern w:val="0"/>
            <w:sz w:val="24"/>
            <w:szCs w:val="24"/>
            <w:u w:val="single"/>
          </w:rPr>
          <w:t>Hibernate Validator</w:t>
        </w:r>
      </w:hyperlink>
      <w:r w:rsidRPr="00BA0D5D">
        <w:rPr>
          <w:rFonts w:ascii="inherit" w:eastAsia="宋体" w:hAnsi="inherit" w:cs="Arial"/>
          <w:color w:val="34302D"/>
          <w:kern w:val="0"/>
          <w:sz w:val="24"/>
          <w:szCs w:val="24"/>
        </w:rPr>
        <w:t> documentation. To learn how to set up a bean validation provider as a Spring bean, keep reading.</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3.7.2. Configuring a Bean Validation Provider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full support for the Bean Validation API. This includes convenient support for bootstrapping a JSR-303 or JSR-349 Bean Validation provider as a Spring bean. This lets you inject a </w:t>
      </w:r>
      <w:r w:rsidRPr="00BA0D5D">
        <w:rPr>
          <w:rFonts w:ascii="Consolas" w:eastAsia="宋体" w:hAnsi="Consolas" w:cs="宋体"/>
          <w:color w:val="34302D"/>
          <w:kern w:val="0"/>
          <w:sz w:val="23"/>
          <w:szCs w:val="23"/>
          <w:shd w:val="clear" w:color="auto" w:fill="F7F7F8"/>
        </w:rPr>
        <w:t>javax.validation.ValidatorFactory</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javax.validation.Validator</w:t>
      </w:r>
      <w:r w:rsidRPr="00BA0D5D">
        <w:rPr>
          <w:rFonts w:ascii="inherit" w:eastAsia="宋体" w:hAnsi="inherit" w:cs="Arial"/>
          <w:color w:val="34302D"/>
          <w:kern w:val="0"/>
          <w:sz w:val="24"/>
          <w:szCs w:val="24"/>
        </w:rPr>
        <w:t> wherever validation is needed in your application.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w:t>
      </w:r>
      <w:r w:rsidRPr="00BA0D5D">
        <w:rPr>
          <w:rFonts w:ascii="Consolas" w:eastAsia="宋体" w:hAnsi="Consolas" w:cs="宋体"/>
          <w:color w:val="34302D"/>
          <w:kern w:val="0"/>
          <w:sz w:val="23"/>
          <w:szCs w:val="23"/>
          <w:shd w:val="clear" w:color="auto" w:fill="F7F7F8"/>
        </w:rPr>
        <w:t>LocalValidatorFactoryBean</w:t>
      </w:r>
      <w:r w:rsidRPr="00BA0D5D">
        <w:rPr>
          <w:rFonts w:ascii="inherit" w:eastAsia="宋体" w:hAnsi="inherit" w:cs="Arial"/>
          <w:color w:val="34302D"/>
          <w:kern w:val="0"/>
          <w:sz w:val="24"/>
          <w:szCs w:val="24"/>
        </w:rPr>
        <w:t> to configure a default Validator as a Spring bean,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"validator"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"org.springframework.validation.beanvalidation.LocalValidatorFactoryBean"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basic configuration in the preceding example triggers bean validation to initialize by using its default bootstrap mechanism. A JSR-303 or JSR-349 provider, such as the Hibernate Validator, is expected to be present in the classpath and is automatically detected.</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Injecting a Validator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LocalValidatorFactoryBean</w:t>
      </w:r>
      <w:r w:rsidRPr="00BA0D5D">
        <w:rPr>
          <w:rFonts w:ascii="inherit" w:eastAsia="宋体" w:hAnsi="inherit" w:cs="Arial"/>
          <w:color w:val="34302D"/>
          <w:kern w:val="0"/>
          <w:sz w:val="24"/>
          <w:szCs w:val="24"/>
        </w:rPr>
        <w:t> implements both </w:t>
      </w:r>
      <w:r w:rsidRPr="00BA0D5D">
        <w:rPr>
          <w:rFonts w:ascii="Consolas" w:eastAsia="宋体" w:hAnsi="Consolas" w:cs="宋体"/>
          <w:color w:val="34302D"/>
          <w:kern w:val="0"/>
          <w:sz w:val="23"/>
          <w:szCs w:val="23"/>
          <w:shd w:val="clear" w:color="auto" w:fill="F7F7F8"/>
        </w:rPr>
        <w:t>javax.validation.ValidatorFactory</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javax.validation.Validator</w:t>
      </w:r>
      <w:r w:rsidRPr="00BA0D5D">
        <w:rPr>
          <w:rFonts w:ascii="inherit" w:eastAsia="宋体" w:hAnsi="inherit" w:cs="Arial"/>
          <w:color w:val="34302D"/>
          <w:kern w:val="0"/>
          <w:sz w:val="24"/>
          <w:szCs w:val="24"/>
        </w:rPr>
        <w:t>, as well as Spring’s </w:t>
      </w:r>
      <w:r w:rsidRPr="00BA0D5D">
        <w:rPr>
          <w:rFonts w:ascii="Consolas" w:eastAsia="宋体" w:hAnsi="Consolas" w:cs="宋体"/>
          <w:color w:val="34302D"/>
          <w:kern w:val="0"/>
          <w:sz w:val="23"/>
          <w:szCs w:val="23"/>
          <w:shd w:val="clear" w:color="auto" w:fill="F7F7F8"/>
        </w:rPr>
        <w:t>org.springframework.validation.Validator</w:t>
      </w:r>
      <w:r w:rsidRPr="00BA0D5D">
        <w:rPr>
          <w:rFonts w:ascii="inherit" w:eastAsia="宋体" w:hAnsi="inherit" w:cs="Arial"/>
          <w:color w:val="34302D"/>
          <w:kern w:val="0"/>
          <w:sz w:val="24"/>
          <w:szCs w:val="24"/>
        </w:rPr>
        <w:t>. You can inject a reference to either of these interfaces into beans that need to invoke validation logic.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inject a reference to </w:t>
      </w:r>
      <w:r w:rsidRPr="00BA0D5D">
        <w:rPr>
          <w:rFonts w:ascii="Consolas" w:eastAsia="宋体" w:hAnsi="Consolas" w:cs="宋体"/>
          <w:color w:val="34302D"/>
          <w:kern w:val="0"/>
          <w:sz w:val="23"/>
          <w:szCs w:val="23"/>
          <w:shd w:val="clear" w:color="auto" w:fill="F7F7F8"/>
        </w:rPr>
        <w:t>javax.validation.Validator</w:t>
      </w:r>
      <w:r w:rsidRPr="00BA0D5D">
        <w:rPr>
          <w:rFonts w:ascii="inherit" w:eastAsia="宋体" w:hAnsi="inherit" w:cs="Arial"/>
          <w:color w:val="34302D"/>
          <w:kern w:val="0"/>
          <w:sz w:val="24"/>
          <w:szCs w:val="24"/>
        </w:rPr>
        <w:t> if you prefer to work with the Bean Validation API directly,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javax.validation.Validator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Validator validator;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inject a reference to </w:t>
      </w:r>
      <w:r w:rsidRPr="00BA0D5D">
        <w:rPr>
          <w:rFonts w:ascii="Consolas" w:eastAsia="宋体" w:hAnsi="Consolas" w:cs="宋体"/>
          <w:color w:val="34302D"/>
          <w:kern w:val="0"/>
          <w:sz w:val="23"/>
          <w:szCs w:val="23"/>
          <w:shd w:val="clear" w:color="auto" w:fill="F7F7F8"/>
        </w:rPr>
        <w:t>org.springframework.validation.Validator</w:t>
      </w:r>
      <w:r w:rsidRPr="00BA0D5D">
        <w:rPr>
          <w:rFonts w:ascii="inherit" w:eastAsia="宋体" w:hAnsi="inherit" w:cs="Arial"/>
          <w:color w:val="34302D"/>
          <w:kern w:val="0"/>
          <w:sz w:val="24"/>
          <w:szCs w:val="24"/>
        </w:rPr>
        <w:t> if your bean requires the Spring Validation API,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org.springframework.validation.Validator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Validator validator;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Configuring Custom Constraints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Each bean validation constraint consists of two parts: * A </w:t>
      </w:r>
      <w:r w:rsidRPr="00BA0D5D">
        <w:rPr>
          <w:rFonts w:ascii="Consolas" w:eastAsia="宋体" w:hAnsi="Consolas" w:cs="宋体"/>
          <w:color w:val="34302D"/>
          <w:kern w:val="0"/>
          <w:sz w:val="23"/>
          <w:szCs w:val="23"/>
          <w:shd w:val="clear" w:color="auto" w:fill="F7F7F8"/>
        </w:rPr>
        <w:t>@Constraint</w:t>
      </w:r>
      <w:r w:rsidRPr="00BA0D5D">
        <w:rPr>
          <w:rFonts w:ascii="inherit" w:eastAsia="宋体" w:hAnsi="inherit" w:cs="Arial"/>
          <w:color w:val="34302D"/>
          <w:kern w:val="0"/>
          <w:sz w:val="24"/>
          <w:szCs w:val="24"/>
        </w:rPr>
        <w:t> annotation that declares the constraint and its configurable properties. * An implementation of the </w:t>
      </w:r>
      <w:r w:rsidRPr="00BA0D5D">
        <w:rPr>
          <w:rFonts w:ascii="Consolas" w:eastAsia="宋体" w:hAnsi="Consolas" w:cs="宋体"/>
          <w:color w:val="34302D"/>
          <w:kern w:val="0"/>
          <w:sz w:val="23"/>
          <w:szCs w:val="23"/>
          <w:shd w:val="clear" w:color="auto" w:fill="F7F7F8"/>
        </w:rPr>
        <w:t>javax.validation.ConstraintValidator</w:t>
      </w:r>
      <w:r w:rsidRPr="00BA0D5D">
        <w:rPr>
          <w:rFonts w:ascii="inherit" w:eastAsia="宋体" w:hAnsi="inherit" w:cs="Arial"/>
          <w:color w:val="34302D"/>
          <w:kern w:val="0"/>
          <w:sz w:val="24"/>
          <w:szCs w:val="24"/>
        </w:rPr>
        <w:t> interface that implements the constraint’s behavior.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associate a declaration with an implementation, each </w:t>
      </w:r>
      <w:r w:rsidRPr="00BA0D5D">
        <w:rPr>
          <w:rFonts w:ascii="Consolas" w:eastAsia="宋体" w:hAnsi="Consolas" w:cs="宋体"/>
          <w:color w:val="34302D"/>
          <w:kern w:val="0"/>
          <w:sz w:val="23"/>
          <w:szCs w:val="23"/>
          <w:shd w:val="clear" w:color="auto" w:fill="F7F7F8"/>
        </w:rPr>
        <w:t>@Constraint</w:t>
      </w:r>
      <w:r w:rsidRPr="00BA0D5D">
        <w:rPr>
          <w:rFonts w:ascii="inherit" w:eastAsia="宋体" w:hAnsi="inherit" w:cs="Arial"/>
          <w:color w:val="34302D"/>
          <w:kern w:val="0"/>
          <w:sz w:val="24"/>
          <w:szCs w:val="24"/>
        </w:rPr>
        <w:t> annotation references a corresponding </w:t>
      </w:r>
      <w:r w:rsidRPr="00BA0D5D">
        <w:rPr>
          <w:rFonts w:ascii="Consolas" w:eastAsia="宋体" w:hAnsi="Consolas" w:cs="宋体"/>
          <w:color w:val="34302D"/>
          <w:kern w:val="0"/>
          <w:sz w:val="23"/>
          <w:szCs w:val="23"/>
          <w:shd w:val="clear" w:color="auto" w:fill="F7F7F8"/>
        </w:rPr>
        <w:t>ConstraintValidator</w:t>
      </w:r>
      <w:r w:rsidRPr="00BA0D5D">
        <w:rPr>
          <w:rFonts w:ascii="inherit" w:eastAsia="宋体" w:hAnsi="inherit" w:cs="Arial"/>
          <w:color w:val="34302D"/>
          <w:kern w:val="0"/>
          <w:sz w:val="24"/>
          <w:szCs w:val="24"/>
        </w:rPr>
        <w:t> implementation class. At runtime, a </w:t>
      </w:r>
      <w:r w:rsidRPr="00BA0D5D">
        <w:rPr>
          <w:rFonts w:ascii="Consolas" w:eastAsia="宋体" w:hAnsi="Consolas" w:cs="宋体"/>
          <w:color w:val="34302D"/>
          <w:kern w:val="0"/>
          <w:sz w:val="23"/>
          <w:szCs w:val="23"/>
          <w:shd w:val="clear" w:color="auto" w:fill="F7F7F8"/>
        </w:rPr>
        <w:t>ConstraintValidatorFactory</w:t>
      </w:r>
      <w:r w:rsidRPr="00BA0D5D">
        <w:rPr>
          <w:rFonts w:ascii="inherit" w:eastAsia="宋体" w:hAnsi="inherit" w:cs="Arial"/>
          <w:color w:val="34302D"/>
          <w:kern w:val="0"/>
          <w:sz w:val="24"/>
          <w:szCs w:val="24"/>
        </w:rPr>
        <w:t> instantiates the referenced implementation when the constraint annotation is encountered in your domain model.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the </w:t>
      </w:r>
      <w:r w:rsidRPr="00BA0D5D">
        <w:rPr>
          <w:rFonts w:ascii="Consolas" w:eastAsia="宋体" w:hAnsi="Consolas" w:cs="宋体"/>
          <w:color w:val="34302D"/>
          <w:kern w:val="0"/>
          <w:sz w:val="23"/>
          <w:szCs w:val="23"/>
          <w:shd w:val="clear" w:color="auto" w:fill="F7F7F8"/>
        </w:rPr>
        <w:t>LocalValidatorFactoryBean</w:t>
      </w:r>
      <w:r w:rsidRPr="00BA0D5D">
        <w:rPr>
          <w:rFonts w:ascii="inherit" w:eastAsia="宋体" w:hAnsi="inherit" w:cs="Arial"/>
          <w:color w:val="34302D"/>
          <w:kern w:val="0"/>
          <w:sz w:val="24"/>
          <w:szCs w:val="24"/>
        </w:rPr>
        <w:t> configures a </w:t>
      </w:r>
      <w:r w:rsidRPr="00BA0D5D">
        <w:rPr>
          <w:rFonts w:ascii="Consolas" w:eastAsia="宋体" w:hAnsi="Consolas" w:cs="宋体"/>
          <w:color w:val="34302D"/>
          <w:kern w:val="0"/>
          <w:sz w:val="23"/>
          <w:szCs w:val="23"/>
          <w:shd w:val="clear" w:color="auto" w:fill="F7F7F8"/>
        </w:rPr>
        <w:t>SpringConstraintValidatorFactory</w:t>
      </w:r>
      <w:r w:rsidRPr="00BA0D5D">
        <w:rPr>
          <w:rFonts w:ascii="inherit" w:eastAsia="宋体" w:hAnsi="inherit" w:cs="Arial"/>
          <w:color w:val="34302D"/>
          <w:kern w:val="0"/>
          <w:sz w:val="24"/>
          <w:szCs w:val="24"/>
        </w:rPr>
        <w:t> that uses Spring to create </w:t>
      </w:r>
      <w:r w:rsidRPr="00BA0D5D">
        <w:rPr>
          <w:rFonts w:ascii="Consolas" w:eastAsia="宋体" w:hAnsi="Consolas" w:cs="宋体"/>
          <w:color w:val="34302D"/>
          <w:kern w:val="0"/>
          <w:sz w:val="23"/>
          <w:szCs w:val="23"/>
          <w:shd w:val="clear" w:color="auto" w:fill="F7F7F8"/>
        </w:rPr>
        <w:t>ConstraintValidator</w:t>
      </w:r>
      <w:r w:rsidRPr="00BA0D5D">
        <w:rPr>
          <w:rFonts w:ascii="inherit" w:eastAsia="宋体" w:hAnsi="inherit" w:cs="Arial"/>
          <w:color w:val="34302D"/>
          <w:kern w:val="0"/>
          <w:sz w:val="24"/>
          <w:szCs w:val="24"/>
        </w:rPr>
        <w:t> instances. This lets your custom </w:t>
      </w:r>
      <w:r w:rsidRPr="00BA0D5D">
        <w:rPr>
          <w:rFonts w:ascii="Consolas" w:eastAsia="宋体" w:hAnsi="Consolas" w:cs="宋体"/>
          <w:color w:val="34302D"/>
          <w:kern w:val="0"/>
          <w:sz w:val="23"/>
          <w:szCs w:val="23"/>
          <w:shd w:val="clear" w:color="auto" w:fill="F7F7F8"/>
        </w:rPr>
        <w:t>ConstraintValidators</w:t>
      </w:r>
      <w:r w:rsidRPr="00BA0D5D">
        <w:rPr>
          <w:rFonts w:ascii="inherit" w:eastAsia="宋体" w:hAnsi="inherit" w:cs="Arial"/>
          <w:color w:val="34302D"/>
          <w:kern w:val="0"/>
          <w:sz w:val="24"/>
          <w:szCs w:val="24"/>
        </w:rPr>
        <w:t> benefit from dependency injection like any other Spring bean.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custom </w:t>
      </w:r>
      <w:r w:rsidRPr="00BA0D5D">
        <w:rPr>
          <w:rFonts w:ascii="Consolas" w:eastAsia="宋体" w:hAnsi="Consolas" w:cs="宋体"/>
          <w:color w:val="34302D"/>
          <w:kern w:val="0"/>
          <w:sz w:val="23"/>
          <w:szCs w:val="23"/>
          <w:shd w:val="clear" w:color="auto" w:fill="F7F7F8"/>
        </w:rPr>
        <w:t>@Constraint</w:t>
      </w:r>
      <w:r w:rsidRPr="00BA0D5D">
        <w:rPr>
          <w:rFonts w:ascii="inherit" w:eastAsia="宋体" w:hAnsi="inherit" w:cs="Arial"/>
          <w:color w:val="34302D"/>
          <w:kern w:val="0"/>
          <w:sz w:val="24"/>
          <w:szCs w:val="24"/>
        </w:rPr>
        <w:t> declaration followed by an associated </w:t>
      </w:r>
      <w:r w:rsidRPr="00BA0D5D">
        <w:rPr>
          <w:rFonts w:ascii="Consolas" w:eastAsia="宋体" w:hAnsi="Consolas" w:cs="宋体"/>
          <w:color w:val="34302D"/>
          <w:kern w:val="0"/>
          <w:sz w:val="23"/>
          <w:szCs w:val="23"/>
          <w:shd w:val="clear" w:color="auto" w:fill="F7F7F8"/>
        </w:rPr>
        <w:t>ConstraintValidator</w:t>
      </w:r>
      <w:r w:rsidRPr="00BA0D5D">
        <w:rPr>
          <w:rFonts w:ascii="inherit" w:eastAsia="宋体" w:hAnsi="inherit" w:cs="Arial"/>
          <w:color w:val="34302D"/>
          <w:kern w:val="0"/>
          <w:sz w:val="24"/>
          <w:szCs w:val="24"/>
        </w:rPr>
        <w:t>implementation that uses Spring for dependency injection: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({ElementType.METHOD, ElementType.FIELD})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@Constraint</w:t>
      </w:r>
      <w:r w:rsidRPr="00BA0D5D">
        <w:rPr>
          <w:rFonts w:ascii="Consolas" w:eastAsia="宋体" w:hAnsi="Consolas" w:cs="宋体"/>
          <w:color w:val="34302D"/>
          <w:kern w:val="0"/>
          <w:sz w:val="24"/>
          <w:szCs w:val="24"/>
        </w:rPr>
        <w:t>(validatedBy=MyConstraintValidator.class)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MyConstraint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javax.validation.ConstraintValidator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MyConstraintValidator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ConstraintValidator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Foo aDependency;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the preceding example shows, a </w:t>
      </w:r>
      <w:r w:rsidRPr="00BA0D5D">
        <w:rPr>
          <w:rFonts w:ascii="Consolas" w:eastAsia="宋体" w:hAnsi="Consolas" w:cs="宋体"/>
          <w:color w:val="34302D"/>
          <w:kern w:val="0"/>
          <w:sz w:val="23"/>
          <w:szCs w:val="23"/>
          <w:shd w:val="clear" w:color="auto" w:fill="F7F7F8"/>
        </w:rPr>
        <w:t>ConstraintValidator</w:t>
      </w:r>
      <w:r w:rsidRPr="00BA0D5D">
        <w:rPr>
          <w:rFonts w:ascii="inherit" w:eastAsia="宋体" w:hAnsi="inherit" w:cs="Arial"/>
          <w:color w:val="34302D"/>
          <w:kern w:val="0"/>
          <w:sz w:val="24"/>
          <w:szCs w:val="24"/>
        </w:rPr>
        <w:t> implementation can have its dependencies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as any other Spring bean.</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Spring-driven Method Validation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integrate the method validation feature supported by Bean Validation 1.1 (and, as a custom extension, also by Hibernate Validator 4.3) into a Spring context through a </w:t>
      </w:r>
      <w:r w:rsidRPr="00BA0D5D">
        <w:rPr>
          <w:rFonts w:ascii="Consolas" w:eastAsia="宋体" w:hAnsi="Consolas" w:cs="宋体"/>
          <w:color w:val="34302D"/>
          <w:kern w:val="0"/>
          <w:sz w:val="23"/>
          <w:szCs w:val="23"/>
          <w:shd w:val="clear" w:color="auto" w:fill="F7F7F8"/>
        </w:rPr>
        <w:t>MethodValidationPostProcessor</w:t>
      </w:r>
      <w:r w:rsidRPr="00BA0D5D">
        <w:rPr>
          <w:rFonts w:ascii="inherit" w:eastAsia="宋体" w:hAnsi="inherit" w:cs="Arial"/>
          <w:color w:val="34302D"/>
          <w:kern w:val="0"/>
          <w:sz w:val="24"/>
          <w:szCs w:val="24"/>
        </w:rPr>
        <w:t> bean definition,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"org.springframework.validation.beanvalidation.MethodValidationPostProcessor"</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be eligible for Spring-driven method validation, all target classes need to be annotated with Spring’s </w:t>
      </w:r>
      <w:r w:rsidRPr="00BA0D5D">
        <w:rPr>
          <w:rFonts w:ascii="Consolas" w:eastAsia="宋体" w:hAnsi="Consolas" w:cs="宋体"/>
          <w:color w:val="34302D"/>
          <w:kern w:val="0"/>
          <w:sz w:val="23"/>
          <w:szCs w:val="23"/>
          <w:shd w:val="clear" w:color="auto" w:fill="F7F7F8"/>
        </w:rPr>
        <w:t>@Validated</w:t>
      </w:r>
      <w:r w:rsidRPr="00BA0D5D">
        <w:rPr>
          <w:rFonts w:ascii="inherit" w:eastAsia="宋体" w:hAnsi="inherit" w:cs="Arial"/>
          <w:color w:val="34302D"/>
          <w:kern w:val="0"/>
          <w:sz w:val="24"/>
          <w:szCs w:val="24"/>
        </w:rPr>
        <w:t> annotation. (Optionally, you can also declare the validation groups to use.) See the </w:t>
      </w:r>
      <w:hyperlink r:id="rId501" w:history="1">
        <w:r w:rsidRPr="00BA0D5D">
          <w:rPr>
            <w:rFonts w:ascii="Consolas" w:eastAsia="宋体" w:hAnsi="Consolas" w:cs="宋体"/>
            <w:color w:val="548E2E"/>
            <w:kern w:val="0"/>
            <w:sz w:val="23"/>
            <w:szCs w:val="23"/>
            <w:u w:val="single"/>
            <w:shd w:val="clear" w:color="auto" w:fill="F7F7F8"/>
          </w:rPr>
          <w:t>MethodValidationPostProcessor</w:t>
        </w:r>
      </w:hyperlink>
      <w:r w:rsidRPr="00BA0D5D">
        <w:rPr>
          <w:rFonts w:ascii="inherit" w:eastAsia="宋体" w:hAnsi="inherit" w:cs="Arial"/>
          <w:color w:val="34302D"/>
          <w:kern w:val="0"/>
          <w:sz w:val="24"/>
          <w:szCs w:val="24"/>
        </w:rPr>
        <w:t> javadoc for setup details with the Hibernate Validator and Bean Validation 1.1 providers.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Additional Configuration Options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default </w:t>
      </w:r>
      <w:r w:rsidRPr="00BA0D5D">
        <w:rPr>
          <w:rFonts w:ascii="Consolas" w:eastAsia="宋体" w:hAnsi="Consolas" w:cs="宋体"/>
          <w:color w:val="34302D"/>
          <w:kern w:val="0"/>
          <w:sz w:val="23"/>
          <w:szCs w:val="23"/>
          <w:shd w:val="clear" w:color="auto" w:fill="F7F7F8"/>
        </w:rPr>
        <w:t>LocalValidatorFactoryBean</w:t>
      </w:r>
      <w:r w:rsidRPr="00BA0D5D">
        <w:rPr>
          <w:rFonts w:ascii="inherit" w:eastAsia="宋体" w:hAnsi="inherit" w:cs="Arial"/>
          <w:color w:val="34302D"/>
          <w:kern w:val="0"/>
          <w:sz w:val="24"/>
          <w:szCs w:val="24"/>
        </w:rPr>
        <w:t> configuration suffices for most cases. There are a number of configuration options for various Bean Validation constructs, from message interpolation to traversal resolution. See the </w:t>
      </w:r>
      <w:hyperlink r:id="rId502" w:history="1">
        <w:r w:rsidRPr="00BA0D5D">
          <w:rPr>
            <w:rFonts w:ascii="Consolas" w:eastAsia="宋体" w:hAnsi="Consolas" w:cs="宋体"/>
            <w:color w:val="548E2E"/>
            <w:kern w:val="0"/>
            <w:sz w:val="23"/>
            <w:szCs w:val="23"/>
            <w:u w:val="single"/>
            <w:shd w:val="clear" w:color="auto" w:fill="F7F7F8"/>
          </w:rPr>
          <w:t>LocalValidatorFactoryBean</w:t>
        </w:r>
      </w:hyperlink>
      <w:r w:rsidRPr="00BA0D5D">
        <w:rPr>
          <w:rFonts w:ascii="inherit" w:eastAsia="宋体" w:hAnsi="inherit" w:cs="Arial"/>
          <w:color w:val="34302D"/>
          <w:kern w:val="0"/>
          <w:sz w:val="24"/>
          <w:szCs w:val="24"/>
        </w:rPr>
        <w:t>javadoc for more information on these options.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3.7.3. Configuring a </w:t>
      </w:r>
      <w:r w:rsidRPr="00BA0D5D">
        <w:rPr>
          <w:rFonts w:ascii="Consolas" w:eastAsia="宋体" w:hAnsi="Consolas" w:cs="宋体"/>
          <w:color w:val="34302D"/>
          <w:kern w:val="0"/>
          <w:sz w:val="33"/>
          <w:szCs w:val="33"/>
          <w:shd w:val="clear" w:color="auto" w:fill="F7F7F8"/>
        </w:rPr>
        <w:t>DataBinder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Spring 3, you can configure a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instance with a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Once configured, you can invoke the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by calling </w:t>
      </w:r>
      <w:r w:rsidRPr="00BA0D5D">
        <w:rPr>
          <w:rFonts w:ascii="Consolas" w:eastAsia="宋体" w:hAnsi="Consolas" w:cs="宋体"/>
          <w:color w:val="34302D"/>
          <w:kern w:val="0"/>
          <w:sz w:val="23"/>
          <w:szCs w:val="23"/>
          <w:shd w:val="clear" w:color="auto" w:fill="F7F7F8"/>
        </w:rPr>
        <w:t>binder.validate()</w:t>
      </w:r>
      <w:r w:rsidRPr="00BA0D5D">
        <w:rPr>
          <w:rFonts w:ascii="inherit" w:eastAsia="宋体" w:hAnsi="inherit" w:cs="Arial"/>
          <w:color w:val="34302D"/>
          <w:kern w:val="0"/>
          <w:sz w:val="24"/>
          <w:szCs w:val="24"/>
        </w:rPr>
        <w:t>. Any validation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are automatically added to the binder’s </w:t>
      </w:r>
      <w:r w:rsidRPr="00BA0D5D">
        <w:rPr>
          <w:rFonts w:ascii="Consolas" w:eastAsia="宋体" w:hAnsi="Consolas" w:cs="宋体"/>
          <w:color w:val="34302D"/>
          <w:kern w:val="0"/>
          <w:sz w:val="23"/>
          <w:szCs w:val="23"/>
          <w:shd w:val="clear" w:color="auto" w:fill="F7F7F8"/>
        </w:rPr>
        <w:t>BindingResult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to use a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programmatically to invoke validation logic after binding to a target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Foo target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DataBinder binder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DataBinder(target);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binder.setValidator(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FooValidator());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bind to the target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binder.bind(propertyValues);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validate the target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binder.validate();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get BindingResult that includes any validation errors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BindingResult results = binder.getBindingResult();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also configure a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with multiple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instances through </w:t>
      </w:r>
      <w:r w:rsidRPr="00BA0D5D">
        <w:rPr>
          <w:rFonts w:ascii="Consolas" w:eastAsia="宋体" w:hAnsi="Consolas" w:cs="宋体"/>
          <w:color w:val="34302D"/>
          <w:kern w:val="0"/>
          <w:sz w:val="23"/>
          <w:szCs w:val="23"/>
          <w:shd w:val="clear" w:color="auto" w:fill="F7F7F8"/>
        </w:rPr>
        <w:t>dataBinder.addValidators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dataBinder.replaceValidators</w:t>
      </w:r>
      <w:r w:rsidRPr="00BA0D5D">
        <w:rPr>
          <w:rFonts w:ascii="inherit" w:eastAsia="宋体" w:hAnsi="inherit" w:cs="Arial"/>
          <w:color w:val="34302D"/>
          <w:kern w:val="0"/>
          <w:sz w:val="24"/>
          <w:szCs w:val="24"/>
        </w:rPr>
        <w:t>. This is useful when combining globally configured bean validation with a Spring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configured locally on a DataBinder instance. See </w:t>
      </w:r>
      <w:hyperlink r:id="rId503" w:anchor="validation-mvc-configuring" w:history="1">
        <w:r w:rsidRPr="00BA0D5D">
          <w:rPr>
            <w:rFonts w:ascii="inherit" w:eastAsia="宋体" w:hAnsi="inherit" w:cs="Arial"/>
            <w:color w:val="548E2E"/>
            <w:kern w:val="0"/>
            <w:sz w:val="24"/>
            <w:szCs w:val="24"/>
            <w:u w:val="single"/>
          </w:rPr>
          <w:t>[validation-mvc-configuring]</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3.7.4. Spring MVC 3 Validation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w:t>
      </w:r>
      <w:hyperlink r:id="rId504" w:anchor="mvc-config-validation" w:history="1">
        <w:r w:rsidRPr="00BA0D5D">
          <w:rPr>
            <w:rFonts w:ascii="inherit" w:eastAsia="宋体" w:hAnsi="inherit" w:cs="Arial"/>
            <w:color w:val="548E2E"/>
            <w:kern w:val="0"/>
            <w:sz w:val="24"/>
            <w:szCs w:val="24"/>
            <w:u w:val="single"/>
          </w:rPr>
          <w:t>Validation</w:t>
        </w:r>
      </w:hyperlink>
      <w:r w:rsidRPr="00BA0D5D">
        <w:rPr>
          <w:rFonts w:ascii="inherit" w:eastAsia="宋体" w:hAnsi="inherit" w:cs="Arial"/>
          <w:color w:val="34302D"/>
          <w:kern w:val="0"/>
          <w:sz w:val="24"/>
          <w:szCs w:val="24"/>
        </w:rPr>
        <w:t> in the Spring MVC chapter.</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361" w:name="_Toc15327119"/>
      <w:r w:rsidRPr="00BA0D5D">
        <w:rPr>
          <w:rFonts w:ascii="Arial" w:eastAsia="宋体" w:hAnsi="Arial" w:cs="Arial"/>
          <w:color w:val="34302D"/>
          <w:kern w:val="0"/>
          <w:sz w:val="55"/>
          <w:szCs w:val="55"/>
        </w:rPr>
        <w:t>4. Spring Expression Language (SpEL)</w:t>
      </w:r>
      <w:bookmarkEnd w:id="236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Expression Language (“SpEL” for short) is a powerful expression language that supports querying and manipulating an object graph at runtime. The language syntax is similar to Unified EL but offers additional features, most notably method invocation and basic string templating functionality.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While there are several other Java expression languages available — OGNL, MVEL, and JBoss EL, to name a few — the Spring Expression Language was created to provide the Spring community with a single well supported expression language that can be used across all the products in the Spring portfolio. Its language features are driven by the requirements of the projects in the Spring portfolio, including tooling requirements for code completion support within the Eclipse-based Spring Tool Suite. That said, SpEL is based on a technology-agnostic API that lets other expression language implementations be integrated, should the need arise.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While SpEL serves as the foundation for expression evaluation within the Spring portfolio, it is not directly tied to Spring and can be used independently. To be self contained, many of the examples in this chapter use SpEL as if it were an independent expression language. This requires creating a few bootstrapping infrastructure classes, such as the parser. Most Spring users need not deal with this infrastructure and can, instead, author only expression strings for evaluation. An example of this typical use is the integration of SpEL into creating XML or annotation-based bean definitions, as shown in </w:t>
      </w:r>
      <w:hyperlink r:id="rId505" w:anchor="expressions-beandef" w:history="1">
        <w:r w:rsidRPr="00BA0D5D">
          <w:rPr>
            <w:rFonts w:ascii="inherit" w:eastAsia="宋体" w:hAnsi="inherit" w:cs="Arial"/>
            <w:color w:val="548E2E"/>
            <w:kern w:val="0"/>
            <w:sz w:val="24"/>
            <w:szCs w:val="24"/>
            <w:u w:val="single"/>
          </w:rPr>
          <w:t>Expression support for defining bean definitions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chapter covers the features of the expression language, its API, and its language syntax. In several places, </w:t>
      </w:r>
      <w:r w:rsidRPr="00BA0D5D">
        <w:rPr>
          <w:rFonts w:ascii="Consolas" w:eastAsia="宋体" w:hAnsi="Consolas" w:cs="宋体"/>
          <w:color w:val="34302D"/>
          <w:kern w:val="0"/>
          <w:sz w:val="23"/>
          <w:szCs w:val="23"/>
          <w:shd w:val="clear" w:color="auto" w:fill="F7F7F8"/>
        </w:rPr>
        <w:t>Inventor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Society</w:t>
      </w:r>
      <w:r w:rsidRPr="00BA0D5D">
        <w:rPr>
          <w:rFonts w:ascii="inherit" w:eastAsia="宋体" w:hAnsi="inherit" w:cs="Arial"/>
          <w:color w:val="34302D"/>
          <w:kern w:val="0"/>
          <w:sz w:val="24"/>
          <w:szCs w:val="24"/>
        </w:rPr>
        <w:t> classes are used as the target objects for expression evaluation. These class declarations and the data used to populate them are listed at the end of the chapter.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expression language supports the following functionality:</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Literal expressions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Boolean and relational operators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Regular expressions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Class expressions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Accessing properties, arrays, lists, and maps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Method invocation</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Relational operators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Assignment</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Calling constructors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Bean references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Array construction</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Inline lists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Inline maps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Ternary operator</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Variables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User-defined functions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Collection projection</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Collection selection</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Templated expressions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62" w:name="_Toc15327120"/>
      <w:r w:rsidRPr="00BA0D5D">
        <w:rPr>
          <w:rFonts w:ascii="Arial" w:eastAsia="宋体" w:hAnsi="Arial" w:cs="Arial"/>
          <w:color w:val="34302D"/>
          <w:kern w:val="0"/>
          <w:sz w:val="41"/>
          <w:szCs w:val="41"/>
        </w:rPr>
        <w:t>4.1. Evaluation</w:t>
      </w:r>
      <w:bookmarkEnd w:id="2362"/>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introduces the simple use of SpEL interfaces and its expression language. The complete language reference can be found in </w:t>
      </w:r>
      <w:hyperlink r:id="rId506" w:anchor="expressions-language-ref" w:history="1">
        <w:r w:rsidRPr="00BA0D5D">
          <w:rPr>
            <w:rFonts w:ascii="inherit" w:eastAsia="宋体" w:hAnsi="inherit" w:cs="Arial"/>
            <w:color w:val="548E2E"/>
            <w:kern w:val="0"/>
            <w:sz w:val="24"/>
            <w:szCs w:val="24"/>
            <w:u w:val="single"/>
          </w:rPr>
          <w:t>Language Reference</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code introduces the SpEL API to evaluate the literal string expression, </w:t>
      </w:r>
      <w:r w:rsidRPr="00BA0D5D">
        <w:rPr>
          <w:rFonts w:ascii="Consolas" w:eastAsia="宋体" w:hAnsi="Consolas" w:cs="宋体"/>
          <w:color w:val="34302D"/>
          <w:kern w:val="0"/>
          <w:sz w:val="23"/>
          <w:szCs w:val="23"/>
          <w:shd w:val="clear" w:color="auto" w:fill="F7F7F8"/>
        </w:rPr>
        <w:t>Hello World</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"'Hello World'"</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message = (String) exp.getValue();</w:t>
      </w:r>
    </w:p>
    <w:tbl>
      <w:tblPr>
        <w:tblW w:w="0" w:type="auto"/>
        <w:tblCellMar>
          <w:top w:w="15" w:type="dxa"/>
          <w:left w:w="15" w:type="dxa"/>
          <w:bottom w:w="15" w:type="dxa"/>
          <w:right w:w="15" w:type="dxa"/>
        </w:tblCellMar>
        <w:tblLook w:val="04A0" w:firstRow="1" w:lastRow="0" w:firstColumn="1" w:lastColumn="0" w:noHBand="0" w:noVBand="1"/>
      </w:tblPr>
      <w:tblGrid>
        <w:gridCol w:w="366"/>
        <w:gridCol w:w="6324"/>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value of the message variable is </w:t>
            </w:r>
            <w:r w:rsidRPr="00BA0D5D">
              <w:rPr>
                <w:rFonts w:ascii="Consolas" w:eastAsia="宋体" w:hAnsi="Consolas" w:cs="宋体"/>
                <w:color w:val="34302D"/>
                <w:kern w:val="0"/>
                <w:sz w:val="23"/>
                <w:szCs w:val="23"/>
                <w:shd w:val="clear" w:color="auto" w:fill="F7F7F8"/>
              </w:rPr>
              <w:t>'Hello World'</w:t>
            </w:r>
            <w:r w:rsidRPr="00BA0D5D">
              <w:rPr>
                <w:rFonts w:ascii="宋体" w:eastAsia="宋体" w:hAnsi="宋体" w:cs="宋体"/>
                <w:color w:val="34302D"/>
                <w:kern w:val="0"/>
                <w:sz w:val="24"/>
                <w:szCs w:val="24"/>
              </w:rPr>
              <w: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SpEL classes and interfaces you are most likely to use are located in the </w:t>
      </w:r>
      <w:r w:rsidRPr="00BA0D5D">
        <w:rPr>
          <w:rFonts w:ascii="Consolas" w:eastAsia="宋体" w:hAnsi="Consolas" w:cs="宋体"/>
          <w:color w:val="34302D"/>
          <w:kern w:val="0"/>
          <w:sz w:val="23"/>
          <w:szCs w:val="23"/>
          <w:shd w:val="clear" w:color="auto" w:fill="F7F7F8"/>
        </w:rPr>
        <w:t>org.springframework.expression</w:t>
      </w:r>
      <w:r w:rsidRPr="00BA0D5D">
        <w:rPr>
          <w:rFonts w:ascii="inherit" w:eastAsia="宋体" w:hAnsi="inherit" w:cs="Arial"/>
          <w:color w:val="34302D"/>
          <w:kern w:val="0"/>
          <w:sz w:val="24"/>
          <w:szCs w:val="24"/>
        </w:rPr>
        <w:t> package and its sub-packages, such as </w:t>
      </w:r>
      <w:r w:rsidRPr="00BA0D5D">
        <w:rPr>
          <w:rFonts w:ascii="Consolas" w:eastAsia="宋体" w:hAnsi="Consolas" w:cs="宋体"/>
          <w:color w:val="34302D"/>
          <w:kern w:val="0"/>
          <w:sz w:val="23"/>
          <w:szCs w:val="23"/>
          <w:shd w:val="clear" w:color="auto" w:fill="F7F7F8"/>
        </w:rPr>
        <w:t>spel.support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ExpressionParser</w:t>
      </w:r>
      <w:r w:rsidRPr="00BA0D5D">
        <w:rPr>
          <w:rFonts w:ascii="inherit" w:eastAsia="宋体" w:hAnsi="inherit" w:cs="Arial"/>
          <w:color w:val="34302D"/>
          <w:kern w:val="0"/>
          <w:sz w:val="24"/>
          <w:szCs w:val="24"/>
        </w:rPr>
        <w:t> interface is responsible for parsing an expression string. In the preceding example, the expression string is a string literal denoted by the surrounding single quotation marks. The </w:t>
      </w:r>
      <w:r w:rsidRPr="00BA0D5D">
        <w:rPr>
          <w:rFonts w:ascii="Consolas" w:eastAsia="宋体" w:hAnsi="Consolas" w:cs="宋体"/>
          <w:color w:val="34302D"/>
          <w:kern w:val="0"/>
          <w:sz w:val="23"/>
          <w:szCs w:val="23"/>
          <w:shd w:val="clear" w:color="auto" w:fill="F7F7F8"/>
        </w:rPr>
        <w:t>Expression</w:t>
      </w:r>
      <w:r w:rsidRPr="00BA0D5D">
        <w:rPr>
          <w:rFonts w:ascii="inherit" w:eastAsia="宋体" w:hAnsi="inherit" w:cs="Arial"/>
          <w:color w:val="34302D"/>
          <w:kern w:val="0"/>
          <w:sz w:val="24"/>
          <w:szCs w:val="24"/>
        </w:rPr>
        <w:t> interface is responsible for evaluating the previously defined expression string. Two exceptions that can be thrown, </w:t>
      </w:r>
      <w:r w:rsidRPr="00BA0D5D">
        <w:rPr>
          <w:rFonts w:ascii="Consolas" w:eastAsia="宋体" w:hAnsi="Consolas" w:cs="宋体"/>
          <w:color w:val="34302D"/>
          <w:kern w:val="0"/>
          <w:sz w:val="23"/>
          <w:szCs w:val="23"/>
          <w:shd w:val="clear" w:color="auto" w:fill="F7F7F8"/>
        </w:rPr>
        <w:t>ParseException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EvaluationException</w:t>
      </w:r>
      <w:r w:rsidRPr="00BA0D5D">
        <w:rPr>
          <w:rFonts w:ascii="inherit" w:eastAsia="宋体" w:hAnsi="inherit" w:cs="Arial"/>
          <w:color w:val="34302D"/>
          <w:kern w:val="0"/>
          <w:sz w:val="24"/>
          <w:szCs w:val="24"/>
        </w:rPr>
        <w:t>, when calling </w:t>
      </w:r>
      <w:r w:rsidRPr="00BA0D5D">
        <w:rPr>
          <w:rFonts w:ascii="Consolas" w:eastAsia="宋体" w:hAnsi="Consolas" w:cs="宋体"/>
          <w:color w:val="34302D"/>
          <w:kern w:val="0"/>
          <w:sz w:val="23"/>
          <w:szCs w:val="23"/>
          <w:shd w:val="clear" w:color="auto" w:fill="F7F7F8"/>
        </w:rPr>
        <w:t>parser.parseExpression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exp.getValue</w:t>
      </w:r>
      <w:r w:rsidRPr="00BA0D5D">
        <w:rPr>
          <w:rFonts w:ascii="inherit" w:eastAsia="宋体" w:hAnsi="inherit" w:cs="Arial"/>
          <w:color w:val="34302D"/>
          <w:kern w:val="0"/>
          <w:sz w:val="24"/>
          <w:szCs w:val="24"/>
        </w:rPr>
        <w:t>, respectively.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SpEL supports a wide range of features, such as calling methods, accessing properties, and calling constructors.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following example of method invocation, we call the </w:t>
      </w:r>
      <w:r w:rsidRPr="00BA0D5D">
        <w:rPr>
          <w:rFonts w:ascii="Consolas" w:eastAsia="宋体" w:hAnsi="Consolas" w:cs="宋体"/>
          <w:color w:val="34302D"/>
          <w:kern w:val="0"/>
          <w:sz w:val="23"/>
          <w:szCs w:val="23"/>
          <w:shd w:val="clear" w:color="auto" w:fill="F7F7F8"/>
        </w:rPr>
        <w:t>concat</w:t>
      </w:r>
      <w:r w:rsidRPr="00BA0D5D">
        <w:rPr>
          <w:rFonts w:ascii="inherit" w:eastAsia="宋体" w:hAnsi="inherit" w:cs="Arial"/>
          <w:color w:val="34302D"/>
          <w:kern w:val="0"/>
          <w:sz w:val="24"/>
          <w:szCs w:val="24"/>
        </w:rPr>
        <w:t> method on the string literal: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"'Hello World'.concat('!')"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String message = (String) exp.getValue();</w:t>
      </w:r>
    </w:p>
    <w:tbl>
      <w:tblPr>
        <w:tblW w:w="0" w:type="auto"/>
        <w:tblCellMar>
          <w:top w:w="15" w:type="dxa"/>
          <w:left w:w="15" w:type="dxa"/>
          <w:bottom w:w="15" w:type="dxa"/>
          <w:right w:w="15" w:type="dxa"/>
        </w:tblCellMar>
        <w:tblLook w:val="04A0" w:firstRow="1" w:lastRow="0" w:firstColumn="1" w:lastColumn="0" w:noHBand="0" w:noVBand="1"/>
      </w:tblPr>
      <w:tblGrid>
        <w:gridCol w:w="366"/>
        <w:gridCol w:w="5446"/>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value of </w:t>
            </w:r>
            <w:r w:rsidRPr="00BA0D5D">
              <w:rPr>
                <w:rFonts w:ascii="Consolas" w:eastAsia="宋体" w:hAnsi="Consolas" w:cs="宋体"/>
                <w:color w:val="34302D"/>
                <w:kern w:val="0"/>
                <w:sz w:val="23"/>
                <w:szCs w:val="23"/>
                <w:shd w:val="clear" w:color="auto" w:fill="F7F7F8"/>
              </w:rPr>
              <w:t>message</w:t>
            </w:r>
            <w:r w:rsidRPr="00BA0D5D">
              <w:rPr>
                <w:rFonts w:ascii="宋体" w:eastAsia="宋体" w:hAnsi="宋体" w:cs="宋体"/>
                <w:color w:val="34302D"/>
                <w:kern w:val="0"/>
                <w:sz w:val="24"/>
                <w:szCs w:val="24"/>
              </w:rPr>
              <w:t> is now 'Hello World!'.</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of calling a JavaBean property calls the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property </w:t>
      </w:r>
      <w:r w:rsidRPr="00BA0D5D">
        <w:rPr>
          <w:rFonts w:ascii="Consolas" w:eastAsia="宋体" w:hAnsi="Consolas" w:cs="宋体"/>
          <w:color w:val="34302D"/>
          <w:kern w:val="0"/>
          <w:sz w:val="23"/>
          <w:szCs w:val="23"/>
          <w:shd w:val="clear" w:color="auto" w:fill="F7F7F8"/>
        </w:rPr>
        <w:t>Bytes</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invokes 'getBytes()'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"'Hello World'.bytes"</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byte[]</w:t>
      </w:r>
      <w:r w:rsidRPr="00BA0D5D">
        <w:rPr>
          <w:rFonts w:ascii="Consolas" w:eastAsia="宋体" w:hAnsi="Consolas" w:cs="宋体"/>
          <w:color w:val="34302D"/>
          <w:kern w:val="0"/>
          <w:sz w:val="24"/>
          <w:szCs w:val="24"/>
        </w:rPr>
        <w:t xml:space="preserve"> bytes = (</w:t>
      </w:r>
      <w:r w:rsidRPr="00BA0D5D">
        <w:rPr>
          <w:rFonts w:ascii="Consolas" w:eastAsia="宋体" w:hAnsi="Consolas" w:cs="宋体"/>
          <w:b/>
          <w:bCs/>
          <w:color w:val="34302D"/>
          <w:kern w:val="0"/>
          <w:sz w:val="24"/>
          <w:szCs w:val="24"/>
        </w:rPr>
        <w:t>byte[]</w:t>
      </w:r>
      <w:r w:rsidRPr="00BA0D5D">
        <w:rPr>
          <w:rFonts w:ascii="Consolas" w:eastAsia="宋体" w:hAnsi="Consolas" w:cs="宋体"/>
          <w:color w:val="34302D"/>
          <w:kern w:val="0"/>
          <w:sz w:val="24"/>
          <w:szCs w:val="24"/>
        </w:rPr>
        <w:t>) exp.getValue();</w:t>
      </w:r>
    </w:p>
    <w:tbl>
      <w:tblPr>
        <w:tblW w:w="0" w:type="auto"/>
        <w:tblCellMar>
          <w:top w:w="15" w:type="dxa"/>
          <w:left w:w="15" w:type="dxa"/>
          <w:bottom w:w="15" w:type="dxa"/>
          <w:right w:w="15" w:type="dxa"/>
        </w:tblCellMar>
        <w:tblLook w:val="04A0" w:firstRow="1" w:lastRow="0" w:firstColumn="1" w:lastColumn="0" w:noHBand="0" w:noVBand="1"/>
      </w:tblPr>
      <w:tblGrid>
        <w:gridCol w:w="366"/>
        <w:gridCol w:w="5640"/>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line converts the literal to a byte array.</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SpEL also supports nested properties by using the standard dot notation (such as </w:t>
      </w:r>
      <w:r w:rsidRPr="00BA0D5D">
        <w:rPr>
          <w:rFonts w:ascii="Consolas" w:eastAsia="宋体" w:hAnsi="Consolas" w:cs="宋体"/>
          <w:color w:val="34302D"/>
          <w:kern w:val="0"/>
          <w:sz w:val="23"/>
          <w:szCs w:val="23"/>
          <w:shd w:val="clear" w:color="auto" w:fill="F7F7F8"/>
        </w:rPr>
        <w:t>prop1.prop2.prop3</w:t>
      </w:r>
      <w:r w:rsidRPr="00BA0D5D">
        <w:rPr>
          <w:rFonts w:ascii="inherit" w:eastAsia="宋体" w:hAnsi="inherit" w:cs="Arial"/>
          <w:color w:val="34302D"/>
          <w:kern w:val="0"/>
          <w:sz w:val="24"/>
          <w:szCs w:val="24"/>
        </w:rPr>
        <w:t>) and also the corresponding setting of property values. Public fields may also be accessed.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to use dot notation to get the length of a literal: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invokes 'getBytes().length'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"'Hello World'.bytes.length"</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length = (Integer) exp.getValue();</w:t>
      </w:r>
    </w:p>
    <w:tbl>
      <w:tblPr>
        <w:tblW w:w="0" w:type="auto"/>
        <w:tblCellMar>
          <w:top w:w="15" w:type="dxa"/>
          <w:left w:w="15" w:type="dxa"/>
          <w:bottom w:w="15" w:type="dxa"/>
          <w:right w:w="15" w:type="dxa"/>
        </w:tblCellMar>
        <w:tblLook w:val="04A0" w:firstRow="1" w:lastRow="0" w:firstColumn="1" w:lastColumn="0" w:noHBand="0" w:noVBand="1"/>
      </w:tblPr>
      <w:tblGrid>
        <w:gridCol w:w="366"/>
        <w:gridCol w:w="7368"/>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Consolas" w:eastAsia="宋体" w:hAnsi="Consolas" w:cs="宋体"/>
                <w:color w:val="34302D"/>
                <w:kern w:val="0"/>
                <w:sz w:val="23"/>
                <w:szCs w:val="23"/>
                <w:shd w:val="clear" w:color="auto" w:fill="F7F7F8"/>
              </w:rPr>
              <w:t>'Hello World'.bytes.length</w:t>
            </w:r>
            <w:r w:rsidRPr="00BA0D5D">
              <w:rPr>
                <w:rFonts w:ascii="宋体" w:eastAsia="宋体" w:hAnsi="宋体" w:cs="宋体"/>
                <w:color w:val="34302D"/>
                <w:kern w:val="0"/>
                <w:sz w:val="24"/>
                <w:szCs w:val="24"/>
              </w:rPr>
              <w:t> gives the length of the literal.</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String’s constructor can be called instead of using a string literal,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"new String('hello world').toUpperCase()"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message = exp.getValue(String.class);</w:t>
      </w:r>
    </w:p>
    <w:tbl>
      <w:tblPr>
        <w:tblW w:w="0" w:type="auto"/>
        <w:tblCellMar>
          <w:top w:w="15" w:type="dxa"/>
          <w:left w:w="15" w:type="dxa"/>
          <w:bottom w:w="15" w:type="dxa"/>
          <w:right w:w="15" w:type="dxa"/>
        </w:tblCellMar>
        <w:tblLook w:val="04A0" w:firstRow="1" w:lastRow="0" w:firstColumn="1" w:lastColumn="0" w:noHBand="0" w:noVBand="1"/>
      </w:tblPr>
      <w:tblGrid>
        <w:gridCol w:w="366"/>
        <w:gridCol w:w="8199"/>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Construct a new </w:t>
            </w:r>
            <w:r w:rsidRPr="00BA0D5D">
              <w:rPr>
                <w:rFonts w:ascii="Consolas" w:eastAsia="宋体" w:hAnsi="Consolas" w:cs="宋体"/>
                <w:color w:val="34302D"/>
                <w:kern w:val="0"/>
                <w:sz w:val="23"/>
                <w:szCs w:val="23"/>
                <w:shd w:val="clear" w:color="auto" w:fill="F7F7F8"/>
              </w:rPr>
              <w:t>String</w:t>
            </w:r>
            <w:r w:rsidRPr="00BA0D5D">
              <w:rPr>
                <w:rFonts w:ascii="宋体" w:eastAsia="宋体" w:hAnsi="宋体" w:cs="宋体"/>
                <w:color w:val="34302D"/>
                <w:kern w:val="0"/>
                <w:sz w:val="24"/>
                <w:szCs w:val="24"/>
              </w:rPr>
              <w:t> from the literal and make it be upper case.</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the use of the generic method: </w:t>
      </w:r>
      <w:r w:rsidRPr="00BA0D5D">
        <w:rPr>
          <w:rFonts w:ascii="Consolas" w:eastAsia="宋体" w:hAnsi="Consolas" w:cs="宋体"/>
          <w:color w:val="34302D"/>
          <w:kern w:val="0"/>
          <w:sz w:val="23"/>
          <w:szCs w:val="23"/>
          <w:shd w:val="clear" w:color="auto" w:fill="F7F7F8"/>
        </w:rPr>
        <w:t>public &lt;T&gt; T getValue(Class&lt;T&gt; desiredResultType)</w:t>
      </w:r>
      <w:r w:rsidRPr="00BA0D5D">
        <w:rPr>
          <w:rFonts w:ascii="inherit" w:eastAsia="宋体" w:hAnsi="inherit" w:cs="Arial"/>
          <w:color w:val="34302D"/>
          <w:kern w:val="0"/>
          <w:sz w:val="24"/>
          <w:szCs w:val="24"/>
        </w:rPr>
        <w:t>. Using this method removes the need to cast the value of the expression to the desired result type. An </w:t>
      </w:r>
      <w:r w:rsidRPr="00BA0D5D">
        <w:rPr>
          <w:rFonts w:ascii="Consolas" w:eastAsia="宋体" w:hAnsi="Consolas" w:cs="宋体"/>
          <w:color w:val="34302D"/>
          <w:kern w:val="0"/>
          <w:sz w:val="23"/>
          <w:szCs w:val="23"/>
          <w:shd w:val="clear" w:color="auto" w:fill="F7F7F8"/>
        </w:rPr>
        <w:t>EvaluationException</w:t>
      </w:r>
      <w:r w:rsidRPr="00BA0D5D">
        <w:rPr>
          <w:rFonts w:ascii="inherit" w:eastAsia="宋体" w:hAnsi="inherit" w:cs="Arial"/>
          <w:color w:val="34302D"/>
          <w:kern w:val="0"/>
          <w:sz w:val="24"/>
          <w:szCs w:val="24"/>
        </w:rPr>
        <w:t> is thrown if the value cannot be cast to the type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or converted by using the registered type converter.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more common usage of SpEL is to provide an expression string that is evaluated against a specific object instance (called the root object). The following example shows how to retrieve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property from an instance of the </w:t>
      </w:r>
      <w:r w:rsidRPr="00BA0D5D">
        <w:rPr>
          <w:rFonts w:ascii="Consolas" w:eastAsia="宋体" w:hAnsi="Consolas" w:cs="宋体"/>
          <w:color w:val="34302D"/>
          <w:kern w:val="0"/>
          <w:sz w:val="23"/>
          <w:szCs w:val="23"/>
          <w:shd w:val="clear" w:color="auto" w:fill="F7F7F8"/>
        </w:rPr>
        <w:t>Inventor</w:t>
      </w:r>
      <w:r w:rsidRPr="00BA0D5D">
        <w:rPr>
          <w:rFonts w:ascii="inherit" w:eastAsia="宋体" w:hAnsi="inherit" w:cs="Arial"/>
          <w:color w:val="34302D"/>
          <w:kern w:val="0"/>
          <w:sz w:val="24"/>
          <w:szCs w:val="24"/>
        </w:rPr>
        <w:t> class or create a boolean condition: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Create and set a calendar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GregorianCalendar c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GregorianCalendar();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c.set(</w:t>
      </w:r>
      <w:r w:rsidRPr="00BA0D5D">
        <w:rPr>
          <w:rFonts w:ascii="Consolas" w:eastAsia="宋体" w:hAnsi="Consolas" w:cs="宋体"/>
          <w:color w:val="009999"/>
          <w:kern w:val="0"/>
          <w:sz w:val="24"/>
          <w:szCs w:val="24"/>
        </w:rPr>
        <w:t>1856</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9999"/>
          <w:kern w:val="0"/>
          <w:sz w:val="24"/>
          <w:szCs w:val="24"/>
        </w:rPr>
        <w:t>7</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9999"/>
          <w:kern w:val="0"/>
          <w:sz w:val="24"/>
          <w:szCs w:val="24"/>
        </w:rPr>
        <w:t>9</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The constructor arguments are name, birthday, and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Inventor tesla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Inventor(</w:t>
      </w:r>
      <w:r w:rsidRPr="00BA0D5D">
        <w:rPr>
          <w:rFonts w:ascii="Consolas" w:eastAsia="宋体" w:hAnsi="Consolas" w:cs="宋体"/>
          <w:color w:val="DD1144"/>
          <w:kern w:val="0"/>
          <w:sz w:val="24"/>
          <w:szCs w:val="24"/>
        </w:rPr>
        <w:t>"Nikola Tesla"</w:t>
      </w:r>
      <w:r w:rsidRPr="00BA0D5D">
        <w:rPr>
          <w:rFonts w:ascii="Consolas" w:eastAsia="宋体" w:hAnsi="Consolas" w:cs="宋体"/>
          <w:color w:val="34302D"/>
          <w:kern w:val="0"/>
          <w:sz w:val="24"/>
          <w:szCs w:val="24"/>
        </w:rPr>
        <w:t xml:space="preserve">, c.getTime(), </w:t>
      </w:r>
      <w:r w:rsidRPr="00BA0D5D">
        <w:rPr>
          <w:rFonts w:ascii="Consolas" w:eastAsia="宋体" w:hAnsi="Consolas" w:cs="宋体"/>
          <w:color w:val="DD1144"/>
          <w:kern w:val="0"/>
          <w:sz w:val="24"/>
          <w:szCs w:val="24"/>
        </w:rPr>
        <w:t>"Serbian"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name = (String) exp.getValue(tesla);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name == "Nikola Tesla"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 = parser.parseExpression(</w:t>
      </w:r>
      <w:r w:rsidRPr="00BA0D5D">
        <w:rPr>
          <w:rFonts w:ascii="Consolas" w:eastAsia="宋体" w:hAnsi="Consolas" w:cs="宋体"/>
          <w:color w:val="DD1144"/>
          <w:kern w:val="0"/>
          <w:sz w:val="24"/>
          <w:szCs w:val="24"/>
        </w:rPr>
        <w:t>"name == 'Nikola Tesla'"</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result = exp.getValue(tesla, 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result == true</w:t>
      </w:r>
    </w:p>
    <w:tbl>
      <w:tblPr>
        <w:tblW w:w="0" w:type="auto"/>
        <w:tblCellMar>
          <w:top w:w="15" w:type="dxa"/>
          <w:left w:w="15" w:type="dxa"/>
          <w:bottom w:w="15" w:type="dxa"/>
          <w:right w:w="15" w:type="dxa"/>
        </w:tblCellMar>
        <w:tblLook w:val="04A0" w:firstRow="1" w:lastRow="0" w:firstColumn="1" w:lastColumn="0" w:noHBand="0" w:noVBand="1"/>
      </w:tblPr>
      <w:tblGrid>
        <w:gridCol w:w="366"/>
        <w:gridCol w:w="3626"/>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Parse </w:t>
            </w:r>
            <w:r w:rsidRPr="00BA0D5D">
              <w:rPr>
                <w:rFonts w:ascii="Consolas" w:eastAsia="宋体" w:hAnsi="Consolas" w:cs="宋体"/>
                <w:color w:val="34302D"/>
                <w:kern w:val="0"/>
                <w:sz w:val="23"/>
                <w:szCs w:val="23"/>
                <w:shd w:val="clear" w:color="auto" w:fill="F7F7F8"/>
              </w:rPr>
              <w:t>name</w:t>
            </w:r>
            <w:r w:rsidRPr="00BA0D5D">
              <w:rPr>
                <w:rFonts w:ascii="宋体" w:eastAsia="宋体" w:hAnsi="宋体" w:cs="宋体"/>
                <w:color w:val="34302D"/>
                <w:kern w:val="0"/>
                <w:sz w:val="24"/>
                <w:szCs w:val="24"/>
              </w:rPr>
              <w:t> as an expression.</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4.1.1. Understanding </w:t>
      </w:r>
      <w:r w:rsidRPr="00BA0D5D">
        <w:rPr>
          <w:rFonts w:ascii="Consolas" w:eastAsia="宋体" w:hAnsi="Consolas" w:cs="宋体"/>
          <w:color w:val="34302D"/>
          <w:kern w:val="0"/>
          <w:sz w:val="33"/>
          <w:szCs w:val="33"/>
          <w:shd w:val="clear" w:color="auto" w:fill="F7F7F8"/>
        </w:rPr>
        <w:t>EvaluationContext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EvaluationContext</w:t>
      </w:r>
      <w:r w:rsidRPr="00BA0D5D">
        <w:rPr>
          <w:rFonts w:ascii="inherit" w:eastAsia="宋体" w:hAnsi="inherit" w:cs="Arial"/>
          <w:color w:val="34302D"/>
          <w:kern w:val="0"/>
          <w:sz w:val="24"/>
          <w:szCs w:val="24"/>
        </w:rPr>
        <w:t> interface is used when evaluating an expression to resolve properties, methods, or fields and to help perform type conversion. Spring provides two implementations.</w:t>
      </w:r>
    </w:p>
    <w:p w:rsidR="00BA0D5D" w:rsidRPr="00BA0D5D" w:rsidRDefault="00BA0D5D" w:rsidP="00BA0D5D">
      <w:pPr>
        <w:widowControl/>
        <w:numPr>
          <w:ilvl w:val="0"/>
          <w:numId w:val="3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SimpleEvaluationContext</w:t>
      </w:r>
      <w:r w:rsidRPr="00BA0D5D">
        <w:rPr>
          <w:rFonts w:ascii="inherit" w:eastAsia="宋体" w:hAnsi="inherit" w:cs="Arial"/>
          <w:color w:val="34302D"/>
          <w:kern w:val="0"/>
          <w:sz w:val="24"/>
          <w:szCs w:val="24"/>
        </w:rPr>
        <w:t>: Exposes a subset of essential SpEL language features and configuration options, for categories of expressions that do not require the full extent of the SpEL language syntax and should be meaningfully restricted. Examples include but are not limited to data binding expressions and property-based filters.</w:t>
      </w:r>
    </w:p>
    <w:p w:rsidR="00BA0D5D" w:rsidRPr="00BA0D5D" w:rsidRDefault="00BA0D5D" w:rsidP="00BA0D5D">
      <w:pPr>
        <w:widowControl/>
        <w:numPr>
          <w:ilvl w:val="0"/>
          <w:numId w:val="3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StandardEvaluationContext</w:t>
      </w:r>
      <w:r w:rsidRPr="00BA0D5D">
        <w:rPr>
          <w:rFonts w:ascii="inherit" w:eastAsia="宋体" w:hAnsi="inherit" w:cs="Arial"/>
          <w:color w:val="34302D"/>
          <w:kern w:val="0"/>
          <w:sz w:val="24"/>
          <w:szCs w:val="24"/>
        </w:rPr>
        <w:t>: Exposes the full set of SpEL language features and configuration options. You can use it to specify a default root object and to configure every available evaluation-related strategy.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SimpleEvaluationContext</w:t>
      </w:r>
      <w:r w:rsidRPr="00BA0D5D">
        <w:rPr>
          <w:rFonts w:ascii="inherit" w:eastAsia="宋体" w:hAnsi="inherit" w:cs="Arial"/>
          <w:color w:val="34302D"/>
          <w:kern w:val="0"/>
          <w:sz w:val="24"/>
          <w:szCs w:val="24"/>
        </w:rPr>
        <w:t> is designed to support only a subset of the SpEL language syntax. It excludes Java type references, constructors, and bean references. It also requires you to explicitly choose the level of support for properties and methods in expressions. By default, the </w:t>
      </w:r>
      <w:r w:rsidRPr="00BA0D5D">
        <w:rPr>
          <w:rFonts w:ascii="Consolas" w:eastAsia="宋体" w:hAnsi="Consolas" w:cs="宋体"/>
          <w:color w:val="34302D"/>
          <w:kern w:val="0"/>
          <w:sz w:val="23"/>
          <w:szCs w:val="23"/>
          <w:shd w:val="clear" w:color="auto" w:fill="F7F7F8"/>
        </w:rPr>
        <w:t>create()</w:t>
      </w:r>
      <w:r w:rsidRPr="00BA0D5D">
        <w:rPr>
          <w:rFonts w:ascii="inherit" w:eastAsia="宋体" w:hAnsi="inherit" w:cs="Arial"/>
          <w:color w:val="34302D"/>
          <w:kern w:val="0"/>
          <w:sz w:val="24"/>
          <w:szCs w:val="24"/>
        </w:rPr>
        <w:t> static factory method enables only read access to properties. You can also obtain a builder to configure the exact level of support needed, targeting one or some combination of the following:</w:t>
      </w:r>
    </w:p>
    <w:p w:rsidR="00BA0D5D" w:rsidRPr="00BA0D5D" w:rsidRDefault="00BA0D5D" w:rsidP="00BA0D5D">
      <w:pPr>
        <w:widowControl/>
        <w:numPr>
          <w:ilvl w:val="0"/>
          <w:numId w:val="32"/>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Custom </w:t>
      </w:r>
      <w:r w:rsidRPr="00BA0D5D">
        <w:rPr>
          <w:rFonts w:ascii="Consolas" w:eastAsia="宋体" w:hAnsi="Consolas" w:cs="宋体"/>
          <w:color w:val="34302D"/>
          <w:kern w:val="0"/>
          <w:sz w:val="23"/>
          <w:szCs w:val="23"/>
          <w:shd w:val="clear" w:color="auto" w:fill="F7F7F8"/>
        </w:rPr>
        <w:t>PropertyAccessor</w:t>
      </w:r>
      <w:r w:rsidRPr="00BA0D5D">
        <w:rPr>
          <w:rFonts w:ascii="inherit" w:eastAsia="宋体" w:hAnsi="inherit" w:cs="Arial"/>
          <w:color w:val="34302D"/>
          <w:kern w:val="0"/>
          <w:sz w:val="24"/>
          <w:szCs w:val="24"/>
        </w:rPr>
        <w:t> only (no reflection)</w:t>
      </w:r>
    </w:p>
    <w:p w:rsidR="00BA0D5D" w:rsidRPr="00BA0D5D" w:rsidRDefault="00BA0D5D" w:rsidP="00BA0D5D">
      <w:pPr>
        <w:widowControl/>
        <w:numPr>
          <w:ilvl w:val="0"/>
          <w:numId w:val="32"/>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Data binding properties for read-only access</w:t>
      </w:r>
    </w:p>
    <w:p w:rsidR="00BA0D5D" w:rsidRPr="00BA0D5D" w:rsidRDefault="00BA0D5D" w:rsidP="00BA0D5D">
      <w:pPr>
        <w:widowControl/>
        <w:numPr>
          <w:ilvl w:val="0"/>
          <w:numId w:val="32"/>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Data binding properties for read and write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Type Conversion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SpEL uses the conversion service available in Spring core (</w:t>
      </w:r>
      <w:r w:rsidRPr="00BA0D5D">
        <w:rPr>
          <w:rFonts w:ascii="Consolas" w:eastAsia="宋体" w:hAnsi="Consolas" w:cs="宋体"/>
          <w:color w:val="34302D"/>
          <w:kern w:val="0"/>
          <w:sz w:val="23"/>
          <w:szCs w:val="23"/>
          <w:shd w:val="clear" w:color="auto" w:fill="F7F7F8"/>
        </w:rPr>
        <w:t>org.springframework.core.convert.ConversionService</w:t>
      </w:r>
      <w:r w:rsidRPr="00BA0D5D">
        <w:rPr>
          <w:rFonts w:ascii="inherit" w:eastAsia="宋体" w:hAnsi="inherit" w:cs="Arial"/>
          <w:color w:val="34302D"/>
          <w:kern w:val="0"/>
          <w:sz w:val="24"/>
          <w:szCs w:val="24"/>
        </w:rPr>
        <w:t>). This conversion service comes with many built-in converters for common conversions but is also fully extensible so that you can add custom conversions between types. Additionally, it is generics-aware. This means that, when you work with generic types in expressions, SpEL attempts conversions to maintain type correctness for any objects it encounters.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What does this mean in practice? Suppose assignment, using </w:t>
      </w:r>
      <w:r w:rsidRPr="00BA0D5D">
        <w:rPr>
          <w:rFonts w:ascii="Consolas" w:eastAsia="宋体" w:hAnsi="Consolas" w:cs="宋体"/>
          <w:color w:val="34302D"/>
          <w:kern w:val="0"/>
          <w:sz w:val="23"/>
          <w:szCs w:val="23"/>
          <w:shd w:val="clear" w:color="auto" w:fill="F7F7F8"/>
        </w:rPr>
        <w:t>setValue()</w:t>
      </w:r>
      <w:r w:rsidRPr="00BA0D5D">
        <w:rPr>
          <w:rFonts w:ascii="inherit" w:eastAsia="宋体" w:hAnsi="inherit" w:cs="Arial"/>
          <w:color w:val="34302D"/>
          <w:kern w:val="0"/>
          <w:sz w:val="24"/>
          <w:szCs w:val="24"/>
        </w:rPr>
        <w:t>, is being used to set a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property. The type of the property is actually </w:t>
      </w:r>
      <w:r w:rsidRPr="00BA0D5D">
        <w:rPr>
          <w:rFonts w:ascii="Consolas" w:eastAsia="宋体" w:hAnsi="Consolas" w:cs="宋体"/>
          <w:color w:val="34302D"/>
          <w:kern w:val="0"/>
          <w:sz w:val="23"/>
          <w:szCs w:val="23"/>
          <w:shd w:val="clear" w:color="auto" w:fill="F7F7F8"/>
        </w:rPr>
        <w:t>List&lt;Boolean&gt;</w:t>
      </w:r>
      <w:r w:rsidRPr="00BA0D5D">
        <w:rPr>
          <w:rFonts w:ascii="inherit" w:eastAsia="宋体" w:hAnsi="inherit" w:cs="Arial"/>
          <w:color w:val="34302D"/>
          <w:kern w:val="0"/>
          <w:sz w:val="24"/>
          <w:szCs w:val="24"/>
        </w:rPr>
        <w:t>. SpEL recognizes that the elements of the list need to be converted to </w:t>
      </w:r>
      <w:r w:rsidRPr="00BA0D5D">
        <w:rPr>
          <w:rFonts w:ascii="Consolas" w:eastAsia="宋体" w:hAnsi="Consolas" w:cs="宋体"/>
          <w:color w:val="34302D"/>
          <w:kern w:val="0"/>
          <w:sz w:val="23"/>
          <w:szCs w:val="23"/>
          <w:shd w:val="clear" w:color="auto" w:fill="F7F7F8"/>
        </w:rPr>
        <w:t>Boolean</w:t>
      </w:r>
      <w:r w:rsidRPr="00BA0D5D">
        <w:rPr>
          <w:rFonts w:ascii="inherit" w:eastAsia="宋体" w:hAnsi="inherit" w:cs="Arial"/>
          <w:color w:val="34302D"/>
          <w:kern w:val="0"/>
          <w:sz w:val="24"/>
          <w:szCs w:val="24"/>
        </w:rPr>
        <w:t> before being placed in it.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List&lt;Boolean&gt; booleanList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ArrayList&lt;Boolean&gt;();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Simple simple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simple.booleanList.add(</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"false" is passed in here as a String. SpEL and the conversion 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will recognize that it needs to be a Boolean and convert it accordingly.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parser.parseExpression(</w:t>
      </w:r>
      <w:r w:rsidRPr="00BA0D5D">
        <w:rPr>
          <w:rFonts w:ascii="Consolas" w:eastAsia="宋体" w:hAnsi="Consolas" w:cs="宋体"/>
          <w:color w:val="DD1144"/>
          <w:kern w:val="0"/>
          <w:sz w:val="24"/>
          <w:szCs w:val="24"/>
        </w:rPr>
        <w:t>"booleanList[0]"</w:t>
      </w:r>
      <w:r w:rsidRPr="00BA0D5D">
        <w:rPr>
          <w:rFonts w:ascii="Consolas" w:eastAsia="宋体" w:hAnsi="Consolas" w:cs="宋体"/>
          <w:color w:val="34302D"/>
          <w:kern w:val="0"/>
          <w:sz w:val="24"/>
          <w:szCs w:val="24"/>
        </w:rPr>
        <w:t xml:space="preserve">).setValue(context, simple, </w:t>
      </w:r>
      <w:r w:rsidRPr="00BA0D5D">
        <w:rPr>
          <w:rFonts w:ascii="Consolas" w:eastAsia="宋体" w:hAnsi="Consolas" w:cs="宋体"/>
          <w:color w:val="DD1144"/>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b is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Boolean b = simple.booleanList.get(</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4.1.2. Parser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possible to configure the SpEL expression parser by using a parser configuration object (</w:t>
      </w:r>
      <w:r w:rsidRPr="00BA0D5D">
        <w:rPr>
          <w:rFonts w:ascii="Consolas" w:eastAsia="宋体" w:hAnsi="Consolas" w:cs="宋体"/>
          <w:color w:val="34302D"/>
          <w:kern w:val="0"/>
          <w:sz w:val="23"/>
          <w:szCs w:val="23"/>
          <w:shd w:val="clear" w:color="auto" w:fill="F7F7F8"/>
        </w:rPr>
        <w:t>org.springframework.expression.spel.SpelParserConfiguration</w:t>
      </w:r>
      <w:r w:rsidRPr="00BA0D5D">
        <w:rPr>
          <w:rFonts w:ascii="inherit" w:eastAsia="宋体" w:hAnsi="inherit" w:cs="Arial"/>
          <w:color w:val="34302D"/>
          <w:kern w:val="0"/>
          <w:sz w:val="24"/>
          <w:szCs w:val="24"/>
        </w:rPr>
        <w:t>). The configuration object controls the behavior of some of the expression components. For example, if you index into an array or collection and the element at the specified index is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you can automatically create the element. This is useful when using expressions made up of a chain of property references. If you index into an array or list and specifying an index that is beyond the end of the current size of the array or list, you can automatically grow the array or list to accommodate that index. The following example demonstrates how to automatically grow the 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Demo</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List&lt;String&gt; 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Turn 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auto null reference initialization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auto collection growing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SpelParserConfiguration config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SpelParserConfiguration(</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SpelExpressionParser(config);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expression = parser.parseExpression(</w:t>
      </w:r>
      <w:r w:rsidRPr="00BA0D5D">
        <w:rPr>
          <w:rFonts w:ascii="Consolas" w:eastAsia="宋体" w:hAnsi="Consolas" w:cs="宋体"/>
          <w:color w:val="DD1144"/>
          <w:kern w:val="0"/>
          <w:sz w:val="24"/>
          <w:szCs w:val="24"/>
        </w:rPr>
        <w:t>"list[3]"</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Demo demo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Demo();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o = expression.getValue(demo);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demo.list will now be a real collection of 4 entries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Each entry is a new empty String</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4.1.3. SpEL Compilation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Framework 4.1 includes a basic expression compiler. Expressions are usually interpreted, which provides a lot of dynamic flexibility during evaluation but does not provide optimum performance. For occasional expression usage, this is fine, but, when used by other components such as Spring Integration, performance can be very important, and there is no real need for the dynamism.</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SpEL compiler is intended to address this need. During evaluation, the compiler generates a Java class that embodies the expression behavior at runtime and uses that class to achieve much faster expression evaluation. Due to the lack of typing around expressions, the compiler uses information gathered during the interpreted evaluations of an expression when performing compilation. For example, it does not know the type of a property reference purely from the expression, but during the first interpreted evaluation, it finds out what it is. Of course, basing compilation on such derived information can cause trouble later if the types of the various expression elements change over time. For this reason, compilation is best suited to expressions whose type information is not going to change on repeated evaluations.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basic 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someArray[0].someProperty.someOtherProperty &lt; 0.1</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the preceding expression involves array access, some property de-referencing, and numeric operations, the performance gain can be very noticeable. In an example micro benchmark run of 50000 iterations, it took 75ms to evaluate by using the interpreter and only 3ms using the compiled version of the expression.</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Compiler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compiler is not turned on by default, but you can turn it on in either of two different ways. You can turn it on by using the parser configuration process (</w:t>
      </w:r>
      <w:hyperlink r:id="rId507" w:anchor="expressions-parser-configuration" w:history="1">
        <w:r w:rsidRPr="00BA0D5D">
          <w:rPr>
            <w:rFonts w:ascii="inherit" w:eastAsia="宋体" w:hAnsi="inherit" w:cs="Arial"/>
            <w:color w:val="548E2E"/>
            <w:kern w:val="0"/>
            <w:sz w:val="24"/>
            <w:szCs w:val="24"/>
            <w:u w:val="single"/>
          </w:rPr>
          <w:t>discussed earlier</w:t>
        </w:r>
      </w:hyperlink>
      <w:r w:rsidRPr="00BA0D5D">
        <w:rPr>
          <w:rFonts w:ascii="inherit" w:eastAsia="宋体" w:hAnsi="inherit" w:cs="Arial"/>
          <w:color w:val="34302D"/>
          <w:kern w:val="0"/>
          <w:sz w:val="24"/>
          <w:szCs w:val="24"/>
        </w:rPr>
        <w:t>) or by using a system property when SpEL usage is embedded inside another component. This section discusses both of these options.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compiler can operate in one of three modes, which are captured in the</w:t>
      </w:r>
      <w:r w:rsidRPr="00BA0D5D">
        <w:rPr>
          <w:rFonts w:ascii="Consolas" w:eastAsia="宋体" w:hAnsi="Consolas" w:cs="宋体"/>
          <w:color w:val="34302D"/>
          <w:kern w:val="0"/>
          <w:sz w:val="23"/>
          <w:szCs w:val="23"/>
          <w:shd w:val="clear" w:color="auto" w:fill="F7F7F8"/>
        </w:rPr>
        <w:t>org.springframework.expression.spel.SpelCompilerMode</w:t>
      </w:r>
      <w:r w:rsidRPr="00BA0D5D">
        <w:rPr>
          <w:rFonts w:ascii="inherit" w:eastAsia="宋体" w:hAnsi="inherit" w:cs="Arial"/>
          <w:color w:val="34302D"/>
          <w:kern w:val="0"/>
          <w:sz w:val="24"/>
          <w:szCs w:val="24"/>
        </w:rPr>
        <w:t> enum. The modes are as follows:</w:t>
      </w:r>
    </w:p>
    <w:p w:rsidR="00BA0D5D" w:rsidRPr="00BA0D5D" w:rsidRDefault="00BA0D5D" w:rsidP="00BA0D5D">
      <w:pPr>
        <w:widowControl/>
        <w:numPr>
          <w:ilvl w:val="0"/>
          <w:numId w:val="33"/>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OFF</w:t>
      </w:r>
      <w:r w:rsidRPr="00BA0D5D">
        <w:rPr>
          <w:rFonts w:ascii="inherit" w:eastAsia="宋体" w:hAnsi="inherit" w:cs="Arial"/>
          <w:color w:val="34302D"/>
          <w:kern w:val="0"/>
          <w:sz w:val="24"/>
          <w:szCs w:val="24"/>
        </w:rPr>
        <w:t> (default): The compiler is switched off.</w:t>
      </w:r>
    </w:p>
    <w:p w:rsidR="00BA0D5D" w:rsidRPr="00BA0D5D" w:rsidRDefault="00BA0D5D" w:rsidP="00BA0D5D">
      <w:pPr>
        <w:widowControl/>
        <w:numPr>
          <w:ilvl w:val="0"/>
          <w:numId w:val="33"/>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IMMEDIATE</w:t>
      </w:r>
      <w:r w:rsidRPr="00BA0D5D">
        <w:rPr>
          <w:rFonts w:ascii="inherit" w:eastAsia="宋体" w:hAnsi="inherit" w:cs="Arial"/>
          <w:color w:val="34302D"/>
          <w:kern w:val="0"/>
          <w:sz w:val="24"/>
          <w:szCs w:val="24"/>
        </w:rPr>
        <w:t>: In immediate mode, the expressions are compiled as soon as possible. This is typically after the first interpreted evaluation. If the compiled expression fails (typically due to a type changing, as described earlier), the caller of the expression evaluation receives an exception.</w:t>
      </w:r>
    </w:p>
    <w:p w:rsidR="00BA0D5D" w:rsidRPr="00BA0D5D" w:rsidRDefault="00BA0D5D" w:rsidP="00BA0D5D">
      <w:pPr>
        <w:widowControl/>
        <w:numPr>
          <w:ilvl w:val="0"/>
          <w:numId w:val="33"/>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MIXED</w:t>
      </w:r>
      <w:r w:rsidRPr="00BA0D5D">
        <w:rPr>
          <w:rFonts w:ascii="inherit" w:eastAsia="宋体" w:hAnsi="inherit" w:cs="Arial"/>
          <w:color w:val="34302D"/>
          <w:kern w:val="0"/>
          <w:sz w:val="24"/>
          <w:szCs w:val="24"/>
        </w:rPr>
        <w:t>: In mixed mode, the expressions silently switch between interpreted and compiled mode over time. After some number of interpreted runs, they switch to compiled form and, if something goes wrong with the compiled form (such as a type changing, as described earlier), the expression automatically switches back to interpreted form again. Sometime later, it may generate another compiled form and switch to it. Basically, the exception that the user gets in </w:t>
      </w:r>
      <w:r w:rsidRPr="00BA0D5D">
        <w:rPr>
          <w:rFonts w:ascii="Consolas" w:eastAsia="宋体" w:hAnsi="Consolas" w:cs="宋体"/>
          <w:color w:val="34302D"/>
          <w:kern w:val="0"/>
          <w:sz w:val="23"/>
          <w:szCs w:val="23"/>
          <w:shd w:val="clear" w:color="auto" w:fill="F7F7F8"/>
        </w:rPr>
        <w:t>IMMEDIATE</w:t>
      </w:r>
      <w:r w:rsidRPr="00BA0D5D">
        <w:rPr>
          <w:rFonts w:ascii="inherit" w:eastAsia="宋体" w:hAnsi="inherit" w:cs="Arial"/>
          <w:color w:val="34302D"/>
          <w:kern w:val="0"/>
          <w:sz w:val="24"/>
          <w:szCs w:val="24"/>
        </w:rPr>
        <w:t> mode is instead handled internally.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IMMEDIATE</w:t>
      </w:r>
      <w:r w:rsidRPr="00BA0D5D">
        <w:rPr>
          <w:rFonts w:ascii="inherit" w:eastAsia="宋体" w:hAnsi="inherit" w:cs="Arial"/>
          <w:color w:val="34302D"/>
          <w:kern w:val="0"/>
          <w:sz w:val="24"/>
          <w:szCs w:val="24"/>
        </w:rPr>
        <w:t> mode exists because </w:t>
      </w:r>
      <w:r w:rsidRPr="00BA0D5D">
        <w:rPr>
          <w:rFonts w:ascii="Consolas" w:eastAsia="宋体" w:hAnsi="Consolas" w:cs="宋体"/>
          <w:color w:val="34302D"/>
          <w:kern w:val="0"/>
          <w:sz w:val="23"/>
          <w:szCs w:val="23"/>
          <w:shd w:val="clear" w:color="auto" w:fill="F7F7F8"/>
        </w:rPr>
        <w:t>MIXED</w:t>
      </w:r>
      <w:r w:rsidRPr="00BA0D5D">
        <w:rPr>
          <w:rFonts w:ascii="inherit" w:eastAsia="宋体" w:hAnsi="inherit" w:cs="Arial"/>
          <w:color w:val="34302D"/>
          <w:kern w:val="0"/>
          <w:sz w:val="24"/>
          <w:szCs w:val="24"/>
        </w:rPr>
        <w:t> mode could cause issues for expressions that have side effects. If a compiled expression blows up after partially succeeding, it may have already done something that has affected the state of the system. If this has happened, the caller may not want it to silently re-run in interpreted mode, since part of the expression may be running twice.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selecting a mode, use the </w:t>
      </w:r>
      <w:r w:rsidRPr="00BA0D5D">
        <w:rPr>
          <w:rFonts w:ascii="Consolas" w:eastAsia="宋体" w:hAnsi="Consolas" w:cs="宋体"/>
          <w:color w:val="34302D"/>
          <w:kern w:val="0"/>
          <w:sz w:val="23"/>
          <w:szCs w:val="23"/>
          <w:shd w:val="clear" w:color="auto" w:fill="F7F7F8"/>
        </w:rPr>
        <w:t>SpelParserConfiguration</w:t>
      </w:r>
      <w:r w:rsidRPr="00BA0D5D">
        <w:rPr>
          <w:rFonts w:ascii="inherit" w:eastAsia="宋体" w:hAnsi="inherit" w:cs="Arial"/>
          <w:color w:val="34302D"/>
          <w:kern w:val="0"/>
          <w:sz w:val="24"/>
          <w:szCs w:val="24"/>
        </w:rPr>
        <w:t> to configure the parser.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SpelParserConfiguration config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SpelParserConfiguration(SpelCompilerMode.IMMEDIATE,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.getClass().getClassLoader());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SpelExpressionParser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SpelExpressionParser(config);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expr = parser.parseExpression(</w:t>
      </w:r>
      <w:r w:rsidRPr="00BA0D5D">
        <w:rPr>
          <w:rFonts w:ascii="Consolas" w:eastAsia="宋体" w:hAnsi="Consolas" w:cs="宋体"/>
          <w:color w:val="DD1144"/>
          <w:kern w:val="0"/>
          <w:sz w:val="24"/>
          <w:szCs w:val="24"/>
        </w:rPr>
        <w:t>"payload"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MyMessage message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MyMessage();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payload = expr.getValue(message);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specify the compiler mode, you can also specify a classloader (passing null is allowed). Compiled expressions are defined in a child classloader created under any that is supplied. It is important to ensure that, if a classloader is specified, it can see all the types involved in the expression evaluation process. If you do not specify a classloader, a default classloader is used (typically the context classloader for the thread that is running during expression evaluation).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second way to configure the compiler is for use when SpEL is embedded inside some other component and it may not be possible to configure it through a configuration object. In these cases, it is possible to use a system property. You can set the </w:t>
      </w:r>
      <w:r w:rsidRPr="00BA0D5D">
        <w:rPr>
          <w:rFonts w:ascii="Consolas" w:eastAsia="宋体" w:hAnsi="Consolas" w:cs="宋体"/>
          <w:color w:val="34302D"/>
          <w:kern w:val="0"/>
          <w:sz w:val="23"/>
          <w:szCs w:val="23"/>
          <w:shd w:val="clear" w:color="auto" w:fill="F7F7F8"/>
        </w:rPr>
        <w:t>spring.expression.compiler.mode</w:t>
      </w:r>
      <w:r w:rsidRPr="00BA0D5D">
        <w:rPr>
          <w:rFonts w:ascii="inherit" w:eastAsia="宋体" w:hAnsi="inherit" w:cs="Arial"/>
          <w:color w:val="34302D"/>
          <w:kern w:val="0"/>
          <w:sz w:val="24"/>
          <w:szCs w:val="24"/>
        </w:rPr>
        <w:t> property to one of the </w:t>
      </w:r>
      <w:r w:rsidRPr="00BA0D5D">
        <w:rPr>
          <w:rFonts w:ascii="Consolas" w:eastAsia="宋体" w:hAnsi="Consolas" w:cs="宋体"/>
          <w:color w:val="34302D"/>
          <w:kern w:val="0"/>
          <w:sz w:val="23"/>
          <w:szCs w:val="23"/>
          <w:shd w:val="clear" w:color="auto" w:fill="F7F7F8"/>
        </w:rPr>
        <w:t>SpelCompilerMode</w:t>
      </w:r>
      <w:r w:rsidRPr="00BA0D5D">
        <w:rPr>
          <w:rFonts w:ascii="inherit" w:eastAsia="宋体" w:hAnsi="inherit" w:cs="Arial"/>
          <w:color w:val="34302D"/>
          <w:kern w:val="0"/>
          <w:sz w:val="24"/>
          <w:szCs w:val="24"/>
        </w:rPr>
        <w:t> enum values (</w:t>
      </w:r>
      <w:r w:rsidRPr="00BA0D5D">
        <w:rPr>
          <w:rFonts w:ascii="Consolas" w:eastAsia="宋体" w:hAnsi="Consolas" w:cs="宋体"/>
          <w:color w:val="34302D"/>
          <w:kern w:val="0"/>
          <w:sz w:val="23"/>
          <w:szCs w:val="23"/>
          <w:shd w:val="clear" w:color="auto" w:fill="F7F7F8"/>
        </w:rPr>
        <w:t>off</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immediate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mixed</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Compiler Limitations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Spring Framework 4.1, the basic compilation framework is in place. However, the framework does not yet support compiling every kind of expression. The initial focus has been on the common expressions that are likely to be used in performance-critical contexts. The following kinds of expression cannot be compiled at the moment:</w:t>
      </w:r>
    </w:p>
    <w:p w:rsidR="00BA0D5D" w:rsidRPr="00BA0D5D" w:rsidRDefault="00BA0D5D" w:rsidP="00BA0D5D">
      <w:pPr>
        <w:widowControl/>
        <w:numPr>
          <w:ilvl w:val="0"/>
          <w:numId w:val="3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Expressions involving assignment</w:t>
      </w:r>
    </w:p>
    <w:p w:rsidR="00BA0D5D" w:rsidRPr="00BA0D5D" w:rsidRDefault="00BA0D5D" w:rsidP="00BA0D5D">
      <w:pPr>
        <w:widowControl/>
        <w:numPr>
          <w:ilvl w:val="0"/>
          <w:numId w:val="3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Expressions relying on the conversion service</w:t>
      </w:r>
    </w:p>
    <w:p w:rsidR="00BA0D5D" w:rsidRPr="00BA0D5D" w:rsidRDefault="00BA0D5D" w:rsidP="00BA0D5D">
      <w:pPr>
        <w:widowControl/>
        <w:numPr>
          <w:ilvl w:val="0"/>
          <w:numId w:val="3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Expressions using custom resolvers or accessors</w:t>
      </w:r>
    </w:p>
    <w:p w:rsidR="00BA0D5D" w:rsidRPr="00BA0D5D" w:rsidRDefault="00BA0D5D" w:rsidP="00BA0D5D">
      <w:pPr>
        <w:widowControl/>
        <w:numPr>
          <w:ilvl w:val="0"/>
          <w:numId w:val="3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Expressions using selection or projection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More types of expression will be compilable in the future.</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63" w:name="_Toc15327121"/>
      <w:r w:rsidRPr="00BA0D5D">
        <w:rPr>
          <w:rFonts w:ascii="Arial" w:eastAsia="宋体" w:hAnsi="Arial" w:cs="Arial"/>
          <w:color w:val="34302D"/>
          <w:kern w:val="0"/>
          <w:sz w:val="41"/>
          <w:szCs w:val="41"/>
        </w:rPr>
        <w:t>4.2. Expressions in Bean Definitions</w:t>
      </w:r>
      <w:bookmarkEnd w:id="2363"/>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SpEL expressions with XML-based or annotation-based configuration metadata for defining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instances. In both cases, the syntax to define the expression is of the form </w:t>
      </w:r>
      <w:r w:rsidRPr="00BA0D5D">
        <w:rPr>
          <w:rFonts w:ascii="Consolas" w:eastAsia="宋体" w:hAnsi="Consolas" w:cs="宋体"/>
          <w:color w:val="34302D"/>
          <w:kern w:val="0"/>
          <w:sz w:val="23"/>
          <w:szCs w:val="23"/>
          <w:shd w:val="clear" w:color="auto" w:fill="F7F7F8"/>
        </w:rPr>
        <w:t>#{ &lt;expression string&gt; }</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4.2.1. XML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property or constructor argument value can be set by using expressions,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"numberGuess"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"org.spring.samples.NumberGuess"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"randomNumber"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T(java.lang.Math).random() * 100.0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properties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systemProperties</w:t>
      </w:r>
      <w:r w:rsidRPr="00BA0D5D">
        <w:rPr>
          <w:rFonts w:ascii="inherit" w:eastAsia="宋体" w:hAnsi="inherit" w:cs="Arial"/>
          <w:color w:val="34302D"/>
          <w:kern w:val="0"/>
          <w:sz w:val="24"/>
          <w:szCs w:val="24"/>
        </w:rPr>
        <w:t> variable is predefined, so you can use it in your expressions,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"taxCalculator"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"org.spring.samples.TaxCalculator"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"defaultLocale"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systemProperties['user.region']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properties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you do not have to prefix the predefined variable with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symbol in this 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refer to other bean properties by name,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"numberGuess"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"org.spring.samples.NumberGuess"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"randomNumber"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T(java.lang.Math).random() * 100.0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properties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"shapeGuess"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"org.spring.samples.ShapeGuess"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"initialShapeSeed"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numberGuess.randomNumber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properties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4.2.2. Annotation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specify a default value, you can place the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annotation on fields, methods, and method or constructor parameters.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sets the default value of a field variable: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FieldValueTestBean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systemProperties['user.region'] }"</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setDefaultLocale(String 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 =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equivalent but on a property setter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PropertyValueTestBean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systemProperties['user.region'] }"</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setDefaultLocale(String 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 =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Autowired methods and constructors can also use the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annotation, as the following examples show:</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configure(MovieFinder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systemProperties['user.region'] }"</w:t>
      </w:r>
      <w:r w:rsidRPr="00BA0D5D">
        <w:rPr>
          <w:rFonts w:ascii="Consolas" w:eastAsia="宋体" w:hAnsi="Consolas" w:cs="宋体"/>
          <w:color w:val="34302D"/>
          <w:kern w:val="0"/>
          <w:sz w:val="24"/>
          <w:szCs w:val="24"/>
        </w:rPr>
        <w:t>) String 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 =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MovieRecommender(CustomerPreferenceDao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"#{systemProperties['user.country']}"</w:t>
      </w:r>
      <w:r w:rsidRPr="00BA0D5D">
        <w:rPr>
          <w:rFonts w:ascii="Consolas" w:eastAsia="宋体" w:hAnsi="Consolas" w:cs="宋体"/>
          <w:color w:val="34302D"/>
          <w:kern w:val="0"/>
          <w:sz w:val="24"/>
          <w:szCs w:val="24"/>
        </w:rPr>
        <w:t>) String 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.customerPreferenceDao =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 =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64" w:name="_Toc15327122"/>
      <w:r w:rsidRPr="00BA0D5D">
        <w:rPr>
          <w:rFonts w:ascii="Arial" w:eastAsia="宋体" w:hAnsi="Arial" w:cs="Arial"/>
          <w:color w:val="34302D"/>
          <w:kern w:val="0"/>
          <w:sz w:val="41"/>
          <w:szCs w:val="41"/>
        </w:rPr>
        <w:t>4.3. Language Reference</w:t>
      </w:r>
      <w:bookmarkEnd w:id="2364"/>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describes how the Spring Expression Language works. It covers the following topics:</w:t>
      </w:r>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08" w:anchor="expressions-ref-literal" w:history="1">
        <w:r w:rsidR="00BA0D5D" w:rsidRPr="00BA0D5D">
          <w:rPr>
            <w:rFonts w:ascii="inherit" w:eastAsia="宋体" w:hAnsi="inherit" w:cs="Arial"/>
            <w:color w:val="548E2E"/>
            <w:kern w:val="0"/>
            <w:sz w:val="24"/>
            <w:szCs w:val="24"/>
            <w:u w:val="single"/>
          </w:rPr>
          <w:t>Literal Expressions</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09" w:anchor="expressions-properties-arrays" w:history="1">
        <w:r w:rsidR="00BA0D5D" w:rsidRPr="00BA0D5D">
          <w:rPr>
            <w:rFonts w:ascii="inherit" w:eastAsia="宋体" w:hAnsi="inherit" w:cs="Arial"/>
            <w:color w:val="548E2E"/>
            <w:kern w:val="0"/>
            <w:sz w:val="24"/>
            <w:szCs w:val="24"/>
            <w:u w:val="single"/>
          </w:rPr>
          <w:t>Properties, Arrays, Lists, Maps, and Indexers</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0" w:anchor="expressions-inline-lists" w:history="1">
        <w:r w:rsidR="00BA0D5D" w:rsidRPr="00BA0D5D">
          <w:rPr>
            <w:rFonts w:ascii="inherit" w:eastAsia="宋体" w:hAnsi="inherit" w:cs="Arial"/>
            <w:color w:val="548E2E"/>
            <w:kern w:val="0"/>
            <w:sz w:val="24"/>
            <w:szCs w:val="24"/>
            <w:u w:val="single"/>
          </w:rPr>
          <w:t>Inline Lists</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1" w:anchor="expressions-inline-maps" w:history="1">
        <w:r w:rsidR="00BA0D5D" w:rsidRPr="00BA0D5D">
          <w:rPr>
            <w:rFonts w:ascii="inherit" w:eastAsia="宋体" w:hAnsi="inherit" w:cs="Arial"/>
            <w:color w:val="548E2E"/>
            <w:kern w:val="0"/>
            <w:sz w:val="24"/>
            <w:szCs w:val="24"/>
            <w:u w:val="single"/>
          </w:rPr>
          <w:t>Inline Maps</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2" w:anchor="expressions-array-construction" w:history="1">
        <w:r w:rsidR="00BA0D5D" w:rsidRPr="00BA0D5D">
          <w:rPr>
            <w:rFonts w:ascii="inherit" w:eastAsia="宋体" w:hAnsi="inherit" w:cs="Arial"/>
            <w:color w:val="548E2E"/>
            <w:kern w:val="0"/>
            <w:sz w:val="24"/>
            <w:szCs w:val="24"/>
            <w:u w:val="single"/>
          </w:rPr>
          <w:t>Array Construction</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3" w:anchor="expressions-methods" w:history="1">
        <w:r w:rsidR="00BA0D5D" w:rsidRPr="00BA0D5D">
          <w:rPr>
            <w:rFonts w:ascii="inherit" w:eastAsia="宋体" w:hAnsi="inherit" w:cs="Arial"/>
            <w:color w:val="548E2E"/>
            <w:kern w:val="0"/>
            <w:sz w:val="24"/>
            <w:szCs w:val="24"/>
            <w:u w:val="single"/>
          </w:rPr>
          <w:t>Methods</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4" w:anchor="expressions-operators" w:history="1">
        <w:r w:rsidR="00BA0D5D" w:rsidRPr="00BA0D5D">
          <w:rPr>
            <w:rFonts w:ascii="inherit" w:eastAsia="宋体" w:hAnsi="inherit" w:cs="Arial"/>
            <w:color w:val="548E2E"/>
            <w:kern w:val="0"/>
            <w:sz w:val="24"/>
            <w:szCs w:val="24"/>
            <w:u w:val="single"/>
          </w:rPr>
          <w:t>Operators</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5" w:anchor="expressions-types" w:history="1">
        <w:r w:rsidR="00BA0D5D" w:rsidRPr="00BA0D5D">
          <w:rPr>
            <w:rFonts w:ascii="inherit" w:eastAsia="宋体" w:hAnsi="inherit" w:cs="Arial"/>
            <w:color w:val="548E2E"/>
            <w:kern w:val="0"/>
            <w:sz w:val="24"/>
            <w:szCs w:val="24"/>
            <w:u w:val="single"/>
          </w:rPr>
          <w:t>Types</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6" w:anchor="expressions-constructors" w:history="1">
        <w:r w:rsidR="00BA0D5D" w:rsidRPr="00BA0D5D">
          <w:rPr>
            <w:rFonts w:ascii="inherit" w:eastAsia="宋体" w:hAnsi="inherit" w:cs="Arial"/>
            <w:color w:val="548E2E"/>
            <w:kern w:val="0"/>
            <w:sz w:val="24"/>
            <w:szCs w:val="24"/>
            <w:u w:val="single"/>
          </w:rPr>
          <w:t>Constructors</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7" w:anchor="expressions-ref-variables" w:history="1">
        <w:r w:rsidR="00BA0D5D" w:rsidRPr="00BA0D5D">
          <w:rPr>
            <w:rFonts w:ascii="inherit" w:eastAsia="宋体" w:hAnsi="inherit" w:cs="Arial"/>
            <w:color w:val="548E2E"/>
            <w:kern w:val="0"/>
            <w:sz w:val="24"/>
            <w:szCs w:val="24"/>
            <w:u w:val="single"/>
          </w:rPr>
          <w:t>Variables</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8" w:anchor="expressions-ref-functions" w:history="1">
        <w:r w:rsidR="00BA0D5D" w:rsidRPr="00BA0D5D">
          <w:rPr>
            <w:rFonts w:ascii="inherit" w:eastAsia="宋体" w:hAnsi="inherit" w:cs="Arial"/>
            <w:color w:val="548E2E"/>
            <w:kern w:val="0"/>
            <w:sz w:val="24"/>
            <w:szCs w:val="24"/>
            <w:u w:val="single"/>
          </w:rPr>
          <w:t>Functions</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9" w:anchor="expressions-bean-references" w:history="1">
        <w:r w:rsidR="00BA0D5D" w:rsidRPr="00BA0D5D">
          <w:rPr>
            <w:rFonts w:ascii="inherit" w:eastAsia="宋体" w:hAnsi="inherit" w:cs="Arial"/>
            <w:color w:val="548E2E"/>
            <w:kern w:val="0"/>
            <w:sz w:val="24"/>
            <w:szCs w:val="24"/>
            <w:u w:val="single"/>
          </w:rPr>
          <w:t>Bean References</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20" w:anchor="expressions-operator-ternary" w:history="1">
        <w:r w:rsidR="00BA0D5D" w:rsidRPr="00BA0D5D">
          <w:rPr>
            <w:rFonts w:ascii="inherit" w:eastAsia="宋体" w:hAnsi="inherit" w:cs="Arial"/>
            <w:color w:val="548E2E"/>
            <w:kern w:val="0"/>
            <w:sz w:val="24"/>
            <w:szCs w:val="24"/>
            <w:u w:val="single"/>
          </w:rPr>
          <w:t>Ternary Operator (If-Then-Else)</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21" w:anchor="expressions-operator-elvis" w:history="1">
        <w:r w:rsidR="00BA0D5D" w:rsidRPr="00BA0D5D">
          <w:rPr>
            <w:rFonts w:ascii="inherit" w:eastAsia="宋体" w:hAnsi="inherit" w:cs="Arial"/>
            <w:color w:val="548E2E"/>
            <w:kern w:val="0"/>
            <w:sz w:val="24"/>
            <w:szCs w:val="24"/>
            <w:u w:val="single"/>
          </w:rPr>
          <w:t>The Elvis Operator</w:t>
        </w:r>
      </w:hyperlink>
    </w:p>
    <w:p w:rsidR="00BA0D5D" w:rsidRPr="00BA0D5D" w:rsidRDefault="003D7FE9"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22" w:anchor="expressions-operator-safe-navigation" w:history="1">
        <w:r w:rsidR="00BA0D5D" w:rsidRPr="00BA0D5D">
          <w:rPr>
            <w:rFonts w:ascii="inherit" w:eastAsia="宋体" w:hAnsi="inherit" w:cs="Arial"/>
            <w:color w:val="548E2E"/>
            <w:kern w:val="0"/>
            <w:sz w:val="24"/>
            <w:szCs w:val="24"/>
            <w:u w:val="single"/>
          </w:rPr>
          <w:t>Safe Navigation Operator</w:t>
        </w:r>
      </w:hyperlink>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 Literal Expressions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types of literal expressions supported are strings, numeric values (int, real, hex), boolean, and null. Strings are delimited by single quotation marks. To put a single quotation mark itself in a string, use two single quotation mark characters.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simple usage of literals. Typically, they are not used in isolation like this but, rather, as part of a more complex expression — for example, using a literal on one side of a logical comparison operator.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evals to "Hello World"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helloWorld = (String) parser.parseExpression(</w:t>
      </w:r>
      <w:r w:rsidRPr="00BA0D5D">
        <w:rPr>
          <w:rFonts w:ascii="Consolas" w:eastAsia="宋体" w:hAnsi="Consolas" w:cs="宋体"/>
          <w:color w:val="DD1144"/>
          <w:kern w:val="0"/>
          <w:sz w:val="24"/>
          <w:szCs w:val="24"/>
        </w:rPr>
        <w:t>"'Hello World'"</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double</w:t>
      </w:r>
      <w:r w:rsidRPr="00BA0D5D">
        <w:rPr>
          <w:rFonts w:ascii="Consolas" w:eastAsia="宋体" w:hAnsi="Consolas" w:cs="宋体"/>
          <w:color w:val="34302D"/>
          <w:kern w:val="0"/>
          <w:sz w:val="24"/>
          <w:szCs w:val="24"/>
        </w:rPr>
        <w:t xml:space="preserve"> avogadrosNumber = (Double) parser.parseExpression(</w:t>
      </w:r>
      <w:r w:rsidRPr="00BA0D5D">
        <w:rPr>
          <w:rFonts w:ascii="Consolas" w:eastAsia="宋体" w:hAnsi="Consolas" w:cs="宋体"/>
          <w:color w:val="DD1144"/>
          <w:kern w:val="0"/>
          <w:sz w:val="24"/>
          <w:szCs w:val="24"/>
        </w:rPr>
        <w:t>"6.0221415E+23"</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evals to 2147483647</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maxValue = (Integer) parser.parseExpression(</w:t>
      </w:r>
      <w:r w:rsidRPr="00BA0D5D">
        <w:rPr>
          <w:rFonts w:ascii="Consolas" w:eastAsia="宋体" w:hAnsi="Consolas" w:cs="宋体"/>
          <w:color w:val="DD1144"/>
          <w:kern w:val="0"/>
          <w:sz w:val="24"/>
          <w:szCs w:val="24"/>
        </w:rPr>
        <w:t>"0x7FFFFFFF"</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(Boolean) parser.parseExpression(</w:t>
      </w:r>
      <w:r w:rsidRPr="00BA0D5D">
        <w:rPr>
          <w:rFonts w:ascii="Consolas" w:eastAsia="宋体" w:hAnsi="Consolas" w:cs="宋体"/>
          <w:color w:val="DD1144"/>
          <w:kern w:val="0"/>
          <w:sz w:val="24"/>
          <w:szCs w:val="24"/>
        </w:rPr>
        <w:t>"true"</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nullValue = parser.parseExpression(</w:t>
      </w:r>
      <w:r w:rsidRPr="00BA0D5D">
        <w:rPr>
          <w:rFonts w:ascii="Consolas" w:eastAsia="宋体" w:hAnsi="Consolas" w:cs="宋体"/>
          <w:color w:val="DD1144"/>
          <w:kern w:val="0"/>
          <w:sz w:val="24"/>
          <w:szCs w:val="24"/>
        </w:rPr>
        <w:t>"null"</w:t>
      </w:r>
      <w:r w:rsidRPr="00BA0D5D">
        <w:rPr>
          <w:rFonts w:ascii="Consolas" w:eastAsia="宋体" w:hAnsi="Consolas" w:cs="宋体"/>
          <w:color w:val="34302D"/>
          <w:kern w:val="0"/>
          <w:sz w:val="24"/>
          <w:szCs w:val="24"/>
        </w:rPr>
        <w:t>).getValue();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Numbers support the use of the negative sign, exponential notation, and decimal points. By default, real numbers are parsed by using Double.parseDouble().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4.3.2. Properties, Arrays, Lists, Maps, and Indexers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Navigating with property references is easy. To do so, use a period to indicate a nested property value. The instances of the </w:t>
      </w:r>
      <w:r w:rsidRPr="00BA0D5D">
        <w:rPr>
          <w:rFonts w:ascii="Consolas" w:eastAsia="宋体" w:hAnsi="Consolas" w:cs="宋体"/>
          <w:color w:val="34302D"/>
          <w:kern w:val="0"/>
          <w:sz w:val="23"/>
          <w:szCs w:val="23"/>
          <w:shd w:val="clear" w:color="auto" w:fill="F7F7F8"/>
        </w:rPr>
        <w:t>Inventor</w:t>
      </w:r>
      <w:r w:rsidRPr="00BA0D5D">
        <w:rPr>
          <w:rFonts w:ascii="inherit" w:eastAsia="宋体" w:hAnsi="inherit" w:cs="Arial"/>
          <w:color w:val="34302D"/>
          <w:kern w:val="0"/>
          <w:sz w:val="24"/>
          <w:szCs w:val="24"/>
        </w:rPr>
        <w:t> class, </w:t>
      </w:r>
      <w:r w:rsidRPr="00BA0D5D">
        <w:rPr>
          <w:rFonts w:ascii="Consolas" w:eastAsia="宋体" w:hAnsi="Consolas" w:cs="宋体"/>
          <w:color w:val="34302D"/>
          <w:kern w:val="0"/>
          <w:sz w:val="23"/>
          <w:szCs w:val="23"/>
          <w:shd w:val="clear" w:color="auto" w:fill="F7F7F8"/>
        </w:rPr>
        <w:t>pupin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tesla</w:t>
      </w:r>
      <w:r w:rsidRPr="00BA0D5D">
        <w:rPr>
          <w:rFonts w:ascii="inherit" w:eastAsia="宋体" w:hAnsi="inherit" w:cs="Arial"/>
          <w:color w:val="34302D"/>
          <w:kern w:val="0"/>
          <w:sz w:val="24"/>
          <w:szCs w:val="24"/>
        </w:rPr>
        <w:t>, were populated with data listed in the </w:t>
      </w:r>
      <w:hyperlink r:id="rId523" w:anchor="expressions-example-classes" w:history="1">
        <w:r w:rsidRPr="00BA0D5D">
          <w:rPr>
            <w:rFonts w:ascii="inherit" w:eastAsia="宋体" w:hAnsi="inherit" w:cs="Arial"/>
            <w:color w:val="548E2E"/>
            <w:kern w:val="0"/>
            <w:sz w:val="24"/>
            <w:szCs w:val="24"/>
            <w:u w:val="single"/>
          </w:rPr>
          <w:t>Classes used in the examples</w:t>
        </w:r>
      </w:hyperlink>
      <w:r w:rsidRPr="00BA0D5D">
        <w:rPr>
          <w:rFonts w:ascii="inherit" w:eastAsia="宋体" w:hAnsi="inherit" w:cs="Arial"/>
          <w:color w:val="34302D"/>
          <w:kern w:val="0"/>
          <w:sz w:val="24"/>
          <w:szCs w:val="24"/>
        </w:rPr>
        <w:t> section. To navigate “down” and get Tesla’s year of birth and Pupin’s city of birth, we use the following expressions: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evals to 1856</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year = (Integer) parser.parseExpression(</w:t>
      </w:r>
      <w:r w:rsidRPr="00BA0D5D">
        <w:rPr>
          <w:rFonts w:ascii="Consolas" w:eastAsia="宋体" w:hAnsi="Consolas" w:cs="宋体"/>
          <w:color w:val="DD1144"/>
          <w:kern w:val="0"/>
          <w:sz w:val="24"/>
          <w:szCs w:val="24"/>
        </w:rPr>
        <w:t>"Birthdate.Year + 1900"</w:t>
      </w:r>
      <w:r w:rsidRPr="00BA0D5D">
        <w:rPr>
          <w:rFonts w:ascii="Consolas" w:eastAsia="宋体" w:hAnsi="Consolas" w:cs="宋体"/>
          <w:color w:val="34302D"/>
          <w:kern w:val="0"/>
          <w:sz w:val="24"/>
          <w:szCs w:val="24"/>
        </w:rPr>
        <w:t>).getValue(context);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String city = (String) parser.parseExpression(</w:t>
      </w:r>
      <w:r w:rsidRPr="00BA0D5D">
        <w:rPr>
          <w:rFonts w:ascii="Consolas" w:eastAsia="宋体" w:hAnsi="Consolas" w:cs="宋体"/>
          <w:color w:val="DD1144"/>
          <w:kern w:val="0"/>
          <w:sz w:val="24"/>
          <w:szCs w:val="24"/>
        </w:rPr>
        <w:t>"placeOfBirth.City"</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Case insensitivity is allowed for the first letter of property names. The contents of arrays and lists are obtained by using square bracket notation,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Inventions Array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"Induction motor"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invention = parser.parseExpression(</w:t>
      </w:r>
      <w:r w:rsidRPr="00BA0D5D">
        <w:rPr>
          <w:rFonts w:ascii="Consolas" w:eastAsia="宋体" w:hAnsi="Consolas" w:cs="宋体"/>
          <w:color w:val="DD1144"/>
          <w:kern w:val="0"/>
          <w:sz w:val="24"/>
          <w:szCs w:val="24"/>
        </w:rPr>
        <w:t>"inventions[3]"</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context, tesla,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Members 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"Nikola Tesla"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name = parser.parseExpression(</w:t>
      </w:r>
      <w:r w:rsidRPr="00BA0D5D">
        <w:rPr>
          <w:rFonts w:ascii="Consolas" w:eastAsia="宋体" w:hAnsi="Consolas" w:cs="宋体"/>
          <w:color w:val="DD1144"/>
          <w:kern w:val="0"/>
          <w:sz w:val="24"/>
          <w:szCs w:val="24"/>
        </w:rPr>
        <w:t>"Members[0].Name"</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context, ieee,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List and Array navigation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"Wireless communication"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invention = parser.parseExpression(</w:t>
      </w:r>
      <w:r w:rsidRPr="00BA0D5D">
        <w:rPr>
          <w:rFonts w:ascii="Consolas" w:eastAsia="宋体" w:hAnsi="Consolas" w:cs="宋体"/>
          <w:color w:val="DD1144"/>
          <w:kern w:val="0"/>
          <w:sz w:val="24"/>
          <w:szCs w:val="24"/>
        </w:rPr>
        <w:t>"Members[0].Inventions[6]"</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context, ieee, String.class);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contents of maps are obtained by specifying the literal key value within the brackets. In the following example, because keys for the </w:t>
      </w:r>
      <w:r w:rsidRPr="00BA0D5D">
        <w:rPr>
          <w:rFonts w:ascii="Consolas" w:eastAsia="宋体" w:hAnsi="Consolas" w:cs="宋体"/>
          <w:color w:val="34302D"/>
          <w:kern w:val="0"/>
          <w:sz w:val="23"/>
          <w:szCs w:val="23"/>
          <w:shd w:val="clear" w:color="auto" w:fill="F7F7F8"/>
        </w:rPr>
        <w:t>Officers</w:t>
      </w:r>
      <w:r w:rsidRPr="00BA0D5D">
        <w:rPr>
          <w:rFonts w:ascii="inherit" w:eastAsia="宋体" w:hAnsi="inherit" w:cs="Arial"/>
          <w:color w:val="34302D"/>
          <w:kern w:val="0"/>
          <w:sz w:val="24"/>
          <w:szCs w:val="24"/>
        </w:rPr>
        <w:t> map are strings, we can specify string literals: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Officer's Dictionary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Inventor pupin = parser.parseExpression(</w:t>
      </w:r>
      <w:r w:rsidRPr="00BA0D5D">
        <w:rPr>
          <w:rFonts w:ascii="Consolas" w:eastAsia="宋体" w:hAnsi="Consolas" w:cs="宋体"/>
          <w:color w:val="DD1144"/>
          <w:kern w:val="0"/>
          <w:sz w:val="24"/>
          <w:szCs w:val="24"/>
        </w:rPr>
        <w:t>"Officers['president']"</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societyContext, Inventor.class);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"Idvor"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city = parser.parseExpression(</w:t>
      </w:r>
      <w:r w:rsidRPr="00BA0D5D">
        <w:rPr>
          <w:rFonts w:ascii="Consolas" w:eastAsia="宋体" w:hAnsi="Consolas" w:cs="宋体"/>
          <w:color w:val="DD1144"/>
          <w:kern w:val="0"/>
          <w:sz w:val="24"/>
          <w:szCs w:val="24"/>
        </w:rPr>
        <w:t>"Officers['president'].PlaceOfBirth.City"</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societyContext,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setting values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parser.parseExpression(</w:t>
      </w:r>
      <w:r w:rsidRPr="00BA0D5D">
        <w:rPr>
          <w:rFonts w:ascii="Consolas" w:eastAsia="宋体" w:hAnsi="Consolas" w:cs="宋体"/>
          <w:color w:val="DD1144"/>
          <w:kern w:val="0"/>
          <w:sz w:val="24"/>
          <w:szCs w:val="24"/>
        </w:rPr>
        <w:t>"Officers['advisors'][0].PlaceOfBirth.Country"</w:t>
      </w:r>
      <w:r w:rsidRPr="00BA0D5D">
        <w:rPr>
          <w:rFonts w:ascii="Consolas" w:eastAsia="宋体" w:hAnsi="Consolas" w:cs="宋体"/>
          <w:color w:val="34302D"/>
          <w:kern w:val="0"/>
          <w:sz w:val="24"/>
          <w:szCs w:val="24"/>
        </w:rPr>
        <w:t>).setValue(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societyContext, </w:t>
      </w:r>
      <w:r w:rsidRPr="00BA0D5D">
        <w:rPr>
          <w:rFonts w:ascii="Consolas" w:eastAsia="宋体" w:hAnsi="Consolas" w:cs="宋体"/>
          <w:color w:val="DD1144"/>
          <w:kern w:val="0"/>
          <w:sz w:val="24"/>
          <w:szCs w:val="24"/>
        </w:rPr>
        <w:t>"Croatia"</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4.3.3. Inline Lists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directly express lists in an expression by using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a Java list containing the four numbers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 numbers = (List) parser.parseExpression(</w:t>
      </w:r>
      <w:r w:rsidRPr="00BA0D5D">
        <w:rPr>
          <w:rFonts w:ascii="Consolas" w:eastAsia="宋体" w:hAnsi="Consolas" w:cs="宋体"/>
          <w:color w:val="DD1144"/>
          <w:kern w:val="0"/>
          <w:sz w:val="24"/>
          <w:szCs w:val="24"/>
        </w:rPr>
        <w:t>"{1,2,3,4}"</w:t>
      </w:r>
      <w:r w:rsidRPr="00BA0D5D">
        <w:rPr>
          <w:rFonts w:ascii="Consolas" w:eastAsia="宋体" w:hAnsi="Consolas" w:cs="宋体"/>
          <w:color w:val="34302D"/>
          <w:kern w:val="0"/>
          <w:sz w:val="24"/>
          <w:szCs w:val="24"/>
        </w:rPr>
        <w:t>).getValue(context);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 listOfLists = (List) parser.parseExpression(</w:t>
      </w:r>
      <w:r w:rsidRPr="00BA0D5D">
        <w:rPr>
          <w:rFonts w:ascii="Consolas" w:eastAsia="宋体" w:hAnsi="Consolas" w:cs="宋体"/>
          <w:color w:val="DD1144"/>
          <w:kern w:val="0"/>
          <w:sz w:val="24"/>
          <w:szCs w:val="24"/>
        </w:rPr>
        <w:t>"{{'a','b'},{'x','y'}}"</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by itself means an empty list. For performance reasons, if the list is itself entirely composed of fixed literals, a constant list is created to represent the expression (rather than building a new list on each evaluation).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4.3.4. Inline Maps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directly express maps in an expression by using </w:t>
      </w:r>
      <w:r w:rsidRPr="00BA0D5D">
        <w:rPr>
          <w:rFonts w:ascii="Consolas" w:eastAsia="宋体" w:hAnsi="Consolas" w:cs="宋体"/>
          <w:color w:val="34302D"/>
          <w:kern w:val="0"/>
          <w:sz w:val="23"/>
          <w:szCs w:val="23"/>
          <w:shd w:val="clear" w:color="auto" w:fill="F7F7F8"/>
        </w:rPr>
        <w:t>{key:value}</w:t>
      </w:r>
      <w:r w:rsidRPr="00BA0D5D">
        <w:rPr>
          <w:rFonts w:ascii="inherit" w:eastAsia="宋体" w:hAnsi="inherit" w:cs="Arial"/>
          <w:color w:val="34302D"/>
          <w:kern w:val="0"/>
          <w:sz w:val="24"/>
          <w:szCs w:val="24"/>
        </w:rPr>
        <w:t> notation.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a Java map containing the two entries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Map inventorInfo = (Map) parser.parseExpression(</w:t>
      </w:r>
      <w:r w:rsidRPr="00BA0D5D">
        <w:rPr>
          <w:rFonts w:ascii="Consolas" w:eastAsia="宋体" w:hAnsi="Consolas" w:cs="宋体"/>
          <w:color w:val="DD1144"/>
          <w:kern w:val="0"/>
          <w:sz w:val="24"/>
          <w:szCs w:val="24"/>
        </w:rPr>
        <w:t>"{name:'Nikola',dob:'10-July-1856'}"</w:t>
      </w:r>
      <w:r w:rsidRPr="00BA0D5D">
        <w:rPr>
          <w:rFonts w:ascii="Consolas" w:eastAsia="宋体" w:hAnsi="Consolas" w:cs="宋体"/>
          <w:color w:val="34302D"/>
          <w:kern w:val="0"/>
          <w:sz w:val="24"/>
          <w:szCs w:val="24"/>
        </w:rPr>
        <w:t>).getValue(context);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Map mapOfMaps = (Map) parser.parseExpression(</w:t>
      </w:r>
      <w:r w:rsidRPr="00BA0D5D">
        <w:rPr>
          <w:rFonts w:ascii="Consolas" w:eastAsia="宋体" w:hAnsi="Consolas" w:cs="宋体"/>
          <w:color w:val="DD1144"/>
          <w:kern w:val="0"/>
          <w:sz w:val="24"/>
          <w:szCs w:val="24"/>
        </w:rPr>
        <w:t>"{name:{first:'Nikola',last:'Tesla'},dob:{day:10,month:'July',year:1856}}"</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by itself means an empty map. For performance reasons, if the map is itself composed of fixed literals or other nested constant structures (lists or maps), a constant map is created to represent the expression (rather than building a new map on each evaluation). Quoting of the map keys is optional. The examples above do not use quoted keys.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4.3.5. Array Construction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build arrays by using the familiar Java syntax, optionally supplying an initializer to have the array populated at construction time.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numbers1 =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parser.parseExpression(</w:t>
      </w:r>
      <w:r w:rsidRPr="00BA0D5D">
        <w:rPr>
          <w:rFonts w:ascii="Consolas" w:eastAsia="宋体" w:hAnsi="Consolas" w:cs="宋体"/>
          <w:color w:val="DD1144"/>
          <w:kern w:val="0"/>
          <w:sz w:val="24"/>
          <w:szCs w:val="24"/>
        </w:rPr>
        <w:t>"new int[4]"</w:t>
      </w:r>
      <w:r w:rsidRPr="00BA0D5D">
        <w:rPr>
          <w:rFonts w:ascii="Consolas" w:eastAsia="宋体" w:hAnsi="Consolas" w:cs="宋体"/>
          <w:color w:val="34302D"/>
          <w:kern w:val="0"/>
          <w:sz w:val="24"/>
          <w:szCs w:val="24"/>
        </w:rPr>
        <w:t>).getValue(context);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Array with initializer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numbers2 =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parser.parseExpression(</w:t>
      </w:r>
      <w:r w:rsidRPr="00BA0D5D">
        <w:rPr>
          <w:rFonts w:ascii="Consolas" w:eastAsia="宋体" w:hAnsi="Consolas" w:cs="宋体"/>
          <w:color w:val="DD1144"/>
          <w:kern w:val="0"/>
          <w:sz w:val="24"/>
          <w:szCs w:val="24"/>
        </w:rPr>
        <w:t>"new int[]{1,2,3}"</w:t>
      </w:r>
      <w:r w:rsidRPr="00BA0D5D">
        <w:rPr>
          <w:rFonts w:ascii="Consolas" w:eastAsia="宋体" w:hAnsi="Consolas" w:cs="宋体"/>
          <w:color w:val="34302D"/>
          <w:kern w:val="0"/>
          <w:sz w:val="24"/>
          <w:szCs w:val="24"/>
        </w:rPr>
        <w:t>).getValue(context);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Multi dimensional array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numbers3 =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parser.parseExpression(</w:t>
      </w:r>
      <w:r w:rsidRPr="00BA0D5D">
        <w:rPr>
          <w:rFonts w:ascii="Consolas" w:eastAsia="宋体" w:hAnsi="Consolas" w:cs="宋体"/>
          <w:color w:val="DD1144"/>
          <w:kern w:val="0"/>
          <w:sz w:val="24"/>
          <w:szCs w:val="24"/>
        </w:rPr>
        <w:t>"new int[4][5]"</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cannot currently supply an initializer when you construct multi-dimensional array.</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4.3.6. Methods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invoke methods by using typical Java programming syntax. You can also invoke methods on literals. Variable arguments are also supported. The following examples show how to invoke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string literal, evaluates to "bc"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bc = parser.parseExpression(</w:t>
      </w:r>
      <w:r w:rsidRPr="00BA0D5D">
        <w:rPr>
          <w:rFonts w:ascii="Consolas" w:eastAsia="宋体" w:hAnsi="Consolas" w:cs="宋体"/>
          <w:color w:val="DD1144"/>
          <w:kern w:val="0"/>
          <w:sz w:val="24"/>
          <w:szCs w:val="24"/>
        </w:rPr>
        <w:t>"'abc'.substring(1, 3)"</w:t>
      </w:r>
      <w:r w:rsidRPr="00BA0D5D">
        <w:rPr>
          <w:rFonts w:ascii="Consolas" w:eastAsia="宋体" w:hAnsi="Consolas" w:cs="宋体"/>
          <w:color w:val="34302D"/>
          <w:kern w:val="0"/>
          <w:sz w:val="24"/>
          <w:szCs w:val="24"/>
        </w:rPr>
        <w:t>).getValue(String.class);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isMember = parser.parseExpression(</w:t>
      </w:r>
      <w:r w:rsidRPr="00BA0D5D">
        <w:rPr>
          <w:rFonts w:ascii="Consolas" w:eastAsia="宋体" w:hAnsi="Consolas" w:cs="宋体"/>
          <w:color w:val="DD1144"/>
          <w:kern w:val="0"/>
          <w:sz w:val="24"/>
          <w:szCs w:val="24"/>
        </w:rPr>
        <w:t>"isMember('Mihajlo Pupin')"</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societyContext, Boolean.class);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4.3.7. Operators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Expression Language supports the following kinds of operators:</w:t>
      </w:r>
    </w:p>
    <w:p w:rsidR="00BA0D5D" w:rsidRPr="00BA0D5D" w:rsidRDefault="003D7FE9" w:rsidP="00BA0D5D">
      <w:pPr>
        <w:widowControl/>
        <w:numPr>
          <w:ilvl w:val="0"/>
          <w:numId w:val="36"/>
        </w:numPr>
        <w:shd w:val="clear" w:color="auto" w:fill="FFFFFF"/>
        <w:spacing w:after="150"/>
        <w:ind w:left="360"/>
        <w:jc w:val="left"/>
        <w:rPr>
          <w:rFonts w:ascii="inherit" w:eastAsia="宋体" w:hAnsi="inherit" w:cs="Arial" w:hint="eastAsia"/>
          <w:color w:val="34302D"/>
          <w:kern w:val="0"/>
          <w:sz w:val="24"/>
          <w:szCs w:val="24"/>
        </w:rPr>
      </w:pPr>
      <w:hyperlink r:id="rId524" w:anchor="expressions-operators-relational" w:history="1">
        <w:r w:rsidR="00BA0D5D" w:rsidRPr="00BA0D5D">
          <w:rPr>
            <w:rFonts w:ascii="inherit" w:eastAsia="宋体" w:hAnsi="inherit" w:cs="Arial"/>
            <w:color w:val="548E2E"/>
            <w:kern w:val="0"/>
            <w:sz w:val="24"/>
            <w:szCs w:val="24"/>
            <w:u w:val="single"/>
          </w:rPr>
          <w:t>Relational Operators</w:t>
        </w:r>
      </w:hyperlink>
    </w:p>
    <w:p w:rsidR="00BA0D5D" w:rsidRPr="00BA0D5D" w:rsidRDefault="003D7FE9" w:rsidP="00BA0D5D">
      <w:pPr>
        <w:widowControl/>
        <w:numPr>
          <w:ilvl w:val="0"/>
          <w:numId w:val="36"/>
        </w:numPr>
        <w:shd w:val="clear" w:color="auto" w:fill="FFFFFF"/>
        <w:spacing w:after="150"/>
        <w:ind w:left="360"/>
        <w:jc w:val="left"/>
        <w:rPr>
          <w:rFonts w:ascii="inherit" w:eastAsia="宋体" w:hAnsi="inherit" w:cs="Arial" w:hint="eastAsia"/>
          <w:color w:val="34302D"/>
          <w:kern w:val="0"/>
          <w:sz w:val="24"/>
          <w:szCs w:val="24"/>
        </w:rPr>
      </w:pPr>
      <w:hyperlink r:id="rId525" w:anchor="expressions-operators-logical" w:history="1">
        <w:r w:rsidR="00BA0D5D" w:rsidRPr="00BA0D5D">
          <w:rPr>
            <w:rFonts w:ascii="inherit" w:eastAsia="宋体" w:hAnsi="inherit" w:cs="Arial"/>
            <w:color w:val="548E2E"/>
            <w:kern w:val="0"/>
            <w:sz w:val="24"/>
            <w:szCs w:val="24"/>
            <w:u w:val="single"/>
          </w:rPr>
          <w:t>Logical Operators</w:t>
        </w:r>
      </w:hyperlink>
    </w:p>
    <w:p w:rsidR="00BA0D5D" w:rsidRPr="00BA0D5D" w:rsidRDefault="003D7FE9" w:rsidP="00BA0D5D">
      <w:pPr>
        <w:widowControl/>
        <w:numPr>
          <w:ilvl w:val="0"/>
          <w:numId w:val="36"/>
        </w:numPr>
        <w:shd w:val="clear" w:color="auto" w:fill="FFFFFF"/>
        <w:spacing w:after="150"/>
        <w:ind w:left="360"/>
        <w:jc w:val="left"/>
        <w:rPr>
          <w:rFonts w:ascii="inherit" w:eastAsia="宋体" w:hAnsi="inherit" w:cs="Arial" w:hint="eastAsia"/>
          <w:color w:val="34302D"/>
          <w:kern w:val="0"/>
          <w:sz w:val="24"/>
          <w:szCs w:val="24"/>
        </w:rPr>
      </w:pPr>
      <w:hyperlink r:id="rId526" w:anchor="expressions-operators-mathematical" w:history="1">
        <w:r w:rsidR="00BA0D5D" w:rsidRPr="00BA0D5D">
          <w:rPr>
            <w:rFonts w:ascii="inherit" w:eastAsia="宋体" w:hAnsi="inherit" w:cs="Arial"/>
            <w:color w:val="548E2E"/>
            <w:kern w:val="0"/>
            <w:sz w:val="24"/>
            <w:szCs w:val="24"/>
            <w:u w:val="single"/>
          </w:rPr>
          <w:t>Mathematical Operators</w:t>
        </w:r>
      </w:hyperlink>
    </w:p>
    <w:p w:rsidR="00BA0D5D" w:rsidRPr="00BA0D5D" w:rsidRDefault="003D7FE9" w:rsidP="00BA0D5D">
      <w:pPr>
        <w:widowControl/>
        <w:numPr>
          <w:ilvl w:val="0"/>
          <w:numId w:val="36"/>
        </w:numPr>
        <w:shd w:val="clear" w:color="auto" w:fill="FFFFFF"/>
        <w:spacing w:after="150"/>
        <w:ind w:left="360"/>
        <w:jc w:val="left"/>
        <w:rPr>
          <w:rFonts w:ascii="inherit" w:eastAsia="宋体" w:hAnsi="inherit" w:cs="Arial" w:hint="eastAsia"/>
          <w:color w:val="34302D"/>
          <w:kern w:val="0"/>
          <w:sz w:val="24"/>
          <w:szCs w:val="24"/>
        </w:rPr>
      </w:pPr>
      <w:hyperlink r:id="rId527" w:anchor="expressions-assignment" w:history="1">
        <w:r w:rsidR="00BA0D5D" w:rsidRPr="00BA0D5D">
          <w:rPr>
            <w:rFonts w:ascii="inherit" w:eastAsia="宋体" w:hAnsi="inherit" w:cs="Arial"/>
            <w:color w:val="548E2E"/>
            <w:kern w:val="0"/>
            <w:sz w:val="24"/>
            <w:szCs w:val="24"/>
            <w:u w:val="single"/>
          </w:rPr>
          <w:t>The Assignment Operator</w:t>
        </w:r>
      </w:hyperlink>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Relational Operators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relational operators (equal, not equal, less than, less than or equal, greater than, and greater than or equal) are supported by using standard operator notation. The following listing shows a few examples of operators: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w:t>
      </w:r>
      <w:r w:rsidRPr="00BA0D5D">
        <w:rPr>
          <w:rFonts w:ascii="Consolas" w:eastAsia="宋体" w:hAnsi="Consolas" w:cs="宋体"/>
          <w:color w:val="DD1144"/>
          <w:kern w:val="0"/>
          <w:sz w:val="24"/>
          <w:szCs w:val="24"/>
        </w:rPr>
        <w:t>"2 == 2"</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w:t>
      </w:r>
      <w:r w:rsidRPr="00BA0D5D">
        <w:rPr>
          <w:rFonts w:ascii="Consolas" w:eastAsia="宋体" w:hAnsi="Consolas" w:cs="宋体"/>
          <w:color w:val="DD1144"/>
          <w:kern w:val="0"/>
          <w:sz w:val="24"/>
          <w:szCs w:val="24"/>
        </w:rPr>
        <w:t>"2 &lt; -5.0"</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w:t>
      </w:r>
      <w:r w:rsidRPr="00BA0D5D">
        <w:rPr>
          <w:rFonts w:ascii="Consolas" w:eastAsia="宋体" w:hAnsi="Consolas" w:cs="宋体"/>
          <w:color w:val="DD1144"/>
          <w:kern w:val="0"/>
          <w:sz w:val="24"/>
          <w:szCs w:val="24"/>
        </w:rPr>
        <w:t>"'black' &lt; 'block'"</w:t>
      </w:r>
      <w:r w:rsidRPr="00BA0D5D">
        <w:rPr>
          <w:rFonts w:ascii="Consolas" w:eastAsia="宋体" w:hAnsi="Consolas" w:cs="宋体"/>
          <w:color w:val="34302D"/>
          <w:kern w:val="0"/>
          <w:sz w:val="24"/>
          <w:szCs w:val="24"/>
        </w:rPr>
        <w:t>).getValue(Boolean.class);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Greater-than and less-than comparisons against </w:t>
            </w:r>
            <w:r w:rsidRPr="00BA0D5D">
              <w:rPr>
                <w:rFonts w:ascii="Consolas" w:eastAsia="宋体" w:hAnsi="Consolas" w:cs="宋体"/>
                <w:kern w:val="0"/>
                <w:sz w:val="23"/>
                <w:szCs w:val="23"/>
                <w:shd w:val="clear" w:color="auto" w:fill="F7F7F8"/>
              </w:rPr>
              <w:t>null</w:t>
            </w:r>
            <w:r w:rsidRPr="00BA0D5D">
              <w:rPr>
                <w:rFonts w:ascii="inherit" w:eastAsia="宋体" w:hAnsi="inherit" w:cs="宋体"/>
                <w:kern w:val="0"/>
                <w:sz w:val="24"/>
                <w:szCs w:val="24"/>
              </w:rPr>
              <w:t> follow a simple rule: </w:t>
            </w:r>
            <w:r w:rsidRPr="00BA0D5D">
              <w:rPr>
                <w:rFonts w:ascii="Consolas" w:eastAsia="宋体" w:hAnsi="Consolas" w:cs="宋体"/>
                <w:kern w:val="0"/>
                <w:sz w:val="23"/>
                <w:szCs w:val="23"/>
                <w:shd w:val="clear" w:color="auto" w:fill="F7F7F8"/>
              </w:rPr>
              <w:t>null</w:t>
            </w:r>
            <w:r w:rsidRPr="00BA0D5D">
              <w:rPr>
                <w:rFonts w:ascii="inherit" w:eastAsia="宋体" w:hAnsi="inherit" w:cs="宋体"/>
                <w:kern w:val="0"/>
                <w:sz w:val="24"/>
                <w:szCs w:val="24"/>
              </w:rPr>
              <w:t> is treated as nothing (that is NOT as zero). As a consequence, any other value is always greater than </w:t>
            </w:r>
            <w:r w:rsidRPr="00BA0D5D">
              <w:rPr>
                <w:rFonts w:ascii="Consolas" w:eastAsia="宋体" w:hAnsi="Consolas" w:cs="宋体"/>
                <w:kern w:val="0"/>
                <w:sz w:val="23"/>
                <w:szCs w:val="23"/>
                <w:shd w:val="clear" w:color="auto" w:fill="F7F7F8"/>
              </w:rPr>
              <w:t>null</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X &gt; null</w:t>
            </w:r>
            <w:r w:rsidRPr="00BA0D5D">
              <w:rPr>
                <w:rFonts w:ascii="inherit" w:eastAsia="宋体" w:hAnsi="inherit" w:cs="宋体"/>
                <w:kern w:val="0"/>
                <w:sz w:val="24"/>
                <w:szCs w:val="24"/>
              </w:rPr>
              <w:t> is always </w:t>
            </w:r>
            <w:r w:rsidRPr="00BA0D5D">
              <w:rPr>
                <w:rFonts w:ascii="Consolas" w:eastAsia="宋体" w:hAnsi="Consolas" w:cs="宋体"/>
                <w:kern w:val="0"/>
                <w:sz w:val="23"/>
                <w:szCs w:val="23"/>
                <w:shd w:val="clear" w:color="auto" w:fill="F7F7F8"/>
              </w:rPr>
              <w:t>true</w:t>
            </w:r>
            <w:r w:rsidRPr="00BA0D5D">
              <w:rPr>
                <w:rFonts w:ascii="inherit" w:eastAsia="宋体" w:hAnsi="inherit" w:cs="宋体"/>
                <w:kern w:val="0"/>
                <w:sz w:val="24"/>
                <w:szCs w:val="24"/>
              </w:rPr>
              <w:t>) and no other value is ever less than nothing (</w:t>
            </w:r>
            <w:r w:rsidRPr="00BA0D5D">
              <w:rPr>
                <w:rFonts w:ascii="Consolas" w:eastAsia="宋体" w:hAnsi="Consolas" w:cs="宋体"/>
                <w:kern w:val="0"/>
                <w:sz w:val="23"/>
                <w:szCs w:val="23"/>
                <w:shd w:val="clear" w:color="auto" w:fill="F7F7F8"/>
              </w:rPr>
              <w:t>X &lt; null</w:t>
            </w:r>
            <w:r w:rsidRPr="00BA0D5D">
              <w:rPr>
                <w:rFonts w:ascii="inherit" w:eastAsia="宋体" w:hAnsi="inherit" w:cs="宋体"/>
                <w:kern w:val="0"/>
                <w:sz w:val="24"/>
                <w:szCs w:val="24"/>
              </w:rPr>
              <w:t> is always </w:t>
            </w:r>
            <w:r w:rsidRPr="00BA0D5D">
              <w:rPr>
                <w:rFonts w:ascii="Consolas" w:eastAsia="宋体" w:hAnsi="Consolas" w:cs="宋体"/>
                <w:kern w:val="0"/>
                <w:sz w:val="23"/>
                <w:szCs w:val="23"/>
                <w:shd w:val="clear" w:color="auto" w:fill="F7F7F8"/>
              </w:rPr>
              <w:t>false</w:t>
            </w:r>
            <w:r w:rsidRPr="00BA0D5D">
              <w:rPr>
                <w:rFonts w:ascii="inherit" w:eastAsia="宋体" w:hAnsi="inherit" w:cs="宋体"/>
                <w:kern w:val="0"/>
                <w:sz w:val="24"/>
                <w:szCs w:val="24"/>
              </w:rPr>
              <w:t>).</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you prefer numeric comparisons instead, avoid number-based </w:t>
            </w:r>
            <w:r w:rsidRPr="00BA0D5D">
              <w:rPr>
                <w:rFonts w:ascii="Consolas" w:eastAsia="宋体" w:hAnsi="Consolas" w:cs="宋体"/>
                <w:kern w:val="0"/>
                <w:sz w:val="23"/>
                <w:szCs w:val="23"/>
                <w:shd w:val="clear" w:color="auto" w:fill="F7F7F8"/>
              </w:rPr>
              <w:t>null</w:t>
            </w:r>
            <w:r w:rsidRPr="00BA0D5D">
              <w:rPr>
                <w:rFonts w:ascii="inherit" w:eastAsia="宋体" w:hAnsi="inherit" w:cs="宋体"/>
                <w:kern w:val="0"/>
                <w:sz w:val="24"/>
                <w:szCs w:val="24"/>
              </w:rPr>
              <w:t> comparisons in favor of comparisons against zero (for example, </w:t>
            </w:r>
            <w:r w:rsidRPr="00BA0D5D">
              <w:rPr>
                <w:rFonts w:ascii="Consolas" w:eastAsia="宋体" w:hAnsi="Consolas" w:cs="宋体"/>
                <w:kern w:val="0"/>
                <w:sz w:val="23"/>
                <w:szCs w:val="23"/>
                <w:shd w:val="clear" w:color="auto" w:fill="F7F7F8"/>
              </w:rPr>
              <w:t>X &gt; 0</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X &lt; 0</w:t>
            </w:r>
            <w:r w:rsidRPr="00BA0D5D">
              <w:rPr>
                <w:rFonts w:ascii="inherit" w:eastAsia="宋体" w:hAnsi="inherit" w:cs="宋体"/>
                <w:kern w:val="0"/>
                <w:sz w:val="24"/>
                <w:szCs w:val="24"/>
              </w:rPr>
              <w: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the standard relational operators, SpEL supports the </w:t>
      </w:r>
      <w:r w:rsidRPr="00BA0D5D">
        <w:rPr>
          <w:rFonts w:ascii="Consolas" w:eastAsia="宋体" w:hAnsi="Consolas" w:cs="宋体"/>
          <w:color w:val="34302D"/>
          <w:kern w:val="0"/>
          <w:sz w:val="23"/>
          <w:szCs w:val="23"/>
          <w:shd w:val="clear" w:color="auto" w:fill="F7F7F8"/>
        </w:rPr>
        <w:t>instanceof</w:t>
      </w:r>
      <w:r w:rsidRPr="00BA0D5D">
        <w:rPr>
          <w:rFonts w:ascii="inherit" w:eastAsia="宋体" w:hAnsi="inherit" w:cs="Arial"/>
          <w:color w:val="34302D"/>
          <w:kern w:val="0"/>
          <w:sz w:val="24"/>
          <w:szCs w:val="24"/>
        </w:rPr>
        <w:t> and regular expression-based </w:t>
      </w:r>
      <w:r w:rsidRPr="00BA0D5D">
        <w:rPr>
          <w:rFonts w:ascii="Consolas" w:eastAsia="宋体" w:hAnsi="Consolas" w:cs="宋体"/>
          <w:color w:val="34302D"/>
          <w:kern w:val="0"/>
          <w:sz w:val="23"/>
          <w:szCs w:val="23"/>
          <w:shd w:val="clear" w:color="auto" w:fill="F7F7F8"/>
        </w:rPr>
        <w:t>matches</w:t>
      </w:r>
      <w:r w:rsidRPr="00BA0D5D">
        <w:rPr>
          <w:rFonts w:ascii="inherit" w:eastAsia="宋体" w:hAnsi="inherit" w:cs="Arial"/>
          <w:color w:val="34302D"/>
          <w:kern w:val="0"/>
          <w:sz w:val="24"/>
          <w:szCs w:val="24"/>
        </w:rPr>
        <w:t> operator. The following listing shows examples of both: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"'xyz' instanceof T(Integer)"</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"'5.00' matches '^-?\\d+(\\.\\d{2})?$'"</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//evaluates to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"'5.0067' matches '^-?\\d+(\\.\\d{2})?$'"</w:t>
      </w:r>
      <w:r w:rsidRPr="00BA0D5D">
        <w:rPr>
          <w:rFonts w:ascii="Consolas" w:eastAsia="宋体" w:hAnsi="Consolas" w:cs="宋体"/>
          <w:color w:val="34302D"/>
          <w:kern w:val="0"/>
          <w:sz w:val="24"/>
          <w:szCs w:val="24"/>
        </w:rPr>
        <w:t>).getValue(Boolean.class);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Be careful with primitive types, as they are immediately boxed up to the wrapper type, so </w:t>
            </w:r>
            <w:r w:rsidRPr="00BA0D5D">
              <w:rPr>
                <w:rFonts w:ascii="Consolas" w:eastAsia="宋体" w:hAnsi="Consolas" w:cs="宋体"/>
                <w:kern w:val="0"/>
                <w:sz w:val="23"/>
                <w:szCs w:val="23"/>
                <w:shd w:val="clear" w:color="auto" w:fill="F7F7F8"/>
              </w:rPr>
              <w:t>1 instanceof T(int)</w:t>
            </w:r>
            <w:r w:rsidRPr="00BA0D5D">
              <w:rPr>
                <w:rFonts w:ascii="宋体" w:eastAsia="宋体" w:hAnsi="宋体" w:cs="宋体"/>
                <w:kern w:val="0"/>
                <w:sz w:val="24"/>
                <w:szCs w:val="24"/>
              </w:rPr>
              <w:t>evaluates to </w:t>
            </w:r>
            <w:r w:rsidRPr="00BA0D5D">
              <w:rPr>
                <w:rFonts w:ascii="Consolas" w:eastAsia="宋体" w:hAnsi="Consolas" w:cs="宋体"/>
                <w:kern w:val="0"/>
                <w:sz w:val="23"/>
                <w:szCs w:val="23"/>
                <w:shd w:val="clear" w:color="auto" w:fill="F7F7F8"/>
              </w:rPr>
              <w:t>false</w:t>
            </w:r>
            <w:r w:rsidRPr="00BA0D5D">
              <w:rPr>
                <w:rFonts w:ascii="宋体" w:eastAsia="宋体" w:hAnsi="宋体" w:cs="宋体"/>
                <w:kern w:val="0"/>
                <w:sz w:val="24"/>
                <w:szCs w:val="24"/>
              </w:rPr>
              <w:t> while </w:t>
            </w:r>
            <w:r w:rsidRPr="00BA0D5D">
              <w:rPr>
                <w:rFonts w:ascii="Consolas" w:eastAsia="宋体" w:hAnsi="Consolas" w:cs="宋体"/>
                <w:kern w:val="0"/>
                <w:sz w:val="23"/>
                <w:szCs w:val="23"/>
                <w:shd w:val="clear" w:color="auto" w:fill="F7F7F8"/>
              </w:rPr>
              <w:t>1 instanceof T(Integer)</w:t>
            </w:r>
            <w:r w:rsidRPr="00BA0D5D">
              <w:rPr>
                <w:rFonts w:ascii="宋体" w:eastAsia="宋体" w:hAnsi="宋体" w:cs="宋体"/>
                <w:kern w:val="0"/>
                <w:sz w:val="24"/>
                <w:szCs w:val="24"/>
              </w:rPr>
              <w:t> evaluates to </w:t>
            </w:r>
            <w:r w:rsidRPr="00BA0D5D">
              <w:rPr>
                <w:rFonts w:ascii="Consolas" w:eastAsia="宋体" w:hAnsi="Consolas" w:cs="宋体"/>
                <w:kern w:val="0"/>
                <w:sz w:val="23"/>
                <w:szCs w:val="23"/>
                <w:shd w:val="clear" w:color="auto" w:fill="F7F7F8"/>
              </w:rPr>
              <w:t>true</w:t>
            </w:r>
            <w:r w:rsidRPr="00BA0D5D">
              <w:rPr>
                <w:rFonts w:ascii="宋体" w:eastAsia="宋体" w:hAnsi="宋体" w:cs="宋体"/>
                <w:kern w:val="0"/>
                <w:sz w:val="24"/>
                <w:szCs w:val="24"/>
              </w:rPr>
              <w:t>, as expected.</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Each symbolic operator can also be specified as a purely alphabetic equivalent. This avoids problems where the symbols used have special meaning for the document type in which the expression is embedded (such as in an XML document). The textual equivalents are:</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lt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&gt;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le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&gt;=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eq</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ne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div</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mod</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not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All of the textual operators are case-insensitive.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Logical Operators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SpEL supports the following logical operators:</w:t>
      </w:r>
    </w:p>
    <w:p w:rsidR="00BA0D5D" w:rsidRPr="00BA0D5D" w:rsidRDefault="00BA0D5D" w:rsidP="00BA0D5D">
      <w:pPr>
        <w:widowControl/>
        <w:numPr>
          <w:ilvl w:val="0"/>
          <w:numId w:val="3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and</w:t>
      </w:r>
    </w:p>
    <w:p w:rsidR="00BA0D5D" w:rsidRPr="00BA0D5D" w:rsidRDefault="00BA0D5D" w:rsidP="00BA0D5D">
      <w:pPr>
        <w:widowControl/>
        <w:numPr>
          <w:ilvl w:val="0"/>
          <w:numId w:val="3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or</w:t>
      </w:r>
    </w:p>
    <w:p w:rsidR="00BA0D5D" w:rsidRPr="00BA0D5D" w:rsidRDefault="00BA0D5D" w:rsidP="00BA0D5D">
      <w:pPr>
        <w:widowControl/>
        <w:numPr>
          <w:ilvl w:val="0"/>
          <w:numId w:val="3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not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to use the logical operators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AND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w:t>
      </w:r>
      <w:r w:rsidRPr="00BA0D5D">
        <w:rPr>
          <w:rFonts w:ascii="Consolas" w:eastAsia="宋体" w:hAnsi="Consolas" w:cs="宋体"/>
          <w:color w:val="DD1144"/>
          <w:kern w:val="0"/>
          <w:sz w:val="24"/>
          <w:szCs w:val="24"/>
        </w:rPr>
        <w:t>"true and false"</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String expression = </w:t>
      </w:r>
      <w:r w:rsidRPr="00BA0D5D">
        <w:rPr>
          <w:rFonts w:ascii="Consolas" w:eastAsia="宋体" w:hAnsi="Consolas" w:cs="宋体"/>
          <w:color w:val="DD1144"/>
          <w:kern w:val="0"/>
          <w:sz w:val="24"/>
          <w:szCs w:val="24"/>
        </w:rPr>
        <w:t>"isMember('Nikola Tesla') and isMember('Mihajlo Pupin')"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parser.parseExpression(expression).getValue(societyContext, 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w:t>
      </w:r>
      <w:r w:rsidRPr="00BA0D5D">
        <w:rPr>
          <w:rFonts w:ascii="Consolas" w:eastAsia="宋体" w:hAnsi="Consolas" w:cs="宋体"/>
          <w:color w:val="DD1144"/>
          <w:kern w:val="0"/>
          <w:sz w:val="24"/>
          <w:szCs w:val="24"/>
        </w:rPr>
        <w:t>"true or false"</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String expression = </w:t>
      </w:r>
      <w:r w:rsidRPr="00BA0D5D">
        <w:rPr>
          <w:rFonts w:ascii="Consolas" w:eastAsia="宋体" w:hAnsi="Consolas" w:cs="宋体"/>
          <w:color w:val="DD1144"/>
          <w:kern w:val="0"/>
          <w:sz w:val="24"/>
          <w:szCs w:val="24"/>
        </w:rPr>
        <w:t>"isMember('Nikola Tesla') or isMember('Albert Einstein')"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parser.parseExpression(expression).getValue(societyContext, 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NOT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w:t>
      </w:r>
      <w:r w:rsidRPr="00BA0D5D">
        <w:rPr>
          <w:rFonts w:ascii="Consolas" w:eastAsia="宋体" w:hAnsi="Consolas" w:cs="宋体"/>
          <w:color w:val="DD1144"/>
          <w:kern w:val="0"/>
          <w:sz w:val="24"/>
          <w:szCs w:val="24"/>
        </w:rPr>
        <w:t>"!true"</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AND and NOT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String expression = </w:t>
      </w:r>
      <w:r w:rsidRPr="00BA0D5D">
        <w:rPr>
          <w:rFonts w:ascii="Consolas" w:eastAsia="宋体" w:hAnsi="Consolas" w:cs="宋体"/>
          <w:color w:val="DD1144"/>
          <w:kern w:val="0"/>
          <w:sz w:val="24"/>
          <w:szCs w:val="24"/>
        </w:rPr>
        <w:t>"isMember('Nikola Tesla') and !isMember('Mihajlo Pupin')"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parser.parseExpression(expression).getValue(societyContext, Boolean.class);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Mathematical Operators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addition operator on both numbers and strings. You can use the subtraction, multiplication, and division operators only on numbers. You can also use the modulus (%) and exponential power (^) operators. Standard operator precedence is enforced. The following example shows the mathematical operators in use: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Addition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two = parser.parseExpression(</w:t>
      </w:r>
      <w:r w:rsidRPr="00BA0D5D">
        <w:rPr>
          <w:rFonts w:ascii="Consolas" w:eastAsia="宋体" w:hAnsi="Consolas" w:cs="宋体"/>
          <w:color w:val="DD1144"/>
          <w:kern w:val="0"/>
          <w:sz w:val="24"/>
          <w:szCs w:val="24"/>
        </w:rPr>
        <w:t>"1 + 1"</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2</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String testString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"'test' + ' ' + 'string'"</w:t>
      </w:r>
      <w:r w:rsidRPr="00BA0D5D">
        <w:rPr>
          <w:rFonts w:ascii="Consolas" w:eastAsia="宋体" w:hAnsi="Consolas" w:cs="宋体"/>
          <w:color w:val="34302D"/>
          <w:kern w:val="0"/>
          <w:sz w:val="24"/>
          <w:szCs w:val="24"/>
        </w:rPr>
        <w:t xml:space="preserve">).getValue(String.class);  </w:t>
      </w:r>
      <w:r w:rsidRPr="00BA0D5D">
        <w:rPr>
          <w:rFonts w:ascii="Consolas" w:eastAsia="宋体" w:hAnsi="Consolas" w:cs="宋体"/>
          <w:i/>
          <w:iCs/>
          <w:color w:val="999988"/>
          <w:kern w:val="0"/>
          <w:sz w:val="24"/>
          <w:szCs w:val="24"/>
        </w:rPr>
        <w:t>// 'test 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Subtraction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four = parser.parseExpression(</w:t>
      </w:r>
      <w:r w:rsidRPr="00BA0D5D">
        <w:rPr>
          <w:rFonts w:ascii="Consolas" w:eastAsia="宋体" w:hAnsi="Consolas" w:cs="宋体"/>
          <w:color w:val="DD1144"/>
          <w:kern w:val="0"/>
          <w:sz w:val="24"/>
          <w:szCs w:val="24"/>
        </w:rPr>
        <w:t>"1 - -3"</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4</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double</w:t>
      </w:r>
      <w:r w:rsidRPr="00BA0D5D">
        <w:rPr>
          <w:rFonts w:ascii="Consolas" w:eastAsia="宋体" w:hAnsi="Consolas" w:cs="宋体"/>
          <w:color w:val="34302D"/>
          <w:kern w:val="0"/>
          <w:sz w:val="24"/>
          <w:szCs w:val="24"/>
        </w:rPr>
        <w:t xml:space="preserve"> d = parser.parseExpression(</w:t>
      </w:r>
      <w:r w:rsidRPr="00BA0D5D">
        <w:rPr>
          <w:rFonts w:ascii="Consolas" w:eastAsia="宋体" w:hAnsi="Consolas" w:cs="宋体"/>
          <w:color w:val="DD1144"/>
          <w:kern w:val="0"/>
          <w:sz w:val="24"/>
          <w:szCs w:val="24"/>
        </w:rPr>
        <w:t>"1000.00 - 1e4"</w:t>
      </w:r>
      <w:r w:rsidRPr="00BA0D5D">
        <w:rPr>
          <w:rFonts w:ascii="Consolas" w:eastAsia="宋体" w:hAnsi="Consolas" w:cs="宋体"/>
          <w:color w:val="34302D"/>
          <w:kern w:val="0"/>
          <w:sz w:val="24"/>
          <w:szCs w:val="24"/>
        </w:rPr>
        <w:t xml:space="preserve">).getValue(Double.class);  </w:t>
      </w:r>
      <w:r w:rsidRPr="00BA0D5D">
        <w:rPr>
          <w:rFonts w:ascii="Consolas" w:eastAsia="宋体" w:hAnsi="Consolas" w:cs="宋体"/>
          <w:i/>
          <w:iCs/>
          <w:color w:val="999988"/>
          <w:kern w:val="0"/>
          <w:sz w:val="24"/>
          <w:szCs w:val="24"/>
        </w:rPr>
        <w:t>// -9000</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Multiplication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six = parser.parseExpression(</w:t>
      </w:r>
      <w:r w:rsidRPr="00BA0D5D">
        <w:rPr>
          <w:rFonts w:ascii="Consolas" w:eastAsia="宋体" w:hAnsi="Consolas" w:cs="宋体"/>
          <w:color w:val="DD1144"/>
          <w:kern w:val="0"/>
          <w:sz w:val="24"/>
          <w:szCs w:val="24"/>
        </w:rPr>
        <w:t>"-2 * -3"</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6</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double</w:t>
      </w:r>
      <w:r w:rsidRPr="00BA0D5D">
        <w:rPr>
          <w:rFonts w:ascii="Consolas" w:eastAsia="宋体" w:hAnsi="Consolas" w:cs="宋体"/>
          <w:color w:val="34302D"/>
          <w:kern w:val="0"/>
          <w:sz w:val="24"/>
          <w:szCs w:val="24"/>
        </w:rPr>
        <w:t xml:space="preserve"> twentyFour = parser.parseExpression(</w:t>
      </w:r>
      <w:r w:rsidRPr="00BA0D5D">
        <w:rPr>
          <w:rFonts w:ascii="Consolas" w:eastAsia="宋体" w:hAnsi="Consolas" w:cs="宋体"/>
          <w:color w:val="DD1144"/>
          <w:kern w:val="0"/>
          <w:sz w:val="24"/>
          <w:szCs w:val="24"/>
        </w:rPr>
        <w:t>"2.0 * 3e0 * 4"</w:t>
      </w:r>
      <w:r w:rsidRPr="00BA0D5D">
        <w:rPr>
          <w:rFonts w:ascii="Consolas" w:eastAsia="宋体" w:hAnsi="Consolas" w:cs="宋体"/>
          <w:color w:val="34302D"/>
          <w:kern w:val="0"/>
          <w:sz w:val="24"/>
          <w:szCs w:val="24"/>
        </w:rPr>
        <w:t xml:space="preserve">).getValue(Double.class);  </w:t>
      </w:r>
      <w:r w:rsidRPr="00BA0D5D">
        <w:rPr>
          <w:rFonts w:ascii="Consolas" w:eastAsia="宋体" w:hAnsi="Consolas" w:cs="宋体"/>
          <w:i/>
          <w:iCs/>
          <w:color w:val="999988"/>
          <w:kern w:val="0"/>
          <w:sz w:val="24"/>
          <w:szCs w:val="24"/>
        </w:rPr>
        <w:t>// 24.0</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Division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minusTwo = parser.parseExpression(</w:t>
      </w:r>
      <w:r w:rsidRPr="00BA0D5D">
        <w:rPr>
          <w:rFonts w:ascii="Consolas" w:eastAsia="宋体" w:hAnsi="Consolas" w:cs="宋体"/>
          <w:color w:val="DD1144"/>
          <w:kern w:val="0"/>
          <w:sz w:val="24"/>
          <w:szCs w:val="24"/>
        </w:rPr>
        <w:t>"6 / -3"</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-2</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double</w:t>
      </w:r>
      <w:r w:rsidRPr="00BA0D5D">
        <w:rPr>
          <w:rFonts w:ascii="Consolas" w:eastAsia="宋体" w:hAnsi="Consolas" w:cs="宋体"/>
          <w:color w:val="34302D"/>
          <w:kern w:val="0"/>
          <w:sz w:val="24"/>
          <w:szCs w:val="24"/>
        </w:rPr>
        <w:t xml:space="preserve"> one = parser.parseExpression(</w:t>
      </w:r>
      <w:r w:rsidRPr="00BA0D5D">
        <w:rPr>
          <w:rFonts w:ascii="Consolas" w:eastAsia="宋体" w:hAnsi="Consolas" w:cs="宋体"/>
          <w:color w:val="DD1144"/>
          <w:kern w:val="0"/>
          <w:sz w:val="24"/>
          <w:szCs w:val="24"/>
        </w:rPr>
        <w:t>"8.0 / 4e0 / 2"</w:t>
      </w:r>
      <w:r w:rsidRPr="00BA0D5D">
        <w:rPr>
          <w:rFonts w:ascii="Consolas" w:eastAsia="宋体" w:hAnsi="Consolas" w:cs="宋体"/>
          <w:color w:val="34302D"/>
          <w:kern w:val="0"/>
          <w:sz w:val="24"/>
          <w:szCs w:val="24"/>
        </w:rPr>
        <w:t xml:space="preserve">).getValue(Double.class);  </w:t>
      </w:r>
      <w:r w:rsidRPr="00BA0D5D">
        <w:rPr>
          <w:rFonts w:ascii="Consolas" w:eastAsia="宋体" w:hAnsi="Consolas" w:cs="宋体"/>
          <w:i/>
          <w:iCs/>
          <w:color w:val="999988"/>
          <w:kern w:val="0"/>
          <w:sz w:val="24"/>
          <w:szCs w:val="24"/>
        </w:rPr>
        <w:t>// 1.0</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Modulus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three = parser.parseExpression(</w:t>
      </w:r>
      <w:r w:rsidRPr="00BA0D5D">
        <w:rPr>
          <w:rFonts w:ascii="Consolas" w:eastAsia="宋体" w:hAnsi="Consolas" w:cs="宋体"/>
          <w:color w:val="DD1144"/>
          <w:kern w:val="0"/>
          <w:sz w:val="24"/>
          <w:szCs w:val="24"/>
        </w:rPr>
        <w:t>"7 % 4"</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3</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one = parser.parseExpression(</w:t>
      </w:r>
      <w:r w:rsidRPr="00BA0D5D">
        <w:rPr>
          <w:rFonts w:ascii="Consolas" w:eastAsia="宋体" w:hAnsi="Consolas" w:cs="宋体"/>
          <w:color w:val="DD1144"/>
          <w:kern w:val="0"/>
          <w:sz w:val="24"/>
          <w:szCs w:val="24"/>
        </w:rPr>
        <w:t>"8 / 5 % 2"</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1</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Operator precedence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minusTwentyOne = parser.parseExpression(</w:t>
      </w:r>
      <w:r w:rsidRPr="00BA0D5D">
        <w:rPr>
          <w:rFonts w:ascii="Consolas" w:eastAsia="宋体" w:hAnsi="Consolas" w:cs="宋体"/>
          <w:color w:val="DD1144"/>
          <w:kern w:val="0"/>
          <w:sz w:val="24"/>
          <w:szCs w:val="24"/>
        </w:rPr>
        <w:t>"1+2-3*8"</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-21</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The Assignment Operator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setting a property, use the assignment operator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This is typically done within a call to </w:t>
      </w:r>
      <w:r w:rsidRPr="00BA0D5D">
        <w:rPr>
          <w:rFonts w:ascii="Consolas" w:eastAsia="宋体" w:hAnsi="Consolas" w:cs="宋体"/>
          <w:color w:val="34302D"/>
          <w:kern w:val="0"/>
          <w:sz w:val="23"/>
          <w:szCs w:val="23"/>
          <w:shd w:val="clear" w:color="auto" w:fill="F7F7F8"/>
        </w:rPr>
        <w:t>setValue</w:t>
      </w:r>
      <w:r w:rsidRPr="00BA0D5D">
        <w:rPr>
          <w:rFonts w:ascii="inherit" w:eastAsia="宋体" w:hAnsi="inherit" w:cs="Arial"/>
          <w:color w:val="34302D"/>
          <w:kern w:val="0"/>
          <w:sz w:val="24"/>
          <w:szCs w:val="24"/>
        </w:rPr>
        <w:t> but can also be done inside a call to </w:t>
      </w:r>
      <w:r w:rsidRPr="00BA0D5D">
        <w:rPr>
          <w:rFonts w:ascii="Consolas" w:eastAsia="宋体" w:hAnsi="Consolas" w:cs="宋体"/>
          <w:color w:val="34302D"/>
          <w:kern w:val="0"/>
          <w:sz w:val="23"/>
          <w:szCs w:val="23"/>
          <w:shd w:val="clear" w:color="auto" w:fill="F7F7F8"/>
        </w:rPr>
        <w:t>getValue</w:t>
      </w:r>
      <w:r w:rsidRPr="00BA0D5D">
        <w:rPr>
          <w:rFonts w:ascii="inherit" w:eastAsia="宋体" w:hAnsi="inherit" w:cs="Arial"/>
          <w:color w:val="34302D"/>
          <w:kern w:val="0"/>
          <w:sz w:val="24"/>
          <w:szCs w:val="24"/>
        </w:rPr>
        <w:t>. The following listing shows both ways to use the assignment operator: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Inventor inventor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Inventor();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SimpleEvaluationContext.forReadWriteDataBinding().build();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parser.parseExpression(</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).setValue(context, inventor, </w:t>
      </w:r>
      <w:r w:rsidRPr="00BA0D5D">
        <w:rPr>
          <w:rFonts w:ascii="Consolas" w:eastAsia="宋体" w:hAnsi="Consolas" w:cs="宋体"/>
          <w:color w:val="DD1144"/>
          <w:kern w:val="0"/>
          <w:sz w:val="24"/>
          <w:szCs w:val="24"/>
        </w:rPr>
        <w:t>"Aleksandar Seovic"</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alternatively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aleks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"Name = 'Aleksandar Seovic'"</w:t>
      </w:r>
      <w:r w:rsidRPr="00BA0D5D">
        <w:rPr>
          <w:rFonts w:ascii="Consolas" w:eastAsia="宋体" w:hAnsi="Consolas" w:cs="宋体"/>
          <w:color w:val="34302D"/>
          <w:kern w:val="0"/>
          <w:sz w:val="24"/>
          <w:szCs w:val="24"/>
        </w:rPr>
        <w:t>).getValue(context, inventor, String.class);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4.3.8. Types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special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operator to specify an instance of </w:t>
      </w:r>
      <w:r w:rsidRPr="00BA0D5D">
        <w:rPr>
          <w:rFonts w:ascii="Consolas" w:eastAsia="宋体" w:hAnsi="Consolas" w:cs="宋体"/>
          <w:color w:val="34302D"/>
          <w:kern w:val="0"/>
          <w:sz w:val="23"/>
          <w:szCs w:val="23"/>
          <w:shd w:val="clear" w:color="auto" w:fill="F7F7F8"/>
        </w:rPr>
        <w:t>java.lang.Class</w:t>
      </w:r>
      <w:r w:rsidRPr="00BA0D5D">
        <w:rPr>
          <w:rFonts w:ascii="inherit" w:eastAsia="宋体" w:hAnsi="inherit" w:cs="Arial"/>
          <w:color w:val="34302D"/>
          <w:kern w:val="0"/>
          <w:sz w:val="24"/>
          <w:szCs w:val="24"/>
        </w:rPr>
        <w:t> (the type). Static methods are invoked by using this operator as well. The </w:t>
      </w:r>
      <w:r w:rsidRPr="00BA0D5D">
        <w:rPr>
          <w:rFonts w:ascii="Consolas" w:eastAsia="宋体" w:hAnsi="Consolas" w:cs="宋体"/>
          <w:color w:val="34302D"/>
          <w:kern w:val="0"/>
          <w:sz w:val="23"/>
          <w:szCs w:val="23"/>
          <w:shd w:val="clear" w:color="auto" w:fill="F7F7F8"/>
        </w:rPr>
        <w:t>StandardEvaluationContext</w:t>
      </w:r>
      <w:r w:rsidRPr="00BA0D5D">
        <w:rPr>
          <w:rFonts w:ascii="inherit" w:eastAsia="宋体" w:hAnsi="inherit" w:cs="Arial"/>
          <w:color w:val="34302D"/>
          <w:kern w:val="0"/>
          <w:sz w:val="24"/>
          <w:szCs w:val="24"/>
        </w:rPr>
        <w:t> uses a </w:t>
      </w:r>
      <w:r w:rsidRPr="00BA0D5D">
        <w:rPr>
          <w:rFonts w:ascii="Consolas" w:eastAsia="宋体" w:hAnsi="Consolas" w:cs="宋体"/>
          <w:color w:val="34302D"/>
          <w:kern w:val="0"/>
          <w:sz w:val="23"/>
          <w:szCs w:val="23"/>
          <w:shd w:val="clear" w:color="auto" w:fill="F7F7F8"/>
        </w:rPr>
        <w:t>TypeLocator</w:t>
      </w:r>
      <w:r w:rsidRPr="00BA0D5D">
        <w:rPr>
          <w:rFonts w:ascii="inherit" w:eastAsia="宋体" w:hAnsi="inherit" w:cs="Arial"/>
          <w:color w:val="34302D"/>
          <w:kern w:val="0"/>
          <w:sz w:val="24"/>
          <w:szCs w:val="24"/>
        </w:rPr>
        <w:t> to find types, and the </w:t>
      </w:r>
      <w:r w:rsidRPr="00BA0D5D">
        <w:rPr>
          <w:rFonts w:ascii="Consolas" w:eastAsia="宋体" w:hAnsi="Consolas" w:cs="宋体"/>
          <w:color w:val="34302D"/>
          <w:kern w:val="0"/>
          <w:sz w:val="23"/>
          <w:szCs w:val="23"/>
          <w:shd w:val="clear" w:color="auto" w:fill="F7F7F8"/>
        </w:rPr>
        <w:t>StandardTypeLocator</w:t>
      </w:r>
      <w:r w:rsidRPr="00BA0D5D">
        <w:rPr>
          <w:rFonts w:ascii="inherit" w:eastAsia="宋体" w:hAnsi="inherit" w:cs="Arial"/>
          <w:color w:val="34302D"/>
          <w:kern w:val="0"/>
          <w:sz w:val="24"/>
          <w:szCs w:val="24"/>
        </w:rPr>
        <w:t> (which can be replaced) is built with an understanding of the </w:t>
      </w:r>
      <w:r w:rsidRPr="00BA0D5D">
        <w:rPr>
          <w:rFonts w:ascii="Consolas" w:eastAsia="宋体" w:hAnsi="Consolas" w:cs="宋体"/>
          <w:color w:val="34302D"/>
          <w:kern w:val="0"/>
          <w:sz w:val="23"/>
          <w:szCs w:val="23"/>
          <w:shd w:val="clear" w:color="auto" w:fill="F7F7F8"/>
        </w:rPr>
        <w:t>java.lang</w:t>
      </w:r>
      <w:r w:rsidRPr="00BA0D5D">
        <w:rPr>
          <w:rFonts w:ascii="inherit" w:eastAsia="宋体" w:hAnsi="inherit" w:cs="Arial"/>
          <w:color w:val="34302D"/>
          <w:kern w:val="0"/>
          <w:sz w:val="24"/>
          <w:szCs w:val="24"/>
        </w:rPr>
        <w:t> package. This means that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references to types within </w:t>
      </w:r>
      <w:r w:rsidRPr="00BA0D5D">
        <w:rPr>
          <w:rFonts w:ascii="Consolas" w:eastAsia="宋体" w:hAnsi="Consolas" w:cs="宋体"/>
          <w:color w:val="34302D"/>
          <w:kern w:val="0"/>
          <w:sz w:val="23"/>
          <w:szCs w:val="23"/>
          <w:shd w:val="clear" w:color="auto" w:fill="F7F7F8"/>
        </w:rPr>
        <w:t>java.lang</w:t>
      </w:r>
      <w:r w:rsidRPr="00BA0D5D">
        <w:rPr>
          <w:rFonts w:ascii="inherit" w:eastAsia="宋体" w:hAnsi="inherit" w:cs="Arial"/>
          <w:color w:val="34302D"/>
          <w:kern w:val="0"/>
          <w:sz w:val="24"/>
          <w:szCs w:val="24"/>
        </w:rPr>
        <w:t> do not need to be fully qualified, but all other type references must be. The following example shows how to use the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operator: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Class dateClass = parser.parseExpression(</w:t>
      </w:r>
      <w:r w:rsidRPr="00BA0D5D">
        <w:rPr>
          <w:rFonts w:ascii="Consolas" w:eastAsia="宋体" w:hAnsi="Consolas" w:cs="宋体"/>
          <w:color w:val="DD1144"/>
          <w:kern w:val="0"/>
          <w:sz w:val="24"/>
          <w:szCs w:val="24"/>
        </w:rPr>
        <w:t>"T(java.util.Date)"</w:t>
      </w:r>
      <w:r w:rsidRPr="00BA0D5D">
        <w:rPr>
          <w:rFonts w:ascii="Consolas" w:eastAsia="宋体" w:hAnsi="Consolas" w:cs="宋体"/>
          <w:color w:val="34302D"/>
          <w:kern w:val="0"/>
          <w:sz w:val="24"/>
          <w:szCs w:val="24"/>
        </w:rPr>
        <w:t>).getValue(Class.class);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Class stringClass = parser.parseExpression(</w:t>
      </w:r>
      <w:r w:rsidRPr="00BA0D5D">
        <w:rPr>
          <w:rFonts w:ascii="Consolas" w:eastAsia="宋体" w:hAnsi="Consolas" w:cs="宋体"/>
          <w:color w:val="DD1144"/>
          <w:kern w:val="0"/>
          <w:sz w:val="24"/>
          <w:szCs w:val="24"/>
        </w:rPr>
        <w:t>"T(String)"</w:t>
      </w:r>
      <w:r w:rsidRPr="00BA0D5D">
        <w:rPr>
          <w:rFonts w:ascii="Consolas" w:eastAsia="宋体" w:hAnsi="Consolas" w:cs="宋体"/>
          <w:color w:val="34302D"/>
          <w:kern w:val="0"/>
          <w:sz w:val="24"/>
          <w:szCs w:val="24"/>
        </w:rPr>
        <w:t>).getValue(Class.class);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"T(java.math.RoundingMode).CEILING &lt; T(java.math.RoundingMode).FLOOR"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.getValue(Boolean.class);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4.3.9. Constructors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invoke constructors by using the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operator. You should use the fully qualified class name for all but the primitive types (</w:t>
      </w:r>
      <w:r w:rsidRPr="00BA0D5D">
        <w:rPr>
          <w:rFonts w:ascii="Consolas" w:eastAsia="宋体" w:hAnsi="Consolas" w:cs="宋体"/>
          <w:color w:val="34302D"/>
          <w:kern w:val="0"/>
          <w:sz w:val="23"/>
          <w:szCs w:val="23"/>
          <w:shd w:val="clear" w:color="auto" w:fill="F7F7F8"/>
        </w:rPr>
        <w:t>int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float</w:t>
      </w:r>
      <w:r w:rsidRPr="00BA0D5D">
        <w:rPr>
          <w:rFonts w:ascii="inherit" w:eastAsia="宋体" w:hAnsi="inherit" w:cs="Arial"/>
          <w:color w:val="34302D"/>
          <w:kern w:val="0"/>
          <w:sz w:val="24"/>
          <w:szCs w:val="24"/>
        </w:rPr>
        <w:t>, and so on) and String. The following example shows how to use the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operator to invoke constructors: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Inventor einstein = p.parseExpression(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"new org.spring.samples.spel.inventor.Inventor('Albert Einstein', 'German')"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.getValue(Inventor.class);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//create new inventor instance within add method of 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1144"/>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"Members.add(new org.spring.samples.spel.inventor.Inventor(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1144"/>
          <w:kern w:val="0"/>
          <w:sz w:val="24"/>
          <w:szCs w:val="24"/>
        </w:rPr>
        <w:t xml:space="preserve">            'Albert Einstein', 'German'))"</w:t>
      </w:r>
      <w:r w:rsidRPr="00BA0D5D">
        <w:rPr>
          <w:rFonts w:ascii="Consolas" w:eastAsia="宋体" w:hAnsi="Consolas" w:cs="宋体"/>
          <w:color w:val="34302D"/>
          <w:kern w:val="0"/>
          <w:sz w:val="24"/>
          <w:szCs w:val="24"/>
        </w:rPr>
        <w:t>).getValue(societyContext);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4.3.10. Variables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reference variables in the expression by using the </w:t>
      </w:r>
      <w:r w:rsidRPr="00BA0D5D">
        <w:rPr>
          <w:rFonts w:ascii="Consolas" w:eastAsia="宋体" w:hAnsi="Consolas" w:cs="宋体"/>
          <w:color w:val="34302D"/>
          <w:kern w:val="0"/>
          <w:sz w:val="23"/>
          <w:szCs w:val="23"/>
          <w:shd w:val="clear" w:color="auto" w:fill="F7F7F8"/>
        </w:rPr>
        <w:t>#variableName</w:t>
      </w:r>
      <w:r w:rsidRPr="00BA0D5D">
        <w:rPr>
          <w:rFonts w:ascii="inherit" w:eastAsia="宋体" w:hAnsi="inherit" w:cs="Arial"/>
          <w:color w:val="34302D"/>
          <w:kern w:val="0"/>
          <w:sz w:val="24"/>
          <w:szCs w:val="24"/>
        </w:rPr>
        <w:t> syntax. Variables are set by using the </w:t>
      </w:r>
      <w:r w:rsidRPr="00BA0D5D">
        <w:rPr>
          <w:rFonts w:ascii="Consolas" w:eastAsia="宋体" w:hAnsi="Consolas" w:cs="宋体"/>
          <w:color w:val="34302D"/>
          <w:kern w:val="0"/>
          <w:sz w:val="23"/>
          <w:szCs w:val="23"/>
          <w:shd w:val="clear" w:color="auto" w:fill="F7F7F8"/>
        </w:rPr>
        <w:t>setVariable</w:t>
      </w:r>
      <w:r w:rsidRPr="00BA0D5D">
        <w:rPr>
          <w:rFonts w:ascii="inherit" w:eastAsia="宋体" w:hAnsi="inherit" w:cs="Arial"/>
          <w:color w:val="34302D"/>
          <w:kern w:val="0"/>
          <w:sz w:val="24"/>
          <w:szCs w:val="24"/>
        </w:rPr>
        <w:t>method on </w:t>
      </w:r>
      <w:r w:rsidRPr="00BA0D5D">
        <w:rPr>
          <w:rFonts w:ascii="Consolas" w:eastAsia="宋体" w:hAnsi="Consolas" w:cs="宋体"/>
          <w:color w:val="34302D"/>
          <w:kern w:val="0"/>
          <w:sz w:val="23"/>
          <w:szCs w:val="23"/>
          <w:shd w:val="clear" w:color="auto" w:fill="F7F7F8"/>
        </w:rPr>
        <w:t>EvaluationContext</w:t>
      </w:r>
      <w:r w:rsidRPr="00BA0D5D">
        <w:rPr>
          <w:rFonts w:ascii="inherit" w:eastAsia="宋体" w:hAnsi="inherit" w:cs="Arial"/>
          <w:color w:val="34302D"/>
          <w:kern w:val="0"/>
          <w:sz w:val="24"/>
          <w:szCs w:val="24"/>
        </w:rPr>
        <w:t> implementations. The following example shows how to use variables: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Inventor tesla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Inventor(</w:t>
      </w:r>
      <w:r w:rsidRPr="00BA0D5D">
        <w:rPr>
          <w:rFonts w:ascii="Consolas" w:eastAsia="宋体" w:hAnsi="Consolas" w:cs="宋体"/>
          <w:color w:val="DD1144"/>
          <w:kern w:val="0"/>
          <w:sz w:val="24"/>
          <w:szCs w:val="24"/>
        </w:rPr>
        <w:t>"Nikola Tesla"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"Serbian"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SimpleEvaluationContext.forReadWriteDataBinding().build();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context.setVariable(</w:t>
      </w:r>
      <w:r w:rsidRPr="00BA0D5D">
        <w:rPr>
          <w:rFonts w:ascii="Consolas" w:eastAsia="宋体" w:hAnsi="Consolas" w:cs="宋体"/>
          <w:color w:val="DD1144"/>
          <w:kern w:val="0"/>
          <w:sz w:val="24"/>
          <w:szCs w:val="24"/>
        </w:rPr>
        <w:t>"newName"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"Mike Tesla"</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parser.parseExpression(</w:t>
      </w:r>
      <w:r w:rsidRPr="00BA0D5D">
        <w:rPr>
          <w:rFonts w:ascii="Consolas" w:eastAsia="宋体" w:hAnsi="Consolas" w:cs="宋体"/>
          <w:color w:val="DD1144"/>
          <w:kern w:val="0"/>
          <w:sz w:val="24"/>
          <w:szCs w:val="24"/>
        </w:rPr>
        <w:t>"Name = #newName"</w:t>
      </w:r>
      <w:r w:rsidRPr="00BA0D5D">
        <w:rPr>
          <w:rFonts w:ascii="Consolas" w:eastAsia="宋体" w:hAnsi="Consolas" w:cs="宋体"/>
          <w:color w:val="34302D"/>
          <w:kern w:val="0"/>
          <w:sz w:val="24"/>
          <w:szCs w:val="24"/>
        </w:rPr>
        <w:t>).getValue(context, tesla);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System.out.println(tesla.getName())  </w:t>
      </w:r>
      <w:r w:rsidRPr="00BA0D5D">
        <w:rPr>
          <w:rFonts w:ascii="Consolas" w:eastAsia="宋体" w:hAnsi="Consolas" w:cs="宋体"/>
          <w:i/>
          <w:iCs/>
          <w:color w:val="999988"/>
          <w:kern w:val="0"/>
          <w:sz w:val="24"/>
          <w:szCs w:val="24"/>
        </w:rPr>
        <w:t>// "Mike Tesla"</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The </w:t>
      </w:r>
      <w:r w:rsidRPr="00BA0D5D">
        <w:rPr>
          <w:rFonts w:ascii="Consolas" w:eastAsia="宋体" w:hAnsi="Consolas" w:cs="宋体"/>
          <w:color w:val="34302D"/>
          <w:kern w:val="0"/>
          <w:sz w:val="25"/>
          <w:szCs w:val="25"/>
          <w:shd w:val="clear" w:color="auto" w:fill="F7F7F8"/>
        </w:rPr>
        <w:t>#this</w:t>
      </w:r>
      <w:r w:rsidRPr="00BA0D5D">
        <w:rPr>
          <w:rFonts w:ascii="Arial" w:eastAsia="宋体" w:hAnsi="Arial" w:cs="Arial"/>
          <w:color w:val="34302D"/>
          <w:kern w:val="0"/>
          <w:sz w:val="27"/>
          <w:szCs w:val="27"/>
        </w:rPr>
        <w:t> and </w:t>
      </w:r>
      <w:r w:rsidRPr="00BA0D5D">
        <w:rPr>
          <w:rFonts w:ascii="Consolas" w:eastAsia="宋体" w:hAnsi="Consolas" w:cs="宋体"/>
          <w:color w:val="34302D"/>
          <w:kern w:val="0"/>
          <w:sz w:val="25"/>
          <w:szCs w:val="25"/>
          <w:shd w:val="clear" w:color="auto" w:fill="F7F7F8"/>
        </w:rPr>
        <w:t>#root</w:t>
      </w:r>
      <w:r w:rsidRPr="00BA0D5D">
        <w:rPr>
          <w:rFonts w:ascii="Arial" w:eastAsia="宋体" w:hAnsi="Arial" w:cs="Arial"/>
          <w:color w:val="34302D"/>
          <w:kern w:val="0"/>
          <w:sz w:val="27"/>
          <w:szCs w:val="27"/>
        </w:rPr>
        <w:t> Variables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variable is always defined and refers to the current evaluation object (against which unqualified references are resolved). The </w:t>
      </w:r>
      <w:r w:rsidRPr="00BA0D5D">
        <w:rPr>
          <w:rFonts w:ascii="Consolas" w:eastAsia="宋体" w:hAnsi="Consolas" w:cs="宋体"/>
          <w:color w:val="34302D"/>
          <w:kern w:val="0"/>
          <w:sz w:val="23"/>
          <w:szCs w:val="23"/>
          <w:shd w:val="clear" w:color="auto" w:fill="F7F7F8"/>
        </w:rPr>
        <w:t>#root</w:t>
      </w:r>
      <w:r w:rsidRPr="00BA0D5D">
        <w:rPr>
          <w:rFonts w:ascii="inherit" w:eastAsia="宋体" w:hAnsi="inherit" w:cs="Arial"/>
          <w:color w:val="34302D"/>
          <w:kern w:val="0"/>
          <w:sz w:val="24"/>
          <w:szCs w:val="24"/>
        </w:rPr>
        <w:t> variable is always defined and refers to the root context object. Although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may vary as components of an expression are evaluated, </w:t>
      </w:r>
      <w:r w:rsidRPr="00BA0D5D">
        <w:rPr>
          <w:rFonts w:ascii="Consolas" w:eastAsia="宋体" w:hAnsi="Consolas" w:cs="宋体"/>
          <w:color w:val="34302D"/>
          <w:kern w:val="0"/>
          <w:sz w:val="23"/>
          <w:szCs w:val="23"/>
          <w:shd w:val="clear" w:color="auto" w:fill="F7F7F8"/>
        </w:rPr>
        <w:t>#root</w:t>
      </w:r>
      <w:r w:rsidRPr="00BA0D5D">
        <w:rPr>
          <w:rFonts w:ascii="inherit" w:eastAsia="宋体" w:hAnsi="inherit" w:cs="Arial"/>
          <w:color w:val="34302D"/>
          <w:kern w:val="0"/>
          <w:sz w:val="24"/>
          <w:szCs w:val="24"/>
        </w:rPr>
        <w:t> always refers to the root. The following examples show how to use the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#root</w:t>
      </w:r>
      <w:r w:rsidRPr="00BA0D5D">
        <w:rPr>
          <w:rFonts w:ascii="inherit" w:eastAsia="宋体" w:hAnsi="inherit" w:cs="Arial"/>
          <w:color w:val="34302D"/>
          <w:kern w:val="0"/>
          <w:sz w:val="24"/>
          <w:szCs w:val="24"/>
        </w:rPr>
        <w:t>variables: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create an array of integers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List&lt;Integer&gt; primes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ArrayList&lt;Integer&gt;();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primes.addAll(Arrays.asList(</w:t>
      </w:r>
      <w:r w:rsidRPr="00BA0D5D">
        <w:rPr>
          <w:rFonts w:ascii="Consolas" w:eastAsia="宋体" w:hAnsi="Consolas" w:cs="宋体"/>
          <w:color w:val="009999"/>
          <w:kern w:val="0"/>
          <w:sz w:val="24"/>
          <w:szCs w:val="24"/>
        </w:rPr>
        <w:t>2</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3</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5</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7</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11</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13</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17</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create parser and set variable 'primes' as the array of integers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SimpleEvaluationContext.forReadOnlyDataAccess();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context.setVariable(</w:t>
      </w:r>
      <w:r w:rsidRPr="00BA0D5D">
        <w:rPr>
          <w:rFonts w:ascii="Consolas" w:eastAsia="宋体" w:hAnsi="Consolas" w:cs="宋体"/>
          <w:color w:val="DD1144"/>
          <w:kern w:val="0"/>
          <w:sz w:val="24"/>
          <w:szCs w:val="24"/>
        </w:rPr>
        <w:t>"primes"</w:t>
      </w:r>
      <w:r w:rsidRPr="00BA0D5D">
        <w:rPr>
          <w:rFonts w:ascii="Consolas" w:eastAsia="宋体" w:hAnsi="Consolas" w:cs="宋体"/>
          <w:color w:val="34302D"/>
          <w:kern w:val="0"/>
          <w:sz w:val="24"/>
          <w:szCs w:val="24"/>
        </w:rPr>
        <w:t>, primes);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all prime numbers &gt; 10 from the list (using selection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[11, 13, 17]</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List&lt;Integer&gt; primesGreaterThanTen = (List&lt;Integer&gt;)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"#primes.?[#this&gt;10]"</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4.3.11. Functions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extend SpEL by registering user-defined functions that can be called within the expression string. The function is registered through the </w:t>
      </w:r>
      <w:r w:rsidRPr="00BA0D5D">
        <w:rPr>
          <w:rFonts w:ascii="Consolas" w:eastAsia="宋体" w:hAnsi="Consolas" w:cs="宋体"/>
          <w:color w:val="34302D"/>
          <w:kern w:val="0"/>
          <w:sz w:val="23"/>
          <w:szCs w:val="23"/>
          <w:shd w:val="clear" w:color="auto" w:fill="F7F7F8"/>
        </w:rPr>
        <w:t>EvaluationContext</w:t>
      </w:r>
      <w:r w:rsidRPr="00BA0D5D">
        <w:rPr>
          <w:rFonts w:ascii="inherit" w:eastAsia="宋体" w:hAnsi="inherit" w:cs="Arial"/>
          <w:color w:val="34302D"/>
          <w:kern w:val="0"/>
          <w:sz w:val="24"/>
          <w:szCs w:val="24"/>
        </w:rPr>
        <w:t>. The following example shows how to register a user-defined function: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Method method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context.setVariable(</w:t>
      </w:r>
      <w:r w:rsidRPr="00BA0D5D">
        <w:rPr>
          <w:rFonts w:ascii="Consolas" w:eastAsia="宋体" w:hAnsi="Consolas" w:cs="宋体"/>
          <w:color w:val="DD1144"/>
          <w:kern w:val="0"/>
          <w:sz w:val="24"/>
          <w:szCs w:val="24"/>
        </w:rPr>
        <w:t>"myFunction"</w:t>
      </w:r>
      <w:r w:rsidRPr="00BA0D5D">
        <w:rPr>
          <w:rFonts w:ascii="Consolas" w:eastAsia="宋体" w:hAnsi="Consolas" w:cs="宋体"/>
          <w:color w:val="34302D"/>
          <w:kern w:val="0"/>
          <w:sz w:val="24"/>
          <w:szCs w:val="24"/>
        </w:rPr>
        <w:t>, method);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example, consider the following utility method that reverses a 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StringUtils</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String reverseString(String input)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StringBuilder backwards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StringBuilder(input.length());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for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i =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i &lt; input.length(); i++)</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backwards.append(input.charAt(input.length() - </w:t>
      </w:r>
      <w:r w:rsidRPr="00BA0D5D">
        <w:rPr>
          <w:rFonts w:ascii="Consolas" w:eastAsia="宋体" w:hAnsi="Consolas" w:cs="宋体"/>
          <w:color w:val="009999"/>
          <w:kern w:val="0"/>
          <w:sz w:val="24"/>
          <w:szCs w:val="24"/>
        </w:rPr>
        <w:t>1</w:t>
      </w:r>
      <w:r w:rsidRPr="00BA0D5D">
        <w:rPr>
          <w:rFonts w:ascii="Consolas" w:eastAsia="宋体" w:hAnsi="Consolas" w:cs="宋体"/>
          <w:color w:val="34302D"/>
          <w:kern w:val="0"/>
          <w:sz w:val="24"/>
          <w:szCs w:val="24"/>
        </w:rPr>
        <w:t xml:space="preserve"> - i));</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backwards.toString();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then register and use the preceding method,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context.setVariable(</w:t>
      </w:r>
      <w:r w:rsidRPr="00BA0D5D">
        <w:rPr>
          <w:rFonts w:ascii="Consolas" w:eastAsia="宋体" w:hAnsi="Consolas" w:cs="宋体"/>
          <w:color w:val="DD1144"/>
          <w:kern w:val="0"/>
          <w:sz w:val="24"/>
          <w:szCs w:val="24"/>
        </w:rPr>
        <w:t>"reverseString"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StringUtils.class.getDeclaredMethod(</w:t>
      </w:r>
      <w:r w:rsidRPr="00BA0D5D">
        <w:rPr>
          <w:rFonts w:ascii="Consolas" w:eastAsia="宋体" w:hAnsi="Consolas" w:cs="宋体"/>
          <w:color w:val="DD1144"/>
          <w:kern w:val="0"/>
          <w:sz w:val="24"/>
          <w:szCs w:val="24"/>
        </w:rPr>
        <w:t>"reverseString"</w:t>
      </w:r>
      <w:r w:rsidRPr="00BA0D5D">
        <w:rPr>
          <w:rFonts w:ascii="Consolas" w:eastAsia="宋体" w:hAnsi="Consolas" w:cs="宋体"/>
          <w:color w:val="34302D"/>
          <w:kern w:val="0"/>
          <w:sz w:val="24"/>
          <w:szCs w:val="24"/>
        </w:rPr>
        <w:t>,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helloWorldReversed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"#reverseString('hello')"</w:t>
      </w:r>
      <w:r w:rsidRPr="00BA0D5D">
        <w:rPr>
          <w:rFonts w:ascii="Consolas" w:eastAsia="宋体" w:hAnsi="Consolas" w:cs="宋体"/>
          <w:color w:val="34302D"/>
          <w:kern w:val="0"/>
          <w:sz w:val="24"/>
          <w:szCs w:val="24"/>
        </w:rPr>
        <w:t>).getValue(context, String.class);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4.3.12. Bean References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evaluation context has been configured with a bean resolver, you can look up beans from an expression by using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symbol.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StandardEvaluationContext context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StandardEvaluationContext();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context.setBeanResolver(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MyBeanResolver());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This will end up calling resolve(context,"something") on MyBeanResolver during evaluation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bean = parser.parseExpression(</w:t>
      </w:r>
      <w:r w:rsidRPr="00BA0D5D">
        <w:rPr>
          <w:rFonts w:ascii="Consolas" w:eastAsia="宋体" w:hAnsi="Consolas" w:cs="宋体"/>
          <w:color w:val="DD1144"/>
          <w:kern w:val="0"/>
          <w:sz w:val="24"/>
          <w:szCs w:val="24"/>
        </w:rPr>
        <w:t>"@something"</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access a factory bean itself, you should instead prefix the bean name with an </w:t>
      </w:r>
      <w:r w:rsidRPr="00BA0D5D">
        <w:rPr>
          <w:rFonts w:ascii="Consolas" w:eastAsia="宋体" w:hAnsi="Consolas" w:cs="宋体"/>
          <w:color w:val="34302D"/>
          <w:kern w:val="0"/>
          <w:sz w:val="23"/>
          <w:szCs w:val="23"/>
          <w:shd w:val="clear" w:color="auto" w:fill="F7F7F8"/>
        </w:rPr>
        <w:t>&amp;</w:t>
      </w:r>
      <w:r w:rsidRPr="00BA0D5D">
        <w:rPr>
          <w:rFonts w:ascii="inherit" w:eastAsia="宋体" w:hAnsi="inherit" w:cs="Arial"/>
          <w:color w:val="34302D"/>
          <w:kern w:val="0"/>
          <w:sz w:val="24"/>
          <w:szCs w:val="24"/>
        </w:rPr>
        <w:t> symbol.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StandardEvaluationContext context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StandardEvaluationContext();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context.setBeanResolver(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MyBeanResolver());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This will end up calling resolve(context,"&amp;foo") on MyBeanResolver during evaluation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bean = parser.parseExpression(</w:t>
      </w:r>
      <w:r w:rsidRPr="00BA0D5D">
        <w:rPr>
          <w:rFonts w:ascii="Consolas" w:eastAsia="宋体" w:hAnsi="Consolas" w:cs="宋体"/>
          <w:color w:val="DD1144"/>
          <w:kern w:val="0"/>
          <w:sz w:val="24"/>
          <w:szCs w:val="24"/>
        </w:rPr>
        <w:t>"&amp;foo"</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4.3.13. Ternary Operator (If-Then-Else)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use the ternary operator for performing if-then-else conditional logic inside the expression. The following listing shows a minimal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falseString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"false ? 'trueExp' : 'falseExp'"</w:t>
      </w:r>
      <w:r w:rsidRPr="00BA0D5D">
        <w:rPr>
          <w:rFonts w:ascii="Consolas" w:eastAsia="宋体" w:hAnsi="Consolas" w:cs="宋体"/>
          <w:color w:val="34302D"/>
          <w:kern w:val="0"/>
          <w:sz w:val="24"/>
          <w:szCs w:val="24"/>
        </w:rPr>
        <w:t>).getValue(String.class);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this case, the boolean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results in returning the string value </w:t>
      </w:r>
      <w:r w:rsidRPr="00BA0D5D">
        <w:rPr>
          <w:rFonts w:ascii="Consolas" w:eastAsia="宋体" w:hAnsi="Consolas" w:cs="宋体"/>
          <w:color w:val="34302D"/>
          <w:kern w:val="0"/>
          <w:sz w:val="23"/>
          <w:szCs w:val="23"/>
          <w:shd w:val="clear" w:color="auto" w:fill="F7F7F8"/>
        </w:rPr>
        <w:t>'falseExp'</w:t>
      </w:r>
      <w:r w:rsidRPr="00BA0D5D">
        <w:rPr>
          <w:rFonts w:ascii="inherit" w:eastAsia="宋体" w:hAnsi="inherit" w:cs="Arial"/>
          <w:color w:val="34302D"/>
          <w:kern w:val="0"/>
          <w:sz w:val="24"/>
          <w:szCs w:val="24"/>
        </w:rPr>
        <w:t>. A more realistic example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parser.parseExpression(</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).setValue(societyContext, </w:t>
      </w:r>
      <w:r w:rsidRPr="00BA0D5D">
        <w:rPr>
          <w:rFonts w:ascii="Consolas" w:eastAsia="宋体" w:hAnsi="Consolas" w:cs="宋体"/>
          <w:color w:val="DD1144"/>
          <w:kern w:val="0"/>
          <w:sz w:val="24"/>
          <w:szCs w:val="24"/>
        </w:rPr>
        <w:t>"IEEE"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societyContext.setVariable(</w:t>
      </w:r>
      <w:r w:rsidRPr="00BA0D5D">
        <w:rPr>
          <w:rFonts w:ascii="Consolas" w:eastAsia="宋体" w:hAnsi="Consolas" w:cs="宋体"/>
          <w:color w:val="DD1144"/>
          <w:kern w:val="0"/>
          <w:sz w:val="24"/>
          <w:szCs w:val="24"/>
        </w:rPr>
        <w:t>"queryName"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"Nikola Tesla"</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 = </w:t>
      </w:r>
      <w:r w:rsidRPr="00BA0D5D">
        <w:rPr>
          <w:rFonts w:ascii="Consolas" w:eastAsia="宋体" w:hAnsi="Consolas" w:cs="宋体"/>
          <w:color w:val="DD1144"/>
          <w:kern w:val="0"/>
          <w:sz w:val="24"/>
          <w:szCs w:val="24"/>
        </w:rPr>
        <w:t>"isMember(#queryName)? #queryName + ' is a member of the '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 Name + ' Society' : #queryName + ' is not a member of the ' + Name + ' Society'"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queryResultString = parser.parseExpression(expression)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.getValue(societyContext,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queryResultString = "Nikola Tesla is a member of the IEEE Society"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next section on the Elvis operator for an even shorter syntax for the ternary operator.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4.3.14. The Elvis Operator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Elvis operator is a shortening of the ternary operator syntax and is used in the </w:t>
      </w:r>
      <w:hyperlink r:id="rId528" w:anchor="_elvis_operator" w:history="1">
        <w:r w:rsidRPr="00BA0D5D">
          <w:rPr>
            <w:rFonts w:ascii="inherit" w:eastAsia="宋体" w:hAnsi="inherit" w:cs="Arial"/>
            <w:color w:val="548E2E"/>
            <w:kern w:val="0"/>
            <w:sz w:val="24"/>
            <w:szCs w:val="24"/>
            <w:u w:val="single"/>
          </w:rPr>
          <w:t>Groovy</w:t>
        </w:r>
      </w:hyperlink>
      <w:r w:rsidRPr="00BA0D5D">
        <w:rPr>
          <w:rFonts w:ascii="inherit" w:eastAsia="宋体" w:hAnsi="inherit" w:cs="Arial"/>
          <w:color w:val="34302D"/>
          <w:kern w:val="0"/>
          <w:sz w:val="24"/>
          <w:szCs w:val="24"/>
        </w:rPr>
        <w:t> language. With the ternary operator syntax, you usually have to repeat a variable twice,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String name = </w:t>
      </w:r>
      <w:r w:rsidRPr="00BA0D5D">
        <w:rPr>
          <w:rFonts w:ascii="Consolas" w:eastAsia="宋体" w:hAnsi="Consolas" w:cs="宋体"/>
          <w:color w:val="DD1144"/>
          <w:kern w:val="0"/>
          <w:sz w:val="24"/>
          <w:szCs w:val="24"/>
        </w:rPr>
        <w:t>"Elvis Presley"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String displayName = (name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xml:space="preserve"> ? name : </w:t>
      </w:r>
      <w:r w:rsidRPr="00BA0D5D">
        <w:rPr>
          <w:rFonts w:ascii="Consolas" w:eastAsia="宋体" w:hAnsi="Consolas" w:cs="宋体"/>
          <w:color w:val="DD1144"/>
          <w:kern w:val="0"/>
          <w:sz w:val="24"/>
          <w:szCs w:val="24"/>
        </w:rPr>
        <w:t>"Unknown"</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Instead, you can use the Elvis operator (named for the resemblance to Elvis' hair style). The following example shows how to use the Elvis operator: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name = parser.parseExpression(</w:t>
      </w:r>
      <w:r w:rsidRPr="00BA0D5D">
        <w:rPr>
          <w:rFonts w:ascii="Consolas" w:eastAsia="宋体" w:hAnsi="Consolas" w:cs="宋体"/>
          <w:color w:val="DD1144"/>
          <w:kern w:val="0"/>
          <w:sz w:val="24"/>
          <w:szCs w:val="24"/>
        </w:rPr>
        <w:t>"name?:'Unknown'"</w:t>
      </w:r>
      <w:r w:rsidRPr="00BA0D5D">
        <w:rPr>
          <w:rFonts w:ascii="Consolas" w:eastAsia="宋体" w:hAnsi="Consolas" w:cs="宋体"/>
          <w:color w:val="34302D"/>
          <w:kern w:val="0"/>
          <w:sz w:val="24"/>
          <w:szCs w:val="24"/>
        </w:rPr>
        <w:t>).getValue(String.class);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System.out.println(name);  </w:t>
      </w:r>
      <w:r w:rsidRPr="00BA0D5D">
        <w:rPr>
          <w:rFonts w:ascii="Consolas" w:eastAsia="宋体" w:hAnsi="Consolas" w:cs="宋体"/>
          <w:i/>
          <w:iCs/>
          <w:color w:val="999988"/>
          <w:kern w:val="0"/>
          <w:sz w:val="24"/>
          <w:szCs w:val="24"/>
        </w:rPr>
        <w:t>// 'Unknown'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a more complex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Inventor tesla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Inventor(</w:t>
      </w:r>
      <w:r w:rsidRPr="00BA0D5D">
        <w:rPr>
          <w:rFonts w:ascii="Consolas" w:eastAsia="宋体" w:hAnsi="Consolas" w:cs="宋体"/>
          <w:color w:val="DD1144"/>
          <w:kern w:val="0"/>
          <w:sz w:val="24"/>
          <w:szCs w:val="24"/>
        </w:rPr>
        <w:t>"Nikola Tesla"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"Serbian"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String name = parser.parseExpression(</w:t>
      </w:r>
      <w:r w:rsidRPr="00BA0D5D">
        <w:rPr>
          <w:rFonts w:ascii="Consolas" w:eastAsia="宋体" w:hAnsi="Consolas" w:cs="宋体"/>
          <w:color w:val="DD1144"/>
          <w:kern w:val="0"/>
          <w:sz w:val="24"/>
          <w:szCs w:val="24"/>
        </w:rPr>
        <w:t>"Name?:'Elvis Presley'"</w:t>
      </w:r>
      <w:r w:rsidRPr="00BA0D5D">
        <w:rPr>
          <w:rFonts w:ascii="Consolas" w:eastAsia="宋体" w:hAnsi="Consolas" w:cs="宋体"/>
          <w:color w:val="34302D"/>
          <w:kern w:val="0"/>
          <w:sz w:val="24"/>
          <w:szCs w:val="24"/>
        </w:rPr>
        <w:t>).getValue(context, tesla,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System.out.println(name);  </w:t>
      </w:r>
      <w:r w:rsidRPr="00BA0D5D">
        <w:rPr>
          <w:rFonts w:ascii="Consolas" w:eastAsia="宋体" w:hAnsi="Consolas" w:cs="宋体"/>
          <w:i/>
          <w:iCs/>
          <w:color w:val="999988"/>
          <w:kern w:val="0"/>
          <w:sz w:val="24"/>
          <w:szCs w:val="24"/>
        </w:rPr>
        <w:t>// Nikola Tesla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tesla.setName(</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name = parser.parseExpression(</w:t>
      </w:r>
      <w:r w:rsidRPr="00BA0D5D">
        <w:rPr>
          <w:rFonts w:ascii="Consolas" w:eastAsia="宋体" w:hAnsi="Consolas" w:cs="宋体"/>
          <w:color w:val="DD1144"/>
          <w:kern w:val="0"/>
          <w:sz w:val="24"/>
          <w:szCs w:val="24"/>
        </w:rPr>
        <w:t>"Name?:'Elvis Presley'"</w:t>
      </w:r>
      <w:r w:rsidRPr="00BA0D5D">
        <w:rPr>
          <w:rFonts w:ascii="Consolas" w:eastAsia="宋体" w:hAnsi="Consolas" w:cs="宋体"/>
          <w:color w:val="34302D"/>
          <w:kern w:val="0"/>
          <w:sz w:val="24"/>
          <w:szCs w:val="24"/>
        </w:rPr>
        <w:t>).getValue(context, tesla,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System.out.println(name);  </w:t>
      </w:r>
      <w:r w:rsidRPr="00BA0D5D">
        <w:rPr>
          <w:rFonts w:ascii="Consolas" w:eastAsia="宋体" w:hAnsi="Consolas" w:cs="宋体"/>
          <w:i/>
          <w:iCs/>
          <w:color w:val="999988"/>
          <w:kern w:val="0"/>
          <w:sz w:val="24"/>
          <w:szCs w:val="24"/>
        </w:rPr>
        <w:t>// Elvis Presley</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can use the Elvis operator to apply default values in expressions. The following example shows how to use the Elvis operator in a </w:t>
            </w:r>
            <w:r w:rsidRPr="00BA0D5D">
              <w:rPr>
                <w:rFonts w:ascii="Consolas" w:eastAsia="宋体" w:hAnsi="Consolas" w:cs="宋体"/>
                <w:kern w:val="0"/>
                <w:sz w:val="23"/>
                <w:szCs w:val="23"/>
                <w:shd w:val="clear" w:color="auto" w:fill="F7F7F8"/>
              </w:rPr>
              <w:t>@Value</w:t>
            </w:r>
            <w:r w:rsidRPr="00BA0D5D">
              <w:rPr>
                <w:rFonts w:ascii="inherit" w:eastAsia="宋体" w:hAnsi="inherit" w:cs="宋体"/>
                <w:kern w:val="0"/>
                <w:sz w:val="24"/>
                <w:szCs w:val="24"/>
              </w:rPr>
              <w:t> 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0077"/>
                <w:kern w:val="0"/>
                <w:sz w:val="24"/>
                <w:szCs w:val="24"/>
              </w:rPr>
              <w:t>@Value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"#{systemProperties['pop3.port'] ?: 25}"</w:t>
            </w:r>
            <w:r w:rsidRPr="00BA0D5D">
              <w:rPr>
                <w:rFonts w:ascii="Consolas" w:eastAsia="宋体" w:hAnsi="Consolas" w:cs="宋体"/>
                <w:kern w:val="0"/>
                <w:sz w:val="24"/>
                <w:szCs w:val="24"/>
              </w:rPr>
              <w:t>)</w:t>
            </w:r>
          </w:p>
          <w:p w:rsidR="00BA0D5D" w:rsidRPr="00BA0D5D" w:rsidRDefault="00BA0D5D" w:rsidP="00BA0D5D">
            <w:pPr>
              <w:widowControl/>
              <w:shd w:val="clear" w:color="auto" w:fill="FFFFFF"/>
              <w:jc w:val="left"/>
              <w:rPr>
                <w:rFonts w:ascii="inherit" w:eastAsia="宋体" w:hAnsi="inherit" w:cs="宋体" w:hint="eastAsia"/>
                <w:kern w:val="0"/>
                <w:sz w:val="24"/>
                <w:szCs w:val="24"/>
              </w:rPr>
            </w:pPr>
            <w:r w:rsidRPr="00BA0D5D">
              <w:rPr>
                <w:rFonts w:ascii="inherit" w:eastAsia="宋体" w:hAnsi="inherit" w:cs="宋体"/>
                <w:kern w:val="0"/>
                <w:sz w:val="24"/>
                <w:szCs w:val="24"/>
              </w:rPr>
              <w:t>This will inject a system property </w:t>
            </w:r>
            <w:r w:rsidRPr="00BA0D5D">
              <w:rPr>
                <w:rFonts w:ascii="Consolas" w:eastAsia="宋体" w:hAnsi="Consolas" w:cs="宋体"/>
                <w:kern w:val="0"/>
                <w:sz w:val="23"/>
                <w:szCs w:val="23"/>
                <w:shd w:val="clear" w:color="auto" w:fill="F7F7F8"/>
              </w:rPr>
              <w:t>pop3.port</w:t>
            </w:r>
            <w:r w:rsidRPr="00BA0D5D">
              <w:rPr>
                <w:rFonts w:ascii="inherit" w:eastAsia="宋体" w:hAnsi="inherit" w:cs="宋体"/>
                <w:kern w:val="0"/>
                <w:sz w:val="24"/>
                <w:szCs w:val="24"/>
              </w:rPr>
              <w:t> if it is defined or 25 if not.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4.3.15. Safe Navigation Operator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safe navigation operator is used to avoid a </w:t>
      </w:r>
      <w:r w:rsidRPr="00BA0D5D">
        <w:rPr>
          <w:rFonts w:ascii="Consolas" w:eastAsia="宋体" w:hAnsi="Consolas" w:cs="宋体"/>
          <w:color w:val="34302D"/>
          <w:kern w:val="0"/>
          <w:sz w:val="23"/>
          <w:szCs w:val="23"/>
          <w:shd w:val="clear" w:color="auto" w:fill="F7F7F8"/>
        </w:rPr>
        <w:t>NullPointerException</w:t>
      </w:r>
      <w:r w:rsidRPr="00BA0D5D">
        <w:rPr>
          <w:rFonts w:ascii="inherit" w:eastAsia="宋体" w:hAnsi="inherit" w:cs="Arial"/>
          <w:color w:val="34302D"/>
          <w:kern w:val="0"/>
          <w:sz w:val="24"/>
          <w:szCs w:val="24"/>
        </w:rPr>
        <w:t> and comes from the </w:t>
      </w:r>
      <w:hyperlink r:id="rId529" w:anchor="_safe_navigation_operator" w:history="1">
        <w:r w:rsidRPr="00BA0D5D">
          <w:rPr>
            <w:rFonts w:ascii="inherit" w:eastAsia="宋体" w:hAnsi="inherit" w:cs="Arial"/>
            <w:color w:val="548E2E"/>
            <w:kern w:val="0"/>
            <w:sz w:val="24"/>
            <w:szCs w:val="24"/>
            <w:u w:val="single"/>
          </w:rPr>
          <w:t>Groovy</w:t>
        </w:r>
      </w:hyperlink>
      <w:r w:rsidRPr="00BA0D5D">
        <w:rPr>
          <w:rFonts w:ascii="inherit" w:eastAsia="宋体" w:hAnsi="inherit" w:cs="Arial"/>
          <w:color w:val="34302D"/>
          <w:kern w:val="0"/>
          <w:sz w:val="24"/>
          <w:szCs w:val="24"/>
        </w:rPr>
        <w:t> language. Typically, when you have a reference to an object, you might need to verify that it is not null before accessing methods or properties of the object. To avoid this, the safe navigation operator returns null instead of throwing an exception. The following example shows how to use the safe navigation operator: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Inventor tesla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Inventor(</w:t>
      </w:r>
      <w:r w:rsidRPr="00BA0D5D">
        <w:rPr>
          <w:rFonts w:ascii="Consolas" w:eastAsia="宋体" w:hAnsi="Consolas" w:cs="宋体"/>
          <w:color w:val="DD1144"/>
          <w:kern w:val="0"/>
          <w:sz w:val="24"/>
          <w:szCs w:val="24"/>
        </w:rPr>
        <w:t>"Nikola Tesla"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"Serbian"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tesla.setPlaceOfBirth(</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PlaceOfBirth(</w:t>
      </w:r>
      <w:r w:rsidRPr="00BA0D5D">
        <w:rPr>
          <w:rFonts w:ascii="Consolas" w:eastAsia="宋体" w:hAnsi="Consolas" w:cs="宋体"/>
          <w:color w:val="DD1144"/>
          <w:kern w:val="0"/>
          <w:sz w:val="24"/>
          <w:szCs w:val="24"/>
        </w:rPr>
        <w:t>"Smiljan"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city = parser.parseExpression(</w:t>
      </w:r>
      <w:r w:rsidRPr="00BA0D5D">
        <w:rPr>
          <w:rFonts w:ascii="Consolas" w:eastAsia="宋体" w:hAnsi="Consolas" w:cs="宋体"/>
          <w:color w:val="DD1144"/>
          <w:kern w:val="0"/>
          <w:sz w:val="24"/>
          <w:szCs w:val="24"/>
        </w:rPr>
        <w:t>"PlaceOfBirth?.City"</w:t>
      </w:r>
      <w:r w:rsidRPr="00BA0D5D">
        <w:rPr>
          <w:rFonts w:ascii="Consolas" w:eastAsia="宋体" w:hAnsi="Consolas" w:cs="宋体"/>
          <w:color w:val="34302D"/>
          <w:kern w:val="0"/>
          <w:sz w:val="24"/>
          <w:szCs w:val="24"/>
        </w:rPr>
        <w:t>).getValue(context, tesla,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System.out.println(city);  </w:t>
      </w:r>
      <w:r w:rsidRPr="00BA0D5D">
        <w:rPr>
          <w:rFonts w:ascii="Consolas" w:eastAsia="宋体" w:hAnsi="Consolas" w:cs="宋体"/>
          <w:i/>
          <w:iCs/>
          <w:color w:val="999988"/>
          <w:kern w:val="0"/>
          <w:sz w:val="24"/>
          <w:szCs w:val="24"/>
        </w:rPr>
        <w:t>// Smiljan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tesla.setPlaceOfBirth(</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city = parser.parseExpression(</w:t>
      </w:r>
      <w:r w:rsidRPr="00BA0D5D">
        <w:rPr>
          <w:rFonts w:ascii="Consolas" w:eastAsia="宋体" w:hAnsi="Consolas" w:cs="宋体"/>
          <w:color w:val="DD1144"/>
          <w:kern w:val="0"/>
          <w:sz w:val="24"/>
          <w:szCs w:val="24"/>
        </w:rPr>
        <w:t>"PlaceOfBirth?.City"</w:t>
      </w:r>
      <w:r w:rsidRPr="00BA0D5D">
        <w:rPr>
          <w:rFonts w:ascii="Consolas" w:eastAsia="宋体" w:hAnsi="Consolas" w:cs="宋体"/>
          <w:color w:val="34302D"/>
          <w:kern w:val="0"/>
          <w:sz w:val="24"/>
          <w:szCs w:val="24"/>
        </w:rPr>
        <w:t>).getValue(context, tesla,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System.out.println(city);  </w:t>
      </w:r>
      <w:r w:rsidRPr="00BA0D5D">
        <w:rPr>
          <w:rFonts w:ascii="Consolas" w:eastAsia="宋体" w:hAnsi="Consolas" w:cs="宋体"/>
          <w:i/>
          <w:iCs/>
          <w:color w:val="999988"/>
          <w:kern w:val="0"/>
          <w:sz w:val="24"/>
          <w:szCs w:val="24"/>
        </w:rPr>
        <w:t>// null - does not throw NullPointerException!!!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4.3.16. Collection Selection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Selection is a powerful expression language feature that lets you transform a source collection into another collection by selecting from its entries.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Selection uses a syntax of </w:t>
      </w:r>
      <w:r w:rsidRPr="00BA0D5D">
        <w:rPr>
          <w:rFonts w:ascii="Consolas" w:eastAsia="宋体" w:hAnsi="Consolas" w:cs="宋体"/>
          <w:color w:val="34302D"/>
          <w:kern w:val="0"/>
          <w:sz w:val="23"/>
          <w:szCs w:val="23"/>
          <w:shd w:val="clear" w:color="auto" w:fill="F7F7F8"/>
        </w:rPr>
        <w:t>.?[selectionExpression]</w:t>
      </w:r>
      <w:r w:rsidRPr="00BA0D5D">
        <w:rPr>
          <w:rFonts w:ascii="inherit" w:eastAsia="宋体" w:hAnsi="inherit" w:cs="Arial"/>
          <w:color w:val="34302D"/>
          <w:kern w:val="0"/>
          <w:sz w:val="24"/>
          <w:szCs w:val="24"/>
        </w:rPr>
        <w:t>. It filters the collection and returns a new collection that contain a subset of the original elements. For example, selection lets us easily get a list of Serbian inventors,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List&lt;Inventor&gt; list = (List&lt;Inventor&gt;)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"Members.?[Nationality == 'Serbian']"</w:t>
      </w:r>
      <w:r w:rsidRPr="00BA0D5D">
        <w:rPr>
          <w:rFonts w:ascii="Consolas" w:eastAsia="宋体" w:hAnsi="Consolas" w:cs="宋体"/>
          <w:color w:val="34302D"/>
          <w:kern w:val="0"/>
          <w:sz w:val="24"/>
          <w:szCs w:val="24"/>
        </w:rPr>
        <w:t>).getValue(societyContext);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Selection is possible upon both lists and maps. For a list, the selection criteria is evaluated against each individual list element. Against a map, the selection criteria is evaluated against each map entry (objects of the Java type </w:t>
      </w:r>
      <w:r w:rsidRPr="00BA0D5D">
        <w:rPr>
          <w:rFonts w:ascii="Consolas" w:eastAsia="宋体" w:hAnsi="Consolas" w:cs="宋体"/>
          <w:color w:val="34302D"/>
          <w:kern w:val="0"/>
          <w:sz w:val="23"/>
          <w:szCs w:val="23"/>
          <w:shd w:val="clear" w:color="auto" w:fill="F7F7F8"/>
        </w:rPr>
        <w:t>Map.Entry</w:t>
      </w:r>
      <w:r w:rsidRPr="00BA0D5D">
        <w:rPr>
          <w:rFonts w:ascii="inherit" w:eastAsia="宋体" w:hAnsi="inherit" w:cs="Arial"/>
          <w:color w:val="34302D"/>
          <w:kern w:val="0"/>
          <w:sz w:val="24"/>
          <w:szCs w:val="24"/>
        </w:rPr>
        <w:t>). Each map entry has its key and value accessible as properties for use in the selection.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expression returns a new map that consists of those elements of the original map where the entry value is less than 27:</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Map newMap = parser.parseExpression(</w:t>
      </w:r>
      <w:r w:rsidRPr="00BA0D5D">
        <w:rPr>
          <w:rFonts w:ascii="Consolas" w:eastAsia="宋体" w:hAnsi="Consolas" w:cs="宋体"/>
          <w:color w:val="DD1144"/>
          <w:kern w:val="0"/>
          <w:sz w:val="24"/>
          <w:szCs w:val="24"/>
        </w:rPr>
        <w:t>"map.?[value&lt;27]"</w:t>
      </w:r>
      <w:r w:rsidRPr="00BA0D5D">
        <w:rPr>
          <w:rFonts w:ascii="Consolas" w:eastAsia="宋体" w:hAnsi="Consolas" w:cs="宋体"/>
          <w:color w:val="34302D"/>
          <w:kern w:val="0"/>
          <w:sz w:val="24"/>
          <w:szCs w:val="24"/>
        </w:rPr>
        <w:t>).getValue();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returning all the selected elements, you can retrieve only the first or the last value. To obtain the first entry matching the selection, the syntax is </w:t>
      </w:r>
      <w:r w:rsidRPr="00BA0D5D">
        <w:rPr>
          <w:rFonts w:ascii="Consolas" w:eastAsia="宋体" w:hAnsi="Consolas" w:cs="宋体"/>
          <w:color w:val="34302D"/>
          <w:kern w:val="0"/>
          <w:sz w:val="23"/>
          <w:szCs w:val="23"/>
          <w:shd w:val="clear" w:color="auto" w:fill="F7F7F8"/>
        </w:rPr>
        <w:t>.^[selectionExpression]</w:t>
      </w:r>
      <w:r w:rsidRPr="00BA0D5D">
        <w:rPr>
          <w:rFonts w:ascii="inherit" w:eastAsia="宋体" w:hAnsi="inherit" w:cs="Arial"/>
          <w:color w:val="34302D"/>
          <w:kern w:val="0"/>
          <w:sz w:val="24"/>
          <w:szCs w:val="24"/>
        </w:rPr>
        <w:t>. To obtain the last matching selection, the syntax is</w:t>
      </w:r>
      <w:r w:rsidRPr="00BA0D5D">
        <w:rPr>
          <w:rFonts w:ascii="Consolas" w:eastAsia="宋体" w:hAnsi="Consolas" w:cs="宋体"/>
          <w:color w:val="34302D"/>
          <w:kern w:val="0"/>
          <w:sz w:val="23"/>
          <w:szCs w:val="23"/>
          <w:shd w:val="clear" w:color="auto" w:fill="F7F7F8"/>
        </w:rPr>
        <w:t>.$[selectionExpression]</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4.3.17. Collection Projection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Projection lets a collection drive the evaluation of a sub-expression, and the result is a new collection. The syntax for projection is </w:t>
      </w:r>
      <w:r w:rsidRPr="00BA0D5D">
        <w:rPr>
          <w:rFonts w:ascii="Consolas" w:eastAsia="宋体" w:hAnsi="Consolas" w:cs="宋体"/>
          <w:color w:val="34302D"/>
          <w:kern w:val="0"/>
          <w:sz w:val="23"/>
          <w:szCs w:val="23"/>
          <w:shd w:val="clear" w:color="auto" w:fill="F7F7F8"/>
        </w:rPr>
        <w:t>.![projectionExpression]</w:t>
      </w:r>
      <w:r w:rsidRPr="00BA0D5D">
        <w:rPr>
          <w:rFonts w:ascii="inherit" w:eastAsia="宋体" w:hAnsi="inherit" w:cs="Arial"/>
          <w:color w:val="34302D"/>
          <w:kern w:val="0"/>
          <w:sz w:val="24"/>
          <w:szCs w:val="24"/>
        </w:rPr>
        <w:t>. For example, suppose we have a list of inventors but want the list of cities where they were born. Effectively, we want to evaluate 'placeOfBirth.city' for every entry in the inventor list. The following example uses projection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returns ['Smiljan', 'Idvor'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 placesOfBirth = (List)parser.parseExpression(</w:t>
      </w:r>
      <w:r w:rsidRPr="00BA0D5D">
        <w:rPr>
          <w:rFonts w:ascii="Consolas" w:eastAsia="宋体" w:hAnsi="Consolas" w:cs="宋体"/>
          <w:color w:val="DD1144"/>
          <w:kern w:val="0"/>
          <w:sz w:val="24"/>
          <w:szCs w:val="24"/>
        </w:rPr>
        <w:t>"Members.![placeOfBirth.city]"</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a map to drive projection and, in this case, the projection expression is evaluated against each entry in the map (represented as a Java </w:t>
      </w:r>
      <w:r w:rsidRPr="00BA0D5D">
        <w:rPr>
          <w:rFonts w:ascii="Consolas" w:eastAsia="宋体" w:hAnsi="Consolas" w:cs="宋体"/>
          <w:color w:val="34302D"/>
          <w:kern w:val="0"/>
          <w:sz w:val="23"/>
          <w:szCs w:val="23"/>
          <w:shd w:val="clear" w:color="auto" w:fill="F7F7F8"/>
        </w:rPr>
        <w:t>Map.Entry</w:t>
      </w:r>
      <w:r w:rsidRPr="00BA0D5D">
        <w:rPr>
          <w:rFonts w:ascii="inherit" w:eastAsia="宋体" w:hAnsi="inherit" w:cs="Arial"/>
          <w:color w:val="34302D"/>
          <w:kern w:val="0"/>
          <w:sz w:val="24"/>
          <w:szCs w:val="24"/>
        </w:rPr>
        <w:t>). The result of a projection across a map is a list that consists of the evaluation of the projection expression against each map entry.</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4.3.18. Expression templating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Expression templates allow mixing literal text with one or more evaluation blocks. Each evaluation block is delimited with prefix and suffix characters that you can define. A common choice is to use </w:t>
      </w:r>
      <w:r w:rsidRPr="00BA0D5D">
        <w:rPr>
          <w:rFonts w:ascii="Consolas" w:eastAsia="宋体" w:hAnsi="Consolas" w:cs="宋体"/>
          <w:color w:val="34302D"/>
          <w:kern w:val="0"/>
          <w:sz w:val="23"/>
          <w:szCs w:val="23"/>
          <w:shd w:val="clear" w:color="auto" w:fill="F7F7F8"/>
        </w:rPr>
        <w:t>#{ }</w:t>
      </w:r>
      <w:r w:rsidRPr="00BA0D5D">
        <w:rPr>
          <w:rFonts w:ascii="inherit" w:eastAsia="宋体" w:hAnsi="inherit" w:cs="Arial"/>
          <w:color w:val="34302D"/>
          <w:kern w:val="0"/>
          <w:sz w:val="24"/>
          <w:szCs w:val="24"/>
        </w:rPr>
        <w:t> as the delimiters,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randomPhrase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"random number is #{T(java.lang.Math).random()}"</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TemplateParserContext()).getValue(String.class);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lastRenderedPageBreak/>
        <w:t>// evaluates to "random number is 0.7038186818312008"</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string is evaluated by concatenating the literal text </w:t>
      </w:r>
      <w:r w:rsidRPr="00BA0D5D">
        <w:rPr>
          <w:rFonts w:ascii="Consolas" w:eastAsia="宋体" w:hAnsi="Consolas" w:cs="宋体"/>
          <w:color w:val="34302D"/>
          <w:kern w:val="0"/>
          <w:sz w:val="23"/>
          <w:szCs w:val="23"/>
          <w:shd w:val="clear" w:color="auto" w:fill="F7F7F8"/>
        </w:rPr>
        <w:t>'random number is '</w:t>
      </w:r>
      <w:r w:rsidRPr="00BA0D5D">
        <w:rPr>
          <w:rFonts w:ascii="inherit" w:eastAsia="宋体" w:hAnsi="inherit" w:cs="Arial"/>
          <w:color w:val="34302D"/>
          <w:kern w:val="0"/>
          <w:sz w:val="24"/>
          <w:szCs w:val="24"/>
        </w:rPr>
        <w:t> with the result of evaluating the expression inside the </w:t>
      </w:r>
      <w:r w:rsidRPr="00BA0D5D">
        <w:rPr>
          <w:rFonts w:ascii="Consolas" w:eastAsia="宋体" w:hAnsi="Consolas" w:cs="宋体"/>
          <w:color w:val="34302D"/>
          <w:kern w:val="0"/>
          <w:sz w:val="23"/>
          <w:szCs w:val="23"/>
          <w:shd w:val="clear" w:color="auto" w:fill="F7F7F8"/>
        </w:rPr>
        <w:t>#{ }</w:t>
      </w:r>
      <w:r w:rsidRPr="00BA0D5D">
        <w:rPr>
          <w:rFonts w:ascii="inherit" w:eastAsia="宋体" w:hAnsi="inherit" w:cs="Arial"/>
          <w:color w:val="34302D"/>
          <w:kern w:val="0"/>
          <w:sz w:val="24"/>
          <w:szCs w:val="24"/>
        </w:rPr>
        <w:t> delimiter (in this case, the result of calling that </w:t>
      </w:r>
      <w:r w:rsidRPr="00BA0D5D">
        <w:rPr>
          <w:rFonts w:ascii="Consolas" w:eastAsia="宋体" w:hAnsi="Consolas" w:cs="宋体"/>
          <w:color w:val="34302D"/>
          <w:kern w:val="0"/>
          <w:sz w:val="23"/>
          <w:szCs w:val="23"/>
          <w:shd w:val="clear" w:color="auto" w:fill="F7F7F8"/>
        </w:rPr>
        <w:t>random()</w:t>
      </w:r>
      <w:r w:rsidRPr="00BA0D5D">
        <w:rPr>
          <w:rFonts w:ascii="inherit" w:eastAsia="宋体" w:hAnsi="inherit" w:cs="Arial"/>
          <w:color w:val="34302D"/>
          <w:kern w:val="0"/>
          <w:sz w:val="24"/>
          <w:szCs w:val="24"/>
        </w:rPr>
        <w:t> method). The second argument to the </w:t>
      </w:r>
      <w:r w:rsidRPr="00BA0D5D">
        <w:rPr>
          <w:rFonts w:ascii="Consolas" w:eastAsia="宋体" w:hAnsi="Consolas" w:cs="宋体"/>
          <w:color w:val="34302D"/>
          <w:kern w:val="0"/>
          <w:sz w:val="23"/>
          <w:szCs w:val="23"/>
          <w:shd w:val="clear" w:color="auto" w:fill="F7F7F8"/>
        </w:rPr>
        <w:t>parseExpression()</w:t>
      </w:r>
      <w:r w:rsidRPr="00BA0D5D">
        <w:rPr>
          <w:rFonts w:ascii="inherit" w:eastAsia="宋体" w:hAnsi="inherit" w:cs="Arial"/>
          <w:color w:val="34302D"/>
          <w:kern w:val="0"/>
          <w:sz w:val="24"/>
          <w:szCs w:val="24"/>
        </w:rPr>
        <w:t>method is of the type </w:t>
      </w:r>
      <w:r w:rsidRPr="00BA0D5D">
        <w:rPr>
          <w:rFonts w:ascii="Consolas" w:eastAsia="宋体" w:hAnsi="Consolas" w:cs="宋体"/>
          <w:color w:val="34302D"/>
          <w:kern w:val="0"/>
          <w:sz w:val="23"/>
          <w:szCs w:val="23"/>
          <w:shd w:val="clear" w:color="auto" w:fill="F7F7F8"/>
        </w:rPr>
        <w:t>ParserContext</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ParserContext</w:t>
      </w:r>
      <w:r w:rsidRPr="00BA0D5D">
        <w:rPr>
          <w:rFonts w:ascii="inherit" w:eastAsia="宋体" w:hAnsi="inherit" w:cs="Arial"/>
          <w:color w:val="34302D"/>
          <w:kern w:val="0"/>
          <w:sz w:val="24"/>
          <w:szCs w:val="24"/>
        </w:rPr>
        <w:t> interface is used to influence how the expression is parsed in order to support the expression templating functionality. The definition of </w:t>
      </w:r>
      <w:r w:rsidRPr="00BA0D5D">
        <w:rPr>
          <w:rFonts w:ascii="Consolas" w:eastAsia="宋体" w:hAnsi="Consolas" w:cs="宋体"/>
          <w:color w:val="34302D"/>
          <w:kern w:val="0"/>
          <w:sz w:val="23"/>
          <w:szCs w:val="23"/>
          <w:shd w:val="clear" w:color="auto" w:fill="F7F7F8"/>
        </w:rPr>
        <w:t>TemplateParserContext</w:t>
      </w:r>
      <w:r w:rsidRPr="00BA0D5D">
        <w:rPr>
          <w:rFonts w:ascii="inherit" w:eastAsia="宋体" w:hAnsi="inherit" w:cs="Arial"/>
          <w:color w:val="34302D"/>
          <w:kern w:val="0"/>
          <w:sz w:val="24"/>
          <w:szCs w:val="24"/>
        </w:rPr>
        <w:t>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TemplateParserContext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ParserContext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getExpressionPrefix()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getExpressionSuffix()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isTemplate()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65" w:name="_Toc15327123"/>
      <w:r w:rsidRPr="00BA0D5D">
        <w:rPr>
          <w:rFonts w:ascii="Arial" w:eastAsia="宋体" w:hAnsi="Arial" w:cs="Arial"/>
          <w:color w:val="34302D"/>
          <w:kern w:val="0"/>
          <w:sz w:val="41"/>
          <w:szCs w:val="41"/>
        </w:rPr>
        <w:t>4.4. Classes Used in the Examples</w:t>
      </w:r>
      <w:bookmarkEnd w:id="236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lists the classes used in the examples throughout this chapter.</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Example 1. Inventor.java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org.spring.samples.spel.inventor;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java.util.Date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java.util.GregorianCalendar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Inventor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inventions;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Date birthdate;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PlaceOfBirth placeOfBirth;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Inventor(String name, String nationality)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GregorianCalendar c=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GregorianCalendar();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.nationality =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.birthdate = c.getTime();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Inventor(String name, Date birthdate, String nationality)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.nationality =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.birthdate = birthdate;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Inventor()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setName(String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getNationality()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setNationality(String nationality)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.nationality =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Date getBirthdate()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birthdate;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setBirthdate(Date birthdate)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.birthdate = birthdate;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PlaceOfBirth getPlaceOfBirth()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placeOfBirth;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setPlaceOfBirth(PlaceOfBirth placeOfBirth)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.placeOfBirth = placeOfBirth;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setInventions(String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inventions)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.inventions = inventions;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getInventions()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inventions;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Example 2. PlaceOfBirth.java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org.spring.samples.spel.inventor;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PlaceOfBirth</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city;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country;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PlaceOfBirth(String city)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.city=city;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PlaceOfBirth(String city, String country)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.country = country;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getCity()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setCity(String 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.city = 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getCountry()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country;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setCountry(String country)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.country = country;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Example 3. Society.java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org.spring.samples.spel.inventor;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Society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String Advisors = </w:t>
      </w:r>
      <w:r w:rsidRPr="00BA0D5D">
        <w:rPr>
          <w:rFonts w:ascii="Consolas" w:eastAsia="宋体" w:hAnsi="Consolas" w:cs="宋体"/>
          <w:color w:val="DD1144"/>
          <w:kern w:val="0"/>
          <w:sz w:val="24"/>
          <w:szCs w:val="24"/>
        </w:rPr>
        <w:t>"advisors"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String President = </w:t>
      </w:r>
      <w:r w:rsidRPr="00BA0D5D">
        <w:rPr>
          <w:rFonts w:ascii="Consolas" w:eastAsia="宋体" w:hAnsi="Consolas" w:cs="宋体"/>
          <w:color w:val="DD1144"/>
          <w:kern w:val="0"/>
          <w:sz w:val="24"/>
          <w:szCs w:val="24"/>
        </w:rPr>
        <w:t>"president"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List&lt;Inventor&gt; members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ArrayList&lt;Inventor&gt;();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Map officers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HashMap();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List getMembers()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members;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Map getOfficers()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officers;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setName(String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isMember(String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for</w:t>
      </w:r>
      <w:r w:rsidRPr="00BA0D5D">
        <w:rPr>
          <w:rFonts w:ascii="Consolas" w:eastAsia="宋体" w:hAnsi="Consolas" w:cs="宋体"/>
          <w:color w:val="34302D"/>
          <w:kern w:val="0"/>
          <w:sz w:val="24"/>
          <w:szCs w:val="24"/>
        </w:rPr>
        <w:t xml:space="preserve"> (Inventor inventor : members)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(inventor.getName().equals(name))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366" w:name="_Toc15327124"/>
      <w:r w:rsidRPr="00BA0D5D">
        <w:rPr>
          <w:rFonts w:ascii="Arial" w:eastAsia="宋体" w:hAnsi="Arial" w:cs="Arial"/>
          <w:color w:val="34302D"/>
          <w:kern w:val="0"/>
          <w:sz w:val="55"/>
          <w:szCs w:val="55"/>
        </w:rPr>
        <w:t>5. Aspect Oriented Programming with Spring</w:t>
      </w:r>
      <w:bookmarkEnd w:id="236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Aspect-oriented Programming (AOP) complements Object-oriented Programming (OOP) by providing another way of thinking about program structure. The key unit of modularity in OOP is the class, whereas in AOP the unit of modularity is the aspect. Aspects enable the modularization of concerns (such as transaction management) that cut across multiple types and objects. (Such concerns are often termed “crosscutting” concerns in AOP literature.)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One of the key components of Spring is the AOP framework. While the Spring IoC container does not depend on AOP (meaning you do not need to use AOP if you don’t want to), AOP complements Spring IoC to provide a very capable middleware solution.</w:t>
      </w:r>
    </w:p>
    <w:p w:rsidR="00BA0D5D" w:rsidRP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Spring AOP with AspectJ pointcuts</w:t>
      </w:r>
    </w:p>
    <w:p w:rsidR="00BA0D5D" w:rsidRP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simple and powerful ways of writing custom aspects by using either a </w:t>
      </w:r>
      <w:hyperlink r:id="rId530" w:anchor="aop-schema" w:history="1">
        <w:r w:rsidRPr="00BA0D5D">
          <w:rPr>
            <w:rFonts w:ascii="inherit" w:eastAsia="宋体" w:hAnsi="inherit" w:cs="Arial"/>
            <w:color w:val="548E2E"/>
            <w:kern w:val="0"/>
            <w:sz w:val="24"/>
            <w:szCs w:val="24"/>
            <w:u w:val="single"/>
          </w:rPr>
          <w:t>schema-based approach</w:t>
        </w:r>
      </w:hyperlink>
      <w:r w:rsidRPr="00BA0D5D">
        <w:rPr>
          <w:rFonts w:ascii="inherit" w:eastAsia="宋体" w:hAnsi="inherit" w:cs="Arial"/>
          <w:color w:val="34302D"/>
          <w:kern w:val="0"/>
          <w:sz w:val="24"/>
          <w:szCs w:val="24"/>
        </w:rPr>
        <w:t> or the </w:t>
      </w:r>
      <w:hyperlink r:id="rId531" w:anchor="aop-ataspectj" w:history="1">
        <w:r w:rsidRPr="00BA0D5D">
          <w:rPr>
            <w:rFonts w:ascii="inherit" w:eastAsia="宋体" w:hAnsi="inherit" w:cs="Arial"/>
            <w:color w:val="548E2E"/>
            <w:kern w:val="0"/>
            <w:sz w:val="24"/>
            <w:szCs w:val="24"/>
            <w:u w:val="single"/>
          </w:rPr>
          <w:t>@AspectJ annotation style</w:t>
        </w:r>
      </w:hyperlink>
      <w:r w:rsidRPr="00BA0D5D">
        <w:rPr>
          <w:rFonts w:ascii="inherit" w:eastAsia="宋体" w:hAnsi="inherit" w:cs="Arial"/>
          <w:color w:val="34302D"/>
          <w:kern w:val="0"/>
          <w:sz w:val="24"/>
          <w:szCs w:val="24"/>
        </w:rPr>
        <w:t>. Both of these styles offer fully typed advice and use of the AspectJ pointcut language while still using Spring AOP for weaving.</w:t>
      </w:r>
    </w:p>
    <w:p w:rsidR="00BA0D5D" w:rsidRP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chapter discusses the schema- and @AspectJ-based AOP support. The lower-level AOP support is discussed in </w:t>
      </w:r>
      <w:hyperlink r:id="rId532" w:anchor="aop-api" w:history="1">
        <w:r w:rsidRPr="00BA0D5D">
          <w:rPr>
            <w:rFonts w:ascii="inherit" w:eastAsia="宋体" w:hAnsi="inherit" w:cs="Arial"/>
            <w:color w:val="548E2E"/>
            <w:kern w:val="0"/>
            <w:sz w:val="24"/>
            <w:szCs w:val="24"/>
            <w:u w:val="single"/>
          </w:rPr>
          <w:t>the following chapter</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AOP is used in the Spring Framework to:</w:t>
      </w:r>
    </w:p>
    <w:p w:rsidR="00BA0D5D" w:rsidRPr="00BA0D5D" w:rsidRDefault="00BA0D5D" w:rsidP="00BA0D5D">
      <w:pPr>
        <w:widowControl/>
        <w:numPr>
          <w:ilvl w:val="0"/>
          <w:numId w:val="39"/>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Provide declarative enterprise services. The most important such service is </w:t>
      </w:r>
      <w:hyperlink r:id="rId533" w:anchor="transaction-declarative" w:history="1">
        <w:r w:rsidRPr="00BA0D5D">
          <w:rPr>
            <w:rFonts w:ascii="inherit" w:eastAsia="宋体" w:hAnsi="inherit" w:cs="Arial"/>
            <w:color w:val="548E2E"/>
            <w:kern w:val="0"/>
            <w:sz w:val="24"/>
            <w:szCs w:val="24"/>
            <w:u w:val="single"/>
          </w:rPr>
          <w:t>declarative transaction management</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39"/>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Let users implement custom aspects, complementing their use of OOP with AOP.</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are interested only in generic declarative services or other pre-packaged declarative middleware services such as pooling, you do not need to work directly with Spring AOP, and can skip most of this chapter.</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67" w:name="_Toc15327125"/>
      <w:r w:rsidRPr="00BA0D5D">
        <w:rPr>
          <w:rFonts w:ascii="Arial" w:eastAsia="宋体" w:hAnsi="Arial" w:cs="Arial"/>
          <w:color w:val="34302D"/>
          <w:kern w:val="0"/>
          <w:sz w:val="41"/>
          <w:szCs w:val="41"/>
        </w:rPr>
        <w:t>5.1. AOP Concepts</w:t>
      </w:r>
      <w:bookmarkEnd w:id="2367"/>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Let us begin by defining some central AOP concepts and terminology. These terms are not Spring-specific. Unfortunately, AOP terminology is not particularly intuitive. However, it would be even more confusing if Spring used its own terminology.</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Aspect: A modularization of a concern that cuts across multiple classes. Transaction management is a good example of a crosscutting concern in enterprise Java applications. In Spring AOP, aspects are implemented by using regular classes (the </w:t>
      </w:r>
      <w:hyperlink r:id="rId534" w:anchor="aop-schema" w:history="1">
        <w:r w:rsidRPr="00BA0D5D">
          <w:rPr>
            <w:rFonts w:ascii="inherit" w:eastAsia="宋体" w:hAnsi="inherit" w:cs="Arial"/>
            <w:color w:val="548E2E"/>
            <w:kern w:val="0"/>
            <w:sz w:val="24"/>
            <w:szCs w:val="24"/>
            <w:u w:val="single"/>
          </w:rPr>
          <w:t>schema-based approach</w:t>
        </w:r>
      </w:hyperlink>
      <w:r w:rsidRPr="00BA0D5D">
        <w:rPr>
          <w:rFonts w:ascii="inherit" w:eastAsia="宋体" w:hAnsi="inherit" w:cs="Arial"/>
          <w:color w:val="34302D"/>
          <w:kern w:val="0"/>
          <w:sz w:val="24"/>
          <w:szCs w:val="24"/>
        </w:rPr>
        <w:t>) or regular classes annotated with the </w:t>
      </w:r>
      <w:r w:rsidRPr="00BA0D5D">
        <w:rPr>
          <w:rFonts w:ascii="Consolas" w:eastAsia="宋体" w:hAnsi="Consolas" w:cs="宋体"/>
          <w:color w:val="34302D"/>
          <w:kern w:val="0"/>
          <w:sz w:val="23"/>
          <w:szCs w:val="23"/>
          <w:shd w:val="clear" w:color="auto" w:fill="F7F7F8"/>
        </w:rPr>
        <w:t>@Aspect</w:t>
      </w:r>
      <w:r w:rsidRPr="00BA0D5D">
        <w:rPr>
          <w:rFonts w:ascii="inherit" w:eastAsia="宋体" w:hAnsi="inherit" w:cs="Arial"/>
          <w:color w:val="34302D"/>
          <w:kern w:val="0"/>
          <w:sz w:val="24"/>
          <w:szCs w:val="24"/>
        </w:rPr>
        <w:t> annotation (the </w:t>
      </w:r>
      <w:hyperlink r:id="rId535" w:anchor="aop-ataspectj" w:history="1">
        <w:r w:rsidRPr="00BA0D5D">
          <w:rPr>
            <w:rFonts w:ascii="inherit" w:eastAsia="宋体" w:hAnsi="inherit" w:cs="Arial"/>
            <w:color w:val="548E2E"/>
            <w:kern w:val="0"/>
            <w:sz w:val="24"/>
            <w:szCs w:val="24"/>
            <w:u w:val="single"/>
          </w:rPr>
          <w:t>@AspectJ style</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Join point: A point during the execution of a program, such as the execution of a method or the handling of an exception. In Spring AOP, a join point always represents a method execution.</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Advice: Action taken by an aspect at a particular join point. Different types of advice include “around”, “before” and “after” advice. (Advice types are discussed later.) Many AOP frameworks, including Spring, model an advice as an interceptor and maintain a chain of interceptors around the join point.</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Pointcut: A predicate that matches join points. Advice is associated with a pointcut expression and runs at any join point matched by the pointcut (for example, the execution of a method with a certain name). The concept of join points as matched by pointcut expressions is central to AOP, and Spring uses the AspectJ pointcut expression language by default.</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Introduction: Declaring additional methods or fields on behalf of a type. Spring AOP lets you introduce new interfaces (and a corresponding implementation) to any advised object. For example, you could use an introduction to make a bean implement an </w:t>
      </w:r>
      <w:r w:rsidRPr="00BA0D5D">
        <w:rPr>
          <w:rFonts w:ascii="Consolas" w:eastAsia="宋体" w:hAnsi="Consolas" w:cs="宋体"/>
          <w:color w:val="34302D"/>
          <w:kern w:val="0"/>
          <w:sz w:val="23"/>
          <w:szCs w:val="23"/>
          <w:shd w:val="clear" w:color="auto" w:fill="F7F7F8"/>
        </w:rPr>
        <w:t>IsModified</w:t>
      </w:r>
      <w:r w:rsidRPr="00BA0D5D">
        <w:rPr>
          <w:rFonts w:ascii="inherit" w:eastAsia="宋体" w:hAnsi="inherit" w:cs="Arial"/>
          <w:color w:val="34302D"/>
          <w:kern w:val="0"/>
          <w:sz w:val="24"/>
          <w:szCs w:val="24"/>
        </w:rPr>
        <w:t> interface, to simplify caching. (An introduction is known as an inter-type declaration in the AspectJ community.)</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Target object: An object being advised by one or more aspects. Also referred to as the “advised object”. Since Spring AOP is implemented by using runtime proxies, this object is always a proxied object.</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AOP proxy: An object created by the AOP framework in order to implement the aspect contracts (advise method executions and so on). In the Spring Framework, an AOP proxy is a JDK dynamic proxy or a CGLIB proxy.</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Weaving: linking aspects with other application types or objects to create an advised object. This can be done at compile time (using the AspectJ compiler, for example), load time, or at runtime. Spring AOP, like other pure Java AOP frameworks, performs weaving at runtime.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includes the following types of advice:</w:t>
      </w:r>
    </w:p>
    <w:p w:rsidR="00BA0D5D" w:rsidRPr="00BA0D5D" w:rsidRDefault="00BA0D5D" w:rsidP="00BA0D5D">
      <w:pPr>
        <w:widowControl/>
        <w:numPr>
          <w:ilvl w:val="0"/>
          <w:numId w:val="4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Before advice: Advice that runs before a join point but that does not have the ability to prevent execution flow proceeding to the join point (unless it throws an exception).</w:t>
      </w:r>
    </w:p>
    <w:p w:rsidR="00BA0D5D" w:rsidRPr="00BA0D5D" w:rsidRDefault="00BA0D5D" w:rsidP="00BA0D5D">
      <w:pPr>
        <w:widowControl/>
        <w:numPr>
          <w:ilvl w:val="0"/>
          <w:numId w:val="4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returning advice: Advice to be run after a join point completes normally (for example, if a method returns without throwing an exception).</w:t>
      </w:r>
    </w:p>
    <w:p w:rsidR="00BA0D5D" w:rsidRPr="00BA0D5D" w:rsidRDefault="00BA0D5D" w:rsidP="00BA0D5D">
      <w:pPr>
        <w:widowControl/>
        <w:numPr>
          <w:ilvl w:val="0"/>
          <w:numId w:val="4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throwing advice: Advice to be executed if a method exits by throwing an exception.</w:t>
      </w:r>
    </w:p>
    <w:p w:rsidR="00BA0D5D" w:rsidRPr="00BA0D5D" w:rsidRDefault="00BA0D5D" w:rsidP="00BA0D5D">
      <w:pPr>
        <w:widowControl/>
        <w:numPr>
          <w:ilvl w:val="0"/>
          <w:numId w:val="4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(finally) advice: Advice to be executed regardless of the means by which a join point exits (normal or exceptional return).</w:t>
      </w:r>
    </w:p>
    <w:p w:rsidR="00BA0D5D" w:rsidRPr="00BA0D5D" w:rsidRDefault="00BA0D5D" w:rsidP="00BA0D5D">
      <w:pPr>
        <w:widowControl/>
        <w:numPr>
          <w:ilvl w:val="0"/>
          <w:numId w:val="4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Around advice: Advice that surrounds a join point such as a method invocation. This is the most powerful kind of advice. Around advice can perform custom behavior before and after the method invocation. It is also responsible for choosing whether to proceed to the join point or to shortcut the advised method execution by returning its own return value or throwing an exception.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Around advice is the most general kind of advice. Since Spring AOP, like AspectJ, provides a full range of advice types, we recommend that you use the least powerful advice type that can implement the required behavior. For example, if you need only to update a cache with the return value of a method, you are better off implementing an after returning advice than an around advice, although an around advice can accomplish the same thing. Using the most specific advice type provides a simpler programming model with less potential for errors. For example, you do not need to invoke the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method on the </w:t>
      </w:r>
      <w:r w:rsidRPr="00BA0D5D">
        <w:rPr>
          <w:rFonts w:ascii="Consolas" w:eastAsia="宋体" w:hAnsi="Consolas" w:cs="宋体"/>
          <w:color w:val="34302D"/>
          <w:kern w:val="0"/>
          <w:sz w:val="23"/>
          <w:szCs w:val="23"/>
          <w:shd w:val="clear" w:color="auto" w:fill="F7F7F8"/>
        </w:rPr>
        <w:t>JoinPoint</w:t>
      </w:r>
      <w:r w:rsidRPr="00BA0D5D">
        <w:rPr>
          <w:rFonts w:ascii="inherit" w:eastAsia="宋体" w:hAnsi="inherit" w:cs="Arial"/>
          <w:color w:val="34302D"/>
          <w:kern w:val="0"/>
          <w:sz w:val="24"/>
          <w:szCs w:val="24"/>
        </w:rPr>
        <w:t> used for around advice, and, hence, you cannot fail to invoke it.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All advice parameters are statically typed so that you work with advice parameters of the appropriate type (e.g. the type of the return value from a method execution) rather than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arrays.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concept of join points matched by pointcuts is the key to AOP, which distinguishes it from older technologies offering only interception. Pointcuts enable advice to be targeted independently of the object-oriented hierarchy. For example, you can apply an around advice providing declarative transaction management to a set of methods that span multiple objects (such as all business operations in the service layer).</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68" w:name="_Toc15327126"/>
      <w:r w:rsidRPr="00BA0D5D">
        <w:rPr>
          <w:rFonts w:ascii="Arial" w:eastAsia="宋体" w:hAnsi="Arial" w:cs="Arial"/>
          <w:color w:val="34302D"/>
          <w:kern w:val="0"/>
          <w:sz w:val="41"/>
          <w:szCs w:val="41"/>
        </w:rPr>
        <w:t>5.2. Spring AOP Capabilities and Goals</w:t>
      </w:r>
      <w:bookmarkEnd w:id="2368"/>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is implemented in pure Java. There is no need for a special compilation process. Spring AOP does not need to control the class loader hierarchy and is thus suitable for use in a servlet container or application server.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Spring AOP currently supports only method execution join points (advising the execution of methods on Spring beans). Field interception is not implemented, although support for field interception could be added without breaking the core Spring AOP APIs. If you need to advise field access and update join points, consider a language such as AspectJ.</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AOP’s approach to AOP differs from that of most other AOP frameworks. The aim is not to provide the most complete AOP implementation (although Spring AOP is quite capable). Rather, the aim is to provide a close integration between AOP implementation and Spring IoC, to help solve common problems in enterprise applications.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Thus, for example, the Spring Framework’s AOP functionality is normally used in conjunction with the Spring IoC container. Aspects are configured by using normal bean definition syntax (although this allows powerful “auto-proxying” capabilities). This is a crucial difference from other AOP implementations. You cannot do some things easily or efficiently with Spring AOP, such as advise very fine-grained objects (typically, domain objects). AspectJ is the best choice in such cases. However, our experience is that Spring AOP provides an excellent solution to most problems in enterprise Java applications that are amenable to AOP.</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never strives to compete with AspectJ to provide a comprehensive AOP solution. We believe that both proxy-based frameworks such as Spring AOP and full-blown frameworks such as AspectJ are valuable and that they are complementary, rather than in competition. Spring seamlessly integrates Spring AOP and IoC with AspectJ, to enable all uses of AOP within a consistent Spring-based application architecture. This integration does not affect the Spring AOP API or the AOP Alliance API. Spring AOP remains backward-compatible. See </w:t>
      </w:r>
      <w:hyperlink r:id="rId536" w:anchor="aop-api" w:history="1">
        <w:r w:rsidRPr="00BA0D5D">
          <w:rPr>
            <w:rFonts w:ascii="inherit" w:eastAsia="宋体" w:hAnsi="inherit" w:cs="Arial"/>
            <w:color w:val="548E2E"/>
            <w:kern w:val="0"/>
            <w:sz w:val="24"/>
            <w:szCs w:val="24"/>
            <w:u w:val="single"/>
          </w:rPr>
          <w:t>the following chapter</w:t>
        </w:r>
      </w:hyperlink>
      <w:r w:rsidRPr="00BA0D5D">
        <w:rPr>
          <w:rFonts w:ascii="inherit" w:eastAsia="宋体" w:hAnsi="inherit" w:cs="Arial"/>
          <w:color w:val="34302D"/>
          <w:kern w:val="0"/>
          <w:sz w:val="24"/>
          <w:szCs w:val="24"/>
        </w:rPr>
        <w:t> for a discussion of the Spring AOP APIs.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One of the central tenets of the Spring Framework is that of non-invasiveness. This is the idea that you should not be forced to introduce framework-specific classes and interfaces into your business or domain model. However, in some places, the Spring Framework does give you the option to introduce Spring Framework-specific dependencies into your codebase. The rationale in giving you such options is because, in certain scenarios, it might be just plain easier to read or code some specific piece of functionality in such a way. However, the Spring Framework (almost) always offers you the choice: You have the freedom to make an informed decision as to which option best suits your particular use case or scenario.</w:t>
            </w:r>
          </w:p>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One such choice that is relevant to this chapter is that of which AOP framework (and which AOP style) to choose. You have the choice of AspectJ, Spring AOP, or both. You also have the choice of either the @AspectJ annotation-style approach or the Spring XML configuration-style approach. The fact that this chapter chooses to introduce the @AspectJ-style approach first should not be taken as an indication that the Spring team favors the @AspectJ annotation-style approach over the Spring XML configuration-style.</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See </w:t>
            </w:r>
            <w:hyperlink r:id="rId537" w:anchor="aop-choosing" w:history="1">
              <w:r w:rsidRPr="00BA0D5D">
                <w:rPr>
                  <w:rFonts w:ascii="inherit" w:eastAsia="宋体" w:hAnsi="inherit" w:cs="宋体"/>
                  <w:color w:val="548E2E"/>
                  <w:kern w:val="0"/>
                  <w:sz w:val="24"/>
                  <w:szCs w:val="24"/>
                  <w:u w:val="single"/>
                </w:rPr>
                <w:t>Choosing which AOP Declaration Style to Use</w:t>
              </w:r>
            </w:hyperlink>
            <w:r w:rsidRPr="00BA0D5D">
              <w:rPr>
                <w:rFonts w:ascii="inherit" w:eastAsia="宋体" w:hAnsi="inherit" w:cs="宋体"/>
                <w:kern w:val="0"/>
                <w:sz w:val="24"/>
                <w:szCs w:val="24"/>
              </w:rPr>
              <w:t> for a more complete discussion of the “whys and wherefores” of each style.</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69" w:name="_Toc15327127"/>
      <w:r w:rsidRPr="00BA0D5D">
        <w:rPr>
          <w:rFonts w:ascii="Arial" w:eastAsia="宋体" w:hAnsi="Arial" w:cs="Arial"/>
          <w:color w:val="34302D"/>
          <w:kern w:val="0"/>
          <w:sz w:val="41"/>
          <w:szCs w:val="41"/>
        </w:rPr>
        <w:t>5.3. AOP Proxies</w:t>
      </w:r>
      <w:bookmarkEnd w:id="2369"/>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defaults to using standard JDK dynamic proxies for AOP proxies. This enables any interface (or set of interfaces) to be proxied.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 xml:space="preserve">Spring AOP can also use CGLIB proxies. This is necessary to proxy classes rather than interfaces. By default, CGLIB is used if a business object does not implement an interface. As it is good practice to program to interfaces rather than classes, business classes normally implement one or more business </w:t>
      </w:r>
      <w:r w:rsidRPr="00BA0D5D">
        <w:rPr>
          <w:rFonts w:ascii="inherit" w:eastAsia="宋体" w:hAnsi="inherit" w:cs="Arial"/>
          <w:color w:val="34302D"/>
          <w:kern w:val="0"/>
          <w:sz w:val="24"/>
          <w:szCs w:val="24"/>
        </w:rPr>
        <w:lastRenderedPageBreak/>
        <w:t>interfaces. It is possible to </w:t>
      </w:r>
      <w:hyperlink r:id="rId538" w:anchor="aop-proxying" w:history="1">
        <w:r w:rsidRPr="00BA0D5D">
          <w:rPr>
            <w:rFonts w:ascii="inherit" w:eastAsia="宋体" w:hAnsi="inherit" w:cs="Arial"/>
            <w:color w:val="548E2E"/>
            <w:kern w:val="0"/>
            <w:sz w:val="24"/>
            <w:szCs w:val="24"/>
            <w:u w:val="single"/>
          </w:rPr>
          <w:t>force the use of CGLIB</w:t>
        </w:r>
      </w:hyperlink>
      <w:r w:rsidRPr="00BA0D5D">
        <w:rPr>
          <w:rFonts w:ascii="inherit" w:eastAsia="宋体" w:hAnsi="inherit" w:cs="Arial"/>
          <w:color w:val="34302D"/>
          <w:kern w:val="0"/>
          <w:sz w:val="24"/>
          <w:szCs w:val="24"/>
        </w:rPr>
        <w:t>, in those (hopefully rare) cases where you need to advise a method that is not declared on an interface or where you need to pass a proxied object to a method as a concrete type.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important to grasp the fact that Spring AOP is proxy-based. See </w:t>
      </w:r>
      <w:hyperlink r:id="rId539" w:anchor="aop-understanding-aop-proxies" w:history="1">
        <w:r w:rsidRPr="00BA0D5D">
          <w:rPr>
            <w:rFonts w:ascii="inherit" w:eastAsia="宋体" w:hAnsi="inherit" w:cs="Arial"/>
            <w:color w:val="548E2E"/>
            <w:kern w:val="0"/>
            <w:sz w:val="24"/>
            <w:szCs w:val="24"/>
            <w:u w:val="single"/>
          </w:rPr>
          <w:t>Understanding AOP Proxies</w:t>
        </w:r>
      </w:hyperlink>
      <w:r w:rsidRPr="00BA0D5D">
        <w:rPr>
          <w:rFonts w:ascii="inherit" w:eastAsia="宋体" w:hAnsi="inherit" w:cs="Arial"/>
          <w:color w:val="34302D"/>
          <w:kern w:val="0"/>
          <w:sz w:val="24"/>
          <w:szCs w:val="24"/>
        </w:rPr>
        <w:t> for a thorough examination of exactly what this implementation detail actually means.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70" w:name="_Toc15327128"/>
      <w:r w:rsidRPr="00BA0D5D">
        <w:rPr>
          <w:rFonts w:ascii="Arial" w:eastAsia="宋体" w:hAnsi="Arial" w:cs="Arial"/>
          <w:color w:val="34302D"/>
          <w:kern w:val="0"/>
          <w:sz w:val="41"/>
          <w:szCs w:val="41"/>
        </w:rPr>
        <w:t>5.4. @AspectJ support</w:t>
      </w:r>
      <w:bookmarkEnd w:id="237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@AspectJ refers to a style of declaring aspects as regular Java classes annotated with annotations. The @AspectJ style was introduced by the </w:t>
      </w:r>
      <w:hyperlink r:id="rId540" w:history="1">
        <w:r w:rsidRPr="00BA0D5D">
          <w:rPr>
            <w:rFonts w:ascii="inherit" w:eastAsia="宋体" w:hAnsi="inherit" w:cs="Arial"/>
            <w:color w:val="548E2E"/>
            <w:kern w:val="0"/>
            <w:sz w:val="24"/>
            <w:szCs w:val="24"/>
            <w:u w:val="single"/>
          </w:rPr>
          <w:t>AspectJ project</w:t>
        </w:r>
      </w:hyperlink>
      <w:r w:rsidRPr="00BA0D5D">
        <w:rPr>
          <w:rFonts w:ascii="inherit" w:eastAsia="宋体" w:hAnsi="inherit" w:cs="Arial"/>
          <w:color w:val="34302D"/>
          <w:kern w:val="0"/>
          <w:sz w:val="24"/>
          <w:szCs w:val="24"/>
        </w:rPr>
        <w:t> as part of the AspectJ 5 release. Spring interprets the same annotations as AspectJ 5, using a library supplied by AspectJ for pointcut parsing and matching. The AOP runtime is still pure Spring AOP, though, and there is no dependency on the AspectJ compiler or weaver.</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Using the AspectJ compiler and weaver enables use of the full AspectJ language and is discussed in </w:t>
            </w:r>
            <w:hyperlink r:id="rId541" w:anchor="aop-using-aspectj" w:history="1">
              <w:r w:rsidRPr="00BA0D5D">
                <w:rPr>
                  <w:rFonts w:ascii="宋体" w:eastAsia="宋体" w:hAnsi="宋体" w:cs="宋体"/>
                  <w:color w:val="548E2E"/>
                  <w:kern w:val="0"/>
                  <w:sz w:val="24"/>
                  <w:szCs w:val="24"/>
                  <w:u w:val="single"/>
                </w:rPr>
                <w:t>Using AspectJ with Spring Applications</w:t>
              </w:r>
            </w:hyperlink>
            <w:r w:rsidRPr="00BA0D5D">
              <w:rPr>
                <w:rFonts w:ascii="宋体" w:eastAsia="宋体" w:hAnsi="宋体" w:cs="宋体"/>
                <w:kern w:val="0"/>
                <w:sz w:val="24"/>
                <w:szCs w:val="24"/>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5.4.1. Enabling @AspectJ Support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use @AspectJ aspects in a Spring configuration, you need to enable Spring support for configuring Spring AOP based on @AspectJ aspects and auto-proxying beans based on whether or not they are advised by those aspects. By auto-proxying, we mean that, if Spring determines that a bean is advised by one or more aspects, it automatically generates a proxy for that bean to intercept method invocations and ensures that advice is executed as needed.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@AspectJ support can be enabled with XML- or Java-style configuration. In either case, you also need to ensure that AspectJ’s </w:t>
      </w:r>
      <w:r w:rsidRPr="00BA0D5D">
        <w:rPr>
          <w:rFonts w:ascii="Consolas" w:eastAsia="宋体" w:hAnsi="Consolas" w:cs="宋体"/>
          <w:color w:val="34302D"/>
          <w:kern w:val="0"/>
          <w:sz w:val="23"/>
          <w:szCs w:val="23"/>
          <w:shd w:val="clear" w:color="auto" w:fill="F7F7F8"/>
        </w:rPr>
        <w:t>aspectjweaver.jar</w:t>
      </w:r>
      <w:r w:rsidRPr="00BA0D5D">
        <w:rPr>
          <w:rFonts w:ascii="inherit" w:eastAsia="宋体" w:hAnsi="inherit" w:cs="Arial"/>
          <w:color w:val="34302D"/>
          <w:kern w:val="0"/>
          <w:sz w:val="24"/>
          <w:szCs w:val="24"/>
        </w:rPr>
        <w:t> library is on the classpath of your application (version 1.8 or later). This library is available in the</w:t>
      </w:r>
      <w:r w:rsidRPr="00BA0D5D">
        <w:rPr>
          <w:rFonts w:ascii="Consolas" w:eastAsia="宋体" w:hAnsi="Consolas" w:cs="宋体"/>
          <w:color w:val="34302D"/>
          <w:kern w:val="0"/>
          <w:sz w:val="23"/>
          <w:szCs w:val="23"/>
          <w:shd w:val="clear" w:color="auto" w:fill="F7F7F8"/>
        </w:rPr>
        <w:t>lib</w:t>
      </w:r>
      <w:r w:rsidRPr="00BA0D5D">
        <w:rPr>
          <w:rFonts w:ascii="inherit" w:eastAsia="宋体" w:hAnsi="inherit" w:cs="Arial"/>
          <w:color w:val="34302D"/>
          <w:kern w:val="0"/>
          <w:sz w:val="24"/>
          <w:szCs w:val="24"/>
        </w:rPr>
        <w:t> directory of an AspectJ distribution or from the Maven Central repository.</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Enabling @AspectJ Support with Java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enable @AspectJ support with Java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add the </w:t>
      </w:r>
      <w:r w:rsidRPr="00BA0D5D">
        <w:rPr>
          <w:rFonts w:ascii="Consolas" w:eastAsia="宋体" w:hAnsi="Consolas" w:cs="宋体"/>
          <w:color w:val="34302D"/>
          <w:kern w:val="0"/>
          <w:sz w:val="23"/>
          <w:szCs w:val="23"/>
          <w:shd w:val="clear" w:color="auto" w:fill="F7F7F8"/>
        </w:rPr>
        <w:t>@EnableAspectJAutoProxy</w:t>
      </w:r>
      <w:r w:rsidRPr="00BA0D5D">
        <w:rPr>
          <w:rFonts w:ascii="inherit" w:eastAsia="宋体" w:hAnsi="inherit" w:cs="Arial"/>
          <w:color w:val="34302D"/>
          <w:kern w:val="0"/>
          <w:sz w:val="24"/>
          <w:szCs w:val="24"/>
        </w:rPr>
        <w:t> annotation,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@EnableAspectJAutoProxy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Enabling @AspectJ Support with XML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enable @AspectJ support with XML-based configuration, use the </w:t>
      </w:r>
      <w:r w:rsidRPr="00BA0D5D">
        <w:rPr>
          <w:rFonts w:ascii="Consolas" w:eastAsia="宋体" w:hAnsi="Consolas" w:cs="宋体"/>
          <w:color w:val="34302D"/>
          <w:kern w:val="0"/>
          <w:sz w:val="23"/>
          <w:szCs w:val="23"/>
          <w:shd w:val="clear" w:color="auto" w:fill="F7F7F8"/>
        </w:rPr>
        <w:t>aop:aspectj-autoproxy</w:t>
      </w:r>
      <w:r w:rsidRPr="00BA0D5D">
        <w:rPr>
          <w:rFonts w:ascii="inherit" w:eastAsia="宋体" w:hAnsi="inherit" w:cs="Arial"/>
          <w:color w:val="34302D"/>
          <w:kern w:val="0"/>
          <w:sz w:val="24"/>
          <w:szCs w:val="24"/>
        </w:rPr>
        <w:t> element,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&lt;aop:aspectj-autoproxy/&gt;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assumes that you use schema support as described in </w:t>
      </w:r>
      <w:hyperlink r:id="rId542" w:anchor="xsd-schemas" w:history="1">
        <w:r w:rsidRPr="00BA0D5D">
          <w:rPr>
            <w:rFonts w:ascii="inherit" w:eastAsia="宋体" w:hAnsi="inherit" w:cs="Arial"/>
            <w:color w:val="548E2E"/>
            <w:kern w:val="0"/>
            <w:sz w:val="24"/>
            <w:szCs w:val="24"/>
            <w:u w:val="single"/>
          </w:rPr>
          <w:t>XML Schema-based configuration</w:t>
        </w:r>
      </w:hyperlink>
      <w:r w:rsidRPr="00BA0D5D">
        <w:rPr>
          <w:rFonts w:ascii="inherit" w:eastAsia="宋体" w:hAnsi="inherit" w:cs="Arial"/>
          <w:color w:val="34302D"/>
          <w:kern w:val="0"/>
          <w:sz w:val="24"/>
          <w:szCs w:val="24"/>
        </w:rPr>
        <w:t>. See </w:t>
      </w:r>
      <w:hyperlink r:id="rId543" w:anchor="xsd-schemas-aop" w:history="1">
        <w:r w:rsidRPr="00BA0D5D">
          <w:rPr>
            <w:rFonts w:ascii="inherit" w:eastAsia="宋体" w:hAnsi="inherit" w:cs="Arial"/>
            <w:color w:val="548E2E"/>
            <w:kern w:val="0"/>
            <w:sz w:val="24"/>
            <w:szCs w:val="24"/>
            <w:u w:val="single"/>
          </w:rPr>
          <w:t>the AOP schema</w:t>
        </w:r>
      </w:hyperlink>
      <w:r w:rsidRPr="00BA0D5D">
        <w:rPr>
          <w:rFonts w:ascii="inherit" w:eastAsia="宋体" w:hAnsi="inherit" w:cs="Arial"/>
          <w:color w:val="34302D"/>
          <w:kern w:val="0"/>
          <w:sz w:val="24"/>
          <w:szCs w:val="24"/>
        </w:rPr>
        <w:t> for how to import the tags in the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namespace.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5.4.2. Declaring an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@AspectJ support enabled, any bean defined in your application context with a class that is an @AspectJ aspect (has the </w:t>
      </w:r>
      <w:r w:rsidRPr="00BA0D5D">
        <w:rPr>
          <w:rFonts w:ascii="Consolas" w:eastAsia="宋体" w:hAnsi="Consolas" w:cs="宋体"/>
          <w:color w:val="34302D"/>
          <w:kern w:val="0"/>
          <w:sz w:val="23"/>
          <w:szCs w:val="23"/>
          <w:shd w:val="clear" w:color="auto" w:fill="F7F7F8"/>
        </w:rPr>
        <w:t>@Aspect</w:t>
      </w:r>
      <w:r w:rsidRPr="00BA0D5D">
        <w:rPr>
          <w:rFonts w:ascii="inherit" w:eastAsia="宋体" w:hAnsi="inherit" w:cs="Arial"/>
          <w:color w:val="34302D"/>
          <w:kern w:val="0"/>
          <w:sz w:val="24"/>
          <w:szCs w:val="24"/>
        </w:rPr>
        <w:t> annotation) is automatically detected by Spring and used to configure Spring AOP. The next two examples show the minimal definition required for a not-very-useful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first of the two example shows a regular bean definition in the application context that points to a bean class that has the </w:t>
      </w:r>
      <w:r w:rsidRPr="00BA0D5D">
        <w:rPr>
          <w:rFonts w:ascii="Consolas" w:eastAsia="宋体" w:hAnsi="Consolas" w:cs="宋体"/>
          <w:color w:val="34302D"/>
          <w:kern w:val="0"/>
          <w:sz w:val="23"/>
          <w:szCs w:val="23"/>
          <w:shd w:val="clear" w:color="auto" w:fill="F7F7F8"/>
        </w:rPr>
        <w:t>@Aspect</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"org.xyz.NotVeryUsefulAspect"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configure properties of the aspect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second of the two examples shows the </w:t>
      </w:r>
      <w:r w:rsidRPr="00BA0D5D">
        <w:rPr>
          <w:rFonts w:ascii="Consolas" w:eastAsia="宋体" w:hAnsi="Consolas" w:cs="宋体"/>
          <w:color w:val="34302D"/>
          <w:kern w:val="0"/>
          <w:sz w:val="23"/>
          <w:szCs w:val="23"/>
          <w:shd w:val="clear" w:color="auto" w:fill="F7F7F8"/>
        </w:rPr>
        <w:t>NotVeryUsefulAspect</w:t>
      </w:r>
      <w:r w:rsidRPr="00BA0D5D">
        <w:rPr>
          <w:rFonts w:ascii="inherit" w:eastAsia="宋体" w:hAnsi="inherit" w:cs="Arial"/>
          <w:color w:val="34302D"/>
          <w:kern w:val="0"/>
          <w:sz w:val="24"/>
          <w:szCs w:val="24"/>
        </w:rPr>
        <w:t> class definition, which is annotated with the </w:t>
      </w:r>
      <w:r w:rsidRPr="00BA0D5D">
        <w:rPr>
          <w:rFonts w:ascii="Consolas" w:eastAsia="宋体" w:hAnsi="Consolas" w:cs="宋体"/>
          <w:color w:val="34302D"/>
          <w:kern w:val="0"/>
          <w:sz w:val="23"/>
          <w:szCs w:val="23"/>
          <w:shd w:val="clear" w:color="auto" w:fill="F7F7F8"/>
        </w:rPr>
        <w:t>org.aspectj.lang.annotation.Aspect</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org.xyz;</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NotVeryUsefulAspect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Aspects (classes annotated with </w:t>
      </w:r>
      <w:r w:rsidRPr="00BA0D5D">
        <w:rPr>
          <w:rFonts w:ascii="Consolas" w:eastAsia="宋体" w:hAnsi="Consolas" w:cs="宋体"/>
          <w:color w:val="34302D"/>
          <w:kern w:val="0"/>
          <w:sz w:val="23"/>
          <w:szCs w:val="23"/>
          <w:shd w:val="clear" w:color="auto" w:fill="F7F7F8"/>
        </w:rPr>
        <w:t>@Aspect</w:t>
      </w:r>
      <w:r w:rsidRPr="00BA0D5D">
        <w:rPr>
          <w:rFonts w:ascii="inherit" w:eastAsia="宋体" w:hAnsi="inherit" w:cs="Arial"/>
          <w:color w:val="34302D"/>
          <w:kern w:val="0"/>
          <w:sz w:val="24"/>
          <w:szCs w:val="24"/>
        </w:rPr>
        <w:t>) can have methods and fields, the same as any other class. They can also contain pointcut, advice, and introduction (inter-type) declarations.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Autodetecting aspects through component scanning</w:t>
            </w:r>
          </w:p>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register aspect classes as regular beans in your Spring XML configuration or autodetect them through classpath scanning</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the same as any other Spring-managed bean. However, note that the </w:t>
            </w:r>
            <w:r w:rsidRPr="00BA0D5D">
              <w:rPr>
                <w:rFonts w:ascii="Consolas" w:eastAsia="宋体" w:hAnsi="Consolas" w:cs="宋体"/>
                <w:kern w:val="0"/>
                <w:sz w:val="23"/>
                <w:szCs w:val="23"/>
                <w:shd w:val="clear" w:color="auto" w:fill="F7F7F8"/>
              </w:rPr>
              <w:t>@Aspect</w:t>
            </w:r>
            <w:r w:rsidRPr="00BA0D5D">
              <w:rPr>
                <w:rFonts w:ascii="宋体" w:eastAsia="宋体" w:hAnsi="宋体" w:cs="宋体"/>
                <w:kern w:val="0"/>
                <w:sz w:val="24"/>
                <w:szCs w:val="24"/>
              </w:rPr>
              <w:t> annotation is not sufficient for autodetection in the classpath. For that purpose, you need to add a separate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annotation (or, alternatively, a custom stereotype annotation that qualifies, as per the rules of Spring’s component scanner).</w:t>
            </w:r>
          </w:p>
        </w:tc>
      </w:tr>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Advising aspects with other aspects?</w:t>
            </w:r>
          </w:p>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 Spring AOP, aspects themselves cannot be the targets of advice from other aspects. The </w:t>
            </w:r>
            <w:r w:rsidRPr="00BA0D5D">
              <w:rPr>
                <w:rFonts w:ascii="Consolas" w:eastAsia="宋体" w:hAnsi="Consolas" w:cs="宋体"/>
                <w:kern w:val="0"/>
                <w:sz w:val="23"/>
                <w:szCs w:val="23"/>
                <w:shd w:val="clear" w:color="auto" w:fill="F7F7F8"/>
              </w:rPr>
              <w:t>@Aspect</w:t>
            </w:r>
            <w:r w:rsidRPr="00BA0D5D">
              <w:rPr>
                <w:rFonts w:ascii="宋体" w:eastAsia="宋体" w:hAnsi="宋体" w:cs="宋体"/>
                <w:kern w:val="0"/>
                <w:sz w:val="24"/>
                <w:szCs w:val="24"/>
              </w:rPr>
              <w:t> annotation on a class marks it as an aspect and, hence, excludes it from auto-proxying.</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5.4.3. Declaring a Pointcut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Pointcuts determine join points of interest and thus enable us to control when advice executes. Spring AOP only supports method execution join points for Spring beans, so you can think of a pointcut as matching the execution of methods on Spring beans. A pointcut declaration has two parts: a signature comprising a name and any parameters and a pointcut expression that determines exactly which method executions we are interested in. In the @AspectJ annotation-style of AOP, a pointcut signature is provided by a regular method definition, and the pointcut expression is indicated by using the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annotation (the method serving as the pointcut signature must have a </w:t>
      </w:r>
      <w:r w:rsidRPr="00BA0D5D">
        <w:rPr>
          <w:rFonts w:ascii="Consolas" w:eastAsia="宋体" w:hAnsi="Consolas" w:cs="宋体"/>
          <w:color w:val="34302D"/>
          <w:kern w:val="0"/>
          <w:sz w:val="23"/>
          <w:szCs w:val="23"/>
          <w:shd w:val="clear" w:color="auto" w:fill="F7F7F8"/>
        </w:rPr>
        <w:t>void</w:t>
      </w:r>
      <w:r w:rsidRPr="00BA0D5D">
        <w:rPr>
          <w:rFonts w:ascii="inherit" w:eastAsia="宋体" w:hAnsi="inherit" w:cs="Arial"/>
          <w:color w:val="34302D"/>
          <w:kern w:val="0"/>
          <w:sz w:val="24"/>
          <w:szCs w:val="24"/>
        </w:rPr>
        <w:t> return type).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example may help make this distinction between a pointcut signature and a pointcut expression clear. The following example defines a pointcut named </w:t>
      </w:r>
      <w:r w:rsidRPr="00BA0D5D">
        <w:rPr>
          <w:rFonts w:ascii="Consolas" w:eastAsia="宋体" w:hAnsi="Consolas" w:cs="宋体"/>
          <w:color w:val="34302D"/>
          <w:kern w:val="0"/>
          <w:sz w:val="23"/>
          <w:szCs w:val="23"/>
          <w:shd w:val="clear" w:color="auto" w:fill="F7F7F8"/>
        </w:rPr>
        <w:t>anyOldTransfer</w:t>
      </w:r>
      <w:r w:rsidRPr="00BA0D5D">
        <w:rPr>
          <w:rFonts w:ascii="inherit" w:eastAsia="宋体" w:hAnsi="inherit" w:cs="Arial"/>
          <w:color w:val="34302D"/>
          <w:kern w:val="0"/>
          <w:sz w:val="24"/>
          <w:szCs w:val="24"/>
        </w:rPr>
        <w:t> that matches the execution of any method named </w:t>
      </w:r>
      <w:r w:rsidRPr="00BA0D5D">
        <w:rPr>
          <w:rFonts w:ascii="Consolas" w:eastAsia="宋体" w:hAnsi="Consolas" w:cs="宋体"/>
          <w:color w:val="34302D"/>
          <w:kern w:val="0"/>
          <w:sz w:val="23"/>
          <w:szCs w:val="23"/>
          <w:shd w:val="clear" w:color="auto" w:fill="F7F7F8"/>
        </w:rPr>
        <w:t>transfer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transfer(..))"</w:t>
      </w:r>
      <w:r w:rsidRPr="00BA0D5D">
        <w:rPr>
          <w:rFonts w:ascii="Consolas" w:eastAsia="宋体" w:hAnsi="Consolas" w:cs="宋体"/>
          <w:color w:val="34302D"/>
          <w:kern w:val="0"/>
          <w:sz w:val="24"/>
          <w:szCs w:val="24"/>
        </w:rPr>
        <w:t>)</w:t>
      </w:r>
      <w:r w:rsidRPr="00BA0D5D">
        <w:rPr>
          <w:rFonts w:ascii="Consolas" w:eastAsia="宋体" w:hAnsi="Consolas" w:cs="宋体"/>
          <w:i/>
          <w:iCs/>
          <w:color w:val="999988"/>
          <w:kern w:val="0"/>
          <w:sz w:val="24"/>
          <w:szCs w:val="24"/>
        </w:rPr>
        <w:t>// the pointcut 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anyOldTransfer() {}</w:t>
      </w:r>
      <w:r w:rsidRPr="00BA0D5D">
        <w:rPr>
          <w:rFonts w:ascii="Consolas" w:eastAsia="宋体" w:hAnsi="Consolas" w:cs="宋体"/>
          <w:i/>
          <w:iCs/>
          <w:color w:val="999988"/>
          <w:kern w:val="0"/>
          <w:sz w:val="24"/>
          <w:szCs w:val="24"/>
        </w:rPr>
        <w:t>// the pointcut signature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pointcut expression that forms the value of the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 annotation is a regular AspectJ 5 pointcut expression. For a full discussion of AspectJ’s pointcut language, see the </w:t>
      </w:r>
      <w:hyperlink r:id="rId544" w:history="1">
        <w:r w:rsidRPr="00BA0D5D">
          <w:rPr>
            <w:rFonts w:ascii="inherit" w:eastAsia="宋体" w:hAnsi="inherit" w:cs="Arial"/>
            <w:color w:val="548E2E"/>
            <w:kern w:val="0"/>
            <w:sz w:val="24"/>
            <w:szCs w:val="24"/>
            <w:u w:val="single"/>
          </w:rPr>
          <w:t>AspectJ Programming Guide</w:t>
        </w:r>
      </w:hyperlink>
      <w:r w:rsidRPr="00BA0D5D">
        <w:rPr>
          <w:rFonts w:ascii="inherit" w:eastAsia="宋体" w:hAnsi="inherit" w:cs="Arial"/>
          <w:color w:val="34302D"/>
          <w:kern w:val="0"/>
          <w:sz w:val="24"/>
          <w:szCs w:val="24"/>
        </w:rPr>
        <w:t> (and, for extensions, the </w:t>
      </w:r>
      <w:hyperlink r:id="rId545" w:history="1">
        <w:r w:rsidRPr="00BA0D5D">
          <w:rPr>
            <w:rFonts w:ascii="inherit" w:eastAsia="宋体" w:hAnsi="inherit" w:cs="Arial"/>
            <w:color w:val="548E2E"/>
            <w:kern w:val="0"/>
            <w:sz w:val="24"/>
            <w:szCs w:val="24"/>
            <w:u w:val="single"/>
          </w:rPr>
          <w:t>AspectJ 5 Developer’s Notebook</w:t>
        </w:r>
      </w:hyperlink>
      <w:r w:rsidRPr="00BA0D5D">
        <w:rPr>
          <w:rFonts w:ascii="inherit" w:eastAsia="宋体" w:hAnsi="inherit" w:cs="Arial"/>
          <w:color w:val="34302D"/>
          <w:kern w:val="0"/>
          <w:sz w:val="24"/>
          <w:szCs w:val="24"/>
        </w:rPr>
        <w:t>) or one of the books on AspectJ (such as </w:t>
      </w:r>
      <w:r w:rsidRPr="00BA0D5D">
        <w:rPr>
          <w:rFonts w:ascii="inherit" w:eastAsia="宋体" w:hAnsi="inherit" w:cs="Arial"/>
          <w:i/>
          <w:iCs/>
          <w:color w:val="34302D"/>
          <w:kern w:val="0"/>
          <w:sz w:val="24"/>
          <w:szCs w:val="24"/>
        </w:rPr>
        <w:t>Eclipse AspectJ</w:t>
      </w:r>
      <w:r w:rsidRPr="00BA0D5D">
        <w:rPr>
          <w:rFonts w:ascii="inherit" w:eastAsia="宋体" w:hAnsi="inherit" w:cs="Arial"/>
          <w:color w:val="34302D"/>
          <w:kern w:val="0"/>
          <w:sz w:val="24"/>
          <w:szCs w:val="24"/>
        </w:rPr>
        <w:t>, by Colyer et. al., or </w:t>
      </w:r>
      <w:r w:rsidRPr="00BA0D5D">
        <w:rPr>
          <w:rFonts w:ascii="inherit" w:eastAsia="宋体" w:hAnsi="inherit" w:cs="Arial"/>
          <w:i/>
          <w:iCs/>
          <w:color w:val="34302D"/>
          <w:kern w:val="0"/>
          <w:sz w:val="24"/>
          <w:szCs w:val="24"/>
        </w:rPr>
        <w:t>AspectJ in Action</w:t>
      </w:r>
      <w:r w:rsidRPr="00BA0D5D">
        <w:rPr>
          <w:rFonts w:ascii="inherit" w:eastAsia="宋体" w:hAnsi="inherit" w:cs="Arial"/>
          <w:color w:val="34302D"/>
          <w:kern w:val="0"/>
          <w:sz w:val="24"/>
          <w:szCs w:val="24"/>
        </w:rPr>
        <w:t>, by Ramnivas Laddad).</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Supported Pointcut Designators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supports the following AspectJ pointcut designators (PCD) for use in pointcut expressions:</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execution</w:t>
      </w:r>
      <w:r w:rsidRPr="00BA0D5D">
        <w:rPr>
          <w:rFonts w:ascii="inherit" w:eastAsia="宋体" w:hAnsi="inherit" w:cs="Arial"/>
          <w:color w:val="34302D"/>
          <w:kern w:val="0"/>
          <w:sz w:val="24"/>
          <w:szCs w:val="24"/>
        </w:rPr>
        <w:t>: For matching method execution join points. This is the primary pointcut designator to use when working with Spring AOP.</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within</w:t>
      </w:r>
      <w:r w:rsidRPr="00BA0D5D">
        <w:rPr>
          <w:rFonts w:ascii="inherit" w:eastAsia="宋体" w:hAnsi="inherit" w:cs="Arial"/>
          <w:color w:val="34302D"/>
          <w:kern w:val="0"/>
          <w:sz w:val="24"/>
          <w:szCs w:val="24"/>
        </w:rPr>
        <w:t>: Limits matching to join points within certain types (the execution of a method declared within a matching type when using Spring AOP).</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Limits matching to join points (the execution of methods when using Spring AOP) where the bean reference (Spring AOP proxy) is an instance of the given type.</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Limits matching to join points (the execution of methods when using Spring AOP) where the target object (application object being proxied) is an instance of the given type.</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args</w:t>
      </w:r>
      <w:r w:rsidRPr="00BA0D5D">
        <w:rPr>
          <w:rFonts w:ascii="inherit" w:eastAsia="宋体" w:hAnsi="inherit" w:cs="Arial"/>
          <w:color w:val="34302D"/>
          <w:kern w:val="0"/>
          <w:sz w:val="24"/>
          <w:szCs w:val="24"/>
        </w:rPr>
        <w:t>: Limits matching to join points (the execution of methods when using Spring AOP) where the arguments are instances of the given types.</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Limits matching to join points (the execution of methods when using Spring AOP) where the class of the executing object has an annotation of the given type.</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@args</w:t>
      </w:r>
      <w:r w:rsidRPr="00BA0D5D">
        <w:rPr>
          <w:rFonts w:ascii="inherit" w:eastAsia="宋体" w:hAnsi="inherit" w:cs="Arial"/>
          <w:color w:val="34302D"/>
          <w:kern w:val="0"/>
          <w:sz w:val="24"/>
          <w:szCs w:val="24"/>
        </w:rPr>
        <w:t>: Limits matching to join points (the execution of methods when using Spring AOP) where the runtime type of the actual arguments passed have annotations of the given types.</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@within</w:t>
      </w:r>
      <w:r w:rsidRPr="00BA0D5D">
        <w:rPr>
          <w:rFonts w:ascii="inherit" w:eastAsia="宋体" w:hAnsi="inherit" w:cs="Arial"/>
          <w:color w:val="34302D"/>
          <w:kern w:val="0"/>
          <w:sz w:val="24"/>
          <w:szCs w:val="24"/>
        </w:rPr>
        <w:t>: Limits matching to join points within types that have the given annotation (the execution of methods declared in types with the given annotation when using Spring AOP).</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@annotation</w:t>
      </w:r>
      <w:r w:rsidRPr="00BA0D5D">
        <w:rPr>
          <w:rFonts w:ascii="inherit" w:eastAsia="宋体" w:hAnsi="inherit" w:cs="Arial"/>
          <w:color w:val="34302D"/>
          <w:kern w:val="0"/>
          <w:sz w:val="24"/>
          <w:szCs w:val="24"/>
        </w:rPr>
        <w:t>: Limits matching to join points where the subject of the join point (the method being executed in Spring AOP) has the given annotation.</w:t>
      </w:r>
    </w:p>
    <w:p w:rsidR="00BA0D5D" w:rsidRP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Other pointcut types</w:t>
      </w:r>
    </w:p>
    <w:p w:rsidR="00BA0D5D" w:rsidRP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full AspectJ pointcut language supports additional pointcut designators that are not supported in Spring: </w:t>
      </w:r>
      <w:r w:rsidRPr="00BA0D5D">
        <w:rPr>
          <w:rFonts w:ascii="Consolas" w:eastAsia="宋体" w:hAnsi="Consolas" w:cs="宋体"/>
          <w:color w:val="34302D"/>
          <w:kern w:val="0"/>
          <w:sz w:val="23"/>
          <w:szCs w:val="23"/>
          <w:shd w:val="clear" w:color="auto" w:fill="F7F7F8"/>
        </w:rPr>
        <w:t>call</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get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preinitialization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staticinitialization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initialization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handler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adviceexecution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withincode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cflow</w:t>
      </w:r>
      <w:r w:rsidRPr="00BA0D5D">
        <w:rPr>
          <w:rFonts w:ascii="inherit" w:eastAsia="宋体" w:hAnsi="inherit" w:cs="Arial"/>
          <w:color w:val="34302D"/>
          <w:kern w:val="0"/>
          <w:sz w:val="24"/>
          <w:szCs w:val="24"/>
        </w:rPr>
        <w:t>,</w:t>
      </w:r>
      <w:r w:rsidRPr="00BA0D5D">
        <w:rPr>
          <w:rFonts w:ascii="Consolas" w:eastAsia="宋体" w:hAnsi="Consolas" w:cs="宋体"/>
          <w:color w:val="34302D"/>
          <w:kern w:val="0"/>
          <w:sz w:val="23"/>
          <w:szCs w:val="23"/>
          <w:shd w:val="clear" w:color="auto" w:fill="F7F7F8"/>
        </w:rPr>
        <w:t>cflowbelow</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if</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@withincode</w:t>
      </w:r>
      <w:r w:rsidRPr="00BA0D5D">
        <w:rPr>
          <w:rFonts w:ascii="inherit" w:eastAsia="宋体" w:hAnsi="inherit" w:cs="Arial"/>
          <w:color w:val="34302D"/>
          <w:kern w:val="0"/>
          <w:sz w:val="24"/>
          <w:szCs w:val="24"/>
        </w:rPr>
        <w:t>. Use of these pointcut designators in pointcut expressions interpreted by Spring AOP results in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Arial"/>
          <w:color w:val="34302D"/>
          <w:kern w:val="0"/>
          <w:sz w:val="24"/>
          <w:szCs w:val="24"/>
        </w:rPr>
        <w:t> being thrown.</w:t>
      </w:r>
    </w:p>
    <w:p w:rsidR="00BA0D5D" w:rsidRP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set of pointcut designators supported by Spring AOP may be extended in future releases to support more of the AspectJ pointcut designators.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Spring AOP limits matching to only method execution join points, the preceding discussion of the pointcut designators gives a narrower definition than you can find in the AspectJ programming guide. In addition, AspectJ itself has type-based semantics and, at an execution join point, both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refer to the same object: the object executing the method. Spring AOP is a proxy-based system and differentiates between the proxy object itself (which is bound to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and the target object behind the proxy (which is bound to </w:t>
      </w: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Due to the proxy-based nature of Spring’s AOP framework, calls within the target object are, by definition, not intercepted. For JDK proxies, only public interface method calls on the proxy can be intercepted. With CGLIB, public and protected method calls on the proxy are intercepted (and even package-visible methods, if necessary). However, common interactions through proxies should always be designed through public signatures.</w:t>
            </w:r>
          </w:p>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Note that pointcut definitions are generally matched against any intercepted method. If a pointcut is strictly meant to be public-only, even in a CGLIB proxy scenario with potential non-public interactions through proxies, it needs to be defined accordingly.</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your interception needs include method calls or even constructors within the target class, consider the use of Spring-driven </w:t>
            </w:r>
            <w:hyperlink r:id="rId546" w:anchor="aop-aj-ltw" w:history="1">
              <w:r w:rsidRPr="00BA0D5D">
                <w:rPr>
                  <w:rFonts w:ascii="inherit" w:eastAsia="宋体" w:hAnsi="inherit" w:cs="宋体"/>
                  <w:color w:val="548E2E"/>
                  <w:kern w:val="0"/>
                  <w:sz w:val="24"/>
                  <w:szCs w:val="24"/>
                  <w:u w:val="single"/>
                </w:rPr>
                <w:t>native AspectJ weaving</w:t>
              </w:r>
            </w:hyperlink>
            <w:r w:rsidRPr="00BA0D5D">
              <w:rPr>
                <w:rFonts w:ascii="inherit" w:eastAsia="宋体" w:hAnsi="inherit" w:cs="宋体"/>
                <w:kern w:val="0"/>
                <w:sz w:val="24"/>
                <w:szCs w:val="24"/>
              </w:rPr>
              <w:t> instead of Spring’s proxy-based AOP framework. This constitutes a different mode of AOP usage with different characteristics, so be sure to make yourself familiar with weaving before making a decision.</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also supports an additional PCD named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This PCD lets you limit the matching of join points to a particular named Spring bean or to a set of named Spring beans (when using wildcards).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PCD has the following form: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bean(idOrNameOfBean)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idOrNameOfBean</w:t>
      </w:r>
      <w:r w:rsidRPr="00BA0D5D">
        <w:rPr>
          <w:rFonts w:ascii="inherit" w:eastAsia="宋体" w:hAnsi="inherit" w:cs="Arial"/>
          <w:color w:val="34302D"/>
          <w:kern w:val="0"/>
          <w:sz w:val="24"/>
          <w:szCs w:val="24"/>
        </w:rPr>
        <w:t> token can be the name of any Spring bean. Limited wildcard support that uses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character is provided, so, if you establish some naming conventions for your Spring beans, you can write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PCD expression to select them. As is the case with other pointcut designators,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PCD can be used with the </w:t>
      </w:r>
      <w:r w:rsidRPr="00BA0D5D">
        <w:rPr>
          <w:rFonts w:ascii="Consolas" w:eastAsia="宋体" w:hAnsi="Consolas" w:cs="宋体"/>
          <w:color w:val="34302D"/>
          <w:kern w:val="0"/>
          <w:sz w:val="23"/>
          <w:szCs w:val="23"/>
          <w:shd w:val="clear" w:color="auto" w:fill="F7F7F8"/>
        </w:rPr>
        <w:t>&amp;&amp;</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(or), and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(negation) operators, too.</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PCD is supported only in Spring AOP and not in native AspectJ weaving. It is a Spring-specific extension to the standard PCDs that AspectJ defines and is, therefore, not available for aspects declared in the </w:t>
            </w:r>
            <w:r w:rsidRPr="00BA0D5D">
              <w:rPr>
                <w:rFonts w:ascii="Consolas" w:eastAsia="宋体" w:hAnsi="Consolas" w:cs="宋体"/>
                <w:kern w:val="0"/>
                <w:sz w:val="23"/>
                <w:szCs w:val="23"/>
                <w:shd w:val="clear" w:color="auto" w:fill="F7F7F8"/>
              </w:rPr>
              <w:t>@Aspect</w:t>
            </w:r>
            <w:r w:rsidRPr="00BA0D5D">
              <w:rPr>
                <w:rFonts w:ascii="inherit" w:eastAsia="宋体" w:hAnsi="inherit" w:cs="宋体"/>
                <w:kern w:val="0"/>
                <w:sz w:val="24"/>
                <w:szCs w:val="24"/>
              </w:rPr>
              <w:t> model.</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PCD operates at the instance level (building on the Spring bean name concept) rather than at the type level only (to which weaving-based AOP is limited). Instance-based pointcut designators are a special capability of Spring’s proxy-based AOP framework and its close integration with the Spring bean factory, where it is natural and straightforward to identify specific beans by name.</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Combining Pointcut Expressions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combine pointcut expressions by using </w:t>
      </w:r>
      <w:r w:rsidRPr="00BA0D5D">
        <w:rPr>
          <w:rFonts w:ascii="Consolas" w:eastAsia="宋体" w:hAnsi="Consolas" w:cs="宋体"/>
          <w:color w:val="34302D"/>
          <w:kern w:val="0"/>
          <w:sz w:val="23"/>
          <w:szCs w:val="23"/>
          <w:shd w:val="clear" w:color="auto" w:fill="F7F7F8"/>
        </w:rPr>
        <w:t>&amp;&amp;,</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You can also refer to pointcut expressions by name. The following example shows three pointcut expressions: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"execution(public * *(..))"</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anyPublicOperation()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"within(com.xyz.someapp.trading..*)"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inTrading()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"anyPublicOperation() &amp;&amp; inTrading()"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tradingOperation() {} </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Consolas" w:eastAsia="宋体" w:hAnsi="Consolas" w:cs="宋体"/>
                <w:color w:val="34302D"/>
                <w:kern w:val="0"/>
                <w:sz w:val="23"/>
                <w:szCs w:val="23"/>
                <w:shd w:val="clear" w:color="auto" w:fill="F7F7F8"/>
              </w:rPr>
              <w:t>anyPublicOperation</w:t>
            </w:r>
            <w:r w:rsidRPr="00BA0D5D">
              <w:rPr>
                <w:rFonts w:ascii="宋体" w:eastAsia="宋体" w:hAnsi="宋体" w:cs="宋体"/>
                <w:color w:val="34302D"/>
                <w:kern w:val="0"/>
                <w:sz w:val="24"/>
                <w:szCs w:val="24"/>
              </w:rPr>
              <w:t> matches if a method execution join point represents the execution of any public method.</w:t>
            </w:r>
          </w:p>
        </w:tc>
      </w:tr>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Consolas" w:eastAsia="宋体" w:hAnsi="Consolas" w:cs="宋体"/>
                <w:color w:val="34302D"/>
                <w:kern w:val="0"/>
                <w:sz w:val="23"/>
                <w:szCs w:val="23"/>
                <w:shd w:val="clear" w:color="auto" w:fill="F7F7F8"/>
              </w:rPr>
              <w:t>inTrading</w:t>
            </w:r>
            <w:r w:rsidRPr="00BA0D5D">
              <w:rPr>
                <w:rFonts w:ascii="宋体" w:eastAsia="宋体" w:hAnsi="宋体" w:cs="宋体"/>
                <w:color w:val="34302D"/>
                <w:kern w:val="0"/>
                <w:sz w:val="24"/>
                <w:szCs w:val="24"/>
              </w:rPr>
              <w:t> matches if a method execution is in the trading module.</w:t>
            </w:r>
          </w:p>
        </w:tc>
      </w:tr>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Consolas" w:eastAsia="宋体" w:hAnsi="Consolas" w:cs="宋体"/>
                <w:color w:val="34302D"/>
                <w:kern w:val="0"/>
                <w:sz w:val="23"/>
                <w:szCs w:val="23"/>
                <w:shd w:val="clear" w:color="auto" w:fill="F7F7F8"/>
              </w:rPr>
              <w:t>tradingOperation</w:t>
            </w:r>
            <w:r w:rsidRPr="00BA0D5D">
              <w:rPr>
                <w:rFonts w:ascii="宋体" w:eastAsia="宋体" w:hAnsi="宋体" w:cs="宋体"/>
                <w:color w:val="34302D"/>
                <w:kern w:val="0"/>
                <w:sz w:val="24"/>
                <w:szCs w:val="24"/>
              </w:rPr>
              <w:t> matches if a method execution represents any public method in the trading module.</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a best practice to build more complex pointcut expressions out of smaller named components, as shown earlier. When referring to pointcuts by name, normal Java visibility rules apply (you can see private pointcuts in the same type, protected pointcuts in the hierarchy, public pointcuts anywhere, and so on). Visibility does not affect pointcut matching.</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Sharing Common Pointcut Definitions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working with enterprise applications, developers often want to refer to modules of the application and particular sets of operations from within several aspects. We recommend defining a “SystemArchitecture” aspect that captures common pointcut expressions for this purpose. Such an aspect typically resembles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com.xyz.someapp;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org.aspectj.lang.annotation.Pointcut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SystemArchitecture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 join point is in the web layer if the method is defined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in a type in the com.xyz.someapp.web package or any sub-package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under that.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"within(com.xyz.someapp.web..*)"</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inWebLayer()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 join point is in the service layer if the method is defined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lastRenderedPageBreak/>
        <w:t xml:space="preserve">     * in a type in the com.xyz.someapp.service package or any sub-package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under that.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"within(com.xyz.someapp.service..*)"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inServiceLayer()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 join point is in the data access layer if the method is defined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in a type in the com.xyz.someapp.dao package or any sub-package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under that.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"within(com.xyz.someapp.dao..*)"</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inDataAccessLayer()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 business service is the execution of any method defined on a 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interface. This definition assumes that interfaces are placed in the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"service" package, and that implementation types are in sub-packages.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If you group service interfaces by functional area (for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in packages com.xyz.someapp.abc.service and com.xyz.someapp.def.service) then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the pointcut expression "execution(* com.xyz.someapp..service.*.*(..))"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could be used instead.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Alternatively, you can write the expression using the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PCD, like so "bean(*Service)". (This assumes that you have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named your Spring service beans in a consistent fashion.)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com.xyz.someapp..service.*.*(..))"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businessService()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 data access operation is the execution of any method defined on 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dao interface. This definition assumes that interfaces are placed in the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"dao" package, and that implementation types are in sub-packages.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com.xyz.someapp.dao.*.*(..))"</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dataAccessOperation()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refer to the pointcuts defined in such an aspect anywhere you need a pointcut expression. For example, to make the service layer transactional, you could write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80"/>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"com.xyz.someapp.SystemArchitecture.businessService()"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advice-ref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"tx-advice"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&lt;tx:advice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"tx-advice"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&lt;tx:attributes&gt;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&lt;tx:method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propagation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"REQUIRED"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&lt;/tx:attributes&gt;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&lt;/tx:advice&gt;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&lt;aop:advisor&gt;</w:t>
      </w:r>
      <w:r w:rsidRPr="00BA0D5D">
        <w:rPr>
          <w:rFonts w:ascii="inherit" w:eastAsia="宋体" w:hAnsi="inherit" w:cs="Arial"/>
          <w:color w:val="34302D"/>
          <w:kern w:val="0"/>
          <w:sz w:val="24"/>
          <w:szCs w:val="24"/>
        </w:rPr>
        <w:t> elements are discussed in </w:t>
      </w:r>
      <w:hyperlink r:id="rId547" w:anchor="aop-schema" w:history="1">
        <w:r w:rsidRPr="00BA0D5D">
          <w:rPr>
            <w:rFonts w:ascii="inherit" w:eastAsia="宋体" w:hAnsi="inherit" w:cs="Arial"/>
            <w:color w:val="548E2E"/>
            <w:kern w:val="0"/>
            <w:sz w:val="24"/>
            <w:szCs w:val="24"/>
            <w:u w:val="single"/>
          </w:rPr>
          <w:t>Schema-based AOP Support</w:t>
        </w:r>
      </w:hyperlink>
      <w:r w:rsidRPr="00BA0D5D">
        <w:rPr>
          <w:rFonts w:ascii="inherit" w:eastAsia="宋体" w:hAnsi="inherit" w:cs="Arial"/>
          <w:color w:val="34302D"/>
          <w:kern w:val="0"/>
          <w:sz w:val="24"/>
          <w:szCs w:val="24"/>
        </w:rPr>
        <w:t>. The transaction elements are discussed in </w:t>
      </w:r>
      <w:hyperlink r:id="rId548" w:anchor="transaction" w:history="1">
        <w:r w:rsidRPr="00BA0D5D">
          <w:rPr>
            <w:rFonts w:ascii="inherit" w:eastAsia="宋体" w:hAnsi="inherit" w:cs="Arial"/>
            <w:color w:val="548E2E"/>
            <w:kern w:val="0"/>
            <w:sz w:val="24"/>
            <w:szCs w:val="24"/>
            <w:u w:val="single"/>
          </w:rPr>
          <w:t>Transaction Management</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Examples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users are likely to use the </w:t>
      </w:r>
      <w:r w:rsidRPr="00BA0D5D">
        <w:rPr>
          <w:rFonts w:ascii="Consolas" w:eastAsia="宋体" w:hAnsi="Consolas" w:cs="宋体"/>
          <w:color w:val="34302D"/>
          <w:kern w:val="0"/>
          <w:sz w:val="23"/>
          <w:szCs w:val="23"/>
          <w:shd w:val="clear" w:color="auto" w:fill="F7F7F8"/>
        </w:rPr>
        <w:t>execution</w:t>
      </w:r>
      <w:r w:rsidRPr="00BA0D5D">
        <w:rPr>
          <w:rFonts w:ascii="inherit" w:eastAsia="宋体" w:hAnsi="inherit" w:cs="Arial"/>
          <w:color w:val="34302D"/>
          <w:kern w:val="0"/>
          <w:sz w:val="24"/>
          <w:szCs w:val="24"/>
        </w:rPr>
        <w:t> pointcut designator the most often. The format of an execution expression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execution(modifiers-pattern? ret-type-pattern declaring-type-pattern?name-pattern(param-pattern)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-pattern?)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All parts except the returning type pattern (</w:t>
      </w:r>
      <w:r w:rsidRPr="00BA0D5D">
        <w:rPr>
          <w:rFonts w:ascii="Consolas" w:eastAsia="宋体" w:hAnsi="Consolas" w:cs="宋体"/>
          <w:color w:val="34302D"/>
          <w:kern w:val="0"/>
          <w:sz w:val="23"/>
          <w:szCs w:val="23"/>
          <w:shd w:val="clear" w:color="auto" w:fill="F7F7F8"/>
        </w:rPr>
        <w:t>ret-type-pattern</w:t>
      </w:r>
      <w:r w:rsidRPr="00BA0D5D">
        <w:rPr>
          <w:rFonts w:ascii="inherit" w:eastAsia="宋体" w:hAnsi="inherit" w:cs="Arial"/>
          <w:color w:val="34302D"/>
          <w:kern w:val="0"/>
          <w:sz w:val="24"/>
          <w:szCs w:val="24"/>
        </w:rPr>
        <w:t> in the preceding snippet), the name pattern, and the parameters pattern are optional. The returning type pattern determines what the return type of the method must be in order for a join point to be matched.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is most frequently used as the returning type pattern. It matches any return type. A fully-qualified type name matches only when the method returns the given type. The name pattern matches the method name. You can use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wildcard as all or part of a name pattern. If you specify a declaring type pattern, include a trailing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to join it to the name pattern component. The parameters pattern is slightly more complex: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matches a method that takes no parameters, whereas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matches any number (zero or more) of parameters.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pattern matches a method that takes one parameter of any type.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matches a method that takes two parameters. The first can be of any type, while the second must be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Consult the </w:t>
      </w:r>
      <w:hyperlink r:id="rId549" w:history="1">
        <w:r w:rsidRPr="00BA0D5D">
          <w:rPr>
            <w:rFonts w:ascii="inherit" w:eastAsia="宋体" w:hAnsi="inherit" w:cs="Arial"/>
            <w:color w:val="548E2E"/>
            <w:kern w:val="0"/>
            <w:sz w:val="24"/>
            <w:szCs w:val="24"/>
            <w:u w:val="single"/>
          </w:rPr>
          <w:t>Language Semantics</w:t>
        </w:r>
      </w:hyperlink>
      <w:r w:rsidRPr="00BA0D5D">
        <w:rPr>
          <w:rFonts w:ascii="inherit" w:eastAsia="宋体" w:hAnsi="inherit" w:cs="Arial"/>
          <w:color w:val="34302D"/>
          <w:kern w:val="0"/>
          <w:sz w:val="24"/>
          <w:szCs w:val="24"/>
        </w:rPr>
        <w:t> section of the AspectJ Programming Guide for more information.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examples show some common pointcut expressions:</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any public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 *(..))</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any method with a name that begins with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 set*(..))</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any method defined by the </w:t>
      </w:r>
      <w:r w:rsidRPr="00BA0D5D">
        <w:rPr>
          <w:rFonts w:ascii="Consolas" w:eastAsia="宋体" w:hAnsi="Consolas" w:cs="宋体"/>
          <w:color w:val="34302D"/>
          <w:kern w:val="0"/>
          <w:sz w:val="23"/>
          <w:szCs w:val="23"/>
          <w:shd w:val="clear" w:color="auto" w:fill="F7F7F8"/>
        </w:rPr>
        <w:t>AccountService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 com.xyz.service.AccountService.*(..))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execution of any method defined in the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package: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 com.xyz.service.*.*(..))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any method defined in the service package or one of its sub-packages: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 com.xyz.service..*.*(..))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within the service package: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within(com.xyz.service.*)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within the service package or one of its sub-packages: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within(com.xyz.service..*)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where the proxy implements the </w:t>
      </w:r>
      <w:r w:rsidRPr="00BA0D5D">
        <w:rPr>
          <w:rFonts w:ascii="Consolas" w:eastAsia="宋体" w:hAnsi="Consolas" w:cs="宋体"/>
          <w:color w:val="34302D"/>
          <w:kern w:val="0"/>
          <w:sz w:val="23"/>
          <w:szCs w:val="23"/>
          <w:shd w:val="clear" w:color="auto" w:fill="F7F7F8"/>
        </w:rPr>
        <w:t>AccountService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(com.xyz.service.AccountService)</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is more commonly used in a binding form. See the section on </w:t>
            </w:r>
            <w:hyperlink r:id="rId550"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for how to make the proxy object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where the target object implements the </w:t>
      </w:r>
      <w:r w:rsidRPr="00BA0D5D">
        <w:rPr>
          <w:rFonts w:ascii="Consolas" w:eastAsia="宋体" w:hAnsi="Consolas" w:cs="宋体"/>
          <w:color w:val="34302D"/>
          <w:kern w:val="0"/>
          <w:sz w:val="23"/>
          <w:szCs w:val="23"/>
          <w:shd w:val="clear" w:color="auto" w:fill="F7F7F8"/>
        </w:rPr>
        <w:t>AccountService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target(com.xyz.service.AccountService)</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'target' is more commonly used in a binding form. See the </w:t>
            </w:r>
            <w:hyperlink r:id="rId551"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for how to make the target object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that takes a single parameter and where the argument passed at runtime is </w:t>
      </w:r>
      <w:r w:rsidRPr="00BA0D5D">
        <w:rPr>
          <w:rFonts w:ascii="Consolas" w:eastAsia="宋体" w:hAnsi="Consolas" w:cs="宋体"/>
          <w:color w:val="34302D"/>
          <w:kern w:val="0"/>
          <w:sz w:val="23"/>
          <w:szCs w:val="23"/>
          <w:shd w:val="clear" w:color="auto" w:fill="F7F7F8"/>
        </w:rPr>
        <w:t>Serializable</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args(java.io.Serializable)</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'args' is more commonly used in a binding form. See the </w:t>
            </w:r>
            <w:hyperlink r:id="rId552"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for how to make the method arguments available in the advice body.</w:t>
            </w:r>
          </w:p>
        </w:tc>
      </w:tr>
    </w:tbl>
    <w:p w:rsidR="00BA0D5D" w:rsidRPr="00BA0D5D" w:rsidRDefault="00BA0D5D" w:rsidP="00BA0D5D">
      <w:pPr>
        <w:widowControl/>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pointcut given in this example is different from </w:t>
      </w:r>
      <w:r w:rsidRPr="00BA0D5D">
        <w:rPr>
          <w:rFonts w:ascii="Consolas" w:eastAsia="宋体" w:hAnsi="Consolas" w:cs="宋体"/>
          <w:color w:val="34302D"/>
          <w:kern w:val="0"/>
          <w:sz w:val="23"/>
          <w:szCs w:val="23"/>
          <w:shd w:val="clear" w:color="auto" w:fill="F7F7F8"/>
        </w:rPr>
        <w:t>execution(* *(java.io.Serializable))</w:t>
      </w:r>
      <w:r w:rsidRPr="00BA0D5D">
        <w:rPr>
          <w:rFonts w:ascii="inherit" w:eastAsia="宋体" w:hAnsi="inherit" w:cs="Arial"/>
          <w:color w:val="34302D"/>
          <w:kern w:val="0"/>
          <w:sz w:val="24"/>
          <w:szCs w:val="24"/>
        </w:rPr>
        <w:t>. The args version matches if the argument passed at runtime is </w:t>
      </w:r>
      <w:r w:rsidRPr="00BA0D5D">
        <w:rPr>
          <w:rFonts w:ascii="Consolas" w:eastAsia="宋体" w:hAnsi="Consolas" w:cs="宋体"/>
          <w:color w:val="34302D"/>
          <w:kern w:val="0"/>
          <w:sz w:val="23"/>
          <w:szCs w:val="23"/>
          <w:shd w:val="clear" w:color="auto" w:fill="F7F7F8"/>
        </w:rPr>
        <w:t>Serializable</w:t>
      </w:r>
      <w:r w:rsidRPr="00BA0D5D">
        <w:rPr>
          <w:rFonts w:ascii="inherit" w:eastAsia="宋体" w:hAnsi="inherit" w:cs="Arial"/>
          <w:color w:val="34302D"/>
          <w:kern w:val="0"/>
          <w:sz w:val="24"/>
          <w:szCs w:val="24"/>
        </w:rPr>
        <w:t>, and the execution version matches if the method signature declares a single parameter of type </w:t>
      </w:r>
      <w:r w:rsidRPr="00BA0D5D">
        <w:rPr>
          <w:rFonts w:ascii="Consolas" w:eastAsia="宋体" w:hAnsi="Consolas" w:cs="宋体"/>
          <w:color w:val="34302D"/>
          <w:kern w:val="0"/>
          <w:sz w:val="23"/>
          <w:szCs w:val="23"/>
          <w:shd w:val="clear" w:color="auto" w:fill="F7F7F8"/>
        </w:rPr>
        <w:t>Serializable</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where the target object has a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@target</w:t>
      </w:r>
      <w:r w:rsidRPr="00BA0D5D">
        <w:rPr>
          <w:rFonts w:ascii="Consolas" w:eastAsia="宋体" w:hAnsi="Consolas" w:cs="宋体"/>
          <w:color w:val="34302D"/>
          <w:kern w:val="0"/>
          <w:sz w:val="24"/>
          <w:szCs w:val="24"/>
        </w:rPr>
        <w:t>(org.springframework.transaction.annotation.Transactional)</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also use '@target' in a binding form. See the </w:t>
            </w:r>
            <w:hyperlink r:id="rId553"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for how to make the annotation object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where the declared type of the target object has an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@within</w:t>
      </w:r>
      <w:r w:rsidRPr="00BA0D5D">
        <w:rPr>
          <w:rFonts w:ascii="Consolas" w:eastAsia="宋体" w:hAnsi="Consolas" w:cs="宋体"/>
          <w:color w:val="34302D"/>
          <w:kern w:val="0"/>
          <w:sz w:val="24"/>
          <w:szCs w:val="24"/>
        </w:rPr>
        <w:t>(org.springframework.transaction.annotation.Transactional)</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also use '@within' in a binding form. See the </w:t>
            </w:r>
            <w:hyperlink r:id="rId554"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for how to make the annotation object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where the executing method has an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@annotation</w:t>
      </w:r>
      <w:r w:rsidRPr="00BA0D5D">
        <w:rPr>
          <w:rFonts w:ascii="Consolas" w:eastAsia="宋体" w:hAnsi="Consolas" w:cs="宋体"/>
          <w:color w:val="34302D"/>
          <w:kern w:val="0"/>
          <w:sz w:val="24"/>
          <w:szCs w:val="24"/>
        </w:rPr>
        <w:t>(org.springframework.transaction.annotation.Transactional)</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also use '@annotation' in a binding form. See the </w:t>
            </w:r>
            <w:hyperlink r:id="rId555"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for how to make the annotation object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which takes a single parameter, and where the runtime type of the argument passed has the </w:t>
      </w:r>
      <w:r w:rsidRPr="00BA0D5D">
        <w:rPr>
          <w:rFonts w:ascii="Consolas" w:eastAsia="宋体" w:hAnsi="Consolas" w:cs="宋体"/>
          <w:color w:val="34302D"/>
          <w:kern w:val="0"/>
          <w:sz w:val="23"/>
          <w:szCs w:val="23"/>
          <w:shd w:val="clear" w:color="auto" w:fill="F7F7F8"/>
        </w:rPr>
        <w:t>@Classified</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@args</w:t>
      </w:r>
      <w:r w:rsidRPr="00BA0D5D">
        <w:rPr>
          <w:rFonts w:ascii="Consolas" w:eastAsia="宋体" w:hAnsi="Consolas" w:cs="宋体"/>
          <w:color w:val="34302D"/>
          <w:kern w:val="0"/>
          <w:sz w:val="24"/>
          <w:szCs w:val="24"/>
        </w:rPr>
        <w:t>(com.xyz.security.Classified)</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also use '@args' in a binding form. See the </w:t>
            </w:r>
            <w:hyperlink r:id="rId556"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how to make the annotation object(s)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on a Spring bean named </w:t>
      </w:r>
      <w:r w:rsidRPr="00BA0D5D">
        <w:rPr>
          <w:rFonts w:ascii="Consolas" w:eastAsia="宋体" w:hAnsi="Consolas" w:cs="宋体"/>
          <w:color w:val="34302D"/>
          <w:kern w:val="0"/>
          <w:sz w:val="23"/>
          <w:szCs w:val="23"/>
          <w:shd w:val="clear" w:color="auto" w:fill="F7F7F8"/>
        </w:rPr>
        <w:t>tradeService</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bean(tradeService)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on Spring beans having names that match the wildcard expression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bean(*Service)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Writing Good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 xml:space="preserve">During compilation, AspectJ processes pointcuts in order to optimize matching performance. Examining code and determining if each join point matches (statically or dynamically) a given pointcut is a costly process. (A dynamic match means the match cannot be fully determined from static analysis and that a test is placed in the code to determine if there is an actual match when the code is running). On first encountering a pointcut declaration, AspectJ rewrites it into an optimal form for the matching process. What does this mean? Basically, pointcuts are rewritten in DNF (Disjunctive Normal Form) and the components of the pointcut are sorted such that those components that are cheaper to evaluate are checked first. This </w:t>
      </w:r>
      <w:r w:rsidRPr="00BA0D5D">
        <w:rPr>
          <w:rFonts w:ascii="inherit" w:eastAsia="宋体" w:hAnsi="inherit" w:cs="Arial"/>
          <w:color w:val="34302D"/>
          <w:kern w:val="0"/>
          <w:sz w:val="24"/>
          <w:szCs w:val="24"/>
        </w:rPr>
        <w:lastRenderedPageBreak/>
        <w:t>means you do not have to worry about understanding the performance of various pointcut designators and may supply them in any order in a pointcut declaration.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AspectJ can work only with what it is told. For optimal performance of matching, you should think about what they are trying to achieve and narrow the search space for matches as much as possible in the definition. The existing designators naturally fall into one of three groups: kinded, scoping, and contextual:</w:t>
      </w:r>
    </w:p>
    <w:p w:rsidR="00BA0D5D" w:rsidRPr="00BA0D5D" w:rsidRDefault="00BA0D5D" w:rsidP="00BA0D5D">
      <w:pPr>
        <w:widowControl/>
        <w:numPr>
          <w:ilvl w:val="0"/>
          <w:numId w:val="4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Kinded designators select a particular kind of join point: </w:t>
      </w:r>
      <w:r w:rsidRPr="00BA0D5D">
        <w:rPr>
          <w:rFonts w:ascii="Consolas" w:eastAsia="宋体" w:hAnsi="Consolas" w:cs="宋体"/>
          <w:color w:val="34302D"/>
          <w:kern w:val="0"/>
          <w:sz w:val="23"/>
          <w:szCs w:val="23"/>
          <w:shd w:val="clear" w:color="auto" w:fill="F7F7F8"/>
        </w:rPr>
        <w:t>execution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get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call</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handler</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4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Scoping designators select a group of join points of interest (probably of many kinds): </w:t>
      </w:r>
      <w:r w:rsidRPr="00BA0D5D">
        <w:rPr>
          <w:rFonts w:ascii="Consolas" w:eastAsia="宋体" w:hAnsi="Consolas" w:cs="宋体"/>
          <w:color w:val="34302D"/>
          <w:kern w:val="0"/>
          <w:sz w:val="23"/>
          <w:szCs w:val="23"/>
          <w:shd w:val="clear" w:color="auto" w:fill="F7F7F8"/>
        </w:rPr>
        <w:t>within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withincode</w:t>
      </w:r>
    </w:p>
    <w:p w:rsidR="00BA0D5D" w:rsidRPr="00BA0D5D" w:rsidRDefault="00BA0D5D" w:rsidP="00BA0D5D">
      <w:pPr>
        <w:widowControl/>
        <w:numPr>
          <w:ilvl w:val="0"/>
          <w:numId w:val="4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Contextual designators match (and optionally bind) based on context: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@annotation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well written pointcut should include at least the first two types (kinded and scoping). You can include the contextual designators to match based on join point context or bind that context for use in the advice. Supplying only a kinded designator or only a contextual designator works but could affect weaving performance (time and memory used), due to extra processing and analysis. Scoping designators are very fast to match, and using them usage means AspectJ can very quickly dismiss groups of join points that should not be further processed. A good pointcut should always include one if possible.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5.4.4. Declaring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Advice is associated with a pointcut expression and runs before, after, or around method executions matched by the pointcut. The pointcut expression may be either a simple reference to a named pointcut or a pointcut expression declared in place.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Before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declare before advice in an aspect by using the </w:t>
      </w:r>
      <w:r w:rsidRPr="00BA0D5D">
        <w:rPr>
          <w:rFonts w:ascii="Consolas" w:eastAsia="宋体" w:hAnsi="Consolas" w:cs="宋体"/>
          <w:color w:val="34302D"/>
          <w:kern w:val="0"/>
          <w:sz w:val="23"/>
          <w:szCs w:val="23"/>
          <w:shd w:val="clear" w:color="auto" w:fill="F7F7F8"/>
        </w:rPr>
        <w:t>@Before</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org.aspectj.lang.annotation.Before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BeforeExample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doAccessCheck()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we use an in-place pointcut expression, we could rewrite the preceding example as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org.aspectj.lang.annotation.Before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BeforeExample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com.xyz.myapp.dao.*.*(..))"</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doAccessCheck()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Returning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returning advice runs when a matched method execution returns normally. You can declare it by using the </w:t>
      </w:r>
      <w:r w:rsidRPr="00BA0D5D">
        <w:rPr>
          <w:rFonts w:ascii="Consolas" w:eastAsia="宋体" w:hAnsi="Consolas" w:cs="宋体"/>
          <w:color w:val="34302D"/>
          <w:kern w:val="0"/>
          <w:sz w:val="23"/>
          <w:szCs w:val="23"/>
          <w:shd w:val="clear" w:color="auto" w:fill="F7F7F8"/>
        </w:rPr>
        <w:t>@AfterReturning</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org.aspectj.lang.annotation.AfterReturning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AfterReturningExample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@AfterReturning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doAccessCheck()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have multiple advice declarations (and other members as well), all inside the same aspect. We show only a single advice declaration in these examples to focus the effect of each one.</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Sometimes, you need access in the advice body to the actual value that was returned. You can use the form of </w:t>
      </w:r>
      <w:r w:rsidRPr="00BA0D5D">
        <w:rPr>
          <w:rFonts w:ascii="Consolas" w:eastAsia="宋体" w:hAnsi="Consolas" w:cs="宋体"/>
          <w:color w:val="34302D"/>
          <w:kern w:val="0"/>
          <w:sz w:val="23"/>
          <w:szCs w:val="23"/>
          <w:shd w:val="clear" w:color="auto" w:fill="F7F7F8"/>
        </w:rPr>
        <w:t>@AfterReturning</w:t>
      </w:r>
      <w:r w:rsidRPr="00BA0D5D">
        <w:rPr>
          <w:rFonts w:ascii="inherit" w:eastAsia="宋体" w:hAnsi="inherit" w:cs="Arial"/>
          <w:color w:val="34302D"/>
          <w:kern w:val="0"/>
          <w:sz w:val="24"/>
          <w:szCs w:val="24"/>
        </w:rPr>
        <w:t>that binds the return value to get that access,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org.aspectj.lang.annotation.AfterReturning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AfterReturningExample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@AfterReturning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pointcut=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returning=</w:t>
      </w:r>
      <w:r w:rsidRPr="00BA0D5D">
        <w:rPr>
          <w:rFonts w:ascii="Consolas" w:eastAsia="宋体" w:hAnsi="Consolas" w:cs="宋体"/>
          <w:color w:val="DD1144"/>
          <w:kern w:val="0"/>
          <w:sz w:val="24"/>
          <w:szCs w:val="24"/>
        </w:rPr>
        <w:t>"retVal"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doAccessCheck(Object retVal)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name used in the </w:t>
      </w:r>
      <w:r w:rsidRPr="00BA0D5D">
        <w:rPr>
          <w:rFonts w:ascii="Consolas" w:eastAsia="宋体" w:hAnsi="Consolas" w:cs="宋体"/>
          <w:color w:val="34302D"/>
          <w:kern w:val="0"/>
          <w:sz w:val="23"/>
          <w:szCs w:val="23"/>
          <w:shd w:val="clear" w:color="auto" w:fill="F7F7F8"/>
        </w:rPr>
        <w:t>returning</w:t>
      </w:r>
      <w:r w:rsidRPr="00BA0D5D">
        <w:rPr>
          <w:rFonts w:ascii="inherit" w:eastAsia="宋体" w:hAnsi="inherit" w:cs="Arial"/>
          <w:color w:val="34302D"/>
          <w:kern w:val="0"/>
          <w:sz w:val="24"/>
          <w:szCs w:val="24"/>
        </w:rPr>
        <w:t> attribute must correspond to the name of a parameter in the advice method. When a method execution returns, the return value is passed to the advice method as the corresponding argument value. A </w:t>
      </w:r>
      <w:r w:rsidRPr="00BA0D5D">
        <w:rPr>
          <w:rFonts w:ascii="Consolas" w:eastAsia="宋体" w:hAnsi="Consolas" w:cs="宋体"/>
          <w:color w:val="34302D"/>
          <w:kern w:val="0"/>
          <w:sz w:val="23"/>
          <w:szCs w:val="23"/>
          <w:shd w:val="clear" w:color="auto" w:fill="F7F7F8"/>
        </w:rPr>
        <w:t>returning</w:t>
      </w:r>
      <w:r w:rsidRPr="00BA0D5D">
        <w:rPr>
          <w:rFonts w:ascii="inherit" w:eastAsia="宋体" w:hAnsi="inherit" w:cs="Arial"/>
          <w:color w:val="34302D"/>
          <w:kern w:val="0"/>
          <w:sz w:val="24"/>
          <w:szCs w:val="24"/>
        </w:rPr>
        <w:t> clause also restricts matching to only those method executions that return a value of the specified type (in this case,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which matches any return value).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Please note that it is not possible to return a totally different reference when using after returning advice.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Throwing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throwing advice runs when a matched method execution exits by throwing an exception. You can declare it by using the </w:t>
      </w:r>
      <w:r w:rsidRPr="00BA0D5D">
        <w:rPr>
          <w:rFonts w:ascii="Consolas" w:eastAsia="宋体" w:hAnsi="Consolas" w:cs="宋体"/>
          <w:color w:val="34302D"/>
          <w:kern w:val="0"/>
          <w:sz w:val="23"/>
          <w:szCs w:val="23"/>
          <w:shd w:val="clear" w:color="auto" w:fill="F7F7F8"/>
        </w:rPr>
        <w:t>@AfterThrowing</w:t>
      </w:r>
      <w:r w:rsidRPr="00BA0D5D">
        <w:rPr>
          <w:rFonts w:ascii="inherit" w:eastAsia="宋体" w:hAnsi="inherit" w:cs="Arial"/>
          <w:color w:val="34302D"/>
          <w:kern w:val="0"/>
          <w:sz w:val="24"/>
          <w:szCs w:val="24"/>
        </w:rPr>
        <w:t> annotation,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org.aspectj.lang.annotation.AfterThrowing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AfterThrowingExample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@AfterThrowing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doRecoveryActions()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Often, you want the advice to run only when exceptions of a given type are thrown, and you also often need access to the thrown exception in the advice body. You can use the </w:t>
      </w:r>
      <w:r w:rsidRPr="00BA0D5D">
        <w:rPr>
          <w:rFonts w:ascii="Consolas" w:eastAsia="宋体" w:hAnsi="Consolas" w:cs="宋体"/>
          <w:color w:val="34302D"/>
          <w:kern w:val="0"/>
          <w:sz w:val="23"/>
          <w:szCs w:val="23"/>
          <w:shd w:val="clear" w:color="auto" w:fill="F7F7F8"/>
        </w:rPr>
        <w:t>throwing</w:t>
      </w:r>
      <w:r w:rsidRPr="00BA0D5D">
        <w:rPr>
          <w:rFonts w:ascii="inherit" w:eastAsia="宋体" w:hAnsi="inherit" w:cs="Arial"/>
          <w:color w:val="34302D"/>
          <w:kern w:val="0"/>
          <w:sz w:val="24"/>
          <w:szCs w:val="24"/>
        </w:rPr>
        <w:t> attribute to both restrict matching (if desired — use </w:t>
      </w:r>
      <w:r w:rsidRPr="00BA0D5D">
        <w:rPr>
          <w:rFonts w:ascii="Consolas" w:eastAsia="宋体" w:hAnsi="Consolas" w:cs="宋体"/>
          <w:color w:val="34302D"/>
          <w:kern w:val="0"/>
          <w:sz w:val="23"/>
          <w:szCs w:val="23"/>
          <w:shd w:val="clear" w:color="auto" w:fill="F7F7F8"/>
        </w:rPr>
        <w:t>Throwable</w:t>
      </w:r>
      <w:r w:rsidRPr="00BA0D5D">
        <w:rPr>
          <w:rFonts w:ascii="inherit" w:eastAsia="宋体" w:hAnsi="inherit" w:cs="Arial"/>
          <w:color w:val="34302D"/>
          <w:kern w:val="0"/>
          <w:sz w:val="24"/>
          <w:szCs w:val="24"/>
        </w:rPr>
        <w:t>as the exception type otherwise) and bind the thrown exception to an advice parameter.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org.aspectj.lang.annotation.AfterThrowing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AfterThrowingExample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@AfterThrowing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pointcut=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throwing=</w:t>
      </w:r>
      <w:r w:rsidRPr="00BA0D5D">
        <w:rPr>
          <w:rFonts w:ascii="Consolas" w:eastAsia="宋体" w:hAnsi="Consolas" w:cs="宋体"/>
          <w:color w:val="DD1144"/>
          <w:kern w:val="0"/>
          <w:sz w:val="24"/>
          <w:szCs w:val="24"/>
        </w:rPr>
        <w:t>"ex"</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doRecoveryActions(DataAccessException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name used in the </w:t>
      </w:r>
      <w:r w:rsidRPr="00BA0D5D">
        <w:rPr>
          <w:rFonts w:ascii="Consolas" w:eastAsia="宋体" w:hAnsi="Consolas" w:cs="宋体"/>
          <w:color w:val="34302D"/>
          <w:kern w:val="0"/>
          <w:sz w:val="23"/>
          <w:szCs w:val="23"/>
          <w:shd w:val="clear" w:color="auto" w:fill="F7F7F8"/>
        </w:rPr>
        <w:t>throwing</w:t>
      </w:r>
      <w:r w:rsidRPr="00BA0D5D">
        <w:rPr>
          <w:rFonts w:ascii="inherit" w:eastAsia="宋体" w:hAnsi="inherit" w:cs="Arial"/>
          <w:color w:val="34302D"/>
          <w:kern w:val="0"/>
          <w:sz w:val="24"/>
          <w:szCs w:val="24"/>
        </w:rPr>
        <w:t> attribute must correspond to the name of a parameter in the advice method. When a method execution exits by throwing an exception, the exception is passed to the advice method as the corresponding argument value. A </w:t>
      </w:r>
      <w:r w:rsidRPr="00BA0D5D">
        <w:rPr>
          <w:rFonts w:ascii="Consolas" w:eastAsia="宋体" w:hAnsi="Consolas" w:cs="宋体"/>
          <w:color w:val="34302D"/>
          <w:kern w:val="0"/>
          <w:sz w:val="23"/>
          <w:szCs w:val="23"/>
          <w:shd w:val="clear" w:color="auto" w:fill="F7F7F8"/>
        </w:rPr>
        <w:t>throwing</w:t>
      </w:r>
      <w:r w:rsidRPr="00BA0D5D">
        <w:rPr>
          <w:rFonts w:ascii="inherit" w:eastAsia="宋体" w:hAnsi="inherit" w:cs="Arial"/>
          <w:color w:val="34302D"/>
          <w:kern w:val="0"/>
          <w:sz w:val="24"/>
          <w:szCs w:val="24"/>
        </w:rPr>
        <w:t> clause also restricts matching to only those method executions that throw an exception of the specified type ( </w:t>
      </w:r>
      <w:r w:rsidRPr="00BA0D5D">
        <w:rPr>
          <w:rFonts w:ascii="Consolas" w:eastAsia="宋体" w:hAnsi="Consolas" w:cs="宋体"/>
          <w:color w:val="34302D"/>
          <w:kern w:val="0"/>
          <w:sz w:val="23"/>
          <w:szCs w:val="23"/>
          <w:shd w:val="clear" w:color="auto" w:fill="F7F7F8"/>
        </w:rPr>
        <w:t>DataAccessException</w:t>
      </w:r>
      <w:r w:rsidRPr="00BA0D5D">
        <w:rPr>
          <w:rFonts w:ascii="inherit" w:eastAsia="宋体" w:hAnsi="inherit" w:cs="Arial"/>
          <w:color w:val="34302D"/>
          <w:kern w:val="0"/>
          <w:sz w:val="24"/>
          <w:szCs w:val="24"/>
        </w:rPr>
        <w:t>, in this case).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(Finally)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(finally) advice runs when a matched method execution exits. It is declared by using the </w:t>
      </w:r>
      <w:r w:rsidRPr="00BA0D5D">
        <w:rPr>
          <w:rFonts w:ascii="Consolas" w:eastAsia="宋体" w:hAnsi="Consolas" w:cs="宋体"/>
          <w:color w:val="34302D"/>
          <w:kern w:val="0"/>
          <w:sz w:val="23"/>
          <w:szCs w:val="23"/>
          <w:shd w:val="clear" w:color="auto" w:fill="F7F7F8"/>
        </w:rPr>
        <w:t>@After</w:t>
      </w:r>
      <w:r w:rsidRPr="00BA0D5D">
        <w:rPr>
          <w:rFonts w:ascii="inherit" w:eastAsia="宋体" w:hAnsi="inherit" w:cs="Arial"/>
          <w:color w:val="34302D"/>
          <w:kern w:val="0"/>
          <w:sz w:val="24"/>
          <w:szCs w:val="24"/>
        </w:rPr>
        <w:t> annotation. After advice must be prepared to handle both normal and exception return conditions. It is typically used for releasing resources and similar purposes. The following example shows how to use after finally 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org.aspectj.lang.annotation.After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AfterFinallyExample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@After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doReleaseLock()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Around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last kind of advice is around advice. Around advice runs “around” a matched method’s execution. It has the opportunity to do work both before and after the method executes and to determine when, how, and even if the method actually gets to execute at all. Around advice is often used if you need to share state before and after a method execution in a thread-safe manner (starting and stopping a timer, for example). Always use the least powerful form of advice that meets your requirements (that is, do not use around advice if before advice would do).</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Around advice is declared by using the </w:t>
      </w:r>
      <w:r w:rsidRPr="00BA0D5D">
        <w:rPr>
          <w:rFonts w:ascii="Consolas" w:eastAsia="宋体" w:hAnsi="Consolas" w:cs="宋体"/>
          <w:color w:val="34302D"/>
          <w:kern w:val="0"/>
          <w:sz w:val="23"/>
          <w:szCs w:val="23"/>
          <w:shd w:val="clear" w:color="auto" w:fill="F7F7F8"/>
        </w:rPr>
        <w:t>@Around</w:t>
      </w:r>
      <w:r w:rsidRPr="00BA0D5D">
        <w:rPr>
          <w:rFonts w:ascii="inherit" w:eastAsia="宋体" w:hAnsi="inherit" w:cs="Arial"/>
          <w:color w:val="34302D"/>
          <w:kern w:val="0"/>
          <w:sz w:val="24"/>
          <w:szCs w:val="24"/>
        </w:rPr>
        <w:t> annotation. The first parameter of the advice method must be of type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Within the body of the advice, calling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on the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causes the underlying method to execute. The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method can also pass in an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The values in the array are used as the arguments to the method execution when it proceeds.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behavior of </w:t>
            </w:r>
            <w:r w:rsidRPr="00BA0D5D">
              <w:rPr>
                <w:rFonts w:ascii="Consolas" w:eastAsia="宋体" w:hAnsi="Consolas" w:cs="宋体"/>
                <w:kern w:val="0"/>
                <w:sz w:val="23"/>
                <w:szCs w:val="23"/>
                <w:shd w:val="clear" w:color="auto" w:fill="F7F7F8"/>
              </w:rPr>
              <w:t>proceed</w:t>
            </w:r>
            <w:r w:rsidRPr="00BA0D5D">
              <w:rPr>
                <w:rFonts w:ascii="宋体" w:eastAsia="宋体" w:hAnsi="宋体" w:cs="宋体"/>
                <w:kern w:val="0"/>
                <w:sz w:val="24"/>
                <w:szCs w:val="24"/>
              </w:rPr>
              <w:t> when called with an </w:t>
            </w:r>
            <w:r w:rsidRPr="00BA0D5D">
              <w:rPr>
                <w:rFonts w:ascii="Consolas" w:eastAsia="宋体" w:hAnsi="Consolas" w:cs="宋体"/>
                <w:kern w:val="0"/>
                <w:sz w:val="23"/>
                <w:szCs w:val="23"/>
                <w:shd w:val="clear" w:color="auto" w:fill="F7F7F8"/>
              </w:rPr>
              <w:t>Object[]</w:t>
            </w:r>
            <w:r w:rsidRPr="00BA0D5D">
              <w:rPr>
                <w:rFonts w:ascii="宋体" w:eastAsia="宋体" w:hAnsi="宋体" w:cs="宋体"/>
                <w:kern w:val="0"/>
                <w:sz w:val="24"/>
                <w:szCs w:val="24"/>
              </w:rPr>
              <w:t> is a little different than the behavior of </w:t>
            </w:r>
            <w:r w:rsidRPr="00BA0D5D">
              <w:rPr>
                <w:rFonts w:ascii="Consolas" w:eastAsia="宋体" w:hAnsi="Consolas" w:cs="宋体"/>
                <w:kern w:val="0"/>
                <w:sz w:val="23"/>
                <w:szCs w:val="23"/>
                <w:shd w:val="clear" w:color="auto" w:fill="F7F7F8"/>
              </w:rPr>
              <w:t>proceed</w:t>
            </w:r>
            <w:r w:rsidRPr="00BA0D5D">
              <w:rPr>
                <w:rFonts w:ascii="宋体" w:eastAsia="宋体" w:hAnsi="宋体" w:cs="宋体"/>
                <w:kern w:val="0"/>
                <w:sz w:val="24"/>
                <w:szCs w:val="24"/>
              </w:rPr>
              <w:t> for around advice compiled by the AspectJ compiler. For around advice written using the traditional AspectJ language, the number of arguments passed to </w:t>
            </w:r>
            <w:r w:rsidRPr="00BA0D5D">
              <w:rPr>
                <w:rFonts w:ascii="Consolas" w:eastAsia="宋体" w:hAnsi="Consolas" w:cs="宋体"/>
                <w:kern w:val="0"/>
                <w:sz w:val="23"/>
                <w:szCs w:val="23"/>
                <w:shd w:val="clear" w:color="auto" w:fill="F7F7F8"/>
              </w:rPr>
              <w:t>proceed</w:t>
            </w:r>
            <w:r w:rsidRPr="00BA0D5D">
              <w:rPr>
                <w:rFonts w:ascii="宋体" w:eastAsia="宋体" w:hAnsi="宋体" w:cs="宋体"/>
                <w:kern w:val="0"/>
                <w:sz w:val="24"/>
                <w:szCs w:val="24"/>
              </w:rPr>
              <w:t xml:space="preserve"> must match the number of arguments passed to the around advice (not the number of arguments taken by the underlying join point), and the value passed to proceed in a given argument position supplants the original value at the join point for the entity the value was bound to (do not worry if this does not make sense right now). The approach taken by Spring is simpler and a better match to its proxy-based, execution-only semantics. You only need to be aware of this difference if you compile @AspectJ aspects written for Spring and </w:t>
            </w:r>
            <w:r w:rsidRPr="00BA0D5D">
              <w:rPr>
                <w:rFonts w:ascii="宋体" w:eastAsia="宋体" w:hAnsi="宋体" w:cs="宋体"/>
                <w:kern w:val="0"/>
                <w:sz w:val="24"/>
                <w:szCs w:val="24"/>
              </w:rPr>
              <w:lastRenderedPageBreak/>
              <w:t>use </w:t>
            </w:r>
            <w:r w:rsidRPr="00BA0D5D">
              <w:rPr>
                <w:rFonts w:ascii="Consolas" w:eastAsia="宋体" w:hAnsi="Consolas" w:cs="宋体"/>
                <w:kern w:val="0"/>
                <w:sz w:val="23"/>
                <w:szCs w:val="23"/>
                <w:shd w:val="clear" w:color="auto" w:fill="F7F7F8"/>
              </w:rPr>
              <w:t>proceed</w:t>
            </w:r>
            <w:r w:rsidRPr="00BA0D5D">
              <w:rPr>
                <w:rFonts w:ascii="宋体" w:eastAsia="宋体" w:hAnsi="宋体" w:cs="宋体"/>
                <w:kern w:val="0"/>
                <w:sz w:val="24"/>
                <w:szCs w:val="24"/>
              </w:rPr>
              <w:t> with arguments with the AspectJ compiler and weaver. There is a way to write such aspects that is 100% compatible across both Spring AOP and AspectJ, and this is discussed in the </w:t>
            </w:r>
            <w:hyperlink r:id="rId557" w:anchor="aop-ataspectj-advice-params" w:history="1">
              <w:r w:rsidRPr="00BA0D5D">
                <w:rPr>
                  <w:rFonts w:ascii="宋体" w:eastAsia="宋体" w:hAnsi="宋体" w:cs="宋体"/>
                  <w:color w:val="548E2E"/>
                  <w:kern w:val="0"/>
                  <w:sz w:val="24"/>
                  <w:szCs w:val="24"/>
                  <w:u w:val="single"/>
                </w:rPr>
                <w:t>following section on advice parameters</w:t>
              </w:r>
            </w:hyperlink>
            <w:r w:rsidRPr="00BA0D5D">
              <w:rPr>
                <w:rFonts w:ascii="宋体" w:eastAsia="宋体" w:hAnsi="宋体" w:cs="宋体"/>
                <w:kern w:val="0"/>
                <w:sz w:val="24"/>
                <w:szCs w:val="24"/>
              </w:rPr>
              <w: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following example shows how to use around 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org.aspectj.lang.annotation.Around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org.aspectj.lang.ProceedingJoinPoint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AroundExample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@Around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doBasicProfiling(ProceedingJoinPoint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start stopwatch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retVal = pjp.proceed();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stop stopwatch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retVal;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value returned by the around advice is the return value seen by the caller of the method. For example, a simple caching aspect could return a value from a cache if it has one and invoke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if it does not. Note that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may be invoked once, many times, or not at all within the body of the around advice. All of these are legal.</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Advice Parameters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offers fully typed advice, meaning that you declare the parameters you need in the advice signature (as we saw earlier for the returning and throwing examples) rather than work with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arrays all the time. We see how to make argument and other contextual values available to the advice body later in this section. First, we take a look at how to write generic advice that can find out about the method the advice is currently advising.</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Access to the Current </w:t>
      </w:r>
      <w:r w:rsidRPr="00BA0D5D">
        <w:rPr>
          <w:rFonts w:ascii="Consolas" w:eastAsia="宋体" w:hAnsi="Consolas" w:cs="宋体"/>
          <w:color w:val="34302D"/>
          <w:kern w:val="0"/>
          <w:sz w:val="23"/>
          <w:szCs w:val="23"/>
          <w:shd w:val="clear" w:color="auto" w:fill="F7F7F8"/>
        </w:rPr>
        <w:t>JoinPoint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advice method may declare, as its first parameter, a parameter of type </w:t>
      </w:r>
      <w:r w:rsidRPr="00BA0D5D">
        <w:rPr>
          <w:rFonts w:ascii="Consolas" w:eastAsia="宋体" w:hAnsi="Consolas" w:cs="宋体"/>
          <w:color w:val="34302D"/>
          <w:kern w:val="0"/>
          <w:sz w:val="23"/>
          <w:szCs w:val="23"/>
          <w:shd w:val="clear" w:color="auto" w:fill="F7F7F8"/>
        </w:rPr>
        <w:t>org.aspectj.lang.JoinPoint</w:t>
      </w:r>
      <w:r w:rsidRPr="00BA0D5D">
        <w:rPr>
          <w:rFonts w:ascii="inherit" w:eastAsia="宋体" w:hAnsi="inherit" w:cs="Arial"/>
          <w:color w:val="34302D"/>
          <w:kern w:val="0"/>
          <w:sz w:val="24"/>
          <w:szCs w:val="24"/>
        </w:rPr>
        <w:t> (note that around advice is required to declare a first parameter of type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which is a subclass of </w:t>
      </w:r>
      <w:r w:rsidRPr="00BA0D5D">
        <w:rPr>
          <w:rFonts w:ascii="Consolas" w:eastAsia="宋体" w:hAnsi="Consolas" w:cs="宋体"/>
          <w:color w:val="34302D"/>
          <w:kern w:val="0"/>
          <w:sz w:val="23"/>
          <w:szCs w:val="23"/>
          <w:shd w:val="clear" w:color="auto" w:fill="F7F7F8"/>
        </w:rPr>
        <w:t>JoinPoint</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JoinPoint</w:t>
      </w:r>
      <w:r w:rsidRPr="00BA0D5D">
        <w:rPr>
          <w:rFonts w:ascii="inherit" w:eastAsia="宋体" w:hAnsi="inherit" w:cs="Arial"/>
          <w:color w:val="34302D"/>
          <w:kern w:val="0"/>
          <w:sz w:val="24"/>
          <w:szCs w:val="24"/>
        </w:rPr>
        <w:t>interface provides a number of useful methods:</w:t>
      </w:r>
    </w:p>
    <w:p w:rsidR="00BA0D5D" w:rsidRPr="00BA0D5D" w:rsidRDefault="00BA0D5D" w:rsidP="00BA0D5D">
      <w:pPr>
        <w:widowControl/>
        <w:numPr>
          <w:ilvl w:val="0"/>
          <w:numId w:val="4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getArgs()</w:t>
      </w:r>
      <w:r w:rsidRPr="00BA0D5D">
        <w:rPr>
          <w:rFonts w:ascii="inherit" w:eastAsia="宋体" w:hAnsi="inherit" w:cs="Arial"/>
          <w:color w:val="34302D"/>
          <w:kern w:val="0"/>
          <w:sz w:val="24"/>
          <w:szCs w:val="24"/>
        </w:rPr>
        <w:t>: Returns the method arguments.</w:t>
      </w:r>
    </w:p>
    <w:p w:rsidR="00BA0D5D" w:rsidRPr="00BA0D5D" w:rsidRDefault="00BA0D5D" w:rsidP="00BA0D5D">
      <w:pPr>
        <w:widowControl/>
        <w:numPr>
          <w:ilvl w:val="0"/>
          <w:numId w:val="4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getThis()</w:t>
      </w:r>
      <w:r w:rsidRPr="00BA0D5D">
        <w:rPr>
          <w:rFonts w:ascii="inherit" w:eastAsia="宋体" w:hAnsi="inherit" w:cs="Arial"/>
          <w:color w:val="34302D"/>
          <w:kern w:val="0"/>
          <w:sz w:val="24"/>
          <w:szCs w:val="24"/>
        </w:rPr>
        <w:t>: Returns the proxy object.</w:t>
      </w:r>
    </w:p>
    <w:p w:rsidR="00BA0D5D" w:rsidRPr="00BA0D5D" w:rsidRDefault="00BA0D5D" w:rsidP="00BA0D5D">
      <w:pPr>
        <w:widowControl/>
        <w:numPr>
          <w:ilvl w:val="0"/>
          <w:numId w:val="4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getTarget()</w:t>
      </w:r>
      <w:r w:rsidRPr="00BA0D5D">
        <w:rPr>
          <w:rFonts w:ascii="inherit" w:eastAsia="宋体" w:hAnsi="inherit" w:cs="Arial"/>
          <w:color w:val="34302D"/>
          <w:kern w:val="0"/>
          <w:sz w:val="24"/>
          <w:szCs w:val="24"/>
        </w:rPr>
        <w:t>: Returns the target object.</w:t>
      </w:r>
    </w:p>
    <w:p w:rsidR="00BA0D5D" w:rsidRPr="00BA0D5D" w:rsidRDefault="00BA0D5D" w:rsidP="00BA0D5D">
      <w:pPr>
        <w:widowControl/>
        <w:numPr>
          <w:ilvl w:val="0"/>
          <w:numId w:val="4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getSignature()</w:t>
      </w:r>
      <w:r w:rsidRPr="00BA0D5D">
        <w:rPr>
          <w:rFonts w:ascii="inherit" w:eastAsia="宋体" w:hAnsi="inherit" w:cs="Arial"/>
          <w:color w:val="34302D"/>
          <w:kern w:val="0"/>
          <w:sz w:val="24"/>
          <w:szCs w:val="24"/>
        </w:rPr>
        <w:t>: Returns a description of the method that is being advised.</w:t>
      </w:r>
    </w:p>
    <w:p w:rsidR="00BA0D5D" w:rsidRPr="00BA0D5D" w:rsidRDefault="00BA0D5D" w:rsidP="00BA0D5D">
      <w:pPr>
        <w:widowControl/>
        <w:numPr>
          <w:ilvl w:val="0"/>
          <w:numId w:val="4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toString()</w:t>
      </w:r>
      <w:r w:rsidRPr="00BA0D5D">
        <w:rPr>
          <w:rFonts w:ascii="inherit" w:eastAsia="宋体" w:hAnsi="inherit" w:cs="Arial"/>
          <w:color w:val="34302D"/>
          <w:kern w:val="0"/>
          <w:sz w:val="24"/>
          <w:szCs w:val="24"/>
        </w:rPr>
        <w:t>: Prints a useful description of the method being advised.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See the </w:t>
      </w:r>
      <w:hyperlink r:id="rId558" w:history="1">
        <w:r w:rsidRPr="00BA0D5D">
          <w:rPr>
            <w:rFonts w:ascii="inherit" w:eastAsia="宋体" w:hAnsi="inherit" w:cs="Arial"/>
            <w:color w:val="548E2E"/>
            <w:kern w:val="0"/>
            <w:sz w:val="24"/>
            <w:szCs w:val="24"/>
            <w:u w:val="single"/>
          </w:rPr>
          <w:t>javadoc</w:t>
        </w:r>
      </w:hyperlink>
      <w:r w:rsidRPr="00BA0D5D">
        <w:rPr>
          <w:rFonts w:ascii="inherit" w:eastAsia="宋体" w:hAnsi="inherit" w:cs="Arial"/>
          <w:color w:val="34302D"/>
          <w:kern w:val="0"/>
          <w:sz w:val="24"/>
          <w:szCs w:val="24"/>
        </w:rPr>
        <w:t> for more detail.</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Passing Parameters to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have already seen how to bind the returned value or exception value (using after returning and after throwing advice). To make argument values available to the advice body, you can use the binding form of </w:t>
      </w:r>
      <w:r w:rsidRPr="00BA0D5D">
        <w:rPr>
          <w:rFonts w:ascii="Consolas" w:eastAsia="宋体" w:hAnsi="Consolas" w:cs="宋体"/>
          <w:color w:val="34302D"/>
          <w:kern w:val="0"/>
          <w:sz w:val="23"/>
          <w:szCs w:val="23"/>
          <w:shd w:val="clear" w:color="auto" w:fill="F7F7F8"/>
        </w:rPr>
        <w:t>args</w:t>
      </w:r>
      <w:r w:rsidRPr="00BA0D5D">
        <w:rPr>
          <w:rFonts w:ascii="inherit" w:eastAsia="宋体" w:hAnsi="inherit" w:cs="Arial"/>
          <w:color w:val="34302D"/>
          <w:kern w:val="0"/>
          <w:sz w:val="24"/>
          <w:szCs w:val="24"/>
        </w:rPr>
        <w:t>. If you use a parameter name in place of a type name in an args expression, the value of the corresponding argument is passed as the parameter value when the advice is invoked. An example should make this clearer. Suppose you want to advise the execution of DAO operations that take an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object as the first parameter, and you need access to the account in the advice body. You could write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 &amp;&amp; args(account,..)"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validateAccount(Account account)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args(account,..)</w:t>
      </w:r>
      <w:r w:rsidRPr="00BA0D5D">
        <w:rPr>
          <w:rFonts w:ascii="inherit" w:eastAsia="宋体" w:hAnsi="inherit" w:cs="Arial"/>
          <w:color w:val="34302D"/>
          <w:kern w:val="0"/>
          <w:sz w:val="24"/>
          <w:szCs w:val="24"/>
        </w:rPr>
        <w:t> part of the pointcut expression serves two purposes. First, it restricts matching to only those method executions where the method takes at least one parameter, and the argument passed to that parameter is an instance of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Second, it makes the actual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object available to the advice through the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parameter.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Another way of writing this is to declare a pointcut that “provides” the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object value when it matches a join point, and then refer to the named pointcut from the advice. This would look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 &amp;&amp; args(account,..)"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accountDataAccessOperation(Account account)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"accountDataAccessOperation(account)"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validateAccount(Account account)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AspectJ programming guide for more details.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proxy object (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target object ( </w:t>
      </w: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and annotations ( </w:t>
      </w:r>
      <w:r w:rsidRPr="00BA0D5D">
        <w:rPr>
          <w:rFonts w:ascii="Consolas" w:eastAsia="宋体" w:hAnsi="Consolas" w:cs="宋体"/>
          <w:color w:val="34302D"/>
          <w:kern w:val="0"/>
          <w:sz w:val="23"/>
          <w:szCs w:val="23"/>
          <w:shd w:val="clear" w:color="auto" w:fill="F7F7F8"/>
        </w:rPr>
        <w:t>@within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@annotation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@args</w:t>
      </w:r>
      <w:r w:rsidRPr="00BA0D5D">
        <w:rPr>
          <w:rFonts w:ascii="inherit" w:eastAsia="宋体" w:hAnsi="inherit" w:cs="Arial"/>
          <w:color w:val="34302D"/>
          <w:kern w:val="0"/>
          <w:sz w:val="24"/>
          <w:szCs w:val="24"/>
        </w:rPr>
        <w:t>) can all be bound in a similar fashion. The next two examples show how to match the execution of methods annotated with an </w:t>
      </w:r>
      <w:r w:rsidRPr="00BA0D5D">
        <w:rPr>
          <w:rFonts w:ascii="Consolas" w:eastAsia="宋体" w:hAnsi="Consolas" w:cs="宋体"/>
          <w:color w:val="34302D"/>
          <w:kern w:val="0"/>
          <w:sz w:val="23"/>
          <w:szCs w:val="23"/>
          <w:shd w:val="clear" w:color="auto" w:fill="F7F7F8"/>
        </w:rPr>
        <w:t>@Auditable</w:t>
      </w:r>
      <w:r w:rsidRPr="00BA0D5D">
        <w:rPr>
          <w:rFonts w:ascii="inherit" w:eastAsia="宋体" w:hAnsi="inherit" w:cs="Arial"/>
          <w:color w:val="34302D"/>
          <w:kern w:val="0"/>
          <w:sz w:val="24"/>
          <w:szCs w:val="24"/>
        </w:rPr>
        <w:t>annotation and extract the audit code: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first of the two examples shows the definition of the </w:t>
      </w:r>
      <w:r w:rsidRPr="00BA0D5D">
        <w:rPr>
          <w:rFonts w:ascii="Consolas" w:eastAsia="宋体" w:hAnsi="Consolas" w:cs="宋体"/>
          <w:color w:val="34302D"/>
          <w:kern w:val="0"/>
          <w:sz w:val="23"/>
          <w:szCs w:val="23"/>
          <w:shd w:val="clear" w:color="auto" w:fill="F7F7F8"/>
        </w:rPr>
        <w:t>@Auditable</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Auditable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AuditCode 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second of the two examples shows the advice that matches the execution of </w:t>
      </w:r>
      <w:r w:rsidRPr="00BA0D5D">
        <w:rPr>
          <w:rFonts w:ascii="Consolas" w:eastAsia="宋体" w:hAnsi="Consolas" w:cs="宋体"/>
          <w:color w:val="34302D"/>
          <w:kern w:val="0"/>
          <w:sz w:val="23"/>
          <w:szCs w:val="23"/>
          <w:shd w:val="clear" w:color="auto" w:fill="F7F7F8"/>
        </w:rPr>
        <w:t>@Auditable</w:t>
      </w:r>
      <w:r w:rsidRPr="00BA0D5D">
        <w:rPr>
          <w:rFonts w:ascii="inherit" w:eastAsia="宋体" w:hAnsi="inherit" w:cs="Arial"/>
          <w:color w:val="34302D"/>
          <w:kern w:val="0"/>
          <w:sz w:val="24"/>
          <w:szCs w:val="24"/>
        </w:rPr>
        <w:t>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"com.xyz.lib.Pointcuts.anyPublicMethod() &amp;&amp; @annotation(auditable)"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audit(Auditable auditable)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AuditCode code = auditable.value();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Advice Parameters and Generics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can handle generics used in class declarations and method parameters. Suppose you have a generic type like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Sample</w:t>
      </w:r>
      <w:r w:rsidRPr="00BA0D5D">
        <w:rPr>
          <w:rFonts w:ascii="Consolas" w:eastAsia="宋体" w:hAnsi="Consolas" w:cs="宋体"/>
          <w:color w:val="34302D"/>
          <w:kern w:val="0"/>
          <w:sz w:val="24"/>
          <w:szCs w:val="24"/>
        </w:rPr>
        <w:t>&lt;T&gt;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sampleGenericMethod(T param);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sampleGenericCollectionMethod(Collection&lt;T&gt; param);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restrict interception of method types to certain parameter types by typing the advice parameter to the parameter type for which you want to intercept the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..Sample+.sampleGenericMethod(*)) &amp;&amp; args(param)"</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beforeSampleMethod(MyType param)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Advice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approach does not work for generic collections. So you cannot define a pointcut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..Sample+.sampleGenericCollectionMethod(*)) &amp;&amp; args(param)"</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beforeSampleMethod(Collection&lt;MyType&gt; param)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Advice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make this work, we would have to inspect every element of the collection, which is not reasonable, as we also cannot decide how to treat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values in general. To achieve something similar to this, you have to type the parameter to </w:t>
      </w:r>
      <w:r w:rsidRPr="00BA0D5D">
        <w:rPr>
          <w:rFonts w:ascii="Consolas" w:eastAsia="宋体" w:hAnsi="Consolas" w:cs="宋体"/>
          <w:color w:val="34302D"/>
          <w:kern w:val="0"/>
          <w:sz w:val="23"/>
          <w:szCs w:val="23"/>
          <w:shd w:val="clear" w:color="auto" w:fill="F7F7F8"/>
        </w:rPr>
        <w:t>Collection&lt;?&gt;</w:t>
      </w:r>
      <w:r w:rsidRPr="00BA0D5D">
        <w:rPr>
          <w:rFonts w:ascii="inherit" w:eastAsia="宋体" w:hAnsi="inherit" w:cs="Arial"/>
          <w:color w:val="34302D"/>
          <w:kern w:val="0"/>
          <w:sz w:val="24"/>
          <w:szCs w:val="24"/>
        </w:rPr>
        <w:t> and manually check the type of the elements.</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Determining Argument Names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parameter binding in advice invocations relies on matching names used in pointcut expressions to declared parameter names in advice and pointcut method signatures. Parameter names are not available through Java reflection, so Spring AOP uses the following strategy to determine parameter names:</w:t>
      </w:r>
    </w:p>
    <w:p w:rsidR="00BA0D5D" w:rsidRPr="00BA0D5D" w:rsidRDefault="00BA0D5D" w:rsidP="00BA0D5D">
      <w:pPr>
        <w:widowControl/>
        <w:numPr>
          <w:ilvl w:val="0"/>
          <w:numId w:val="4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parameter names have been explicitly specified by the user, the specified parameter names are used. Both the advice and the pointcut annotations have an optional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xml:space="preserve"> attribute that you can use </w:t>
      </w:r>
      <w:r w:rsidRPr="00BA0D5D">
        <w:rPr>
          <w:rFonts w:ascii="inherit" w:eastAsia="宋体" w:hAnsi="inherit" w:cs="Arial"/>
          <w:color w:val="34302D"/>
          <w:kern w:val="0"/>
          <w:sz w:val="24"/>
          <w:szCs w:val="24"/>
        </w:rPr>
        <w:lastRenderedPageBreak/>
        <w:t>to specify the argument names of the annotated method. These argument names are available at runtime. The following example shows how to use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attribute:</w:t>
      </w:r>
    </w:p>
    <w:p w:rsidR="00BA0D5D" w:rsidRPr="00BA0D5D" w:rsidRDefault="00BA0D5D" w:rsidP="00BA0D5D">
      <w:pPr>
        <w:widowControl/>
        <w:numPr>
          <w:ilvl w:val="0"/>
          <w:numId w:val="46"/>
        </w:numPr>
        <w:pBdr>
          <w:top w:val="single" w:sz="6" w:space="12" w:color="DDDDDD"/>
          <w:left w:val="single" w:sz="6" w:space="12" w:color="DDDDDD"/>
          <w:bottom w:val="single" w:sz="6" w:space="12" w:color="DDDDDD"/>
          <w:right w:val="single" w:sz="6" w:space="12" w:color="DDDDDD"/>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(value=</w:t>
      </w:r>
      <w:r w:rsidRPr="00BA0D5D">
        <w:rPr>
          <w:rFonts w:ascii="Consolas" w:eastAsia="宋体" w:hAnsi="Consolas" w:cs="宋体"/>
          <w:color w:val="DD1144"/>
          <w:kern w:val="0"/>
          <w:sz w:val="24"/>
          <w:szCs w:val="24"/>
        </w:rPr>
        <w:t>"com.xyz.lib.Pointcuts.anyPublicMethod() &amp;&amp; target(bean) &amp;&amp; @annotation(auditable)"</w:t>
      </w:r>
      <w:r w:rsidRPr="00BA0D5D">
        <w:rPr>
          <w:rFonts w:ascii="Consolas" w:eastAsia="宋体" w:hAnsi="Consolas" w:cs="宋体"/>
          <w:color w:val="34302D"/>
          <w:kern w:val="0"/>
          <w:sz w:val="24"/>
          <w:szCs w:val="24"/>
        </w:rPr>
        <w:t>,</w:t>
      </w:r>
    </w:p>
    <w:p w:rsidR="00BA0D5D" w:rsidRPr="00BA0D5D" w:rsidRDefault="00BA0D5D" w:rsidP="00BA0D5D">
      <w:pPr>
        <w:widowControl/>
        <w:numPr>
          <w:ilvl w:val="0"/>
          <w:numId w:val="46"/>
        </w:numPr>
        <w:pBdr>
          <w:top w:val="single" w:sz="6" w:space="12" w:color="DDDDDD"/>
          <w:left w:val="single" w:sz="6" w:space="12" w:color="DDDDDD"/>
          <w:bottom w:val="single" w:sz="6" w:space="12" w:color="DDDDDD"/>
          <w:right w:val="single" w:sz="6" w:space="12" w:color="DDDDDD"/>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argNames=</w:t>
      </w:r>
      <w:r w:rsidRPr="00BA0D5D">
        <w:rPr>
          <w:rFonts w:ascii="Consolas" w:eastAsia="宋体" w:hAnsi="Consolas" w:cs="宋体"/>
          <w:color w:val="DD1144"/>
          <w:kern w:val="0"/>
          <w:sz w:val="24"/>
          <w:szCs w:val="24"/>
        </w:rPr>
        <w:t>"bean,auditable"</w:t>
      </w:r>
      <w:r w:rsidRPr="00BA0D5D">
        <w:rPr>
          <w:rFonts w:ascii="Consolas" w:eastAsia="宋体" w:hAnsi="Consolas" w:cs="宋体"/>
          <w:color w:val="34302D"/>
          <w:kern w:val="0"/>
          <w:sz w:val="24"/>
          <w:szCs w:val="24"/>
        </w:rPr>
        <w:t>)</w:t>
      </w:r>
    </w:p>
    <w:p w:rsidR="00BA0D5D" w:rsidRPr="00BA0D5D" w:rsidRDefault="00BA0D5D" w:rsidP="00BA0D5D">
      <w:pPr>
        <w:widowControl/>
        <w:numPr>
          <w:ilvl w:val="0"/>
          <w:numId w:val="46"/>
        </w:numPr>
        <w:pBdr>
          <w:top w:val="single" w:sz="6" w:space="12" w:color="DDDDDD"/>
          <w:left w:val="single" w:sz="6" w:space="12" w:color="DDDDDD"/>
          <w:bottom w:val="single" w:sz="6" w:space="12" w:color="DDDDDD"/>
          <w:right w:val="single" w:sz="6" w:space="12" w:color="DDDDDD"/>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audit(Object bean, Auditable auditable) {</w:t>
      </w:r>
    </w:p>
    <w:p w:rsidR="00BA0D5D" w:rsidRPr="00BA0D5D" w:rsidRDefault="00BA0D5D" w:rsidP="00BA0D5D">
      <w:pPr>
        <w:widowControl/>
        <w:numPr>
          <w:ilvl w:val="0"/>
          <w:numId w:val="46"/>
        </w:numPr>
        <w:pBdr>
          <w:top w:val="single" w:sz="6" w:space="12" w:color="DDDDDD"/>
          <w:left w:val="single" w:sz="6" w:space="12" w:color="DDDDDD"/>
          <w:bottom w:val="single" w:sz="6" w:space="12" w:color="DDDDDD"/>
          <w:right w:val="single" w:sz="6" w:space="12" w:color="DDDDDD"/>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AuditCode code = auditable.value();</w:t>
      </w:r>
    </w:p>
    <w:p w:rsidR="00BA0D5D" w:rsidRPr="00BA0D5D" w:rsidRDefault="00BA0D5D" w:rsidP="00BA0D5D">
      <w:pPr>
        <w:widowControl/>
        <w:numPr>
          <w:ilvl w:val="0"/>
          <w:numId w:val="46"/>
        </w:numPr>
        <w:pBdr>
          <w:top w:val="single" w:sz="6" w:space="12" w:color="DDDDDD"/>
          <w:left w:val="single" w:sz="6" w:space="12" w:color="DDDDDD"/>
          <w:bottom w:val="single" w:sz="6" w:space="12" w:color="DDDDDD"/>
          <w:right w:val="single" w:sz="6" w:space="12" w:color="DDDDDD"/>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 use code and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first parameter is of the </w:t>
      </w:r>
      <w:r w:rsidRPr="00BA0D5D">
        <w:rPr>
          <w:rFonts w:ascii="Consolas" w:eastAsia="宋体" w:hAnsi="Consolas" w:cs="宋体"/>
          <w:color w:val="34302D"/>
          <w:kern w:val="0"/>
          <w:sz w:val="23"/>
          <w:szCs w:val="23"/>
          <w:shd w:val="clear" w:color="auto" w:fill="F7F7F8"/>
        </w:rPr>
        <w:t>JoinPoint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JoinPoint.StaticPart</w:t>
      </w:r>
      <w:r w:rsidRPr="00BA0D5D">
        <w:rPr>
          <w:rFonts w:ascii="inherit" w:eastAsia="宋体" w:hAnsi="inherit" w:cs="Arial"/>
          <w:color w:val="34302D"/>
          <w:kern w:val="0"/>
          <w:sz w:val="24"/>
          <w:szCs w:val="24"/>
        </w:rPr>
        <w:t> type, you can leave out the name of the parameter from the value of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For example, if you modify the preceding advice to receive the join point object,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need not include it: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(value=</w:t>
      </w:r>
      <w:r w:rsidRPr="00BA0D5D">
        <w:rPr>
          <w:rFonts w:ascii="Consolas" w:eastAsia="宋体" w:hAnsi="Consolas" w:cs="宋体"/>
          <w:color w:val="DD1144"/>
          <w:kern w:val="0"/>
          <w:sz w:val="24"/>
          <w:szCs w:val="24"/>
        </w:rPr>
        <w:t>"com.xyz.lib.Pointcuts.anyPublicMethod() &amp;&amp; target(bean) &amp;&amp; @annotation(auditable)"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argNames=</w:t>
      </w:r>
      <w:r w:rsidRPr="00BA0D5D">
        <w:rPr>
          <w:rFonts w:ascii="Consolas" w:eastAsia="宋体" w:hAnsi="Consolas" w:cs="宋体"/>
          <w:color w:val="DD1144"/>
          <w:kern w:val="0"/>
          <w:sz w:val="24"/>
          <w:szCs w:val="24"/>
        </w:rPr>
        <w:t>"bean,auditable"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audit(JoinPoint jp, Object bean, Auditable auditable)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AuditCode code = auditable.value();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 use code, bean, and jp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special treatment given to the first parameter of the </w:t>
      </w:r>
      <w:r w:rsidRPr="00BA0D5D">
        <w:rPr>
          <w:rFonts w:ascii="Consolas" w:eastAsia="宋体" w:hAnsi="Consolas" w:cs="宋体"/>
          <w:color w:val="34302D"/>
          <w:kern w:val="0"/>
          <w:sz w:val="23"/>
          <w:szCs w:val="23"/>
          <w:shd w:val="clear" w:color="auto" w:fill="F7F7F8"/>
        </w:rPr>
        <w:t>JoinPoint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JoinPoint.StaticPart</w:t>
      </w:r>
      <w:r w:rsidRPr="00BA0D5D">
        <w:rPr>
          <w:rFonts w:ascii="inherit" w:eastAsia="宋体" w:hAnsi="inherit" w:cs="Arial"/>
          <w:color w:val="34302D"/>
          <w:kern w:val="0"/>
          <w:sz w:val="24"/>
          <w:szCs w:val="24"/>
        </w:rPr>
        <w:t> types is particularly convenient for advice instances that do not collect any other join point context. In such situations, you may omit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For example, the following advice need not declare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"com.xyz.lib.Pointcuts.anyPublicMethod()"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audit(JoinPoint jp)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 use jp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numPr>
          <w:ilvl w:val="0"/>
          <w:numId w:val="4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is a little clumsy, so if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has not been specified, Spring AOP looks at the debug information for the class and tries to determine the parameter names from the local variable table. This information is present as long as the classes have been compiled with debug information ( </w:t>
      </w:r>
      <w:r w:rsidRPr="00BA0D5D">
        <w:rPr>
          <w:rFonts w:ascii="Consolas" w:eastAsia="宋体" w:hAnsi="Consolas" w:cs="宋体"/>
          <w:color w:val="34302D"/>
          <w:kern w:val="0"/>
          <w:sz w:val="23"/>
          <w:szCs w:val="23"/>
          <w:shd w:val="clear" w:color="auto" w:fill="F7F7F8"/>
        </w:rPr>
        <w:t>'-g:vars'</w:t>
      </w:r>
      <w:r w:rsidRPr="00BA0D5D">
        <w:rPr>
          <w:rFonts w:ascii="inherit" w:eastAsia="宋体" w:hAnsi="inherit" w:cs="Arial"/>
          <w:color w:val="34302D"/>
          <w:kern w:val="0"/>
          <w:sz w:val="24"/>
          <w:szCs w:val="24"/>
        </w:rPr>
        <w:t> at a minimum). The consequences of compiling with this flag on are: (1) your code is slightly easier to understand (reverse engineer), (2) the class file sizes are very slightly bigger (typically inconsequential), (3) the optimization to remove unused local variables is not applied by your compiler. In other words, you should encounter no difficulties by building with this flag on.</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an @AspectJ aspect has been compiled by the AspectJ compiler (ajc) even without the debug information, you need not add the </w:t>
            </w:r>
            <w:r w:rsidRPr="00BA0D5D">
              <w:rPr>
                <w:rFonts w:ascii="Consolas" w:eastAsia="宋体" w:hAnsi="Consolas" w:cs="宋体"/>
                <w:kern w:val="0"/>
                <w:sz w:val="23"/>
                <w:szCs w:val="23"/>
                <w:shd w:val="clear" w:color="auto" w:fill="F7F7F8"/>
              </w:rPr>
              <w:t>argNames</w:t>
            </w:r>
            <w:r w:rsidRPr="00BA0D5D">
              <w:rPr>
                <w:rFonts w:ascii="宋体" w:eastAsia="宋体" w:hAnsi="宋体" w:cs="宋体"/>
                <w:kern w:val="0"/>
                <w:sz w:val="24"/>
                <w:szCs w:val="24"/>
              </w:rPr>
              <w:t> attribute, as the compiler retain the needed information.</w:t>
            </w:r>
          </w:p>
        </w:tc>
      </w:tr>
    </w:tbl>
    <w:p w:rsidR="00BA0D5D" w:rsidRPr="00BA0D5D" w:rsidRDefault="00BA0D5D" w:rsidP="00BA0D5D">
      <w:pPr>
        <w:widowControl/>
        <w:numPr>
          <w:ilvl w:val="0"/>
          <w:numId w:val="4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If the code has been compiled without the necessary debug information, Spring AOP tries to deduce the pairing of binding variables to parameters (for example, if only one variable is bound in the pointcut expression, and the advice method takes only one parameter, the pairing is obvious). If the binding of variables is ambiguous given the available information, an </w:t>
      </w:r>
      <w:r w:rsidRPr="00BA0D5D">
        <w:rPr>
          <w:rFonts w:ascii="Consolas" w:eastAsia="宋体" w:hAnsi="Consolas" w:cs="宋体"/>
          <w:color w:val="34302D"/>
          <w:kern w:val="0"/>
          <w:sz w:val="23"/>
          <w:szCs w:val="23"/>
          <w:shd w:val="clear" w:color="auto" w:fill="F7F7F8"/>
        </w:rPr>
        <w:t>AmbiguousBindingException</w:t>
      </w:r>
      <w:r w:rsidRPr="00BA0D5D">
        <w:rPr>
          <w:rFonts w:ascii="inherit" w:eastAsia="宋体" w:hAnsi="inherit" w:cs="Arial"/>
          <w:color w:val="34302D"/>
          <w:kern w:val="0"/>
          <w:sz w:val="24"/>
          <w:szCs w:val="24"/>
        </w:rPr>
        <w:t> is thrown.</w:t>
      </w:r>
    </w:p>
    <w:p w:rsidR="00BA0D5D" w:rsidRPr="00BA0D5D" w:rsidRDefault="00BA0D5D" w:rsidP="00BA0D5D">
      <w:pPr>
        <w:widowControl/>
        <w:numPr>
          <w:ilvl w:val="0"/>
          <w:numId w:val="4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all of the above strategies fail,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Arial"/>
          <w:color w:val="34302D"/>
          <w:kern w:val="0"/>
          <w:sz w:val="24"/>
          <w:szCs w:val="24"/>
        </w:rPr>
        <w:t> is thrown.</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Proceeding with Arguments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remarked earlier that we would describe how to write a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call with arguments that works consistently across Spring AOP and AspectJ. The solution is to ensure that the advice signature binds each of the method parameters in order.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@Around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"execution(List&lt;Account&gt; find*(..)) &amp;&amp;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"com.xyz.myapp.SystemArchitecture.inDataAccessLayer() &amp;&amp;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"args(accountHolderNamePattern)"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preProcessQueryPattern(ProceedingJoinPoint pjp,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accountHolderNamePattern)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newPattern = preProcess(accountHolderNamePattern);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pjp.proceed(</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{newPattern});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many cases, you do this binding anyway (as in the preceding example).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Advice Ordering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What happens when multiple pieces of advice all want to run at the same join point? Spring AOP follows the same precedence rules as AspectJ to determine the order of advice execution. The highest precedence advice runs first “on the way in” (so, given two pieces of before advice, the one with highest precedence runs first). “On the way out” from a join point, the highest precedence advice runs last (so, given two pieces of after advice, the one with the highest precedence will run second).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two pieces of advice defined in different aspects both need to run at the same join point, unless you specify otherwise, the order of execution is undefined. You can control the order of execution by specifying precedence. This is done in the normal Spring way by either implementing the </w:t>
      </w:r>
      <w:r w:rsidRPr="00BA0D5D">
        <w:rPr>
          <w:rFonts w:ascii="Consolas" w:eastAsia="宋体" w:hAnsi="Consolas" w:cs="宋体"/>
          <w:color w:val="34302D"/>
          <w:kern w:val="0"/>
          <w:sz w:val="23"/>
          <w:szCs w:val="23"/>
          <w:shd w:val="clear" w:color="auto" w:fill="F7F7F8"/>
        </w:rPr>
        <w:t>org.springframework.core.Ordered</w:t>
      </w:r>
      <w:r w:rsidRPr="00BA0D5D">
        <w:rPr>
          <w:rFonts w:ascii="inherit" w:eastAsia="宋体" w:hAnsi="inherit" w:cs="Arial"/>
          <w:color w:val="34302D"/>
          <w:kern w:val="0"/>
          <w:sz w:val="24"/>
          <w:szCs w:val="24"/>
        </w:rPr>
        <w:t> interface in the aspect class or annotating it with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annotation. Given two aspects, the aspect returning the lower value from </w:t>
      </w:r>
      <w:r w:rsidRPr="00BA0D5D">
        <w:rPr>
          <w:rFonts w:ascii="Consolas" w:eastAsia="宋体" w:hAnsi="Consolas" w:cs="宋体"/>
          <w:color w:val="34302D"/>
          <w:kern w:val="0"/>
          <w:sz w:val="23"/>
          <w:szCs w:val="23"/>
          <w:shd w:val="clear" w:color="auto" w:fill="F7F7F8"/>
        </w:rPr>
        <w:t>Ordered.getValue()</w:t>
      </w:r>
      <w:r w:rsidRPr="00BA0D5D">
        <w:rPr>
          <w:rFonts w:ascii="inherit" w:eastAsia="宋体" w:hAnsi="inherit" w:cs="Arial"/>
          <w:color w:val="34302D"/>
          <w:kern w:val="0"/>
          <w:sz w:val="24"/>
          <w:szCs w:val="24"/>
        </w:rPr>
        <w:t> (or the annotation value) has the higher precedence.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two pieces of advice defined in the same aspect both need to run at the same join point, the ordering is undefined (since there is no way to retrieve the declaration order through reflection for javac-compiled classes). Consider collapsing such advice methods into one advice method per join point in each aspect class or refactor the pieces of advice into separate aspect classes that you can order at the aspect level.</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5.4.5. Introductions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Introductions (known as inter-type declarations in AspectJ) enable an aspect to declare that advised objects implement a given interface, and to provide an implementation of that interface on behalf of those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make an introduction by using the </w:t>
      </w:r>
      <w:r w:rsidRPr="00BA0D5D">
        <w:rPr>
          <w:rFonts w:ascii="Consolas" w:eastAsia="宋体" w:hAnsi="Consolas" w:cs="宋体"/>
          <w:color w:val="34302D"/>
          <w:kern w:val="0"/>
          <w:sz w:val="23"/>
          <w:szCs w:val="23"/>
          <w:shd w:val="clear" w:color="auto" w:fill="F7F7F8"/>
        </w:rPr>
        <w:t>@DeclareParents</w:t>
      </w:r>
      <w:r w:rsidRPr="00BA0D5D">
        <w:rPr>
          <w:rFonts w:ascii="inherit" w:eastAsia="宋体" w:hAnsi="inherit" w:cs="Arial"/>
          <w:color w:val="34302D"/>
          <w:kern w:val="0"/>
          <w:sz w:val="24"/>
          <w:szCs w:val="24"/>
        </w:rPr>
        <w:t> annotation. This annotation is used to declare that matching types have a new parent (hence the name). For example, given an interface named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and an implementation of that interface named </w:t>
      </w:r>
      <w:r w:rsidRPr="00BA0D5D">
        <w:rPr>
          <w:rFonts w:ascii="Consolas" w:eastAsia="宋体" w:hAnsi="Consolas" w:cs="宋体"/>
          <w:color w:val="34302D"/>
          <w:kern w:val="0"/>
          <w:sz w:val="23"/>
          <w:szCs w:val="23"/>
          <w:shd w:val="clear" w:color="auto" w:fill="F7F7F8"/>
        </w:rPr>
        <w:t>DefaultUsageTracked</w:t>
      </w:r>
      <w:r w:rsidRPr="00BA0D5D">
        <w:rPr>
          <w:rFonts w:ascii="inherit" w:eastAsia="宋体" w:hAnsi="inherit" w:cs="Arial"/>
          <w:color w:val="34302D"/>
          <w:kern w:val="0"/>
          <w:sz w:val="24"/>
          <w:szCs w:val="24"/>
        </w:rPr>
        <w:t>, the following aspect declares that all implementors of service interfaces also implement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interface (to expose statistics via JMX for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UsageTracking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@DeclareParents</w:t>
      </w:r>
      <w:r w:rsidRPr="00BA0D5D">
        <w:rPr>
          <w:rFonts w:ascii="Consolas" w:eastAsia="宋体" w:hAnsi="Consolas" w:cs="宋体"/>
          <w:color w:val="34302D"/>
          <w:kern w:val="0"/>
          <w:sz w:val="24"/>
          <w:szCs w:val="24"/>
        </w:rPr>
        <w:t>(value=</w:t>
      </w:r>
      <w:r w:rsidRPr="00BA0D5D">
        <w:rPr>
          <w:rFonts w:ascii="Consolas" w:eastAsia="宋体" w:hAnsi="Consolas" w:cs="宋体"/>
          <w:color w:val="DD1144"/>
          <w:kern w:val="0"/>
          <w:sz w:val="24"/>
          <w:szCs w:val="24"/>
        </w:rPr>
        <w:t>"com.xzy.myapp.service.*+"</w:t>
      </w:r>
      <w:r w:rsidRPr="00BA0D5D">
        <w:rPr>
          <w:rFonts w:ascii="Consolas" w:eastAsia="宋体" w:hAnsi="Consolas" w:cs="宋体"/>
          <w:color w:val="34302D"/>
          <w:kern w:val="0"/>
          <w:sz w:val="24"/>
          <w:szCs w:val="24"/>
        </w:rPr>
        <w:t>, defaultImpl=DefaultUsageTracked.class)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UsageTracked mixin;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 &amp;&amp; this(usageTracked)"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recordUsage(UsageTracked usageTracked)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usageTracked.incrementUseCount();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interface to be implemented is determined by the type of the annotated field. The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@DeclareParents</w:t>
      </w:r>
      <w:r w:rsidRPr="00BA0D5D">
        <w:rPr>
          <w:rFonts w:ascii="inherit" w:eastAsia="宋体" w:hAnsi="inherit" w:cs="Arial"/>
          <w:color w:val="34302D"/>
          <w:kern w:val="0"/>
          <w:sz w:val="24"/>
          <w:szCs w:val="24"/>
        </w:rPr>
        <w:t>annotation is an AspectJ type pattern. Any bean of a matching type implements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interface. Note that, in the before advice of the preceding example, service beans can be directly used as implementations of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interface. If accessing a bean programmatically, you would write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UsageTracked usageTracked = (UsageTracked) context.getBean(</w:t>
      </w:r>
      <w:r w:rsidRPr="00BA0D5D">
        <w:rPr>
          <w:rFonts w:ascii="Consolas" w:eastAsia="宋体" w:hAnsi="Consolas" w:cs="宋体"/>
          <w:color w:val="DD1144"/>
          <w:kern w:val="0"/>
          <w:sz w:val="24"/>
          <w:szCs w:val="24"/>
        </w:rPr>
        <w:t>"myService"</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5.4.6. Aspect Instantiation Models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Arial" w:eastAsia="宋体" w:hAnsi="Arial" w:cs="Arial"/>
                <w:b/>
                <w:bCs/>
                <w:color w:val="34302D"/>
                <w:kern w:val="0"/>
                <w:sz w:val="35"/>
                <w:szCs w:val="35"/>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is an advanced topic. If you are just starting out with AOP, you can safely skip it until later.</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there is a single instance of each aspect within the application context. AspectJ calls this the singleton instantiation model. It is possible to define aspects with alternate lifecycles. Spring supports AspectJ’s </w:t>
      </w:r>
      <w:r w:rsidRPr="00BA0D5D">
        <w:rPr>
          <w:rFonts w:ascii="Consolas" w:eastAsia="宋体" w:hAnsi="Consolas" w:cs="宋体"/>
          <w:color w:val="34302D"/>
          <w:kern w:val="0"/>
          <w:sz w:val="23"/>
          <w:szCs w:val="23"/>
          <w:shd w:val="clear" w:color="auto" w:fill="F7F7F8"/>
        </w:rPr>
        <w:t>perthis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pertarget</w:t>
      </w:r>
      <w:r w:rsidRPr="00BA0D5D">
        <w:rPr>
          <w:rFonts w:ascii="inherit" w:eastAsia="宋体" w:hAnsi="inherit" w:cs="Arial"/>
          <w:color w:val="34302D"/>
          <w:kern w:val="0"/>
          <w:sz w:val="24"/>
          <w:szCs w:val="24"/>
        </w:rPr>
        <w:t> instantiation models ( </w:t>
      </w:r>
      <w:r w:rsidRPr="00BA0D5D">
        <w:rPr>
          <w:rFonts w:ascii="Consolas" w:eastAsia="宋体" w:hAnsi="Consolas" w:cs="宋体"/>
          <w:color w:val="34302D"/>
          <w:kern w:val="0"/>
          <w:sz w:val="23"/>
          <w:szCs w:val="23"/>
          <w:shd w:val="clear" w:color="auto" w:fill="F7F7F8"/>
        </w:rPr>
        <w:t>percflow, percflowbelow,</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pertypewithin</w:t>
      </w:r>
      <w:r w:rsidRPr="00BA0D5D">
        <w:rPr>
          <w:rFonts w:ascii="inherit" w:eastAsia="宋体" w:hAnsi="inherit" w:cs="Arial"/>
          <w:color w:val="34302D"/>
          <w:kern w:val="0"/>
          <w:sz w:val="24"/>
          <w:szCs w:val="24"/>
        </w:rPr>
        <w:t> are not currently supported).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declare a </w:t>
      </w:r>
      <w:r w:rsidRPr="00BA0D5D">
        <w:rPr>
          <w:rFonts w:ascii="Consolas" w:eastAsia="宋体" w:hAnsi="Consolas" w:cs="宋体"/>
          <w:color w:val="34302D"/>
          <w:kern w:val="0"/>
          <w:sz w:val="23"/>
          <w:szCs w:val="23"/>
          <w:shd w:val="clear" w:color="auto" w:fill="F7F7F8"/>
        </w:rPr>
        <w:t>perthis</w:t>
      </w:r>
      <w:r w:rsidRPr="00BA0D5D">
        <w:rPr>
          <w:rFonts w:ascii="inherit" w:eastAsia="宋体" w:hAnsi="inherit" w:cs="Arial"/>
          <w:color w:val="34302D"/>
          <w:kern w:val="0"/>
          <w:sz w:val="24"/>
          <w:szCs w:val="24"/>
        </w:rPr>
        <w:t> aspect by specifying a </w:t>
      </w:r>
      <w:r w:rsidRPr="00BA0D5D">
        <w:rPr>
          <w:rFonts w:ascii="Consolas" w:eastAsia="宋体" w:hAnsi="Consolas" w:cs="宋体"/>
          <w:color w:val="34302D"/>
          <w:kern w:val="0"/>
          <w:sz w:val="23"/>
          <w:szCs w:val="23"/>
          <w:shd w:val="clear" w:color="auto" w:fill="F7F7F8"/>
        </w:rPr>
        <w:t>perthis</w:t>
      </w:r>
      <w:r w:rsidRPr="00BA0D5D">
        <w:rPr>
          <w:rFonts w:ascii="inherit" w:eastAsia="宋体" w:hAnsi="inherit" w:cs="Arial"/>
          <w:color w:val="34302D"/>
          <w:kern w:val="0"/>
          <w:sz w:val="24"/>
          <w:szCs w:val="24"/>
        </w:rPr>
        <w:t> clause in the </w:t>
      </w:r>
      <w:r w:rsidRPr="00BA0D5D">
        <w:rPr>
          <w:rFonts w:ascii="Consolas" w:eastAsia="宋体" w:hAnsi="Consolas" w:cs="宋体"/>
          <w:color w:val="34302D"/>
          <w:kern w:val="0"/>
          <w:sz w:val="23"/>
          <w:szCs w:val="23"/>
          <w:shd w:val="clear" w:color="auto" w:fill="F7F7F8"/>
        </w:rPr>
        <w:t>@Aspect</w:t>
      </w:r>
      <w:r w:rsidRPr="00BA0D5D">
        <w:rPr>
          <w:rFonts w:ascii="inherit" w:eastAsia="宋体" w:hAnsi="inherit" w:cs="Arial"/>
          <w:color w:val="34302D"/>
          <w:kern w:val="0"/>
          <w:sz w:val="24"/>
          <w:szCs w:val="24"/>
        </w:rPr>
        <w:t> annotation. 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"perthis(com.xyz.myapp.SystemArchitecture.businessService())"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MyAspect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someState;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(com.xyz.myapp.SystemArchitecture.businessService())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recordServiceUsage()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the effect of the </w:t>
      </w:r>
      <w:r w:rsidRPr="00BA0D5D">
        <w:rPr>
          <w:rFonts w:ascii="Consolas" w:eastAsia="宋体" w:hAnsi="Consolas" w:cs="宋体"/>
          <w:color w:val="34302D"/>
          <w:kern w:val="0"/>
          <w:sz w:val="23"/>
          <w:szCs w:val="23"/>
          <w:shd w:val="clear" w:color="auto" w:fill="F7F7F8"/>
        </w:rPr>
        <w:t>'perthis'</w:t>
      </w:r>
      <w:r w:rsidRPr="00BA0D5D">
        <w:rPr>
          <w:rFonts w:ascii="inherit" w:eastAsia="宋体" w:hAnsi="inherit" w:cs="Arial"/>
          <w:color w:val="34302D"/>
          <w:kern w:val="0"/>
          <w:sz w:val="24"/>
          <w:szCs w:val="24"/>
        </w:rPr>
        <w:t> clause is that one aspect instance is created for each unique service object that executes a business service (each unique object bound to 'this' at join points matched by the pointcut expression). The aspect instance is created the first time that a method is invoked on the service object. The aspect goes out of scope when the service object goes out of scope. Before the aspect instance is created, none of the advice within it executes. As soon as the aspect instance has been created, the advice declared within it executes at matched join points, but only when the service object is the one with which this aspect is associated. See the AspectJ Programming Guide for more information on </w:t>
      </w:r>
      <w:r w:rsidRPr="00BA0D5D">
        <w:rPr>
          <w:rFonts w:ascii="Consolas" w:eastAsia="宋体" w:hAnsi="Consolas" w:cs="宋体"/>
          <w:color w:val="34302D"/>
          <w:kern w:val="0"/>
          <w:sz w:val="23"/>
          <w:szCs w:val="23"/>
          <w:shd w:val="clear" w:color="auto" w:fill="F7F7F8"/>
        </w:rPr>
        <w:t>per</w:t>
      </w:r>
      <w:r w:rsidRPr="00BA0D5D">
        <w:rPr>
          <w:rFonts w:ascii="inherit" w:eastAsia="宋体" w:hAnsi="inherit" w:cs="Arial"/>
          <w:color w:val="34302D"/>
          <w:kern w:val="0"/>
          <w:sz w:val="24"/>
          <w:szCs w:val="24"/>
        </w:rPr>
        <w:t>clauses.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pertarget</w:t>
      </w:r>
      <w:r w:rsidRPr="00BA0D5D">
        <w:rPr>
          <w:rFonts w:ascii="inherit" w:eastAsia="宋体" w:hAnsi="inherit" w:cs="Arial"/>
          <w:color w:val="34302D"/>
          <w:kern w:val="0"/>
          <w:sz w:val="24"/>
          <w:szCs w:val="24"/>
        </w:rPr>
        <w:t> instantiation model works in exactly the same way as </w:t>
      </w:r>
      <w:r w:rsidRPr="00BA0D5D">
        <w:rPr>
          <w:rFonts w:ascii="Consolas" w:eastAsia="宋体" w:hAnsi="Consolas" w:cs="宋体"/>
          <w:color w:val="34302D"/>
          <w:kern w:val="0"/>
          <w:sz w:val="23"/>
          <w:szCs w:val="23"/>
          <w:shd w:val="clear" w:color="auto" w:fill="F7F7F8"/>
        </w:rPr>
        <w:t>perthis</w:t>
      </w:r>
      <w:r w:rsidRPr="00BA0D5D">
        <w:rPr>
          <w:rFonts w:ascii="inherit" w:eastAsia="宋体" w:hAnsi="inherit" w:cs="Arial"/>
          <w:color w:val="34302D"/>
          <w:kern w:val="0"/>
          <w:sz w:val="24"/>
          <w:szCs w:val="24"/>
        </w:rPr>
        <w:t>, but it creates one aspect instance for each unique target object at matched join points.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5.4.7. An AOP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that you have seen how all the constituent parts work, we can put them together to do something useful.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business services can sometimes fail due to concurrency issues (for example, a deadlock loser). If the operation is retried, it is likely to succeed on the next try. For business services where it is appropriate to retry in such conditions (idempotent operations that do not need to go back to the user for conflict resolution), we want to transparently retry the operation to avoid the client seeing a </w:t>
      </w:r>
      <w:r w:rsidRPr="00BA0D5D">
        <w:rPr>
          <w:rFonts w:ascii="Consolas" w:eastAsia="宋体" w:hAnsi="Consolas" w:cs="宋体"/>
          <w:color w:val="34302D"/>
          <w:kern w:val="0"/>
          <w:sz w:val="23"/>
          <w:szCs w:val="23"/>
          <w:shd w:val="clear" w:color="auto" w:fill="F7F7F8"/>
        </w:rPr>
        <w:t>PessimisticLockingFailureException</w:t>
      </w:r>
      <w:r w:rsidRPr="00BA0D5D">
        <w:rPr>
          <w:rFonts w:ascii="inherit" w:eastAsia="宋体" w:hAnsi="inherit" w:cs="Arial"/>
          <w:color w:val="34302D"/>
          <w:kern w:val="0"/>
          <w:sz w:val="24"/>
          <w:szCs w:val="24"/>
        </w:rPr>
        <w:t>. This is a requirement that clearly cuts across multiple services in the service layer and, hence, is ideal for implementing through an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we want to retry the operation, we need to use around advice so that we can call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multiple times. The following listing shows the basic aspect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ConcurrentOperationExecutor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Ordered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DEFAULT_MAX_RETRIES = </w:t>
      </w:r>
      <w:r w:rsidRPr="00BA0D5D">
        <w:rPr>
          <w:rFonts w:ascii="Consolas" w:eastAsia="宋体" w:hAnsi="Consolas" w:cs="宋体"/>
          <w:color w:val="009999"/>
          <w:kern w:val="0"/>
          <w:sz w:val="24"/>
          <w:szCs w:val="24"/>
        </w:rPr>
        <w:t>2</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maxRetries = DEFAULT_MAX_RETRIES;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order = </w:t>
      </w:r>
      <w:r w:rsidRPr="00BA0D5D">
        <w:rPr>
          <w:rFonts w:ascii="Consolas" w:eastAsia="宋体" w:hAnsi="Consolas" w:cs="宋体"/>
          <w:color w:val="009999"/>
          <w:kern w:val="0"/>
          <w:sz w:val="24"/>
          <w:szCs w:val="24"/>
        </w:rPr>
        <w:t>1</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setMaxRetries(</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maxRetries)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.maxRetries = maxRetries;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getOrder()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.order;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setOrder(</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order)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.order = order;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@Around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doConcurrentOperation(ProceedingJoinPoint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numAttempts =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PessimisticLockingFailureException lockFailureException;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do</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numAttempts++;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pjp.proceed();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catch</w:t>
      </w:r>
      <w:r w:rsidRPr="00BA0D5D">
        <w:rPr>
          <w:rFonts w:ascii="Consolas" w:eastAsia="宋体" w:hAnsi="Consolas" w:cs="宋体"/>
          <w:color w:val="34302D"/>
          <w:kern w:val="0"/>
          <w:sz w:val="24"/>
          <w:szCs w:val="24"/>
        </w:rPr>
        <w:t>(PessimisticLockingFailureException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lockFailureException = ex;</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while</w:t>
      </w:r>
      <w:r w:rsidRPr="00BA0D5D">
        <w:rPr>
          <w:rFonts w:ascii="Consolas" w:eastAsia="宋体" w:hAnsi="Consolas" w:cs="宋体"/>
          <w:color w:val="34302D"/>
          <w:kern w:val="0"/>
          <w:sz w:val="24"/>
          <w:szCs w:val="24"/>
        </w:rPr>
        <w:t xml:space="preserve">(numAttempts &lt;=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.maxRetries);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lockFailureException;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aspect implements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so that we can set the precedence of the aspect higher than the transaction advice (we want a fresh transaction each time we retry). The </w:t>
      </w:r>
      <w:r w:rsidRPr="00BA0D5D">
        <w:rPr>
          <w:rFonts w:ascii="Consolas" w:eastAsia="宋体" w:hAnsi="Consolas" w:cs="宋体"/>
          <w:color w:val="34302D"/>
          <w:kern w:val="0"/>
          <w:sz w:val="23"/>
          <w:szCs w:val="23"/>
          <w:shd w:val="clear" w:color="auto" w:fill="F7F7F8"/>
        </w:rPr>
        <w:t>maxRetries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properties are both configured by Spring. The main action happens in the </w:t>
      </w:r>
      <w:r w:rsidRPr="00BA0D5D">
        <w:rPr>
          <w:rFonts w:ascii="Consolas" w:eastAsia="宋体" w:hAnsi="Consolas" w:cs="宋体"/>
          <w:color w:val="34302D"/>
          <w:kern w:val="0"/>
          <w:sz w:val="23"/>
          <w:szCs w:val="23"/>
          <w:shd w:val="clear" w:color="auto" w:fill="F7F7F8"/>
        </w:rPr>
        <w:t>doConcurrentOperation</w:t>
      </w:r>
      <w:r w:rsidRPr="00BA0D5D">
        <w:rPr>
          <w:rFonts w:ascii="inherit" w:eastAsia="宋体" w:hAnsi="inherit" w:cs="Arial"/>
          <w:color w:val="34302D"/>
          <w:kern w:val="0"/>
          <w:sz w:val="24"/>
          <w:szCs w:val="24"/>
        </w:rPr>
        <w:t> around advice. Notice that, for the moment, we apply the retry logic to each </w:t>
      </w:r>
      <w:r w:rsidRPr="00BA0D5D">
        <w:rPr>
          <w:rFonts w:ascii="Consolas" w:eastAsia="宋体" w:hAnsi="Consolas" w:cs="宋体"/>
          <w:color w:val="34302D"/>
          <w:kern w:val="0"/>
          <w:sz w:val="23"/>
          <w:szCs w:val="23"/>
          <w:shd w:val="clear" w:color="auto" w:fill="F7F7F8"/>
        </w:rPr>
        <w:t>businessService()</w:t>
      </w:r>
      <w:r w:rsidRPr="00BA0D5D">
        <w:rPr>
          <w:rFonts w:ascii="inherit" w:eastAsia="宋体" w:hAnsi="inherit" w:cs="Arial"/>
          <w:color w:val="34302D"/>
          <w:kern w:val="0"/>
          <w:sz w:val="24"/>
          <w:szCs w:val="24"/>
        </w:rPr>
        <w:t>. We try to proceed, and if we fail with a </w:t>
      </w:r>
      <w:r w:rsidRPr="00BA0D5D">
        <w:rPr>
          <w:rFonts w:ascii="Consolas" w:eastAsia="宋体" w:hAnsi="Consolas" w:cs="宋体"/>
          <w:color w:val="34302D"/>
          <w:kern w:val="0"/>
          <w:sz w:val="23"/>
          <w:szCs w:val="23"/>
          <w:shd w:val="clear" w:color="auto" w:fill="F7F7F8"/>
        </w:rPr>
        <w:t>PessimisticLockingFailureException</w:t>
      </w:r>
      <w:r w:rsidRPr="00BA0D5D">
        <w:rPr>
          <w:rFonts w:ascii="inherit" w:eastAsia="宋体" w:hAnsi="inherit" w:cs="Arial"/>
          <w:color w:val="34302D"/>
          <w:kern w:val="0"/>
          <w:sz w:val="24"/>
          <w:szCs w:val="24"/>
        </w:rPr>
        <w:t>, we try again, unless we have exhausted all of our retry attempts.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corresponding Spring configuration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&lt;aop:aspectj-autoproxy/&gt;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"concurrentOperationExecutor"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"com.xyz.myapp.service.impl.ConcurrentOperationExecutor"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"maxRetries"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"3"</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refine the aspect so that it retries only idempotent operations, we might define the following </w:t>
      </w:r>
      <w:r w:rsidRPr="00BA0D5D">
        <w:rPr>
          <w:rFonts w:ascii="Consolas" w:eastAsia="宋体" w:hAnsi="Consolas" w:cs="宋体"/>
          <w:color w:val="34302D"/>
          <w:kern w:val="0"/>
          <w:sz w:val="23"/>
          <w:szCs w:val="23"/>
          <w:shd w:val="clear" w:color="auto" w:fill="F7F7F8"/>
        </w:rPr>
        <w:t>Idempotent</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Idempotent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marker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can then use the annotation to annotate the implementation of service operations. The change to the aspect to retry only idempotent operations involves refining the pointcut expression so that only </w:t>
      </w:r>
      <w:r w:rsidRPr="00BA0D5D">
        <w:rPr>
          <w:rFonts w:ascii="Consolas" w:eastAsia="宋体" w:hAnsi="Consolas" w:cs="宋体"/>
          <w:color w:val="34302D"/>
          <w:kern w:val="0"/>
          <w:sz w:val="23"/>
          <w:szCs w:val="23"/>
          <w:shd w:val="clear" w:color="auto" w:fill="F7F7F8"/>
        </w:rPr>
        <w:t>@Idempotent</w:t>
      </w:r>
      <w:r w:rsidRPr="00BA0D5D">
        <w:rPr>
          <w:rFonts w:ascii="inherit" w:eastAsia="宋体" w:hAnsi="inherit" w:cs="Arial"/>
          <w:color w:val="34302D"/>
          <w:kern w:val="0"/>
          <w:sz w:val="24"/>
          <w:szCs w:val="24"/>
        </w:rPr>
        <w:t> operations match,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@Around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 &amp;&amp;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"@annotation(com.xyz.myapp.service.Idempotent)"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doConcurrentOperation(ProceedingJoinPoint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71" w:name="_Toc15327129"/>
      <w:r w:rsidRPr="00BA0D5D">
        <w:rPr>
          <w:rFonts w:ascii="Arial" w:eastAsia="宋体" w:hAnsi="Arial" w:cs="Arial"/>
          <w:color w:val="34302D"/>
          <w:kern w:val="0"/>
          <w:sz w:val="41"/>
          <w:szCs w:val="41"/>
        </w:rPr>
        <w:t>5.5. Schema-based AOP Support</w:t>
      </w:r>
      <w:bookmarkEnd w:id="237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prefer an XML-based format, Spring also offers support for defining aspects using the new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namespace tags. The exact same pointcut expressions and advice kinds as when using the @AspectJ style are supported. Hence, in this section we focus on the new syntax and refer the reader to the discussion in the previous section (</w:t>
      </w:r>
      <w:hyperlink r:id="rId559" w:anchor="aop-ataspectj" w:history="1">
        <w:r w:rsidRPr="00BA0D5D">
          <w:rPr>
            <w:rFonts w:ascii="inherit" w:eastAsia="宋体" w:hAnsi="inherit" w:cs="Arial"/>
            <w:color w:val="548E2E"/>
            <w:kern w:val="0"/>
            <w:sz w:val="24"/>
            <w:szCs w:val="24"/>
            <w:u w:val="single"/>
          </w:rPr>
          <w:t>@AspectJ support</w:t>
        </w:r>
      </w:hyperlink>
      <w:r w:rsidRPr="00BA0D5D">
        <w:rPr>
          <w:rFonts w:ascii="inherit" w:eastAsia="宋体" w:hAnsi="inherit" w:cs="Arial"/>
          <w:color w:val="34302D"/>
          <w:kern w:val="0"/>
          <w:sz w:val="24"/>
          <w:szCs w:val="24"/>
        </w:rPr>
        <w:t>) for an understanding of writing pointcut expressions and the binding of advice parameters.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use the aop namespace tags described in this section, you need to import the </w:t>
      </w:r>
      <w:r w:rsidRPr="00BA0D5D">
        <w:rPr>
          <w:rFonts w:ascii="Consolas" w:eastAsia="宋体" w:hAnsi="Consolas" w:cs="宋体"/>
          <w:color w:val="34302D"/>
          <w:kern w:val="0"/>
          <w:sz w:val="23"/>
          <w:szCs w:val="23"/>
          <w:shd w:val="clear" w:color="auto" w:fill="F7F7F8"/>
        </w:rPr>
        <w:t>spring-aop</w:t>
      </w:r>
      <w:r w:rsidRPr="00BA0D5D">
        <w:rPr>
          <w:rFonts w:ascii="inherit" w:eastAsia="宋体" w:hAnsi="inherit" w:cs="Arial"/>
          <w:color w:val="34302D"/>
          <w:kern w:val="0"/>
          <w:sz w:val="24"/>
          <w:szCs w:val="24"/>
        </w:rPr>
        <w:t> schema, as described in </w:t>
      </w:r>
      <w:hyperlink r:id="rId560" w:anchor="xsd-schemas" w:history="1">
        <w:r w:rsidRPr="00BA0D5D">
          <w:rPr>
            <w:rFonts w:ascii="inherit" w:eastAsia="宋体" w:hAnsi="inherit" w:cs="Arial"/>
            <w:color w:val="548E2E"/>
            <w:kern w:val="0"/>
            <w:sz w:val="24"/>
            <w:szCs w:val="24"/>
            <w:u w:val="single"/>
          </w:rPr>
          <w:t>XML Schema-based configuration</w:t>
        </w:r>
      </w:hyperlink>
      <w:r w:rsidRPr="00BA0D5D">
        <w:rPr>
          <w:rFonts w:ascii="inherit" w:eastAsia="宋体" w:hAnsi="inherit" w:cs="Arial"/>
          <w:color w:val="34302D"/>
          <w:kern w:val="0"/>
          <w:sz w:val="24"/>
          <w:szCs w:val="24"/>
        </w:rPr>
        <w:t>. See </w:t>
      </w:r>
      <w:hyperlink r:id="rId561" w:anchor="xsd-schemas-aop" w:history="1">
        <w:r w:rsidRPr="00BA0D5D">
          <w:rPr>
            <w:rFonts w:ascii="inherit" w:eastAsia="宋体" w:hAnsi="inherit" w:cs="Arial"/>
            <w:color w:val="548E2E"/>
            <w:kern w:val="0"/>
            <w:sz w:val="24"/>
            <w:szCs w:val="24"/>
            <w:u w:val="single"/>
          </w:rPr>
          <w:t>the AOP schema</w:t>
        </w:r>
      </w:hyperlink>
      <w:r w:rsidRPr="00BA0D5D">
        <w:rPr>
          <w:rFonts w:ascii="inherit" w:eastAsia="宋体" w:hAnsi="inherit" w:cs="Arial"/>
          <w:color w:val="34302D"/>
          <w:kern w:val="0"/>
          <w:sz w:val="24"/>
          <w:szCs w:val="24"/>
        </w:rPr>
        <w:t> for how to import the tags in the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namespace.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Within your Spring configurations, all aspect and advisor elements must be placed within an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element (you can have more than one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element in an application context configuration). An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element can contain pointcut, advisor, and aspect elements (note that these must be declared in that order).</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&lt;aop:config&gt;</w:t>
            </w:r>
            <w:r w:rsidRPr="00BA0D5D">
              <w:rPr>
                <w:rFonts w:ascii="宋体" w:eastAsia="宋体" w:hAnsi="宋体" w:cs="宋体"/>
                <w:kern w:val="0"/>
                <w:sz w:val="24"/>
                <w:szCs w:val="24"/>
              </w:rPr>
              <w:t> style of configuration makes heavy use of Spring’s </w:t>
            </w:r>
            <w:hyperlink r:id="rId562" w:anchor="aop-autoproxy" w:history="1">
              <w:r w:rsidRPr="00BA0D5D">
                <w:rPr>
                  <w:rFonts w:ascii="宋体" w:eastAsia="宋体" w:hAnsi="宋体" w:cs="宋体"/>
                  <w:color w:val="548E2E"/>
                  <w:kern w:val="0"/>
                  <w:sz w:val="24"/>
                  <w:szCs w:val="24"/>
                  <w:u w:val="single"/>
                </w:rPr>
                <w:t>auto-proxying</w:t>
              </w:r>
            </w:hyperlink>
            <w:r w:rsidRPr="00BA0D5D">
              <w:rPr>
                <w:rFonts w:ascii="宋体" w:eastAsia="宋体" w:hAnsi="宋体" w:cs="宋体"/>
                <w:kern w:val="0"/>
                <w:sz w:val="24"/>
                <w:szCs w:val="24"/>
              </w:rPr>
              <w:t> mechanism. This can cause issues (such as advice not being woven) if you already use explicit auto-proxying through the use of</w:t>
            </w:r>
            <w:r w:rsidRPr="00BA0D5D">
              <w:rPr>
                <w:rFonts w:ascii="Consolas" w:eastAsia="宋体" w:hAnsi="Consolas" w:cs="宋体"/>
                <w:kern w:val="0"/>
                <w:sz w:val="23"/>
                <w:szCs w:val="23"/>
                <w:shd w:val="clear" w:color="auto" w:fill="F7F7F8"/>
              </w:rPr>
              <w:t>BeanNameAutoProxyCreator</w:t>
            </w:r>
            <w:r w:rsidRPr="00BA0D5D">
              <w:rPr>
                <w:rFonts w:ascii="宋体" w:eastAsia="宋体" w:hAnsi="宋体" w:cs="宋体"/>
                <w:kern w:val="0"/>
                <w:sz w:val="24"/>
                <w:szCs w:val="24"/>
              </w:rPr>
              <w:t> or something similar. The recommended usage pattern is to use either only the </w:t>
            </w:r>
            <w:r w:rsidRPr="00BA0D5D">
              <w:rPr>
                <w:rFonts w:ascii="Consolas" w:eastAsia="宋体" w:hAnsi="Consolas" w:cs="宋体"/>
                <w:kern w:val="0"/>
                <w:sz w:val="23"/>
                <w:szCs w:val="23"/>
                <w:shd w:val="clear" w:color="auto" w:fill="F7F7F8"/>
              </w:rPr>
              <w:t>&lt;aop:config&gt;</w:t>
            </w:r>
            <w:r w:rsidRPr="00BA0D5D">
              <w:rPr>
                <w:rFonts w:ascii="宋体" w:eastAsia="宋体" w:hAnsi="宋体" w:cs="宋体"/>
                <w:kern w:val="0"/>
                <w:sz w:val="24"/>
                <w:szCs w:val="24"/>
              </w:rPr>
              <w:t> style or only the </w:t>
            </w:r>
            <w:r w:rsidRPr="00BA0D5D">
              <w:rPr>
                <w:rFonts w:ascii="Consolas" w:eastAsia="宋体" w:hAnsi="Consolas" w:cs="宋体"/>
                <w:kern w:val="0"/>
                <w:sz w:val="23"/>
                <w:szCs w:val="23"/>
                <w:shd w:val="clear" w:color="auto" w:fill="F7F7F8"/>
              </w:rPr>
              <w:t>AutoProxyCreator</w:t>
            </w:r>
            <w:r w:rsidRPr="00BA0D5D">
              <w:rPr>
                <w:rFonts w:ascii="宋体" w:eastAsia="宋体" w:hAnsi="宋体" w:cs="宋体"/>
                <w:kern w:val="0"/>
                <w:sz w:val="24"/>
                <w:szCs w:val="24"/>
              </w:rPr>
              <w:t> style and never mix them.</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5.5.1. Declaring an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use the schema support, an aspect is a regular Java object defined as a bean in your Spring application context. The state and behavior are captured in the fields and methods of the object, and the pointcut and advice information are captured in the XML.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declare an aspect by using the &lt;aop:aspect&gt; element, and reference the backing bean by using the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attribute,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bean that backs the aspect (</w:t>
      </w:r>
      <w:r w:rsidRPr="00BA0D5D">
        <w:rPr>
          <w:rFonts w:ascii="Consolas" w:eastAsia="宋体" w:hAnsi="Consolas" w:cs="宋体"/>
          <w:color w:val="34302D"/>
          <w:kern w:val="0"/>
          <w:sz w:val="23"/>
          <w:szCs w:val="23"/>
          <w:shd w:val="clear" w:color="auto" w:fill="F7F7F8"/>
        </w:rPr>
        <w:t>aBean</w:t>
      </w:r>
      <w:r w:rsidRPr="00BA0D5D">
        <w:rPr>
          <w:rFonts w:ascii="inherit" w:eastAsia="宋体" w:hAnsi="inherit" w:cs="Arial"/>
          <w:color w:val="34302D"/>
          <w:kern w:val="0"/>
          <w:sz w:val="24"/>
          <w:szCs w:val="24"/>
        </w:rPr>
        <w:t> in this case) can of course be configured and dependency injected just like any other Spring bean.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5.5.2. Declaring a Pointcut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declare a named pointcut inside an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element, letting the pointcut definition be shared across several aspects and advisors.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pointcut that represents the execution of any business service in the service layer can be defined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pointcut expression itself is using the same AspectJ pointcut expression language as described in </w:t>
      </w:r>
      <w:hyperlink r:id="rId563" w:anchor="aop-ataspectj" w:history="1">
        <w:r w:rsidRPr="00BA0D5D">
          <w:rPr>
            <w:rFonts w:ascii="inherit" w:eastAsia="宋体" w:hAnsi="inherit" w:cs="Arial"/>
            <w:color w:val="548E2E"/>
            <w:kern w:val="0"/>
            <w:sz w:val="24"/>
            <w:szCs w:val="24"/>
            <w:u w:val="single"/>
          </w:rPr>
          <w:t>@AspectJ support</w:t>
        </w:r>
      </w:hyperlink>
      <w:r w:rsidRPr="00BA0D5D">
        <w:rPr>
          <w:rFonts w:ascii="inherit" w:eastAsia="宋体" w:hAnsi="inherit" w:cs="Arial"/>
          <w:color w:val="34302D"/>
          <w:kern w:val="0"/>
          <w:sz w:val="24"/>
          <w:szCs w:val="24"/>
        </w:rPr>
        <w:t>. If you use the schema based declaration style, you can refer to named pointcuts defined in types (@Aspects) within the pointcut expression. Another way of defining the above pointcut would be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Assume that you have a </w:t>
      </w:r>
      <w:r w:rsidRPr="00BA0D5D">
        <w:rPr>
          <w:rFonts w:ascii="Consolas" w:eastAsia="宋体" w:hAnsi="Consolas" w:cs="宋体"/>
          <w:color w:val="34302D"/>
          <w:kern w:val="0"/>
          <w:sz w:val="23"/>
          <w:szCs w:val="23"/>
          <w:shd w:val="clear" w:color="auto" w:fill="F7F7F8"/>
        </w:rPr>
        <w:t>SystemArchitecture</w:t>
      </w:r>
      <w:r w:rsidRPr="00BA0D5D">
        <w:rPr>
          <w:rFonts w:ascii="inherit" w:eastAsia="宋体" w:hAnsi="inherit" w:cs="Arial"/>
          <w:color w:val="34302D"/>
          <w:kern w:val="0"/>
          <w:sz w:val="24"/>
          <w:szCs w:val="24"/>
        </w:rPr>
        <w:t> aspect as described in </w:t>
      </w:r>
      <w:hyperlink r:id="rId564" w:anchor="aop-common-pointcuts" w:history="1">
        <w:r w:rsidRPr="00BA0D5D">
          <w:rPr>
            <w:rFonts w:ascii="inherit" w:eastAsia="宋体" w:hAnsi="inherit" w:cs="Arial"/>
            <w:color w:val="548E2E"/>
            <w:kern w:val="0"/>
            <w:sz w:val="24"/>
            <w:szCs w:val="24"/>
            <w:u w:val="single"/>
          </w:rPr>
          <w:t>Sharing Common Pointcut Definitions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Then declaring a pointcut inside an aspect is very similar to declaring a top-level pointcut,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much the same way as an @AspectJ aspect, pointcuts declared by using the schema based definition style can collect join point context. For example, the following pointcut collects the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object as the join point context and passes it to the 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xml:space="preserve">"execution(* com.xyz.myapp.service.*.*(..)) </w:t>
      </w:r>
      <w:r w:rsidRPr="00BA0D5D">
        <w:rPr>
          <w:rFonts w:ascii="Consolas" w:eastAsia="宋体" w:hAnsi="Consolas" w:cs="宋体"/>
          <w:color w:val="880000"/>
          <w:kern w:val="0"/>
          <w:sz w:val="24"/>
          <w:szCs w:val="24"/>
        </w:rPr>
        <w:t>&amp;amp;&amp;amp;</w:t>
      </w: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this(service)"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&lt;aop:before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"monitor"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advice must be declared to receive the collected join point context by including parameters of the matching names,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monitor(Object 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combining pointcut sub-expressions, </w:t>
      </w:r>
      <w:r w:rsidRPr="00BA0D5D">
        <w:rPr>
          <w:rFonts w:ascii="Consolas" w:eastAsia="宋体" w:hAnsi="Consolas" w:cs="宋体"/>
          <w:color w:val="34302D"/>
          <w:kern w:val="0"/>
          <w:sz w:val="23"/>
          <w:szCs w:val="23"/>
          <w:shd w:val="clear" w:color="auto" w:fill="F7F7F8"/>
        </w:rPr>
        <w:t>&amp;&amp;</w:t>
      </w:r>
      <w:r w:rsidRPr="00BA0D5D">
        <w:rPr>
          <w:rFonts w:ascii="inherit" w:eastAsia="宋体" w:hAnsi="inherit" w:cs="Arial"/>
          <w:color w:val="34302D"/>
          <w:kern w:val="0"/>
          <w:sz w:val="24"/>
          <w:szCs w:val="24"/>
        </w:rPr>
        <w:t> is awkward within an XML document, so you can use the </w:t>
      </w:r>
      <w:r w:rsidRPr="00BA0D5D">
        <w:rPr>
          <w:rFonts w:ascii="Consolas" w:eastAsia="宋体" w:hAnsi="Consolas" w:cs="宋体"/>
          <w:color w:val="34302D"/>
          <w:kern w:val="0"/>
          <w:sz w:val="23"/>
          <w:szCs w:val="23"/>
          <w:shd w:val="clear" w:color="auto" w:fill="F7F7F8"/>
        </w:rPr>
        <w:t>and</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not</w:t>
      </w:r>
      <w:r w:rsidRPr="00BA0D5D">
        <w:rPr>
          <w:rFonts w:ascii="inherit" w:eastAsia="宋体" w:hAnsi="inherit" w:cs="Arial"/>
          <w:color w:val="34302D"/>
          <w:kern w:val="0"/>
          <w:sz w:val="24"/>
          <w:szCs w:val="24"/>
        </w:rPr>
        <w:t>keywords in place of </w:t>
      </w:r>
      <w:r w:rsidRPr="00BA0D5D">
        <w:rPr>
          <w:rFonts w:ascii="Consolas" w:eastAsia="宋体" w:hAnsi="Consolas" w:cs="宋体"/>
          <w:color w:val="34302D"/>
          <w:kern w:val="0"/>
          <w:sz w:val="23"/>
          <w:szCs w:val="23"/>
          <w:shd w:val="clear" w:color="auto" w:fill="F7F7F8"/>
        </w:rPr>
        <w:t>&amp;&amp;</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respectively. For example, the previous pointcut can be better written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 and this(service)"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&lt;aop:before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"monitor"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pointcuts defined in this way are referred to by their XML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and cannot be used as named pointcuts to form composite pointcuts. The named pointcut support in the schema-based definition style is thus more limited than that offered by the @AspectJ style.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5.5.3. Declaring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schema-based AOP support uses the same five kinds of advice as the @AspectJ style, and they have exactly the same semantics.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Before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Before advice runs before a matched method execution. It is declared inside an </w:t>
      </w:r>
      <w:r w:rsidRPr="00BA0D5D">
        <w:rPr>
          <w:rFonts w:ascii="Consolas" w:eastAsia="宋体" w:hAnsi="Consolas" w:cs="宋体"/>
          <w:color w:val="34302D"/>
          <w:kern w:val="0"/>
          <w:sz w:val="23"/>
          <w:szCs w:val="23"/>
          <w:shd w:val="clear" w:color="auto" w:fill="F7F7F8"/>
        </w:rPr>
        <w:t>&lt;aop:aspect&gt;</w:t>
      </w:r>
      <w:r w:rsidRPr="00BA0D5D">
        <w:rPr>
          <w:rFonts w:ascii="inherit" w:eastAsia="宋体" w:hAnsi="inherit" w:cs="Arial"/>
          <w:color w:val="34302D"/>
          <w:kern w:val="0"/>
          <w:sz w:val="24"/>
          <w:szCs w:val="24"/>
        </w:rPr>
        <w:t> by using the &lt;aop:before&gt; element,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"beforeExample"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&lt;aop:before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"doAccessCheck"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Here, </w:t>
      </w:r>
      <w:r w:rsidRPr="00BA0D5D">
        <w:rPr>
          <w:rFonts w:ascii="Consolas" w:eastAsia="宋体" w:hAnsi="Consolas" w:cs="宋体"/>
          <w:color w:val="34302D"/>
          <w:kern w:val="0"/>
          <w:sz w:val="23"/>
          <w:szCs w:val="23"/>
          <w:shd w:val="clear" w:color="auto" w:fill="F7F7F8"/>
        </w:rPr>
        <w:t>dataAccessOperation</w:t>
      </w:r>
      <w:r w:rsidRPr="00BA0D5D">
        <w:rPr>
          <w:rFonts w:ascii="inherit" w:eastAsia="宋体" w:hAnsi="inherit" w:cs="Arial"/>
          <w:color w:val="34302D"/>
          <w:kern w:val="0"/>
          <w:sz w:val="24"/>
          <w:szCs w:val="24"/>
        </w:rPr>
        <w:t> is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of a pointcut defined at the top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level. To define the pointcut inline instead, replace the </w:t>
      </w:r>
      <w:r w:rsidRPr="00BA0D5D">
        <w:rPr>
          <w:rFonts w:ascii="Consolas" w:eastAsia="宋体" w:hAnsi="Consolas" w:cs="宋体"/>
          <w:color w:val="34302D"/>
          <w:kern w:val="0"/>
          <w:sz w:val="23"/>
          <w:szCs w:val="23"/>
          <w:shd w:val="clear" w:color="auto" w:fill="F7F7F8"/>
        </w:rPr>
        <w:t>pointcut-ref</w:t>
      </w:r>
      <w:r w:rsidRPr="00BA0D5D">
        <w:rPr>
          <w:rFonts w:ascii="inherit" w:eastAsia="宋体" w:hAnsi="inherit" w:cs="Arial"/>
          <w:color w:val="34302D"/>
          <w:kern w:val="0"/>
          <w:sz w:val="24"/>
          <w:szCs w:val="24"/>
        </w:rPr>
        <w:t> attribute with a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 attribute,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"beforeExample"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&lt;aop:before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"doAccessCheck"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we noted in the discussion of the @AspectJ style, using named pointcuts can significantly improve the readability of your code.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method</w:t>
      </w:r>
      <w:r w:rsidRPr="00BA0D5D">
        <w:rPr>
          <w:rFonts w:ascii="inherit" w:eastAsia="宋体" w:hAnsi="inherit" w:cs="Arial"/>
          <w:color w:val="34302D"/>
          <w:kern w:val="0"/>
          <w:sz w:val="24"/>
          <w:szCs w:val="24"/>
        </w:rPr>
        <w:t> attribute identifies a method (</w:t>
      </w:r>
      <w:r w:rsidRPr="00BA0D5D">
        <w:rPr>
          <w:rFonts w:ascii="Consolas" w:eastAsia="宋体" w:hAnsi="Consolas" w:cs="宋体"/>
          <w:color w:val="34302D"/>
          <w:kern w:val="0"/>
          <w:sz w:val="23"/>
          <w:szCs w:val="23"/>
          <w:shd w:val="clear" w:color="auto" w:fill="F7F7F8"/>
        </w:rPr>
        <w:t>doAccessCheck</w:t>
      </w:r>
      <w:r w:rsidRPr="00BA0D5D">
        <w:rPr>
          <w:rFonts w:ascii="inherit" w:eastAsia="宋体" w:hAnsi="inherit" w:cs="Arial"/>
          <w:color w:val="34302D"/>
          <w:kern w:val="0"/>
          <w:sz w:val="24"/>
          <w:szCs w:val="24"/>
        </w:rPr>
        <w:t>) that provides the body of the advice. This method must be defined for the bean referenced by the aspect element that contains the advice. Before a data access operation is executed (a method execution join point matched by the pointcut expression), the </w:t>
      </w:r>
      <w:r w:rsidRPr="00BA0D5D">
        <w:rPr>
          <w:rFonts w:ascii="Consolas" w:eastAsia="宋体" w:hAnsi="Consolas" w:cs="宋体"/>
          <w:color w:val="34302D"/>
          <w:kern w:val="0"/>
          <w:sz w:val="23"/>
          <w:szCs w:val="23"/>
          <w:shd w:val="clear" w:color="auto" w:fill="F7F7F8"/>
        </w:rPr>
        <w:t>doAccessCheck</w:t>
      </w:r>
      <w:r w:rsidRPr="00BA0D5D">
        <w:rPr>
          <w:rFonts w:ascii="inherit" w:eastAsia="宋体" w:hAnsi="inherit" w:cs="Arial"/>
          <w:color w:val="34302D"/>
          <w:kern w:val="0"/>
          <w:sz w:val="24"/>
          <w:szCs w:val="24"/>
        </w:rPr>
        <w:t> method on the aspect bean is invoked.</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Returning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returning advice runs when a matched method execution completes normally. It is declared inside an </w:t>
      </w:r>
      <w:r w:rsidRPr="00BA0D5D">
        <w:rPr>
          <w:rFonts w:ascii="Consolas" w:eastAsia="宋体" w:hAnsi="Consolas" w:cs="宋体"/>
          <w:color w:val="34302D"/>
          <w:kern w:val="0"/>
          <w:sz w:val="23"/>
          <w:szCs w:val="23"/>
          <w:shd w:val="clear" w:color="auto" w:fill="F7F7F8"/>
        </w:rPr>
        <w:t>&lt;aop:aspect&gt;</w:t>
      </w:r>
      <w:r w:rsidRPr="00BA0D5D">
        <w:rPr>
          <w:rFonts w:ascii="inherit" w:eastAsia="宋体" w:hAnsi="inherit" w:cs="Arial"/>
          <w:color w:val="34302D"/>
          <w:kern w:val="0"/>
          <w:sz w:val="24"/>
          <w:szCs w:val="24"/>
        </w:rPr>
        <w:t> in the same way as before advice. The following example shows how to declare it: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"afterReturningExample"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&lt;aop:after-returning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"doAccessCheck"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in the @AspectJ style, you can get the return value within the advice body. To do so, use the returning attribute to specify the name of the parameter to which the return value should be passed,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"afterReturningExample"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&lt;aop:after-returning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returning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"retVal"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"doAccessCheck"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doAccessCheck</w:t>
      </w:r>
      <w:r w:rsidRPr="00BA0D5D">
        <w:rPr>
          <w:rFonts w:ascii="inherit" w:eastAsia="宋体" w:hAnsi="inherit" w:cs="Arial"/>
          <w:color w:val="34302D"/>
          <w:kern w:val="0"/>
          <w:sz w:val="24"/>
          <w:szCs w:val="24"/>
        </w:rPr>
        <w:t> method must declare a parameter named </w:t>
      </w:r>
      <w:r w:rsidRPr="00BA0D5D">
        <w:rPr>
          <w:rFonts w:ascii="Consolas" w:eastAsia="宋体" w:hAnsi="Consolas" w:cs="宋体"/>
          <w:color w:val="34302D"/>
          <w:kern w:val="0"/>
          <w:sz w:val="23"/>
          <w:szCs w:val="23"/>
          <w:shd w:val="clear" w:color="auto" w:fill="F7F7F8"/>
        </w:rPr>
        <w:t>retVal</w:t>
      </w:r>
      <w:r w:rsidRPr="00BA0D5D">
        <w:rPr>
          <w:rFonts w:ascii="inherit" w:eastAsia="宋体" w:hAnsi="inherit" w:cs="Arial"/>
          <w:color w:val="34302D"/>
          <w:kern w:val="0"/>
          <w:sz w:val="24"/>
          <w:szCs w:val="24"/>
        </w:rPr>
        <w:t>. The type of this parameter constrains matching in the same way as described for </w:t>
      </w:r>
      <w:r w:rsidRPr="00BA0D5D">
        <w:rPr>
          <w:rFonts w:ascii="Consolas" w:eastAsia="宋体" w:hAnsi="Consolas" w:cs="宋体"/>
          <w:color w:val="34302D"/>
          <w:kern w:val="0"/>
          <w:sz w:val="23"/>
          <w:szCs w:val="23"/>
          <w:shd w:val="clear" w:color="auto" w:fill="F7F7F8"/>
        </w:rPr>
        <w:t>@AfterReturning</w:t>
      </w:r>
      <w:r w:rsidRPr="00BA0D5D">
        <w:rPr>
          <w:rFonts w:ascii="inherit" w:eastAsia="宋体" w:hAnsi="inherit" w:cs="Arial"/>
          <w:color w:val="34302D"/>
          <w:kern w:val="0"/>
          <w:sz w:val="24"/>
          <w:szCs w:val="24"/>
        </w:rPr>
        <w:t>. For example, you can declare the method signature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doAccessCheck(Object retVal) {...</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After Throwing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throwing advice executes when a matched method execution exits by throwing an exception. It is declared inside an </w:t>
      </w:r>
      <w:r w:rsidRPr="00BA0D5D">
        <w:rPr>
          <w:rFonts w:ascii="Consolas" w:eastAsia="宋体" w:hAnsi="Consolas" w:cs="宋体"/>
          <w:color w:val="34302D"/>
          <w:kern w:val="0"/>
          <w:sz w:val="23"/>
          <w:szCs w:val="23"/>
          <w:shd w:val="clear" w:color="auto" w:fill="F7F7F8"/>
        </w:rPr>
        <w:t>&lt;aop:aspect&gt;</w:t>
      </w:r>
      <w:r w:rsidRPr="00BA0D5D">
        <w:rPr>
          <w:rFonts w:ascii="inherit" w:eastAsia="宋体" w:hAnsi="inherit" w:cs="Arial"/>
          <w:color w:val="34302D"/>
          <w:kern w:val="0"/>
          <w:sz w:val="24"/>
          <w:szCs w:val="24"/>
        </w:rPr>
        <w:t> by using the after-throwing element,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"afterThrowingExample"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&lt;aop:after-throwing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"doRecoveryActions"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in the @AspectJ style, you can get the thrown exception within the advice body. To do so, use the throwing attribute to specify the name of the parameter to which the exception should be passed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"afterThrowingExample"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&lt;aop:after-throwing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throwing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"dataAccessEx"</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"doRecoveryActions"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doRecoveryActions</w:t>
      </w:r>
      <w:r w:rsidRPr="00BA0D5D">
        <w:rPr>
          <w:rFonts w:ascii="inherit" w:eastAsia="宋体" w:hAnsi="inherit" w:cs="Arial"/>
          <w:color w:val="34302D"/>
          <w:kern w:val="0"/>
          <w:sz w:val="24"/>
          <w:szCs w:val="24"/>
        </w:rPr>
        <w:t> method must declare a parameter named </w:t>
      </w:r>
      <w:r w:rsidRPr="00BA0D5D">
        <w:rPr>
          <w:rFonts w:ascii="Consolas" w:eastAsia="宋体" w:hAnsi="Consolas" w:cs="宋体"/>
          <w:color w:val="34302D"/>
          <w:kern w:val="0"/>
          <w:sz w:val="23"/>
          <w:szCs w:val="23"/>
          <w:shd w:val="clear" w:color="auto" w:fill="F7F7F8"/>
        </w:rPr>
        <w:t>dataAccessEx</w:t>
      </w:r>
      <w:r w:rsidRPr="00BA0D5D">
        <w:rPr>
          <w:rFonts w:ascii="inherit" w:eastAsia="宋体" w:hAnsi="inherit" w:cs="Arial"/>
          <w:color w:val="34302D"/>
          <w:kern w:val="0"/>
          <w:sz w:val="24"/>
          <w:szCs w:val="24"/>
        </w:rPr>
        <w:t>. The type of this parameter constrains matching in the same way as described for </w:t>
      </w:r>
      <w:r w:rsidRPr="00BA0D5D">
        <w:rPr>
          <w:rFonts w:ascii="Consolas" w:eastAsia="宋体" w:hAnsi="Consolas" w:cs="宋体"/>
          <w:color w:val="34302D"/>
          <w:kern w:val="0"/>
          <w:sz w:val="23"/>
          <w:szCs w:val="23"/>
          <w:shd w:val="clear" w:color="auto" w:fill="F7F7F8"/>
        </w:rPr>
        <w:t>@AfterThrowing</w:t>
      </w:r>
      <w:r w:rsidRPr="00BA0D5D">
        <w:rPr>
          <w:rFonts w:ascii="inherit" w:eastAsia="宋体" w:hAnsi="inherit" w:cs="Arial"/>
          <w:color w:val="34302D"/>
          <w:kern w:val="0"/>
          <w:sz w:val="24"/>
          <w:szCs w:val="24"/>
        </w:rPr>
        <w:t>. For example, the method signature may be declared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doRecoveryActions(DataAccessException dataAccessEx) {...</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(Finally)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(finally) advice runs no matter how a matched method execution exits. You can declare it by using the </w:t>
      </w:r>
      <w:r w:rsidRPr="00BA0D5D">
        <w:rPr>
          <w:rFonts w:ascii="Consolas" w:eastAsia="宋体" w:hAnsi="Consolas" w:cs="宋体"/>
          <w:color w:val="34302D"/>
          <w:kern w:val="0"/>
          <w:sz w:val="23"/>
          <w:szCs w:val="23"/>
          <w:shd w:val="clear" w:color="auto" w:fill="F7F7F8"/>
        </w:rPr>
        <w:t>after</w:t>
      </w:r>
      <w:r w:rsidRPr="00BA0D5D">
        <w:rPr>
          <w:rFonts w:ascii="inherit" w:eastAsia="宋体" w:hAnsi="inherit" w:cs="Arial"/>
          <w:color w:val="34302D"/>
          <w:kern w:val="0"/>
          <w:sz w:val="24"/>
          <w:szCs w:val="24"/>
        </w:rPr>
        <w:t> element,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"afterFinallyExample"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&lt;aop:after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"doReleaseLock"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Around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last kind of advice is around advice. Around advice runs “around” a matched method execution. It has the opportunity to do work both before and after the method executes and to determine when, how, and even if the method actually gets to execute at all. Around advice is often used to share state before and after a method execution in a thread-safe manner (starting and stopping a timer, for example). Always use the least powerful form of advice that meets your requirements. Do not use around advice if before advice can do the job.</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declare around advice by using the </w:t>
      </w:r>
      <w:r w:rsidRPr="00BA0D5D">
        <w:rPr>
          <w:rFonts w:ascii="Consolas" w:eastAsia="宋体" w:hAnsi="Consolas" w:cs="宋体"/>
          <w:color w:val="34302D"/>
          <w:kern w:val="0"/>
          <w:sz w:val="23"/>
          <w:szCs w:val="23"/>
          <w:shd w:val="clear" w:color="auto" w:fill="F7F7F8"/>
        </w:rPr>
        <w:t>aop:around</w:t>
      </w:r>
      <w:r w:rsidRPr="00BA0D5D">
        <w:rPr>
          <w:rFonts w:ascii="inherit" w:eastAsia="宋体" w:hAnsi="inherit" w:cs="Arial"/>
          <w:color w:val="34302D"/>
          <w:kern w:val="0"/>
          <w:sz w:val="24"/>
          <w:szCs w:val="24"/>
        </w:rPr>
        <w:t> element. The first parameter of the advice method must be of type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Within the body of the advice, calling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on the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causes the underlying method to execute. The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method may also be called with an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The values in the array are used as the arguments to the method execution when it proceeds. See </w:t>
      </w:r>
      <w:hyperlink r:id="rId565" w:anchor="aop-ataspectj-around-advice" w:history="1">
        <w:r w:rsidRPr="00BA0D5D">
          <w:rPr>
            <w:rFonts w:ascii="inherit" w:eastAsia="宋体" w:hAnsi="inherit" w:cs="Arial"/>
            <w:color w:val="548E2E"/>
            <w:kern w:val="0"/>
            <w:sz w:val="24"/>
            <w:szCs w:val="24"/>
            <w:u w:val="single"/>
          </w:rPr>
          <w:t>Around Advice</w:t>
        </w:r>
      </w:hyperlink>
      <w:r w:rsidRPr="00BA0D5D">
        <w:rPr>
          <w:rFonts w:ascii="inherit" w:eastAsia="宋体" w:hAnsi="inherit" w:cs="Arial"/>
          <w:color w:val="34302D"/>
          <w:kern w:val="0"/>
          <w:sz w:val="24"/>
          <w:szCs w:val="24"/>
        </w:rPr>
        <w:t> for notes on calling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with an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The following example shows how to declare around advice in 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"aroundExample"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&lt;aop:around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"doBasicProfiling"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implementation of the </w:t>
      </w:r>
      <w:r w:rsidRPr="00BA0D5D">
        <w:rPr>
          <w:rFonts w:ascii="Consolas" w:eastAsia="宋体" w:hAnsi="Consolas" w:cs="宋体"/>
          <w:color w:val="34302D"/>
          <w:kern w:val="0"/>
          <w:sz w:val="23"/>
          <w:szCs w:val="23"/>
          <w:shd w:val="clear" w:color="auto" w:fill="F7F7F8"/>
        </w:rPr>
        <w:t>doBasicProfiling</w:t>
      </w:r>
      <w:r w:rsidRPr="00BA0D5D">
        <w:rPr>
          <w:rFonts w:ascii="inherit" w:eastAsia="宋体" w:hAnsi="inherit" w:cs="Arial"/>
          <w:color w:val="34302D"/>
          <w:kern w:val="0"/>
          <w:sz w:val="24"/>
          <w:szCs w:val="24"/>
        </w:rPr>
        <w:t> advice can be exactly the same as in the @AspectJ example (minus the annotation, of course),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doBasicProfiling(ProceedingJoinPoint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start stopwatch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retVal = pjp.proceed();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stop stopwatch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retVal;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Advice Parameters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schema-based declaration style supports fully typed advice in the same way as described for the @AspectJ support — by matching pointcut parameters by name against advice method parameters. See </w:t>
      </w:r>
      <w:hyperlink r:id="rId566" w:anchor="aop-ataspectj-advice-params" w:history="1">
        <w:r w:rsidRPr="00BA0D5D">
          <w:rPr>
            <w:rFonts w:ascii="inherit" w:eastAsia="宋体" w:hAnsi="inherit" w:cs="Arial"/>
            <w:color w:val="548E2E"/>
            <w:kern w:val="0"/>
            <w:sz w:val="24"/>
            <w:szCs w:val="24"/>
            <w:u w:val="single"/>
          </w:rPr>
          <w:t>Advice Parameters</w:t>
        </w:r>
      </w:hyperlink>
      <w:r w:rsidRPr="00BA0D5D">
        <w:rPr>
          <w:rFonts w:ascii="inherit" w:eastAsia="宋体" w:hAnsi="inherit" w:cs="Arial"/>
          <w:color w:val="34302D"/>
          <w:kern w:val="0"/>
          <w:sz w:val="24"/>
          <w:szCs w:val="24"/>
        </w:rPr>
        <w:t> for details. If you wish to explicitly specify argument names for the advice methods (not relying on the detection strategies previously described), you can do so by using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of the advice element, which is treated in the same manner as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xml:space="preserve"> attribute in an </w:t>
      </w:r>
      <w:r w:rsidRPr="00BA0D5D">
        <w:rPr>
          <w:rFonts w:ascii="inherit" w:eastAsia="宋体" w:hAnsi="inherit" w:cs="Arial"/>
          <w:color w:val="34302D"/>
          <w:kern w:val="0"/>
          <w:sz w:val="24"/>
          <w:szCs w:val="24"/>
        </w:rPr>
        <w:lastRenderedPageBreak/>
        <w:t>advice annotation (as described in </w:t>
      </w:r>
      <w:hyperlink r:id="rId567" w:anchor="aop-ataspectj-advice-params-names" w:history="1">
        <w:r w:rsidRPr="00BA0D5D">
          <w:rPr>
            <w:rFonts w:ascii="inherit" w:eastAsia="宋体" w:hAnsi="inherit" w:cs="Arial"/>
            <w:color w:val="548E2E"/>
            <w:kern w:val="0"/>
            <w:sz w:val="24"/>
            <w:szCs w:val="24"/>
            <w:u w:val="single"/>
          </w:rPr>
          <w:t>Determining Argument Names</w:t>
        </w:r>
      </w:hyperlink>
      <w:r w:rsidRPr="00BA0D5D">
        <w:rPr>
          <w:rFonts w:ascii="inherit" w:eastAsia="宋体" w:hAnsi="inherit" w:cs="Arial"/>
          <w:color w:val="34302D"/>
          <w:kern w:val="0"/>
          <w:sz w:val="24"/>
          <w:szCs w:val="24"/>
        </w:rPr>
        <w:t>). The following example shows how to specify an argument name in 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&lt;aop:before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"com.xyz.lib.Pointcuts.anyPublicMethod() and @annotation(auditable)"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"audit"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arg-names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"auditable"</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accepts a comma-delimited list of parameter names.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slightly more involved example of the XSD-based approach shows some around advice used in conjunction with a number of strongly typed parameters: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x.y.service;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PersonService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Person getPerson(String personName,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DefaultFooService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FooService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Person getPerson(String name,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Person(name, 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Next up is the aspect. Notice the fact that the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method accepts a number of strongly-typed parameters, the first of which happens to be the join point used to proceed with the method call. The presence of this parameter is an indication that the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is to be used as </w:t>
      </w:r>
      <w:r w:rsidRPr="00BA0D5D">
        <w:rPr>
          <w:rFonts w:ascii="Consolas" w:eastAsia="宋体" w:hAnsi="Consolas" w:cs="宋体"/>
          <w:color w:val="34302D"/>
          <w:kern w:val="0"/>
          <w:sz w:val="23"/>
          <w:szCs w:val="23"/>
          <w:shd w:val="clear" w:color="auto" w:fill="F7F7F8"/>
        </w:rPr>
        <w:t>around</w:t>
      </w:r>
      <w:r w:rsidRPr="00BA0D5D">
        <w:rPr>
          <w:rFonts w:ascii="inherit" w:eastAsia="宋体" w:hAnsi="inherit" w:cs="Arial"/>
          <w:color w:val="34302D"/>
          <w:kern w:val="0"/>
          <w:sz w:val="24"/>
          <w:szCs w:val="24"/>
        </w:rPr>
        <w:t> advice,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org.aspectj.lang.ProceedingJoinPoint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org.springframework.util.StopWatch</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SimpleProfiler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profile(ProceedingJoinPoint call, String name,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StopWatch clock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StopWatch(</w:t>
      </w:r>
      <w:r w:rsidRPr="00BA0D5D">
        <w:rPr>
          <w:rFonts w:ascii="Consolas" w:eastAsia="宋体" w:hAnsi="Consolas" w:cs="宋体"/>
          <w:color w:val="DD1144"/>
          <w:kern w:val="0"/>
          <w:sz w:val="24"/>
          <w:szCs w:val="24"/>
        </w:rPr>
        <w:t>"Profiling for '"</w:t>
      </w:r>
      <w:r w:rsidRPr="00BA0D5D">
        <w:rPr>
          <w:rFonts w:ascii="Consolas" w:eastAsia="宋体" w:hAnsi="Consolas" w:cs="宋体"/>
          <w:color w:val="34302D"/>
          <w:kern w:val="0"/>
          <w:sz w:val="24"/>
          <w:szCs w:val="24"/>
        </w:rPr>
        <w:t xml:space="preserve"> + name + </w:t>
      </w:r>
      <w:r w:rsidRPr="00BA0D5D">
        <w:rPr>
          <w:rFonts w:ascii="Consolas" w:eastAsia="宋体" w:hAnsi="Consolas" w:cs="宋体"/>
          <w:color w:val="DD1144"/>
          <w:kern w:val="0"/>
          <w:sz w:val="24"/>
          <w:szCs w:val="24"/>
        </w:rPr>
        <w:t>"' and '"</w:t>
      </w:r>
      <w:r w:rsidRPr="00BA0D5D">
        <w:rPr>
          <w:rFonts w:ascii="Consolas" w:eastAsia="宋体" w:hAnsi="Consolas" w:cs="宋体"/>
          <w:color w:val="34302D"/>
          <w:kern w:val="0"/>
          <w:sz w:val="24"/>
          <w:szCs w:val="24"/>
        </w:rPr>
        <w:t xml:space="preserve"> + age + </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clock.start(call.toShortString());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call.proceed();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 </w:t>
      </w:r>
      <w:r w:rsidRPr="00BA0D5D">
        <w:rPr>
          <w:rFonts w:ascii="Consolas" w:eastAsia="宋体" w:hAnsi="Consolas" w:cs="宋体"/>
          <w:b/>
          <w:bCs/>
          <w:color w:val="000000"/>
          <w:kern w:val="0"/>
          <w:sz w:val="24"/>
          <w:szCs w:val="24"/>
        </w:rPr>
        <w:t>finally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clock.stop();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System.out.println(clock.prettyPrint());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the following example XML configuration effects the execution of the preceding advice for a particular join point: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xmlns:aop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"http://www.springframework.org/schema/aop"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http://www.springframework.org/schema/aop https://www.springframework.org/schema/aop/spring-aop.xsd"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this is the object that will be proxied by Spring's AOP infrastructure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"x.y.service.DefaultPersonService"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this is the actual advice itself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"profiler"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"x.y.SimpleProfiler"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"profiler"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"theExecutionOfSomePersonServiceMethod"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x.y.service.PersonService.getPerson(String,int))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and args(name, age)"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&lt;aop:around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"theExecutionOfSomePersonServiceMethod"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"profile"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driver script: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org.springframework.beans.factory.BeanFactory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org.springframework.context.support.ClassPathXmlApplicationContext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x.y.service.PersonService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Boot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BeanFactory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"x/y/plain.xml"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PersonService person = (PersonService) ctx.getBean(</w:t>
      </w:r>
      <w:r w:rsidRPr="00BA0D5D">
        <w:rPr>
          <w:rFonts w:ascii="Consolas" w:eastAsia="宋体" w:hAnsi="Consolas" w:cs="宋体"/>
          <w:color w:val="DD1144"/>
          <w:kern w:val="0"/>
          <w:sz w:val="24"/>
          <w:szCs w:val="24"/>
        </w:rPr>
        <w:t>"personService"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person.getPerson(</w:t>
      </w:r>
      <w:r w:rsidRPr="00BA0D5D">
        <w:rPr>
          <w:rFonts w:ascii="Consolas" w:eastAsia="宋体" w:hAnsi="Consolas" w:cs="宋体"/>
          <w:color w:val="DD1144"/>
          <w:kern w:val="0"/>
          <w:sz w:val="24"/>
          <w:szCs w:val="24"/>
        </w:rPr>
        <w:t>"Pengo"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9999"/>
          <w:kern w:val="0"/>
          <w:sz w:val="24"/>
          <w:szCs w:val="24"/>
        </w:rPr>
        <w:t>12</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such a Boot class, we would get output similar to the following on standard output: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StopWatch 'Profiling for 'Pengo' and '12'': running time (millis) = 0</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ms     %     Task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00000  ?  execution(getFoo)</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Advice Ordering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multiple advice needs to execute at the same join point (executing method) the ordering rules are as described in </w:t>
      </w:r>
      <w:hyperlink r:id="rId568" w:anchor="aop-ataspectj-advice-ordering" w:history="1">
        <w:r w:rsidRPr="00BA0D5D">
          <w:rPr>
            <w:rFonts w:ascii="inherit" w:eastAsia="宋体" w:hAnsi="inherit" w:cs="Arial"/>
            <w:color w:val="548E2E"/>
            <w:kern w:val="0"/>
            <w:sz w:val="24"/>
            <w:szCs w:val="24"/>
            <w:u w:val="single"/>
          </w:rPr>
          <w:t>Advice Ordering</w:t>
        </w:r>
      </w:hyperlink>
      <w:r w:rsidRPr="00BA0D5D">
        <w:rPr>
          <w:rFonts w:ascii="inherit" w:eastAsia="宋体" w:hAnsi="inherit" w:cs="Arial"/>
          <w:color w:val="34302D"/>
          <w:kern w:val="0"/>
          <w:sz w:val="24"/>
          <w:szCs w:val="24"/>
        </w:rPr>
        <w:t>. The precedence between aspects is determined by either adding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annotation to the bean that backs the aspect or by having the bean implement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5.5.4. Introductions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Introductions (known as inter-type declarations in AspectJ) let an aspect declare that advised objects implement a given interface and provide an implementation of that interface on behalf of those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make an introduction by using the </w:t>
      </w:r>
      <w:r w:rsidRPr="00BA0D5D">
        <w:rPr>
          <w:rFonts w:ascii="Consolas" w:eastAsia="宋体" w:hAnsi="Consolas" w:cs="宋体"/>
          <w:color w:val="34302D"/>
          <w:kern w:val="0"/>
          <w:sz w:val="23"/>
          <w:szCs w:val="23"/>
          <w:shd w:val="clear" w:color="auto" w:fill="F7F7F8"/>
        </w:rPr>
        <w:t>aop:declare-parents</w:t>
      </w:r>
      <w:r w:rsidRPr="00BA0D5D">
        <w:rPr>
          <w:rFonts w:ascii="inherit" w:eastAsia="宋体" w:hAnsi="inherit" w:cs="Arial"/>
          <w:color w:val="34302D"/>
          <w:kern w:val="0"/>
          <w:sz w:val="24"/>
          <w:szCs w:val="24"/>
        </w:rPr>
        <w:t> element inside an </w:t>
      </w:r>
      <w:r w:rsidRPr="00BA0D5D">
        <w:rPr>
          <w:rFonts w:ascii="Consolas" w:eastAsia="宋体" w:hAnsi="Consolas" w:cs="宋体"/>
          <w:color w:val="34302D"/>
          <w:kern w:val="0"/>
          <w:sz w:val="23"/>
          <w:szCs w:val="23"/>
          <w:shd w:val="clear" w:color="auto" w:fill="F7F7F8"/>
        </w:rPr>
        <w:t>aop:aspect</w:t>
      </w:r>
      <w:r w:rsidRPr="00BA0D5D">
        <w:rPr>
          <w:rFonts w:ascii="inherit" w:eastAsia="宋体" w:hAnsi="inherit" w:cs="Arial"/>
          <w:color w:val="34302D"/>
          <w:kern w:val="0"/>
          <w:sz w:val="24"/>
          <w:szCs w:val="24"/>
        </w:rPr>
        <w:t>. You can use the </w:t>
      </w:r>
      <w:r w:rsidRPr="00BA0D5D">
        <w:rPr>
          <w:rFonts w:ascii="Consolas" w:eastAsia="宋体" w:hAnsi="Consolas" w:cs="宋体"/>
          <w:color w:val="34302D"/>
          <w:kern w:val="0"/>
          <w:sz w:val="23"/>
          <w:szCs w:val="23"/>
          <w:shd w:val="clear" w:color="auto" w:fill="F7F7F8"/>
        </w:rPr>
        <w:t>aop:declare-parents</w:t>
      </w:r>
      <w:r w:rsidRPr="00BA0D5D">
        <w:rPr>
          <w:rFonts w:ascii="inherit" w:eastAsia="宋体" w:hAnsi="inherit" w:cs="Arial"/>
          <w:color w:val="34302D"/>
          <w:kern w:val="0"/>
          <w:sz w:val="24"/>
          <w:szCs w:val="24"/>
        </w:rPr>
        <w:t> element to declare that matching types have a new parent (hence the name). For example, given an interface named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and an implementation of that interface named </w:t>
      </w:r>
      <w:r w:rsidRPr="00BA0D5D">
        <w:rPr>
          <w:rFonts w:ascii="Consolas" w:eastAsia="宋体" w:hAnsi="Consolas" w:cs="宋体"/>
          <w:color w:val="34302D"/>
          <w:kern w:val="0"/>
          <w:sz w:val="23"/>
          <w:szCs w:val="23"/>
          <w:shd w:val="clear" w:color="auto" w:fill="F7F7F8"/>
        </w:rPr>
        <w:t>DefaultUsageTracked</w:t>
      </w:r>
      <w:r w:rsidRPr="00BA0D5D">
        <w:rPr>
          <w:rFonts w:ascii="inherit" w:eastAsia="宋体" w:hAnsi="inherit" w:cs="Arial"/>
          <w:color w:val="34302D"/>
          <w:kern w:val="0"/>
          <w:sz w:val="24"/>
          <w:szCs w:val="24"/>
        </w:rPr>
        <w:t>, the following aspect declares that all implementors of service interfaces also implement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interface. (In order to expose statistics through JMX for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"usageTrackerAspect"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"usageTracking"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&lt;aop:declare-parents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types-matching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"com.xzy.myapp.service.*+"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implement-interface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"com.xyz.myapp.service.tracking.UsageTracked"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default-impl</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"com.xyz.myapp.service.tracking.DefaultUsageTracked"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&lt;aop:before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and this(usageTracked)"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"recordUsage"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class that backs the </w:t>
      </w:r>
      <w:r w:rsidRPr="00BA0D5D">
        <w:rPr>
          <w:rFonts w:ascii="Consolas" w:eastAsia="宋体" w:hAnsi="Consolas" w:cs="宋体"/>
          <w:color w:val="34302D"/>
          <w:kern w:val="0"/>
          <w:sz w:val="23"/>
          <w:szCs w:val="23"/>
          <w:shd w:val="clear" w:color="auto" w:fill="F7F7F8"/>
        </w:rPr>
        <w:t>usageTracking</w:t>
      </w:r>
      <w:r w:rsidRPr="00BA0D5D">
        <w:rPr>
          <w:rFonts w:ascii="inherit" w:eastAsia="宋体" w:hAnsi="inherit" w:cs="Arial"/>
          <w:color w:val="34302D"/>
          <w:kern w:val="0"/>
          <w:sz w:val="24"/>
          <w:szCs w:val="24"/>
        </w:rPr>
        <w:t> bean would then contain the following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recordUsage(UsageTracked usageTracked)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usageTracked.incrementUseCount();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interface to be implemented is determined by the </w:t>
      </w:r>
      <w:r w:rsidRPr="00BA0D5D">
        <w:rPr>
          <w:rFonts w:ascii="Consolas" w:eastAsia="宋体" w:hAnsi="Consolas" w:cs="宋体"/>
          <w:color w:val="34302D"/>
          <w:kern w:val="0"/>
          <w:sz w:val="23"/>
          <w:szCs w:val="23"/>
          <w:shd w:val="clear" w:color="auto" w:fill="F7F7F8"/>
        </w:rPr>
        <w:t>implement-interface</w:t>
      </w:r>
      <w:r w:rsidRPr="00BA0D5D">
        <w:rPr>
          <w:rFonts w:ascii="inherit" w:eastAsia="宋体" w:hAnsi="inherit" w:cs="Arial"/>
          <w:color w:val="34302D"/>
          <w:kern w:val="0"/>
          <w:sz w:val="24"/>
          <w:szCs w:val="24"/>
        </w:rPr>
        <w:t> attribute. The value of the </w:t>
      </w:r>
      <w:r w:rsidRPr="00BA0D5D">
        <w:rPr>
          <w:rFonts w:ascii="Consolas" w:eastAsia="宋体" w:hAnsi="Consolas" w:cs="宋体"/>
          <w:color w:val="34302D"/>
          <w:kern w:val="0"/>
          <w:sz w:val="23"/>
          <w:szCs w:val="23"/>
          <w:shd w:val="clear" w:color="auto" w:fill="F7F7F8"/>
        </w:rPr>
        <w:t>types-matching</w:t>
      </w:r>
      <w:r w:rsidRPr="00BA0D5D">
        <w:rPr>
          <w:rFonts w:ascii="inherit" w:eastAsia="宋体" w:hAnsi="inherit" w:cs="Arial"/>
          <w:color w:val="34302D"/>
          <w:kern w:val="0"/>
          <w:sz w:val="24"/>
          <w:szCs w:val="24"/>
        </w:rPr>
        <w:t>attribute is an AspectJ type pattern. Any bean of a matching type implements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interface. Note that, in the before advice of the preceding example, service beans can be directly used as implementations of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interface. To access a bean programmatically, you could write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UsageTracked usageTracked = (UsageTracked) context.getBean(</w:t>
      </w:r>
      <w:r w:rsidRPr="00BA0D5D">
        <w:rPr>
          <w:rFonts w:ascii="Consolas" w:eastAsia="宋体" w:hAnsi="Consolas" w:cs="宋体"/>
          <w:color w:val="DD1144"/>
          <w:kern w:val="0"/>
          <w:sz w:val="24"/>
          <w:szCs w:val="24"/>
        </w:rPr>
        <w:t>"myService"</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5.5.5. Aspect Instantiation Models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only supported instantiation model for schema-defined aspects is the singleton model. Other instantiation models may be supported in future releases.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5.5.6. Advisors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concept of “advisors” comes from the AOP support defined in Spring and does not have a direct equivalent in AspectJ. An advisor is like a small self-contained aspect that has a single piece of advice. The advice itself is represented by a bean and must implement one of the advice interfaces described in </w:t>
      </w:r>
      <w:hyperlink r:id="rId569" w:anchor="aop-api-advice-types" w:history="1">
        <w:r w:rsidRPr="00BA0D5D">
          <w:rPr>
            <w:rFonts w:ascii="inherit" w:eastAsia="宋体" w:hAnsi="inherit" w:cs="Arial"/>
            <w:color w:val="548E2E"/>
            <w:kern w:val="0"/>
            <w:sz w:val="24"/>
            <w:szCs w:val="24"/>
            <w:u w:val="single"/>
          </w:rPr>
          <w:t>Advice Types in Spring</w:t>
        </w:r>
      </w:hyperlink>
      <w:r w:rsidRPr="00BA0D5D">
        <w:rPr>
          <w:rFonts w:ascii="inherit" w:eastAsia="宋体" w:hAnsi="inherit" w:cs="Arial"/>
          <w:color w:val="34302D"/>
          <w:kern w:val="0"/>
          <w:sz w:val="24"/>
          <w:szCs w:val="24"/>
        </w:rPr>
        <w:t>. Advisors can take advantage of AspectJ pointcut expressions.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supports the advisor concept with the </w:t>
      </w:r>
      <w:r w:rsidRPr="00BA0D5D">
        <w:rPr>
          <w:rFonts w:ascii="Consolas" w:eastAsia="宋体" w:hAnsi="Consolas" w:cs="宋体"/>
          <w:color w:val="34302D"/>
          <w:kern w:val="0"/>
          <w:sz w:val="23"/>
          <w:szCs w:val="23"/>
          <w:shd w:val="clear" w:color="auto" w:fill="F7F7F8"/>
        </w:rPr>
        <w:t>&lt;aop:advisor&gt;</w:t>
      </w:r>
      <w:r w:rsidRPr="00BA0D5D">
        <w:rPr>
          <w:rFonts w:ascii="inherit" w:eastAsia="宋体" w:hAnsi="inherit" w:cs="Arial"/>
          <w:color w:val="34302D"/>
          <w:kern w:val="0"/>
          <w:sz w:val="24"/>
          <w:szCs w:val="24"/>
        </w:rPr>
        <w:t> element. You most commonly see it used in conjunction with transactional advice, which also has its own namespace support in Spring. The following example shows an 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advice-ref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"tx-advice"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&lt;tx:advice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"tx-advice"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&lt;tx:attributes&gt;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&lt;tx:method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propagation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"REQUIRED"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&lt;/tx:attributes&gt;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&lt;/tx:advice&gt;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well as the </w:t>
      </w:r>
      <w:r w:rsidRPr="00BA0D5D">
        <w:rPr>
          <w:rFonts w:ascii="Consolas" w:eastAsia="宋体" w:hAnsi="Consolas" w:cs="宋体"/>
          <w:color w:val="34302D"/>
          <w:kern w:val="0"/>
          <w:sz w:val="23"/>
          <w:szCs w:val="23"/>
          <w:shd w:val="clear" w:color="auto" w:fill="F7F7F8"/>
        </w:rPr>
        <w:t>pointcut-ref</w:t>
      </w:r>
      <w:r w:rsidRPr="00BA0D5D">
        <w:rPr>
          <w:rFonts w:ascii="inherit" w:eastAsia="宋体" w:hAnsi="inherit" w:cs="Arial"/>
          <w:color w:val="34302D"/>
          <w:kern w:val="0"/>
          <w:sz w:val="24"/>
          <w:szCs w:val="24"/>
        </w:rPr>
        <w:t> attribute used in the preceding example, you can also use the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 attribute to define a pointcut expression inline.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define the precedence of an advisor so that the advice can participate in ordering, use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attribute to define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value of the advisor.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5.5.7. An AOP Schema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shows how the concurrent locking failure retry example from </w:t>
      </w:r>
      <w:hyperlink r:id="rId570" w:anchor="aop-ataspectj-example" w:history="1">
        <w:r w:rsidRPr="00BA0D5D">
          <w:rPr>
            <w:rFonts w:ascii="inherit" w:eastAsia="宋体" w:hAnsi="inherit" w:cs="Arial"/>
            <w:color w:val="548E2E"/>
            <w:kern w:val="0"/>
            <w:sz w:val="24"/>
            <w:szCs w:val="24"/>
            <w:u w:val="single"/>
          </w:rPr>
          <w:t>An AOP Example</w:t>
        </w:r>
      </w:hyperlink>
      <w:r w:rsidRPr="00BA0D5D">
        <w:rPr>
          <w:rFonts w:ascii="inherit" w:eastAsia="宋体" w:hAnsi="inherit" w:cs="Arial"/>
          <w:color w:val="34302D"/>
          <w:kern w:val="0"/>
          <w:sz w:val="24"/>
          <w:szCs w:val="24"/>
        </w:rPr>
        <w:t> looks when rewritten with the schema support.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business services can sometimes fail due to concurrency issues (for example, a deadlock loser). If the operation is retried, it is likely to succeed on the next try. For business services where it is appropriate to retry in such conditions (idempotent operations that do not need to go back to the user for conflict resolution), we want to transparently retry the operation to avoid the client seeing a </w:t>
      </w:r>
      <w:r w:rsidRPr="00BA0D5D">
        <w:rPr>
          <w:rFonts w:ascii="Consolas" w:eastAsia="宋体" w:hAnsi="Consolas" w:cs="宋体"/>
          <w:color w:val="34302D"/>
          <w:kern w:val="0"/>
          <w:sz w:val="23"/>
          <w:szCs w:val="23"/>
          <w:shd w:val="clear" w:color="auto" w:fill="F7F7F8"/>
        </w:rPr>
        <w:t>PessimisticLockingFailureException</w:t>
      </w:r>
      <w:r w:rsidRPr="00BA0D5D">
        <w:rPr>
          <w:rFonts w:ascii="inherit" w:eastAsia="宋体" w:hAnsi="inherit" w:cs="Arial"/>
          <w:color w:val="34302D"/>
          <w:kern w:val="0"/>
          <w:sz w:val="24"/>
          <w:szCs w:val="24"/>
        </w:rPr>
        <w:t>. This is a requirement that clearly cuts across multiple services in the service layer and, hence, is ideal for implementing through an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we want to retry the operation, we need to use around advice so that we can call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multiple times. The following listing shows the basic aspect implementation (which is a regular Java class that uses the schema support):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ConcurrentOperationExecutor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Ordered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DEFAULT_MAX_RETRIES = </w:t>
      </w:r>
      <w:r w:rsidRPr="00BA0D5D">
        <w:rPr>
          <w:rFonts w:ascii="Consolas" w:eastAsia="宋体" w:hAnsi="Consolas" w:cs="宋体"/>
          <w:color w:val="009999"/>
          <w:kern w:val="0"/>
          <w:sz w:val="24"/>
          <w:szCs w:val="24"/>
        </w:rPr>
        <w:t>2</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maxRetries = DEFAULT_MAX_RETRIES;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order = </w:t>
      </w:r>
      <w:r w:rsidRPr="00BA0D5D">
        <w:rPr>
          <w:rFonts w:ascii="Consolas" w:eastAsia="宋体" w:hAnsi="Consolas" w:cs="宋体"/>
          <w:color w:val="009999"/>
          <w:kern w:val="0"/>
          <w:sz w:val="24"/>
          <w:szCs w:val="24"/>
        </w:rPr>
        <w:t>1</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setMaxRetries(</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maxRetries)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.maxRetries = maxRetries;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getOrder()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.order;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setOrder(</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order)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.order = order;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doConcurrentOperation(ProceedingJoinPoint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numAttempts =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PessimisticLockingFailureException lockFailureException;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do</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numAttempts++;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pjp.proceed();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catch</w:t>
      </w:r>
      <w:r w:rsidRPr="00BA0D5D">
        <w:rPr>
          <w:rFonts w:ascii="Consolas" w:eastAsia="宋体" w:hAnsi="Consolas" w:cs="宋体"/>
          <w:color w:val="34302D"/>
          <w:kern w:val="0"/>
          <w:sz w:val="24"/>
          <w:szCs w:val="24"/>
        </w:rPr>
        <w:t>(PessimisticLockingFailureException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lockFailureException = ex;</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while</w:t>
      </w:r>
      <w:r w:rsidRPr="00BA0D5D">
        <w:rPr>
          <w:rFonts w:ascii="Consolas" w:eastAsia="宋体" w:hAnsi="Consolas" w:cs="宋体"/>
          <w:color w:val="34302D"/>
          <w:kern w:val="0"/>
          <w:sz w:val="24"/>
          <w:szCs w:val="24"/>
        </w:rPr>
        <w:t xml:space="preserve">(numAttempts &lt;=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.maxRetries);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lockFailureException;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aspect implements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so that we can set the precedence of the aspect higher than the transaction advice (we want a fresh transaction each time we retry). The </w:t>
      </w:r>
      <w:r w:rsidRPr="00BA0D5D">
        <w:rPr>
          <w:rFonts w:ascii="Consolas" w:eastAsia="宋体" w:hAnsi="Consolas" w:cs="宋体"/>
          <w:color w:val="34302D"/>
          <w:kern w:val="0"/>
          <w:sz w:val="23"/>
          <w:szCs w:val="23"/>
          <w:shd w:val="clear" w:color="auto" w:fill="F7F7F8"/>
        </w:rPr>
        <w:t>maxRetries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properties are both configured by Spring. The main action happens in the </w:t>
      </w:r>
      <w:r w:rsidRPr="00BA0D5D">
        <w:rPr>
          <w:rFonts w:ascii="Consolas" w:eastAsia="宋体" w:hAnsi="Consolas" w:cs="宋体"/>
          <w:color w:val="34302D"/>
          <w:kern w:val="0"/>
          <w:sz w:val="23"/>
          <w:szCs w:val="23"/>
          <w:shd w:val="clear" w:color="auto" w:fill="F7F7F8"/>
        </w:rPr>
        <w:t>doConcurrentOperation</w:t>
      </w:r>
      <w:r w:rsidRPr="00BA0D5D">
        <w:rPr>
          <w:rFonts w:ascii="inherit" w:eastAsia="宋体" w:hAnsi="inherit" w:cs="Arial"/>
          <w:color w:val="34302D"/>
          <w:kern w:val="0"/>
          <w:sz w:val="24"/>
          <w:szCs w:val="24"/>
        </w:rPr>
        <w:t> around advice method. We try to proceed. If we fail with a </w:t>
      </w:r>
      <w:r w:rsidRPr="00BA0D5D">
        <w:rPr>
          <w:rFonts w:ascii="Consolas" w:eastAsia="宋体" w:hAnsi="Consolas" w:cs="宋体"/>
          <w:color w:val="34302D"/>
          <w:kern w:val="0"/>
          <w:sz w:val="23"/>
          <w:szCs w:val="23"/>
          <w:shd w:val="clear" w:color="auto" w:fill="F7F7F8"/>
        </w:rPr>
        <w:t>PessimisticLockingFailureException</w:t>
      </w:r>
      <w:r w:rsidRPr="00BA0D5D">
        <w:rPr>
          <w:rFonts w:ascii="inherit" w:eastAsia="宋体" w:hAnsi="inherit" w:cs="Arial"/>
          <w:color w:val="34302D"/>
          <w:kern w:val="0"/>
          <w:sz w:val="24"/>
          <w:szCs w:val="24"/>
        </w:rPr>
        <w:t>, we try again, unless we have exhausted all of our retry attempts.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class is identical to the one used in the @AspectJ example, but with the annotations removed.</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corresponding Spring configuration is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"concurrentOperationRetry"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"concurrentOperationExecutor"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"idempotentOperation"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&lt;aop:around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"idempotentOperation"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"doConcurrentOperation"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"concurrentOperationExecutor"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"com.xyz.myapp.service.impl.ConcurrentOperationExecutor"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"maxRetries"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"3"</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that, for the time, being we assume that all business services are idempotent. If this is not the case, we can refine the aspect so that it retries only genuinely idempotent operations, by introducing an </w:t>
      </w:r>
      <w:r w:rsidRPr="00BA0D5D">
        <w:rPr>
          <w:rFonts w:ascii="Consolas" w:eastAsia="宋体" w:hAnsi="Consolas" w:cs="宋体"/>
          <w:color w:val="34302D"/>
          <w:kern w:val="0"/>
          <w:sz w:val="23"/>
          <w:szCs w:val="23"/>
          <w:shd w:val="clear" w:color="auto" w:fill="F7F7F8"/>
        </w:rPr>
        <w:t>Idempotent</w:t>
      </w:r>
      <w:r w:rsidRPr="00BA0D5D">
        <w:rPr>
          <w:rFonts w:ascii="inherit" w:eastAsia="宋体" w:hAnsi="inherit" w:cs="Arial"/>
          <w:color w:val="34302D"/>
          <w:kern w:val="0"/>
          <w:sz w:val="24"/>
          <w:szCs w:val="24"/>
        </w:rPr>
        <w:t> annotation and using the annotation to annotate the implementation of service operations,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Idempotent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marker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change to the aspect to retry only idempotent operations involves refining the pointcut expression so that only </w:t>
      </w:r>
      <w:r w:rsidRPr="00BA0D5D">
        <w:rPr>
          <w:rFonts w:ascii="Consolas" w:eastAsia="宋体" w:hAnsi="Consolas" w:cs="宋体"/>
          <w:color w:val="34302D"/>
          <w:kern w:val="0"/>
          <w:sz w:val="23"/>
          <w:szCs w:val="23"/>
          <w:shd w:val="clear" w:color="auto" w:fill="F7F7F8"/>
        </w:rPr>
        <w:t>@Idempotent</w:t>
      </w:r>
      <w:r w:rsidRPr="00BA0D5D">
        <w:rPr>
          <w:rFonts w:ascii="inherit" w:eastAsia="宋体" w:hAnsi="inherit" w:cs="Arial"/>
          <w:color w:val="34302D"/>
          <w:kern w:val="0"/>
          <w:sz w:val="24"/>
          <w:szCs w:val="24"/>
        </w:rPr>
        <w:t> operations match,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"idempotentOperation"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 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@annotation(com.xyz.myapp.service.Idempotent)"</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72" w:name="_Toc15327130"/>
      <w:r w:rsidRPr="00BA0D5D">
        <w:rPr>
          <w:rFonts w:ascii="Arial" w:eastAsia="宋体" w:hAnsi="Arial" w:cs="Arial"/>
          <w:color w:val="34302D"/>
          <w:kern w:val="0"/>
          <w:sz w:val="41"/>
          <w:szCs w:val="41"/>
        </w:rPr>
        <w:t>5.6. Choosing which AOP Declaration Style to Use</w:t>
      </w:r>
      <w:bookmarkEnd w:id="2372"/>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Once you have decided that an aspect is the best approach for implementing a given requirement, how do you decide between using Spring AOP or AspectJ and between the Aspect language (code) style, the @AspectJ annotation style, or the Spring XML style? These decisions are influenced by a number of factors including application requirements, development tools, and team familiarity with AOP.</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5.6.1. Spring AOP or Full AspectJ?</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Use the simplest thing that can work. Spring AOP is simpler than using full AspectJ, as there is no requirement to introduce the AspectJ compiler / weaver into your development and build processes. If you only need to advise the execution of operations on Spring beans, Spring AOP is the right choice. If you need to advise objects not managed by the Spring container (such as domain objects, typically), you need to use AspectJ. You also need to use AspectJ if you wish to advise join points other than simple method executions (for example, field get or set join points and so 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use AspectJ, you have the choice of the AspectJ language syntax (also known as the “code style”) or the @AspectJ annotation style. Clearly, if you do not use Java 5+, the choice has been made for you: Use the code style. If aspects play a large role in your design, and you are able to use the </w:t>
      </w:r>
      <w:hyperlink r:id="rId571" w:history="1">
        <w:r w:rsidRPr="00BA0D5D">
          <w:rPr>
            <w:rFonts w:ascii="inherit" w:eastAsia="宋体" w:hAnsi="inherit" w:cs="Arial"/>
            <w:color w:val="548E2E"/>
            <w:kern w:val="0"/>
            <w:sz w:val="24"/>
            <w:szCs w:val="24"/>
            <w:u w:val="single"/>
          </w:rPr>
          <w:t>AspectJ Development Tools (AJDT)</w:t>
        </w:r>
      </w:hyperlink>
      <w:r w:rsidRPr="00BA0D5D">
        <w:rPr>
          <w:rFonts w:ascii="inherit" w:eastAsia="宋体" w:hAnsi="inherit" w:cs="Arial"/>
          <w:color w:val="34302D"/>
          <w:kern w:val="0"/>
          <w:sz w:val="24"/>
          <w:szCs w:val="24"/>
        </w:rPr>
        <w:t> plugin for Eclipse, the AspectJ language syntax is the preferred option. It is cleaner and simpler because the language was purposefully designed for writing aspects. If you do not use Eclipse or have only a few aspects that do not play a major role in your application, you may want to consider using the @AspectJ style, sticking with regular Java compilation in your IDE, and adding an aspect weaving phase to your build script.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5.6.2. @AspectJ or XML for Spring AOP?</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have chosen to use Spring AOP, you have a choice of @AspectJ or XML style. There are various tradeoffs to consider.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XML style may most familiar to existing Spring users, and it is backed by genuine POJOs. When using AOP as a tool to configure enterprise services, XML can be a good choice (a good test is whether you consider the pointcut expression to be a part of your configuration that you might want to change independently). With the XML style, it is arguably clearer from your configuration which aspects are present in the system.</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XML style has two disadvantages. First, it does not fully encapsulate the implementation of the requirement it addresses in a single place. The DRY principle says that there should be a single, unambiguous, authoritative representation of any piece of knowledge within a system. When using the XML style, the knowledge of how a requirement is implemented is split across the declaration of the backing bean class and the XML in the configuration file. When you use the @AspectJ style, this information is encapsulated in a single module: the aspect. Secondly, the XML style is slightly more limited in what it can express than the @AspectJ style: Only the “singleton” aspect instantiation model is supported, and it is not possible to combine named pointcuts declared in XML. For example, in the @AspectJ style you can write something like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get*())"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propertyAccess()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"execution(org.xyz.Account+ *(..))"</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operationReturningAnAccount()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"propertyAccess() &amp;&amp; operationReturningAnAccount()"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accountPropertyAccess() {}</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XML style you can declare the first two pointcuts: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"propertyAccess"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"operationReturningAnAccount"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"execution(org.xyz.Account+ *(..))"</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downside of the XML approach is that you cannot define the </w:t>
      </w:r>
      <w:r w:rsidRPr="00BA0D5D">
        <w:rPr>
          <w:rFonts w:ascii="Consolas" w:eastAsia="宋体" w:hAnsi="Consolas" w:cs="宋体"/>
          <w:color w:val="34302D"/>
          <w:kern w:val="0"/>
          <w:sz w:val="23"/>
          <w:szCs w:val="23"/>
          <w:shd w:val="clear" w:color="auto" w:fill="F7F7F8"/>
        </w:rPr>
        <w:t>accountPropertyAccess</w:t>
      </w:r>
      <w:r w:rsidRPr="00BA0D5D">
        <w:rPr>
          <w:rFonts w:ascii="inherit" w:eastAsia="宋体" w:hAnsi="inherit" w:cs="Arial"/>
          <w:color w:val="34302D"/>
          <w:kern w:val="0"/>
          <w:sz w:val="24"/>
          <w:szCs w:val="24"/>
        </w:rPr>
        <w:t> pointcut by combining these definitions.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@AspectJ style supports additional instantiation models and richer pointcut composition. It has the advantage of keeping the aspect as a modular unit. It also has the advantage that the @AspectJ aspects can be understood (and thus consumed) both by Spring AOP and by AspectJ. So, if you later decide you need the capabilities of AspectJ to implement additional requirements, you can easily migrate to a classic AspectJ setup. On balance, the Spring team prefers the @AspectJ style for custom aspects beyond simple configuration of enterprise services.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73" w:name="_Toc15327131"/>
      <w:r w:rsidRPr="00BA0D5D">
        <w:rPr>
          <w:rFonts w:ascii="Arial" w:eastAsia="宋体" w:hAnsi="Arial" w:cs="Arial"/>
          <w:color w:val="34302D"/>
          <w:kern w:val="0"/>
          <w:sz w:val="41"/>
          <w:szCs w:val="41"/>
        </w:rPr>
        <w:lastRenderedPageBreak/>
        <w:t>5.7. Mixing Aspect Types</w:t>
      </w:r>
      <w:bookmarkEnd w:id="2373"/>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perfectly possible to mix @AspectJ style aspects by using the auto-proxying support, schema-defined </w:t>
      </w:r>
      <w:r w:rsidRPr="00BA0D5D">
        <w:rPr>
          <w:rFonts w:ascii="Consolas" w:eastAsia="宋体" w:hAnsi="Consolas" w:cs="宋体"/>
          <w:color w:val="34302D"/>
          <w:kern w:val="0"/>
          <w:sz w:val="23"/>
          <w:szCs w:val="23"/>
          <w:shd w:val="clear" w:color="auto" w:fill="F7F7F8"/>
        </w:rPr>
        <w:t>&lt;aop:aspect&gt;</w:t>
      </w:r>
      <w:r w:rsidRPr="00BA0D5D">
        <w:rPr>
          <w:rFonts w:ascii="inherit" w:eastAsia="宋体" w:hAnsi="inherit" w:cs="Arial"/>
          <w:color w:val="34302D"/>
          <w:kern w:val="0"/>
          <w:sz w:val="24"/>
          <w:szCs w:val="24"/>
        </w:rPr>
        <w:t>aspects, </w:t>
      </w:r>
      <w:r w:rsidRPr="00BA0D5D">
        <w:rPr>
          <w:rFonts w:ascii="Consolas" w:eastAsia="宋体" w:hAnsi="Consolas" w:cs="宋体"/>
          <w:color w:val="34302D"/>
          <w:kern w:val="0"/>
          <w:sz w:val="23"/>
          <w:szCs w:val="23"/>
          <w:shd w:val="clear" w:color="auto" w:fill="F7F7F8"/>
        </w:rPr>
        <w:t>&lt;aop:advisor&gt;</w:t>
      </w:r>
      <w:r w:rsidRPr="00BA0D5D">
        <w:rPr>
          <w:rFonts w:ascii="inherit" w:eastAsia="宋体" w:hAnsi="inherit" w:cs="Arial"/>
          <w:color w:val="34302D"/>
          <w:kern w:val="0"/>
          <w:sz w:val="24"/>
          <w:szCs w:val="24"/>
        </w:rPr>
        <w:t> declared advisors, and even proxies and interceptors in other styles in the same configuration. All of these are implemented by using the same underlying support mechanism and can co-exist without any difficulty.</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74" w:name="_Toc15327132"/>
      <w:r w:rsidRPr="00BA0D5D">
        <w:rPr>
          <w:rFonts w:ascii="Arial" w:eastAsia="宋体" w:hAnsi="Arial" w:cs="Arial"/>
          <w:color w:val="34302D"/>
          <w:kern w:val="0"/>
          <w:sz w:val="41"/>
          <w:szCs w:val="41"/>
        </w:rPr>
        <w:t>5.8. Proxying Mechanisms</w:t>
      </w:r>
      <w:bookmarkEnd w:id="2374"/>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uses either JDK dynamic proxies or CGLIB to create the proxy for a given target object. JDK dynamic proxies are built into the JDK, whereas CGLIB is a common open-source class definition library (repackaged into </w:t>
      </w:r>
      <w:r w:rsidRPr="00BA0D5D">
        <w:rPr>
          <w:rFonts w:ascii="Consolas" w:eastAsia="宋体" w:hAnsi="Consolas" w:cs="宋体"/>
          <w:color w:val="34302D"/>
          <w:kern w:val="0"/>
          <w:sz w:val="23"/>
          <w:szCs w:val="23"/>
          <w:shd w:val="clear" w:color="auto" w:fill="F7F7F8"/>
        </w:rPr>
        <w:t>spring-core</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target object to be proxied implements at least one interface, a JDK dynamic proxy is used. All of the interfaces implemented by the target type are proxied. If the target object does not implement any interfaces, a CGLIB proxy is created.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want to force the use of CGLIB proxying (for example, to proxy every method defined for the target object, not only those implemented by its interfaces), you can do so. However, you should consider the following issues:</w:t>
      </w:r>
    </w:p>
    <w:p w:rsidR="00BA0D5D" w:rsidRPr="00BA0D5D" w:rsidRDefault="00BA0D5D" w:rsidP="00BA0D5D">
      <w:pPr>
        <w:widowControl/>
        <w:numPr>
          <w:ilvl w:val="0"/>
          <w:numId w:val="4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CGLIB, </w:t>
      </w:r>
      <w:r w:rsidRPr="00BA0D5D">
        <w:rPr>
          <w:rFonts w:ascii="Consolas" w:eastAsia="宋体" w:hAnsi="Consolas" w:cs="宋体"/>
          <w:color w:val="34302D"/>
          <w:kern w:val="0"/>
          <w:sz w:val="23"/>
          <w:szCs w:val="23"/>
          <w:shd w:val="clear" w:color="auto" w:fill="F7F7F8"/>
        </w:rPr>
        <w:t>final</w:t>
      </w:r>
      <w:r w:rsidRPr="00BA0D5D">
        <w:rPr>
          <w:rFonts w:ascii="inherit" w:eastAsia="宋体" w:hAnsi="inherit" w:cs="Arial"/>
          <w:color w:val="34302D"/>
          <w:kern w:val="0"/>
          <w:sz w:val="24"/>
          <w:szCs w:val="24"/>
        </w:rPr>
        <w:t> methods cannot be advised, as they cannot be overridden in runtime-generated subclasses.</w:t>
      </w:r>
    </w:p>
    <w:p w:rsidR="00BA0D5D" w:rsidRPr="00BA0D5D" w:rsidRDefault="00BA0D5D" w:rsidP="00BA0D5D">
      <w:pPr>
        <w:widowControl/>
        <w:numPr>
          <w:ilvl w:val="0"/>
          <w:numId w:val="4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4.0, the constructor of your proxied object is NOT called twice anymore, since the CGLIB proxy instance is created through Objenesis. Only if your JVM does not allow for constructor bypassing, you might see double invocations and corresponding debug log entries from Spring’s AOP support.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force the use of CGLIB proxies, set the value of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element to true,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proxy-target-class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beans defined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force CGLIB proxying when you use the @AspectJ auto-proxy support, set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&lt;aop:aspectj-autoproxy&gt;</w:t>
      </w:r>
      <w:r w:rsidRPr="00BA0D5D">
        <w:rPr>
          <w:rFonts w:ascii="inherit" w:eastAsia="宋体" w:hAnsi="inherit" w:cs="Arial"/>
          <w:color w:val="34302D"/>
          <w:kern w:val="0"/>
          <w:sz w:val="24"/>
          <w:szCs w:val="24"/>
        </w:rPr>
        <w:t> element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&lt;aop:aspectj-autoproxy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proxy-target-class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Multiple </w:t>
            </w:r>
            <w:r w:rsidRPr="00BA0D5D">
              <w:rPr>
                <w:rFonts w:ascii="Consolas" w:eastAsia="宋体" w:hAnsi="Consolas" w:cs="宋体"/>
                <w:kern w:val="0"/>
                <w:sz w:val="23"/>
                <w:szCs w:val="23"/>
                <w:shd w:val="clear" w:color="auto" w:fill="F7F7F8"/>
              </w:rPr>
              <w:t>&lt;aop:config/&gt;</w:t>
            </w:r>
            <w:r w:rsidRPr="00BA0D5D">
              <w:rPr>
                <w:rFonts w:ascii="inherit" w:eastAsia="宋体" w:hAnsi="inherit" w:cs="宋体"/>
                <w:kern w:val="0"/>
                <w:sz w:val="24"/>
                <w:szCs w:val="24"/>
              </w:rPr>
              <w:t> sections are collapsed into a single unified auto-proxy creator at runtime, which applies the </w:t>
            </w:r>
            <w:r w:rsidRPr="00BA0D5D">
              <w:rPr>
                <w:rFonts w:ascii="inherit" w:eastAsia="宋体" w:hAnsi="inherit" w:cs="宋体"/>
                <w:i/>
                <w:iCs/>
                <w:kern w:val="0"/>
                <w:sz w:val="24"/>
                <w:szCs w:val="24"/>
              </w:rPr>
              <w:t>strongest</w:t>
            </w:r>
            <w:r w:rsidRPr="00BA0D5D">
              <w:rPr>
                <w:rFonts w:ascii="inherit" w:eastAsia="宋体" w:hAnsi="inherit" w:cs="宋体"/>
                <w:kern w:val="0"/>
                <w:sz w:val="24"/>
                <w:szCs w:val="24"/>
              </w:rPr>
              <w:t> proxy settings that any of the </w:t>
            </w:r>
            <w:r w:rsidRPr="00BA0D5D">
              <w:rPr>
                <w:rFonts w:ascii="Consolas" w:eastAsia="宋体" w:hAnsi="Consolas" w:cs="宋体"/>
                <w:kern w:val="0"/>
                <w:sz w:val="23"/>
                <w:szCs w:val="23"/>
                <w:shd w:val="clear" w:color="auto" w:fill="F7F7F8"/>
              </w:rPr>
              <w:t>&lt;aop:config/&gt;</w:t>
            </w:r>
            <w:r w:rsidRPr="00BA0D5D">
              <w:rPr>
                <w:rFonts w:ascii="inherit" w:eastAsia="宋体" w:hAnsi="inherit" w:cs="宋体"/>
                <w:kern w:val="0"/>
                <w:sz w:val="24"/>
                <w:szCs w:val="24"/>
              </w:rPr>
              <w:t> sections (typically from different XML bean definition files) specified. This also applies to the </w:t>
            </w:r>
            <w:r w:rsidRPr="00BA0D5D">
              <w:rPr>
                <w:rFonts w:ascii="Consolas" w:eastAsia="宋体" w:hAnsi="Consolas" w:cs="宋体"/>
                <w:kern w:val="0"/>
                <w:sz w:val="23"/>
                <w:szCs w:val="23"/>
                <w:shd w:val="clear" w:color="auto" w:fill="F7F7F8"/>
              </w:rPr>
              <w:t>&lt;tx:annotation-driven/&gt;</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&lt;aop:aspectj-autoproxy/&gt;</w:t>
            </w:r>
            <w:r w:rsidRPr="00BA0D5D">
              <w:rPr>
                <w:rFonts w:ascii="inherit" w:eastAsia="宋体" w:hAnsi="inherit" w:cs="宋体"/>
                <w:kern w:val="0"/>
                <w:sz w:val="24"/>
                <w:szCs w:val="24"/>
              </w:rPr>
              <w:t>elements.</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To be clear, using </w:t>
            </w:r>
            <w:r w:rsidRPr="00BA0D5D">
              <w:rPr>
                <w:rFonts w:ascii="Consolas" w:eastAsia="宋体" w:hAnsi="Consolas" w:cs="宋体"/>
                <w:kern w:val="0"/>
                <w:sz w:val="23"/>
                <w:szCs w:val="23"/>
                <w:shd w:val="clear" w:color="auto" w:fill="F7F7F8"/>
              </w:rPr>
              <w:t>proxy-target-class="true"</w:t>
            </w:r>
            <w:r w:rsidRPr="00BA0D5D">
              <w:rPr>
                <w:rFonts w:ascii="inherit" w:eastAsia="宋体" w:hAnsi="inherit" w:cs="宋体"/>
                <w:kern w:val="0"/>
                <w:sz w:val="24"/>
                <w:szCs w:val="24"/>
              </w:rPr>
              <w:t> on </w:t>
            </w:r>
            <w:r w:rsidRPr="00BA0D5D">
              <w:rPr>
                <w:rFonts w:ascii="Consolas" w:eastAsia="宋体" w:hAnsi="Consolas" w:cs="宋体"/>
                <w:kern w:val="0"/>
                <w:sz w:val="23"/>
                <w:szCs w:val="23"/>
                <w:shd w:val="clear" w:color="auto" w:fill="F7F7F8"/>
              </w:rPr>
              <w:t>&lt;tx:annotation-driven/&gt;</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&lt;aop:aspectj-autoproxy/&gt;</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&lt;aop:config/&gt;</w:t>
            </w:r>
            <w:r w:rsidRPr="00BA0D5D">
              <w:rPr>
                <w:rFonts w:ascii="inherit" w:eastAsia="宋体" w:hAnsi="inherit" w:cs="宋体"/>
                <w:kern w:val="0"/>
                <w:sz w:val="24"/>
                <w:szCs w:val="24"/>
              </w:rPr>
              <w:t> elements forces the use of CGLIB proxies </w:t>
            </w:r>
            <w:r w:rsidRPr="00BA0D5D">
              <w:rPr>
                <w:rFonts w:ascii="inherit" w:eastAsia="宋体" w:hAnsi="inherit" w:cs="宋体"/>
                <w:i/>
                <w:iCs/>
                <w:kern w:val="0"/>
                <w:sz w:val="24"/>
                <w:szCs w:val="24"/>
              </w:rPr>
              <w:t>for all three of them</w:t>
            </w:r>
            <w:r w:rsidRPr="00BA0D5D">
              <w:rPr>
                <w:rFonts w:ascii="inherit" w:eastAsia="宋体" w:hAnsi="inherit" w:cs="宋体"/>
                <w:kern w:val="0"/>
                <w:sz w:val="24"/>
                <w:szCs w:val="24"/>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5.8.1. Understanding AOP Proxies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is proxy-based. It is vitally important that you grasp the semantics of what that last statement actually means before you write your own aspects or use any of the Spring AOP-based aspects supplied with the Spring Framework.</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first the scenario where you have a plain-vanilla, un-proxied, nothing-special-about-it, straight object reference, as the following code snippet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SimplePojo</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Pojo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foo()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next method invocation is a direct call on the 'this' reference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bar()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some logic...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invoke a method on an object reference, the method is invoked directly on that object reference, as the following image and listing show:</w:t>
      </w:r>
    </w:p>
    <w:p w:rsidR="00BA0D5D" w:rsidRPr="00BA0D5D" w:rsidRDefault="00BA0D5D" w:rsidP="00BA0D5D">
      <w:pPr>
        <w:widowControl/>
        <w:shd w:val="clear" w:color="auto" w:fill="FFFFFF"/>
        <w:jc w:val="left"/>
        <w:rPr>
          <w:rFonts w:ascii="Arial" w:eastAsia="宋体" w:hAnsi="Arial" w:cs="Arial"/>
          <w:color w:val="34302D"/>
          <w:kern w:val="0"/>
          <w:sz w:val="24"/>
          <w:szCs w:val="24"/>
        </w:rPr>
      </w:pPr>
      <w:r w:rsidRPr="00BA0D5D">
        <w:rPr>
          <w:rFonts w:ascii="Arial" w:eastAsia="宋体" w:hAnsi="Arial" w:cs="Arial"/>
          <w:noProof/>
          <w:color w:val="34302D"/>
          <w:kern w:val="0"/>
          <w:sz w:val="24"/>
          <w:szCs w:val="24"/>
        </w:rPr>
        <w:drawing>
          <wp:inline distT="0" distB="0" distL="0" distR="0" wp14:anchorId="6F1CDA83" wp14:editId="3A75F206">
            <wp:extent cx="4457700" cy="1812290"/>
            <wp:effectExtent l="0" t="0" r="0" b="0"/>
            <wp:docPr id="4" name="图片 4" descr="aop proxy plain pojo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op proxy plain pojo call"/>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4457700" cy="1812290"/>
                    </a:xfrm>
                    <a:prstGeom prst="rect">
                      <a:avLst/>
                    </a:prstGeom>
                    <a:noFill/>
                    <a:ln>
                      <a:noFill/>
                    </a:ln>
                  </pic:spPr>
                </pic:pic>
              </a:graphicData>
            </a:graphic>
          </wp:inline>
        </w:drawing>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Main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 pojo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SimplePojo();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is a direct method call on the 'pojo' reference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Things change slightly when the reference that client code has is a proxy. Consider the following diagram and code snippet:</w:t>
      </w:r>
    </w:p>
    <w:p w:rsidR="00BA0D5D" w:rsidRPr="00BA0D5D" w:rsidRDefault="00BA0D5D" w:rsidP="00BA0D5D">
      <w:pPr>
        <w:widowControl/>
        <w:shd w:val="clear" w:color="auto" w:fill="FFFFFF"/>
        <w:jc w:val="left"/>
        <w:rPr>
          <w:rFonts w:ascii="Arial" w:eastAsia="宋体" w:hAnsi="Arial" w:cs="Arial"/>
          <w:color w:val="34302D"/>
          <w:kern w:val="0"/>
          <w:sz w:val="24"/>
          <w:szCs w:val="24"/>
        </w:rPr>
      </w:pPr>
      <w:r w:rsidRPr="00BA0D5D">
        <w:rPr>
          <w:rFonts w:ascii="Arial" w:eastAsia="宋体" w:hAnsi="Arial" w:cs="Arial"/>
          <w:noProof/>
          <w:color w:val="34302D"/>
          <w:kern w:val="0"/>
          <w:sz w:val="24"/>
          <w:szCs w:val="24"/>
        </w:rPr>
        <w:lastRenderedPageBreak/>
        <w:drawing>
          <wp:inline distT="0" distB="0" distL="0" distR="0" wp14:anchorId="40F7D4D7" wp14:editId="28D73DC6">
            <wp:extent cx="4838700" cy="1828800"/>
            <wp:effectExtent l="0" t="0" r="0" b="0"/>
            <wp:docPr id="5" name="图片 5" descr="aop proxy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op proxy call"/>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4838700" cy="1828800"/>
                    </a:xfrm>
                    <a:prstGeom prst="rect">
                      <a:avLst/>
                    </a:prstGeom>
                    <a:noFill/>
                    <a:ln>
                      <a:noFill/>
                    </a:ln>
                  </pic:spPr>
                </pic:pic>
              </a:graphicData>
            </a:graphic>
          </wp:inline>
        </w:drawing>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Main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ProxyFactory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ProxyFactory(</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SimplePojo());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factory.addInterface(Pojo.class);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factory.addAdvice(</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RetryAdvice());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 pojo = (Pojo) factory.getProxy();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is a method call on the 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key thing to understand here is that the client code inside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method of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class has a reference to the proxy. This means that method calls on that object reference are calls on the proxy. As a result, the proxy can delegate to all of the interceptors (advice) that are relevant to that particular method call. However, once the call has finally reached the target object (the </w:t>
      </w:r>
      <w:r w:rsidRPr="00BA0D5D">
        <w:rPr>
          <w:rFonts w:ascii="Consolas" w:eastAsia="宋体" w:hAnsi="Consolas" w:cs="宋体"/>
          <w:color w:val="34302D"/>
          <w:kern w:val="0"/>
          <w:sz w:val="23"/>
          <w:szCs w:val="23"/>
          <w:shd w:val="clear" w:color="auto" w:fill="F7F7F8"/>
        </w:rPr>
        <w:t>SimplePojo</w:t>
      </w:r>
      <w:r w:rsidRPr="00BA0D5D">
        <w:rPr>
          <w:rFonts w:ascii="inherit" w:eastAsia="宋体" w:hAnsi="inherit" w:cs="Arial"/>
          <w:color w:val="34302D"/>
          <w:kern w:val="0"/>
          <w:sz w:val="24"/>
          <w:szCs w:val="24"/>
        </w:rPr>
        <w:t>, reference in this case), any method calls that it may make on itself, such as </w:t>
      </w:r>
      <w:r w:rsidRPr="00BA0D5D">
        <w:rPr>
          <w:rFonts w:ascii="Consolas" w:eastAsia="宋体" w:hAnsi="Consolas" w:cs="宋体"/>
          <w:color w:val="34302D"/>
          <w:kern w:val="0"/>
          <w:sz w:val="23"/>
          <w:szCs w:val="23"/>
          <w:shd w:val="clear" w:color="auto" w:fill="F7F7F8"/>
        </w:rPr>
        <w:t>this.bar()</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this.foo()</w:t>
      </w:r>
      <w:r w:rsidRPr="00BA0D5D">
        <w:rPr>
          <w:rFonts w:ascii="inherit" w:eastAsia="宋体" w:hAnsi="inherit" w:cs="Arial"/>
          <w:color w:val="34302D"/>
          <w:kern w:val="0"/>
          <w:sz w:val="24"/>
          <w:szCs w:val="24"/>
        </w:rPr>
        <w:t>, are going to be invoked against the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reference, and not the proxy. This has important implications. It means that self-invocation is not going to result in the advice associated with a method invocation getting a chance to execute.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Okay, so what is to be done about this? The best approach (the term, “best,” is used loosely here) is to refactor your code such that the self-invocation does not happen. This does entail some work on your part, but it is the best, least-invasive approach. The next approach is absolutely horrendous, and we hesitate to point it out, precisely because it is so horrendous. You can (painful as it is to us) totally tie the logic within your class to Spring AOP,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SimplePojo</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Pojo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foo()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works, but... gah!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 AopContext.currentProxy()).bar();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bar()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some logic...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totally couples your code to Spring AOP, and it makes the class itself aware of the fact that it is being used in an AOP context, which flies in the face of AOP. It also requires some additional configuration when the proxy is being created,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Main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ProxyFactory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ProxyFactory(</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SimplePojo());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factory.adddInterface(Pojo.class);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factory.addAdvice(</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RetryAdvice());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factory.setExposeProxy(</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 pojo = (Pojo) factory.getProxy();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is a method call on the 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it must be noted that AspectJ does not have this self-invocation issue because it is not a proxy-based AOP framework.</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75" w:name="_Toc15327133"/>
      <w:r w:rsidRPr="00BA0D5D">
        <w:rPr>
          <w:rFonts w:ascii="Arial" w:eastAsia="宋体" w:hAnsi="Arial" w:cs="Arial"/>
          <w:color w:val="34302D"/>
          <w:kern w:val="0"/>
          <w:sz w:val="41"/>
          <w:szCs w:val="41"/>
        </w:rPr>
        <w:t>5.9. Programmatic Creation of @AspectJ Proxies</w:t>
      </w:r>
      <w:bookmarkEnd w:id="237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declaring aspects in your configuration by using either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&lt;aop:aspectj-autoproxy&gt;</w:t>
      </w:r>
      <w:r w:rsidRPr="00BA0D5D">
        <w:rPr>
          <w:rFonts w:ascii="inherit" w:eastAsia="宋体" w:hAnsi="inherit" w:cs="Arial"/>
          <w:color w:val="34302D"/>
          <w:kern w:val="0"/>
          <w:sz w:val="24"/>
          <w:szCs w:val="24"/>
        </w:rPr>
        <w:t>, it is also possible to programmatically create proxies that advise target objects. For the full details of Spring’s AOP API, see the </w:t>
      </w:r>
      <w:hyperlink r:id="rId574" w:anchor="aop-api" w:history="1">
        <w:r w:rsidRPr="00BA0D5D">
          <w:rPr>
            <w:rFonts w:ascii="inherit" w:eastAsia="宋体" w:hAnsi="inherit" w:cs="Arial"/>
            <w:color w:val="548E2E"/>
            <w:kern w:val="0"/>
            <w:sz w:val="24"/>
            <w:szCs w:val="24"/>
            <w:u w:val="single"/>
          </w:rPr>
          <w:t>next chapter</w:t>
        </w:r>
      </w:hyperlink>
      <w:r w:rsidRPr="00BA0D5D">
        <w:rPr>
          <w:rFonts w:ascii="inherit" w:eastAsia="宋体" w:hAnsi="inherit" w:cs="Arial"/>
          <w:color w:val="34302D"/>
          <w:kern w:val="0"/>
          <w:sz w:val="24"/>
          <w:szCs w:val="24"/>
        </w:rPr>
        <w:t>. Here, we want to focus on the ability to automatically create proxies by using @AspectJ aspects.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w:t>
      </w:r>
      <w:r w:rsidRPr="00BA0D5D">
        <w:rPr>
          <w:rFonts w:ascii="Consolas" w:eastAsia="宋体" w:hAnsi="Consolas" w:cs="宋体"/>
          <w:color w:val="34302D"/>
          <w:kern w:val="0"/>
          <w:sz w:val="23"/>
          <w:szCs w:val="23"/>
          <w:shd w:val="clear" w:color="auto" w:fill="F7F7F8"/>
        </w:rPr>
        <w:t>org.springframework.aop.aspectj.annotation.AspectJProxyFactory</w:t>
      </w:r>
      <w:r w:rsidRPr="00BA0D5D">
        <w:rPr>
          <w:rFonts w:ascii="inherit" w:eastAsia="宋体" w:hAnsi="inherit" w:cs="Arial"/>
          <w:color w:val="34302D"/>
          <w:kern w:val="0"/>
          <w:sz w:val="24"/>
          <w:szCs w:val="24"/>
        </w:rPr>
        <w:t> class to create a proxy for a target object that is advised by one or more @AspectJ aspects. The basic usage for this class is very simple,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create a factory that can generate a proxy for the given target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AspectJProxyFactory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AspectJProxyFactory(targetObject);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add an aspect, the class must be an @AspectJ 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you can call this as many times as you need with different aspects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factory.addAspect(SecurityManager.class);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you can also add existing aspect instances, the type of the object supplied must be an @AspectJ 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factory.addAspect(usageTracker);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now get the proxy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MyInterfaceType proxy = factory.getProxy();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575" w:history="1">
        <w:r w:rsidRPr="00BA0D5D">
          <w:rPr>
            <w:rFonts w:ascii="inherit" w:eastAsia="宋体" w:hAnsi="inherit" w:cs="Arial"/>
            <w:color w:val="548E2E"/>
            <w:kern w:val="0"/>
            <w:sz w:val="24"/>
            <w:szCs w:val="24"/>
            <w:u w:val="single"/>
          </w:rPr>
          <w:t>javadoc</w:t>
        </w:r>
      </w:hyperlink>
      <w:r w:rsidRPr="00BA0D5D">
        <w:rPr>
          <w:rFonts w:ascii="inherit" w:eastAsia="宋体" w:hAnsi="inherit" w:cs="Arial"/>
          <w:color w:val="34302D"/>
          <w:kern w:val="0"/>
          <w:sz w:val="24"/>
          <w:szCs w:val="24"/>
        </w:rPr>
        <w:t> for more information.</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76" w:name="_Toc15327134"/>
      <w:r w:rsidRPr="00BA0D5D">
        <w:rPr>
          <w:rFonts w:ascii="Arial" w:eastAsia="宋体" w:hAnsi="Arial" w:cs="Arial"/>
          <w:color w:val="34302D"/>
          <w:kern w:val="0"/>
          <w:sz w:val="41"/>
          <w:szCs w:val="41"/>
        </w:rPr>
        <w:t>5.10. Using AspectJ with Spring Applications</w:t>
      </w:r>
      <w:bookmarkEnd w:id="237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Everything we have covered so far in this chapter is pure Spring AOP. In this section, we look at how you can use the AspectJ compiler or weaver instead of or in addition to Spring AOP if your needs go beyond the facilities offered by Spring AOP alone.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ships with a small AspectJ aspect library, which is available stand-alone in your distribution as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You need to add this to your classpath in order to use the aspects in it. </w:t>
      </w:r>
      <w:hyperlink r:id="rId576" w:anchor="aop-atconfigurable" w:history="1">
        <w:r w:rsidRPr="00BA0D5D">
          <w:rPr>
            <w:rFonts w:ascii="inherit" w:eastAsia="宋体" w:hAnsi="inherit" w:cs="Arial"/>
            <w:color w:val="548E2E"/>
            <w:kern w:val="0"/>
            <w:sz w:val="24"/>
            <w:szCs w:val="24"/>
            <w:u w:val="single"/>
          </w:rPr>
          <w:t>Using AspectJ to Dependency Inject Domain Objects with Spring</w:t>
        </w:r>
      </w:hyperlink>
      <w:r w:rsidRPr="00BA0D5D">
        <w:rPr>
          <w:rFonts w:ascii="inherit" w:eastAsia="宋体" w:hAnsi="inherit" w:cs="Arial"/>
          <w:color w:val="34302D"/>
          <w:kern w:val="0"/>
          <w:sz w:val="24"/>
          <w:szCs w:val="24"/>
        </w:rPr>
        <w:t> and </w:t>
      </w:r>
      <w:hyperlink r:id="rId577" w:anchor="aop-ajlib-other" w:history="1">
        <w:r w:rsidRPr="00BA0D5D">
          <w:rPr>
            <w:rFonts w:ascii="inherit" w:eastAsia="宋体" w:hAnsi="inherit" w:cs="Arial"/>
            <w:color w:val="548E2E"/>
            <w:kern w:val="0"/>
            <w:sz w:val="24"/>
            <w:szCs w:val="24"/>
            <w:u w:val="single"/>
          </w:rPr>
          <w:t>Other Spring aspects for AspectJ</w:t>
        </w:r>
      </w:hyperlink>
      <w:r w:rsidRPr="00BA0D5D">
        <w:rPr>
          <w:rFonts w:ascii="inherit" w:eastAsia="宋体" w:hAnsi="inherit" w:cs="Arial"/>
          <w:color w:val="34302D"/>
          <w:kern w:val="0"/>
          <w:sz w:val="24"/>
          <w:szCs w:val="24"/>
        </w:rPr>
        <w:t> discuss the content of this library and how you can use it. </w:t>
      </w:r>
      <w:hyperlink r:id="rId578" w:anchor="aop-aj-configure" w:history="1">
        <w:r w:rsidRPr="00BA0D5D">
          <w:rPr>
            <w:rFonts w:ascii="inherit" w:eastAsia="宋体" w:hAnsi="inherit" w:cs="Arial"/>
            <w:color w:val="548E2E"/>
            <w:kern w:val="0"/>
            <w:sz w:val="24"/>
            <w:szCs w:val="24"/>
            <w:u w:val="single"/>
          </w:rPr>
          <w:t>Configuring AspectJ Aspects by Using Spring IoC</w:t>
        </w:r>
      </w:hyperlink>
      <w:r w:rsidRPr="00BA0D5D">
        <w:rPr>
          <w:rFonts w:ascii="inherit" w:eastAsia="宋体" w:hAnsi="inherit" w:cs="Arial"/>
          <w:color w:val="34302D"/>
          <w:kern w:val="0"/>
          <w:sz w:val="24"/>
          <w:szCs w:val="24"/>
        </w:rPr>
        <w:t> discusses how to dependency inject AspectJ aspects that are woven using the AspectJ compiler. Finally, </w:t>
      </w:r>
      <w:hyperlink r:id="rId579" w:anchor="aop-aj-ltw" w:history="1">
        <w:r w:rsidRPr="00BA0D5D">
          <w:rPr>
            <w:rFonts w:ascii="inherit" w:eastAsia="宋体" w:hAnsi="inherit" w:cs="Arial"/>
            <w:color w:val="548E2E"/>
            <w:kern w:val="0"/>
            <w:sz w:val="24"/>
            <w:szCs w:val="24"/>
            <w:u w:val="single"/>
          </w:rPr>
          <w:t>Load-time Weaving with AspectJ in the Spring Framework</w:t>
        </w:r>
      </w:hyperlink>
      <w:r w:rsidRPr="00BA0D5D">
        <w:rPr>
          <w:rFonts w:ascii="inherit" w:eastAsia="宋体" w:hAnsi="inherit" w:cs="Arial"/>
          <w:color w:val="34302D"/>
          <w:kern w:val="0"/>
          <w:sz w:val="24"/>
          <w:szCs w:val="24"/>
        </w:rPr>
        <w:t> provides an introduction to load-time weaving for Spring applications that use AspectJ.</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5.10.1. Using AspectJ to Dependency Inject Domain Objects with Spring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instantiates and configures beans defined in your application context. It is also possible to ask a bean factory to configure a pre-existing object, given the name of a bean definition that contains the configuration to be applied.</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contains an annotation-driven aspect that exploits this capability to allow dependency injection of any object. The support is intended to be used for objects created outside of the control of any container. Domain objects often fall into this category because they are often created programmatically with the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operator or by an ORM tool as a result of a database query.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annotation marks a class as being eligible for Spring-driven configuration. In the simplest case, you can use purely it as a marker annotation,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com.xyz.myapp.domain;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org.springframework.beans.factory.annotation.Configurable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Account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used as a marker interface in this way, Spring configures new instances of the annotated type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in this case) by using a bean definition (typically prototype-scoped) with the same name as the fully-qualified type name (</w:t>
      </w:r>
      <w:r w:rsidRPr="00BA0D5D">
        <w:rPr>
          <w:rFonts w:ascii="Consolas" w:eastAsia="宋体" w:hAnsi="Consolas" w:cs="宋体"/>
          <w:color w:val="34302D"/>
          <w:kern w:val="0"/>
          <w:sz w:val="23"/>
          <w:szCs w:val="23"/>
          <w:shd w:val="clear" w:color="auto" w:fill="F7F7F8"/>
        </w:rPr>
        <w:t>com.xyz.myapp.domain.Account</w:t>
      </w:r>
      <w:r w:rsidRPr="00BA0D5D">
        <w:rPr>
          <w:rFonts w:ascii="inherit" w:eastAsia="宋体" w:hAnsi="inherit" w:cs="Arial"/>
          <w:color w:val="34302D"/>
          <w:kern w:val="0"/>
          <w:sz w:val="24"/>
          <w:szCs w:val="24"/>
        </w:rPr>
        <w:t>). Since the default name for a bean is the fully-qualified name of its type, a convenient way to declare the prototype definition is to omit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"com.xyz.myapp.domain.Account"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"fundsTransferService"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"fundsTransferService"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want to explicitly specify the name of the prototype bean definition to use, you can do so directly in the annotation,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com.xyz.myapp.domain;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org.springframework.beans.factory.annotation.Configurable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@Configurable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Account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now looks for a bean definition named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and uses that as the definition to configure new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instances.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autowiring to avoid having to specify a dedicated bean definition at all. To have Spring apply autowiring, use the </w:t>
      </w:r>
      <w:r w:rsidRPr="00BA0D5D">
        <w:rPr>
          <w:rFonts w:ascii="Consolas" w:eastAsia="宋体" w:hAnsi="Consolas" w:cs="宋体"/>
          <w:color w:val="34302D"/>
          <w:kern w:val="0"/>
          <w:sz w:val="23"/>
          <w:szCs w:val="23"/>
          <w:shd w:val="clear" w:color="auto" w:fill="F7F7F8"/>
        </w:rPr>
        <w:t>autowire</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annotation. You can specify either </w:t>
      </w:r>
      <w:r w:rsidRPr="00BA0D5D">
        <w:rPr>
          <w:rFonts w:ascii="Consolas" w:eastAsia="宋体" w:hAnsi="Consolas" w:cs="宋体"/>
          <w:color w:val="34302D"/>
          <w:kern w:val="0"/>
          <w:sz w:val="23"/>
          <w:szCs w:val="23"/>
          <w:shd w:val="clear" w:color="auto" w:fill="F7F7F8"/>
        </w:rPr>
        <w:t>@Configurable(autowire=Autowire.BY_TYPE)</w:t>
      </w:r>
      <w:r w:rsidRPr="00BA0D5D">
        <w:rPr>
          <w:rFonts w:ascii="inherit" w:eastAsia="宋体" w:hAnsi="inherit" w:cs="Arial"/>
          <w:color w:val="34302D"/>
          <w:kern w:val="0"/>
          <w:sz w:val="24"/>
          <w:szCs w:val="24"/>
        </w:rPr>
        <w:t> or</w:t>
      </w:r>
      <w:r w:rsidRPr="00BA0D5D">
        <w:rPr>
          <w:rFonts w:ascii="Consolas" w:eastAsia="宋体" w:hAnsi="Consolas" w:cs="宋体"/>
          <w:color w:val="34302D"/>
          <w:kern w:val="0"/>
          <w:sz w:val="23"/>
          <w:szCs w:val="23"/>
          <w:shd w:val="clear" w:color="auto" w:fill="F7F7F8"/>
        </w:rPr>
        <w:t>@Configurable(autowire=Autowire.BY_NAME</w:t>
      </w:r>
      <w:r w:rsidRPr="00BA0D5D">
        <w:rPr>
          <w:rFonts w:ascii="inherit" w:eastAsia="宋体" w:hAnsi="inherit" w:cs="Arial"/>
          <w:color w:val="34302D"/>
          <w:kern w:val="0"/>
          <w:sz w:val="24"/>
          <w:szCs w:val="24"/>
        </w:rPr>
        <w:t> for autowiring by type or by name, respectively. As an alternative, it is preferable to specify explicit, annotation-driven dependency injection for your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beans through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at the field or method level (see </w:t>
      </w:r>
      <w:hyperlink r:id="rId580" w:anchor="beans-annotation-config" w:history="1">
        <w:r w:rsidRPr="00BA0D5D">
          <w:rPr>
            <w:rFonts w:ascii="inherit" w:eastAsia="宋体" w:hAnsi="inherit" w:cs="Arial"/>
            <w:color w:val="548E2E"/>
            <w:kern w:val="0"/>
            <w:sz w:val="24"/>
            <w:szCs w:val="24"/>
            <w:u w:val="single"/>
          </w:rPr>
          <w:t>Annotation-based Container Configuration</w:t>
        </w:r>
      </w:hyperlink>
      <w:r w:rsidRPr="00BA0D5D">
        <w:rPr>
          <w:rFonts w:ascii="inherit" w:eastAsia="宋体" w:hAnsi="inherit" w:cs="Arial"/>
          <w:color w:val="34302D"/>
          <w:kern w:val="0"/>
          <w:sz w:val="24"/>
          <w:szCs w:val="24"/>
        </w:rPr>
        <w:t> for further details).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you can enable Spring dependency checking for the object references in the newly created and configured object by using the </w:t>
      </w:r>
      <w:r w:rsidRPr="00BA0D5D">
        <w:rPr>
          <w:rFonts w:ascii="Consolas" w:eastAsia="宋体" w:hAnsi="Consolas" w:cs="宋体"/>
          <w:color w:val="34302D"/>
          <w:kern w:val="0"/>
          <w:sz w:val="23"/>
          <w:szCs w:val="23"/>
          <w:shd w:val="clear" w:color="auto" w:fill="F7F7F8"/>
        </w:rPr>
        <w:t>dependencyCheck</w:t>
      </w:r>
      <w:r w:rsidRPr="00BA0D5D">
        <w:rPr>
          <w:rFonts w:ascii="inherit" w:eastAsia="宋体" w:hAnsi="inherit" w:cs="Arial"/>
          <w:color w:val="34302D"/>
          <w:kern w:val="0"/>
          <w:sz w:val="24"/>
          <w:szCs w:val="24"/>
        </w:rPr>
        <w:t> attribute (for example, </w:t>
      </w:r>
      <w:r w:rsidRPr="00BA0D5D">
        <w:rPr>
          <w:rFonts w:ascii="Consolas" w:eastAsia="宋体" w:hAnsi="Consolas" w:cs="宋体"/>
          <w:color w:val="34302D"/>
          <w:kern w:val="0"/>
          <w:sz w:val="23"/>
          <w:szCs w:val="23"/>
          <w:shd w:val="clear" w:color="auto" w:fill="F7F7F8"/>
        </w:rPr>
        <w:t>@Configurable(autowire=Autowire.BY_NAME,dependencyCheck=true)</w:t>
      </w:r>
      <w:r w:rsidRPr="00BA0D5D">
        <w:rPr>
          <w:rFonts w:ascii="inherit" w:eastAsia="宋体" w:hAnsi="inherit" w:cs="Arial"/>
          <w:color w:val="34302D"/>
          <w:kern w:val="0"/>
          <w:sz w:val="24"/>
          <w:szCs w:val="24"/>
        </w:rPr>
        <w:t>). If this attribute is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Spring validates after configuration that all properties (which are not primitives or collections) have been set.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using the annotation on its own does nothing. It is the </w:t>
      </w:r>
      <w:r w:rsidRPr="00BA0D5D">
        <w:rPr>
          <w:rFonts w:ascii="Consolas" w:eastAsia="宋体" w:hAnsi="Consolas" w:cs="宋体"/>
          <w:color w:val="34302D"/>
          <w:kern w:val="0"/>
          <w:sz w:val="23"/>
          <w:szCs w:val="23"/>
          <w:shd w:val="clear" w:color="auto" w:fill="F7F7F8"/>
        </w:rPr>
        <w:t>AnnotationBeanConfigurerAspect</w:t>
      </w:r>
      <w:r w:rsidRPr="00BA0D5D">
        <w:rPr>
          <w:rFonts w:ascii="inherit" w:eastAsia="宋体" w:hAnsi="inherit" w:cs="Arial"/>
          <w:color w:val="34302D"/>
          <w:kern w:val="0"/>
          <w:sz w:val="24"/>
          <w:szCs w:val="24"/>
        </w:rPr>
        <w:t> in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that acts on the presence of the annotation. In essence, the aspect says, “after returning from the initialization of a new object of a type annotated with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configure the newly created object using Spring in accordance with the properties of the annotation”. In this context, “initialization” refers to newly instantiated objects (for example, objects instantiated with the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operator) as well as to </w:t>
      </w:r>
      <w:r w:rsidRPr="00BA0D5D">
        <w:rPr>
          <w:rFonts w:ascii="Consolas" w:eastAsia="宋体" w:hAnsi="Consolas" w:cs="宋体"/>
          <w:color w:val="34302D"/>
          <w:kern w:val="0"/>
          <w:sz w:val="23"/>
          <w:szCs w:val="23"/>
          <w:shd w:val="clear" w:color="auto" w:fill="F7F7F8"/>
        </w:rPr>
        <w:t>Serializable</w:t>
      </w:r>
      <w:r w:rsidRPr="00BA0D5D">
        <w:rPr>
          <w:rFonts w:ascii="inherit" w:eastAsia="宋体" w:hAnsi="inherit" w:cs="Arial"/>
          <w:color w:val="34302D"/>
          <w:kern w:val="0"/>
          <w:sz w:val="24"/>
          <w:szCs w:val="24"/>
        </w:rPr>
        <w:t> objects that are undergoing deserialization (for example, through </w:t>
      </w:r>
      <w:hyperlink r:id="rId581" w:history="1">
        <w:r w:rsidRPr="00BA0D5D">
          <w:rPr>
            <w:rFonts w:ascii="inherit" w:eastAsia="宋体" w:hAnsi="inherit" w:cs="Arial"/>
            <w:color w:val="548E2E"/>
            <w:kern w:val="0"/>
            <w:sz w:val="24"/>
            <w:szCs w:val="24"/>
            <w:u w:val="single"/>
          </w:rPr>
          <w:t>readResolve()</w:t>
        </w:r>
      </w:hyperlink>
      <w:r w:rsidRPr="00BA0D5D">
        <w:rPr>
          <w:rFonts w:ascii="inherit" w:eastAsia="宋体" w:hAnsi="inherit" w:cs="Arial"/>
          <w:color w:val="34302D"/>
          <w:kern w:val="0"/>
          <w:sz w:val="24"/>
          <w:szCs w:val="24"/>
        </w:rPr>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One of the key phrases in the above paragraph is “in essence”. For most cases, the exact semantics of “after returning from the initialization of a new object” are fine. In this context, “after initialization” means that the dependencies are injected after the object has been constructed. This means that the dependencies are not available for use in the constructor bodies of the class. If you want the dependencies to be injected before the constructor bodies execute and thus be available for use in the body of the constructors, you need to define this on the </w:t>
            </w:r>
            <w:r w:rsidRPr="00BA0D5D">
              <w:rPr>
                <w:rFonts w:ascii="Consolas" w:eastAsia="宋体" w:hAnsi="Consolas" w:cs="宋体"/>
                <w:kern w:val="0"/>
                <w:sz w:val="23"/>
                <w:szCs w:val="23"/>
                <w:shd w:val="clear" w:color="auto" w:fill="F7F7F8"/>
              </w:rPr>
              <w:t>@Configurable</w:t>
            </w:r>
            <w:r w:rsidRPr="00BA0D5D">
              <w:rPr>
                <w:rFonts w:ascii="inherit" w:eastAsia="宋体" w:hAnsi="inherit" w:cs="宋体"/>
                <w:kern w:val="0"/>
                <w:sz w:val="24"/>
                <w:szCs w:val="24"/>
              </w:rPr>
              <w:t> declaration,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0077"/>
                <w:kern w:val="0"/>
                <w:sz w:val="24"/>
                <w:szCs w:val="24"/>
              </w:rPr>
              <w:lastRenderedPageBreak/>
              <w:t>@Configurable</w:t>
            </w:r>
            <w:r w:rsidRPr="00BA0D5D">
              <w:rPr>
                <w:rFonts w:ascii="Consolas" w:eastAsia="宋体" w:hAnsi="Consolas" w:cs="宋体"/>
                <w:kern w:val="0"/>
                <w:sz w:val="24"/>
                <w:szCs w:val="24"/>
              </w:rPr>
              <w:t xml:space="preserve">(preConstruction = </w:t>
            </w:r>
            <w:r w:rsidRPr="00BA0D5D">
              <w:rPr>
                <w:rFonts w:ascii="Consolas" w:eastAsia="宋体" w:hAnsi="Consolas" w:cs="宋体"/>
                <w:color w:val="008080"/>
                <w:kern w:val="0"/>
                <w:sz w:val="24"/>
                <w:szCs w:val="24"/>
              </w:rPr>
              <w:t>true</w:t>
            </w:r>
            <w:r w:rsidRPr="00BA0D5D">
              <w:rPr>
                <w:rFonts w:ascii="Consolas" w:eastAsia="宋体" w:hAnsi="Consolas" w:cs="宋体"/>
                <w:kern w:val="0"/>
                <w:sz w:val="24"/>
                <w:szCs w:val="24"/>
              </w:rPr>
              <w:t>)</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You can find more information about the language semantics of the various pointcut types in AspectJ </w:t>
            </w:r>
            <w:hyperlink r:id="rId582" w:history="1">
              <w:r w:rsidRPr="00BA0D5D">
                <w:rPr>
                  <w:rFonts w:ascii="inherit" w:eastAsia="宋体" w:hAnsi="inherit" w:cs="宋体"/>
                  <w:color w:val="548E2E"/>
                  <w:kern w:val="0"/>
                  <w:sz w:val="24"/>
                  <w:szCs w:val="24"/>
                  <w:u w:val="single"/>
                </w:rPr>
                <w:t>in this appendix</w:t>
              </w:r>
            </w:hyperlink>
            <w:r w:rsidRPr="00BA0D5D">
              <w:rPr>
                <w:rFonts w:ascii="inherit" w:eastAsia="宋体" w:hAnsi="inherit" w:cs="宋体"/>
                <w:kern w:val="0"/>
                <w:sz w:val="24"/>
                <w:szCs w:val="24"/>
              </w:rPr>
              <w:t> of the </w:t>
            </w:r>
            <w:hyperlink r:id="rId583" w:history="1">
              <w:r w:rsidRPr="00BA0D5D">
                <w:rPr>
                  <w:rFonts w:ascii="inherit" w:eastAsia="宋体" w:hAnsi="inherit" w:cs="宋体"/>
                  <w:color w:val="548E2E"/>
                  <w:kern w:val="0"/>
                  <w:sz w:val="24"/>
                  <w:szCs w:val="24"/>
                  <w:u w:val="single"/>
                </w:rPr>
                <w:t>AspectJ Programming Guide</w:t>
              </w:r>
            </w:hyperlink>
            <w:r w:rsidRPr="00BA0D5D">
              <w:rPr>
                <w:rFonts w:ascii="inherit" w:eastAsia="宋体" w:hAnsi="inherit" w:cs="宋体"/>
                <w:kern w:val="0"/>
                <w:sz w:val="24"/>
                <w:szCs w:val="24"/>
              </w:rPr>
              <w: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For this to work, the annotated types must be woven with the AspectJ weaver. You can either use a build-time Ant or Maven task to do this (see, for example, the </w:t>
      </w:r>
      <w:hyperlink r:id="rId584" w:history="1">
        <w:r w:rsidRPr="00BA0D5D">
          <w:rPr>
            <w:rFonts w:ascii="inherit" w:eastAsia="宋体" w:hAnsi="inherit" w:cs="Arial"/>
            <w:color w:val="548E2E"/>
            <w:kern w:val="0"/>
            <w:sz w:val="24"/>
            <w:szCs w:val="24"/>
            <w:u w:val="single"/>
          </w:rPr>
          <w:t>AspectJ Development Environment Guide</w:t>
        </w:r>
      </w:hyperlink>
      <w:r w:rsidRPr="00BA0D5D">
        <w:rPr>
          <w:rFonts w:ascii="inherit" w:eastAsia="宋体" w:hAnsi="inherit" w:cs="Arial"/>
          <w:color w:val="34302D"/>
          <w:kern w:val="0"/>
          <w:sz w:val="24"/>
          <w:szCs w:val="24"/>
        </w:rPr>
        <w:t>) or load-time weaving (see </w:t>
      </w:r>
      <w:hyperlink r:id="rId585" w:anchor="aop-aj-ltw" w:history="1">
        <w:r w:rsidRPr="00BA0D5D">
          <w:rPr>
            <w:rFonts w:ascii="inherit" w:eastAsia="宋体" w:hAnsi="inherit" w:cs="Arial"/>
            <w:color w:val="548E2E"/>
            <w:kern w:val="0"/>
            <w:sz w:val="24"/>
            <w:szCs w:val="24"/>
            <w:u w:val="single"/>
          </w:rPr>
          <w:t>Load-time Weaving with AspectJ in the Spring Framework</w:t>
        </w:r>
      </w:hyperlink>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AnnotationBeanConfigurerAspect</w:t>
      </w:r>
      <w:r w:rsidRPr="00BA0D5D">
        <w:rPr>
          <w:rFonts w:ascii="inherit" w:eastAsia="宋体" w:hAnsi="inherit" w:cs="Arial"/>
          <w:color w:val="34302D"/>
          <w:kern w:val="0"/>
          <w:sz w:val="24"/>
          <w:szCs w:val="24"/>
        </w:rPr>
        <w:t> itself needs to be configured by Spring (in order to obtain a reference to the bean factory that is to be used to configure new objects). If you use Java-based configuration, you can add </w:t>
      </w:r>
      <w:r w:rsidRPr="00BA0D5D">
        <w:rPr>
          <w:rFonts w:ascii="Consolas" w:eastAsia="宋体" w:hAnsi="Consolas" w:cs="宋体"/>
          <w:color w:val="34302D"/>
          <w:kern w:val="0"/>
          <w:sz w:val="23"/>
          <w:szCs w:val="23"/>
          <w:shd w:val="clear" w:color="auto" w:fill="F7F7F8"/>
        </w:rPr>
        <w:t>@EnableSpringConfigured</w:t>
      </w:r>
      <w:r w:rsidRPr="00BA0D5D">
        <w:rPr>
          <w:rFonts w:ascii="inherit" w:eastAsia="宋体" w:hAnsi="inherit" w:cs="Arial"/>
          <w:color w:val="34302D"/>
          <w:kern w:val="0"/>
          <w:sz w:val="24"/>
          <w:szCs w:val="24"/>
        </w:rPr>
        <w:t> to any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@EnableSpringConfigured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prefer XML based configuration, the Spring </w:t>
      </w:r>
      <w:hyperlink r:id="rId586" w:anchor="xsd-schemas-context" w:history="1">
        <w:r w:rsidRPr="00BA0D5D">
          <w:rPr>
            <w:rFonts w:ascii="Consolas" w:eastAsia="宋体" w:hAnsi="Consolas" w:cs="宋体"/>
            <w:color w:val="548E2E"/>
            <w:kern w:val="0"/>
            <w:sz w:val="23"/>
            <w:szCs w:val="23"/>
            <w:u w:val="single"/>
            <w:shd w:val="clear" w:color="auto" w:fill="F7F7F8"/>
          </w:rPr>
          <w:t>context</w:t>
        </w:r>
        <w:r w:rsidRPr="00BA0D5D">
          <w:rPr>
            <w:rFonts w:ascii="inherit" w:eastAsia="宋体" w:hAnsi="inherit" w:cs="Arial"/>
            <w:color w:val="548E2E"/>
            <w:kern w:val="0"/>
            <w:sz w:val="24"/>
            <w:szCs w:val="24"/>
            <w:u w:val="single"/>
          </w:rPr>
          <w:t> namespace</w:t>
        </w:r>
      </w:hyperlink>
      <w:r w:rsidRPr="00BA0D5D">
        <w:rPr>
          <w:rFonts w:ascii="inherit" w:eastAsia="宋体" w:hAnsi="inherit" w:cs="Arial"/>
          <w:color w:val="34302D"/>
          <w:kern w:val="0"/>
          <w:sz w:val="24"/>
          <w:szCs w:val="24"/>
        </w:rPr>
        <w:t> defines a convenient </w:t>
      </w:r>
      <w:r w:rsidRPr="00BA0D5D">
        <w:rPr>
          <w:rFonts w:ascii="Consolas" w:eastAsia="宋体" w:hAnsi="Consolas" w:cs="宋体"/>
          <w:color w:val="34302D"/>
          <w:kern w:val="0"/>
          <w:sz w:val="23"/>
          <w:szCs w:val="23"/>
          <w:shd w:val="clear" w:color="auto" w:fill="F7F7F8"/>
        </w:rPr>
        <w:t>context:spring-configured</w:t>
      </w:r>
      <w:r w:rsidRPr="00BA0D5D">
        <w:rPr>
          <w:rFonts w:ascii="inherit" w:eastAsia="宋体" w:hAnsi="inherit" w:cs="Arial"/>
          <w:color w:val="34302D"/>
          <w:kern w:val="0"/>
          <w:sz w:val="24"/>
          <w:szCs w:val="24"/>
        </w:rPr>
        <w:t>element, which you can use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&lt;context:spring-configured/&gt;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Instances of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objects created before the aspect has been configured result in a message being issued to the debug log and no configuration of the object taking place. An example might be a bean in the Spring configuration that creates domain objects when it is initialized by Spring. In this case, you can use the </w:t>
      </w:r>
      <w:r w:rsidRPr="00BA0D5D">
        <w:rPr>
          <w:rFonts w:ascii="Consolas" w:eastAsia="宋体" w:hAnsi="Consolas" w:cs="宋体"/>
          <w:color w:val="34302D"/>
          <w:kern w:val="0"/>
          <w:sz w:val="23"/>
          <w:szCs w:val="23"/>
          <w:shd w:val="clear" w:color="auto" w:fill="F7F7F8"/>
        </w:rPr>
        <w:t>depends-on</w:t>
      </w:r>
      <w:r w:rsidRPr="00BA0D5D">
        <w:rPr>
          <w:rFonts w:ascii="inherit" w:eastAsia="宋体" w:hAnsi="inherit" w:cs="Arial"/>
          <w:color w:val="34302D"/>
          <w:kern w:val="0"/>
          <w:sz w:val="24"/>
          <w:szCs w:val="24"/>
        </w:rPr>
        <w:t> bean attribute to manually specify that the bean depends on the configuration aspect. The following example shows how to use the </w:t>
      </w:r>
      <w:r w:rsidRPr="00BA0D5D">
        <w:rPr>
          <w:rFonts w:ascii="Consolas" w:eastAsia="宋体" w:hAnsi="Consolas" w:cs="宋体"/>
          <w:color w:val="34302D"/>
          <w:kern w:val="0"/>
          <w:sz w:val="23"/>
          <w:szCs w:val="23"/>
          <w:shd w:val="clear" w:color="auto" w:fill="F7F7F8"/>
        </w:rPr>
        <w:t>depends-on</w:t>
      </w:r>
      <w:r w:rsidRPr="00BA0D5D">
        <w:rPr>
          <w:rFonts w:ascii="inherit" w:eastAsia="宋体" w:hAnsi="inherit" w:cs="Arial"/>
          <w:color w:val="34302D"/>
          <w:kern w:val="0"/>
          <w:sz w:val="24"/>
          <w:szCs w:val="24"/>
        </w:rPr>
        <w:t> attribute: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"com.xzy.myapp.service.MyService"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depends-on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"org.springframework.beans.factory.aspectj.AnnotationBeanConfigurerAspect"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Do not activate </w:t>
            </w:r>
            <w:r w:rsidRPr="00BA0D5D">
              <w:rPr>
                <w:rFonts w:ascii="Consolas" w:eastAsia="宋体" w:hAnsi="Consolas" w:cs="宋体"/>
                <w:kern w:val="0"/>
                <w:sz w:val="23"/>
                <w:szCs w:val="23"/>
                <w:shd w:val="clear" w:color="auto" w:fill="F7F7F8"/>
              </w:rPr>
              <w:t>@Configurable</w:t>
            </w:r>
            <w:r w:rsidRPr="00BA0D5D">
              <w:rPr>
                <w:rFonts w:ascii="宋体" w:eastAsia="宋体" w:hAnsi="宋体" w:cs="宋体"/>
                <w:kern w:val="0"/>
                <w:sz w:val="24"/>
                <w:szCs w:val="24"/>
              </w:rPr>
              <w:t> processing through the bean configurer aspect unless you really mean to rely on its semantics at runtime. In particular, make sure that you do not use </w:t>
            </w:r>
            <w:r w:rsidRPr="00BA0D5D">
              <w:rPr>
                <w:rFonts w:ascii="Consolas" w:eastAsia="宋体" w:hAnsi="Consolas" w:cs="宋体"/>
                <w:kern w:val="0"/>
                <w:sz w:val="23"/>
                <w:szCs w:val="23"/>
                <w:shd w:val="clear" w:color="auto" w:fill="F7F7F8"/>
              </w:rPr>
              <w:t>@Configurable</w:t>
            </w:r>
            <w:r w:rsidRPr="00BA0D5D">
              <w:rPr>
                <w:rFonts w:ascii="宋体" w:eastAsia="宋体" w:hAnsi="宋体" w:cs="宋体"/>
                <w:kern w:val="0"/>
                <w:sz w:val="24"/>
                <w:szCs w:val="24"/>
              </w:rPr>
              <w:t> on bean classes that are registered as regular Spring beans with the container. Doing so results in double initialization, once through the container and once through the aspect.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Unit Testing </w:t>
      </w:r>
      <w:r w:rsidRPr="00BA0D5D">
        <w:rPr>
          <w:rFonts w:ascii="Consolas" w:eastAsia="宋体" w:hAnsi="Consolas" w:cs="宋体"/>
          <w:color w:val="34302D"/>
          <w:kern w:val="0"/>
          <w:sz w:val="25"/>
          <w:szCs w:val="25"/>
          <w:shd w:val="clear" w:color="auto" w:fill="F7F7F8"/>
        </w:rPr>
        <w:t>@Configurable</w:t>
      </w:r>
      <w:r w:rsidRPr="00BA0D5D">
        <w:rPr>
          <w:rFonts w:ascii="Arial" w:eastAsia="宋体" w:hAnsi="Arial" w:cs="Arial"/>
          <w:color w:val="34302D"/>
          <w:kern w:val="0"/>
          <w:sz w:val="27"/>
          <w:szCs w:val="27"/>
        </w:rPr>
        <w:t>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One of the goals of 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support is to enable independent unit testing of domain objects without the difficulties associated with hard-coded lookups. If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types have not been woven by AspectJ, the annotation has no affect during unit testing. You can set mock or stub property references in the object under test and proceed as normal. If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types have been woven by AspectJ, you can still unit test outside of the container as normal, but you see a warning message each time that you construct a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object indicating that it has not been configured by Spring.</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Working with Multiple Application Contexts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AnnotationBeanConfigurerAspect</w:t>
      </w:r>
      <w:r w:rsidRPr="00BA0D5D">
        <w:rPr>
          <w:rFonts w:ascii="inherit" w:eastAsia="宋体" w:hAnsi="inherit" w:cs="Arial"/>
          <w:color w:val="34302D"/>
          <w:kern w:val="0"/>
          <w:sz w:val="24"/>
          <w:szCs w:val="24"/>
        </w:rPr>
        <w:t> that is used to implement 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support is an AspectJ singleton aspect. The scope of a singleton aspect is the same as the scope of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members: There is one aspect instance per classloader that defines the type. This means that, if you define multiple application contexts within the same classloader hierarchy, you need to consider where to define the </w:t>
      </w:r>
      <w:r w:rsidRPr="00BA0D5D">
        <w:rPr>
          <w:rFonts w:ascii="Consolas" w:eastAsia="宋体" w:hAnsi="Consolas" w:cs="宋体"/>
          <w:color w:val="34302D"/>
          <w:kern w:val="0"/>
          <w:sz w:val="23"/>
          <w:szCs w:val="23"/>
          <w:shd w:val="clear" w:color="auto" w:fill="F7F7F8"/>
        </w:rPr>
        <w:t>@EnableSpringConfigured</w:t>
      </w:r>
      <w:r w:rsidRPr="00BA0D5D">
        <w:rPr>
          <w:rFonts w:ascii="inherit" w:eastAsia="宋体" w:hAnsi="inherit" w:cs="Arial"/>
          <w:color w:val="34302D"/>
          <w:kern w:val="0"/>
          <w:sz w:val="24"/>
          <w:szCs w:val="24"/>
        </w:rPr>
        <w:t> bean and where to place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on the classpath.</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a typical Spring web application configuration that has a shared parent application context that defines common business services, everything needed to support those services, and one child application context for each servlet (which contains definitions particular to that servlet). All of these contexts co-exist within the same classloader hierarchy, and so the </w:t>
      </w:r>
      <w:r w:rsidRPr="00BA0D5D">
        <w:rPr>
          <w:rFonts w:ascii="Consolas" w:eastAsia="宋体" w:hAnsi="Consolas" w:cs="宋体"/>
          <w:color w:val="34302D"/>
          <w:kern w:val="0"/>
          <w:sz w:val="23"/>
          <w:szCs w:val="23"/>
          <w:shd w:val="clear" w:color="auto" w:fill="F7F7F8"/>
        </w:rPr>
        <w:t>AnnotationBeanConfigurerAspect</w:t>
      </w:r>
      <w:r w:rsidRPr="00BA0D5D">
        <w:rPr>
          <w:rFonts w:ascii="inherit" w:eastAsia="宋体" w:hAnsi="inherit" w:cs="Arial"/>
          <w:color w:val="34302D"/>
          <w:kern w:val="0"/>
          <w:sz w:val="24"/>
          <w:szCs w:val="24"/>
        </w:rPr>
        <w:t> can hold a reference to only one of them. In this case, we recommend defining the </w:t>
      </w:r>
      <w:r w:rsidRPr="00BA0D5D">
        <w:rPr>
          <w:rFonts w:ascii="Consolas" w:eastAsia="宋体" w:hAnsi="Consolas" w:cs="宋体"/>
          <w:color w:val="34302D"/>
          <w:kern w:val="0"/>
          <w:sz w:val="23"/>
          <w:szCs w:val="23"/>
          <w:shd w:val="clear" w:color="auto" w:fill="F7F7F8"/>
        </w:rPr>
        <w:t>@EnableSpringConfigured</w:t>
      </w:r>
      <w:r w:rsidRPr="00BA0D5D">
        <w:rPr>
          <w:rFonts w:ascii="inherit" w:eastAsia="宋体" w:hAnsi="inherit" w:cs="Arial"/>
          <w:color w:val="34302D"/>
          <w:kern w:val="0"/>
          <w:sz w:val="24"/>
          <w:szCs w:val="24"/>
        </w:rPr>
        <w:t> bean in the shared (parent) application context. This defines the services that you are likely to want to inject into domain objects. A consequence is that you cannot configure domain objects with references to beans defined in the child (servlet-specific) contexts by using the @Configurable mechanism (which is probably not something you want to do anyway).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deploying multiple web applications within the same container, ensure that each web application loads the types in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by using its own classloader (for example, by placing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in </w:t>
      </w:r>
      <w:r w:rsidRPr="00BA0D5D">
        <w:rPr>
          <w:rFonts w:ascii="Consolas" w:eastAsia="宋体" w:hAnsi="Consolas" w:cs="宋体"/>
          <w:color w:val="34302D"/>
          <w:kern w:val="0"/>
          <w:sz w:val="23"/>
          <w:szCs w:val="23"/>
          <w:shd w:val="clear" w:color="auto" w:fill="F7F7F8"/>
        </w:rPr>
        <w:t>'WEB-INF/lib'</w:t>
      </w:r>
      <w:r w:rsidRPr="00BA0D5D">
        <w:rPr>
          <w:rFonts w:ascii="inherit" w:eastAsia="宋体" w:hAnsi="inherit" w:cs="Arial"/>
          <w:color w:val="34302D"/>
          <w:kern w:val="0"/>
          <w:sz w:val="24"/>
          <w:szCs w:val="24"/>
        </w:rPr>
        <w:t>). If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is added only to the container-wide classpath (and hence loaded by the shared parent classloader), all web applications share the same aspect instance (which is probably not what you want).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5.10.2. Other Spring aspects for AspectJ</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aspect,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contains an AspectJ aspect that you can use to drive Spring’s transaction management for types and methods annotated with the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annotation. This is primarily intended for users who want to use the Spring Framework’s transaction support outside of the Spring container.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aspect that interprets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annotations is the </w:t>
      </w:r>
      <w:r w:rsidRPr="00BA0D5D">
        <w:rPr>
          <w:rFonts w:ascii="Consolas" w:eastAsia="宋体" w:hAnsi="Consolas" w:cs="宋体"/>
          <w:color w:val="34302D"/>
          <w:kern w:val="0"/>
          <w:sz w:val="23"/>
          <w:szCs w:val="23"/>
          <w:shd w:val="clear" w:color="auto" w:fill="F7F7F8"/>
        </w:rPr>
        <w:t>AnnotationTransactionAspect</w:t>
      </w:r>
      <w:r w:rsidRPr="00BA0D5D">
        <w:rPr>
          <w:rFonts w:ascii="inherit" w:eastAsia="宋体" w:hAnsi="inherit" w:cs="Arial"/>
          <w:color w:val="34302D"/>
          <w:kern w:val="0"/>
          <w:sz w:val="24"/>
          <w:szCs w:val="24"/>
        </w:rPr>
        <w:t>. When you use this aspect, you must annotate the implementation class (or methods within that class or both), not the interface (if any) that the class implements. AspectJ follows Java’s rule that annotations on interfaces are not inherited.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annotation on a class specifies the default transaction semantics for the execution of any public operation in the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xml:space="preserve"> annotation on a method within the class overrides the default transaction semantics given by the class annotation (if present). Methods of any visibility may be annotated, including private </w:t>
      </w:r>
      <w:r w:rsidRPr="00BA0D5D">
        <w:rPr>
          <w:rFonts w:ascii="inherit" w:eastAsia="宋体" w:hAnsi="inherit" w:cs="Arial"/>
          <w:color w:val="34302D"/>
          <w:kern w:val="0"/>
          <w:sz w:val="24"/>
          <w:szCs w:val="24"/>
        </w:rPr>
        <w:lastRenderedPageBreak/>
        <w:t>methods. Annotating non-public methods directly is the only way to get transaction demarcation for the execution of such methods.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Since Spring Framework 4.2, </w:t>
            </w:r>
            <w:r w:rsidRPr="00BA0D5D">
              <w:rPr>
                <w:rFonts w:ascii="Consolas" w:eastAsia="宋体" w:hAnsi="Consolas" w:cs="宋体"/>
                <w:kern w:val="0"/>
                <w:sz w:val="23"/>
                <w:szCs w:val="23"/>
                <w:shd w:val="clear" w:color="auto" w:fill="F7F7F8"/>
              </w:rPr>
              <w:t>spring-aspects</w:t>
            </w:r>
            <w:r w:rsidRPr="00BA0D5D">
              <w:rPr>
                <w:rFonts w:ascii="宋体" w:eastAsia="宋体" w:hAnsi="宋体" w:cs="宋体"/>
                <w:kern w:val="0"/>
                <w:sz w:val="24"/>
                <w:szCs w:val="24"/>
              </w:rPr>
              <w:t> provides a similar aspect that offers the exact same features for the standard </w:t>
            </w:r>
            <w:r w:rsidRPr="00BA0D5D">
              <w:rPr>
                <w:rFonts w:ascii="Consolas" w:eastAsia="宋体" w:hAnsi="Consolas" w:cs="宋体"/>
                <w:kern w:val="0"/>
                <w:sz w:val="23"/>
                <w:szCs w:val="23"/>
                <w:shd w:val="clear" w:color="auto" w:fill="F7F7F8"/>
              </w:rPr>
              <w:t>javax.transaction.Transactional</w:t>
            </w:r>
            <w:r w:rsidRPr="00BA0D5D">
              <w:rPr>
                <w:rFonts w:ascii="宋体" w:eastAsia="宋体" w:hAnsi="宋体" w:cs="宋体"/>
                <w:kern w:val="0"/>
                <w:sz w:val="24"/>
                <w:szCs w:val="24"/>
              </w:rPr>
              <w:t> annotation. Check </w:t>
            </w:r>
            <w:r w:rsidRPr="00BA0D5D">
              <w:rPr>
                <w:rFonts w:ascii="Consolas" w:eastAsia="宋体" w:hAnsi="Consolas" w:cs="宋体"/>
                <w:kern w:val="0"/>
                <w:sz w:val="23"/>
                <w:szCs w:val="23"/>
                <w:shd w:val="clear" w:color="auto" w:fill="F7F7F8"/>
              </w:rPr>
              <w:t>JtaAnnotationTransactionAspect</w:t>
            </w:r>
            <w:r w:rsidRPr="00BA0D5D">
              <w:rPr>
                <w:rFonts w:ascii="宋体" w:eastAsia="宋体" w:hAnsi="宋体" w:cs="宋体"/>
                <w:kern w:val="0"/>
                <w:sz w:val="24"/>
                <w:szCs w:val="24"/>
              </w:rPr>
              <w:t> for more details.</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AspectJ programmers who want to use the Spring configuration and transaction management support but do not want to (or cannot) use annotations,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also contains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aspects you can extend to provide your own pointcut definitions. See the sources for the </w:t>
      </w:r>
      <w:r w:rsidRPr="00BA0D5D">
        <w:rPr>
          <w:rFonts w:ascii="Consolas" w:eastAsia="宋体" w:hAnsi="Consolas" w:cs="宋体"/>
          <w:color w:val="34302D"/>
          <w:kern w:val="0"/>
          <w:sz w:val="23"/>
          <w:szCs w:val="23"/>
          <w:shd w:val="clear" w:color="auto" w:fill="F7F7F8"/>
        </w:rPr>
        <w:t>AbstractBeanConfigurerAspect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AbstractTransactionAspect</w:t>
      </w:r>
      <w:r w:rsidRPr="00BA0D5D">
        <w:rPr>
          <w:rFonts w:ascii="inherit" w:eastAsia="宋体" w:hAnsi="inherit" w:cs="Arial"/>
          <w:color w:val="34302D"/>
          <w:kern w:val="0"/>
          <w:sz w:val="24"/>
          <w:szCs w:val="24"/>
        </w:rPr>
        <w:t> aspects for more information. As an example, the following excerpt shows how you could write an aspect to configure all instances of objects defined in the domain model by using prototype bean definitions that match the fully qualified class names: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aspect DomainObjectConfiguration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AbstractBeanConfigurerAspect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DomainObjectConfiguration()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setBeanWiringInfoResolver(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ClassNameBeanWiringInfoResolver());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the creation of a new bean (any object in the domain model)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pointcut beanCreation(Object beanInstance)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initialization(</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&amp;&amp;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SystemArchitecture.inDomainModel() &amp;&amp;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(beanInstance);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5.10.3. Configuring AspectJ Aspects by Using Spring IoC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use AspectJ aspects with Spring applications, it is natural to both want and expect to be able to configure such aspects with Spring. The AspectJ runtime itself is responsible for aspect creation, and the means of configuring the AspectJ-created aspects through Spring depends on the AspectJ instantiation model (the </w:t>
      </w:r>
      <w:r w:rsidRPr="00BA0D5D">
        <w:rPr>
          <w:rFonts w:ascii="Consolas" w:eastAsia="宋体" w:hAnsi="Consolas" w:cs="宋体"/>
          <w:color w:val="34302D"/>
          <w:kern w:val="0"/>
          <w:sz w:val="23"/>
          <w:szCs w:val="23"/>
          <w:shd w:val="clear" w:color="auto" w:fill="F7F7F8"/>
        </w:rPr>
        <w:t>per-xxx</w:t>
      </w:r>
      <w:r w:rsidRPr="00BA0D5D">
        <w:rPr>
          <w:rFonts w:ascii="inherit" w:eastAsia="宋体" w:hAnsi="inherit" w:cs="Arial"/>
          <w:color w:val="34302D"/>
          <w:kern w:val="0"/>
          <w:sz w:val="24"/>
          <w:szCs w:val="24"/>
        </w:rPr>
        <w:t> clause) used by the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majority of AspectJ aspects are singleton aspects. Configuration of these aspects is easy. You can create a bean definition that references the aspect type as normal and include the </w:t>
      </w:r>
      <w:r w:rsidRPr="00BA0D5D">
        <w:rPr>
          <w:rFonts w:ascii="Consolas" w:eastAsia="宋体" w:hAnsi="Consolas" w:cs="宋体"/>
          <w:color w:val="34302D"/>
          <w:kern w:val="0"/>
          <w:sz w:val="23"/>
          <w:szCs w:val="23"/>
          <w:shd w:val="clear" w:color="auto" w:fill="F7F7F8"/>
        </w:rPr>
        <w:t>factory-method="aspectOf"</w:t>
      </w:r>
      <w:r w:rsidRPr="00BA0D5D">
        <w:rPr>
          <w:rFonts w:ascii="inherit" w:eastAsia="宋体" w:hAnsi="inherit" w:cs="Arial"/>
          <w:color w:val="34302D"/>
          <w:kern w:val="0"/>
          <w:sz w:val="24"/>
          <w:szCs w:val="24"/>
        </w:rPr>
        <w:t> bean attribute. This ensures that Spring obtains the aspect instance by asking AspectJ for it rather than trying to create an instance itself. The following example shows how to use the </w:t>
      </w:r>
      <w:r w:rsidRPr="00BA0D5D">
        <w:rPr>
          <w:rFonts w:ascii="Consolas" w:eastAsia="宋体" w:hAnsi="Consolas" w:cs="宋体"/>
          <w:color w:val="34302D"/>
          <w:kern w:val="0"/>
          <w:sz w:val="23"/>
          <w:szCs w:val="23"/>
          <w:shd w:val="clear" w:color="auto" w:fill="F7F7F8"/>
        </w:rPr>
        <w:t>factory-method="aspectOf"</w:t>
      </w:r>
      <w:r w:rsidRPr="00BA0D5D">
        <w:rPr>
          <w:rFonts w:ascii="inherit" w:eastAsia="宋体" w:hAnsi="inherit" w:cs="Arial"/>
          <w:color w:val="34302D"/>
          <w:kern w:val="0"/>
          <w:sz w:val="24"/>
          <w:szCs w:val="24"/>
        </w:rPr>
        <w:t> attribute: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"profiler"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"com.xyz.profiler.Profiler"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factory-method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"aspectOf"</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"profilingStrategy"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"jamonProfilingStrategy"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0" w:type="auto"/>
        <w:tblCellMar>
          <w:top w:w="15" w:type="dxa"/>
          <w:left w:w="15" w:type="dxa"/>
          <w:bottom w:w="15" w:type="dxa"/>
          <w:right w:w="15" w:type="dxa"/>
        </w:tblCellMar>
        <w:tblLook w:val="04A0" w:firstRow="1" w:lastRow="0" w:firstColumn="1" w:lastColumn="0" w:noHBand="0" w:noVBand="1"/>
      </w:tblPr>
      <w:tblGrid>
        <w:gridCol w:w="366"/>
        <w:gridCol w:w="5682"/>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Note the </w:t>
            </w:r>
            <w:r w:rsidRPr="00BA0D5D">
              <w:rPr>
                <w:rFonts w:ascii="Consolas" w:eastAsia="宋体" w:hAnsi="Consolas" w:cs="宋体"/>
                <w:color w:val="34302D"/>
                <w:kern w:val="0"/>
                <w:sz w:val="23"/>
                <w:szCs w:val="23"/>
                <w:shd w:val="clear" w:color="auto" w:fill="F7F7F8"/>
              </w:rPr>
              <w:t>factory-method="aspectOf"</w:t>
            </w:r>
            <w:r w:rsidRPr="00BA0D5D">
              <w:rPr>
                <w:rFonts w:ascii="宋体" w:eastAsia="宋体" w:hAnsi="宋体" w:cs="宋体"/>
                <w:color w:val="34302D"/>
                <w:kern w:val="0"/>
                <w:sz w:val="24"/>
                <w:szCs w:val="24"/>
              </w:rPr>
              <w:t> attribute</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Non-singleton aspects are harder to configure. However, it is possible to do so by creating prototype bean definitions and using 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support from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to configure the aspect instances once they have bean created by the AspectJ runtime.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have some @AspectJ aspects that you want to weave with AspectJ (for example, using load-time weaving for domain model types) and other @AspectJ aspects that you want to use with Spring AOP, and these aspects are all configured in Spring, you need to tell the Spring AOP @AspectJ auto-proxying support which exact subset of the @AspectJ aspects defined in the configuration should be used for auto-proxying. You can do this by using one or more </w:t>
      </w:r>
      <w:r w:rsidRPr="00BA0D5D">
        <w:rPr>
          <w:rFonts w:ascii="Consolas" w:eastAsia="宋体" w:hAnsi="Consolas" w:cs="宋体"/>
          <w:color w:val="34302D"/>
          <w:kern w:val="0"/>
          <w:sz w:val="23"/>
          <w:szCs w:val="23"/>
          <w:shd w:val="clear" w:color="auto" w:fill="F7F7F8"/>
        </w:rPr>
        <w:t>&lt;include/&gt;</w:t>
      </w:r>
      <w:r w:rsidRPr="00BA0D5D">
        <w:rPr>
          <w:rFonts w:ascii="inherit" w:eastAsia="宋体" w:hAnsi="inherit" w:cs="Arial"/>
          <w:color w:val="34302D"/>
          <w:kern w:val="0"/>
          <w:sz w:val="24"/>
          <w:szCs w:val="24"/>
        </w:rPr>
        <w:t> elements inside the </w:t>
      </w:r>
      <w:r w:rsidRPr="00BA0D5D">
        <w:rPr>
          <w:rFonts w:ascii="Consolas" w:eastAsia="宋体" w:hAnsi="Consolas" w:cs="宋体"/>
          <w:color w:val="34302D"/>
          <w:kern w:val="0"/>
          <w:sz w:val="23"/>
          <w:szCs w:val="23"/>
          <w:shd w:val="clear" w:color="auto" w:fill="F7F7F8"/>
        </w:rPr>
        <w:t>&lt;aop:aspectj-autoproxy/&gt;</w:t>
      </w:r>
      <w:r w:rsidRPr="00BA0D5D">
        <w:rPr>
          <w:rFonts w:ascii="inherit" w:eastAsia="宋体" w:hAnsi="inherit" w:cs="Arial"/>
          <w:color w:val="34302D"/>
          <w:kern w:val="0"/>
          <w:sz w:val="24"/>
          <w:szCs w:val="24"/>
        </w:rPr>
        <w:t> declaration. Each </w:t>
      </w:r>
      <w:r w:rsidRPr="00BA0D5D">
        <w:rPr>
          <w:rFonts w:ascii="Consolas" w:eastAsia="宋体" w:hAnsi="Consolas" w:cs="宋体"/>
          <w:color w:val="34302D"/>
          <w:kern w:val="0"/>
          <w:sz w:val="23"/>
          <w:szCs w:val="23"/>
          <w:shd w:val="clear" w:color="auto" w:fill="F7F7F8"/>
        </w:rPr>
        <w:t>&lt;include/&gt;</w:t>
      </w:r>
      <w:r w:rsidRPr="00BA0D5D">
        <w:rPr>
          <w:rFonts w:ascii="inherit" w:eastAsia="宋体" w:hAnsi="inherit" w:cs="Arial"/>
          <w:color w:val="34302D"/>
          <w:kern w:val="0"/>
          <w:sz w:val="24"/>
          <w:szCs w:val="24"/>
        </w:rPr>
        <w:t> element specifies a name pattern, and only beans with names matched by at least one of the patterns are used for Spring AOP auto-proxy configuration. The following example shows how to use </w:t>
      </w:r>
      <w:r w:rsidRPr="00BA0D5D">
        <w:rPr>
          <w:rFonts w:ascii="Consolas" w:eastAsia="宋体" w:hAnsi="Consolas" w:cs="宋体"/>
          <w:color w:val="34302D"/>
          <w:kern w:val="0"/>
          <w:sz w:val="23"/>
          <w:szCs w:val="23"/>
          <w:shd w:val="clear" w:color="auto" w:fill="F7F7F8"/>
        </w:rPr>
        <w:t>&lt;include/&gt;</w:t>
      </w:r>
      <w:r w:rsidRPr="00BA0D5D">
        <w:rPr>
          <w:rFonts w:ascii="inherit" w:eastAsia="宋体" w:hAnsi="inherit" w:cs="Arial"/>
          <w:color w:val="34302D"/>
          <w:kern w:val="0"/>
          <w:sz w:val="24"/>
          <w:szCs w:val="24"/>
        </w:rPr>
        <w:t> elements: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&lt;aop:aspectj-autoproxy&gt;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&lt;aop:include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"thisBean"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&lt;aop:include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"thatBean"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&lt;/aop:aspectj-autoproxy&gt;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Do not be misled by the name of the </w:t>
            </w:r>
            <w:r w:rsidRPr="00BA0D5D">
              <w:rPr>
                <w:rFonts w:ascii="Consolas" w:eastAsia="宋体" w:hAnsi="Consolas" w:cs="宋体"/>
                <w:kern w:val="0"/>
                <w:sz w:val="23"/>
                <w:szCs w:val="23"/>
                <w:shd w:val="clear" w:color="auto" w:fill="F7F7F8"/>
              </w:rPr>
              <w:t>&lt;aop:aspectj-autoproxy/&gt;</w:t>
            </w:r>
            <w:r w:rsidRPr="00BA0D5D">
              <w:rPr>
                <w:rFonts w:ascii="宋体" w:eastAsia="宋体" w:hAnsi="宋体" w:cs="宋体"/>
                <w:kern w:val="0"/>
                <w:sz w:val="24"/>
                <w:szCs w:val="24"/>
              </w:rPr>
              <w:t> element. Using it results in the creation of Spring AOP proxies. The @AspectJ style of aspect declaration is being used here, but the AspectJ runtime is not involved.</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5.10.4. Load-time Weaving with AspectJ in the Spring Framework</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Load-time weaving (LTW) refers to the process of weaving AspectJ aspects into an application’s class files as they are being loaded into the Java virtual machine (JVM). The focus of this section is on configuring and using LTW in the specific context of the Spring Framework. This section is not a general introduction to LTW. For full details on the specifics of LTW and configuring LTW with only AspectJ (with Spring not being involved at all), see the </w:t>
      </w:r>
      <w:hyperlink r:id="rId587" w:history="1">
        <w:r w:rsidRPr="00BA0D5D">
          <w:rPr>
            <w:rFonts w:ascii="inherit" w:eastAsia="宋体" w:hAnsi="inherit" w:cs="Arial"/>
            <w:color w:val="548E2E"/>
            <w:kern w:val="0"/>
            <w:sz w:val="24"/>
            <w:szCs w:val="24"/>
            <w:u w:val="single"/>
          </w:rPr>
          <w:t>LTW section of the AspectJ Development Environment Guide</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value that the Spring Framework brings to AspectJ LTW is in enabling much finer-grained control over the weaving process. 'Vanilla' AspectJ LTW is effected by using a Java (5+) agent, which is switched on by specifying a VM argument when starting up a JVM. It is, thus, a JVM-wide setting, which may be fine in some situations but is often a little too coarse. Spring-enabled LTW lets you switch on LTW on a per-</w:t>
      </w:r>
      <w:r w:rsidRPr="00BA0D5D">
        <w:rPr>
          <w:rFonts w:ascii="Consolas" w:eastAsia="宋体" w:hAnsi="Consolas" w:cs="宋体"/>
          <w:color w:val="34302D"/>
          <w:kern w:val="0"/>
          <w:sz w:val="23"/>
          <w:szCs w:val="23"/>
          <w:shd w:val="clear" w:color="auto" w:fill="F7F7F8"/>
        </w:rPr>
        <w:t>ClassLoader</w:t>
      </w:r>
      <w:r w:rsidRPr="00BA0D5D">
        <w:rPr>
          <w:rFonts w:ascii="inherit" w:eastAsia="宋体" w:hAnsi="inherit" w:cs="Arial"/>
          <w:color w:val="34302D"/>
          <w:kern w:val="0"/>
          <w:sz w:val="24"/>
          <w:szCs w:val="24"/>
        </w:rPr>
        <w:t> basis, which is more fine-grained and which can make more sense in a 'single-JVM-multiple-application' environment (such as is found in a typical application server environment).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Further, </w:t>
      </w:r>
      <w:hyperlink r:id="rId588" w:anchor="aop-aj-ltw-environments" w:history="1">
        <w:r w:rsidRPr="00BA0D5D">
          <w:rPr>
            <w:rFonts w:ascii="inherit" w:eastAsia="宋体" w:hAnsi="inherit" w:cs="Arial"/>
            <w:color w:val="548E2E"/>
            <w:kern w:val="0"/>
            <w:sz w:val="24"/>
            <w:szCs w:val="24"/>
            <w:u w:val="single"/>
          </w:rPr>
          <w:t>in certain environments</w:t>
        </w:r>
      </w:hyperlink>
      <w:r w:rsidRPr="00BA0D5D">
        <w:rPr>
          <w:rFonts w:ascii="inherit" w:eastAsia="宋体" w:hAnsi="inherit" w:cs="Arial"/>
          <w:color w:val="34302D"/>
          <w:kern w:val="0"/>
          <w:sz w:val="24"/>
          <w:szCs w:val="24"/>
        </w:rPr>
        <w:t>, this support enables load-time weaving without making any modifications to the application server’s launch script that is needed to add </w:t>
      </w:r>
      <w:r w:rsidRPr="00BA0D5D">
        <w:rPr>
          <w:rFonts w:ascii="Consolas" w:eastAsia="宋体" w:hAnsi="Consolas" w:cs="宋体"/>
          <w:color w:val="34302D"/>
          <w:kern w:val="0"/>
          <w:sz w:val="23"/>
          <w:szCs w:val="23"/>
          <w:shd w:val="clear" w:color="auto" w:fill="F7F7F8"/>
        </w:rPr>
        <w:t>-javaagent:path/to/aspectjweaver.jar</w:t>
      </w:r>
      <w:r w:rsidRPr="00BA0D5D">
        <w:rPr>
          <w:rFonts w:ascii="inherit" w:eastAsia="宋体" w:hAnsi="inherit" w:cs="Arial"/>
          <w:color w:val="34302D"/>
          <w:kern w:val="0"/>
          <w:sz w:val="24"/>
          <w:szCs w:val="24"/>
        </w:rPr>
        <w:t> or (as we describe later in this section) </w:t>
      </w:r>
      <w:r w:rsidRPr="00BA0D5D">
        <w:rPr>
          <w:rFonts w:ascii="Consolas" w:eastAsia="宋体" w:hAnsi="Consolas" w:cs="宋体"/>
          <w:color w:val="34302D"/>
          <w:kern w:val="0"/>
          <w:sz w:val="23"/>
          <w:szCs w:val="23"/>
          <w:shd w:val="clear" w:color="auto" w:fill="F7F7F8"/>
        </w:rPr>
        <w:t>-javaagent:path/to/spring-instrument.jar</w:t>
      </w:r>
      <w:r w:rsidRPr="00BA0D5D">
        <w:rPr>
          <w:rFonts w:ascii="inherit" w:eastAsia="宋体" w:hAnsi="inherit" w:cs="Arial"/>
          <w:color w:val="34302D"/>
          <w:kern w:val="0"/>
          <w:sz w:val="24"/>
          <w:szCs w:val="24"/>
        </w:rPr>
        <w:t>. Developers configure the application context to enable load-time weaving instead of relying on administrators who typically are in charge of the deployment configuration, such as the launch script.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Now that the sales pitch is over, let us first walk through a quick example of AspectJ LTW that uses Spring, followed by detailed specifics about elements introduced in the example. For a complete example, see the </w:t>
      </w:r>
      <w:hyperlink r:id="rId589" w:history="1">
        <w:r w:rsidRPr="00BA0D5D">
          <w:rPr>
            <w:rFonts w:ascii="inherit" w:eastAsia="宋体" w:hAnsi="inherit" w:cs="Arial"/>
            <w:color w:val="548E2E"/>
            <w:kern w:val="0"/>
            <w:sz w:val="24"/>
            <w:szCs w:val="24"/>
            <w:u w:val="single"/>
          </w:rPr>
          <w:t>Petclinic sample application</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 First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Assume that you are an application developer who has been tasked with diagnosing the cause of some performance problems in a system. Rather than break out a profiling tool, we are going to switch on a simple profiling aspect that lets us quickly get some performance metrics. We can then apply a finer-grained profiling tool to that specific area immediately afterwards.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example presented here uses XML configuration. You can also configure and use @AspectJ with </w:t>
            </w:r>
            <w:hyperlink r:id="rId590" w:anchor="beans-java" w:history="1">
              <w:r w:rsidRPr="00BA0D5D">
                <w:rPr>
                  <w:rFonts w:ascii="宋体" w:eastAsia="宋体" w:hAnsi="宋体" w:cs="宋体"/>
                  <w:color w:val="548E2E"/>
                  <w:kern w:val="0"/>
                  <w:sz w:val="24"/>
                  <w:szCs w:val="24"/>
                  <w:u w:val="single"/>
                </w:rPr>
                <w:t>Java configuration</w:t>
              </w:r>
            </w:hyperlink>
            <w:r w:rsidRPr="00BA0D5D">
              <w:rPr>
                <w:rFonts w:ascii="宋体" w:eastAsia="宋体" w:hAnsi="宋体" w:cs="宋体"/>
                <w:kern w:val="0"/>
                <w:sz w:val="24"/>
                <w:szCs w:val="24"/>
              </w:rPr>
              <w:t>. Specifically, you can use the </w:t>
            </w:r>
            <w:r w:rsidRPr="00BA0D5D">
              <w:rPr>
                <w:rFonts w:ascii="Consolas" w:eastAsia="宋体" w:hAnsi="Consolas" w:cs="宋体"/>
                <w:kern w:val="0"/>
                <w:sz w:val="23"/>
                <w:szCs w:val="23"/>
                <w:shd w:val="clear" w:color="auto" w:fill="F7F7F8"/>
              </w:rPr>
              <w:t>@EnableLoadTimeWeaving</w:t>
            </w:r>
            <w:r w:rsidRPr="00BA0D5D">
              <w:rPr>
                <w:rFonts w:ascii="宋体" w:eastAsia="宋体" w:hAnsi="宋体" w:cs="宋体"/>
                <w:kern w:val="0"/>
                <w:sz w:val="24"/>
                <w:szCs w:val="24"/>
              </w:rPr>
              <w:t> annotation as an alternative to </w:t>
            </w:r>
            <w:r w:rsidRPr="00BA0D5D">
              <w:rPr>
                <w:rFonts w:ascii="Consolas" w:eastAsia="宋体" w:hAnsi="Consolas" w:cs="宋体"/>
                <w:kern w:val="0"/>
                <w:sz w:val="23"/>
                <w:szCs w:val="23"/>
                <w:shd w:val="clear" w:color="auto" w:fill="F7F7F8"/>
              </w:rPr>
              <w:t>&lt;context:load-time-weaver/&gt;</w:t>
            </w:r>
            <w:r w:rsidRPr="00BA0D5D">
              <w:rPr>
                <w:rFonts w:ascii="宋体" w:eastAsia="宋体" w:hAnsi="宋体" w:cs="宋体"/>
                <w:kern w:val="0"/>
                <w:sz w:val="24"/>
                <w:szCs w:val="24"/>
              </w:rPr>
              <w:t> (see </w:t>
            </w:r>
            <w:hyperlink r:id="rId591" w:anchor="aop-aj-ltw-spring" w:history="1">
              <w:r w:rsidRPr="00BA0D5D">
                <w:rPr>
                  <w:rFonts w:ascii="宋体" w:eastAsia="宋体" w:hAnsi="宋体" w:cs="宋体"/>
                  <w:color w:val="548E2E"/>
                  <w:kern w:val="0"/>
                  <w:sz w:val="24"/>
                  <w:szCs w:val="24"/>
                  <w:u w:val="single"/>
                </w:rPr>
                <w:t>below</w:t>
              </w:r>
            </w:hyperlink>
            <w:r w:rsidRPr="00BA0D5D">
              <w:rPr>
                <w:rFonts w:ascii="宋体" w:eastAsia="宋体" w:hAnsi="宋体" w:cs="宋体"/>
                <w:kern w:val="0"/>
                <w:sz w:val="24"/>
                <w:szCs w:val="24"/>
              </w:rPr>
              <w:t> for details).</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profiling aspect, which is not fancy. It is a time-based profiler that uses the @AspectJ-style of aspect declaration: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org.aspectj.lang.ProceedingJoinPoint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org.aspectj.lang.annotation.Around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org.aspectj.lang.annotation.Pointcut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org.springframework.util.StopWatch</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org.springframework.core.annotation.Order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ProfilingAspect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@Around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"methodsToBeProfiled()"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profile(ProceedingJoinPoint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StopWatch sw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StopWatch(getClass().getSimpleName());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sw.start(pjp.getSignature().getName());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pjp.proceed();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finally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sw.stop();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System.out.println(sw.prettyPrint());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"execution(public * foo..*.*(..))"</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methodsToBeProfiled(){}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also need to create an </w:t>
      </w:r>
      <w:r w:rsidRPr="00BA0D5D">
        <w:rPr>
          <w:rFonts w:ascii="Consolas" w:eastAsia="宋体" w:hAnsi="Consolas" w:cs="宋体"/>
          <w:color w:val="34302D"/>
          <w:kern w:val="0"/>
          <w:sz w:val="23"/>
          <w:szCs w:val="23"/>
          <w:shd w:val="clear" w:color="auto" w:fill="F7F7F8"/>
        </w:rPr>
        <w:t>META-INF/aop.xml</w:t>
      </w:r>
      <w:r w:rsidRPr="00BA0D5D">
        <w:rPr>
          <w:rFonts w:ascii="inherit" w:eastAsia="宋体" w:hAnsi="inherit" w:cs="Arial"/>
          <w:color w:val="34302D"/>
          <w:kern w:val="0"/>
          <w:sz w:val="24"/>
          <w:szCs w:val="24"/>
        </w:rPr>
        <w:t> file, to inform the AspectJ weaver that we want to weave our </w:t>
      </w:r>
      <w:r w:rsidRPr="00BA0D5D">
        <w:rPr>
          <w:rFonts w:ascii="Consolas" w:eastAsia="宋体" w:hAnsi="Consolas" w:cs="宋体"/>
          <w:color w:val="34302D"/>
          <w:kern w:val="0"/>
          <w:sz w:val="23"/>
          <w:szCs w:val="23"/>
          <w:shd w:val="clear" w:color="auto" w:fill="F7F7F8"/>
        </w:rPr>
        <w:t>ProfilingAspect</w:t>
      </w:r>
      <w:r w:rsidRPr="00BA0D5D">
        <w:rPr>
          <w:rFonts w:ascii="inherit" w:eastAsia="宋体" w:hAnsi="inherit" w:cs="Arial"/>
          <w:color w:val="34302D"/>
          <w:kern w:val="0"/>
          <w:sz w:val="24"/>
          <w:szCs w:val="24"/>
        </w:rPr>
        <w:t xml:space="preserve"> into our classes. This file convention, namely the presence of a file (or files) on the </w:t>
      </w:r>
      <w:r w:rsidRPr="00BA0D5D">
        <w:rPr>
          <w:rFonts w:ascii="inherit" w:eastAsia="宋体" w:hAnsi="inherit" w:cs="Arial"/>
          <w:color w:val="34302D"/>
          <w:kern w:val="0"/>
          <w:sz w:val="24"/>
          <w:szCs w:val="24"/>
        </w:rPr>
        <w:lastRenderedPageBreak/>
        <w:t>Java classpath called </w:t>
      </w:r>
      <w:r w:rsidRPr="00BA0D5D">
        <w:rPr>
          <w:rFonts w:ascii="Consolas" w:eastAsia="宋体" w:hAnsi="Consolas" w:cs="宋体"/>
          <w:color w:val="34302D"/>
          <w:kern w:val="0"/>
          <w:sz w:val="23"/>
          <w:szCs w:val="23"/>
          <w:shd w:val="clear" w:color="auto" w:fill="F7F7F8"/>
        </w:rPr>
        <w:t>META-INF/aop.xml</w:t>
      </w:r>
      <w:r w:rsidRPr="00BA0D5D">
        <w:rPr>
          <w:rFonts w:ascii="inherit" w:eastAsia="宋体" w:hAnsi="inherit" w:cs="Arial"/>
          <w:color w:val="34302D"/>
          <w:kern w:val="0"/>
          <w:sz w:val="24"/>
          <w:szCs w:val="24"/>
        </w:rPr>
        <w:t> is standard AspectJ. The following example shows the </w:t>
      </w:r>
      <w:r w:rsidRPr="00BA0D5D">
        <w:rPr>
          <w:rFonts w:ascii="Consolas" w:eastAsia="宋体" w:hAnsi="Consolas" w:cs="宋体"/>
          <w:color w:val="34302D"/>
          <w:kern w:val="0"/>
          <w:sz w:val="23"/>
          <w:szCs w:val="23"/>
          <w:shd w:val="clear" w:color="auto" w:fill="F7F7F8"/>
        </w:rPr>
        <w:t>aop.xml</w:t>
      </w:r>
      <w:r w:rsidRPr="00BA0D5D">
        <w:rPr>
          <w:rFonts w:ascii="inherit" w:eastAsia="宋体" w:hAnsi="inherit" w:cs="Arial"/>
          <w:color w:val="34302D"/>
          <w:kern w:val="0"/>
          <w:sz w:val="24"/>
          <w:szCs w:val="24"/>
        </w:rPr>
        <w:t> file: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344BB"/>
          <w:kern w:val="0"/>
          <w:sz w:val="24"/>
          <w:szCs w:val="24"/>
        </w:rPr>
        <w:t>&lt;!DOCTYPE aspectj PUBLIC "-//AspectJ//DTD//EN" "https://www.eclipse.org/aspectj/dtd/aspectj.dtd"&gt;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&lt;aspectj&gt;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&lt;weaver&gt;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only weave classes in our application-specific packages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&lt;include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within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"foo.*"</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&lt;/weaver&gt;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&lt;aspects&gt;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weave in just this aspect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"foo.ProfilingAspect"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&lt;/aspects&gt;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&lt;/aspectj&gt;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we can move on to the Spring-specific portion of the configuration. We need to configure a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(explained later). This load-time weaver is the essential component responsible for weaving the aspect configuration in one or more </w:t>
      </w:r>
      <w:r w:rsidRPr="00BA0D5D">
        <w:rPr>
          <w:rFonts w:ascii="Consolas" w:eastAsia="宋体" w:hAnsi="Consolas" w:cs="宋体"/>
          <w:color w:val="34302D"/>
          <w:kern w:val="0"/>
          <w:sz w:val="23"/>
          <w:szCs w:val="23"/>
          <w:shd w:val="clear" w:color="auto" w:fill="F7F7F8"/>
        </w:rPr>
        <w:t>META-INF/aop.xml</w:t>
      </w:r>
      <w:r w:rsidRPr="00BA0D5D">
        <w:rPr>
          <w:rFonts w:ascii="inherit" w:eastAsia="宋体" w:hAnsi="inherit" w:cs="Arial"/>
          <w:color w:val="34302D"/>
          <w:kern w:val="0"/>
          <w:sz w:val="24"/>
          <w:szCs w:val="24"/>
        </w:rPr>
        <w:t> files into the classes in your application. The good thing is that it does not require a lot of configuration (there are some more options that you can specify, but these are detailed later), as can be seen in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 service object; we will be profiling its methods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"entitlementCalculationService"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"foo.StubEntitlementCalculationService"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this switches on the load-time weaving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&lt;context:load-time-weaver/&gt;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that all the required artifacts (the aspect, the </w:t>
      </w:r>
      <w:r w:rsidRPr="00BA0D5D">
        <w:rPr>
          <w:rFonts w:ascii="Consolas" w:eastAsia="宋体" w:hAnsi="Consolas" w:cs="宋体"/>
          <w:color w:val="34302D"/>
          <w:kern w:val="0"/>
          <w:sz w:val="23"/>
          <w:szCs w:val="23"/>
          <w:shd w:val="clear" w:color="auto" w:fill="F7F7F8"/>
        </w:rPr>
        <w:t>META-INF/aop.xml</w:t>
      </w:r>
      <w:r w:rsidRPr="00BA0D5D">
        <w:rPr>
          <w:rFonts w:ascii="inherit" w:eastAsia="宋体" w:hAnsi="inherit" w:cs="Arial"/>
          <w:color w:val="34302D"/>
          <w:kern w:val="0"/>
          <w:sz w:val="24"/>
          <w:szCs w:val="24"/>
        </w:rPr>
        <w:t> file, and the Spring configuration) are in place, we can create the following driver class with a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method to demonstrate the LTW in action: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package</w:t>
      </w:r>
      <w:r w:rsidRPr="00BA0D5D">
        <w:rPr>
          <w:rFonts w:ascii="Consolas" w:eastAsia="宋体" w:hAnsi="Consolas" w:cs="宋体"/>
          <w:color w:val="34302D"/>
          <w:kern w:val="0"/>
          <w:sz w:val="24"/>
          <w:szCs w:val="24"/>
        </w:rPr>
        <w:t xml:space="preserve"> 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org.springframework.context.support.ClassPathXmlApplicationContext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Main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 Main.class);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EntitlementCalculationService entitlementCalculationService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(EntitlementCalculationService) ctx.getBean(</w:t>
      </w:r>
      <w:r w:rsidRPr="00BA0D5D">
        <w:rPr>
          <w:rFonts w:ascii="Consolas" w:eastAsia="宋体" w:hAnsi="Consolas" w:cs="宋体"/>
          <w:color w:val="DD1144"/>
          <w:kern w:val="0"/>
          <w:sz w:val="24"/>
          <w:szCs w:val="24"/>
        </w:rPr>
        <w:t>"entitlementCalculationService"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the profiling aspect is 'woven' around this method execution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entitlementCalculationService.calculateEntitlement();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have one last thing to do. The introduction to this section did say that one could switch on LTW selectively on a per-</w:t>
      </w:r>
      <w:r w:rsidRPr="00BA0D5D">
        <w:rPr>
          <w:rFonts w:ascii="Consolas" w:eastAsia="宋体" w:hAnsi="Consolas" w:cs="宋体"/>
          <w:color w:val="34302D"/>
          <w:kern w:val="0"/>
          <w:sz w:val="23"/>
          <w:szCs w:val="23"/>
          <w:shd w:val="clear" w:color="auto" w:fill="F7F7F8"/>
        </w:rPr>
        <w:t>ClassLoader</w:t>
      </w:r>
      <w:r w:rsidRPr="00BA0D5D">
        <w:rPr>
          <w:rFonts w:ascii="inherit" w:eastAsia="宋体" w:hAnsi="inherit" w:cs="Arial"/>
          <w:color w:val="34302D"/>
          <w:kern w:val="0"/>
          <w:sz w:val="24"/>
          <w:szCs w:val="24"/>
        </w:rPr>
        <w:t> basis with Spring, and this is true. However, for this example, we use a Java agent (supplied with Spring) to switch on LTW. We use the following command to run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class shown earlier: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java -javaagent:C:/projects/foo/lib/global/spring-instrument.jar foo.Main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-javaagent</w:t>
      </w:r>
      <w:r w:rsidRPr="00BA0D5D">
        <w:rPr>
          <w:rFonts w:ascii="inherit" w:eastAsia="宋体" w:hAnsi="inherit" w:cs="Arial"/>
          <w:color w:val="34302D"/>
          <w:kern w:val="0"/>
          <w:sz w:val="24"/>
          <w:szCs w:val="24"/>
        </w:rPr>
        <w:t> is a flag for specifying and enabling </w:t>
      </w:r>
      <w:hyperlink r:id="rId592" w:history="1">
        <w:r w:rsidRPr="00BA0D5D">
          <w:rPr>
            <w:rFonts w:ascii="inherit" w:eastAsia="宋体" w:hAnsi="inherit" w:cs="Arial"/>
            <w:color w:val="548E2E"/>
            <w:kern w:val="0"/>
            <w:sz w:val="24"/>
            <w:szCs w:val="24"/>
            <w:u w:val="single"/>
          </w:rPr>
          <w:t>agents to instrument programs that run on the JVM</w:t>
        </w:r>
      </w:hyperlink>
      <w:r w:rsidRPr="00BA0D5D">
        <w:rPr>
          <w:rFonts w:ascii="inherit" w:eastAsia="宋体" w:hAnsi="inherit" w:cs="Arial"/>
          <w:color w:val="34302D"/>
          <w:kern w:val="0"/>
          <w:sz w:val="24"/>
          <w:szCs w:val="24"/>
        </w:rPr>
        <w:t>. The Spring Framework ships with such an agent, the </w:t>
      </w:r>
      <w:r w:rsidRPr="00BA0D5D">
        <w:rPr>
          <w:rFonts w:ascii="Consolas" w:eastAsia="宋体" w:hAnsi="Consolas" w:cs="宋体"/>
          <w:color w:val="34302D"/>
          <w:kern w:val="0"/>
          <w:sz w:val="23"/>
          <w:szCs w:val="23"/>
          <w:shd w:val="clear" w:color="auto" w:fill="F7F7F8"/>
        </w:rPr>
        <w:t>InstrumentationSavingAgent</w:t>
      </w:r>
      <w:r w:rsidRPr="00BA0D5D">
        <w:rPr>
          <w:rFonts w:ascii="inherit" w:eastAsia="宋体" w:hAnsi="inherit" w:cs="Arial"/>
          <w:color w:val="34302D"/>
          <w:kern w:val="0"/>
          <w:sz w:val="24"/>
          <w:szCs w:val="24"/>
        </w:rPr>
        <w:t>, which is packaged in the </w:t>
      </w:r>
      <w:r w:rsidRPr="00BA0D5D">
        <w:rPr>
          <w:rFonts w:ascii="Consolas" w:eastAsia="宋体" w:hAnsi="Consolas" w:cs="宋体"/>
          <w:color w:val="34302D"/>
          <w:kern w:val="0"/>
          <w:sz w:val="23"/>
          <w:szCs w:val="23"/>
          <w:shd w:val="clear" w:color="auto" w:fill="F7F7F8"/>
        </w:rPr>
        <w:t>spring-instrument.jar</w:t>
      </w:r>
      <w:r w:rsidRPr="00BA0D5D">
        <w:rPr>
          <w:rFonts w:ascii="inherit" w:eastAsia="宋体" w:hAnsi="inherit" w:cs="Arial"/>
          <w:color w:val="34302D"/>
          <w:kern w:val="0"/>
          <w:sz w:val="24"/>
          <w:szCs w:val="24"/>
        </w:rPr>
        <w:t> that was supplied as the value of the </w:t>
      </w:r>
      <w:r w:rsidRPr="00BA0D5D">
        <w:rPr>
          <w:rFonts w:ascii="Consolas" w:eastAsia="宋体" w:hAnsi="Consolas" w:cs="宋体"/>
          <w:color w:val="34302D"/>
          <w:kern w:val="0"/>
          <w:sz w:val="23"/>
          <w:szCs w:val="23"/>
          <w:shd w:val="clear" w:color="auto" w:fill="F7F7F8"/>
        </w:rPr>
        <w:t>-javaagent</w:t>
      </w:r>
      <w:r w:rsidRPr="00BA0D5D">
        <w:rPr>
          <w:rFonts w:ascii="inherit" w:eastAsia="宋体" w:hAnsi="inherit" w:cs="Arial"/>
          <w:color w:val="34302D"/>
          <w:kern w:val="0"/>
          <w:sz w:val="24"/>
          <w:szCs w:val="24"/>
        </w:rPr>
        <w:t> argument in the preceding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output from the execution of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program looks something like the next example. (I have introduced a </w:t>
      </w:r>
      <w:r w:rsidRPr="00BA0D5D">
        <w:rPr>
          <w:rFonts w:ascii="Consolas" w:eastAsia="宋体" w:hAnsi="Consolas" w:cs="宋体"/>
          <w:color w:val="34302D"/>
          <w:kern w:val="0"/>
          <w:sz w:val="23"/>
          <w:szCs w:val="23"/>
          <w:shd w:val="clear" w:color="auto" w:fill="F7F7F8"/>
        </w:rPr>
        <w:t>Thread.sleep(..)</w:t>
      </w:r>
      <w:r w:rsidRPr="00BA0D5D">
        <w:rPr>
          <w:rFonts w:ascii="inherit" w:eastAsia="宋体" w:hAnsi="inherit" w:cs="Arial"/>
          <w:color w:val="34302D"/>
          <w:kern w:val="0"/>
          <w:sz w:val="24"/>
          <w:szCs w:val="24"/>
        </w:rPr>
        <w:t> statement into the </w:t>
      </w:r>
      <w:r w:rsidRPr="00BA0D5D">
        <w:rPr>
          <w:rFonts w:ascii="Consolas" w:eastAsia="宋体" w:hAnsi="Consolas" w:cs="宋体"/>
          <w:color w:val="34302D"/>
          <w:kern w:val="0"/>
          <w:sz w:val="23"/>
          <w:szCs w:val="23"/>
          <w:shd w:val="clear" w:color="auto" w:fill="F7F7F8"/>
        </w:rPr>
        <w:t>calculateEntitlement()</w:t>
      </w:r>
      <w:r w:rsidRPr="00BA0D5D">
        <w:rPr>
          <w:rFonts w:ascii="inherit" w:eastAsia="宋体" w:hAnsi="inherit" w:cs="Arial"/>
          <w:color w:val="34302D"/>
          <w:kern w:val="0"/>
          <w:sz w:val="24"/>
          <w:szCs w:val="24"/>
        </w:rPr>
        <w:t> implementation so that the profiler actually captures something other than 0 milliseconds (the </w:t>
      </w:r>
      <w:r w:rsidRPr="00BA0D5D">
        <w:rPr>
          <w:rFonts w:ascii="Consolas" w:eastAsia="宋体" w:hAnsi="Consolas" w:cs="宋体"/>
          <w:color w:val="34302D"/>
          <w:kern w:val="0"/>
          <w:sz w:val="23"/>
          <w:szCs w:val="23"/>
          <w:shd w:val="clear" w:color="auto" w:fill="F7F7F8"/>
        </w:rPr>
        <w:t>01234</w:t>
      </w:r>
      <w:r w:rsidRPr="00BA0D5D">
        <w:rPr>
          <w:rFonts w:ascii="inherit" w:eastAsia="宋体" w:hAnsi="inherit" w:cs="Arial"/>
          <w:color w:val="34302D"/>
          <w:kern w:val="0"/>
          <w:sz w:val="24"/>
          <w:szCs w:val="24"/>
        </w:rPr>
        <w:t> milliseconds is not an overhead introduced by the AOP). The following listing shows the output we got when we ran our profiler: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Calculating entitlement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StopWatch 'ProfilingAspect': running time (millis) = 1234</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ms     %     Task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01234  100%  calculateEntitlement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this LTW is effected by using full-blown AspectJ, we are not limited only to advising Spring beans. The following slight variation on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program yields the same result: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package</w:t>
      </w:r>
      <w:r w:rsidRPr="00BA0D5D">
        <w:rPr>
          <w:rFonts w:ascii="Consolas" w:eastAsia="宋体" w:hAnsi="Consolas" w:cs="宋体"/>
          <w:color w:val="34302D"/>
          <w:kern w:val="0"/>
          <w:sz w:val="24"/>
          <w:szCs w:val="24"/>
        </w:rPr>
        <w:t xml:space="preserve"> 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org.springframework.context.support.ClassPathXmlApplicationContext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Main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 Main.class);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EntitlementCalculationService entitlementCalculationService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StubEntitlementCalculationService();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the profiling aspect will be 'woven' around this method execution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entitlementCalculationService.calculateEntitlement();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how, in the preceding program, we bootstrap the Spring container and then create a new instance of the </w:t>
      </w:r>
      <w:r w:rsidRPr="00BA0D5D">
        <w:rPr>
          <w:rFonts w:ascii="Consolas" w:eastAsia="宋体" w:hAnsi="Consolas" w:cs="宋体"/>
          <w:color w:val="34302D"/>
          <w:kern w:val="0"/>
          <w:sz w:val="23"/>
          <w:szCs w:val="23"/>
          <w:shd w:val="clear" w:color="auto" w:fill="F7F7F8"/>
        </w:rPr>
        <w:t>StubEntitlementCalculationService</w:t>
      </w:r>
      <w:r w:rsidRPr="00BA0D5D">
        <w:rPr>
          <w:rFonts w:ascii="inherit" w:eastAsia="宋体" w:hAnsi="inherit" w:cs="Arial"/>
          <w:color w:val="34302D"/>
          <w:kern w:val="0"/>
          <w:sz w:val="24"/>
          <w:szCs w:val="24"/>
        </w:rPr>
        <w:t> totally outside the context of Spring. The profiling advice still gets woven in.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Admittedly, the example is simplistic. However, the basics of the LTW support in Spring have all been introduced in the earlier example, and the rest of this section explains the “why” behind each bit of configuration and usage in detail.</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ProfilingAspect</w:t>
            </w:r>
            <w:r w:rsidRPr="00BA0D5D">
              <w:rPr>
                <w:rFonts w:ascii="宋体" w:eastAsia="宋体" w:hAnsi="宋体" w:cs="宋体"/>
                <w:kern w:val="0"/>
                <w:sz w:val="24"/>
                <w:szCs w:val="24"/>
              </w:rPr>
              <w:t> used in this example may be basic, but it is quite useful. It is a nice example of a development-time aspect that developers can use during development and then easily exclude from builds of the application being deployed into UAT or production.</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Aspects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aspects that you use in LTW have to be AspectJ aspects. You can write them in either the AspectJ language itself, or you can write your aspects in the @AspectJ-style. Your aspects are then both valid AspectJ and Spring AOP aspects. Furthermore, the compiled aspect classes need to be available on the classpath.</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'META-INF/aop.xml'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AspectJ LTW infrastructure is configured by using one or more </w:t>
      </w:r>
      <w:r w:rsidRPr="00BA0D5D">
        <w:rPr>
          <w:rFonts w:ascii="Consolas" w:eastAsia="宋体" w:hAnsi="Consolas" w:cs="宋体"/>
          <w:color w:val="34302D"/>
          <w:kern w:val="0"/>
          <w:sz w:val="23"/>
          <w:szCs w:val="23"/>
          <w:shd w:val="clear" w:color="auto" w:fill="F7F7F8"/>
        </w:rPr>
        <w:t>META-INF/aop.xml</w:t>
      </w:r>
      <w:r w:rsidRPr="00BA0D5D">
        <w:rPr>
          <w:rFonts w:ascii="inherit" w:eastAsia="宋体" w:hAnsi="inherit" w:cs="Arial"/>
          <w:color w:val="34302D"/>
          <w:kern w:val="0"/>
          <w:sz w:val="24"/>
          <w:szCs w:val="24"/>
        </w:rPr>
        <w:t> files that are on the Java classpath (either directly or, more typically, in jar files).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structure and contents of this file is detailed in the LTW part of the </w:t>
      </w:r>
      <w:hyperlink r:id="rId593" w:history="1">
        <w:r w:rsidRPr="00BA0D5D">
          <w:rPr>
            <w:rFonts w:ascii="inherit" w:eastAsia="宋体" w:hAnsi="inherit" w:cs="Arial"/>
            <w:color w:val="548E2E"/>
            <w:kern w:val="0"/>
            <w:sz w:val="24"/>
            <w:szCs w:val="24"/>
            <w:u w:val="single"/>
          </w:rPr>
          <w:t>AspectJ reference documentation</w:t>
        </w:r>
      </w:hyperlink>
      <w:r w:rsidRPr="00BA0D5D">
        <w:rPr>
          <w:rFonts w:ascii="inherit" w:eastAsia="宋体" w:hAnsi="inherit" w:cs="Arial"/>
          <w:color w:val="34302D"/>
          <w:kern w:val="0"/>
          <w:sz w:val="24"/>
          <w:szCs w:val="24"/>
        </w:rPr>
        <w:t>. Because the </w:t>
      </w:r>
      <w:r w:rsidRPr="00BA0D5D">
        <w:rPr>
          <w:rFonts w:ascii="Consolas" w:eastAsia="宋体" w:hAnsi="Consolas" w:cs="宋体"/>
          <w:color w:val="34302D"/>
          <w:kern w:val="0"/>
          <w:sz w:val="23"/>
          <w:szCs w:val="23"/>
          <w:shd w:val="clear" w:color="auto" w:fill="F7F7F8"/>
        </w:rPr>
        <w:t>aop.xml</w:t>
      </w:r>
      <w:r w:rsidRPr="00BA0D5D">
        <w:rPr>
          <w:rFonts w:ascii="inherit" w:eastAsia="宋体" w:hAnsi="inherit" w:cs="Arial"/>
          <w:color w:val="34302D"/>
          <w:kern w:val="0"/>
          <w:sz w:val="24"/>
          <w:szCs w:val="24"/>
        </w:rPr>
        <w:t>file is 100% AspectJ, we do not describe it further here.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Required libraries (JARS)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At minimum, you need the following libraries to use the Spring Framework’s support for AspectJ LTW:</w:t>
      </w:r>
    </w:p>
    <w:p w:rsidR="00BA0D5D" w:rsidRPr="00BA0D5D" w:rsidRDefault="00BA0D5D" w:rsidP="00BA0D5D">
      <w:pPr>
        <w:widowControl/>
        <w:numPr>
          <w:ilvl w:val="0"/>
          <w:numId w:val="4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spring-aop.jar</w:t>
      </w:r>
    </w:p>
    <w:p w:rsidR="00BA0D5D" w:rsidRPr="00BA0D5D" w:rsidRDefault="00BA0D5D" w:rsidP="00BA0D5D">
      <w:pPr>
        <w:widowControl/>
        <w:numPr>
          <w:ilvl w:val="0"/>
          <w:numId w:val="4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aspectjweaver.jar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the </w:t>
      </w:r>
      <w:hyperlink r:id="rId594" w:anchor="aop-aj-ltw-environment-generic" w:history="1">
        <w:r w:rsidRPr="00BA0D5D">
          <w:rPr>
            <w:rFonts w:ascii="inherit" w:eastAsia="宋体" w:hAnsi="inherit" w:cs="Arial"/>
            <w:color w:val="548E2E"/>
            <w:kern w:val="0"/>
            <w:sz w:val="24"/>
            <w:szCs w:val="24"/>
            <w:u w:val="single"/>
          </w:rPr>
          <w:t>Spring-provided agent to enable instrumentation</w:t>
        </w:r>
      </w:hyperlink>
      <w:r w:rsidRPr="00BA0D5D">
        <w:rPr>
          <w:rFonts w:ascii="inherit" w:eastAsia="宋体" w:hAnsi="inherit" w:cs="Arial"/>
          <w:color w:val="34302D"/>
          <w:kern w:val="0"/>
          <w:sz w:val="24"/>
          <w:szCs w:val="24"/>
        </w:rPr>
        <w:t>, you also need:</w:t>
      </w:r>
    </w:p>
    <w:p w:rsidR="00BA0D5D" w:rsidRPr="00BA0D5D" w:rsidRDefault="00BA0D5D" w:rsidP="00BA0D5D">
      <w:pPr>
        <w:widowControl/>
        <w:numPr>
          <w:ilvl w:val="0"/>
          <w:numId w:val="49"/>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spring-instrument.jar</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Spring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key component in Spring’s LTW support is the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interface (in the</w:t>
      </w:r>
      <w:r w:rsidRPr="00BA0D5D">
        <w:rPr>
          <w:rFonts w:ascii="Consolas" w:eastAsia="宋体" w:hAnsi="Consolas" w:cs="宋体"/>
          <w:color w:val="34302D"/>
          <w:kern w:val="0"/>
          <w:sz w:val="23"/>
          <w:szCs w:val="23"/>
          <w:shd w:val="clear" w:color="auto" w:fill="F7F7F8"/>
        </w:rPr>
        <w:t>org.springframework.instrument.classloading</w:t>
      </w:r>
      <w:r w:rsidRPr="00BA0D5D">
        <w:rPr>
          <w:rFonts w:ascii="inherit" w:eastAsia="宋体" w:hAnsi="inherit" w:cs="Arial"/>
          <w:color w:val="34302D"/>
          <w:kern w:val="0"/>
          <w:sz w:val="24"/>
          <w:szCs w:val="24"/>
        </w:rPr>
        <w:t> package), and the numerous implementations of it that ship with the Spring distribution. A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is responsible for adding one or more </w:t>
      </w:r>
      <w:r w:rsidRPr="00BA0D5D">
        <w:rPr>
          <w:rFonts w:ascii="Consolas" w:eastAsia="宋体" w:hAnsi="Consolas" w:cs="宋体"/>
          <w:color w:val="34302D"/>
          <w:kern w:val="0"/>
          <w:sz w:val="23"/>
          <w:szCs w:val="23"/>
          <w:shd w:val="clear" w:color="auto" w:fill="F7F7F8"/>
        </w:rPr>
        <w:t>java.lang.instrument.ClassFileTransformers</w:t>
      </w:r>
      <w:r w:rsidRPr="00BA0D5D">
        <w:rPr>
          <w:rFonts w:ascii="inherit" w:eastAsia="宋体" w:hAnsi="inherit" w:cs="Arial"/>
          <w:color w:val="34302D"/>
          <w:kern w:val="0"/>
          <w:sz w:val="24"/>
          <w:szCs w:val="24"/>
        </w:rPr>
        <w:t> to a </w:t>
      </w:r>
      <w:r w:rsidRPr="00BA0D5D">
        <w:rPr>
          <w:rFonts w:ascii="Consolas" w:eastAsia="宋体" w:hAnsi="Consolas" w:cs="宋体"/>
          <w:color w:val="34302D"/>
          <w:kern w:val="0"/>
          <w:sz w:val="23"/>
          <w:szCs w:val="23"/>
          <w:shd w:val="clear" w:color="auto" w:fill="F7F7F8"/>
        </w:rPr>
        <w:t>ClassLoader</w:t>
      </w:r>
      <w:r w:rsidRPr="00BA0D5D">
        <w:rPr>
          <w:rFonts w:ascii="inherit" w:eastAsia="宋体" w:hAnsi="inherit" w:cs="Arial"/>
          <w:color w:val="34302D"/>
          <w:kern w:val="0"/>
          <w:sz w:val="24"/>
          <w:szCs w:val="24"/>
        </w:rPr>
        <w:t> at runtime, which opens the door to all manner of interesting applications, one of which happens to be the LTW of aspects.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are unfamiliar with the idea of runtime class file transformation, see the javadoc API documentation for the </w:t>
            </w:r>
            <w:r w:rsidRPr="00BA0D5D">
              <w:rPr>
                <w:rFonts w:ascii="Consolas" w:eastAsia="宋体" w:hAnsi="Consolas" w:cs="宋体"/>
                <w:kern w:val="0"/>
                <w:sz w:val="23"/>
                <w:szCs w:val="23"/>
                <w:shd w:val="clear" w:color="auto" w:fill="F7F7F8"/>
              </w:rPr>
              <w:t>java.lang.instrument</w:t>
            </w:r>
            <w:r w:rsidRPr="00BA0D5D">
              <w:rPr>
                <w:rFonts w:ascii="宋体" w:eastAsia="宋体" w:hAnsi="宋体" w:cs="宋体"/>
                <w:kern w:val="0"/>
                <w:sz w:val="24"/>
                <w:szCs w:val="24"/>
              </w:rPr>
              <w:t> package before continuing. While that documentation is not comprehensive, at least you can see the key interfaces and classes (for reference as you read through this section).</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Configuring a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for a particular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can be as easy as adding one line. (Note that you almost certainly need to use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as your Spring container — typically, a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is not enough because the LTW support uses </w:t>
      </w:r>
      <w:r w:rsidRPr="00BA0D5D">
        <w:rPr>
          <w:rFonts w:ascii="Consolas" w:eastAsia="宋体" w:hAnsi="Consolas" w:cs="宋体"/>
          <w:color w:val="34302D"/>
          <w:kern w:val="0"/>
          <w:sz w:val="23"/>
          <w:szCs w:val="23"/>
          <w:shd w:val="clear" w:color="auto" w:fill="F7F7F8"/>
        </w:rPr>
        <w:t>BeanFactoryPostProcessors</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enable the Spring Framework’s LTW support, you need to configure a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which typically is done by using the </w:t>
      </w:r>
      <w:r w:rsidRPr="00BA0D5D">
        <w:rPr>
          <w:rFonts w:ascii="Consolas" w:eastAsia="宋体" w:hAnsi="Consolas" w:cs="宋体"/>
          <w:color w:val="34302D"/>
          <w:kern w:val="0"/>
          <w:sz w:val="23"/>
          <w:szCs w:val="23"/>
          <w:shd w:val="clear" w:color="auto" w:fill="F7F7F8"/>
        </w:rPr>
        <w:t>@EnableLoadTimeWeaving</w:t>
      </w:r>
      <w:r w:rsidRPr="00BA0D5D">
        <w:rPr>
          <w:rFonts w:ascii="inherit" w:eastAsia="宋体" w:hAnsi="inherit" w:cs="Arial"/>
          <w:color w:val="34302D"/>
          <w:kern w:val="0"/>
          <w:sz w:val="24"/>
          <w:szCs w:val="24"/>
        </w:rPr>
        <w:t> annotation,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@EnableLoadTimeWeaving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if you prefer XML-based configuration, use the </w:t>
      </w:r>
      <w:r w:rsidRPr="00BA0D5D">
        <w:rPr>
          <w:rFonts w:ascii="Consolas" w:eastAsia="宋体" w:hAnsi="Consolas" w:cs="宋体"/>
          <w:color w:val="34302D"/>
          <w:kern w:val="0"/>
          <w:sz w:val="23"/>
          <w:szCs w:val="23"/>
          <w:shd w:val="clear" w:color="auto" w:fill="F7F7F8"/>
        </w:rPr>
        <w:t>&lt;context:load-time-weaver/&gt;</w:t>
      </w:r>
      <w:r w:rsidRPr="00BA0D5D">
        <w:rPr>
          <w:rFonts w:ascii="inherit" w:eastAsia="宋体" w:hAnsi="inherit" w:cs="Arial"/>
          <w:color w:val="34302D"/>
          <w:kern w:val="0"/>
          <w:sz w:val="24"/>
          <w:szCs w:val="24"/>
        </w:rPr>
        <w:t> element. Note that the element is defined in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namespace. The following example shows how to use </w:t>
      </w:r>
      <w:r w:rsidRPr="00BA0D5D">
        <w:rPr>
          <w:rFonts w:ascii="Consolas" w:eastAsia="宋体" w:hAnsi="Consolas" w:cs="宋体"/>
          <w:color w:val="34302D"/>
          <w:kern w:val="0"/>
          <w:sz w:val="23"/>
          <w:szCs w:val="23"/>
          <w:shd w:val="clear" w:color="auto" w:fill="F7F7F8"/>
        </w:rPr>
        <w:t>&lt;context:load-time-weaver/&gt;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&lt;context:load-time-weaver/&gt;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preceding configuration automatically defines and registers a number of LTW-specific infrastructure beans, such as a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and an </w:t>
      </w:r>
      <w:r w:rsidRPr="00BA0D5D">
        <w:rPr>
          <w:rFonts w:ascii="Consolas" w:eastAsia="宋体" w:hAnsi="Consolas" w:cs="宋体"/>
          <w:color w:val="34302D"/>
          <w:kern w:val="0"/>
          <w:sz w:val="23"/>
          <w:szCs w:val="23"/>
          <w:shd w:val="clear" w:color="auto" w:fill="F7F7F8"/>
        </w:rPr>
        <w:t>AspectJWeavingEnabler</w:t>
      </w:r>
      <w:r w:rsidRPr="00BA0D5D">
        <w:rPr>
          <w:rFonts w:ascii="inherit" w:eastAsia="宋体" w:hAnsi="inherit" w:cs="Arial"/>
          <w:color w:val="34302D"/>
          <w:kern w:val="0"/>
          <w:sz w:val="24"/>
          <w:szCs w:val="24"/>
        </w:rPr>
        <w:t>, for you. The default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is the </w:t>
      </w:r>
      <w:r w:rsidRPr="00BA0D5D">
        <w:rPr>
          <w:rFonts w:ascii="Consolas" w:eastAsia="宋体" w:hAnsi="Consolas" w:cs="宋体"/>
          <w:color w:val="34302D"/>
          <w:kern w:val="0"/>
          <w:sz w:val="23"/>
          <w:szCs w:val="23"/>
          <w:shd w:val="clear" w:color="auto" w:fill="F7F7F8"/>
        </w:rPr>
        <w:t>DefaultContextLoadTimeWeaver</w:t>
      </w:r>
      <w:r w:rsidRPr="00BA0D5D">
        <w:rPr>
          <w:rFonts w:ascii="inherit" w:eastAsia="宋体" w:hAnsi="inherit" w:cs="Arial"/>
          <w:color w:val="34302D"/>
          <w:kern w:val="0"/>
          <w:sz w:val="24"/>
          <w:szCs w:val="24"/>
        </w:rPr>
        <w:t>class, which attempts to decorate an automatically detected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The exact type of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that is “automatically detected” is dependent upon your runtime environment. The following table summarizes various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implementations:</w:t>
      </w:r>
    </w:p>
    <w:tbl>
      <w:tblPr>
        <w:tblW w:w="14544"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0484"/>
        <w:gridCol w:w="4060"/>
      </w:tblGrid>
      <w:tr w:rsidR="00BA0D5D" w:rsidRPr="00BA0D5D" w:rsidTr="00BA0D5D">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13. DefaultContextLoadTimeWeaver LoadTimeWeavers</w:t>
            </w:r>
          </w:p>
        </w:tc>
      </w:tr>
      <w:tr w:rsidR="00BA0D5D" w:rsidRPr="00BA0D5D" w:rsidTr="00BA0D5D">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Runtime Environment</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Consolas" w:eastAsia="宋体" w:hAnsi="Consolas" w:cs="宋体"/>
                <w:color w:val="34302D"/>
                <w:kern w:val="0"/>
                <w:sz w:val="23"/>
                <w:szCs w:val="23"/>
                <w:shd w:val="clear" w:color="auto" w:fill="F7F7F8"/>
              </w:rPr>
              <w:t>LoadTimeWeaver</w:t>
            </w:r>
            <w:r w:rsidRPr="00BA0D5D">
              <w:rPr>
                <w:rFonts w:ascii="宋体" w:eastAsia="宋体" w:hAnsi="宋体" w:cs="宋体"/>
                <w:b/>
                <w:bCs/>
                <w:color w:val="34302D"/>
                <w:kern w:val="0"/>
                <w:sz w:val="24"/>
                <w:szCs w:val="24"/>
              </w:rPr>
              <w:t> implementation</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Running in </w:t>
            </w:r>
            <w:hyperlink r:id="rId595" w:history="1">
              <w:r w:rsidRPr="00BA0D5D">
                <w:rPr>
                  <w:rFonts w:ascii="inherit" w:eastAsia="宋体" w:hAnsi="inherit" w:cs="宋体"/>
                  <w:color w:val="548E2E"/>
                  <w:kern w:val="0"/>
                  <w:sz w:val="24"/>
                  <w:szCs w:val="24"/>
                  <w:u w:val="single"/>
                </w:rPr>
                <w:t>Apache Tomcat</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TomcatLoadTimeWeaver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Running in </w:t>
            </w:r>
            <w:hyperlink r:id="rId596" w:history="1">
              <w:r w:rsidRPr="00BA0D5D">
                <w:rPr>
                  <w:rFonts w:ascii="inherit" w:eastAsia="宋体" w:hAnsi="inherit" w:cs="宋体"/>
                  <w:color w:val="548E2E"/>
                  <w:kern w:val="0"/>
                  <w:sz w:val="24"/>
                  <w:szCs w:val="24"/>
                  <w:u w:val="single"/>
                </w:rPr>
                <w:t>GlassFish</w:t>
              </w:r>
            </w:hyperlink>
            <w:r w:rsidRPr="00BA0D5D">
              <w:rPr>
                <w:rFonts w:ascii="inherit" w:eastAsia="宋体" w:hAnsi="inherit" w:cs="宋体"/>
                <w:color w:val="34302D"/>
                <w:kern w:val="0"/>
                <w:sz w:val="24"/>
                <w:szCs w:val="24"/>
              </w:rPr>
              <w:t> (limited to EAR deployments)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GlassFishLoadTimeWeaver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Running in Red Hat’s </w:t>
            </w:r>
            <w:hyperlink r:id="rId597" w:history="1">
              <w:r w:rsidRPr="00BA0D5D">
                <w:rPr>
                  <w:rFonts w:ascii="inherit" w:eastAsia="宋体" w:hAnsi="inherit" w:cs="宋体"/>
                  <w:color w:val="548E2E"/>
                  <w:kern w:val="0"/>
                  <w:sz w:val="24"/>
                  <w:szCs w:val="24"/>
                  <w:u w:val="single"/>
                </w:rPr>
                <w:t>JBoss AS</w:t>
              </w:r>
            </w:hyperlink>
            <w:r w:rsidRPr="00BA0D5D">
              <w:rPr>
                <w:rFonts w:ascii="inherit" w:eastAsia="宋体" w:hAnsi="inherit" w:cs="宋体"/>
                <w:color w:val="34302D"/>
                <w:kern w:val="0"/>
                <w:sz w:val="24"/>
                <w:szCs w:val="24"/>
              </w:rPr>
              <w:t> or </w:t>
            </w:r>
            <w:hyperlink r:id="rId598" w:history="1">
              <w:r w:rsidRPr="00BA0D5D">
                <w:rPr>
                  <w:rFonts w:ascii="inherit" w:eastAsia="宋体" w:hAnsi="inherit" w:cs="宋体"/>
                  <w:color w:val="548E2E"/>
                  <w:kern w:val="0"/>
                  <w:sz w:val="24"/>
                  <w:szCs w:val="24"/>
                  <w:u w:val="single"/>
                </w:rPr>
                <w:t>WildFly</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JBossLoadTimeWeaver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Running in IBM’s </w:t>
            </w:r>
            <w:hyperlink r:id="rId599" w:history="1">
              <w:r w:rsidRPr="00BA0D5D">
                <w:rPr>
                  <w:rFonts w:ascii="inherit" w:eastAsia="宋体" w:hAnsi="inherit" w:cs="宋体"/>
                  <w:color w:val="548E2E"/>
                  <w:kern w:val="0"/>
                  <w:sz w:val="24"/>
                  <w:szCs w:val="24"/>
                  <w:u w:val="single"/>
                </w:rPr>
                <w:t>WebSphere</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WebSphereLoadTimeWeaver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Running in Oracle’s </w:t>
            </w:r>
            <w:hyperlink r:id="rId600" w:history="1">
              <w:r w:rsidRPr="00BA0D5D">
                <w:rPr>
                  <w:rFonts w:ascii="inherit" w:eastAsia="宋体" w:hAnsi="inherit" w:cs="宋体"/>
                  <w:color w:val="548E2E"/>
                  <w:kern w:val="0"/>
                  <w:sz w:val="24"/>
                  <w:szCs w:val="24"/>
                  <w:u w:val="single"/>
                </w:rPr>
                <w:t>WebLogic</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WebLogicLoadTimeWeaver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JVM started with Spring </w:t>
            </w:r>
            <w:r w:rsidRPr="00BA0D5D">
              <w:rPr>
                <w:rFonts w:ascii="Consolas" w:eastAsia="宋体" w:hAnsi="Consolas" w:cs="宋体"/>
                <w:color w:val="34302D"/>
                <w:kern w:val="0"/>
                <w:sz w:val="23"/>
                <w:szCs w:val="23"/>
                <w:shd w:val="clear" w:color="auto" w:fill="F7F7F8"/>
              </w:rPr>
              <w:t>InstrumentationSavingAgent</w:t>
            </w:r>
            <w:r w:rsidRPr="00BA0D5D">
              <w:rPr>
                <w:rFonts w:ascii="inherit" w:eastAsia="宋体" w:hAnsi="inherit" w:cs="宋体"/>
                <w:color w:val="34302D"/>
                <w:kern w:val="0"/>
                <w:sz w:val="24"/>
                <w:szCs w:val="24"/>
              </w:rPr>
              <w:t> (</w:t>
            </w:r>
            <w:r w:rsidRPr="00BA0D5D">
              <w:rPr>
                <w:rFonts w:ascii="Consolas" w:eastAsia="宋体" w:hAnsi="Consolas" w:cs="宋体"/>
                <w:color w:val="34302D"/>
                <w:kern w:val="0"/>
                <w:sz w:val="23"/>
                <w:szCs w:val="23"/>
                <w:shd w:val="clear" w:color="auto" w:fill="F7F7F8"/>
              </w:rPr>
              <w:t>java -javaagent:path/to/spring-instrument.jar</w:t>
            </w:r>
            <w:r w:rsidRPr="00BA0D5D">
              <w:rPr>
                <w:rFonts w:ascii="inherit" w:eastAsia="宋体" w:hAnsi="inherit" w:cs="宋体"/>
                <w:color w:val="34302D"/>
                <w:kern w:val="0"/>
                <w:sz w:val="24"/>
                <w:szCs w:val="24"/>
              </w:rPr>
              <w: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InstrumentationLoadTimeWeaver</w:t>
            </w:r>
          </w:p>
        </w:tc>
      </w:tr>
      <w:tr w:rsidR="00BA0D5D" w:rsidRPr="00BA0D5D" w:rsidTr="00BA0D5D">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Fallback, expecting the underlying ClassLoader to follow common conventions (namely </w:t>
            </w:r>
            <w:r w:rsidRPr="00BA0D5D">
              <w:rPr>
                <w:rFonts w:ascii="Consolas" w:eastAsia="宋体" w:hAnsi="Consolas" w:cs="宋体"/>
                <w:color w:val="34302D"/>
                <w:kern w:val="0"/>
                <w:sz w:val="23"/>
                <w:szCs w:val="23"/>
                <w:shd w:val="clear" w:color="auto" w:fill="F7F7F8"/>
              </w:rPr>
              <w:t>addTransformer</w:t>
            </w:r>
            <w:r w:rsidRPr="00BA0D5D">
              <w:rPr>
                <w:rFonts w:ascii="inherit" w:eastAsia="宋体" w:hAnsi="inherit" w:cs="宋体"/>
                <w:color w:val="34302D"/>
                <w:kern w:val="0"/>
                <w:sz w:val="24"/>
                <w:szCs w:val="24"/>
              </w:rPr>
              <w:t> and optionally a </w:t>
            </w:r>
            <w:r w:rsidRPr="00BA0D5D">
              <w:rPr>
                <w:rFonts w:ascii="Consolas" w:eastAsia="宋体" w:hAnsi="Consolas" w:cs="宋体"/>
                <w:color w:val="34302D"/>
                <w:kern w:val="0"/>
                <w:sz w:val="23"/>
                <w:szCs w:val="23"/>
                <w:shd w:val="clear" w:color="auto" w:fill="F7F7F8"/>
              </w:rPr>
              <w:t>getThrowawayClassLoader</w:t>
            </w:r>
            <w:r w:rsidRPr="00BA0D5D">
              <w:rPr>
                <w:rFonts w:ascii="inherit" w:eastAsia="宋体" w:hAnsi="inherit" w:cs="宋体"/>
                <w:color w:val="34302D"/>
                <w:kern w:val="0"/>
                <w:sz w:val="24"/>
                <w:szCs w:val="24"/>
              </w:rPr>
              <w:t> method)</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ReflectiveLoadTimeWeaver</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table lists only the </w:t>
      </w:r>
      <w:r w:rsidRPr="00BA0D5D">
        <w:rPr>
          <w:rFonts w:ascii="Consolas" w:eastAsia="宋体" w:hAnsi="Consolas" w:cs="宋体"/>
          <w:color w:val="34302D"/>
          <w:kern w:val="0"/>
          <w:sz w:val="23"/>
          <w:szCs w:val="23"/>
          <w:shd w:val="clear" w:color="auto" w:fill="F7F7F8"/>
        </w:rPr>
        <w:t>LoadTimeWeavers</w:t>
      </w:r>
      <w:r w:rsidRPr="00BA0D5D">
        <w:rPr>
          <w:rFonts w:ascii="inherit" w:eastAsia="宋体" w:hAnsi="inherit" w:cs="Arial"/>
          <w:color w:val="34302D"/>
          <w:kern w:val="0"/>
          <w:sz w:val="24"/>
          <w:szCs w:val="24"/>
        </w:rPr>
        <w:t> that are autodetected when you use the </w:t>
      </w:r>
      <w:r w:rsidRPr="00BA0D5D">
        <w:rPr>
          <w:rFonts w:ascii="Consolas" w:eastAsia="宋体" w:hAnsi="Consolas" w:cs="宋体"/>
          <w:color w:val="34302D"/>
          <w:kern w:val="0"/>
          <w:sz w:val="23"/>
          <w:szCs w:val="23"/>
          <w:shd w:val="clear" w:color="auto" w:fill="F7F7F8"/>
        </w:rPr>
        <w:t>DefaultContextLoadTimeWeaver</w:t>
      </w:r>
      <w:r w:rsidRPr="00BA0D5D">
        <w:rPr>
          <w:rFonts w:ascii="inherit" w:eastAsia="宋体" w:hAnsi="inherit" w:cs="Arial"/>
          <w:color w:val="34302D"/>
          <w:kern w:val="0"/>
          <w:sz w:val="24"/>
          <w:szCs w:val="24"/>
        </w:rPr>
        <w:t>. You can specify exactly which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implementation to use.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specify a specific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with Java configuration, implement the </w:t>
      </w:r>
      <w:r w:rsidRPr="00BA0D5D">
        <w:rPr>
          <w:rFonts w:ascii="Consolas" w:eastAsia="宋体" w:hAnsi="Consolas" w:cs="宋体"/>
          <w:color w:val="34302D"/>
          <w:kern w:val="0"/>
          <w:sz w:val="23"/>
          <w:szCs w:val="23"/>
          <w:shd w:val="clear" w:color="auto" w:fill="F7F7F8"/>
        </w:rPr>
        <w:t>LoadTimeWeavingConfigurer</w:t>
      </w:r>
      <w:r w:rsidRPr="00BA0D5D">
        <w:rPr>
          <w:rFonts w:ascii="inherit" w:eastAsia="宋体" w:hAnsi="inherit" w:cs="Arial"/>
          <w:color w:val="34302D"/>
          <w:kern w:val="0"/>
          <w:sz w:val="24"/>
          <w:szCs w:val="24"/>
        </w:rPr>
        <w:t> interface and override the </w:t>
      </w:r>
      <w:r w:rsidRPr="00BA0D5D">
        <w:rPr>
          <w:rFonts w:ascii="Consolas" w:eastAsia="宋体" w:hAnsi="Consolas" w:cs="宋体"/>
          <w:color w:val="34302D"/>
          <w:kern w:val="0"/>
          <w:sz w:val="23"/>
          <w:szCs w:val="23"/>
          <w:shd w:val="clear" w:color="auto" w:fill="F7F7F8"/>
        </w:rPr>
        <w:t>getLoadTimeWeaver()</w:t>
      </w:r>
      <w:r w:rsidRPr="00BA0D5D">
        <w:rPr>
          <w:rFonts w:ascii="inherit" w:eastAsia="宋体" w:hAnsi="inherit" w:cs="Arial"/>
          <w:color w:val="34302D"/>
          <w:kern w:val="0"/>
          <w:sz w:val="24"/>
          <w:szCs w:val="24"/>
        </w:rPr>
        <w:t> method. The following example specifies a </w:t>
      </w:r>
      <w:r w:rsidRPr="00BA0D5D">
        <w:rPr>
          <w:rFonts w:ascii="Consolas" w:eastAsia="宋体" w:hAnsi="Consolas" w:cs="宋体"/>
          <w:color w:val="34302D"/>
          <w:kern w:val="0"/>
          <w:sz w:val="23"/>
          <w:szCs w:val="23"/>
          <w:shd w:val="clear" w:color="auto" w:fill="F7F7F8"/>
        </w:rPr>
        <w:t>ReflectiveLoadTimeWeaver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@EnableLoadTimeWeaving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LoadTimeWeavingConfigurer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@Override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LoadTimeWeaver getLoadTimeWeaver()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ReflectiveLoadTimeWeaver();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XML-based configuration, you can specify the fully qualified classname as the value of the </w:t>
      </w:r>
      <w:r w:rsidRPr="00BA0D5D">
        <w:rPr>
          <w:rFonts w:ascii="Consolas" w:eastAsia="宋体" w:hAnsi="Consolas" w:cs="宋体"/>
          <w:color w:val="34302D"/>
          <w:kern w:val="0"/>
          <w:sz w:val="23"/>
          <w:szCs w:val="23"/>
          <w:shd w:val="clear" w:color="auto" w:fill="F7F7F8"/>
        </w:rPr>
        <w:t>weaver-class</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&lt;context:load-time-weaver/&gt;</w:t>
      </w:r>
      <w:r w:rsidRPr="00BA0D5D">
        <w:rPr>
          <w:rFonts w:ascii="inherit" w:eastAsia="宋体" w:hAnsi="inherit" w:cs="Arial"/>
          <w:color w:val="34302D"/>
          <w:kern w:val="0"/>
          <w:sz w:val="24"/>
          <w:szCs w:val="24"/>
        </w:rPr>
        <w:t> element. Again, the following example specifies a </w:t>
      </w:r>
      <w:r w:rsidRPr="00BA0D5D">
        <w:rPr>
          <w:rFonts w:ascii="Consolas" w:eastAsia="宋体" w:hAnsi="Consolas" w:cs="宋体"/>
          <w:color w:val="34302D"/>
          <w:kern w:val="0"/>
          <w:sz w:val="23"/>
          <w:szCs w:val="23"/>
          <w:shd w:val="clear" w:color="auto" w:fill="F7F7F8"/>
        </w:rPr>
        <w:t>ReflectiveLoadTimeWeaver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lastRenderedPageBreak/>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&lt;context:load-time-weaver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weaver-class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"org.springframework.instrument.classloading.ReflectiveLoadTimeWeaver"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that is defined and registered by the configuration can be later retrieved from the Spring container by using the well known name,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Remember that the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exists only as a mechanism for Spring’s LTW infrastructure to add one or more </w:t>
      </w:r>
      <w:r w:rsidRPr="00BA0D5D">
        <w:rPr>
          <w:rFonts w:ascii="Consolas" w:eastAsia="宋体" w:hAnsi="Consolas" w:cs="宋体"/>
          <w:color w:val="34302D"/>
          <w:kern w:val="0"/>
          <w:sz w:val="23"/>
          <w:szCs w:val="23"/>
          <w:shd w:val="clear" w:color="auto" w:fill="F7F7F8"/>
        </w:rPr>
        <w:t>ClassFileTransformers</w:t>
      </w:r>
      <w:r w:rsidRPr="00BA0D5D">
        <w:rPr>
          <w:rFonts w:ascii="inherit" w:eastAsia="宋体" w:hAnsi="inherit" w:cs="Arial"/>
          <w:color w:val="34302D"/>
          <w:kern w:val="0"/>
          <w:sz w:val="24"/>
          <w:szCs w:val="24"/>
        </w:rPr>
        <w:t>. The actual </w:t>
      </w:r>
      <w:r w:rsidRPr="00BA0D5D">
        <w:rPr>
          <w:rFonts w:ascii="Consolas" w:eastAsia="宋体" w:hAnsi="Consolas" w:cs="宋体"/>
          <w:color w:val="34302D"/>
          <w:kern w:val="0"/>
          <w:sz w:val="23"/>
          <w:szCs w:val="23"/>
          <w:shd w:val="clear" w:color="auto" w:fill="F7F7F8"/>
        </w:rPr>
        <w:t>ClassFileTransformer</w:t>
      </w:r>
      <w:r w:rsidRPr="00BA0D5D">
        <w:rPr>
          <w:rFonts w:ascii="inherit" w:eastAsia="宋体" w:hAnsi="inherit" w:cs="Arial"/>
          <w:color w:val="34302D"/>
          <w:kern w:val="0"/>
          <w:sz w:val="24"/>
          <w:szCs w:val="24"/>
        </w:rPr>
        <w:t> that does the LTW is the </w:t>
      </w:r>
      <w:r w:rsidRPr="00BA0D5D">
        <w:rPr>
          <w:rFonts w:ascii="Consolas" w:eastAsia="宋体" w:hAnsi="Consolas" w:cs="宋体"/>
          <w:color w:val="34302D"/>
          <w:kern w:val="0"/>
          <w:sz w:val="23"/>
          <w:szCs w:val="23"/>
          <w:shd w:val="clear" w:color="auto" w:fill="F7F7F8"/>
        </w:rPr>
        <w:t>ClassPreProcessorAgentAdapter</w:t>
      </w:r>
      <w:r w:rsidRPr="00BA0D5D">
        <w:rPr>
          <w:rFonts w:ascii="inherit" w:eastAsia="宋体" w:hAnsi="inherit" w:cs="Arial"/>
          <w:color w:val="34302D"/>
          <w:kern w:val="0"/>
          <w:sz w:val="24"/>
          <w:szCs w:val="24"/>
        </w:rPr>
        <w:t> (from the </w:t>
      </w:r>
      <w:r w:rsidRPr="00BA0D5D">
        <w:rPr>
          <w:rFonts w:ascii="Consolas" w:eastAsia="宋体" w:hAnsi="Consolas" w:cs="宋体"/>
          <w:color w:val="34302D"/>
          <w:kern w:val="0"/>
          <w:sz w:val="23"/>
          <w:szCs w:val="23"/>
          <w:shd w:val="clear" w:color="auto" w:fill="F7F7F8"/>
        </w:rPr>
        <w:t>org.aspectj.weaver.loadtime</w:t>
      </w:r>
      <w:r w:rsidRPr="00BA0D5D">
        <w:rPr>
          <w:rFonts w:ascii="inherit" w:eastAsia="宋体" w:hAnsi="inherit" w:cs="Arial"/>
          <w:color w:val="34302D"/>
          <w:kern w:val="0"/>
          <w:sz w:val="24"/>
          <w:szCs w:val="24"/>
        </w:rPr>
        <w:t> package) class. See the class-level javadoc of the</w:t>
      </w:r>
      <w:r w:rsidRPr="00BA0D5D">
        <w:rPr>
          <w:rFonts w:ascii="Consolas" w:eastAsia="宋体" w:hAnsi="Consolas" w:cs="宋体"/>
          <w:color w:val="34302D"/>
          <w:kern w:val="0"/>
          <w:sz w:val="23"/>
          <w:szCs w:val="23"/>
          <w:shd w:val="clear" w:color="auto" w:fill="F7F7F8"/>
        </w:rPr>
        <w:t>ClassPreProcessorAgentAdapter</w:t>
      </w:r>
      <w:r w:rsidRPr="00BA0D5D">
        <w:rPr>
          <w:rFonts w:ascii="inherit" w:eastAsia="宋体" w:hAnsi="inherit" w:cs="Arial"/>
          <w:color w:val="34302D"/>
          <w:kern w:val="0"/>
          <w:sz w:val="24"/>
          <w:szCs w:val="24"/>
        </w:rPr>
        <w:t> class for further details, because the specifics of how the weaving is actually effected is beyond the scope of this document.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one final attribute of the configuration left to discuss: the </w:t>
      </w:r>
      <w:r w:rsidRPr="00BA0D5D">
        <w:rPr>
          <w:rFonts w:ascii="Consolas" w:eastAsia="宋体" w:hAnsi="Consolas" w:cs="宋体"/>
          <w:color w:val="34302D"/>
          <w:kern w:val="0"/>
          <w:sz w:val="23"/>
          <w:szCs w:val="23"/>
          <w:shd w:val="clear" w:color="auto" w:fill="F7F7F8"/>
        </w:rPr>
        <w:t>aspectjWeaving</w:t>
      </w:r>
      <w:r w:rsidRPr="00BA0D5D">
        <w:rPr>
          <w:rFonts w:ascii="inherit" w:eastAsia="宋体" w:hAnsi="inherit" w:cs="Arial"/>
          <w:color w:val="34302D"/>
          <w:kern w:val="0"/>
          <w:sz w:val="24"/>
          <w:szCs w:val="24"/>
        </w:rPr>
        <w:t> attribute (or </w:t>
      </w:r>
      <w:r w:rsidRPr="00BA0D5D">
        <w:rPr>
          <w:rFonts w:ascii="Consolas" w:eastAsia="宋体" w:hAnsi="Consolas" w:cs="宋体"/>
          <w:color w:val="34302D"/>
          <w:kern w:val="0"/>
          <w:sz w:val="23"/>
          <w:szCs w:val="23"/>
          <w:shd w:val="clear" w:color="auto" w:fill="F7F7F8"/>
        </w:rPr>
        <w:t>aspectj-weaving</w:t>
      </w:r>
      <w:r w:rsidRPr="00BA0D5D">
        <w:rPr>
          <w:rFonts w:ascii="inherit" w:eastAsia="宋体" w:hAnsi="inherit" w:cs="Arial"/>
          <w:color w:val="34302D"/>
          <w:kern w:val="0"/>
          <w:sz w:val="24"/>
          <w:szCs w:val="24"/>
        </w:rPr>
        <w:t> if you use XML). This attribute controls whether LTW is enabled or not. It accepts one of three possible values, with the default value being</w:t>
      </w:r>
      <w:r w:rsidRPr="00BA0D5D">
        <w:rPr>
          <w:rFonts w:ascii="Consolas" w:eastAsia="宋体" w:hAnsi="Consolas" w:cs="宋体"/>
          <w:color w:val="34302D"/>
          <w:kern w:val="0"/>
          <w:sz w:val="23"/>
          <w:szCs w:val="23"/>
          <w:shd w:val="clear" w:color="auto" w:fill="F7F7F8"/>
        </w:rPr>
        <w:t>autodetect</w:t>
      </w:r>
      <w:r w:rsidRPr="00BA0D5D">
        <w:rPr>
          <w:rFonts w:ascii="inherit" w:eastAsia="宋体" w:hAnsi="inherit" w:cs="Arial"/>
          <w:color w:val="34302D"/>
          <w:kern w:val="0"/>
          <w:sz w:val="24"/>
          <w:szCs w:val="24"/>
        </w:rPr>
        <w:t> if the attribute is not present. The following table summarizes the three possible values:</w:t>
      </w:r>
    </w:p>
    <w:tbl>
      <w:tblPr>
        <w:tblW w:w="14544"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080"/>
        <w:gridCol w:w="1615"/>
        <w:gridCol w:w="10849"/>
      </w:tblGrid>
      <w:tr w:rsidR="00BA0D5D" w:rsidRPr="00BA0D5D" w:rsidTr="00BA0D5D">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14. AspectJ weaving attribute values</w:t>
            </w:r>
          </w:p>
        </w:tc>
      </w:tr>
      <w:tr w:rsidR="00BA0D5D" w:rsidRPr="00BA0D5D" w:rsidTr="00BA0D5D">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Annotation Value</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XML Value</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ENABLED</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AspectJ weaving is on, and aspects are woven at load-time as appropriate.</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DISABLED</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off</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LTW is off. No aspect is woven at load-time.</w:t>
            </w:r>
          </w:p>
        </w:tc>
      </w:tr>
      <w:tr w:rsidR="00BA0D5D" w:rsidRPr="00BA0D5D" w:rsidTr="00BA0D5D">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AUTODETECT</w:t>
            </w:r>
          </w:p>
        </w:tc>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autodetect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If the Spring LTW infrastructure can find at least one </w:t>
            </w:r>
            <w:r w:rsidRPr="00BA0D5D">
              <w:rPr>
                <w:rFonts w:ascii="Consolas" w:eastAsia="宋体" w:hAnsi="Consolas" w:cs="宋体"/>
                <w:color w:val="34302D"/>
                <w:kern w:val="0"/>
                <w:sz w:val="23"/>
                <w:szCs w:val="23"/>
              </w:rPr>
              <w:t>META-INF/aop.xml</w:t>
            </w:r>
            <w:r w:rsidRPr="00BA0D5D">
              <w:rPr>
                <w:rFonts w:ascii="inherit" w:eastAsia="宋体" w:hAnsi="inherit" w:cs="宋体"/>
                <w:color w:val="34302D"/>
                <w:kern w:val="0"/>
                <w:sz w:val="24"/>
                <w:szCs w:val="24"/>
              </w:rPr>
              <w:t> file, then AspectJ weaving is on. Otherwise, it is off. This is the default value.</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Environment-specific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last section contains any additional settings and configuration that you need when you use Spring’s LTW support in environments such as application servers and web containers.</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Tomcat, JBoss, WebSphere, WebLogic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Tomcat, JBoss/WildFly, IBM WebSphere Application Server and Oracle WebLogic Server all provide a general app </w:t>
      </w:r>
      <w:r w:rsidRPr="00BA0D5D">
        <w:rPr>
          <w:rFonts w:ascii="Consolas" w:eastAsia="宋体" w:hAnsi="Consolas" w:cs="宋体"/>
          <w:color w:val="34302D"/>
          <w:kern w:val="0"/>
          <w:sz w:val="23"/>
          <w:szCs w:val="23"/>
          <w:shd w:val="clear" w:color="auto" w:fill="F7F7F8"/>
        </w:rPr>
        <w:t>ClassLoader</w:t>
      </w:r>
      <w:r w:rsidRPr="00BA0D5D">
        <w:rPr>
          <w:rFonts w:ascii="inherit" w:eastAsia="宋体" w:hAnsi="inherit" w:cs="Arial"/>
          <w:color w:val="34302D"/>
          <w:kern w:val="0"/>
          <w:sz w:val="24"/>
          <w:szCs w:val="24"/>
        </w:rPr>
        <w:t>that is capable of local instrumentation. Spring’s native LTW may leverage those ClassLoader implementations to provide AspectJ weaving. You can simply enable load-time weaving, as </w:t>
      </w:r>
      <w:hyperlink r:id="rId601" w:anchor="aop-using-aspectj" w:history="1">
        <w:r w:rsidRPr="00BA0D5D">
          <w:rPr>
            <w:rFonts w:ascii="inherit" w:eastAsia="宋体" w:hAnsi="inherit" w:cs="Arial"/>
            <w:color w:val="548E2E"/>
            <w:kern w:val="0"/>
            <w:sz w:val="24"/>
            <w:szCs w:val="24"/>
            <w:u w:val="single"/>
          </w:rPr>
          <w:t>described earlier</w:t>
        </w:r>
      </w:hyperlink>
      <w:r w:rsidRPr="00BA0D5D">
        <w:rPr>
          <w:rFonts w:ascii="inherit" w:eastAsia="宋体" w:hAnsi="inherit" w:cs="Arial"/>
          <w:color w:val="34302D"/>
          <w:kern w:val="0"/>
          <w:sz w:val="24"/>
          <w:szCs w:val="24"/>
        </w:rPr>
        <w:t>. Specifically, you do not need to modify the JVM launch script to add </w:t>
      </w:r>
      <w:r w:rsidRPr="00BA0D5D">
        <w:rPr>
          <w:rFonts w:ascii="Consolas" w:eastAsia="宋体" w:hAnsi="Consolas" w:cs="宋体"/>
          <w:color w:val="34302D"/>
          <w:kern w:val="0"/>
          <w:sz w:val="23"/>
          <w:szCs w:val="23"/>
          <w:shd w:val="clear" w:color="auto" w:fill="F7F7F8"/>
        </w:rPr>
        <w:t>-javaagent:path/to/spring-instrument.jar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on JBoss, you may need to disable the app server scanning to prevent it from loading the classes before the application actually starts. A quick workaround is to add to your artifact a file named </w:t>
      </w:r>
      <w:r w:rsidRPr="00BA0D5D">
        <w:rPr>
          <w:rFonts w:ascii="Consolas" w:eastAsia="宋体" w:hAnsi="Consolas" w:cs="宋体"/>
          <w:color w:val="34302D"/>
          <w:kern w:val="0"/>
          <w:sz w:val="23"/>
          <w:szCs w:val="23"/>
          <w:shd w:val="clear" w:color="auto" w:fill="F7F7F8"/>
        </w:rPr>
        <w:t>WEB-INF/jboss-scanning.xml</w:t>
      </w:r>
      <w:r w:rsidRPr="00BA0D5D">
        <w:rPr>
          <w:rFonts w:ascii="inherit" w:eastAsia="宋体" w:hAnsi="inherit" w:cs="Arial"/>
          <w:color w:val="34302D"/>
          <w:kern w:val="0"/>
          <w:sz w:val="24"/>
          <w:szCs w:val="24"/>
        </w:rPr>
        <w:t> with the following content: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&lt;scanning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"urn:jboss:scanning:1.0"</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Generic Java Applications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class instrumentation is required in environments that are not supported by specific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implementations, a JVM agent is the general solution. For such cases, Spring provides </w:t>
      </w:r>
      <w:r w:rsidRPr="00BA0D5D">
        <w:rPr>
          <w:rFonts w:ascii="Consolas" w:eastAsia="宋体" w:hAnsi="Consolas" w:cs="宋体"/>
          <w:color w:val="34302D"/>
          <w:kern w:val="0"/>
          <w:sz w:val="23"/>
          <w:szCs w:val="23"/>
          <w:shd w:val="clear" w:color="auto" w:fill="F7F7F8"/>
        </w:rPr>
        <w:t>InstrumentationLoadTimeWeaver</w:t>
      </w:r>
      <w:r w:rsidRPr="00BA0D5D">
        <w:rPr>
          <w:rFonts w:ascii="inherit" w:eastAsia="宋体" w:hAnsi="inherit" w:cs="Arial"/>
          <w:color w:val="34302D"/>
          <w:kern w:val="0"/>
          <w:sz w:val="24"/>
          <w:szCs w:val="24"/>
        </w:rPr>
        <w:t> which requires a Spring-specific (but very general) JVM agent, </w:t>
      </w:r>
      <w:r w:rsidRPr="00BA0D5D">
        <w:rPr>
          <w:rFonts w:ascii="Consolas" w:eastAsia="宋体" w:hAnsi="Consolas" w:cs="宋体"/>
          <w:color w:val="34302D"/>
          <w:kern w:val="0"/>
          <w:sz w:val="23"/>
          <w:szCs w:val="23"/>
          <w:shd w:val="clear" w:color="auto" w:fill="F7F7F8"/>
        </w:rPr>
        <w:t>spring-instrument.jar</w:t>
      </w:r>
      <w:r w:rsidRPr="00BA0D5D">
        <w:rPr>
          <w:rFonts w:ascii="inherit" w:eastAsia="宋体" w:hAnsi="inherit" w:cs="Arial"/>
          <w:color w:val="34302D"/>
          <w:kern w:val="0"/>
          <w:sz w:val="24"/>
          <w:szCs w:val="24"/>
        </w:rPr>
        <w:t>, autodetected by common </w:t>
      </w:r>
      <w:r w:rsidRPr="00BA0D5D">
        <w:rPr>
          <w:rFonts w:ascii="Consolas" w:eastAsia="宋体" w:hAnsi="Consolas" w:cs="宋体"/>
          <w:color w:val="34302D"/>
          <w:kern w:val="0"/>
          <w:sz w:val="23"/>
          <w:szCs w:val="23"/>
          <w:shd w:val="clear" w:color="auto" w:fill="F7F7F8"/>
        </w:rPr>
        <w:t>@EnableLoadTimeWeaving</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&lt;context:load-time-weaver/&gt;</w:t>
      </w:r>
      <w:r w:rsidRPr="00BA0D5D">
        <w:rPr>
          <w:rFonts w:ascii="inherit" w:eastAsia="宋体" w:hAnsi="inherit" w:cs="Arial"/>
          <w:color w:val="34302D"/>
          <w:kern w:val="0"/>
          <w:sz w:val="24"/>
          <w:szCs w:val="24"/>
        </w:rPr>
        <w:t> setups.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use it, you must start the virtual machine with the Spring agent by supplying the following JVM options: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-javaagent:/path/to/spring-instrument.jar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this requires modification of the JVM launch script, which may prevent you from using this in application server environments (depending on your server and your operation policies). That said, for one-app-per-JVM deployments such as standalone Spring Boot applications, you typically control the entire JVM setup in any case.</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77" w:name="_Toc15327135"/>
      <w:r w:rsidRPr="00BA0D5D">
        <w:rPr>
          <w:rFonts w:ascii="Arial" w:eastAsia="宋体" w:hAnsi="Arial" w:cs="Arial"/>
          <w:color w:val="34302D"/>
          <w:kern w:val="0"/>
          <w:sz w:val="41"/>
          <w:szCs w:val="41"/>
        </w:rPr>
        <w:t>5.11. Further Resources</w:t>
      </w:r>
      <w:bookmarkEnd w:id="2377"/>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More information on AspectJ can be found on the </w:t>
      </w:r>
      <w:hyperlink r:id="rId602" w:history="1">
        <w:r w:rsidRPr="00BA0D5D">
          <w:rPr>
            <w:rFonts w:ascii="inherit" w:eastAsia="宋体" w:hAnsi="inherit" w:cs="Arial"/>
            <w:color w:val="548E2E"/>
            <w:kern w:val="0"/>
            <w:sz w:val="24"/>
            <w:szCs w:val="24"/>
            <w:u w:val="single"/>
          </w:rPr>
          <w:t>AspectJ website</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i/>
          <w:iCs/>
          <w:color w:val="34302D"/>
          <w:kern w:val="0"/>
          <w:sz w:val="24"/>
          <w:szCs w:val="24"/>
        </w:rPr>
        <w:t>Eclipse AspectJ</w:t>
      </w:r>
      <w:r w:rsidRPr="00BA0D5D">
        <w:rPr>
          <w:rFonts w:ascii="inherit" w:eastAsia="宋体" w:hAnsi="inherit" w:cs="Arial"/>
          <w:color w:val="34302D"/>
          <w:kern w:val="0"/>
          <w:sz w:val="24"/>
          <w:szCs w:val="24"/>
        </w:rPr>
        <w:t> by Adrian Colyer et. al. (Addison-Wesley, 2005) provides a comprehensive introduction and reference for the AspectJ language.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i/>
          <w:iCs/>
          <w:color w:val="34302D"/>
          <w:kern w:val="0"/>
          <w:sz w:val="24"/>
          <w:szCs w:val="24"/>
        </w:rPr>
        <w:t>AspectJ in Action</w:t>
      </w:r>
      <w:r w:rsidRPr="00BA0D5D">
        <w:rPr>
          <w:rFonts w:ascii="inherit" w:eastAsia="宋体" w:hAnsi="inherit" w:cs="Arial"/>
          <w:color w:val="34302D"/>
          <w:kern w:val="0"/>
          <w:sz w:val="24"/>
          <w:szCs w:val="24"/>
        </w:rPr>
        <w:t>, Second Edition by Ramnivas Laddad (Manning, 2009) comes highly recommended. The focus of the book is on AspectJ, but a lot of general AOP themes are explored (in some depth).</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378" w:name="_Toc15327136"/>
      <w:r w:rsidRPr="00BA0D5D">
        <w:rPr>
          <w:rFonts w:ascii="Arial" w:eastAsia="宋体" w:hAnsi="Arial" w:cs="Arial"/>
          <w:color w:val="34302D"/>
          <w:kern w:val="0"/>
          <w:sz w:val="55"/>
          <w:szCs w:val="55"/>
        </w:rPr>
        <w:t>6. Spring AOP APIs</w:t>
      </w:r>
      <w:bookmarkEnd w:id="2378"/>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previous chapter described the Spring’s support for AOP with @AspectJ and schema-based aspect definitions. In this chapter, we discuss the lower-level Spring AOP APIs. For common applications, we recommend the use of Spring AOP with AspectJ pointcuts as described in the previous chapter.</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79" w:name="_Toc15327137"/>
      <w:r w:rsidRPr="00BA0D5D">
        <w:rPr>
          <w:rFonts w:ascii="Arial" w:eastAsia="宋体" w:hAnsi="Arial" w:cs="Arial"/>
          <w:color w:val="34302D"/>
          <w:kern w:val="0"/>
          <w:sz w:val="41"/>
          <w:szCs w:val="41"/>
        </w:rPr>
        <w:lastRenderedPageBreak/>
        <w:t>6.1. Pointcut API in Spring</w:t>
      </w:r>
      <w:bookmarkEnd w:id="2379"/>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describes how Spring handles the crucial pointcut concept.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6.1.1. Concepts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pointcut model enables pointcut reuse independent of advice types. You can target different advice with the same pointcut.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org.springframework.aop.Pointcut</w:t>
      </w:r>
      <w:r w:rsidRPr="00BA0D5D">
        <w:rPr>
          <w:rFonts w:ascii="inherit" w:eastAsia="宋体" w:hAnsi="inherit" w:cs="Arial"/>
          <w:color w:val="34302D"/>
          <w:kern w:val="0"/>
          <w:sz w:val="24"/>
          <w:szCs w:val="24"/>
        </w:rPr>
        <w:t> interface is the central interface, used to target advices to particular classes and methods. The complete interface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Pointcut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ClassFilter getClassFilter();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MethodMatcher getMethodMatcher();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Splitting the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 interface into two parts allows reuse of class and method matching parts and fine-grained composition operations (such as performing a “union” with another method matcher).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ClassFilter</w:t>
      </w:r>
      <w:r w:rsidRPr="00BA0D5D">
        <w:rPr>
          <w:rFonts w:ascii="inherit" w:eastAsia="宋体" w:hAnsi="inherit" w:cs="Arial"/>
          <w:color w:val="34302D"/>
          <w:kern w:val="0"/>
          <w:sz w:val="24"/>
          <w:szCs w:val="24"/>
        </w:rPr>
        <w:t> interface is used to restrict the pointcut to a given set of target classes. If the </w:t>
      </w:r>
      <w:r w:rsidRPr="00BA0D5D">
        <w:rPr>
          <w:rFonts w:ascii="Consolas" w:eastAsia="宋体" w:hAnsi="Consolas" w:cs="宋体"/>
          <w:color w:val="34302D"/>
          <w:kern w:val="0"/>
          <w:sz w:val="23"/>
          <w:szCs w:val="23"/>
          <w:shd w:val="clear" w:color="auto" w:fill="F7F7F8"/>
        </w:rPr>
        <w:t>matches()</w:t>
      </w:r>
      <w:r w:rsidRPr="00BA0D5D">
        <w:rPr>
          <w:rFonts w:ascii="inherit" w:eastAsia="宋体" w:hAnsi="inherit" w:cs="Arial"/>
          <w:color w:val="34302D"/>
          <w:kern w:val="0"/>
          <w:sz w:val="24"/>
          <w:szCs w:val="24"/>
        </w:rPr>
        <w:t> method always returns true, all target classes are matched. The following listing shows the </w:t>
      </w:r>
      <w:r w:rsidRPr="00BA0D5D">
        <w:rPr>
          <w:rFonts w:ascii="Consolas" w:eastAsia="宋体" w:hAnsi="Consolas" w:cs="宋体"/>
          <w:color w:val="34302D"/>
          <w:kern w:val="0"/>
          <w:sz w:val="23"/>
          <w:szCs w:val="23"/>
          <w:shd w:val="clear" w:color="auto" w:fill="F7F7F8"/>
        </w:rPr>
        <w:t>ClassFilter</w:t>
      </w:r>
      <w:r w:rsidRPr="00BA0D5D">
        <w:rPr>
          <w:rFonts w:ascii="inherit" w:eastAsia="宋体" w:hAnsi="inherit" w:cs="Arial"/>
          <w:color w:val="34302D"/>
          <w:kern w:val="0"/>
          <w:sz w:val="24"/>
          <w:szCs w:val="24"/>
        </w:rPr>
        <w:t> interface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ClassFilter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matches(Class clazz);</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MethodMatcher</w:t>
      </w:r>
      <w:r w:rsidRPr="00BA0D5D">
        <w:rPr>
          <w:rFonts w:ascii="inherit" w:eastAsia="宋体" w:hAnsi="inherit" w:cs="Arial"/>
          <w:color w:val="34302D"/>
          <w:kern w:val="0"/>
          <w:sz w:val="24"/>
          <w:szCs w:val="24"/>
        </w:rPr>
        <w:t> interface is normally more important. The complete interface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MethodMatcher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matches(Method m, Class targetClass);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matches(Method m, Class targetClass,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matches(Method, Class)</w:t>
      </w:r>
      <w:r w:rsidRPr="00BA0D5D">
        <w:rPr>
          <w:rFonts w:ascii="inherit" w:eastAsia="宋体" w:hAnsi="inherit" w:cs="Arial"/>
          <w:color w:val="34302D"/>
          <w:kern w:val="0"/>
          <w:sz w:val="24"/>
          <w:szCs w:val="24"/>
        </w:rPr>
        <w:t> method is used to test whether this pointcut ever matches a given method on a target class. This evaluation can be performed when an AOP proxy is created to avoid the need for a test on every method invocation. If the two-argument </w:t>
      </w:r>
      <w:r w:rsidRPr="00BA0D5D">
        <w:rPr>
          <w:rFonts w:ascii="Consolas" w:eastAsia="宋体" w:hAnsi="Consolas" w:cs="宋体"/>
          <w:color w:val="34302D"/>
          <w:kern w:val="0"/>
          <w:sz w:val="23"/>
          <w:szCs w:val="23"/>
          <w:shd w:val="clear" w:color="auto" w:fill="F7F7F8"/>
        </w:rPr>
        <w:t>matches</w:t>
      </w:r>
      <w:r w:rsidRPr="00BA0D5D">
        <w:rPr>
          <w:rFonts w:ascii="inherit" w:eastAsia="宋体" w:hAnsi="inherit" w:cs="Arial"/>
          <w:color w:val="34302D"/>
          <w:kern w:val="0"/>
          <w:sz w:val="24"/>
          <w:szCs w:val="24"/>
        </w:rPr>
        <w:t> method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xml:space="preserve"> for a given method, </w:t>
      </w:r>
      <w:r w:rsidRPr="00BA0D5D">
        <w:rPr>
          <w:rFonts w:ascii="inherit" w:eastAsia="宋体" w:hAnsi="inherit" w:cs="Arial"/>
          <w:color w:val="34302D"/>
          <w:kern w:val="0"/>
          <w:sz w:val="24"/>
          <w:szCs w:val="24"/>
        </w:rPr>
        <w:lastRenderedPageBreak/>
        <w:t>and the </w:t>
      </w:r>
      <w:r w:rsidRPr="00BA0D5D">
        <w:rPr>
          <w:rFonts w:ascii="Consolas" w:eastAsia="宋体" w:hAnsi="Consolas" w:cs="宋体"/>
          <w:color w:val="34302D"/>
          <w:kern w:val="0"/>
          <w:sz w:val="23"/>
          <w:szCs w:val="23"/>
          <w:shd w:val="clear" w:color="auto" w:fill="F7F7F8"/>
        </w:rPr>
        <w:t>isRuntime()</w:t>
      </w:r>
      <w:r w:rsidRPr="00BA0D5D">
        <w:rPr>
          <w:rFonts w:ascii="inherit" w:eastAsia="宋体" w:hAnsi="inherit" w:cs="Arial"/>
          <w:color w:val="34302D"/>
          <w:kern w:val="0"/>
          <w:sz w:val="24"/>
          <w:szCs w:val="24"/>
        </w:rPr>
        <w:t> method for the MethodMatcher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the three-argument matches method is invoked on every method invocation. This lets a pointcut look at the arguments passed to the method invocation immediately before the target advice is to execute.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Most </w:t>
      </w:r>
      <w:r w:rsidRPr="00BA0D5D">
        <w:rPr>
          <w:rFonts w:ascii="Consolas" w:eastAsia="宋体" w:hAnsi="Consolas" w:cs="宋体"/>
          <w:color w:val="34302D"/>
          <w:kern w:val="0"/>
          <w:sz w:val="23"/>
          <w:szCs w:val="23"/>
          <w:shd w:val="clear" w:color="auto" w:fill="F7F7F8"/>
        </w:rPr>
        <w:t>MethodMatcher</w:t>
      </w:r>
      <w:r w:rsidRPr="00BA0D5D">
        <w:rPr>
          <w:rFonts w:ascii="inherit" w:eastAsia="宋体" w:hAnsi="inherit" w:cs="Arial"/>
          <w:color w:val="34302D"/>
          <w:kern w:val="0"/>
          <w:sz w:val="24"/>
          <w:szCs w:val="24"/>
        </w:rPr>
        <w:t> implementations are static, meaning that their </w:t>
      </w:r>
      <w:r w:rsidRPr="00BA0D5D">
        <w:rPr>
          <w:rFonts w:ascii="Consolas" w:eastAsia="宋体" w:hAnsi="Consolas" w:cs="宋体"/>
          <w:color w:val="34302D"/>
          <w:kern w:val="0"/>
          <w:sz w:val="23"/>
          <w:szCs w:val="23"/>
          <w:shd w:val="clear" w:color="auto" w:fill="F7F7F8"/>
        </w:rPr>
        <w:t>isRuntime()</w:t>
      </w:r>
      <w:r w:rsidRPr="00BA0D5D">
        <w:rPr>
          <w:rFonts w:ascii="inherit" w:eastAsia="宋体" w:hAnsi="inherit" w:cs="Arial"/>
          <w:color w:val="34302D"/>
          <w:kern w:val="0"/>
          <w:sz w:val="24"/>
          <w:szCs w:val="24"/>
        </w:rPr>
        <w:t> method returns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In this case, the three-argument </w:t>
      </w:r>
      <w:r w:rsidRPr="00BA0D5D">
        <w:rPr>
          <w:rFonts w:ascii="Consolas" w:eastAsia="宋体" w:hAnsi="Consolas" w:cs="宋体"/>
          <w:color w:val="34302D"/>
          <w:kern w:val="0"/>
          <w:sz w:val="23"/>
          <w:szCs w:val="23"/>
          <w:shd w:val="clear" w:color="auto" w:fill="F7F7F8"/>
        </w:rPr>
        <w:t>matches</w:t>
      </w:r>
      <w:r w:rsidRPr="00BA0D5D">
        <w:rPr>
          <w:rFonts w:ascii="inherit" w:eastAsia="宋体" w:hAnsi="inherit" w:cs="Arial"/>
          <w:color w:val="34302D"/>
          <w:kern w:val="0"/>
          <w:sz w:val="24"/>
          <w:szCs w:val="24"/>
        </w:rPr>
        <w:t> method is never invoked.</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possible, try to make pointcuts static, allowing the AOP framework to cache the results of pointcut evaluation when an AOP proxy is created.</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6.1.2. Operations on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supports operations (notably, union and intersection) on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Union means the methods that either pointcut matches. Intersection means the methods that both pointcuts match. Union is usually more useful. You can compose pointcuts by using the static methods in the</w:t>
      </w:r>
      <w:r w:rsidRPr="00BA0D5D">
        <w:rPr>
          <w:rFonts w:ascii="Consolas" w:eastAsia="宋体" w:hAnsi="Consolas" w:cs="宋体"/>
          <w:color w:val="34302D"/>
          <w:kern w:val="0"/>
          <w:sz w:val="23"/>
          <w:szCs w:val="23"/>
          <w:shd w:val="clear" w:color="auto" w:fill="F7F7F8"/>
        </w:rPr>
        <w:t>org.springframework.aop.support.Pointcuts</w:t>
      </w:r>
      <w:r w:rsidRPr="00BA0D5D">
        <w:rPr>
          <w:rFonts w:ascii="inherit" w:eastAsia="宋体" w:hAnsi="inherit" w:cs="Arial"/>
          <w:color w:val="34302D"/>
          <w:kern w:val="0"/>
          <w:sz w:val="24"/>
          <w:szCs w:val="24"/>
        </w:rPr>
        <w:t> class or by using the </w:t>
      </w:r>
      <w:r w:rsidRPr="00BA0D5D">
        <w:rPr>
          <w:rFonts w:ascii="Consolas" w:eastAsia="宋体" w:hAnsi="Consolas" w:cs="宋体"/>
          <w:color w:val="34302D"/>
          <w:kern w:val="0"/>
          <w:sz w:val="23"/>
          <w:szCs w:val="23"/>
          <w:shd w:val="clear" w:color="auto" w:fill="F7F7F8"/>
        </w:rPr>
        <w:t>ComposablePointcut</w:t>
      </w:r>
      <w:r w:rsidRPr="00BA0D5D">
        <w:rPr>
          <w:rFonts w:ascii="inherit" w:eastAsia="宋体" w:hAnsi="inherit" w:cs="Arial"/>
          <w:color w:val="34302D"/>
          <w:kern w:val="0"/>
          <w:sz w:val="24"/>
          <w:szCs w:val="24"/>
        </w:rPr>
        <w:t> class in the same package. However, using AspectJ pointcut expressions is usually a simpler approach.</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6.1.3. AspectJ Expression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2.0, the most important type of pointcut used by Spring is </w:t>
      </w:r>
      <w:r w:rsidRPr="00BA0D5D">
        <w:rPr>
          <w:rFonts w:ascii="Consolas" w:eastAsia="宋体" w:hAnsi="Consolas" w:cs="宋体"/>
          <w:color w:val="34302D"/>
          <w:kern w:val="0"/>
          <w:sz w:val="23"/>
          <w:szCs w:val="23"/>
          <w:shd w:val="clear" w:color="auto" w:fill="F7F7F8"/>
        </w:rPr>
        <w:t>org.springframework.aop.aspectj.AspectJExpressionPointcut</w:t>
      </w:r>
      <w:r w:rsidRPr="00BA0D5D">
        <w:rPr>
          <w:rFonts w:ascii="inherit" w:eastAsia="宋体" w:hAnsi="inherit" w:cs="Arial"/>
          <w:color w:val="34302D"/>
          <w:kern w:val="0"/>
          <w:sz w:val="24"/>
          <w:szCs w:val="24"/>
        </w:rPr>
        <w:t>. This is a pointcut that uses an AspectJ-supplied library to parse an AspectJ pointcut expression string.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603" w:anchor="aop" w:history="1">
        <w:r w:rsidRPr="00BA0D5D">
          <w:rPr>
            <w:rFonts w:ascii="inherit" w:eastAsia="宋体" w:hAnsi="inherit" w:cs="Arial"/>
            <w:color w:val="548E2E"/>
            <w:kern w:val="0"/>
            <w:sz w:val="24"/>
            <w:szCs w:val="24"/>
            <w:u w:val="single"/>
          </w:rPr>
          <w:t>previous chapter</w:t>
        </w:r>
      </w:hyperlink>
      <w:r w:rsidRPr="00BA0D5D">
        <w:rPr>
          <w:rFonts w:ascii="inherit" w:eastAsia="宋体" w:hAnsi="inherit" w:cs="Arial"/>
          <w:color w:val="34302D"/>
          <w:kern w:val="0"/>
          <w:sz w:val="24"/>
          <w:szCs w:val="24"/>
        </w:rPr>
        <w:t> for a discussion of supported AspectJ pointcut primitives.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6.1.4. Convenience Pointcut Implementations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several convenient pointcut implementations. You can use some of them directly. Others are intended to be subclassed in application-specific pointcuts.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Static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Static pointcuts are based on the method and the target class and cannot take into account the method’s arguments. Static pointcuts suffice — and are best — for most usages. Spring can evaluate a static pointcut only once, when a method is first invoked. After that, there is no need to evaluate the pointcut again with each method invocation.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rest of this section describes some of the static pointcut implementations that are included with Spring.</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Regular Expression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obvious way to specify static pointcuts is regular expressions. Several AOP frameworks besides Spring make this possible.</w:t>
      </w:r>
      <w:r w:rsidRPr="00BA0D5D">
        <w:rPr>
          <w:rFonts w:ascii="Consolas" w:eastAsia="宋体" w:hAnsi="Consolas" w:cs="宋体"/>
          <w:color w:val="34302D"/>
          <w:kern w:val="0"/>
          <w:sz w:val="23"/>
          <w:szCs w:val="23"/>
          <w:shd w:val="clear" w:color="auto" w:fill="F7F7F8"/>
        </w:rPr>
        <w:t>org.springframework.aop.support.JdkRegexpMethodPointcut</w:t>
      </w:r>
      <w:r w:rsidRPr="00BA0D5D">
        <w:rPr>
          <w:rFonts w:ascii="inherit" w:eastAsia="宋体" w:hAnsi="inherit" w:cs="Arial"/>
          <w:color w:val="34302D"/>
          <w:kern w:val="0"/>
          <w:sz w:val="24"/>
          <w:szCs w:val="24"/>
        </w:rPr>
        <w:t> is a generic regular expression pointcut that uses the regular expression support in the JDK.</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the </w:t>
      </w:r>
      <w:r w:rsidRPr="00BA0D5D">
        <w:rPr>
          <w:rFonts w:ascii="Consolas" w:eastAsia="宋体" w:hAnsi="Consolas" w:cs="宋体"/>
          <w:color w:val="34302D"/>
          <w:kern w:val="0"/>
          <w:sz w:val="23"/>
          <w:szCs w:val="23"/>
          <w:shd w:val="clear" w:color="auto" w:fill="F7F7F8"/>
        </w:rPr>
        <w:t>JdkRegexpMethodPointcut</w:t>
      </w:r>
      <w:r w:rsidRPr="00BA0D5D">
        <w:rPr>
          <w:rFonts w:ascii="inherit" w:eastAsia="宋体" w:hAnsi="inherit" w:cs="Arial"/>
          <w:color w:val="34302D"/>
          <w:kern w:val="0"/>
          <w:sz w:val="24"/>
          <w:szCs w:val="24"/>
        </w:rPr>
        <w:t> class, you can provide a list of pattern strings. If any of these is a match, the pointcut evaluates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(So, the result is effectively the union of these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following example shows how to use </w:t>
      </w:r>
      <w:r w:rsidRPr="00BA0D5D">
        <w:rPr>
          <w:rFonts w:ascii="Consolas" w:eastAsia="宋体" w:hAnsi="Consolas" w:cs="宋体"/>
          <w:color w:val="34302D"/>
          <w:kern w:val="0"/>
          <w:sz w:val="23"/>
          <w:szCs w:val="23"/>
          <w:shd w:val="clear" w:color="auto" w:fill="F7F7F8"/>
        </w:rPr>
        <w:t>JdkRegexpMethodPointcut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"settersAndAbsquatulatePointcut"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"org.springframework.aop.support.JdkRegexpMethodPointcut"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"patterns"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.*set.*</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.*absquatulate</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a convenience class named </w:t>
      </w:r>
      <w:r w:rsidRPr="00BA0D5D">
        <w:rPr>
          <w:rFonts w:ascii="Consolas" w:eastAsia="宋体" w:hAnsi="Consolas" w:cs="宋体"/>
          <w:color w:val="34302D"/>
          <w:kern w:val="0"/>
          <w:sz w:val="23"/>
          <w:szCs w:val="23"/>
          <w:shd w:val="clear" w:color="auto" w:fill="F7F7F8"/>
        </w:rPr>
        <w:t>RegexpMethodPointcutAdvisor</w:t>
      </w:r>
      <w:r w:rsidRPr="00BA0D5D">
        <w:rPr>
          <w:rFonts w:ascii="inherit" w:eastAsia="宋体" w:hAnsi="inherit" w:cs="Arial"/>
          <w:color w:val="34302D"/>
          <w:kern w:val="0"/>
          <w:sz w:val="24"/>
          <w:szCs w:val="24"/>
        </w:rPr>
        <w:t>, which lets us also reference an </w:t>
      </w:r>
      <w:r w:rsidRPr="00BA0D5D">
        <w:rPr>
          <w:rFonts w:ascii="Consolas" w:eastAsia="宋体" w:hAnsi="Consolas" w:cs="宋体"/>
          <w:color w:val="34302D"/>
          <w:kern w:val="0"/>
          <w:sz w:val="23"/>
          <w:szCs w:val="23"/>
          <w:shd w:val="clear" w:color="auto" w:fill="F7F7F8"/>
        </w:rPr>
        <w:t>Advice</w:t>
      </w:r>
      <w:r w:rsidRPr="00BA0D5D">
        <w:rPr>
          <w:rFonts w:ascii="inherit" w:eastAsia="宋体" w:hAnsi="inherit" w:cs="Arial"/>
          <w:color w:val="34302D"/>
          <w:kern w:val="0"/>
          <w:sz w:val="24"/>
          <w:szCs w:val="24"/>
        </w:rPr>
        <w:t> (remember that an </w:t>
      </w:r>
      <w:r w:rsidRPr="00BA0D5D">
        <w:rPr>
          <w:rFonts w:ascii="Consolas" w:eastAsia="宋体" w:hAnsi="Consolas" w:cs="宋体"/>
          <w:color w:val="34302D"/>
          <w:kern w:val="0"/>
          <w:sz w:val="23"/>
          <w:szCs w:val="23"/>
          <w:shd w:val="clear" w:color="auto" w:fill="F7F7F8"/>
        </w:rPr>
        <w:t>Advice</w:t>
      </w:r>
      <w:r w:rsidRPr="00BA0D5D">
        <w:rPr>
          <w:rFonts w:ascii="inherit" w:eastAsia="宋体" w:hAnsi="inherit" w:cs="Arial"/>
          <w:color w:val="34302D"/>
          <w:kern w:val="0"/>
          <w:sz w:val="24"/>
          <w:szCs w:val="24"/>
        </w:rPr>
        <w:t> can be an interceptor, before advice, throws advice, and others). Behind the scenes, Spring uses a </w:t>
      </w:r>
      <w:r w:rsidRPr="00BA0D5D">
        <w:rPr>
          <w:rFonts w:ascii="Consolas" w:eastAsia="宋体" w:hAnsi="Consolas" w:cs="宋体"/>
          <w:color w:val="34302D"/>
          <w:kern w:val="0"/>
          <w:sz w:val="23"/>
          <w:szCs w:val="23"/>
          <w:shd w:val="clear" w:color="auto" w:fill="F7F7F8"/>
        </w:rPr>
        <w:t>JdkRegexpMethodPointcut</w:t>
      </w:r>
      <w:r w:rsidRPr="00BA0D5D">
        <w:rPr>
          <w:rFonts w:ascii="inherit" w:eastAsia="宋体" w:hAnsi="inherit" w:cs="Arial"/>
          <w:color w:val="34302D"/>
          <w:kern w:val="0"/>
          <w:sz w:val="24"/>
          <w:szCs w:val="24"/>
        </w:rPr>
        <w:t>. Using </w:t>
      </w:r>
      <w:r w:rsidRPr="00BA0D5D">
        <w:rPr>
          <w:rFonts w:ascii="Consolas" w:eastAsia="宋体" w:hAnsi="Consolas" w:cs="宋体"/>
          <w:color w:val="34302D"/>
          <w:kern w:val="0"/>
          <w:sz w:val="23"/>
          <w:szCs w:val="23"/>
          <w:shd w:val="clear" w:color="auto" w:fill="F7F7F8"/>
        </w:rPr>
        <w:t>RegexpMethodPointcutAdvisor</w:t>
      </w:r>
      <w:r w:rsidRPr="00BA0D5D">
        <w:rPr>
          <w:rFonts w:ascii="inherit" w:eastAsia="宋体" w:hAnsi="inherit" w:cs="Arial"/>
          <w:color w:val="34302D"/>
          <w:kern w:val="0"/>
          <w:sz w:val="24"/>
          <w:szCs w:val="24"/>
        </w:rPr>
        <w:t> simplifies wiring, as the one bean encapsulates both pointcut and advice,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"settersAndAbsquatulateAdvisor"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"org.springframework.aop.support.RegexpMethodPointcutAdvisor"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"beanNameOfAopAllianceInterceptor"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"patterns"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.*set.*</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.*absquatulate</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w:t>
      </w:r>
      <w:r w:rsidRPr="00BA0D5D">
        <w:rPr>
          <w:rFonts w:ascii="Consolas" w:eastAsia="宋体" w:hAnsi="Consolas" w:cs="宋体"/>
          <w:color w:val="34302D"/>
          <w:kern w:val="0"/>
          <w:sz w:val="23"/>
          <w:szCs w:val="23"/>
          <w:shd w:val="clear" w:color="auto" w:fill="F7F7F8"/>
        </w:rPr>
        <w:t>RegexpMethodPointcutAdvisor</w:t>
      </w:r>
      <w:r w:rsidRPr="00BA0D5D">
        <w:rPr>
          <w:rFonts w:ascii="inherit" w:eastAsia="宋体" w:hAnsi="inherit" w:cs="Arial"/>
          <w:color w:val="34302D"/>
          <w:kern w:val="0"/>
          <w:sz w:val="24"/>
          <w:szCs w:val="24"/>
        </w:rPr>
        <w:t> with any </w:t>
      </w:r>
      <w:r w:rsidRPr="00BA0D5D">
        <w:rPr>
          <w:rFonts w:ascii="Consolas" w:eastAsia="宋体" w:hAnsi="Consolas" w:cs="宋体"/>
          <w:color w:val="34302D"/>
          <w:kern w:val="0"/>
          <w:sz w:val="23"/>
          <w:szCs w:val="23"/>
          <w:shd w:val="clear" w:color="auto" w:fill="F7F7F8"/>
        </w:rPr>
        <w:t>Advice</w:t>
      </w:r>
      <w:r w:rsidRPr="00BA0D5D">
        <w:rPr>
          <w:rFonts w:ascii="inherit" w:eastAsia="宋体" w:hAnsi="inherit" w:cs="Arial"/>
          <w:color w:val="34302D"/>
          <w:kern w:val="0"/>
          <w:sz w:val="24"/>
          <w:szCs w:val="24"/>
        </w:rPr>
        <w:t> type.</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Attribute-driven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important type of static pointcut is a metadata-driven pointcut. This uses the values of metadata attributes (typically, source-level metadata).</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Dynamic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Dynamic pointcuts are costlier to evaluate than static pointcuts. They take into account method arguments as well as static information. This means that they must be evaluated with every method invocation and that the result cannot be cached, as arguments will vary.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main example is the </w:t>
      </w:r>
      <w:r w:rsidRPr="00BA0D5D">
        <w:rPr>
          <w:rFonts w:ascii="Consolas" w:eastAsia="宋体" w:hAnsi="Consolas" w:cs="宋体"/>
          <w:color w:val="34302D"/>
          <w:kern w:val="0"/>
          <w:sz w:val="23"/>
          <w:szCs w:val="23"/>
          <w:shd w:val="clear" w:color="auto" w:fill="F7F7F8"/>
        </w:rPr>
        <w:t>control flow</w:t>
      </w:r>
      <w:r w:rsidRPr="00BA0D5D">
        <w:rPr>
          <w:rFonts w:ascii="inherit" w:eastAsia="宋体" w:hAnsi="inherit" w:cs="Arial"/>
          <w:color w:val="34302D"/>
          <w:kern w:val="0"/>
          <w:sz w:val="24"/>
          <w:szCs w:val="24"/>
        </w:rPr>
        <w:t> pointcut.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Control Flow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control flow pointcuts are conceptually similar to AspectJ </w:t>
      </w:r>
      <w:r w:rsidRPr="00BA0D5D">
        <w:rPr>
          <w:rFonts w:ascii="Consolas" w:eastAsia="宋体" w:hAnsi="Consolas" w:cs="宋体"/>
          <w:color w:val="34302D"/>
          <w:kern w:val="0"/>
          <w:sz w:val="23"/>
          <w:szCs w:val="23"/>
          <w:shd w:val="clear" w:color="auto" w:fill="F7F7F8"/>
        </w:rPr>
        <w:t>cflow</w:t>
      </w:r>
      <w:r w:rsidRPr="00BA0D5D">
        <w:rPr>
          <w:rFonts w:ascii="inherit" w:eastAsia="宋体" w:hAnsi="inherit" w:cs="Arial"/>
          <w:color w:val="34302D"/>
          <w:kern w:val="0"/>
          <w:sz w:val="24"/>
          <w:szCs w:val="24"/>
        </w:rPr>
        <w:t xml:space="preserve"> pointcuts, although less powerful. (There is currently no way to specify that a pointcut executes below a join point matched by another </w:t>
      </w:r>
      <w:r w:rsidRPr="00BA0D5D">
        <w:rPr>
          <w:rFonts w:ascii="inherit" w:eastAsia="宋体" w:hAnsi="inherit" w:cs="Arial"/>
          <w:color w:val="34302D"/>
          <w:kern w:val="0"/>
          <w:sz w:val="24"/>
          <w:szCs w:val="24"/>
        </w:rPr>
        <w:lastRenderedPageBreak/>
        <w:t>pointcut.) A control flow pointcut matches the current call stack. For example, it might fire if the join point was invoked by a method in the </w:t>
      </w:r>
      <w:r w:rsidRPr="00BA0D5D">
        <w:rPr>
          <w:rFonts w:ascii="Consolas" w:eastAsia="宋体" w:hAnsi="Consolas" w:cs="宋体"/>
          <w:color w:val="34302D"/>
          <w:kern w:val="0"/>
          <w:sz w:val="23"/>
          <w:szCs w:val="23"/>
          <w:shd w:val="clear" w:color="auto" w:fill="F7F7F8"/>
        </w:rPr>
        <w:t>com.mycompany.web</w:t>
      </w:r>
      <w:r w:rsidRPr="00BA0D5D">
        <w:rPr>
          <w:rFonts w:ascii="inherit" w:eastAsia="宋体" w:hAnsi="inherit" w:cs="Arial"/>
          <w:color w:val="34302D"/>
          <w:kern w:val="0"/>
          <w:sz w:val="24"/>
          <w:szCs w:val="24"/>
        </w:rPr>
        <w:t> package or by the </w:t>
      </w:r>
      <w:r w:rsidRPr="00BA0D5D">
        <w:rPr>
          <w:rFonts w:ascii="Consolas" w:eastAsia="宋体" w:hAnsi="Consolas" w:cs="宋体"/>
          <w:color w:val="34302D"/>
          <w:kern w:val="0"/>
          <w:sz w:val="23"/>
          <w:szCs w:val="23"/>
          <w:shd w:val="clear" w:color="auto" w:fill="F7F7F8"/>
        </w:rPr>
        <w:t>SomeCaller</w:t>
      </w:r>
      <w:r w:rsidRPr="00BA0D5D">
        <w:rPr>
          <w:rFonts w:ascii="inherit" w:eastAsia="宋体" w:hAnsi="inherit" w:cs="Arial"/>
          <w:color w:val="34302D"/>
          <w:kern w:val="0"/>
          <w:sz w:val="24"/>
          <w:szCs w:val="24"/>
        </w:rPr>
        <w:t> class. Control flow pointcuts are specified by using the </w:t>
      </w:r>
      <w:r w:rsidRPr="00BA0D5D">
        <w:rPr>
          <w:rFonts w:ascii="Consolas" w:eastAsia="宋体" w:hAnsi="Consolas" w:cs="宋体"/>
          <w:color w:val="34302D"/>
          <w:kern w:val="0"/>
          <w:sz w:val="23"/>
          <w:szCs w:val="23"/>
          <w:shd w:val="clear" w:color="auto" w:fill="F7F7F8"/>
        </w:rPr>
        <w:t>org.springframework.aop.support.ControlFlowPointcut</w:t>
      </w:r>
      <w:r w:rsidRPr="00BA0D5D">
        <w:rPr>
          <w:rFonts w:ascii="inherit" w:eastAsia="宋体" w:hAnsi="inherit" w:cs="Arial"/>
          <w:color w:val="34302D"/>
          <w:kern w:val="0"/>
          <w:sz w:val="24"/>
          <w:szCs w:val="24"/>
        </w:rPr>
        <w:t>class.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Control flow pointcuts are significantly more expensive to evaluate at runtime than even other dynamic pointcuts. In Java 1.4, the cost is about five times that of other dynamic pointcuts.</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6.1.5. Pointcut Superclasses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useful pointcut superclasses to help you to implement your own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static pointcuts are most useful, you should probably subclass </w:t>
      </w:r>
      <w:r w:rsidRPr="00BA0D5D">
        <w:rPr>
          <w:rFonts w:ascii="Consolas" w:eastAsia="宋体" w:hAnsi="Consolas" w:cs="宋体"/>
          <w:color w:val="34302D"/>
          <w:kern w:val="0"/>
          <w:sz w:val="23"/>
          <w:szCs w:val="23"/>
          <w:shd w:val="clear" w:color="auto" w:fill="F7F7F8"/>
        </w:rPr>
        <w:t>StaticMethodMatcherPointcut</w:t>
      </w:r>
      <w:r w:rsidRPr="00BA0D5D">
        <w:rPr>
          <w:rFonts w:ascii="inherit" w:eastAsia="宋体" w:hAnsi="inherit" w:cs="Arial"/>
          <w:color w:val="34302D"/>
          <w:kern w:val="0"/>
          <w:sz w:val="24"/>
          <w:szCs w:val="24"/>
        </w:rPr>
        <w:t>. This requires implementing only one abstract method (although you can override other methods to customize behavior). The following example shows how to subclass </w:t>
      </w:r>
      <w:r w:rsidRPr="00BA0D5D">
        <w:rPr>
          <w:rFonts w:ascii="Consolas" w:eastAsia="宋体" w:hAnsi="Consolas" w:cs="宋体"/>
          <w:color w:val="34302D"/>
          <w:kern w:val="0"/>
          <w:sz w:val="23"/>
          <w:szCs w:val="23"/>
          <w:shd w:val="clear" w:color="auto" w:fill="F7F7F8"/>
        </w:rPr>
        <w:t>StaticMethodMatcherPointcut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TestStaticPointcut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StaticMethodMatcherPointcut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matches(Method m, Class targetClass)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return true if custom criteria match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are also superclasses for dynamic pointcuts. You can use custom pointcuts with any advice type.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6.1.6. Custom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pointcuts in Spring AOP are Java classes rather than language features (as in AspectJ), you can declare custom pointcuts, whether static or dynamic. Custom pointcuts in Spring can be arbitrarily complex. However, we recommend using the AspectJ pointcut expression language, if you can.</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Later versions of Spring may offer support for “semantic pointcuts” as offered by JAC</w:t>
            </w:r>
            <w:r w:rsidRPr="00BA0D5D">
              <w:rPr>
                <w:rFonts w:ascii="MS Gothic" w:eastAsia="宋体" w:hAnsi="MS Gothic" w:cs="MS Gothic"/>
                <w:kern w:val="0"/>
                <w:sz w:val="24"/>
                <w:szCs w:val="24"/>
              </w:rPr>
              <w:t> </w:t>
            </w:r>
            <w:r w:rsidRPr="00BA0D5D">
              <w:rPr>
                <w:rFonts w:ascii="宋体" w:eastAsia="宋体" w:hAnsi="宋体" w:cs="宋体"/>
                <w:kern w:val="0"/>
                <w:sz w:val="24"/>
                <w:szCs w:val="24"/>
              </w:rPr>
              <w:t>—</w:t>
            </w:r>
            <w:r w:rsidRPr="00BA0D5D">
              <w:rPr>
                <w:rFonts w:ascii="MS Gothic" w:eastAsia="宋体" w:hAnsi="MS Gothic" w:cs="MS Gothic"/>
                <w:kern w:val="0"/>
                <w:sz w:val="24"/>
                <w:szCs w:val="24"/>
              </w:rPr>
              <w:t> </w:t>
            </w:r>
            <w:r w:rsidRPr="00BA0D5D">
              <w:rPr>
                <w:rFonts w:ascii="宋体" w:eastAsia="宋体" w:hAnsi="宋体" w:cs="宋体"/>
                <w:kern w:val="0"/>
                <w:sz w:val="24"/>
                <w:szCs w:val="24"/>
              </w:rPr>
              <w:t>for example, “all methods that change instance variables in the target object.”</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80" w:name="_Toc15327138"/>
      <w:r w:rsidRPr="00BA0D5D">
        <w:rPr>
          <w:rFonts w:ascii="Arial" w:eastAsia="宋体" w:hAnsi="Arial" w:cs="Arial"/>
          <w:color w:val="34302D"/>
          <w:kern w:val="0"/>
          <w:sz w:val="41"/>
          <w:szCs w:val="41"/>
        </w:rPr>
        <w:t>6.2. Advice API in Spring</w:t>
      </w:r>
      <w:bookmarkEnd w:id="238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we can examine how Spring AOP handles advice.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6.2.1. Advice Lifecycles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Each advice is a Spring bean. An advice instance can be shared across all advised objects or be unique to each advised object. This corresponds to per-class or per-instance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Per-class advice is used most often. It is appropriate for generic advice, such as transaction advisors. These do not depend on the state of the proxied object or add new state. They merely act on the method and arguments.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Per-instance advice is appropriate for introductions, to support mixins. In this case, the advice adds state to the proxied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a mix of shared and per-instance advice in the same AOP proxy.</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6.2.2. Advice Types in Spring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several advice types and is extensible to support arbitrary advice types. This section describes the basic concepts and standard advice types.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Interception Around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most fundamental advice type in Spring is interception around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is compliant with the AOP </w:t>
      </w:r>
      <w:r w:rsidRPr="00BA0D5D">
        <w:rPr>
          <w:rFonts w:ascii="Consolas" w:eastAsia="宋体" w:hAnsi="Consolas" w:cs="宋体"/>
          <w:color w:val="34302D"/>
          <w:kern w:val="0"/>
          <w:sz w:val="23"/>
          <w:szCs w:val="23"/>
          <w:shd w:val="clear" w:color="auto" w:fill="F7F7F8"/>
        </w:rPr>
        <w:t>Alliance</w:t>
      </w:r>
      <w:r w:rsidRPr="00BA0D5D">
        <w:rPr>
          <w:rFonts w:ascii="inherit" w:eastAsia="宋体" w:hAnsi="inherit" w:cs="Arial"/>
          <w:color w:val="34302D"/>
          <w:kern w:val="0"/>
          <w:sz w:val="24"/>
          <w:szCs w:val="24"/>
        </w:rPr>
        <w:t> interface for around advice that uses method interception. Classes that implement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and that implement around advice should also implement the following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MethodInterceptor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Interceptor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invoke(MethodInvocation invocation)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MethodInvocation</w:t>
      </w:r>
      <w:r w:rsidRPr="00BA0D5D">
        <w:rPr>
          <w:rFonts w:ascii="inherit" w:eastAsia="宋体" w:hAnsi="inherit" w:cs="Arial"/>
          <w:color w:val="34302D"/>
          <w:kern w:val="0"/>
          <w:sz w:val="24"/>
          <w:szCs w:val="24"/>
        </w:rPr>
        <w:t> argument to the </w:t>
      </w:r>
      <w:r w:rsidRPr="00BA0D5D">
        <w:rPr>
          <w:rFonts w:ascii="Consolas" w:eastAsia="宋体" w:hAnsi="Consolas" w:cs="宋体"/>
          <w:color w:val="34302D"/>
          <w:kern w:val="0"/>
          <w:sz w:val="23"/>
          <w:szCs w:val="23"/>
          <w:shd w:val="clear" w:color="auto" w:fill="F7F7F8"/>
        </w:rPr>
        <w:t>invoke()</w:t>
      </w:r>
      <w:r w:rsidRPr="00BA0D5D">
        <w:rPr>
          <w:rFonts w:ascii="inherit" w:eastAsia="宋体" w:hAnsi="inherit" w:cs="Arial"/>
          <w:color w:val="34302D"/>
          <w:kern w:val="0"/>
          <w:sz w:val="24"/>
          <w:szCs w:val="24"/>
        </w:rPr>
        <w:t> method exposes the method being invoked, the target join point, the AOP proxy, and the arguments to the method. The </w:t>
      </w:r>
      <w:r w:rsidRPr="00BA0D5D">
        <w:rPr>
          <w:rFonts w:ascii="Consolas" w:eastAsia="宋体" w:hAnsi="Consolas" w:cs="宋体"/>
          <w:color w:val="34302D"/>
          <w:kern w:val="0"/>
          <w:sz w:val="23"/>
          <w:szCs w:val="23"/>
          <w:shd w:val="clear" w:color="auto" w:fill="F7F7F8"/>
        </w:rPr>
        <w:t>invoke()</w:t>
      </w:r>
      <w:r w:rsidRPr="00BA0D5D">
        <w:rPr>
          <w:rFonts w:ascii="inherit" w:eastAsia="宋体" w:hAnsi="inherit" w:cs="Arial"/>
          <w:color w:val="34302D"/>
          <w:kern w:val="0"/>
          <w:sz w:val="24"/>
          <w:szCs w:val="24"/>
        </w:rPr>
        <w:t> method should return the invocation’s result: the return value of the join point.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simple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DebugInterceptor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MethodInterceptor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invoke(MethodInvocation invocation)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w:t>
      </w:r>
      <w:r w:rsidRPr="00BA0D5D">
        <w:rPr>
          <w:rFonts w:ascii="Consolas" w:eastAsia="宋体" w:hAnsi="Consolas" w:cs="宋体"/>
          <w:color w:val="DD1144"/>
          <w:kern w:val="0"/>
          <w:sz w:val="24"/>
          <w:szCs w:val="24"/>
        </w:rPr>
        <w:t>"Before: invocation=["</w:t>
      </w:r>
      <w:r w:rsidRPr="00BA0D5D">
        <w:rPr>
          <w:rFonts w:ascii="Consolas" w:eastAsia="宋体" w:hAnsi="Consolas" w:cs="宋体"/>
          <w:color w:val="34302D"/>
          <w:kern w:val="0"/>
          <w:sz w:val="24"/>
          <w:szCs w:val="24"/>
        </w:rPr>
        <w:t xml:space="preserve"> + invocation + </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rval = invocation.proceed();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w:t>
      </w:r>
      <w:r w:rsidRPr="00BA0D5D">
        <w:rPr>
          <w:rFonts w:ascii="Consolas" w:eastAsia="宋体" w:hAnsi="Consolas" w:cs="宋体"/>
          <w:color w:val="DD1144"/>
          <w:kern w:val="0"/>
          <w:sz w:val="24"/>
          <w:szCs w:val="24"/>
        </w:rPr>
        <w:t>"Invocation returned"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rval;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the call to the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method of </w:t>
      </w:r>
      <w:r w:rsidRPr="00BA0D5D">
        <w:rPr>
          <w:rFonts w:ascii="Consolas" w:eastAsia="宋体" w:hAnsi="Consolas" w:cs="宋体"/>
          <w:color w:val="34302D"/>
          <w:kern w:val="0"/>
          <w:sz w:val="23"/>
          <w:szCs w:val="23"/>
          <w:shd w:val="clear" w:color="auto" w:fill="F7F7F8"/>
        </w:rPr>
        <w:t>MethodInvocation</w:t>
      </w:r>
      <w:r w:rsidRPr="00BA0D5D">
        <w:rPr>
          <w:rFonts w:ascii="inherit" w:eastAsia="宋体" w:hAnsi="inherit" w:cs="Arial"/>
          <w:color w:val="34302D"/>
          <w:kern w:val="0"/>
          <w:sz w:val="24"/>
          <w:szCs w:val="24"/>
        </w:rPr>
        <w:t>. This proceeds down the interceptor chain towards the join point. Most interceptors invoke this method and return its return value. However, a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like any around advice, can return a different value or throw an exception rather than invoke the proceed method. However, you do not want to do this without good reason.</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Consolas" w:eastAsia="宋体" w:hAnsi="Consolas" w:cs="宋体"/>
                <w:kern w:val="0"/>
                <w:sz w:val="23"/>
                <w:szCs w:val="23"/>
                <w:shd w:val="clear" w:color="auto" w:fill="F7F7F8"/>
              </w:rPr>
              <w:t>MethodInterceptor</w:t>
            </w:r>
            <w:r w:rsidRPr="00BA0D5D">
              <w:rPr>
                <w:rFonts w:ascii="宋体" w:eastAsia="宋体" w:hAnsi="宋体" w:cs="宋体"/>
                <w:kern w:val="0"/>
                <w:sz w:val="24"/>
                <w:szCs w:val="24"/>
              </w:rPr>
              <w:t xml:space="preserve"> implementations offer interoperability with other AOP Alliance-compliant AOP implementations. The other advice types discussed in the remainder of this section implement common AOP concepts but in a Spring-specific way. While there is an advantage in using the most specific advice </w:t>
            </w:r>
            <w:r w:rsidRPr="00BA0D5D">
              <w:rPr>
                <w:rFonts w:ascii="宋体" w:eastAsia="宋体" w:hAnsi="宋体" w:cs="宋体"/>
                <w:kern w:val="0"/>
                <w:sz w:val="24"/>
                <w:szCs w:val="24"/>
              </w:rPr>
              <w:lastRenderedPageBreak/>
              <w:t>type, stick with </w:t>
            </w:r>
            <w:r w:rsidRPr="00BA0D5D">
              <w:rPr>
                <w:rFonts w:ascii="Consolas" w:eastAsia="宋体" w:hAnsi="Consolas" w:cs="宋体"/>
                <w:kern w:val="0"/>
                <w:sz w:val="23"/>
                <w:szCs w:val="23"/>
                <w:shd w:val="clear" w:color="auto" w:fill="F7F7F8"/>
              </w:rPr>
              <w:t>MethodInterceptor</w:t>
            </w:r>
            <w:r w:rsidRPr="00BA0D5D">
              <w:rPr>
                <w:rFonts w:ascii="宋体" w:eastAsia="宋体" w:hAnsi="宋体" w:cs="宋体"/>
                <w:kern w:val="0"/>
                <w:sz w:val="24"/>
                <w:szCs w:val="24"/>
              </w:rPr>
              <w:t> around advice if you are likely to want to run the aspect in another AOP framework. Note that pointcuts are not currently interoperable between frameworks, and the AOP Alliance does not currently define pointcut interfaces.</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Before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simpler advice type is a before advice. This does not need a </w:t>
      </w:r>
      <w:r w:rsidRPr="00BA0D5D">
        <w:rPr>
          <w:rFonts w:ascii="Consolas" w:eastAsia="宋体" w:hAnsi="Consolas" w:cs="宋体"/>
          <w:color w:val="34302D"/>
          <w:kern w:val="0"/>
          <w:sz w:val="23"/>
          <w:szCs w:val="23"/>
          <w:shd w:val="clear" w:color="auto" w:fill="F7F7F8"/>
        </w:rPr>
        <w:t>MethodInvocation</w:t>
      </w:r>
      <w:r w:rsidRPr="00BA0D5D">
        <w:rPr>
          <w:rFonts w:ascii="inherit" w:eastAsia="宋体" w:hAnsi="inherit" w:cs="Arial"/>
          <w:color w:val="34302D"/>
          <w:kern w:val="0"/>
          <w:sz w:val="24"/>
          <w:szCs w:val="24"/>
        </w:rPr>
        <w:t> object, since it is called only before entering the method.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main advantage of a before advice is that there is no need to invoke the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method and, therefore, no possibility of inadvertently failing to proceed down the interceptor chain.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the </w:t>
      </w:r>
      <w:r w:rsidRPr="00BA0D5D">
        <w:rPr>
          <w:rFonts w:ascii="Consolas" w:eastAsia="宋体" w:hAnsi="Consolas" w:cs="宋体"/>
          <w:color w:val="34302D"/>
          <w:kern w:val="0"/>
          <w:sz w:val="23"/>
          <w:szCs w:val="23"/>
          <w:shd w:val="clear" w:color="auto" w:fill="F7F7F8"/>
        </w:rPr>
        <w:t>MethodBeforeAdvice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MethodBeforeAdvice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BeforeAdvice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before(Method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API design would allow for field before advice, although the usual objects apply to field interception and it is unlikely for Spring to ever implement it.)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return type is </w:t>
      </w:r>
      <w:r w:rsidRPr="00BA0D5D">
        <w:rPr>
          <w:rFonts w:ascii="Consolas" w:eastAsia="宋体" w:hAnsi="Consolas" w:cs="宋体"/>
          <w:color w:val="34302D"/>
          <w:kern w:val="0"/>
          <w:sz w:val="23"/>
          <w:szCs w:val="23"/>
          <w:shd w:val="clear" w:color="auto" w:fill="F7F7F8"/>
        </w:rPr>
        <w:t>void</w:t>
      </w:r>
      <w:r w:rsidRPr="00BA0D5D">
        <w:rPr>
          <w:rFonts w:ascii="inherit" w:eastAsia="宋体" w:hAnsi="inherit" w:cs="Arial"/>
          <w:color w:val="34302D"/>
          <w:kern w:val="0"/>
          <w:sz w:val="24"/>
          <w:szCs w:val="24"/>
        </w:rPr>
        <w:t>. Before advice can insert custom behavior before the join point executes but cannot change the return value. If a before advice throws an exception, it aborts further execution of the interceptor chain. The exception propagates back up the interceptor chain. If it is unchecked or on the signature of the invoked method, it is passed directly to the client. Otherwise, it is wrapped in an unchecked exception by the AOP proxy.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before advice in Spring, which counts all method invocations: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CountingBeforeAdvice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MethodBeforeAdvice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before(Method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getCount()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Before advice can be used with any pointcut.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Throws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Throws advice is invoked after the return of the join point if the join point threw an exception. Spring offers typed throws advice. Note that this means that the </w:t>
      </w:r>
      <w:r w:rsidRPr="00BA0D5D">
        <w:rPr>
          <w:rFonts w:ascii="Consolas" w:eastAsia="宋体" w:hAnsi="Consolas" w:cs="宋体"/>
          <w:color w:val="34302D"/>
          <w:kern w:val="0"/>
          <w:sz w:val="23"/>
          <w:szCs w:val="23"/>
          <w:shd w:val="clear" w:color="auto" w:fill="F7F7F8"/>
        </w:rPr>
        <w:t>org.springframework.aop.ThrowsAdvice</w:t>
      </w:r>
      <w:r w:rsidRPr="00BA0D5D">
        <w:rPr>
          <w:rFonts w:ascii="inherit" w:eastAsia="宋体" w:hAnsi="inherit" w:cs="Arial"/>
          <w:color w:val="34302D"/>
          <w:kern w:val="0"/>
          <w:sz w:val="24"/>
          <w:szCs w:val="24"/>
        </w:rPr>
        <w:t> interface does not contain any methods. It is a tag interface identifying that the given object implements one or more typed throws advice methods. These should be in the following form: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afterThrowing([Method, args, target], subclassOfThrowable)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Only the last argument is required. The method signatures may have either one or four arguments, depending on whether the advice method is interested in the method and arguments. The next two listing show classes that are examples of throws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advice is invoked if a </w:t>
      </w:r>
      <w:r w:rsidRPr="00BA0D5D">
        <w:rPr>
          <w:rFonts w:ascii="Consolas" w:eastAsia="宋体" w:hAnsi="Consolas" w:cs="宋体"/>
          <w:color w:val="34302D"/>
          <w:kern w:val="0"/>
          <w:sz w:val="23"/>
          <w:szCs w:val="23"/>
          <w:shd w:val="clear" w:color="auto" w:fill="F7F7F8"/>
        </w:rPr>
        <w:t>RemoteException</w:t>
      </w:r>
      <w:r w:rsidRPr="00BA0D5D">
        <w:rPr>
          <w:rFonts w:ascii="inherit" w:eastAsia="宋体" w:hAnsi="inherit" w:cs="Arial"/>
          <w:color w:val="34302D"/>
          <w:kern w:val="0"/>
          <w:sz w:val="24"/>
          <w:szCs w:val="24"/>
        </w:rPr>
        <w:t> is thrown (including from subclasses):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RemoteThrowsAdvice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ThrowsAdvice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afterThrowing(RemoteException ex)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something with remote 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Unlike the preceding advice, the next example declares four arguments, so that it has access to the invoked method, method arguments, and target object. The following advice is invoked if a </w:t>
      </w:r>
      <w:r w:rsidRPr="00BA0D5D">
        <w:rPr>
          <w:rFonts w:ascii="Consolas" w:eastAsia="宋体" w:hAnsi="Consolas" w:cs="宋体"/>
          <w:color w:val="34302D"/>
          <w:kern w:val="0"/>
          <w:sz w:val="23"/>
          <w:szCs w:val="23"/>
          <w:shd w:val="clear" w:color="auto" w:fill="F7F7F8"/>
        </w:rPr>
        <w:t>ServletException</w:t>
      </w:r>
      <w:r w:rsidRPr="00BA0D5D">
        <w:rPr>
          <w:rFonts w:ascii="inherit" w:eastAsia="宋体" w:hAnsi="inherit" w:cs="Arial"/>
          <w:color w:val="34302D"/>
          <w:kern w:val="0"/>
          <w:sz w:val="24"/>
          <w:szCs w:val="24"/>
        </w:rPr>
        <w:t> is thrown: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ServletThrowsAdviceWithArguments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ThrowsAdvice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afterThrowing(Method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 ServletException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something with all arguments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final example illustrates how these two methods could be used in a single class that handles both </w:t>
      </w:r>
      <w:r w:rsidRPr="00BA0D5D">
        <w:rPr>
          <w:rFonts w:ascii="Consolas" w:eastAsia="宋体" w:hAnsi="Consolas" w:cs="宋体"/>
          <w:color w:val="34302D"/>
          <w:kern w:val="0"/>
          <w:sz w:val="23"/>
          <w:szCs w:val="23"/>
          <w:shd w:val="clear" w:color="auto" w:fill="F7F7F8"/>
        </w:rPr>
        <w:t>RemoteException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ServletException</w:t>
      </w:r>
      <w:r w:rsidRPr="00BA0D5D">
        <w:rPr>
          <w:rFonts w:ascii="inherit" w:eastAsia="宋体" w:hAnsi="inherit" w:cs="Arial"/>
          <w:color w:val="34302D"/>
          <w:kern w:val="0"/>
          <w:sz w:val="24"/>
          <w:szCs w:val="24"/>
        </w:rPr>
        <w:t>. Any number of throws advice methods can be combined in a single class. The following listing shows the final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CombinedThrowsAdvice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ThrowsAdvice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afterThrowing(RemoteException ex)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something with remote 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afterThrowing(Method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 ServletException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something with all arguments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a throws-advice method throws an exception itself, it overrides the original exception (that is, it changes the exception thrown to the user). The overriding exception is typically a RuntimeException, which is is compatible with any method signature. However, if a throws-advice method throws a checked exception, it must match the declared exceptions of the target method and is, hence, to some degree coupled to specific target method signatures. </w:t>
            </w:r>
            <w:r w:rsidRPr="00BA0D5D">
              <w:rPr>
                <w:rFonts w:ascii="宋体" w:eastAsia="宋体" w:hAnsi="宋体" w:cs="宋体"/>
                <w:i/>
                <w:iCs/>
                <w:kern w:val="0"/>
                <w:sz w:val="24"/>
                <w:szCs w:val="24"/>
              </w:rPr>
              <w:t>Do not throw an undeclared checked exception that is incompatible with the target method’s signature!</w:t>
            </w:r>
          </w:p>
        </w:tc>
      </w:tr>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Throws advice can be used with any pointcut.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Returning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after returning advice in Spring must implement the </w:t>
      </w:r>
      <w:r w:rsidRPr="00BA0D5D">
        <w:rPr>
          <w:rFonts w:ascii="Consolas" w:eastAsia="宋体" w:hAnsi="Consolas" w:cs="宋体"/>
          <w:color w:val="34302D"/>
          <w:kern w:val="0"/>
          <w:sz w:val="23"/>
          <w:szCs w:val="23"/>
          <w:shd w:val="clear" w:color="auto" w:fill="F7F7F8"/>
        </w:rPr>
        <w:t>org.springframework.aop.AfterReturningAdvice</w:t>
      </w:r>
      <w:r w:rsidRPr="00BA0D5D">
        <w:rPr>
          <w:rFonts w:ascii="inherit" w:eastAsia="宋体" w:hAnsi="inherit" w:cs="Arial"/>
          <w:color w:val="34302D"/>
          <w:kern w:val="0"/>
          <w:sz w:val="24"/>
          <w:szCs w:val="24"/>
        </w:rPr>
        <w:t> interface, which the following listing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AfterReturningAdvice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afterReturning(Object returnValue, 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after returning advice has access to the return value (which it cannot modify), the invoked method, the method’s arguments, and the target.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after returning advice counts all successful method invocations that have not thrown exceptions: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CountingAfterReturningAdvice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AfterReturningAdvice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afterReturning(Object returnValue, 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getCount()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advice does not change the execution path. If it throws an exception, it is thrown up the interceptor chain instead of the return value.</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After returning advice can be used with any pointcut.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Introduction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treats introduction advice as a special kind of interception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Introduction requires an </w:t>
      </w:r>
      <w:r w:rsidRPr="00BA0D5D">
        <w:rPr>
          <w:rFonts w:ascii="Consolas" w:eastAsia="宋体" w:hAnsi="Consolas" w:cs="宋体"/>
          <w:color w:val="34302D"/>
          <w:kern w:val="0"/>
          <w:sz w:val="23"/>
          <w:szCs w:val="23"/>
          <w:shd w:val="clear" w:color="auto" w:fill="F7F7F8"/>
        </w:rPr>
        <w:t>IntroductionAdvisor</w:t>
      </w:r>
      <w:r w:rsidRPr="00BA0D5D">
        <w:rPr>
          <w:rFonts w:ascii="inherit" w:eastAsia="宋体" w:hAnsi="inherit" w:cs="Arial"/>
          <w:color w:val="34302D"/>
          <w:kern w:val="0"/>
          <w:sz w:val="24"/>
          <w:szCs w:val="24"/>
        </w:rPr>
        <w:t> and an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that implement the following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IntroductionInterceptor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MethodInterceptor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implementsInterface(Class intf);</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invoke()</w:t>
      </w:r>
      <w:r w:rsidRPr="00BA0D5D">
        <w:rPr>
          <w:rFonts w:ascii="inherit" w:eastAsia="宋体" w:hAnsi="inherit" w:cs="Arial"/>
          <w:color w:val="34302D"/>
          <w:kern w:val="0"/>
          <w:sz w:val="24"/>
          <w:szCs w:val="24"/>
        </w:rPr>
        <w:t> method inherited from the AOP Alliance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interface must implement the introduction. That is, if the invoked method is on an introduced interface, the introduction interceptor is responsible for handling the method call — it cannot invoke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Introduction advice cannot be used with any pointcut, as it applies only at the class, rather than the method, level. You can only use introduction advice with the </w:t>
      </w:r>
      <w:r w:rsidRPr="00BA0D5D">
        <w:rPr>
          <w:rFonts w:ascii="Consolas" w:eastAsia="宋体" w:hAnsi="Consolas" w:cs="宋体"/>
          <w:color w:val="34302D"/>
          <w:kern w:val="0"/>
          <w:sz w:val="23"/>
          <w:szCs w:val="23"/>
          <w:shd w:val="clear" w:color="auto" w:fill="F7F7F8"/>
        </w:rPr>
        <w:t>IntroductionAdvisor</w:t>
      </w:r>
      <w:r w:rsidRPr="00BA0D5D">
        <w:rPr>
          <w:rFonts w:ascii="inherit" w:eastAsia="宋体" w:hAnsi="inherit" w:cs="Arial"/>
          <w:color w:val="34302D"/>
          <w:kern w:val="0"/>
          <w:sz w:val="24"/>
          <w:szCs w:val="24"/>
        </w:rPr>
        <w:t>, which has the following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IntroductionAdvisor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Advisor, IntroductionInfo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ClassFilter getClassFilter();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validateInterfaces()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IllegalArgumentException;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IntroductionInfo</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Class</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getInterfaces();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no </w:t>
      </w:r>
      <w:r w:rsidRPr="00BA0D5D">
        <w:rPr>
          <w:rFonts w:ascii="Consolas" w:eastAsia="宋体" w:hAnsi="Consolas" w:cs="宋体"/>
          <w:color w:val="34302D"/>
          <w:kern w:val="0"/>
          <w:sz w:val="23"/>
          <w:szCs w:val="23"/>
          <w:shd w:val="clear" w:color="auto" w:fill="F7F7F8"/>
        </w:rPr>
        <w:t>MethodMatcher</w:t>
      </w:r>
      <w:r w:rsidRPr="00BA0D5D">
        <w:rPr>
          <w:rFonts w:ascii="inherit" w:eastAsia="宋体" w:hAnsi="inherit" w:cs="Arial"/>
          <w:color w:val="34302D"/>
          <w:kern w:val="0"/>
          <w:sz w:val="24"/>
          <w:szCs w:val="24"/>
        </w:rPr>
        <w:t> and, hence, no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 associated with introduction advice. Only class filtering is logical.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getInterfaces()</w:t>
      </w:r>
      <w:r w:rsidRPr="00BA0D5D">
        <w:rPr>
          <w:rFonts w:ascii="inherit" w:eastAsia="宋体" w:hAnsi="inherit" w:cs="Arial"/>
          <w:color w:val="34302D"/>
          <w:kern w:val="0"/>
          <w:sz w:val="24"/>
          <w:szCs w:val="24"/>
        </w:rPr>
        <w:t> method returns the interfaces introduced by this advisor.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validateInterfaces()</w:t>
      </w:r>
      <w:r w:rsidRPr="00BA0D5D">
        <w:rPr>
          <w:rFonts w:ascii="inherit" w:eastAsia="宋体" w:hAnsi="inherit" w:cs="Arial"/>
          <w:color w:val="34302D"/>
          <w:kern w:val="0"/>
          <w:sz w:val="24"/>
          <w:szCs w:val="24"/>
        </w:rPr>
        <w:t> method is used internally to see whether or not the introduced interfaces can be implemented by the configured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an example from the Spring test suite and suppose we want to introduce the following interface to one or more objects: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Lockable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lock();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unlock();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locked();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illustrates a mixin. We want to be able to cast advised objects to </w:t>
      </w:r>
      <w:r w:rsidRPr="00BA0D5D">
        <w:rPr>
          <w:rFonts w:ascii="Consolas" w:eastAsia="宋体" w:hAnsi="Consolas" w:cs="宋体"/>
          <w:color w:val="34302D"/>
          <w:kern w:val="0"/>
          <w:sz w:val="23"/>
          <w:szCs w:val="23"/>
          <w:shd w:val="clear" w:color="auto" w:fill="F7F7F8"/>
        </w:rPr>
        <w:t>Lockable</w:t>
      </w:r>
      <w:r w:rsidRPr="00BA0D5D">
        <w:rPr>
          <w:rFonts w:ascii="inherit" w:eastAsia="宋体" w:hAnsi="inherit" w:cs="Arial"/>
          <w:color w:val="34302D"/>
          <w:kern w:val="0"/>
          <w:sz w:val="24"/>
          <w:szCs w:val="24"/>
        </w:rPr>
        <w:t>, whatever their type and call lock and unlock methods. If we call the </w:t>
      </w:r>
      <w:r w:rsidRPr="00BA0D5D">
        <w:rPr>
          <w:rFonts w:ascii="Consolas" w:eastAsia="宋体" w:hAnsi="Consolas" w:cs="宋体"/>
          <w:color w:val="34302D"/>
          <w:kern w:val="0"/>
          <w:sz w:val="23"/>
          <w:szCs w:val="23"/>
          <w:shd w:val="clear" w:color="auto" w:fill="F7F7F8"/>
        </w:rPr>
        <w:t>lock()</w:t>
      </w:r>
      <w:r w:rsidRPr="00BA0D5D">
        <w:rPr>
          <w:rFonts w:ascii="inherit" w:eastAsia="宋体" w:hAnsi="inherit" w:cs="Arial"/>
          <w:color w:val="34302D"/>
          <w:kern w:val="0"/>
          <w:sz w:val="24"/>
          <w:szCs w:val="24"/>
        </w:rPr>
        <w:t> method, we want all setter methods to throw a </w:t>
      </w:r>
      <w:r w:rsidRPr="00BA0D5D">
        <w:rPr>
          <w:rFonts w:ascii="Consolas" w:eastAsia="宋体" w:hAnsi="Consolas" w:cs="宋体"/>
          <w:color w:val="34302D"/>
          <w:kern w:val="0"/>
          <w:sz w:val="23"/>
          <w:szCs w:val="23"/>
          <w:shd w:val="clear" w:color="auto" w:fill="F7F7F8"/>
        </w:rPr>
        <w:t>LockedException</w:t>
      </w:r>
      <w:r w:rsidRPr="00BA0D5D">
        <w:rPr>
          <w:rFonts w:ascii="inherit" w:eastAsia="宋体" w:hAnsi="inherit" w:cs="Arial"/>
          <w:color w:val="34302D"/>
          <w:kern w:val="0"/>
          <w:sz w:val="24"/>
          <w:szCs w:val="24"/>
        </w:rPr>
        <w:t>. Thus, we can add an aspect that provides the ability to make objects immutable without them having any knowledge of it: a good example of AOP.</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First, we need an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that does the heavy lifting. In this case, we extend the </w:t>
      </w:r>
      <w:r w:rsidRPr="00BA0D5D">
        <w:rPr>
          <w:rFonts w:ascii="Consolas" w:eastAsia="宋体" w:hAnsi="Consolas" w:cs="宋体"/>
          <w:color w:val="34302D"/>
          <w:kern w:val="0"/>
          <w:sz w:val="23"/>
          <w:szCs w:val="23"/>
          <w:shd w:val="clear" w:color="auto" w:fill="F7F7F8"/>
        </w:rPr>
        <w:t>org.springframework.aop.support.DelegatingIntroductionInterceptor</w:t>
      </w:r>
      <w:r w:rsidRPr="00BA0D5D">
        <w:rPr>
          <w:rFonts w:ascii="inherit" w:eastAsia="宋体" w:hAnsi="inherit" w:cs="Arial"/>
          <w:color w:val="34302D"/>
          <w:kern w:val="0"/>
          <w:sz w:val="24"/>
          <w:szCs w:val="24"/>
        </w:rPr>
        <w:t> convenience class. We could implement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directly, but using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 is best for most cases.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 is designed to delegate an introduction to an actual implementation of the introduced interfaces, concealing the use of interception to do so. You can set the delegate to any object using a constructor argument. The default delegate (when the no-argument constructor is used) is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Thus, in the next example, the delegate is the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subclass of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 Given a delegate (by default, itself), a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instance looks for all interfaces implemented by the delegate (other than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and supports introductions against any of them. Subclasses such as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can call the </w:t>
      </w:r>
      <w:r w:rsidRPr="00BA0D5D">
        <w:rPr>
          <w:rFonts w:ascii="Consolas" w:eastAsia="宋体" w:hAnsi="Consolas" w:cs="宋体"/>
          <w:color w:val="34302D"/>
          <w:kern w:val="0"/>
          <w:sz w:val="23"/>
          <w:szCs w:val="23"/>
          <w:shd w:val="clear" w:color="auto" w:fill="F7F7F8"/>
        </w:rPr>
        <w:t>suppressInterface(Class intf)</w:t>
      </w:r>
      <w:r w:rsidRPr="00BA0D5D">
        <w:rPr>
          <w:rFonts w:ascii="inherit" w:eastAsia="宋体" w:hAnsi="inherit" w:cs="Arial"/>
          <w:color w:val="34302D"/>
          <w:kern w:val="0"/>
          <w:sz w:val="24"/>
          <w:szCs w:val="24"/>
        </w:rPr>
        <w:t> method to suppress interfaces that should not be exposed. However, no matter how many interfaces an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is prepared to support, the</w:t>
      </w:r>
      <w:r w:rsidRPr="00BA0D5D">
        <w:rPr>
          <w:rFonts w:ascii="Consolas" w:eastAsia="宋体" w:hAnsi="Consolas" w:cs="宋体"/>
          <w:color w:val="34302D"/>
          <w:kern w:val="0"/>
          <w:sz w:val="23"/>
          <w:szCs w:val="23"/>
          <w:shd w:val="clear" w:color="auto" w:fill="F7F7F8"/>
        </w:rPr>
        <w:t>IntroductionAdvisor</w:t>
      </w:r>
      <w:r w:rsidRPr="00BA0D5D">
        <w:rPr>
          <w:rFonts w:ascii="inherit" w:eastAsia="宋体" w:hAnsi="inherit" w:cs="Arial"/>
          <w:color w:val="34302D"/>
          <w:kern w:val="0"/>
          <w:sz w:val="24"/>
          <w:szCs w:val="24"/>
        </w:rPr>
        <w:t> used controls which interfaces are actually exposed. An introduced interface conceals any implementation of the same interface by the target.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Thus,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extends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 and implements </w:t>
      </w:r>
      <w:r w:rsidRPr="00BA0D5D">
        <w:rPr>
          <w:rFonts w:ascii="Consolas" w:eastAsia="宋体" w:hAnsi="Consolas" w:cs="宋体"/>
          <w:color w:val="34302D"/>
          <w:kern w:val="0"/>
          <w:sz w:val="23"/>
          <w:szCs w:val="23"/>
          <w:shd w:val="clear" w:color="auto" w:fill="F7F7F8"/>
        </w:rPr>
        <w:t>Lockable</w:t>
      </w:r>
      <w:r w:rsidRPr="00BA0D5D">
        <w:rPr>
          <w:rFonts w:ascii="inherit" w:eastAsia="宋体" w:hAnsi="inherit" w:cs="Arial"/>
          <w:color w:val="34302D"/>
          <w:kern w:val="0"/>
          <w:sz w:val="24"/>
          <w:szCs w:val="24"/>
        </w:rPr>
        <w:t> itself. The superclass automatically picks up that </w:t>
      </w:r>
      <w:r w:rsidRPr="00BA0D5D">
        <w:rPr>
          <w:rFonts w:ascii="Consolas" w:eastAsia="宋体" w:hAnsi="Consolas" w:cs="宋体"/>
          <w:color w:val="34302D"/>
          <w:kern w:val="0"/>
          <w:sz w:val="23"/>
          <w:szCs w:val="23"/>
          <w:shd w:val="clear" w:color="auto" w:fill="F7F7F8"/>
        </w:rPr>
        <w:t>Lockable</w:t>
      </w:r>
      <w:r w:rsidRPr="00BA0D5D">
        <w:rPr>
          <w:rFonts w:ascii="inherit" w:eastAsia="宋体" w:hAnsi="inherit" w:cs="Arial"/>
          <w:color w:val="34302D"/>
          <w:kern w:val="0"/>
          <w:sz w:val="24"/>
          <w:szCs w:val="24"/>
        </w:rPr>
        <w:t> can be supported for introduction, so we do not need to specify that. We could introduce any number of interfaces in this way.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the use of the </w:t>
      </w:r>
      <w:r w:rsidRPr="00BA0D5D">
        <w:rPr>
          <w:rFonts w:ascii="Consolas" w:eastAsia="宋体" w:hAnsi="Consolas" w:cs="宋体"/>
          <w:color w:val="34302D"/>
          <w:kern w:val="0"/>
          <w:sz w:val="23"/>
          <w:szCs w:val="23"/>
          <w:shd w:val="clear" w:color="auto" w:fill="F7F7F8"/>
        </w:rPr>
        <w:t>locked</w:t>
      </w:r>
      <w:r w:rsidRPr="00BA0D5D">
        <w:rPr>
          <w:rFonts w:ascii="inherit" w:eastAsia="宋体" w:hAnsi="inherit" w:cs="Arial"/>
          <w:color w:val="34302D"/>
          <w:kern w:val="0"/>
          <w:sz w:val="24"/>
          <w:szCs w:val="24"/>
        </w:rPr>
        <w:t> instance variable. This effectively adds additional state to that held in the target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example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LockMixin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DelegatingIntroductionInterceptor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Lockable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locked;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lock()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xml:space="preserve">.locked =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unlock()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xml:space="preserve">.locked = </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locked()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.locked;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invoke(MethodInvocation invocation)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(locked() &amp;&amp; invocation.getMethod().getName().indexOf(</w:t>
      </w:r>
      <w:r w:rsidRPr="00BA0D5D">
        <w:rPr>
          <w:rFonts w:ascii="Consolas" w:eastAsia="宋体" w:hAnsi="Consolas" w:cs="宋体"/>
          <w:color w:val="DD1144"/>
          <w:kern w:val="0"/>
          <w:sz w:val="24"/>
          <w:szCs w:val="24"/>
        </w:rPr>
        <w:t>"set"</w:t>
      </w:r>
      <w:r w:rsidRPr="00BA0D5D">
        <w:rPr>
          <w:rFonts w:ascii="Consolas" w:eastAsia="宋体" w:hAnsi="Consolas" w:cs="宋体"/>
          <w:color w:val="34302D"/>
          <w:kern w:val="0"/>
          <w:sz w:val="24"/>
          <w:szCs w:val="24"/>
        </w:rPr>
        <w:t xml:space="preserve">) ==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LockedException();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super</w:t>
      </w:r>
      <w:r w:rsidRPr="00BA0D5D">
        <w:rPr>
          <w:rFonts w:ascii="Consolas" w:eastAsia="宋体" w:hAnsi="Consolas" w:cs="宋体"/>
          <w:color w:val="34302D"/>
          <w:kern w:val="0"/>
          <w:sz w:val="24"/>
          <w:szCs w:val="24"/>
        </w:rPr>
        <w:t>.invoke(invocation);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Often, you need not override the </w:t>
      </w:r>
      <w:r w:rsidRPr="00BA0D5D">
        <w:rPr>
          <w:rFonts w:ascii="Consolas" w:eastAsia="宋体" w:hAnsi="Consolas" w:cs="宋体"/>
          <w:color w:val="34302D"/>
          <w:kern w:val="0"/>
          <w:sz w:val="23"/>
          <w:szCs w:val="23"/>
          <w:shd w:val="clear" w:color="auto" w:fill="F7F7F8"/>
        </w:rPr>
        <w:t>invoke()</w:t>
      </w:r>
      <w:r w:rsidRPr="00BA0D5D">
        <w:rPr>
          <w:rFonts w:ascii="inherit" w:eastAsia="宋体" w:hAnsi="inherit" w:cs="Arial"/>
          <w:color w:val="34302D"/>
          <w:kern w:val="0"/>
          <w:sz w:val="24"/>
          <w:szCs w:val="24"/>
        </w:rPr>
        <w:t> method. The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 implementation (which calls the </w:t>
      </w:r>
      <w:r w:rsidRPr="00BA0D5D">
        <w:rPr>
          <w:rFonts w:ascii="Consolas" w:eastAsia="宋体" w:hAnsi="Consolas" w:cs="宋体"/>
          <w:color w:val="34302D"/>
          <w:kern w:val="0"/>
          <w:sz w:val="23"/>
          <w:szCs w:val="23"/>
          <w:shd w:val="clear" w:color="auto" w:fill="F7F7F8"/>
        </w:rPr>
        <w:t>delegate</w:t>
      </w:r>
      <w:r w:rsidRPr="00BA0D5D">
        <w:rPr>
          <w:rFonts w:ascii="inherit" w:eastAsia="宋体" w:hAnsi="inherit" w:cs="Arial"/>
          <w:color w:val="34302D"/>
          <w:kern w:val="0"/>
          <w:sz w:val="24"/>
          <w:szCs w:val="24"/>
        </w:rPr>
        <w:t> method if the method is introduced, otherwise proceeds towards the join point) usually suffices. In the present case, we need to add a check: no setter method can be invoked if in locked mode.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required introduction only needs to hold a distinct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instance and specify the introduced interfaces (in this case, only </w:t>
      </w:r>
      <w:r w:rsidRPr="00BA0D5D">
        <w:rPr>
          <w:rFonts w:ascii="Consolas" w:eastAsia="宋体" w:hAnsi="Consolas" w:cs="宋体"/>
          <w:color w:val="34302D"/>
          <w:kern w:val="0"/>
          <w:sz w:val="23"/>
          <w:szCs w:val="23"/>
          <w:shd w:val="clear" w:color="auto" w:fill="F7F7F8"/>
        </w:rPr>
        <w:t>Lockable</w:t>
      </w:r>
      <w:r w:rsidRPr="00BA0D5D">
        <w:rPr>
          <w:rFonts w:ascii="inherit" w:eastAsia="宋体" w:hAnsi="inherit" w:cs="Arial"/>
          <w:color w:val="34302D"/>
          <w:kern w:val="0"/>
          <w:sz w:val="24"/>
          <w:szCs w:val="24"/>
        </w:rPr>
        <w:t>). A more complex example might take a reference to the introduction interceptor (which would be defined as a prototype). In this case, there is no configuration relevant for a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so we create it by using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The following example shows our </w:t>
      </w:r>
      <w:r w:rsidRPr="00BA0D5D">
        <w:rPr>
          <w:rFonts w:ascii="Consolas" w:eastAsia="宋体" w:hAnsi="Consolas" w:cs="宋体"/>
          <w:color w:val="34302D"/>
          <w:kern w:val="0"/>
          <w:sz w:val="23"/>
          <w:szCs w:val="23"/>
          <w:shd w:val="clear" w:color="auto" w:fill="F7F7F8"/>
        </w:rPr>
        <w:t>LockMixinAdvisor</w:t>
      </w:r>
      <w:r w:rsidRPr="00BA0D5D">
        <w:rPr>
          <w:rFonts w:ascii="inherit" w:eastAsia="宋体" w:hAnsi="inherit" w:cs="Arial"/>
          <w:color w:val="34302D"/>
          <w:kern w:val="0"/>
          <w:sz w:val="24"/>
          <w:szCs w:val="24"/>
        </w:rPr>
        <w:t>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LockMixinAdvisor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DefaultIntroductionAdvisor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LockMixinAdvisor()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super</w:t>
      </w:r>
      <w:r w:rsidRPr="00BA0D5D">
        <w:rPr>
          <w:rFonts w:ascii="Consolas" w:eastAsia="宋体" w:hAnsi="Consolas" w:cs="宋体"/>
          <w:color w:val="34302D"/>
          <w:kern w:val="0"/>
          <w:sz w:val="24"/>
          <w:szCs w:val="24"/>
        </w:rPr>
        <w:t>(</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LockMixin(), Lockable.class);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can apply this advisor very simply, because it requires no configuration. (However, it is impossible to use an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without an </w:t>
      </w:r>
      <w:r w:rsidRPr="00BA0D5D">
        <w:rPr>
          <w:rFonts w:ascii="Consolas" w:eastAsia="宋体" w:hAnsi="Consolas" w:cs="宋体"/>
          <w:color w:val="34302D"/>
          <w:kern w:val="0"/>
          <w:sz w:val="23"/>
          <w:szCs w:val="23"/>
          <w:shd w:val="clear" w:color="auto" w:fill="F7F7F8"/>
        </w:rPr>
        <w:t>IntroductionAdvisor</w:t>
      </w:r>
      <w:r w:rsidRPr="00BA0D5D">
        <w:rPr>
          <w:rFonts w:ascii="inherit" w:eastAsia="宋体" w:hAnsi="inherit" w:cs="Arial"/>
          <w:color w:val="34302D"/>
          <w:kern w:val="0"/>
          <w:sz w:val="24"/>
          <w:szCs w:val="24"/>
        </w:rPr>
        <w:t>.) As usual with introductions, the advisor must be per-instance, as it is stateful. We need a different instance of </w:t>
      </w:r>
      <w:r w:rsidRPr="00BA0D5D">
        <w:rPr>
          <w:rFonts w:ascii="Consolas" w:eastAsia="宋体" w:hAnsi="Consolas" w:cs="宋体"/>
          <w:color w:val="34302D"/>
          <w:kern w:val="0"/>
          <w:sz w:val="23"/>
          <w:szCs w:val="23"/>
          <w:shd w:val="clear" w:color="auto" w:fill="F7F7F8"/>
        </w:rPr>
        <w:t>LockMixinAdvisor</w:t>
      </w:r>
      <w:r w:rsidRPr="00BA0D5D">
        <w:rPr>
          <w:rFonts w:ascii="inherit" w:eastAsia="宋体" w:hAnsi="inherit" w:cs="Arial"/>
          <w:color w:val="34302D"/>
          <w:kern w:val="0"/>
          <w:sz w:val="24"/>
          <w:szCs w:val="24"/>
        </w:rPr>
        <w:t>, and hence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for each advised object. The advisor comprises part of the advised object’s state.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can apply this advisor programmatically by using the </w:t>
      </w:r>
      <w:r w:rsidRPr="00BA0D5D">
        <w:rPr>
          <w:rFonts w:ascii="Consolas" w:eastAsia="宋体" w:hAnsi="Consolas" w:cs="宋体"/>
          <w:color w:val="34302D"/>
          <w:kern w:val="0"/>
          <w:sz w:val="23"/>
          <w:szCs w:val="23"/>
          <w:shd w:val="clear" w:color="auto" w:fill="F7F7F8"/>
        </w:rPr>
        <w:t>Advised.addAdvisor()</w:t>
      </w:r>
      <w:r w:rsidRPr="00BA0D5D">
        <w:rPr>
          <w:rFonts w:ascii="inherit" w:eastAsia="宋体" w:hAnsi="inherit" w:cs="Arial"/>
          <w:color w:val="34302D"/>
          <w:kern w:val="0"/>
          <w:sz w:val="24"/>
          <w:szCs w:val="24"/>
        </w:rPr>
        <w:t> method or (the recommended way) in XML configuration, as any other advisor. All proxy creation choices discussed below, including “auto proxy creators,” correctly handle introductions and stateful mixins.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81" w:name="_Toc15327139"/>
      <w:r w:rsidRPr="00BA0D5D">
        <w:rPr>
          <w:rFonts w:ascii="Arial" w:eastAsia="宋体" w:hAnsi="Arial" w:cs="Arial"/>
          <w:color w:val="34302D"/>
          <w:kern w:val="0"/>
          <w:sz w:val="41"/>
          <w:szCs w:val="41"/>
        </w:rPr>
        <w:t>6.3. The Advisor API in Spring</w:t>
      </w:r>
      <w:bookmarkEnd w:id="238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Spring, an Advisor is an aspect that contains only a single advice object associated with a pointcut expression.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Apart from the special case of introductions, any advisor can be used with any advice.</w:t>
      </w:r>
      <w:r w:rsidRPr="00BA0D5D">
        <w:rPr>
          <w:rFonts w:ascii="Consolas" w:eastAsia="宋体" w:hAnsi="Consolas" w:cs="宋体"/>
          <w:color w:val="34302D"/>
          <w:kern w:val="0"/>
          <w:sz w:val="23"/>
          <w:szCs w:val="23"/>
          <w:shd w:val="clear" w:color="auto" w:fill="F7F7F8"/>
        </w:rPr>
        <w:t>org.springframework.aop.support.DefaultPointcutAdvisor</w:t>
      </w:r>
      <w:r w:rsidRPr="00BA0D5D">
        <w:rPr>
          <w:rFonts w:ascii="inherit" w:eastAsia="宋体" w:hAnsi="inherit" w:cs="Arial"/>
          <w:color w:val="34302D"/>
          <w:kern w:val="0"/>
          <w:sz w:val="24"/>
          <w:szCs w:val="24"/>
        </w:rPr>
        <w:t> is the most commonly used advisor class. It can be used with a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BeforeAdvice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ThrowsAdvice</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possible to mix advisor and advice types in Spring in the same AOP proxy. For example, you could use an interception around advice, throws advice, and before advice in one proxy configuration. Spring automatically creates the necessary interceptor chain.</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82" w:name="_Toc15327140"/>
      <w:r w:rsidRPr="00BA0D5D">
        <w:rPr>
          <w:rFonts w:ascii="Arial" w:eastAsia="宋体" w:hAnsi="Arial" w:cs="Arial"/>
          <w:color w:val="34302D"/>
          <w:kern w:val="0"/>
          <w:sz w:val="41"/>
          <w:szCs w:val="41"/>
        </w:rPr>
        <w:t>6.4. Using the </w:t>
      </w:r>
      <w:r w:rsidRPr="00BA0D5D">
        <w:rPr>
          <w:rFonts w:ascii="Consolas" w:eastAsia="宋体" w:hAnsi="Consolas" w:cs="宋体"/>
          <w:color w:val="34302D"/>
          <w:kern w:val="0"/>
          <w:sz w:val="39"/>
          <w:szCs w:val="39"/>
          <w:shd w:val="clear" w:color="auto" w:fill="F7F7F8"/>
        </w:rPr>
        <w:t>ProxyFactoryBean</w:t>
      </w:r>
      <w:r w:rsidRPr="00BA0D5D">
        <w:rPr>
          <w:rFonts w:ascii="Arial" w:eastAsia="宋体" w:hAnsi="Arial" w:cs="Arial"/>
          <w:color w:val="34302D"/>
          <w:kern w:val="0"/>
          <w:sz w:val="41"/>
          <w:szCs w:val="41"/>
        </w:rPr>
        <w:t> to Create AOP Proxies</w:t>
      </w:r>
      <w:bookmarkEnd w:id="2382"/>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the Spring IoC container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for your business objects (and you should be!), you want to use one of Spring’s AOP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implementations. (Remember that a factory bean introduces a layer of indirection, letting it create objects of a different type.)</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Spring AOP support also uses factory beans under the covers.</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basic way to create an AOP proxy in Spring is to use the </w:t>
      </w:r>
      <w:r w:rsidRPr="00BA0D5D">
        <w:rPr>
          <w:rFonts w:ascii="Consolas" w:eastAsia="宋体" w:hAnsi="Consolas" w:cs="宋体"/>
          <w:color w:val="34302D"/>
          <w:kern w:val="0"/>
          <w:sz w:val="23"/>
          <w:szCs w:val="23"/>
          <w:shd w:val="clear" w:color="auto" w:fill="F7F7F8"/>
        </w:rPr>
        <w:t>org.springframework.aop.framework.ProxyFactoryBean</w:t>
      </w:r>
      <w:r w:rsidRPr="00BA0D5D">
        <w:rPr>
          <w:rFonts w:ascii="inherit" w:eastAsia="宋体" w:hAnsi="inherit" w:cs="Arial"/>
          <w:color w:val="34302D"/>
          <w:kern w:val="0"/>
          <w:sz w:val="24"/>
          <w:szCs w:val="24"/>
        </w:rPr>
        <w:t>. This gives complete control over the pointcuts, any advice that applies, and their ordering. However, there are simpler options that are preferable if you do not need such control.</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6.4.1. Basics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like other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implementations, introduces a level of indirection. If you define a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named </w:t>
      </w:r>
      <w:r w:rsidRPr="00BA0D5D">
        <w:rPr>
          <w:rFonts w:ascii="Consolas" w:eastAsia="宋体" w:hAnsi="Consolas" w:cs="宋体"/>
          <w:color w:val="34302D"/>
          <w:kern w:val="0"/>
          <w:sz w:val="23"/>
          <w:szCs w:val="23"/>
          <w:shd w:val="clear" w:color="auto" w:fill="F7F7F8"/>
        </w:rPr>
        <w:t>foo</w:t>
      </w:r>
      <w:r w:rsidRPr="00BA0D5D">
        <w:rPr>
          <w:rFonts w:ascii="inherit" w:eastAsia="宋体" w:hAnsi="inherit" w:cs="Arial"/>
          <w:color w:val="34302D"/>
          <w:kern w:val="0"/>
          <w:sz w:val="24"/>
          <w:szCs w:val="24"/>
        </w:rPr>
        <w:t>, objects that reference </w:t>
      </w:r>
      <w:r w:rsidRPr="00BA0D5D">
        <w:rPr>
          <w:rFonts w:ascii="Consolas" w:eastAsia="宋体" w:hAnsi="Consolas" w:cs="宋体"/>
          <w:color w:val="34302D"/>
          <w:kern w:val="0"/>
          <w:sz w:val="23"/>
          <w:szCs w:val="23"/>
          <w:shd w:val="clear" w:color="auto" w:fill="F7F7F8"/>
        </w:rPr>
        <w:t>foo</w:t>
      </w:r>
      <w:r w:rsidRPr="00BA0D5D">
        <w:rPr>
          <w:rFonts w:ascii="inherit" w:eastAsia="宋体" w:hAnsi="inherit" w:cs="Arial"/>
          <w:color w:val="34302D"/>
          <w:kern w:val="0"/>
          <w:sz w:val="24"/>
          <w:szCs w:val="24"/>
        </w:rPr>
        <w:t> do not see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instance itself but an object created by the implementation of the </w:t>
      </w:r>
      <w:r w:rsidRPr="00BA0D5D">
        <w:rPr>
          <w:rFonts w:ascii="Consolas" w:eastAsia="宋体" w:hAnsi="Consolas" w:cs="宋体"/>
          <w:color w:val="34302D"/>
          <w:kern w:val="0"/>
          <w:sz w:val="23"/>
          <w:szCs w:val="23"/>
          <w:shd w:val="clear" w:color="auto" w:fill="F7F7F8"/>
        </w:rPr>
        <w:t>getObject()</w:t>
      </w:r>
      <w:r w:rsidRPr="00BA0D5D">
        <w:rPr>
          <w:rFonts w:ascii="inherit" w:eastAsia="宋体" w:hAnsi="inherit" w:cs="Arial"/>
          <w:color w:val="34302D"/>
          <w:kern w:val="0"/>
          <w:sz w:val="24"/>
          <w:szCs w:val="24"/>
        </w:rPr>
        <w:t> method in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 This method creates an AOP proxy that wraps a target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of the most important benefits of using a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or another IoC-aware class to create AOP proxies is that advices and pointcuts can also be managed by IoC. This is a powerful feature, enabling certain approaches that are hard to achieve with other AOP frameworks. For example, an advice may itself reference application objects (besides the target, which should be available in any AOP framework), benefiting from all the pluggability provided by Dependency Injection.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6.4.2. JavaBean Properties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common with most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implementations provided with Spring,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class is itself a JavaBean. Its properties are used to:</w:t>
      </w:r>
    </w:p>
    <w:p w:rsidR="00BA0D5D" w:rsidRPr="00BA0D5D" w:rsidRDefault="00BA0D5D" w:rsidP="00BA0D5D">
      <w:pPr>
        <w:widowControl/>
        <w:numPr>
          <w:ilvl w:val="0"/>
          <w:numId w:val="5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 the target you want to proxy.</w:t>
      </w:r>
    </w:p>
    <w:p w:rsidR="00BA0D5D" w:rsidRPr="00BA0D5D" w:rsidRDefault="00BA0D5D" w:rsidP="00BA0D5D">
      <w:pPr>
        <w:widowControl/>
        <w:numPr>
          <w:ilvl w:val="0"/>
          <w:numId w:val="5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 whether to use CGLIB (described later and see also </w:t>
      </w:r>
      <w:hyperlink r:id="rId604" w:anchor="aop-pfb-proxy-types" w:history="1">
        <w:r w:rsidRPr="00BA0D5D">
          <w:rPr>
            <w:rFonts w:ascii="inherit" w:eastAsia="宋体" w:hAnsi="inherit" w:cs="Arial"/>
            <w:color w:val="548E2E"/>
            <w:kern w:val="0"/>
            <w:sz w:val="24"/>
            <w:szCs w:val="24"/>
            <w:u w:val="single"/>
          </w:rPr>
          <w:t>JDK- and CGLIB-based proxies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Some key properties are inherited from </w:t>
      </w:r>
      <w:r w:rsidRPr="00BA0D5D">
        <w:rPr>
          <w:rFonts w:ascii="Consolas" w:eastAsia="宋体" w:hAnsi="Consolas" w:cs="宋体"/>
          <w:color w:val="34302D"/>
          <w:kern w:val="0"/>
          <w:sz w:val="23"/>
          <w:szCs w:val="23"/>
          <w:shd w:val="clear" w:color="auto" w:fill="F7F7F8"/>
        </w:rPr>
        <w:t>org.springframework.aop.framework.ProxyConfig</w:t>
      </w:r>
      <w:r w:rsidRPr="00BA0D5D">
        <w:rPr>
          <w:rFonts w:ascii="inherit" w:eastAsia="宋体" w:hAnsi="inherit" w:cs="Arial"/>
          <w:color w:val="34302D"/>
          <w:kern w:val="0"/>
          <w:sz w:val="24"/>
          <w:szCs w:val="24"/>
        </w:rPr>
        <w:t> (the superclass for all AOP proxy factories in Spring). These key properties include the following:</w:t>
      </w:r>
    </w:p>
    <w:p w:rsidR="00BA0D5D" w:rsidRPr="00BA0D5D" w:rsidRDefault="00BA0D5D" w:rsidP="00BA0D5D">
      <w:pPr>
        <w:widowControl/>
        <w:numPr>
          <w:ilvl w:val="0"/>
          <w:numId w:val="5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proxyTargetClass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if the target class is to be proxied, rather than the target class’s interfaces. If this property value is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then CGLIB proxies are created (but see also </w:t>
      </w:r>
      <w:hyperlink r:id="rId605" w:anchor="aop-pfb-proxy-types" w:history="1">
        <w:r w:rsidRPr="00BA0D5D">
          <w:rPr>
            <w:rFonts w:ascii="inherit" w:eastAsia="宋体" w:hAnsi="inherit" w:cs="Arial"/>
            <w:color w:val="548E2E"/>
            <w:kern w:val="0"/>
            <w:sz w:val="24"/>
            <w:szCs w:val="24"/>
            <w:u w:val="single"/>
          </w:rPr>
          <w:t>JDK- and CGLIB-based proxies</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5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optimize</w:t>
      </w:r>
      <w:r w:rsidRPr="00BA0D5D">
        <w:rPr>
          <w:rFonts w:ascii="inherit" w:eastAsia="宋体" w:hAnsi="inherit" w:cs="Arial"/>
          <w:color w:val="34302D"/>
          <w:kern w:val="0"/>
          <w:sz w:val="24"/>
          <w:szCs w:val="24"/>
        </w:rPr>
        <w:t>: Controls whether or not aggressive optimizations are applied to proxies created through CGLIB. You should not blithely use this setting unless you fully understand how the relevant AOP proxy handles optimization. This is currently used only for CGLIB proxies. It has no effect with JDK dynamic proxies.</w:t>
      </w:r>
    </w:p>
    <w:p w:rsidR="00BA0D5D" w:rsidRPr="00BA0D5D" w:rsidRDefault="00BA0D5D" w:rsidP="00BA0D5D">
      <w:pPr>
        <w:widowControl/>
        <w:numPr>
          <w:ilvl w:val="0"/>
          <w:numId w:val="5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frozen</w:t>
      </w:r>
      <w:r w:rsidRPr="00BA0D5D">
        <w:rPr>
          <w:rFonts w:ascii="inherit" w:eastAsia="宋体" w:hAnsi="inherit" w:cs="Arial"/>
          <w:color w:val="34302D"/>
          <w:kern w:val="0"/>
          <w:sz w:val="24"/>
          <w:szCs w:val="24"/>
        </w:rPr>
        <w:t>: If a proxy configuration is </w:t>
      </w:r>
      <w:r w:rsidRPr="00BA0D5D">
        <w:rPr>
          <w:rFonts w:ascii="Consolas" w:eastAsia="宋体" w:hAnsi="Consolas" w:cs="宋体"/>
          <w:color w:val="34302D"/>
          <w:kern w:val="0"/>
          <w:sz w:val="23"/>
          <w:szCs w:val="23"/>
          <w:shd w:val="clear" w:color="auto" w:fill="F7F7F8"/>
        </w:rPr>
        <w:t>frozen</w:t>
      </w:r>
      <w:r w:rsidRPr="00BA0D5D">
        <w:rPr>
          <w:rFonts w:ascii="inherit" w:eastAsia="宋体" w:hAnsi="inherit" w:cs="Arial"/>
          <w:color w:val="34302D"/>
          <w:kern w:val="0"/>
          <w:sz w:val="24"/>
          <w:szCs w:val="24"/>
        </w:rPr>
        <w:t>, changes to the configuration are no longer allowed. This is useful both as a slight optimization and for those cases when you do not want callers to be able to manipulate the proxy (through the </w:t>
      </w:r>
      <w:r w:rsidRPr="00BA0D5D">
        <w:rPr>
          <w:rFonts w:ascii="Consolas" w:eastAsia="宋体" w:hAnsi="Consolas" w:cs="宋体"/>
          <w:color w:val="34302D"/>
          <w:kern w:val="0"/>
          <w:sz w:val="23"/>
          <w:szCs w:val="23"/>
          <w:shd w:val="clear" w:color="auto" w:fill="F7F7F8"/>
        </w:rPr>
        <w:t>Advised</w:t>
      </w:r>
      <w:r w:rsidRPr="00BA0D5D">
        <w:rPr>
          <w:rFonts w:ascii="inherit" w:eastAsia="宋体" w:hAnsi="inherit" w:cs="Arial"/>
          <w:color w:val="34302D"/>
          <w:kern w:val="0"/>
          <w:sz w:val="24"/>
          <w:szCs w:val="24"/>
        </w:rPr>
        <w:t>interface) after the proxy has been created. The default value of this property is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so changes (such as adding additional advice) are allowed.</w:t>
      </w:r>
    </w:p>
    <w:p w:rsidR="00BA0D5D" w:rsidRPr="00BA0D5D" w:rsidRDefault="00BA0D5D" w:rsidP="00BA0D5D">
      <w:pPr>
        <w:widowControl/>
        <w:numPr>
          <w:ilvl w:val="0"/>
          <w:numId w:val="5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exposeProxy</w:t>
      </w:r>
      <w:r w:rsidRPr="00BA0D5D">
        <w:rPr>
          <w:rFonts w:ascii="inherit" w:eastAsia="宋体" w:hAnsi="inherit" w:cs="Arial"/>
          <w:color w:val="34302D"/>
          <w:kern w:val="0"/>
          <w:sz w:val="24"/>
          <w:szCs w:val="24"/>
        </w:rPr>
        <w:t>: Determines whether or not the current proxy should be exposed in a </w:t>
      </w:r>
      <w:r w:rsidRPr="00BA0D5D">
        <w:rPr>
          <w:rFonts w:ascii="Consolas" w:eastAsia="宋体" w:hAnsi="Consolas" w:cs="宋体"/>
          <w:color w:val="34302D"/>
          <w:kern w:val="0"/>
          <w:sz w:val="23"/>
          <w:szCs w:val="23"/>
          <w:shd w:val="clear" w:color="auto" w:fill="F7F7F8"/>
        </w:rPr>
        <w:t>ThreadLocal</w:t>
      </w:r>
      <w:r w:rsidRPr="00BA0D5D">
        <w:rPr>
          <w:rFonts w:ascii="inherit" w:eastAsia="宋体" w:hAnsi="inherit" w:cs="Arial"/>
          <w:color w:val="34302D"/>
          <w:kern w:val="0"/>
          <w:sz w:val="24"/>
          <w:szCs w:val="24"/>
        </w:rPr>
        <w:t> so that it can be accessed by the target. If a target needs to obtain the proxy and the </w:t>
      </w:r>
      <w:r w:rsidRPr="00BA0D5D">
        <w:rPr>
          <w:rFonts w:ascii="Consolas" w:eastAsia="宋体" w:hAnsi="Consolas" w:cs="宋体"/>
          <w:color w:val="34302D"/>
          <w:kern w:val="0"/>
          <w:sz w:val="23"/>
          <w:szCs w:val="23"/>
          <w:shd w:val="clear" w:color="auto" w:fill="F7F7F8"/>
        </w:rPr>
        <w:t>exposeProxy</w:t>
      </w:r>
      <w:r w:rsidRPr="00BA0D5D">
        <w:rPr>
          <w:rFonts w:ascii="inherit" w:eastAsia="宋体" w:hAnsi="inherit" w:cs="Arial"/>
          <w:color w:val="34302D"/>
          <w:kern w:val="0"/>
          <w:sz w:val="24"/>
          <w:szCs w:val="24"/>
        </w:rPr>
        <w:t> property is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the target can use the</w:t>
      </w:r>
      <w:r w:rsidRPr="00BA0D5D">
        <w:rPr>
          <w:rFonts w:ascii="Consolas" w:eastAsia="宋体" w:hAnsi="Consolas" w:cs="宋体"/>
          <w:color w:val="34302D"/>
          <w:kern w:val="0"/>
          <w:sz w:val="23"/>
          <w:szCs w:val="23"/>
          <w:shd w:val="clear" w:color="auto" w:fill="F7F7F8"/>
        </w:rPr>
        <w:t>AopContext.currentProxy()</w:t>
      </w:r>
      <w:r w:rsidRPr="00BA0D5D">
        <w:rPr>
          <w:rFonts w:ascii="inherit" w:eastAsia="宋体" w:hAnsi="inherit" w:cs="Arial"/>
          <w:color w:val="34302D"/>
          <w:kern w:val="0"/>
          <w:sz w:val="24"/>
          <w:szCs w:val="24"/>
        </w:rPr>
        <w:t> method.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Other properties specific to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include the following:</w:t>
      </w:r>
    </w:p>
    <w:p w:rsidR="00BA0D5D" w:rsidRPr="00BA0D5D" w:rsidRDefault="00BA0D5D" w:rsidP="00BA0D5D">
      <w:pPr>
        <w:widowControl/>
        <w:numPr>
          <w:ilvl w:val="0"/>
          <w:numId w:val="5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An array of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interface names. If this is not supplied, a CGLIB proxy for the target class is used (but see also </w:t>
      </w:r>
      <w:hyperlink r:id="rId606" w:anchor="aop-pfb-proxy-types" w:history="1">
        <w:r w:rsidRPr="00BA0D5D">
          <w:rPr>
            <w:rFonts w:ascii="inherit" w:eastAsia="宋体" w:hAnsi="inherit" w:cs="Arial"/>
            <w:color w:val="548E2E"/>
            <w:kern w:val="0"/>
            <w:sz w:val="24"/>
            <w:szCs w:val="24"/>
            <w:u w:val="single"/>
          </w:rPr>
          <w:t>JDK- and CGLIB-based proxies</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5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interceptorNames</w:t>
      </w:r>
      <w:r w:rsidRPr="00BA0D5D">
        <w:rPr>
          <w:rFonts w:ascii="inherit" w:eastAsia="宋体" w:hAnsi="inherit" w:cs="Arial"/>
          <w:color w:val="34302D"/>
          <w:kern w:val="0"/>
          <w:sz w:val="24"/>
          <w:szCs w:val="24"/>
        </w:rPr>
        <w:t>: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array of </w:t>
      </w:r>
      <w:r w:rsidRPr="00BA0D5D">
        <w:rPr>
          <w:rFonts w:ascii="Consolas" w:eastAsia="宋体" w:hAnsi="Consolas" w:cs="宋体"/>
          <w:color w:val="34302D"/>
          <w:kern w:val="0"/>
          <w:sz w:val="23"/>
          <w:szCs w:val="23"/>
          <w:shd w:val="clear" w:color="auto" w:fill="F7F7F8"/>
        </w:rPr>
        <w:t>Advisor</w:t>
      </w:r>
      <w:r w:rsidRPr="00BA0D5D">
        <w:rPr>
          <w:rFonts w:ascii="inherit" w:eastAsia="宋体" w:hAnsi="inherit" w:cs="Arial"/>
          <w:color w:val="34302D"/>
          <w:kern w:val="0"/>
          <w:sz w:val="24"/>
          <w:szCs w:val="24"/>
        </w:rPr>
        <w:t>, interceptor, or other advice names to apply. Ordering is significant, on a first come-first served basis. That is to say that the first interceptor in the list is the first to be able to intercept the invocation.</w:t>
      </w:r>
    </w:p>
    <w:p w:rsidR="00BA0D5D" w:rsidRPr="00BA0D5D" w:rsidRDefault="00BA0D5D" w:rsidP="00BA0D5D">
      <w:pPr>
        <w:widowControl/>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names are bean names in the current factory, including bean names from ancestor factories. You cannot mention bean references here, since doing so results in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ignoring the singleton setting of the advice.</w:t>
      </w:r>
    </w:p>
    <w:p w:rsidR="00BA0D5D" w:rsidRPr="00BA0D5D" w:rsidRDefault="00BA0D5D" w:rsidP="00BA0D5D">
      <w:pPr>
        <w:widowControl/>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append an interceptor name with an asterisk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Doing so results in the application of all advisor beans with names that start with the part before the asterisk to be applied. You can find an example of using this feature in </w:t>
      </w:r>
      <w:hyperlink r:id="rId607" w:anchor="aop-global-advisors" w:history="1">
        <w:r w:rsidRPr="00BA0D5D">
          <w:rPr>
            <w:rFonts w:ascii="inherit" w:eastAsia="宋体" w:hAnsi="inherit" w:cs="Arial"/>
            <w:color w:val="548E2E"/>
            <w:kern w:val="0"/>
            <w:sz w:val="24"/>
            <w:szCs w:val="24"/>
            <w:u w:val="single"/>
          </w:rPr>
          <w:t>Using “Global” Advisors</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52"/>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singleton: Whether or not the factory should return a single object, no matter how often the </w:t>
      </w:r>
      <w:r w:rsidRPr="00BA0D5D">
        <w:rPr>
          <w:rFonts w:ascii="Consolas" w:eastAsia="宋体" w:hAnsi="Consolas" w:cs="宋体"/>
          <w:color w:val="34302D"/>
          <w:kern w:val="0"/>
          <w:sz w:val="23"/>
          <w:szCs w:val="23"/>
          <w:shd w:val="clear" w:color="auto" w:fill="F7F7F8"/>
        </w:rPr>
        <w:t>getObject()</w:t>
      </w:r>
      <w:r w:rsidRPr="00BA0D5D">
        <w:rPr>
          <w:rFonts w:ascii="inherit" w:eastAsia="宋体" w:hAnsi="inherit" w:cs="Arial"/>
          <w:color w:val="34302D"/>
          <w:kern w:val="0"/>
          <w:sz w:val="24"/>
          <w:szCs w:val="24"/>
        </w:rPr>
        <w:t> method is called. Several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implementations offer such a method. The default value is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If you want to use stateful advice - for example, for stateful mixins - use prototype advices along with a singleton value of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6.4.3. JDK- and CGLIB-based proxies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serves as the definitive documentation on how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chooses to create either a JDK-based proxy or a CGLIB-based proxy for a particular target object (which is to be proxied).</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behavior of the </w:t>
            </w:r>
            <w:r w:rsidRPr="00BA0D5D">
              <w:rPr>
                <w:rFonts w:ascii="Consolas" w:eastAsia="宋体" w:hAnsi="Consolas" w:cs="宋体"/>
                <w:kern w:val="0"/>
                <w:sz w:val="23"/>
                <w:szCs w:val="23"/>
                <w:shd w:val="clear" w:color="auto" w:fill="F7F7F8"/>
              </w:rPr>
              <w:t>ProxyFactoryBean</w:t>
            </w:r>
            <w:r w:rsidRPr="00BA0D5D">
              <w:rPr>
                <w:rFonts w:ascii="宋体" w:eastAsia="宋体" w:hAnsi="宋体" w:cs="宋体"/>
                <w:kern w:val="0"/>
                <w:sz w:val="24"/>
                <w:szCs w:val="24"/>
              </w:rPr>
              <w:t> with regard to creating JDK- or CGLIB-based proxies changed between versions 1.2.x and 2.0 of Spring. The </w:t>
            </w:r>
            <w:r w:rsidRPr="00BA0D5D">
              <w:rPr>
                <w:rFonts w:ascii="Consolas" w:eastAsia="宋体" w:hAnsi="Consolas" w:cs="宋体"/>
                <w:kern w:val="0"/>
                <w:sz w:val="23"/>
                <w:szCs w:val="23"/>
                <w:shd w:val="clear" w:color="auto" w:fill="F7F7F8"/>
              </w:rPr>
              <w:t>ProxyFactoryBean</w:t>
            </w:r>
            <w:r w:rsidRPr="00BA0D5D">
              <w:rPr>
                <w:rFonts w:ascii="宋体" w:eastAsia="宋体" w:hAnsi="宋体" w:cs="宋体"/>
                <w:kern w:val="0"/>
                <w:sz w:val="24"/>
                <w:szCs w:val="24"/>
              </w:rPr>
              <w:t> now exhibits similar semantics with regard to auto-detecting interfaces as those of the </w:t>
            </w:r>
            <w:r w:rsidRPr="00BA0D5D">
              <w:rPr>
                <w:rFonts w:ascii="Consolas" w:eastAsia="宋体" w:hAnsi="Consolas" w:cs="宋体"/>
                <w:kern w:val="0"/>
                <w:sz w:val="23"/>
                <w:szCs w:val="23"/>
                <w:shd w:val="clear" w:color="auto" w:fill="F7F7F8"/>
              </w:rPr>
              <w:t>TransactionProxyFactoryBean</w:t>
            </w:r>
            <w:r w:rsidRPr="00BA0D5D">
              <w:rPr>
                <w:rFonts w:ascii="宋体" w:eastAsia="宋体" w:hAnsi="宋体" w:cs="宋体"/>
                <w:kern w:val="0"/>
                <w:sz w:val="24"/>
                <w:szCs w:val="24"/>
              </w:rPr>
              <w:t> class.</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class of a target object that is to be proxied (hereafter simply referred to as the target class) does not implement any interfaces, a CGLIB-based proxy is created. This is the easiest scenario, because JDK proxies are interface-based, and no interfaces means JDK proxying is not even possible. You can plug in the target bean and specify the list of interceptors by setting the </w:t>
      </w:r>
      <w:r w:rsidRPr="00BA0D5D">
        <w:rPr>
          <w:rFonts w:ascii="Consolas" w:eastAsia="宋体" w:hAnsi="Consolas" w:cs="宋体"/>
          <w:color w:val="34302D"/>
          <w:kern w:val="0"/>
          <w:sz w:val="23"/>
          <w:szCs w:val="23"/>
          <w:shd w:val="clear" w:color="auto" w:fill="F7F7F8"/>
        </w:rPr>
        <w:t>interceptorNames</w:t>
      </w:r>
      <w:r w:rsidRPr="00BA0D5D">
        <w:rPr>
          <w:rFonts w:ascii="inherit" w:eastAsia="宋体" w:hAnsi="inherit" w:cs="Arial"/>
          <w:color w:val="34302D"/>
          <w:kern w:val="0"/>
          <w:sz w:val="24"/>
          <w:szCs w:val="24"/>
        </w:rPr>
        <w:t xml:space="preserve"> property. Note that a </w:t>
      </w:r>
      <w:r w:rsidRPr="00BA0D5D">
        <w:rPr>
          <w:rFonts w:ascii="inherit" w:eastAsia="宋体" w:hAnsi="inherit" w:cs="Arial"/>
          <w:color w:val="34302D"/>
          <w:kern w:val="0"/>
          <w:sz w:val="24"/>
          <w:szCs w:val="24"/>
        </w:rPr>
        <w:lastRenderedPageBreak/>
        <w:t>CGLIB-based proxy is created even if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property of the</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has been set to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(Doing so makes no sense and is best removed from the bean definition, because it is, at best, redundant, and, at worst confusing.)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target class implements one (or more) interfaces, the type of proxy that is created depends on the configuration of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has been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a CGLIB-based proxy is created. This makes sense and is in keeping with the principle of least surprise. Even if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has been set to one or more fully qualified interface names, the fact that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property is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causes CGLIB-based proxying to be in effect.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has been set to one or more fully qualified interface names, a JDK-based proxy is created. The created proxy implements all of the interfaces that were specified in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property. If the target class happens to implement a whole lot more interfaces than those specified in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property, that is all well and good, but those additional interfaces are not implemented by the returned proxy.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has not been set, but the target class does implement one (or more) interfaces,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auto-detects the fact that the target class does actually implement at least one interface, and a JDK-based proxy is created. The interfaces that are actually proxied are all of the interfaces that the target class implements. In effect, this is the same as supplying a list of each and every interface that the target class implements to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property. However, it is significantly less work and less prone to typographical errors.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6.4.4. Proxying Interfaces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a simple example of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in action. This example involves:</w:t>
      </w:r>
    </w:p>
    <w:p w:rsidR="00BA0D5D" w:rsidRPr="00BA0D5D" w:rsidRDefault="00BA0D5D" w:rsidP="00BA0D5D">
      <w:pPr>
        <w:widowControl/>
        <w:numPr>
          <w:ilvl w:val="0"/>
          <w:numId w:val="5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target bean that is proxied. This is the </w:t>
      </w:r>
      <w:r w:rsidRPr="00BA0D5D">
        <w:rPr>
          <w:rFonts w:ascii="Consolas" w:eastAsia="宋体" w:hAnsi="Consolas" w:cs="宋体"/>
          <w:color w:val="34302D"/>
          <w:kern w:val="0"/>
          <w:sz w:val="23"/>
          <w:szCs w:val="23"/>
          <w:shd w:val="clear" w:color="auto" w:fill="F7F7F8"/>
        </w:rPr>
        <w:t>personTarget</w:t>
      </w:r>
      <w:r w:rsidRPr="00BA0D5D">
        <w:rPr>
          <w:rFonts w:ascii="inherit" w:eastAsia="宋体" w:hAnsi="inherit" w:cs="Arial"/>
          <w:color w:val="34302D"/>
          <w:kern w:val="0"/>
          <w:sz w:val="24"/>
          <w:szCs w:val="24"/>
        </w:rPr>
        <w:t> bean definition in the example.</w:t>
      </w:r>
    </w:p>
    <w:p w:rsidR="00BA0D5D" w:rsidRPr="00BA0D5D" w:rsidRDefault="00BA0D5D" w:rsidP="00BA0D5D">
      <w:pPr>
        <w:widowControl/>
        <w:numPr>
          <w:ilvl w:val="0"/>
          <w:numId w:val="5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w:t>
      </w:r>
      <w:r w:rsidRPr="00BA0D5D">
        <w:rPr>
          <w:rFonts w:ascii="Consolas" w:eastAsia="宋体" w:hAnsi="Consolas" w:cs="宋体"/>
          <w:color w:val="34302D"/>
          <w:kern w:val="0"/>
          <w:sz w:val="23"/>
          <w:szCs w:val="23"/>
          <w:shd w:val="clear" w:color="auto" w:fill="F7F7F8"/>
        </w:rPr>
        <w:t>Advisor</w:t>
      </w:r>
      <w:r w:rsidRPr="00BA0D5D">
        <w:rPr>
          <w:rFonts w:ascii="inherit" w:eastAsia="宋体" w:hAnsi="inherit" w:cs="Arial"/>
          <w:color w:val="34302D"/>
          <w:kern w:val="0"/>
          <w:sz w:val="24"/>
          <w:szCs w:val="24"/>
        </w:rPr>
        <w:t> and an </w:t>
      </w:r>
      <w:r w:rsidRPr="00BA0D5D">
        <w:rPr>
          <w:rFonts w:ascii="Consolas" w:eastAsia="宋体" w:hAnsi="Consolas" w:cs="宋体"/>
          <w:color w:val="34302D"/>
          <w:kern w:val="0"/>
          <w:sz w:val="23"/>
          <w:szCs w:val="23"/>
          <w:shd w:val="clear" w:color="auto" w:fill="F7F7F8"/>
        </w:rPr>
        <w:t>Interceptor</w:t>
      </w:r>
      <w:r w:rsidRPr="00BA0D5D">
        <w:rPr>
          <w:rFonts w:ascii="inherit" w:eastAsia="宋体" w:hAnsi="inherit" w:cs="Arial"/>
          <w:color w:val="34302D"/>
          <w:kern w:val="0"/>
          <w:sz w:val="24"/>
          <w:szCs w:val="24"/>
        </w:rPr>
        <w:t> used to provide advice.</w:t>
      </w:r>
    </w:p>
    <w:p w:rsidR="00BA0D5D" w:rsidRPr="00BA0D5D" w:rsidRDefault="00BA0D5D" w:rsidP="00BA0D5D">
      <w:pPr>
        <w:widowControl/>
        <w:numPr>
          <w:ilvl w:val="0"/>
          <w:numId w:val="5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AOP proxy bean definition to specify the target object (the </w:t>
      </w:r>
      <w:r w:rsidRPr="00BA0D5D">
        <w:rPr>
          <w:rFonts w:ascii="Consolas" w:eastAsia="宋体" w:hAnsi="Consolas" w:cs="宋体"/>
          <w:color w:val="34302D"/>
          <w:kern w:val="0"/>
          <w:sz w:val="23"/>
          <w:szCs w:val="23"/>
          <w:shd w:val="clear" w:color="auto" w:fill="F7F7F8"/>
        </w:rPr>
        <w:t>personTarget</w:t>
      </w:r>
      <w:r w:rsidRPr="00BA0D5D">
        <w:rPr>
          <w:rFonts w:ascii="inherit" w:eastAsia="宋体" w:hAnsi="inherit" w:cs="Arial"/>
          <w:color w:val="34302D"/>
          <w:kern w:val="0"/>
          <w:sz w:val="24"/>
          <w:szCs w:val="24"/>
        </w:rPr>
        <w:t> bean), the interfaces to proxy, and the advices to apply.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the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"personTarget"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"com.mycompany.PersonImpl"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"Tony"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"51"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"myAdvisor"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"com.mycompany.MyAdvisor"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 string property value"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"debugInterceptor"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"org.springframework.aop.interceptor.DebugInterceptor"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"proxyInterfaces"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"com.mycompany.Person"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"interceptorNames"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myAdvisor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debugInterceptor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w:t>
      </w:r>
      <w:r w:rsidRPr="00BA0D5D">
        <w:rPr>
          <w:rFonts w:ascii="Consolas" w:eastAsia="宋体" w:hAnsi="Consolas" w:cs="宋体"/>
          <w:color w:val="34302D"/>
          <w:kern w:val="0"/>
          <w:sz w:val="23"/>
          <w:szCs w:val="23"/>
          <w:shd w:val="clear" w:color="auto" w:fill="F7F7F8"/>
        </w:rPr>
        <w:t>interceptorNames</w:t>
      </w:r>
      <w:r w:rsidRPr="00BA0D5D">
        <w:rPr>
          <w:rFonts w:ascii="inherit" w:eastAsia="宋体" w:hAnsi="inherit" w:cs="Arial"/>
          <w:color w:val="34302D"/>
          <w:kern w:val="0"/>
          <w:sz w:val="24"/>
          <w:szCs w:val="24"/>
        </w:rPr>
        <w:t> property takes a list of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which holds the bean names of the interceptors or advisors in the current factory. You can use advisors, interceptors, before, after returning, and throws advice objects. The ordering of advisors is significant.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might be wondering why the list does not hold bean references. The reason for this is that, if the singleton property of the </w:t>
            </w:r>
            <w:r w:rsidRPr="00BA0D5D">
              <w:rPr>
                <w:rFonts w:ascii="Consolas" w:eastAsia="宋体" w:hAnsi="Consolas" w:cs="宋体"/>
                <w:kern w:val="0"/>
                <w:sz w:val="23"/>
                <w:szCs w:val="23"/>
                <w:shd w:val="clear" w:color="auto" w:fill="F7F7F8"/>
              </w:rPr>
              <w:t>ProxyFactoryBean</w:t>
            </w:r>
            <w:r w:rsidRPr="00BA0D5D">
              <w:rPr>
                <w:rFonts w:ascii="宋体" w:eastAsia="宋体" w:hAnsi="宋体" w:cs="宋体"/>
                <w:kern w:val="0"/>
                <w:sz w:val="24"/>
                <w:szCs w:val="24"/>
              </w:rPr>
              <w:t> is set to </w:t>
            </w:r>
            <w:r w:rsidRPr="00BA0D5D">
              <w:rPr>
                <w:rFonts w:ascii="Consolas" w:eastAsia="宋体" w:hAnsi="Consolas" w:cs="宋体"/>
                <w:kern w:val="0"/>
                <w:sz w:val="23"/>
                <w:szCs w:val="23"/>
                <w:shd w:val="clear" w:color="auto" w:fill="F7F7F8"/>
              </w:rPr>
              <w:t>false</w:t>
            </w:r>
            <w:r w:rsidRPr="00BA0D5D">
              <w:rPr>
                <w:rFonts w:ascii="宋体" w:eastAsia="宋体" w:hAnsi="宋体" w:cs="宋体"/>
                <w:kern w:val="0"/>
                <w:sz w:val="24"/>
                <w:szCs w:val="24"/>
              </w:rPr>
              <w:t>, it must be able to return independent proxy instances. If any of the advisors is itself a prototype, an independent instance would need to be returned, so it is necessary to be able to obtain an instance of the prototype from the factory. Holding a reference is not sufficient.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bean definition shown earlier can be used in place of a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implementation,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Person person = (Person) factory.getBean(</w:t>
      </w:r>
      <w:r w:rsidRPr="00BA0D5D">
        <w:rPr>
          <w:rFonts w:ascii="Consolas" w:eastAsia="宋体" w:hAnsi="Consolas" w:cs="宋体"/>
          <w:color w:val="DD1144"/>
          <w:kern w:val="0"/>
          <w:sz w:val="24"/>
          <w:szCs w:val="24"/>
        </w:rPr>
        <w:t>"person"</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Other beans in the same IoC context can express a strongly typed dependency on it, as with an ordinary Java object.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"personUser"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"com.mycompany.PersonUser"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r w:rsidRPr="00BA0D5D">
        <w:rPr>
          <w:rFonts w:ascii="Consolas" w:eastAsia="宋体" w:hAnsi="Consolas" w:cs="宋体"/>
          <w:color w:val="008080"/>
          <w:kern w:val="0"/>
          <w:sz w:val="24"/>
          <w:szCs w:val="24"/>
        </w:rPr>
        <w:t>&gt;&lt;ref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r w:rsidRPr="00BA0D5D">
        <w:rPr>
          <w:rFonts w:ascii="Consolas" w:eastAsia="宋体" w:hAnsi="Consolas" w:cs="宋体"/>
          <w:color w:val="008080"/>
          <w:kern w:val="0"/>
          <w:sz w:val="24"/>
          <w:szCs w:val="24"/>
        </w:rPr>
        <w:t>/&gt;&lt;/property&gt;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PersonUser</w:t>
      </w:r>
      <w:r w:rsidRPr="00BA0D5D">
        <w:rPr>
          <w:rFonts w:ascii="inherit" w:eastAsia="宋体" w:hAnsi="inherit" w:cs="Arial"/>
          <w:color w:val="34302D"/>
          <w:kern w:val="0"/>
          <w:sz w:val="24"/>
          <w:szCs w:val="24"/>
        </w:rPr>
        <w:t> class in this example exposes a property of type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As far as it is concerned, the AOP proxy can be used transparently in place of a “real” person implementation. However, its class would be a dynamic proxy class. It would be possible to cast it to the </w:t>
      </w:r>
      <w:r w:rsidRPr="00BA0D5D">
        <w:rPr>
          <w:rFonts w:ascii="Consolas" w:eastAsia="宋体" w:hAnsi="Consolas" w:cs="宋体"/>
          <w:color w:val="34302D"/>
          <w:kern w:val="0"/>
          <w:sz w:val="23"/>
          <w:szCs w:val="23"/>
          <w:shd w:val="clear" w:color="auto" w:fill="F7F7F8"/>
        </w:rPr>
        <w:t>Advised</w:t>
      </w:r>
      <w:r w:rsidRPr="00BA0D5D">
        <w:rPr>
          <w:rFonts w:ascii="inherit" w:eastAsia="宋体" w:hAnsi="inherit" w:cs="Arial"/>
          <w:color w:val="34302D"/>
          <w:kern w:val="0"/>
          <w:sz w:val="24"/>
          <w:szCs w:val="24"/>
        </w:rPr>
        <w:t> interface (discussed later).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conceal the distinction between target and proxy by using an anonymous inner bean. Only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definition is different. The advice is included only for completeness. The following example shows how to use an anonymous inner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"myAdvisor"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"com.mycompany.MyAdvisor"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 string property value"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"debugInterceptor"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"org.springframework.aop.interceptor.DebugInterceptor"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"proxyInterfaces"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"com.mycompany.Person"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Use inner bean, not local reference to target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"com.mycompany.PersonImpl"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"Tony"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"51"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"interceptorNames"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myAdvisor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debugInterceptor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an anonymous inner bean has the advantage that there is only one object of type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This is useful if we want to prevent users of the application context from obtaining a reference to the un-advised object or need to avoid any ambiguity with Spring IoC autowiring. There is also, arguably, an advantage in that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definition is self-contained. However, there are times when being able to obtain the un-advised target from the factory might actually be an advantage (for example, in certain test scenarios).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6.4.5. Proxying Classes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What if you need to proxy a class, rather than one or more interfaces?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Imagine that in our earlier example, there was no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interface. We needed to advise a class called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that did not implement any business interface. In this case, you can configure Spring to use CGLIB proxying rather than dynamic proxies. To do so, set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property on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shown earlier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While it is best to program to interfaces rather than classes, the ability to advise classes that do not implement interfaces can be useful when working with legacy code. (In general, Spring is not prescriptive. While it makes it easy to apply good practices, it avoids forcing a particular approach.)</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want to, you can force the use of CGLIB in any case, even if you do have interfaces.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CGLIB proxying works by generating a subclass of the target class at runtime. Spring configures this generated subclass to delegate method calls to the original target. The subclass is used to implement the Decorator pattern, weaving in the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CGLIB proxying should generally be transparent to users. However, there are some issues to consider:</w:t>
      </w:r>
    </w:p>
    <w:p w:rsidR="00BA0D5D" w:rsidRPr="00BA0D5D" w:rsidRDefault="00BA0D5D" w:rsidP="00BA0D5D">
      <w:pPr>
        <w:widowControl/>
        <w:numPr>
          <w:ilvl w:val="0"/>
          <w:numId w:val="54"/>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Final</w:t>
      </w:r>
      <w:r w:rsidRPr="00BA0D5D">
        <w:rPr>
          <w:rFonts w:ascii="inherit" w:eastAsia="宋体" w:hAnsi="inherit" w:cs="Arial"/>
          <w:color w:val="34302D"/>
          <w:kern w:val="0"/>
          <w:sz w:val="24"/>
          <w:szCs w:val="24"/>
        </w:rPr>
        <w:t> methods cannot be advised, as they cannot be overridden.</w:t>
      </w:r>
    </w:p>
    <w:p w:rsidR="00BA0D5D" w:rsidRPr="00BA0D5D" w:rsidRDefault="00BA0D5D" w:rsidP="00BA0D5D">
      <w:pPr>
        <w:widowControl/>
        <w:numPr>
          <w:ilvl w:val="0"/>
          <w:numId w:val="5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no need to add CGLIB to your classpath. As of Spring 3.2, CGLIB is repackaged and included in the spring-core JAR. In other words, CGLIB-based AOP works “out of the box”, as do JDK dynamic proxies.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little performance difference between CGLIB proxying and dynamic proxies. Performance should not be a decisive consideration in this case.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6.4.6. Using “Global” Advisors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appending an asterisk to an interceptor name, all advisors with bean names that match the part before the asterisk are added to the advisor chain. This can come in handy if you need to add a standard set of “global” advisors. The following example defines two global advisors: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"proxy"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"interceptorNames"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global*</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"global_debug"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"org.springframework.aop.interceptor.DebugInterceptor"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"global_performance"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"org.springframework.aop.interceptor.PerformanceMonitorInterceptor"</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83" w:name="_Toc15327141"/>
      <w:r w:rsidRPr="00BA0D5D">
        <w:rPr>
          <w:rFonts w:ascii="Arial" w:eastAsia="宋体" w:hAnsi="Arial" w:cs="Arial"/>
          <w:color w:val="34302D"/>
          <w:kern w:val="0"/>
          <w:sz w:val="41"/>
          <w:szCs w:val="41"/>
        </w:rPr>
        <w:t>6.5. Concise Proxy Definitions</w:t>
      </w:r>
      <w:bookmarkEnd w:id="2383"/>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Especially when defining transactional proxies, you may end up with many similar proxy definitions. The use of parent and child bean definitions, along with inner bean definitions, can result in much cleaner and more concise proxy definitions.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First, we create a parent, template, bean definition for the proxy,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"txProxyTemplate"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abstract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"org.springframework.transaction.interceptor.TransactionProxyFactoryBean"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"transactionAttributes"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PROPAGATION_REQUIRED</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is never instantiated itself, so it can actually be incomplete. Then, each proxy that needs to be created is a child bean definition, which wraps the target of the proxy as an inner bean definition, since the target is never used on its own anyway. The following example shows such a child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"txProxyTemplate"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"org.springframework.samples.MyServiceImpl"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override properties from the parent template. In the following example, we override the transaction propagation settings: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"mySpecialService"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"txProxyTemplate"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"org.springframework.samples.MySpecialServiceImpl"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"transactionAttributes"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PROPAGATION_REQUIRED,readOnly</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"find*"</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PROPAGATION_REQUIRED,readOnly</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"load*"</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PROPAGATION_REQUIRED,readOnly</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"store*"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PROPAGATION_REQUIRED</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in the parent bean example, we explicitly marked the parent bean definition as being abstract by setting the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attribute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as described </w:t>
      </w:r>
      <w:hyperlink r:id="rId608" w:anchor="beans-child-bean-definitions" w:history="1">
        <w:r w:rsidRPr="00BA0D5D">
          <w:rPr>
            <w:rFonts w:ascii="inherit" w:eastAsia="宋体" w:hAnsi="inherit" w:cs="Arial"/>
            <w:color w:val="548E2E"/>
            <w:kern w:val="0"/>
            <w:sz w:val="24"/>
            <w:szCs w:val="24"/>
            <w:u w:val="single"/>
          </w:rPr>
          <w:t>previously</w:t>
        </w:r>
      </w:hyperlink>
      <w:r w:rsidRPr="00BA0D5D">
        <w:rPr>
          <w:rFonts w:ascii="inherit" w:eastAsia="宋体" w:hAnsi="inherit" w:cs="Arial"/>
          <w:color w:val="34302D"/>
          <w:kern w:val="0"/>
          <w:sz w:val="24"/>
          <w:szCs w:val="24"/>
        </w:rPr>
        <w:t>, so that it may not actually ever be instantiated. Application contexts (but not simple bean factories), by default, pre-instantiate all singletons. Therefore, it is important (at least for singleton beans) that, if you have a (parent) bean definition that you intend to use only as a template, and this definition specifies a class, you must make sure to set the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attribute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Otherwise, the application context actually tries to pre-instantiate it.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84" w:name="_Toc15327142"/>
      <w:r w:rsidRPr="00BA0D5D">
        <w:rPr>
          <w:rFonts w:ascii="Arial" w:eastAsia="宋体" w:hAnsi="Arial" w:cs="Arial"/>
          <w:color w:val="34302D"/>
          <w:kern w:val="0"/>
          <w:sz w:val="41"/>
          <w:szCs w:val="41"/>
        </w:rPr>
        <w:t>6.6. Creating AOP Proxies Programmatically with the </w:t>
      </w:r>
      <w:r w:rsidRPr="00BA0D5D">
        <w:rPr>
          <w:rFonts w:ascii="Consolas" w:eastAsia="宋体" w:hAnsi="Consolas" w:cs="宋体"/>
          <w:color w:val="34302D"/>
          <w:kern w:val="0"/>
          <w:sz w:val="39"/>
          <w:szCs w:val="39"/>
          <w:shd w:val="clear" w:color="auto" w:fill="F7F7F8"/>
        </w:rPr>
        <w:t>ProxyFactory</w:t>
      </w:r>
      <w:bookmarkEnd w:id="2384"/>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easy to create AOP proxies programmatically with Spring. This lets you use Spring AOP without dependency on Spring IoC.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interfaces implemented by the target object are automatically proxied. The following listing shows creation of a proxy for a target object, with one interceptor and one 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ProxyFactory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ProxyFactory(myBusinessInterfaceImpl);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factory.addAdvice(myMethodInterceptor);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factory.addAdvisor(myAdvisor);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MyBusinessInterface tb = (MyBusinessInterface) factory.getProxy();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first step is to construct an object of type </w:t>
      </w:r>
      <w:r w:rsidRPr="00BA0D5D">
        <w:rPr>
          <w:rFonts w:ascii="Consolas" w:eastAsia="宋体" w:hAnsi="Consolas" w:cs="宋体"/>
          <w:color w:val="34302D"/>
          <w:kern w:val="0"/>
          <w:sz w:val="23"/>
          <w:szCs w:val="23"/>
          <w:shd w:val="clear" w:color="auto" w:fill="F7F7F8"/>
        </w:rPr>
        <w:t>org.springframework.aop.framework.ProxyFactory</w:t>
      </w:r>
      <w:r w:rsidRPr="00BA0D5D">
        <w:rPr>
          <w:rFonts w:ascii="inherit" w:eastAsia="宋体" w:hAnsi="inherit" w:cs="Arial"/>
          <w:color w:val="34302D"/>
          <w:kern w:val="0"/>
          <w:sz w:val="24"/>
          <w:szCs w:val="24"/>
        </w:rPr>
        <w:t>. You can create this with a target object, as in the preceding example, or specify the interfaces to be proxied in an alternate constructor.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add advices (with interceptors as a specialized kind of advice), advisors, or both and manipulate them for the life of the </w:t>
      </w:r>
      <w:r w:rsidRPr="00BA0D5D">
        <w:rPr>
          <w:rFonts w:ascii="Consolas" w:eastAsia="宋体" w:hAnsi="Consolas" w:cs="宋体"/>
          <w:color w:val="34302D"/>
          <w:kern w:val="0"/>
          <w:sz w:val="23"/>
          <w:szCs w:val="23"/>
          <w:shd w:val="clear" w:color="auto" w:fill="F7F7F8"/>
        </w:rPr>
        <w:t>ProxyFactory</w:t>
      </w:r>
      <w:r w:rsidRPr="00BA0D5D">
        <w:rPr>
          <w:rFonts w:ascii="inherit" w:eastAsia="宋体" w:hAnsi="inherit" w:cs="Arial"/>
          <w:color w:val="34302D"/>
          <w:kern w:val="0"/>
          <w:sz w:val="24"/>
          <w:szCs w:val="24"/>
        </w:rPr>
        <w:t>. If you add an </w:t>
      </w:r>
      <w:r w:rsidRPr="00BA0D5D">
        <w:rPr>
          <w:rFonts w:ascii="Consolas" w:eastAsia="宋体" w:hAnsi="Consolas" w:cs="宋体"/>
          <w:color w:val="34302D"/>
          <w:kern w:val="0"/>
          <w:sz w:val="23"/>
          <w:szCs w:val="23"/>
          <w:shd w:val="clear" w:color="auto" w:fill="F7F7F8"/>
        </w:rPr>
        <w:t>IntroductionInterceptionAroundAdvisor</w:t>
      </w:r>
      <w:r w:rsidRPr="00BA0D5D">
        <w:rPr>
          <w:rFonts w:ascii="inherit" w:eastAsia="宋体" w:hAnsi="inherit" w:cs="Arial"/>
          <w:color w:val="34302D"/>
          <w:kern w:val="0"/>
          <w:sz w:val="24"/>
          <w:szCs w:val="24"/>
        </w:rPr>
        <w:t>, you can cause the proxy to implement additional interfaces.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are also convenience methods on </w:t>
      </w:r>
      <w:r w:rsidRPr="00BA0D5D">
        <w:rPr>
          <w:rFonts w:ascii="Consolas" w:eastAsia="宋体" w:hAnsi="Consolas" w:cs="宋体"/>
          <w:color w:val="34302D"/>
          <w:kern w:val="0"/>
          <w:sz w:val="23"/>
          <w:szCs w:val="23"/>
          <w:shd w:val="clear" w:color="auto" w:fill="F7F7F8"/>
        </w:rPr>
        <w:t>ProxyFactory</w:t>
      </w:r>
      <w:r w:rsidRPr="00BA0D5D">
        <w:rPr>
          <w:rFonts w:ascii="inherit" w:eastAsia="宋体" w:hAnsi="inherit" w:cs="Arial"/>
          <w:color w:val="34302D"/>
          <w:kern w:val="0"/>
          <w:sz w:val="24"/>
          <w:szCs w:val="24"/>
        </w:rPr>
        <w:t> (inherited from </w:t>
      </w:r>
      <w:r w:rsidRPr="00BA0D5D">
        <w:rPr>
          <w:rFonts w:ascii="Consolas" w:eastAsia="宋体" w:hAnsi="Consolas" w:cs="宋体"/>
          <w:color w:val="34302D"/>
          <w:kern w:val="0"/>
          <w:sz w:val="23"/>
          <w:szCs w:val="23"/>
          <w:shd w:val="clear" w:color="auto" w:fill="F7F7F8"/>
        </w:rPr>
        <w:t>AdvisedSupport</w:t>
      </w:r>
      <w:r w:rsidRPr="00BA0D5D">
        <w:rPr>
          <w:rFonts w:ascii="inherit" w:eastAsia="宋体" w:hAnsi="inherit" w:cs="Arial"/>
          <w:color w:val="34302D"/>
          <w:kern w:val="0"/>
          <w:sz w:val="24"/>
          <w:szCs w:val="24"/>
        </w:rPr>
        <w:t>) that let you add other advice types, such as before and throws advice. </w:t>
      </w:r>
      <w:r w:rsidRPr="00BA0D5D">
        <w:rPr>
          <w:rFonts w:ascii="Consolas" w:eastAsia="宋体" w:hAnsi="Consolas" w:cs="宋体"/>
          <w:color w:val="34302D"/>
          <w:kern w:val="0"/>
          <w:sz w:val="23"/>
          <w:szCs w:val="23"/>
          <w:shd w:val="clear" w:color="auto" w:fill="F7F7F8"/>
        </w:rPr>
        <w:t>AdvisedSupport</w:t>
      </w:r>
      <w:r w:rsidRPr="00BA0D5D">
        <w:rPr>
          <w:rFonts w:ascii="inherit" w:eastAsia="宋体" w:hAnsi="inherit" w:cs="Arial"/>
          <w:color w:val="34302D"/>
          <w:kern w:val="0"/>
          <w:sz w:val="24"/>
          <w:szCs w:val="24"/>
        </w:rPr>
        <w:t> is the superclass of both </w:t>
      </w:r>
      <w:r w:rsidRPr="00BA0D5D">
        <w:rPr>
          <w:rFonts w:ascii="Consolas" w:eastAsia="宋体" w:hAnsi="Consolas" w:cs="宋体"/>
          <w:color w:val="34302D"/>
          <w:kern w:val="0"/>
          <w:sz w:val="23"/>
          <w:szCs w:val="23"/>
          <w:shd w:val="clear" w:color="auto" w:fill="F7F7F8"/>
        </w:rPr>
        <w:t>ProxyFactory</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Integrating AOP proxy creation with the IoC framework is best practice in most applications. We recommend that you externalize configuration from Java code with AOP, as you should in general.</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85" w:name="_Toc15327143"/>
      <w:r w:rsidRPr="00BA0D5D">
        <w:rPr>
          <w:rFonts w:ascii="Arial" w:eastAsia="宋体" w:hAnsi="Arial" w:cs="Arial"/>
          <w:color w:val="34302D"/>
          <w:kern w:val="0"/>
          <w:sz w:val="41"/>
          <w:szCs w:val="41"/>
        </w:rPr>
        <w:t>6.7. Manipulating Advised Objects</w:t>
      </w:r>
      <w:bookmarkEnd w:id="238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you create AOP proxies, you can manipulate them BY using the </w:t>
      </w:r>
      <w:r w:rsidRPr="00BA0D5D">
        <w:rPr>
          <w:rFonts w:ascii="Consolas" w:eastAsia="宋体" w:hAnsi="Consolas" w:cs="宋体"/>
          <w:color w:val="34302D"/>
          <w:kern w:val="0"/>
          <w:sz w:val="23"/>
          <w:szCs w:val="23"/>
          <w:shd w:val="clear" w:color="auto" w:fill="F7F7F8"/>
        </w:rPr>
        <w:t>org.springframework.aop.framework.Advised</w:t>
      </w:r>
      <w:r w:rsidRPr="00BA0D5D">
        <w:rPr>
          <w:rFonts w:ascii="inherit" w:eastAsia="宋体" w:hAnsi="inherit" w:cs="Arial"/>
          <w:color w:val="34302D"/>
          <w:kern w:val="0"/>
          <w:sz w:val="24"/>
          <w:szCs w:val="24"/>
        </w:rPr>
        <w:t>interface. Any AOP proxy can be cast to this interface, no matter which other interfaces it implements. This interface includes the following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Advisor</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getAdvisors();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addAdvice(Advice advice)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addAdvice(</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pos, Advice advice)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addAdvisor(Advisor advisor)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addAdvisor(</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pos, Advisor advisor)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indexOf(Advisor 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removeAdvisor(Advisor advisor)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removeAdvisor(</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index)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replaceAdvisor(Advisor a, Advisor b)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isFrozen();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getAdvisors()</w:t>
      </w:r>
      <w:r w:rsidRPr="00BA0D5D">
        <w:rPr>
          <w:rFonts w:ascii="inherit" w:eastAsia="宋体" w:hAnsi="inherit" w:cs="Arial"/>
          <w:color w:val="34302D"/>
          <w:kern w:val="0"/>
          <w:sz w:val="24"/>
          <w:szCs w:val="24"/>
        </w:rPr>
        <w:t> method returns an </w:t>
      </w:r>
      <w:r w:rsidRPr="00BA0D5D">
        <w:rPr>
          <w:rFonts w:ascii="Consolas" w:eastAsia="宋体" w:hAnsi="Consolas" w:cs="宋体"/>
          <w:color w:val="34302D"/>
          <w:kern w:val="0"/>
          <w:sz w:val="23"/>
          <w:szCs w:val="23"/>
          <w:shd w:val="clear" w:color="auto" w:fill="F7F7F8"/>
        </w:rPr>
        <w:t>Advisor</w:t>
      </w:r>
      <w:r w:rsidRPr="00BA0D5D">
        <w:rPr>
          <w:rFonts w:ascii="inherit" w:eastAsia="宋体" w:hAnsi="inherit" w:cs="Arial"/>
          <w:color w:val="34302D"/>
          <w:kern w:val="0"/>
          <w:sz w:val="24"/>
          <w:szCs w:val="24"/>
        </w:rPr>
        <w:t> for every advisor, interceptor, or other advice type that has been added to the factory. If you added an </w:t>
      </w:r>
      <w:r w:rsidRPr="00BA0D5D">
        <w:rPr>
          <w:rFonts w:ascii="Consolas" w:eastAsia="宋体" w:hAnsi="Consolas" w:cs="宋体"/>
          <w:color w:val="34302D"/>
          <w:kern w:val="0"/>
          <w:sz w:val="23"/>
          <w:szCs w:val="23"/>
          <w:shd w:val="clear" w:color="auto" w:fill="F7F7F8"/>
        </w:rPr>
        <w:t>Advisor</w:t>
      </w:r>
      <w:r w:rsidRPr="00BA0D5D">
        <w:rPr>
          <w:rFonts w:ascii="inherit" w:eastAsia="宋体" w:hAnsi="inherit" w:cs="Arial"/>
          <w:color w:val="34302D"/>
          <w:kern w:val="0"/>
          <w:sz w:val="24"/>
          <w:szCs w:val="24"/>
        </w:rPr>
        <w:t>, the returned advisor at this index is the object that you added. If you added an interceptor or other advice type, Spring wrapped this in an advisor with a pointcut that always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Thus, if you added a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the advisor returned for this index is a </w:t>
      </w:r>
      <w:r w:rsidRPr="00BA0D5D">
        <w:rPr>
          <w:rFonts w:ascii="Consolas" w:eastAsia="宋体" w:hAnsi="Consolas" w:cs="宋体"/>
          <w:color w:val="34302D"/>
          <w:kern w:val="0"/>
          <w:sz w:val="23"/>
          <w:szCs w:val="23"/>
          <w:shd w:val="clear" w:color="auto" w:fill="F7F7F8"/>
        </w:rPr>
        <w:t>DefaultPointcutAdvisor</w:t>
      </w:r>
      <w:r w:rsidRPr="00BA0D5D">
        <w:rPr>
          <w:rFonts w:ascii="inherit" w:eastAsia="宋体" w:hAnsi="inherit" w:cs="Arial"/>
          <w:color w:val="34302D"/>
          <w:kern w:val="0"/>
          <w:sz w:val="24"/>
          <w:szCs w:val="24"/>
        </w:rPr>
        <w:t> that returns your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and a pointcut that matches all classes and methods.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addAdvisor()</w:t>
      </w:r>
      <w:r w:rsidRPr="00BA0D5D">
        <w:rPr>
          <w:rFonts w:ascii="inherit" w:eastAsia="宋体" w:hAnsi="inherit" w:cs="Arial"/>
          <w:color w:val="34302D"/>
          <w:kern w:val="0"/>
          <w:sz w:val="24"/>
          <w:szCs w:val="24"/>
        </w:rPr>
        <w:t> methods can be used to add any </w:t>
      </w:r>
      <w:r w:rsidRPr="00BA0D5D">
        <w:rPr>
          <w:rFonts w:ascii="Consolas" w:eastAsia="宋体" w:hAnsi="Consolas" w:cs="宋体"/>
          <w:color w:val="34302D"/>
          <w:kern w:val="0"/>
          <w:sz w:val="23"/>
          <w:szCs w:val="23"/>
          <w:shd w:val="clear" w:color="auto" w:fill="F7F7F8"/>
        </w:rPr>
        <w:t>Advisor</w:t>
      </w:r>
      <w:r w:rsidRPr="00BA0D5D">
        <w:rPr>
          <w:rFonts w:ascii="inherit" w:eastAsia="宋体" w:hAnsi="inherit" w:cs="Arial"/>
          <w:color w:val="34302D"/>
          <w:kern w:val="0"/>
          <w:sz w:val="24"/>
          <w:szCs w:val="24"/>
        </w:rPr>
        <w:t>. Usually, the advisor holding pointcut and advice is the generic </w:t>
      </w:r>
      <w:r w:rsidRPr="00BA0D5D">
        <w:rPr>
          <w:rFonts w:ascii="Consolas" w:eastAsia="宋体" w:hAnsi="Consolas" w:cs="宋体"/>
          <w:color w:val="34302D"/>
          <w:kern w:val="0"/>
          <w:sz w:val="23"/>
          <w:szCs w:val="23"/>
          <w:shd w:val="clear" w:color="auto" w:fill="F7F7F8"/>
        </w:rPr>
        <w:t>DefaultPointcutAdvisor</w:t>
      </w:r>
      <w:r w:rsidRPr="00BA0D5D">
        <w:rPr>
          <w:rFonts w:ascii="inherit" w:eastAsia="宋体" w:hAnsi="inherit" w:cs="Arial"/>
          <w:color w:val="34302D"/>
          <w:kern w:val="0"/>
          <w:sz w:val="24"/>
          <w:szCs w:val="24"/>
        </w:rPr>
        <w:t>, which you can use with any advice or pointcut (but not for introductions).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it is possible to add or remove advisors or interceptors even once a proxy has been created. The only restriction is that it is impossible to add or remove an introduction advisor, as existing proxies from the factory do not show the interface change. (You can obtain a new proxy from the factory to avoid this problem.)</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casting an AOP proxy to the </w:t>
      </w:r>
      <w:r w:rsidRPr="00BA0D5D">
        <w:rPr>
          <w:rFonts w:ascii="Consolas" w:eastAsia="宋体" w:hAnsi="Consolas" w:cs="宋体"/>
          <w:color w:val="34302D"/>
          <w:kern w:val="0"/>
          <w:sz w:val="23"/>
          <w:szCs w:val="23"/>
          <w:shd w:val="clear" w:color="auto" w:fill="F7F7F8"/>
        </w:rPr>
        <w:t>Advised</w:t>
      </w:r>
      <w:r w:rsidRPr="00BA0D5D">
        <w:rPr>
          <w:rFonts w:ascii="inherit" w:eastAsia="宋体" w:hAnsi="inherit" w:cs="Arial"/>
          <w:color w:val="34302D"/>
          <w:kern w:val="0"/>
          <w:sz w:val="24"/>
          <w:szCs w:val="24"/>
        </w:rPr>
        <w:t> interface and examining and manipulating its 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Advised advised = (Advised) myObject;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Advisor</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advisors = advised.getAdvisors();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oldAdvisorCount = advisors.length;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System.out.println(oldAdvisorCount + </w:t>
      </w:r>
      <w:r w:rsidRPr="00BA0D5D">
        <w:rPr>
          <w:rFonts w:ascii="Consolas" w:eastAsia="宋体" w:hAnsi="Consolas" w:cs="宋体"/>
          <w:color w:val="DD1144"/>
          <w:kern w:val="0"/>
          <w:sz w:val="24"/>
          <w:szCs w:val="24"/>
        </w:rPr>
        <w:t>" advisors"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Add an advice like an interceptor without a pointcut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Will match all proxied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Can use for interceptors, before, after returning or throws 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advised.addAdvice(</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DebugInterceptor());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Add selective advice using a pointcut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advised.addAdvisor(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DefaultPointcutAdvisor(mySpecialPointcut, myAdvice));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assertEquals(</w:t>
      </w:r>
      <w:r w:rsidRPr="00BA0D5D">
        <w:rPr>
          <w:rFonts w:ascii="Consolas" w:eastAsia="宋体" w:hAnsi="Consolas" w:cs="宋体"/>
          <w:color w:val="DD1144"/>
          <w:kern w:val="0"/>
          <w:sz w:val="24"/>
          <w:szCs w:val="24"/>
        </w:rPr>
        <w:t>"Added two advisors"</w:t>
      </w:r>
      <w:r w:rsidRPr="00BA0D5D">
        <w:rPr>
          <w:rFonts w:ascii="Consolas" w:eastAsia="宋体" w:hAnsi="Consolas" w:cs="宋体"/>
          <w:color w:val="34302D"/>
          <w:kern w:val="0"/>
          <w:sz w:val="24"/>
          <w:szCs w:val="24"/>
        </w:rPr>
        <w:t xml:space="preserve">, oldAdvisorCount + </w:t>
      </w:r>
      <w:r w:rsidRPr="00BA0D5D">
        <w:rPr>
          <w:rFonts w:ascii="Consolas" w:eastAsia="宋体" w:hAnsi="Consolas" w:cs="宋体"/>
          <w:color w:val="009999"/>
          <w:kern w:val="0"/>
          <w:sz w:val="24"/>
          <w:szCs w:val="24"/>
        </w:rPr>
        <w:t>2</w:t>
      </w:r>
      <w:r w:rsidRPr="00BA0D5D">
        <w:rPr>
          <w:rFonts w:ascii="Consolas" w:eastAsia="宋体" w:hAnsi="Consolas" w:cs="宋体"/>
          <w:color w:val="34302D"/>
          <w:kern w:val="0"/>
          <w:sz w:val="24"/>
          <w:szCs w:val="24"/>
        </w:rPr>
        <w:t>, advised.getAdvisors().length);</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It is questionable whether it is advisable (no pun intended) to modify advice on a business object in production, although there are, no doubt, legitimate usage cases. However, it can be very useful in development (for example, in tests). We have sometimes found it very useful to be able to add test code in the form of an interceptor or other advice, getting inside a method invocation that we want to test. (For example, the advice can get inside a transaction created for that method, perhaps to run SQL to check that a database was correctly updated, before marking the transaction for roll back.)</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Depending on how you created the proxy, you can usually set a </w:t>
      </w:r>
      <w:r w:rsidRPr="00BA0D5D">
        <w:rPr>
          <w:rFonts w:ascii="Consolas" w:eastAsia="宋体" w:hAnsi="Consolas" w:cs="宋体"/>
          <w:color w:val="34302D"/>
          <w:kern w:val="0"/>
          <w:sz w:val="23"/>
          <w:szCs w:val="23"/>
          <w:shd w:val="clear" w:color="auto" w:fill="F7F7F8"/>
        </w:rPr>
        <w:t>frozen</w:t>
      </w:r>
      <w:r w:rsidRPr="00BA0D5D">
        <w:rPr>
          <w:rFonts w:ascii="inherit" w:eastAsia="宋体" w:hAnsi="inherit" w:cs="Arial"/>
          <w:color w:val="34302D"/>
          <w:kern w:val="0"/>
          <w:sz w:val="24"/>
          <w:szCs w:val="24"/>
        </w:rPr>
        <w:t> flag. In that case, the </w:t>
      </w:r>
      <w:r w:rsidRPr="00BA0D5D">
        <w:rPr>
          <w:rFonts w:ascii="Consolas" w:eastAsia="宋体" w:hAnsi="Consolas" w:cs="宋体"/>
          <w:color w:val="34302D"/>
          <w:kern w:val="0"/>
          <w:sz w:val="23"/>
          <w:szCs w:val="23"/>
          <w:shd w:val="clear" w:color="auto" w:fill="F7F7F8"/>
        </w:rPr>
        <w:t>Advised</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isFrozen()</w:t>
      </w:r>
      <w:r w:rsidRPr="00BA0D5D">
        <w:rPr>
          <w:rFonts w:ascii="inherit" w:eastAsia="宋体" w:hAnsi="inherit" w:cs="Arial"/>
          <w:color w:val="34302D"/>
          <w:kern w:val="0"/>
          <w:sz w:val="24"/>
          <w:szCs w:val="24"/>
        </w:rPr>
        <w:t> method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and any attempts to modify advice through addition or removal results in an </w:t>
      </w:r>
      <w:r w:rsidRPr="00BA0D5D">
        <w:rPr>
          <w:rFonts w:ascii="Consolas" w:eastAsia="宋体" w:hAnsi="Consolas" w:cs="宋体"/>
          <w:color w:val="34302D"/>
          <w:kern w:val="0"/>
          <w:sz w:val="23"/>
          <w:szCs w:val="23"/>
          <w:shd w:val="clear" w:color="auto" w:fill="F7F7F8"/>
        </w:rPr>
        <w:t>AopConfigException</w:t>
      </w:r>
      <w:r w:rsidRPr="00BA0D5D">
        <w:rPr>
          <w:rFonts w:ascii="inherit" w:eastAsia="宋体" w:hAnsi="inherit" w:cs="Arial"/>
          <w:color w:val="34302D"/>
          <w:kern w:val="0"/>
          <w:sz w:val="24"/>
          <w:szCs w:val="24"/>
        </w:rPr>
        <w:t>. The ability to freeze the state of an advised object is useful in some cases (for example, to prevent calling code removing a security interceptor).</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86" w:name="_Toc15327144"/>
      <w:r w:rsidRPr="00BA0D5D">
        <w:rPr>
          <w:rFonts w:ascii="Arial" w:eastAsia="宋体" w:hAnsi="Arial" w:cs="Arial"/>
          <w:color w:val="34302D"/>
          <w:kern w:val="0"/>
          <w:sz w:val="41"/>
          <w:szCs w:val="41"/>
        </w:rPr>
        <w:t>6.8. Using the "auto-proxy" facility</w:t>
      </w:r>
      <w:bookmarkEnd w:id="238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So far, we have considered explicit creation of AOP proxies by using a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or similar factory bean.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also lets us use “auto-proxy” bean definitions, which can automatically proxy selected bean definitions. This is built on Spring’s “bean post processor” infrastructure, which enables modification of any bean definition as the container loads.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this model, you set up some special bean definitions in your XML bean definition file to configure the auto-proxy infrastructure. This lets you declare the targets eligible for auto-proxying. You need not use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are two ways to do this:</w:t>
      </w:r>
    </w:p>
    <w:p w:rsidR="00BA0D5D" w:rsidRPr="00BA0D5D" w:rsidRDefault="00BA0D5D" w:rsidP="00BA0D5D">
      <w:pPr>
        <w:widowControl/>
        <w:numPr>
          <w:ilvl w:val="0"/>
          <w:numId w:val="55"/>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using an auto-proxy creator that refers to specific beans in the current context.</w:t>
      </w:r>
    </w:p>
    <w:p w:rsidR="00BA0D5D" w:rsidRPr="00BA0D5D" w:rsidRDefault="00BA0D5D" w:rsidP="00BA0D5D">
      <w:pPr>
        <w:widowControl/>
        <w:numPr>
          <w:ilvl w:val="0"/>
          <w:numId w:val="55"/>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special case of auto-proxy creation that deserves to be considered separately: auto-proxy creation driven by source-level metadata attributes.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6.8.1. Auto-proxy Bean Definitions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covers the auto-proxy creators provided by the </w:t>
      </w:r>
      <w:r w:rsidRPr="00BA0D5D">
        <w:rPr>
          <w:rFonts w:ascii="Consolas" w:eastAsia="宋体" w:hAnsi="Consolas" w:cs="宋体"/>
          <w:color w:val="34302D"/>
          <w:kern w:val="0"/>
          <w:sz w:val="23"/>
          <w:szCs w:val="23"/>
          <w:shd w:val="clear" w:color="auto" w:fill="F7F7F8"/>
        </w:rPr>
        <w:t>org.springframework.aop.framework.autoproxy</w:t>
      </w:r>
      <w:r w:rsidRPr="00BA0D5D">
        <w:rPr>
          <w:rFonts w:ascii="inherit" w:eastAsia="宋体" w:hAnsi="inherit" w:cs="Arial"/>
          <w:color w:val="34302D"/>
          <w:kern w:val="0"/>
          <w:sz w:val="24"/>
          <w:szCs w:val="24"/>
        </w:rPr>
        <w:t> package.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Consolas" w:eastAsia="宋体" w:hAnsi="Consolas" w:cs="宋体"/>
          <w:color w:val="34302D"/>
          <w:kern w:val="0"/>
          <w:sz w:val="25"/>
          <w:szCs w:val="25"/>
          <w:shd w:val="clear" w:color="auto" w:fill="F7F7F8"/>
        </w:rPr>
        <w:t>BeanNameAutoProxyCreator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BeanNameAutoProxyCreator</w:t>
      </w:r>
      <w:r w:rsidRPr="00BA0D5D">
        <w:rPr>
          <w:rFonts w:ascii="inherit" w:eastAsia="宋体" w:hAnsi="inherit" w:cs="Arial"/>
          <w:color w:val="34302D"/>
          <w:kern w:val="0"/>
          <w:sz w:val="24"/>
          <w:szCs w:val="24"/>
        </w:rPr>
        <w:t> class is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that automatically creates AOP proxies for beans with names that match literal values or wildcards. The following example shows how to create a </w:t>
      </w:r>
      <w:r w:rsidRPr="00BA0D5D">
        <w:rPr>
          <w:rFonts w:ascii="Consolas" w:eastAsia="宋体" w:hAnsi="Consolas" w:cs="宋体"/>
          <w:color w:val="34302D"/>
          <w:kern w:val="0"/>
          <w:sz w:val="23"/>
          <w:szCs w:val="23"/>
          <w:shd w:val="clear" w:color="auto" w:fill="F7F7F8"/>
        </w:rPr>
        <w:t>BeanNameAutoProxyCreator</w:t>
      </w:r>
      <w:r w:rsidRPr="00BA0D5D">
        <w:rPr>
          <w:rFonts w:ascii="inherit" w:eastAsia="宋体" w:hAnsi="inherit" w:cs="Arial"/>
          <w:color w:val="34302D"/>
          <w:kern w:val="0"/>
          <w:sz w:val="24"/>
          <w:szCs w:val="24"/>
        </w:rPr>
        <w:t>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"org.springframework.aop.framework.autoproxy.BeanNameAutoProxyCreator"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"beanNames"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"jdk*,onlyJdk"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"interceptorNames"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myInterceptor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with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there is an </w:t>
      </w:r>
      <w:r w:rsidRPr="00BA0D5D">
        <w:rPr>
          <w:rFonts w:ascii="Consolas" w:eastAsia="宋体" w:hAnsi="Consolas" w:cs="宋体"/>
          <w:color w:val="34302D"/>
          <w:kern w:val="0"/>
          <w:sz w:val="23"/>
          <w:szCs w:val="23"/>
          <w:shd w:val="clear" w:color="auto" w:fill="F7F7F8"/>
        </w:rPr>
        <w:t>interceptorNames</w:t>
      </w:r>
      <w:r w:rsidRPr="00BA0D5D">
        <w:rPr>
          <w:rFonts w:ascii="inherit" w:eastAsia="宋体" w:hAnsi="inherit" w:cs="Arial"/>
          <w:color w:val="34302D"/>
          <w:kern w:val="0"/>
          <w:sz w:val="24"/>
          <w:szCs w:val="24"/>
        </w:rPr>
        <w:t> property rather than a list of interceptors, to allow correct behavior for prototype advisors. Named “interceptors” can be advisors or any advice type.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with auto-proxying in general, the main point of using </w:t>
      </w:r>
      <w:r w:rsidRPr="00BA0D5D">
        <w:rPr>
          <w:rFonts w:ascii="Consolas" w:eastAsia="宋体" w:hAnsi="Consolas" w:cs="宋体"/>
          <w:color w:val="34302D"/>
          <w:kern w:val="0"/>
          <w:sz w:val="23"/>
          <w:szCs w:val="23"/>
          <w:shd w:val="clear" w:color="auto" w:fill="F7F7F8"/>
        </w:rPr>
        <w:t>BeanNameAutoProxyCreator</w:t>
      </w:r>
      <w:r w:rsidRPr="00BA0D5D">
        <w:rPr>
          <w:rFonts w:ascii="inherit" w:eastAsia="宋体" w:hAnsi="inherit" w:cs="Arial"/>
          <w:color w:val="34302D"/>
          <w:kern w:val="0"/>
          <w:sz w:val="24"/>
          <w:szCs w:val="24"/>
        </w:rPr>
        <w:t> is to apply the same configuration consistently to multiple objects, with minimal volume of configuration. It is a popular choice for applying declarative transactions to multiple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Bean definitions whose names match, such as </w:t>
      </w:r>
      <w:r w:rsidRPr="00BA0D5D">
        <w:rPr>
          <w:rFonts w:ascii="Consolas" w:eastAsia="宋体" w:hAnsi="Consolas" w:cs="宋体"/>
          <w:color w:val="34302D"/>
          <w:kern w:val="0"/>
          <w:sz w:val="23"/>
          <w:szCs w:val="23"/>
          <w:shd w:val="clear" w:color="auto" w:fill="F7F7F8"/>
        </w:rPr>
        <w:t>jdkMyBean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onlyJdk</w:t>
      </w:r>
      <w:r w:rsidRPr="00BA0D5D">
        <w:rPr>
          <w:rFonts w:ascii="inherit" w:eastAsia="宋体" w:hAnsi="inherit" w:cs="Arial"/>
          <w:color w:val="34302D"/>
          <w:kern w:val="0"/>
          <w:sz w:val="24"/>
          <w:szCs w:val="24"/>
        </w:rPr>
        <w:t> in the preceding example, are plain old bean definitions with the target class. An AOP proxy is automatically created by the </w:t>
      </w:r>
      <w:r w:rsidRPr="00BA0D5D">
        <w:rPr>
          <w:rFonts w:ascii="Consolas" w:eastAsia="宋体" w:hAnsi="Consolas" w:cs="宋体"/>
          <w:color w:val="34302D"/>
          <w:kern w:val="0"/>
          <w:sz w:val="23"/>
          <w:szCs w:val="23"/>
          <w:shd w:val="clear" w:color="auto" w:fill="F7F7F8"/>
        </w:rPr>
        <w:t>BeanNameAutoProxyCreator</w:t>
      </w:r>
      <w:r w:rsidRPr="00BA0D5D">
        <w:rPr>
          <w:rFonts w:ascii="inherit" w:eastAsia="宋体" w:hAnsi="inherit" w:cs="Arial"/>
          <w:color w:val="34302D"/>
          <w:kern w:val="0"/>
          <w:sz w:val="24"/>
          <w:szCs w:val="24"/>
        </w:rPr>
        <w:t xml:space="preserve">. The same advice is applied to all matching beans. Note that, if advisors </w:t>
      </w:r>
      <w:r w:rsidRPr="00BA0D5D">
        <w:rPr>
          <w:rFonts w:ascii="inherit" w:eastAsia="宋体" w:hAnsi="inherit" w:cs="Arial"/>
          <w:color w:val="34302D"/>
          <w:kern w:val="0"/>
          <w:sz w:val="24"/>
          <w:szCs w:val="24"/>
        </w:rPr>
        <w:lastRenderedPageBreak/>
        <w:t>are used (rather than the interceptor in the preceding example), the pointcuts may apply differently to different beans.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Consolas" w:eastAsia="宋体" w:hAnsi="Consolas" w:cs="宋体"/>
          <w:color w:val="34302D"/>
          <w:kern w:val="0"/>
          <w:sz w:val="25"/>
          <w:szCs w:val="25"/>
          <w:shd w:val="clear" w:color="auto" w:fill="F7F7F8"/>
        </w:rPr>
        <w:t>DefaultAdvisorAutoProxyCreator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more general and extremely powerful auto-proxy creator is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This automagically applies eligible advisors in the current context, without the need to include specific bean names in the auto-proxy advisor’s bean definition. It offers the same merit of consistent configuration and avoidance of duplication as </w:t>
      </w:r>
      <w:r w:rsidRPr="00BA0D5D">
        <w:rPr>
          <w:rFonts w:ascii="Consolas" w:eastAsia="宋体" w:hAnsi="Consolas" w:cs="宋体"/>
          <w:color w:val="34302D"/>
          <w:kern w:val="0"/>
          <w:sz w:val="23"/>
          <w:szCs w:val="23"/>
          <w:shd w:val="clear" w:color="auto" w:fill="F7F7F8"/>
        </w:rPr>
        <w:t>BeanNameAutoProxyCreator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this mechanism involves:</w:t>
      </w:r>
    </w:p>
    <w:p w:rsidR="00BA0D5D" w:rsidRPr="00BA0D5D" w:rsidRDefault="00BA0D5D" w:rsidP="00BA0D5D">
      <w:pPr>
        <w:widowControl/>
        <w:numPr>
          <w:ilvl w:val="0"/>
          <w:numId w:val="5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Specifying a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bean definition.</w:t>
      </w:r>
    </w:p>
    <w:p w:rsidR="00BA0D5D" w:rsidRPr="00BA0D5D" w:rsidRDefault="00BA0D5D" w:rsidP="00BA0D5D">
      <w:pPr>
        <w:widowControl/>
        <w:numPr>
          <w:ilvl w:val="0"/>
          <w:numId w:val="5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Specifying any number of advisors in the same or related contexts. Note that these must be advisors, not interceptors or other advices. This is necessary, because there must be a pointcut to evaluate, to check the eligibility of each advice to candidate bean definitions.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automatically evaluates the pointcut contained in each advisor, to see what (if any) advice it should apply to each business object (such as </w:t>
      </w:r>
      <w:r w:rsidRPr="00BA0D5D">
        <w:rPr>
          <w:rFonts w:ascii="Consolas" w:eastAsia="宋体" w:hAnsi="Consolas" w:cs="宋体"/>
          <w:color w:val="34302D"/>
          <w:kern w:val="0"/>
          <w:sz w:val="23"/>
          <w:szCs w:val="23"/>
          <w:shd w:val="clear" w:color="auto" w:fill="F7F7F8"/>
        </w:rPr>
        <w:t>businessObject1</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businessObject2</w:t>
      </w:r>
      <w:r w:rsidRPr="00BA0D5D">
        <w:rPr>
          <w:rFonts w:ascii="inherit" w:eastAsia="宋体" w:hAnsi="inherit" w:cs="Arial"/>
          <w:color w:val="34302D"/>
          <w:kern w:val="0"/>
          <w:sz w:val="24"/>
          <w:szCs w:val="24"/>
        </w:rPr>
        <w:t> in the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means that any number of advisors can be applied automatically to each business object. If no pointcut in any of the advisors matches any method in a business object, the object is not proxied. As bean definitions are added for new business objects, they are automatically proxied if necessary.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Auto-proxying in general has the advantage of making it impossible for callers or dependencies to obtain an un-advised object. Calling </w:t>
      </w:r>
      <w:r w:rsidRPr="00BA0D5D">
        <w:rPr>
          <w:rFonts w:ascii="Consolas" w:eastAsia="宋体" w:hAnsi="Consolas" w:cs="宋体"/>
          <w:color w:val="34302D"/>
          <w:kern w:val="0"/>
          <w:sz w:val="23"/>
          <w:szCs w:val="23"/>
          <w:shd w:val="clear" w:color="auto" w:fill="F7F7F8"/>
        </w:rPr>
        <w:t>getBean("businessObject1")</w:t>
      </w:r>
      <w:r w:rsidRPr="00BA0D5D">
        <w:rPr>
          <w:rFonts w:ascii="inherit" w:eastAsia="宋体" w:hAnsi="inherit" w:cs="Arial"/>
          <w:color w:val="34302D"/>
          <w:kern w:val="0"/>
          <w:sz w:val="24"/>
          <w:szCs w:val="24"/>
        </w:rPr>
        <w:t> on this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returns an AOP proxy, not the target business object. (The “inner bean” idiom shown earlier also offers this benefit.)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creates a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bean and the other elements discussed in this section: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"org.springframework.aop.framework.autoproxy.DefaultAdvisorAutoProxyCreator"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"org.springframework.transaction.interceptor.TransactionAttributeSourceAdvisor"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"customAdvisor"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"com.mycompany.MyAdvisor"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"businessObject1"</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"com.mycompany.BusinessObject1"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Properties omitted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"businessObject2"</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"com.mycompany.BusinessObject2"</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is very useful if you want to apply the same advice consistently to many business objects. Once the infrastructure definitions are in place, you can add new business objects without including specific proxy configuration. You can also easily drop in additional aspects (for example, tracing or performance monitoring aspects) with minimal change to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offers support for filtering (by using a naming convention so that only certain advisors are evaluated, which allows the use of multiple, differently configured, AdvisorAutoProxyCreators in the same factory) and ordering. Advisors can implement the </w:t>
      </w:r>
      <w:r w:rsidRPr="00BA0D5D">
        <w:rPr>
          <w:rFonts w:ascii="Consolas" w:eastAsia="宋体" w:hAnsi="Consolas" w:cs="宋体"/>
          <w:color w:val="34302D"/>
          <w:kern w:val="0"/>
          <w:sz w:val="23"/>
          <w:szCs w:val="23"/>
          <w:shd w:val="clear" w:color="auto" w:fill="F7F7F8"/>
        </w:rPr>
        <w:t>org.springframework.core.Ordered</w:t>
      </w:r>
      <w:r w:rsidRPr="00BA0D5D">
        <w:rPr>
          <w:rFonts w:ascii="inherit" w:eastAsia="宋体" w:hAnsi="inherit" w:cs="Arial"/>
          <w:color w:val="34302D"/>
          <w:kern w:val="0"/>
          <w:sz w:val="24"/>
          <w:szCs w:val="24"/>
        </w:rPr>
        <w:t> interface to ensure correct ordering if this is an issue. The </w:t>
      </w:r>
      <w:r w:rsidRPr="00BA0D5D">
        <w:rPr>
          <w:rFonts w:ascii="Consolas" w:eastAsia="宋体" w:hAnsi="Consolas" w:cs="宋体"/>
          <w:color w:val="34302D"/>
          <w:kern w:val="0"/>
          <w:sz w:val="23"/>
          <w:szCs w:val="23"/>
          <w:shd w:val="clear" w:color="auto" w:fill="F7F7F8"/>
        </w:rPr>
        <w:t>TransactionAttributeSourceAdvisor</w:t>
      </w:r>
      <w:r w:rsidRPr="00BA0D5D">
        <w:rPr>
          <w:rFonts w:ascii="inherit" w:eastAsia="宋体" w:hAnsi="inherit" w:cs="Arial"/>
          <w:color w:val="34302D"/>
          <w:kern w:val="0"/>
          <w:sz w:val="24"/>
          <w:szCs w:val="24"/>
        </w:rPr>
        <w:t> used in the preceding example has a configurable order value. The default setting is unordered.</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87" w:name="_Toc15327145"/>
      <w:r w:rsidRPr="00BA0D5D">
        <w:rPr>
          <w:rFonts w:ascii="Arial" w:eastAsia="宋体" w:hAnsi="Arial" w:cs="Arial"/>
          <w:color w:val="34302D"/>
          <w:kern w:val="0"/>
          <w:sz w:val="41"/>
          <w:szCs w:val="41"/>
        </w:rPr>
        <w:t>6.9. Using </w:t>
      </w:r>
      <w:r w:rsidRPr="00BA0D5D">
        <w:rPr>
          <w:rFonts w:ascii="Consolas" w:eastAsia="宋体" w:hAnsi="Consolas" w:cs="宋体"/>
          <w:color w:val="34302D"/>
          <w:kern w:val="0"/>
          <w:sz w:val="39"/>
          <w:szCs w:val="39"/>
          <w:shd w:val="clear" w:color="auto" w:fill="F7F7F8"/>
        </w:rPr>
        <w:t>TargetSource</w:t>
      </w:r>
      <w:r w:rsidRPr="00BA0D5D">
        <w:rPr>
          <w:rFonts w:ascii="Arial" w:eastAsia="宋体" w:hAnsi="Arial" w:cs="Arial"/>
          <w:color w:val="34302D"/>
          <w:kern w:val="0"/>
          <w:sz w:val="41"/>
          <w:szCs w:val="41"/>
        </w:rPr>
        <w:t> Implementations</w:t>
      </w:r>
      <w:bookmarkEnd w:id="2387"/>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offers the concept of a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expressed in the </w:t>
      </w:r>
      <w:r w:rsidRPr="00BA0D5D">
        <w:rPr>
          <w:rFonts w:ascii="Consolas" w:eastAsia="宋体" w:hAnsi="Consolas" w:cs="宋体"/>
          <w:color w:val="34302D"/>
          <w:kern w:val="0"/>
          <w:sz w:val="23"/>
          <w:szCs w:val="23"/>
          <w:shd w:val="clear" w:color="auto" w:fill="F7F7F8"/>
        </w:rPr>
        <w:t>org.springframework.aop.TargetSource</w:t>
      </w:r>
      <w:r w:rsidRPr="00BA0D5D">
        <w:rPr>
          <w:rFonts w:ascii="inherit" w:eastAsia="宋体" w:hAnsi="inherit" w:cs="Arial"/>
          <w:color w:val="34302D"/>
          <w:kern w:val="0"/>
          <w:sz w:val="24"/>
          <w:szCs w:val="24"/>
        </w:rPr>
        <w:t> interface. This interface is responsible for returning the “target object” that implements the join point. The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implementation is asked for a target instance each time the AOP proxy handles a method invocation.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Developers who use Spring AOP do not normally need to work directly with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implementations, but this provides a powerful means of supporting pooling, hot swappable, and other sophisticated targets. For example, a pooling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can return a different target instance for each invocation, by using a pool to manage instances.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do not specify a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a default implementation is used to wrap a local object. The same target is returned for each invocation (as you would expect).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rest of this section describes the standard target sources provided with Spring and how you can use them.</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When using a custom target source, your target will usually need to be a prototype rather than a singleton bean definition. This allows Spring to create a new target instance when required.</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6.9.1. Hot-swappable Target Sources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org.springframework.aop.target.HotSwappableTargetSource</w:t>
      </w:r>
      <w:r w:rsidRPr="00BA0D5D">
        <w:rPr>
          <w:rFonts w:ascii="inherit" w:eastAsia="宋体" w:hAnsi="inherit" w:cs="Arial"/>
          <w:color w:val="34302D"/>
          <w:kern w:val="0"/>
          <w:sz w:val="24"/>
          <w:szCs w:val="24"/>
        </w:rPr>
        <w:t> exists to let the target of an AOP proxy be switched while letting callers keep their references to it.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Changing the target source’s target takes effect immediately. The </w:t>
      </w:r>
      <w:r w:rsidRPr="00BA0D5D">
        <w:rPr>
          <w:rFonts w:ascii="Consolas" w:eastAsia="宋体" w:hAnsi="Consolas" w:cs="宋体"/>
          <w:color w:val="34302D"/>
          <w:kern w:val="0"/>
          <w:sz w:val="23"/>
          <w:szCs w:val="23"/>
          <w:shd w:val="clear" w:color="auto" w:fill="F7F7F8"/>
        </w:rPr>
        <w:t>HotSwappableTargetSource</w:t>
      </w:r>
      <w:r w:rsidRPr="00BA0D5D">
        <w:rPr>
          <w:rFonts w:ascii="inherit" w:eastAsia="宋体" w:hAnsi="inherit" w:cs="Arial"/>
          <w:color w:val="34302D"/>
          <w:kern w:val="0"/>
          <w:sz w:val="24"/>
          <w:szCs w:val="24"/>
        </w:rPr>
        <w:t> is thread-safe.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change the target by using the </w:t>
      </w:r>
      <w:r w:rsidRPr="00BA0D5D">
        <w:rPr>
          <w:rFonts w:ascii="Consolas" w:eastAsia="宋体" w:hAnsi="Consolas" w:cs="宋体"/>
          <w:color w:val="34302D"/>
          <w:kern w:val="0"/>
          <w:sz w:val="23"/>
          <w:szCs w:val="23"/>
          <w:shd w:val="clear" w:color="auto" w:fill="F7F7F8"/>
        </w:rPr>
        <w:t>swap()</w:t>
      </w:r>
      <w:r w:rsidRPr="00BA0D5D">
        <w:rPr>
          <w:rFonts w:ascii="inherit" w:eastAsia="宋体" w:hAnsi="inherit" w:cs="Arial"/>
          <w:color w:val="34302D"/>
          <w:kern w:val="0"/>
          <w:sz w:val="24"/>
          <w:szCs w:val="24"/>
        </w:rPr>
        <w:t> method on HotSwappableTargetSource, as the follow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HotSwappableTargetSource swapper = (HotSwappableTargetSource) beanFactory.getBean(</w:t>
      </w:r>
      <w:r w:rsidRPr="00BA0D5D">
        <w:rPr>
          <w:rFonts w:ascii="Consolas" w:eastAsia="宋体" w:hAnsi="Consolas" w:cs="宋体"/>
          <w:color w:val="DD1144"/>
          <w:kern w:val="0"/>
          <w:sz w:val="24"/>
          <w:szCs w:val="24"/>
        </w:rPr>
        <w:t>"swapper"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oldTarget = swapper.swap(newTarget);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required XML definitions: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"initialTarget"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"mycompany.OldTarget"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"swapper"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"org.springframework.aop.target.HotSwappableTargetSource"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"initialTarget"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"swappable"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"swapper"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w:t>
      </w:r>
      <w:r w:rsidRPr="00BA0D5D">
        <w:rPr>
          <w:rFonts w:ascii="Consolas" w:eastAsia="宋体" w:hAnsi="Consolas" w:cs="宋体"/>
          <w:color w:val="34302D"/>
          <w:kern w:val="0"/>
          <w:sz w:val="23"/>
          <w:szCs w:val="23"/>
          <w:shd w:val="clear" w:color="auto" w:fill="F7F7F8"/>
        </w:rPr>
        <w:t>swap()</w:t>
      </w:r>
      <w:r w:rsidRPr="00BA0D5D">
        <w:rPr>
          <w:rFonts w:ascii="inherit" w:eastAsia="宋体" w:hAnsi="inherit" w:cs="Arial"/>
          <w:color w:val="34302D"/>
          <w:kern w:val="0"/>
          <w:sz w:val="24"/>
          <w:szCs w:val="24"/>
        </w:rPr>
        <w:t> call changes the target of the swappable bean. Clients that hold a reference to that bean are unaware of the change but immediately start hitting the new target.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Although this example does not add any advice (it is not necessary to add advice to use a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any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can be used in conjunction with arbitrary advice.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6.9.2. Pooling Target Sources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a pooling target source provides a similar programming model to stateless session EJBs, in which a pool of identical instances is maintained, with method invocations going to free objects in the pool.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crucial difference between Spring pooling and SLSB pooling is that Spring pooling can be applied to any POJO. As with Spring in general, this service can be applied in a non-invasive way.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support for Commons Pool 2.2, which provides a fairly efficient pooling implementation. You need the </w:t>
      </w:r>
      <w:r w:rsidRPr="00BA0D5D">
        <w:rPr>
          <w:rFonts w:ascii="Consolas" w:eastAsia="宋体" w:hAnsi="Consolas" w:cs="宋体"/>
          <w:color w:val="34302D"/>
          <w:kern w:val="0"/>
          <w:sz w:val="23"/>
          <w:szCs w:val="23"/>
          <w:shd w:val="clear" w:color="auto" w:fill="F7F7F8"/>
        </w:rPr>
        <w:t>commons-pool</w:t>
      </w:r>
      <w:r w:rsidRPr="00BA0D5D">
        <w:rPr>
          <w:rFonts w:ascii="inherit" w:eastAsia="宋体" w:hAnsi="inherit" w:cs="Arial"/>
          <w:color w:val="34302D"/>
          <w:kern w:val="0"/>
          <w:sz w:val="24"/>
          <w:szCs w:val="24"/>
        </w:rPr>
        <w:t> Jar on your application’s classpath to use this feature. You can also subclass</w:t>
      </w:r>
      <w:r w:rsidRPr="00BA0D5D">
        <w:rPr>
          <w:rFonts w:ascii="Consolas" w:eastAsia="宋体" w:hAnsi="Consolas" w:cs="宋体"/>
          <w:color w:val="34302D"/>
          <w:kern w:val="0"/>
          <w:sz w:val="23"/>
          <w:szCs w:val="23"/>
          <w:shd w:val="clear" w:color="auto" w:fill="F7F7F8"/>
        </w:rPr>
        <w:t>org.springframework.aop.target.AbstractPoolingTargetSource</w:t>
      </w:r>
      <w:r w:rsidRPr="00BA0D5D">
        <w:rPr>
          <w:rFonts w:ascii="inherit" w:eastAsia="宋体" w:hAnsi="inherit" w:cs="Arial"/>
          <w:color w:val="34302D"/>
          <w:kern w:val="0"/>
          <w:sz w:val="24"/>
          <w:szCs w:val="24"/>
        </w:rPr>
        <w:t> to support any other pooling API.</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Commons Pool 1.5+ is also supported but is deprecated as of Spring Framework 4.2.</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an example 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"businessObjectTarget"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"com.mycompany.MyBusinessObject"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properties omitted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"poolTargetSource"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"org.springframework.aop.target.CommonsPool2TargetSource"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"targetBeanName"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"maxSize"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"25"</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"poolTargetSource"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"interceptorNames"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target object (</w:t>
      </w:r>
      <w:r w:rsidRPr="00BA0D5D">
        <w:rPr>
          <w:rFonts w:ascii="Consolas" w:eastAsia="宋体" w:hAnsi="Consolas" w:cs="宋体"/>
          <w:color w:val="34302D"/>
          <w:kern w:val="0"/>
          <w:sz w:val="23"/>
          <w:szCs w:val="23"/>
          <w:shd w:val="clear" w:color="auto" w:fill="F7F7F8"/>
        </w:rPr>
        <w:t>businessObjectTarget</w:t>
      </w:r>
      <w:r w:rsidRPr="00BA0D5D">
        <w:rPr>
          <w:rFonts w:ascii="inherit" w:eastAsia="宋体" w:hAnsi="inherit" w:cs="Arial"/>
          <w:color w:val="34302D"/>
          <w:kern w:val="0"/>
          <w:sz w:val="24"/>
          <w:szCs w:val="24"/>
        </w:rPr>
        <w:t> in the preceding example) must be a prototype. This lets the </w:t>
      </w:r>
      <w:r w:rsidRPr="00BA0D5D">
        <w:rPr>
          <w:rFonts w:ascii="Consolas" w:eastAsia="宋体" w:hAnsi="Consolas" w:cs="宋体"/>
          <w:color w:val="34302D"/>
          <w:kern w:val="0"/>
          <w:sz w:val="23"/>
          <w:szCs w:val="23"/>
          <w:shd w:val="clear" w:color="auto" w:fill="F7F7F8"/>
        </w:rPr>
        <w:t>PoolingTargetSource</w:t>
      </w:r>
      <w:r w:rsidRPr="00BA0D5D">
        <w:rPr>
          <w:rFonts w:ascii="inherit" w:eastAsia="宋体" w:hAnsi="inherit" w:cs="Arial"/>
          <w:color w:val="34302D"/>
          <w:kern w:val="0"/>
          <w:sz w:val="24"/>
          <w:szCs w:val="24"/>
        </w:rPr>
        <w:t> implementation create new instances of the target to grow the pool as necessary. See the </w:t>
      </w:r>
      <w:hyperlink r:id="rId609" w:history="1">
        <w:r w:rsidRPr="00BA0D5D">
          <w:rPr>
            <w:rFonts w:ascii="inherit" w:eastAsia="宋体" w:hAnsi="inherit" w:cs="Arial"/>
            <w:color w:val="548E2E"/>
            <w:kern w:val="0"/>
            <w:sz w:val="24"/>
            <w:szCs w:val="24"/>
            <w:u w:val="single"/>
          </w:rPr>
          <w:t>javadoc of</w:t>
        </w:r>
        <w:r w:rsidRPr="00BA0D5D">
          <w:rPr>
            <w:rFonts w:ascii="Consolas" w:eastAsia="宋体" w:hAnsi="Consolas" w:cs="宋体"/>
            <w:color w:val="548E2E"/>
            <w:kern w:val="0"/>
            <w:sz w:val="23"/>
            <w:szCs w:val="23"/>
            <w:u w:val="single"/>
            <w:shd w:val="clear" w:color="auto" w:fill="F7F7F8"/>
          </w:rPr>
          <w:t>AbstractPoolingTargetSource</w:t>
        </w:r>
      </w:hyperlink>
      <w:r w:rsidRPr="00BA0D5D">
        <w:rPr>
          <w:rFonts w:ascii="inherit" w:eastAsia="宋体" w:hAnsi="inherit" w:cs="Arial"/>
          <w:color w:val="34302D"/>
          <w:kern w:val="0"/>
          <w:sz w:val="24"/>
          <w:szCs w:val="24"/>
        </w:rPr>
        <w:t> and the concrete subclass you wish to use for information about its properties. </w:t>
      </w:r>
      <w:r w:rsidRPr="00BA0D5D">
        <w:rPr>
          <w:rFonts w:ascii="Consolas" w:eastAsia="宋体" w:hAnsi="Consolas" w:cs="宋体"/>
          <w:color w:val="34302D"/>
          <w:kern w:val="0"/>
          <w:sz w:val="23"/>
          <w:szCs w:val="23"/>
          <w:shd w:val="clear" w:color="auto" w:fill="F7F7F8"/>
        </w:rPr>
        <w:t>maxSize</w:t>
      </w:r>
      <w:r w:rsidRPr="00BA0D5D">
        <w:rPr>
          <w:rFonts w:ascii="inherit" w:eastAsia="宋体" w:hAnsi="inherit" w:cs="Arial"/>
          <w:color w:val="34302D"/>
          <w:kern w:val="0"/>
          <w:sz w:val="24"/>
          <w:szCs w:val="24"/>
        </w:rPr>
        <w:t> is the most basic and is always guaranteed to be present.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this case, </w:t>
      </w:r>
      <w:r w:rsidRPr="00BA0D5D">
        <w:rPr>
          <w:rFonts w:ascii="Consolas" w:eastAsia="宋体" w:hAnsi="Consolas" w:cs="宋体"/>
          <w:color w:val="34302D"/>
          <w:kern w:val="0"/>
          <w:sz w:val="23"/>
          <w:szCs w:val="23"/>
          <w:shd w:val="clear" w:color="auto" w:fill="F7F7F8"/>
        </w:rPr>
        <w:t>myInterceptor</w:t>
      </w:r>
      <w:r w:rsidRPr="00BA0D5D">
        <w:rPr>
          <w:rFonts w:ascii="inherit" w:eastAsia="宋体" w:hAnsi="inherit" w:cs="Arial"/>
          <w:color w:val="34302D"/>
          <w:kern w:val="0"/>
          <w:sz w:val="24"/>
          <w:szCs w:val="24"/>
        </w:rPr>
        <w:t> is the name of an interceptor that would need to be defined in the same IoC context. However, you need not specify interceptors to use pooling. If you want only pooling and no other advice, do not set the </w:t>
      </w:r>
      <w:r w:rsidRPr="00BA0D5D">
        <w:rPr>
          <w:rFonts w:ascii="Consolas" w:eastAsia="宋体" w:hAnsi="Consolas" w:cs="宋体"/>
          <w:color w:val="34302D"/>
          <w:kern w:val="0"/>
          <w:sz w:val="23"/>
          <w:szCs w:val="23"/>
          <w:shd w:val="clear" w:color="auto" w:fill="F7F7F8"/>
        </w:rPr>
        <w:t>interceptorNames</w:t>
      </w:r>
      <w:r w:rsidRPr="00BA0D5D">
        <w:rPr>
          <w:rFonts w:ascii="inherit" w:eastAsia="宋体" w:hAnsi="inherit" w:cs="Arial"/>
          <w:color w:val="34302D"/>
          <w:kern w:val="0"/>
          <w:sz w:val="24"/>
          <w:szCs w:val="24"/>
        </w:rPr>
        <w:t>property at all.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configure Spring to be able to cast any pooled object to the </w:t>
      </w:r>
      <w:r w:rsidRPr="00BA0D5D">
        <w:rPr>
          <w:rFonts w:ascii="Consolas" w:eastAsia="宋体" w:hAnsi="Consolas" w:cs="宋体"/>
          <w:color w:val="34302D"/>
          <w:kern w:val="0"/>
          <w:sz w:val="23"/>
          <w:szCs w:val="23"/>
          <w:shd w:val="clear" w:color="auto" w:fill="F7F7F8"/>
        </w:rPr>
        <w:t>org.springframework.aop.target.PoolingConfig</w:t>
      </w:r>
      <w:r w:rsidRPr="00BA0D5D">
        <w:rPr>
          <w:rFonts w:ascii="inherit" w:eastAsia="宋体" w:hAnsi="inherit" w:cs="Arial"/>
          <w:color w:val="34302D"/>
          <w:kern w:val="0"/>
          <w:sz w:val="24"/>
          <w:szCs w:val="24"/>
        </w:rPr>
        <w:t> interface, which exposes information about the configuration and current size of the pool through an introduction. You need to define an advisor similar to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"poolConfigAdvisor"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"org.springframework.beans.factory.config.MethodInvokingFactoryBean"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"targetObject"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"poolTargetSource"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"targetMethod"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"getPoolingConfigMixin"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advisor is obtained by calling a convenience method on the </w:t>
      </w:r>
      <w:r w:rsidRPr="00BA0D5D">
        <w:rPr>
          <w:rFonts w:ascii="Consolas" w:eastAsia="宋体" w:hAnsi="Consolas" w:cs="宋体"/>
          <w:color w:val="34302D"/>
          <w:kern w:val="0"/>
          <w:sz w:val="23"/>
          <w:szCs w:val="23"/>
          <w:shd w:val="clear" w:color="auto" w:fill="F7F7F8"/>
        </w:rPr>
        <w:t>AbstractPoolingTargetSource</w:t>
      </w:r>
      <w:r w:rsidRPr="00BA0D5D">
        <w:rPr>
          <w:rFonts w:ascii="inherit" w:eastAsia="宋体" w:hAnsi="inherit" w:cs="Arial"/>
          <w:color w:val="34302D"/>
          <w:kern w:val="0"/>
          <w:sz w:val="24"/>
          <w:szCs w:val="24"/>
        </w:rPr>
        <w:t> class, hence the use of </w:t>
      </w:r>
      <w:r w:rsidRPr="00BA0D5D">
        <w:rPr>
          <w:rFonts w:ascii="Consolas" w:eastAsia="宋体" w:hAnsi="Consolas" w:cs="宋体"/>
          <w:color w:val="34302D"/>
          <w:kern w:val="0"/>
          <w:sz w:val="23"/>
          <w:szCs w:val="23"/>
          <w:shd w:val="clear" w:color="auto" w:fill="F7F7F8"/>
        </w:rPr>
        <w:t>MethodInvokingFactoryBean</w:t>
      </w:r>
      <w:r w:rsidRPr="00BA0D5D">
        <w:rPr>
          <w:rFonts w:ascii="inherit" w:eastAsia="宋体" w:hAnsi="inherit" w:cs="Arial"/>
          <w:color w:val="34302D"/>
          <w:kern w:val="0"/>
          <w:sz w:val="24"/>
          <w:szCs w:val="24"/>
        </w:rPr>
        <w:t>. This advisor’s name (</w:t>
      </w:r>
      <w:r w:rsidRPr="00BA0D5D">
        <w:rPr>
          <w:rFonts w:ascii="Consolas" w:eastAsia="宋体" w:hAnsi="Consolas" w:cs="宋体"/>
          <w:color w:val="34302D"/>
          <w:kern w:val="0"/>
          <w:sz w:val="23"/>
          <w:szCs w:val="23"/>
          <w:shd w:val="clear" w:color="auto" w:fill="F7F7F8"/>
        </w:rPr>
        <w:t>poolConfigAdvisor</w:t>
      </w:r>
      <w:r w:rsidRPr="00BA0D5D">
        <w:rPr>
          <w:rFonts w:ascii="inherit" w:eastAsia="宋体" w:hAnsi="inherit" w:cs="Arial"/>
          <w:color w:val="34302D"/>
          <w:kern w:val="0"/>
          <w:sz w:val="24"/>
          <w:szCs w:val="24"/>
        </w:rPr>
        <w:t>, here) must be in the list of interceptors names in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that exposes the pooled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cast is defined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PoolingConfig conf = (PoolingConfig) beanFactory.getBean(</w:t>
      </w:r>
      <w:r w:rsidRPr="00BA0D5D">
        <w:rPr>
          <w:rFonts w:ascii="Consolas" w:eastAsia="宋体" w:hAnsi="Consolas" w:cs="宋体"/>
          <w:color w:val="DD1144"/>
          <w:kern w:val="0"/>
          <w:sz w:val="24"/>
          <w:szCs w:val="24"/>
        </w:rPr>
        <w:t>"businessObject"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System.out.println(</w:t>
      </w:r>
      <w:r w:rsidRPr="00BA0D5D">
        <w:rPr>
          <w:rFonts w:ascii="Consolas" w:eastAsia="宋体" w:hAnsi="Consolas" w:cs="宋体"/>
          <w:color w:val="DD1144"/>
          <w:kern w:val="0"/>
          <w:sz w:val="24"/>
          <w:szCs w:val="24"/>
        </w:rPr>
        <w:t>"Max pool size is "</w:t>
      </w:r>
      <w:r w:rsidRPr="00BA0D5D">
        <w:rPr>
          <w:rFonts w:ascii="Consolas" w:eastAsia="宋体" w:hAnsi="Consolas" w:cs="宋体"/>
          <w:color w:val="34302D"/>
          <w:kern w:val="0"/>
          <w:sz w:val="24"/>
          <w:szCs w:val="24"/>
        </w:rPr>
        <w:t xml:space="preserve"> + conf.getMaxSize());</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Pooling stateless service objects is not usually necessary. We do not believe it should be the default choice, as most stateless objects are naturally thread safe, and instance pooling is problematic if resources are cached.</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Simpler pooling is available by using auto-proxying. You can set the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implementations used by any auto-proxy creator.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6.9.3. Prototype Target Sources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Setting up a “prototype” target source is similar to setting up a pooling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In this case, a new instance of the target is created on every method invocation. Although the cost of creating a new object is not high in a modern JVM, the cost of wiring up the new object (satisfying its IoC dependencies) may be more expensive. Thus, you should not use this approach without very good reason.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do this, you could modify the </w:t>
      </w:r>
      <w:r w:rsidRPr="00BA0D5D">
        <w:rPr>
          <w:rFonts w:ascii="Consolas" w:eastAsia="宋体" w:hAnsi="Consolas" w:cs="宋体"/>
          <w:color w:val="34302D"/>
          <w:kern w:val="0"/>
          <w:sz w:val="23"/>
          <w:szCs w:val="23"/>
          <w:shd w:val="clear" w:color="auto" w:fill="F7F7F8"/>
        </w:rPr>
        <w:t>poolTargetSource</w:t>
      </w:r>
      <w:r w:rsidRPr="00BA0D5D">
        <w:rPr>
          <w:rFonts w:ascii="inherit" w:eastAsia="宋体" w:hAnsi="inherit" w:cs="Arial"/>
          <w:color w:val="34302D"/>
          <w:kern w:val="0"/>
          <w:sz w:val="24"/>
          <w:szCs w:val="24"/>
        </w:rPr>
        <w:t> definition shown earlier as follows (we also changed the name, for clarity):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"prototypeTargetSource"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"org.springframework.aop.target.PrototypeTargetSource"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"targetBeanName"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only property is the name of the target bean. Inheritance is used in the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implementations to ensure consistent naming. As with the pooling target source, the target bean must be a prototype bean definition.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6.9.4. </w:t>
      </w:r>
      <w:r w:rsidRPr="00BA0D5D">
        <w:rPr>
          <w:rFonts w:ascii="Consolas" w:eastAsia="宋体" w:hAnsi="Consolas" w:cs="宋体"/>
          <w:color w:val="34302D"/>
          <w:kern w:val="0"/>
          <w:sz w:val="33"/>
          <w:szCs w:val="33"/>
          <w:shd w:val="clear" w:color="auto" w:fill="F7F7F8"/>
        </w:rPr>
        <w:t>ThreadLocal</w:t>
      </w:r>
      <w:r w:rsidRPr="00BA0D5D">
        <w:rPr>
          <w:rFonts w:ascii="Arial" w:eastAsia="宋体" w:hAnsi="Arial" w:cs="Arial"/>
          <w:color w:val="34302D"/>
          <w:kern w:val="0"/>
          <w:sz w:val="35"/>
          <w:szCs w:val="35"/>
        </w:rPr>
        <w:t> Target Sources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ThreadLocal</w:t>
      </w:r>
      <w:r w:rsidRPr="00BA0D5D">
        <w:rPr>
          <w:rFonts w:ascii="inherit" w:eastAsia="宋体" w:hAnsi="inherit" w:cs="Arial"/>
          <w:color w:val="34302D"/>
          <w:kern w:val="0"/>
          <w:sz w:val="24"/>
          <w:szCs w:val="24"/>
        </w:rPr>
        <w:t> target sources are useful if you need an object to be created for each incoming request (per thread that is). The concept of a </w:t>
      </w:r>
      <w:r w:rsidRPr="00BA0D5D">
        <w:rPr>
          <w:rFonts w:ascii="Consolas" w:eastAsia="宋体" w:hAnsi="Consolas" w:cs="宋体"/>
          <w:color w:val="34302D"/>
          <w:kern w:val="0"/>
          <w:sz w:val="23"/>
          <w:szCs w:val="23"/>
          <w:shd w:val="clear" w:color="auto" w:fill="F7F7F8"/>
        </w:rPr>
        <w:t>ThreadLocal</w:t>
      </w:r>
      <w:r w:rsidRPr="00BA0D5D">
        <w:rPr>
          <w:rFonts w:ascii="inherit" w:eastAsia="宋体" w:hAnsi="inherit" w:cs="Arial"/>
          <w:color w:val="34302D"/>
          <w:kern w:val="0"/>
          <w:sz w:val="24"/>
          <w:szCs w:val="24"/>
        </w:rPr>
        <w:t> provides a JDK-wide facility to transparently store a resource alongside a thread. Setting up a</w:t>
      </w:r>
      <w:r w:rsidRPr="00BA0D5D">
        <w:rPr>
          <w:rFonts w:ascii="Consolas" w:eastAsia="宋体" w:hAnsi="Consolas" w:cs="宋体"/>
          <w:color w:val="34302D"/>
          <w:kern w:val="0"/>
          <w:sz w:val="23"/>
          <w:szCs w:val="23"/>
          <w:shd w:val="clear" w:color="auto" w:fill="F7F7F8"/>
        </w:rPr>
        <w:t>ThreadLocalTargetSource</w:t>
      </w:r>
      <w:r w:rsidRPr="00BA0D5D">
        <w:rPr>
          <w:rFonts w:ascii="inherit" w:eastAsia="宋体" w:hAnsi="inherit" w:cs="Arial"/>
          <w:color w:val="34302D"/>
          <w:kern w:val="0"/>
          <w:sz w:val="24"/>
          <w:szCs w:val="24"/>
        </w:rPr>
        <w:t> is pretty much the same as was explained for the other types of target source,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"threadlocalTargetSource"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"org.springframework.aop.target.ThreadLocalTargetSource"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"targetBeanName"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Consolas" w:eastAsia="宋体" w:hAnsi="Consolas" w:cs="宋体"/>
                <w:kern w:val="0"/>
                <w:sz w:val="23"/>
                <w:szCs w:val="23"/>
                <w:shd w:val="clear" w:color="auto" w:fill="F7F7F8"/>
              </w:rPr>
              <w:t>ThreadLocal</w:t>
            </w:r>
            <w:r w:rsidRPr="00BA0D5D">
              <w:rPr>
                <w:rFonts w:ascii="宋体" w:eastAsia="宋体" w:hAnsi="宋体" w:cs="宋体"/>
                <w:kern w:val="0"/>
                <w:sz w:val="24"/>
                <w:szCs w:val="24"/>
              </w:rPr>
              <w:t> instances come with serious issues (potentially resulting in memory leaks) when incorrectly using them in multi-threaded and multi-classloader environments. You should always consider wrapping a threadlocal in some other class and never directly use the </w:t>
            </w:r>
            <w:r w:rsidRPr="00BA0D5D">
              <w:rPr>
                <w:rFonts w:ascii="Consolas" w:eastAsia="宋体" w:hAnsi="Consolas" w:cs="宋体"/>
                <w:kern w:val="0"/>
                <w:sz w:val="23"/>
                <w:szCs w:val="23"/>
                <w:shd w:val="clear" w:color="auto" w:fill="F7F7F8"/>
              </w:rPr>
              <w:t>ThreadLocal</w:t>
            </w:r>
            <w:r w:rsidRPr="00BA0D5D">
              <w:rPr>
                <w:rFonts w:ascii="宋体" w:eastAsia="宋体" w:hAnsi="宋体" w:cs="宋体"/>
                <w:kern w:val="0"/>
                <w:sz w:val="24"/>
                <w:szCs w:val="24"/>
              </w:rPr>
              <w:t> itself (except in the wrapper class). Also, you should always remember to correctly set and unset (where the latter simply involves a call to </w:t>
            </w:r>
            <w:r w:rsidRPr="00BA0D5D">
              <w:rPr>
                <w:rFonts w:ascii="Consolas" w:eastAsia="宋体" w:hAnsi="Consolas" w:cs="宋体"/>
                <w:kern w:val="0"/>
                <w:sz w:val="23"/>
                <w:szCs w:val="23"/>
                <w:shd w:val="clear" w:color="auto" w:fill="F7F7F8"/>
              </w:rPr>
              <w:t>ThreadLocal.set(null)</w:t>
            </w:r>
            <w:r w:rsidRPr="00BA0D5D">
              <w:rPr>
                <w:rFonts w:ascii="宋体" w:eastAsia="宋体" w:hAnsi="宋体" w:cs="宋体"/>
                <w:kern w:val="0"/>
                <w:sz w:val="24"/>
                <w:szCs w:val="24"/>
              </w:rPr>
              <w:t>) the resource local to the thread. Unsetting should be done in any case, since not unsetting it might result in problematic behavior. Spring’s </w:t>
            </w:r>
            <w:r w:rsidRPr="00BA0D5D">
              <w:rPr>
                <w:rFonts w:ascii="Consolas" w:eastAsia="宋体" w:hAnsi="Consolas" w:cs="宋体"/>
                <w:kern w:val="0"/>
                <w:sz w:val="23"/>
                <w:szCs w:val="23"/>
                <w:shd w:val="clear" w:color="auto" w:fill="F7F7F8"/>
              </w:rPr>
              <w:t>ThreadLocal</w:t>
            </w:r>
            <w:r w:rsidRPr="00BA0D5D">
              <w:rPr>
                <w:rFonts w:ascii="宋体" w:eastAsia="宋体" w:hAnsi="宋体" w:cs="宋体"/>
                <w:kern w:val="0"/>
                <w:sz w:val="24"/>
                <w:szCs w:val="24"/>
              </w:rPr>
              <w:t> support does this for you and should always be considered in favor of using </w:t>
            </w:r>
            <w:r w:rsidRPr="00BA0D5D">
              <w:rPr>
                <w:rFonts w:ascii="Consolas" w:eastAsia="宋体" w:hAnsi="Consolas" w:cs="宋体"/>
                <w:kern w:val="0"/>
                <w:sz w:val="23"/>
                <w:szCs w:val="23"/>
                <w:shd w:val="clear" w:color="auto" w:fill="F7F7F8"/>
              </w:rPr>
              <w:t>ThreadLocal</w:t>
            </w:r>
            <w:r w:rsidRPr="00BA0D5D">
              <w:rPr>
                <w:rFonts w:ascii="宋体" w:eastAsia="宋体" w:hAnsi="宋体" w:cs="宋体"/>
                <w:kern w:val="0"/>
                <w:sz w:val="24"/>
                <w:szCs w:val="24"/>
              </w:rPr>
              <w:t> instances without other proper handling code.</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88" w:name="_Toc15327146"/>
      <w:r w:rsidRPr="00BA0D5D">
        <w:rPr>
          <w:rFonts w:ascii="Arial" w:eastAsia="宋体" w:hAnsi="Arial" w:cs="Arial"/>
          <w:color w:val="34302D"/>
          <w:kern w:val="0"/>
          <w:sz w:val="41"/>
          <w:szCs w:val="41"/>
        </w:rPr>
        <w:t>6.10. Defining New Advice Types</w:t>
      </w:r>
      <w:bookmarkEnd w:id="2388"/>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is designed to be extensible. While the interception implementation strategy is presently used internally, it is possible to support arbitrary advice types in addition to the interception around advice, before, throws advice, and after returning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org.springframework.aop.framework.adapter</w:t>
      </w:r>
      <w:r w:rsidRPr="00BA0D5D">
        <w:rPr>
          <w:rFonts w:ascii="inherit" w:eastAsia="宋体" w:hAnsi="inherit" w:cs="Arial"/>
          <w:color w:val="34302D"/>
          <w:kern w:val="0"/>
          <w:sz w:val="24"/>
          <w:szCs w:val="24"/>
        </w:rPr>
        <w:t> package is an SPI package that lets support for new custom advice types be added without changing the core framework. The only constraint on a custom </w:t>
      </w:r>
      <w:r w:rsidRPr="00BA0D5D">
        <w:rPr>
          <w:rFonts w:ascii="Consolas" w:eastAsia="宋体" w:hAnsi="Consolas" w:cs="宋体"/>
          <w:color w:val="34302D"/>
          <w:kern w:val="0"/>
          <w:sz w:val="23"/>
          <w:szCs w:val="23"/>
          <w:shd w:val="clear" w:color="auto" w:fill="F7F7F8"/>
        </w:rPr>
        <w:t>Advice</w:t>
      </w:r>
      <w:r w:rsidRPr="00BA0D5D">
        <w:rPr>
          <w:rFonts w:ascii="inherit" w:eastAsia="宋体" w:hAnsi="inherit" w:cs="Arial"/>
          <w:color w:val="34302D"/>
          <w:kern w:val="0"/>
          <w:sz w:val="24"/>
          <w:szCs w:val="24"/>
        </w:rPr>
        <w:t> type is that it must implement the</w:t>
      </w:r>
      <w:r w:rsidRPr="00BA0D5D">
        <w:rPr>
          <w:rFonts w:ascii="Consolas" w:eastAsia="宋体" w:hAnsi="Consolas" w:cs="宋体"/>
          <w:color w:val="34302D"/>
          <w:kern w:val="0"/>
          <w:sz w:val="23"/>
          <w:szCs w:val="23"/>
          <w:shd w:val="clear" w:color="auto" w:fill="F7F7F8"/>
        </w:rPr>
        <w:t>org.aopalliance.aop.Advice</w:t>
      </w:r>
      <w:r w:rsidRPr="00BA0D5D">
        <w:rPr>
          <w:rFonts w:ascii="inherit" w:eastAsia="宋体" w:hAnsi="inherit" w:cs="Arial"/>
          <w:color w:val="34302D"/>
          <w:kern w:val="0"/>
          <w:sz w:val="24"/>
          <w:szCs w:val="24"/>
        </w:rPr>
        <w:t> marker interface.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610" w:history="1">
        <w:r w:rsidRPr="00BA0D5D">
          <w:rPr>
            <w:rFonts w:ascii="Consolas" w:eastAsia="宋体" w:hAnsi="Consolas" w:cs="宋体"/>
            <w:color w:val="548E2E"/>
            <w:kern w:val="0"/>
            <w:sz w:val="23"/>
            <w:szCs w:val="23"/>
            <w:u w:val="single"/>
            <w:shd w:val="clear" w:color="auto" w:fill="F7F7F8"/>
          </w:rPr>
          <w:t>org.springframework.aop.framework.adapter</w:t>
        </w:r>
      </w:hyperlink>
      <w:r w:rsidRPr="00BA0D5D">
        <w:rPr>
          <w:rFonts w:ascii="inherit" w:eastAsia="宋体" w:hAnsi="inherit" w:cs="Arial"/>
          <w:color w:val="34302D"/>
          <w:kern w:val="0"/>
          <w:sz w:val="24"/>
          <w:szCs w:val="24"/>
        </w:rPr>
        <w:t> javadoc for further information.</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389" w:name="_Toc15327147"/>
      <w:r w:rsidRPr="00BA0D5D">
        <w:rPr>
          <w:rFonts w:ascii="Arial" w:eastAsia="宋体" w:hAnsi="Arial" w:cs="Arial"/>
          <w:color w:val="34302D"/>
          <w:kern w:val="0"/>
          <w:sz w:val="55"/>
          <w:szCs w:val="55"/>
        </w:rPr>
        <w:t>7. Null-safety</w:t>
      </w:r>
      <w:bookmarkEnd w:id="2389"/>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Although Java does not let you express null-safety with its type system, the Spring Framework now provides the following annotations in the </w:t>
      </w:r>
      <w:r w:rsidRPr="00BA0D5D">
        <w:rPr>
          <w:rFonts w:ascii="Consolas" w:eastAsia="宋体" w:hAnsi="Consolas" w:cs="宋体"/>
          <w:color w:val="34302D"/>
          <w:kern w:val="0"/>
          <w:sz w:val="23"/>
          <w:szCs w:val="23"/>
          <w:shd w:val="clear" w:color="auto" w:fill="F7F7F8"/>
        </w:rPr>
        <w:t>org.springframework.lang</w:t>
      </w:r>
      <w:r w:rsidRPr="00BA0D5D">
        <w:rPr>
          <w:rFonts w:ascii="inherit" w:eastAsia="宋体" w:hAnsi="inherit" w:cs="Arial"/>
          <w:color w:val="34302D"/>
          <w:kern w:val="0"/>
          <w:sz w:val="24"/>
          <w:szCs w:val="24"/>
        </w:rPr>
        <w:t> package to let you declare nullability of APIs and fields:</w:t>
      </w:r>
    </w:p>
    <w:p w:rsidR="00BA0D5D" w:rsidRPr="00BA0D5D" w:rsidRDefault="003D7FE9" w:rsidP="00BA0D5D">
      <w:pPr>
        <w:widowControl/>
        <w:numPr>
          <w:ilvl w:val="0"/>
          <w:numId w:val="57"/>
        </w:numPr>
        <w:shd w:val="clear" w:color="auto" w:fill="FFFFFF"/>
        <w:spacing w:after="150"/>
        <w:ind w:left="360"/>
        <w:jc w:val="left"/>
        <w:rPr>
          <w:rFonts w:ascii="inherit" w:eastAsia="宋体" w:hAnsi="inherit" w:cs="Arial" w:hint="eastAsia"/>
          <w:color w:val="34302D"/>
          <w:kern w:val="0"/>
          <w:sz w:val="24"/>
          <w:szCs w:val="24"/>
        </w:rPr>
      </w:pPr>
      <w:hyperlink r:id="rId611" w:history="1">
        <w:r w:rsidR="00BA0D5D" w:rsidRPr="00BA0D5D">
          <w:rPr>
            <w:rFonts w:ascii="Consolas" w:eastAsia="宋体" w:hAnsi="Consolas" w:cs="宋体"/>
            <w:color w:val="548E2E"/>
            <w:kern w:val="0"/>
            <w:sz w:val="23"/>
            <w:szCs w:val="23"/>
            <w:u w:val="single"/>
            <w:shd w:val="clear" w:color="auto" w:fill="F7F7F8"/>
          </w:rPr>
          <w:t>@Nullable</w:t>
        </w:r>
      </w:hyperlink>
      <w:r w:rsidR="00BA0D5D" w:rsidRPr="00BA0D5D">
        <w:rPr>
          <w:rFonts w:ascii="inherit" w:eastAsia="宋体" w:hAnsi="inherit" w:cs="Arial"/>
          <w:color w:val="34302D"/>
          <w:kern w:val="0"/>
          <w:sz w:val="24"/>
          <w:szCs w:val="24"/>
        </w:rPr>
        <w:t>: Annotation to indicate that a specific parameter, return value, or field can be </w:t>
      </w:r>
      <w:r w:rsidR="00BA0D5D" w:rsidRPr="00BA0D5D">
        <w:rPr>
          <w:rFonts w:ascii="Consolas" w:eastAsia="宋体" w:hAnsi="Consolas" w:cs="宋体"/>
          <w:color w:val="34302D"/>
          <w:kern w:val="0"/>
          <w:sz w:val="23"/>
          <w:szCs w:val="23"/>
          <w:shd w:val="clear" w:color="auto" w:fill="F7F7F8"/>
        </w:rPr>
        <w:t>null</w:t>
      </w:r>
      <w:r w:rsidR="00BA0D5D" w:rsidRPr="00BA0D5D">
        <w:rPr>
          <w:rFonts w:ascii="inherit" w:eastAsia="宋体" w:hAnsi="inherit" w:cs="Arial"/>
          <w:color w:val="34302D"/>
          <w:kern w:val="0"/>
          <w:sz w:val="24"/>
          <w:szCs w:val="24"/>
        </w:rPr>
        <w:t>.</w:t>
      </w:r>
    </w:p>
    <w:p w:rsidR="00BA0D5D" w:rsidRPr="00BA0D5D" w:rsidRDefault="003D7FE9" w:rsidP="00BA0D5D">
      <w:pPr>
        <w:widowControl/>
        <w:numPr>
          <w:ilvl w:val="0"/>
          <w:numId w:val="57"/>
        </w:numPr>
        <w:shd w:val="clear" w:color="auto" w:fill="FFFFFF"/>
        <w:spacing w:after="150"/>
        <w:ind w:left="360"/>
        <w:jc w:val="left"/>
        <w:rPr>
          <w:rFonts w:ascii="inherit" w:eastAsia="宋体" w:hAnsi="inherit" w:cs="Arial" w:hint="eastAsia"/>
          <w:color w:val="34302D"/>
          <w:kern w:val="0"/>
          <w:sz w:val="24"/>
          <w:szCs w:val="24"/>
        </w:rPr>
      </w:pPr>
      <w:hyperlink r:id="rId612" w:history="1">
        <w:r w:rsidR="00BA0D5D" w:rsidRPr="00BA0D5D">
          <w:rPr>
            <w:rFonts w:ascii="Consolas" w:eastAsia="宋体" w:hAnsi="Consolas" w:cs="宋体"/>
            <w:color w:val="548E2E"/>
            <w:kern w:val="0"/>
            <w:sz w:val="23"/>
            <w:szCs w:val="23"/>
            <w:u w:val="single"/>
            <w:shd w:val="clear" w:color="auto" w:fill="F7F7F8"/>
          </w:rPr>
          <w:t>@NonNull</w:t>
        </w:r>
      </w:hyperlink>
      <w:r w:rsidR="00BA0D5D" w:rsidRPr="00BA0D5D">
        <w:rPr>
          <w:rFonts w:ascii="inherit" w:eastAsia="宋体" w:hAnsi="inherit" w:cs="Arial"/>
          <w:color w:val="34302D"/>
          <w:kern w:val="0"/>
          <w:sz w:val="24"/>
          <w:szCs w:val="24"/>
        </w:rPr>
        <w:t>: Annotation to indicate that a specific parameter, return value, or field cannot be </w:t>
      </w:r>
      <w:r w:rsidR="00BA0D5D" w:rsidRPr="00BA0D5D">
        <w:rPr>
          <w:rFonts w:ascii="Consolas" w:eastAsia="宋体" w:hAnsi="Consolas" w:cs="宋体"/>
          <w:color w:val="34302D"/>
          <w:kern w:val="0"/>
          <w:sz w:val="23"/>
          <w:szCs w:val="23"/>
          <w:shd w:val="clear" w:color="auto" w:fill="F7F7F8"/>
        </w:rPr>
        <w:t>null</w:t>
      </w:r>
      <w:r w:rsidR="00BA0D5D" w:rsidRPr="00BA0D5D">
        <w:rPr>
          <w:rFonts w:ascii="inherit" w:eastAsia="宋体" w:hAnsi="inherit" w:cs="Arial"/>
          <w:color w:val="34302D"/>
          <w:kern w:val="0"/>
          <w:sz w:val="24"/>
          <w:szCs w:val="24"/>
        </w:rPr>
        <w:t> (not needed on parameters / return values and fields where </w:t>
      </w:r>
      <w:r w:rsidR="00BA0D5D" w:rsidRPr="00BA0D5D">
        <w:rPr>
          <w:rFonts w:ascii="Consolas" w:eastAsia="宋体" w:hAnsi="Consolas" w:cs="宋体"/>
          <w:color w:val="34302D"/>
          <w:kern w:val="0"/>
          <w:sz w:val="23"/>
          <w:szCs w:val="23"/>
          <w:shd w:val="clear" w:color="auto" w:fill="F7F7F8"/>
        </w:rPr>
        <w:t>@NonNullApi</w:t>
      </w:r>
      <w:r w:rsidR="00BA0D5D" w:rsidRPr="00BA0D5D">
        <w:rPr>
          <w:rFonts w:ascii="inherit" w:eastAsia="宋体" w:hAnsi="inherit" w:cs="Arial"/>
          <w:color w:val="34302D"/>
          <w:kern w:val="0"/>
          <w:sz w:val="24"/>
          <w:szCs w:val="24"/>
        </w:rPr>
        <w:t> and </w:t>
      </w:r>
      <w:r w:rsidR="00BA0D5D" w:rsidRPr="00BA0D5D">
        <w:rPr>
          <w:rFonts w:ascii="Consolas" w:eastAsia="宋体" w:hAnsi="Consolas" w:cs="宋体"/>
          <w:color w:val="34302D"/>
          <w:kern w:val="0"/>
          <w:sz w:val="23"/>
          <w:szCs w:val="23"/>
          <w:shd w:val="clear" w:color="auto" w:fill="F7F7F8"/>
        </w:rPr>
        <w:t>@NonNullFields</w:t>
      </w:r>
      <w:r w:rsidR="00BA0D5D" w:rsidRPr="00BA0D5D">
        <w:rPr>
          <w:rFonts w:ascii="inherit" w:eastAsia="宋体" w:hAnsi="inherit" w:cs="Arial"/>
          <w:color w:val="34302D"/>
          <w:kern w:val="0"/>
          <w:sz w:val="24"/>
          <w:szCs w:val="24"/>
        </w:rPr>
        <w:t> apply, respectively).</w:t>
      </w:r>
    </w:p>
    <w:p w:rsidR="00BA0D5D" w:rsidRPr="00BA0D5D" w:rsidRDefault="003D7FE9" w:rsidP="00BA0D5D">
      <w:pPr>
        <w:widowControl/>
        <w:numPr>
          <w:ilvl w:val="0"/>
          <w:numId w:val="57"/>
        </w:numPr>
        <w:shd w:val="clear" w:color="auto" w:fill="FFFFFF"/>
        <w:spacing w:after="150"/>
        <w:ind w:left="360"/>
        <w:jc w:val="left"/>
        <w:rPr>
          <w:rFonts w:ascii="inherit" w:eastAsia="宋体" w:hAnsi="inherit" w:cs="Arial" w:hint="eastAsia"/>
          <w:color w:val="34302D"/>
          <w:kern w:val="0"/>
          <w:sz w:val="24"/>
          <w:szCs w:val="24"/>
        </w:rPr>
      </w:pPr>
      <w:hyperlink r:id="rId613" w:history="1">
        <w:r w:rsidR="00BA0D5D" w:rsidRPr="00BA0D5D">
          <w:rPr>
            <w:rFonts w:ascii="Consolas" w:eastAsia="宋体" w:hAnsi="Consolas" w:cs="宋体"/>
            <w:color w:val="548E2E"/>
            <w:kern w:val="0"/>
            <w:sz w:val="23"/>
            <w:szCs w:val="23"/>
            <w:u w:val="single"/>
            <w:shd w:val="clear" w:color="auto" w:fill="F7F7F8"/>
          </w:rPr>
          <w:t>@NonNullApi</w:t>
        </w:r>
      </w:hyperlink>
      <w:r w:rsidR="00BA0D5D" w:rsidRPr="00BA0D5D">
        <w:rPr>
          <w:rFonts w:ascii="inherit" w:eastAsia="宋体" w:hAnsi="inherit" w:cs="Arial"/>
          <w:color w:val="34302D"/>
          <w:kern w:val="0"/>
          <w:sz w:val="24"/>
          <w:szCs w:val="24"/>
        </w:rPr>
        <w:t>: Annotation at the package level that declares non-null as the default semantics for parameters and return values.</w:t>
      </w:r>
    </w:p>
    <w:p w:rsidR="00BA0D5D" w:rsidRPr="00BA0D5D" w:rsidRDefault="003D7FE9" w:rsidP="00BA0D5D">
      <w:pPr>
        <w:widowControl/>
        <w:numPr>
          <w:ilvl w:val="0"/>
          <w:numId w:val="57"/>
        </w:numPr>
        <w:shd w:val="clear" w:color="auto" w:fill="FFFFFF"/>
        <w:spacing w:after="150"/>
        <w:ind w:left="360"/>
        <w:jc w:val="left"/>
        <w:rPr>
          <w:rFonts w:ascii="inherit" w:eastAsia="宋体" w:hAnsi="inherit" w:cs="Arial" w:hint="eastAsia"/>
          <w:color w:val="34302D"/>
          <w:kern w:val="0"/>
          <w:sz w:val="24"/>
          <w:szCs w:val="24"/>
        </w:rPr>
      </w:pPr>
      <w:hyperlink r:id="rId614" w:history="1">
        <w:r w:rsidR="00BA0D5D" w:rsidRPr="00BA0D5D">
          <w:rPr>
            <w:rFonts w:ascii="Consolas" w:eastAsia="宋体" w:hAnsi="Consolas" w:cs="宋体"/>
            <w:color w:val="548E2E"/>
            <w:kern w:val="0"/>
            <w:sz w:val="23"/>
            <w:szCs w:val="23"/>
            <w:u w:val="single"/>
            <w:shd w:val="clear" w:color="auto" w:fill="F7F7F8"/>
          </w:rPr>
          <w:t>@NonNullFields</w:t>
        </w:r>
      </w:hyperlink>
      <w:r w:rsidR="00BA0D5D" w:rsidRPr="00BA0D5D">
        <w:rPr>
          <w:rFonts w:ascii="inherit" w:eastAsia="宋体" w:hAnsi="inherit" w:cs="Arial"/>
          <w:color w:val="34302D"/>
          <w:kern w:val="0"/>
          <w:sz w:val="24"/>
          <w:szCs w:val="24"/>
        </w:rPr>
        <w:t>: Annotation at the package level that declares non-null as the default semantics for fields.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Framework itself leverages these annotations, but they can also be used in any Spring-based Java project to declare null-safe APIs and optionally null-safe fields. Generic type arguments, varargs and array elements nullability are not supported yet but should be in an upcoming release, see </w:t>
      </w:r>
      <w:hyperlink r:id="rId615" w:history="1">
        <w:r w:rsidRPr="00BA0D5D">
          <w:rPr>
            <w:rFonts w:ascii="inherit" w:eastAsia="宋体" w:hAnsi="inherit" w:cs="Arial"/>
            <w:color w:val="548E2E"/>
            <w:kern w:val="0"/>
            <w:sz w:val="24"/>
            <w:szCs w:val="24"/>
            <w:u w:val="single"/>
          </w:rPr>
          <w:t>SPR-15942</w:t>
        </w:r>
      </w:hyperlink>
      <w:r w:rsidRPr="00BA0D5D">
        <w:rPr>
          <w:rFonts w:ascii="inherit" w:eastAsia="宋体" w:hAnsi="inherit" w:cs="Arial"/>
          <w:color w:val="34302D"/>
          <w:kern w:val="0"/>
          <w:sz w:val="24"/>
          <w:szCs w:val="24"/>
        </w:rPr>
        <w:t> for up-to-date information. Nullability declarations are expected to be fine-tuned between Spring Framework releases, including minor ones. Nullability of types used inside method bodies is outside of the scope of this feature.</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Other common libraries such as Reactor and Spring Data provide null-safe APIs that use a similar nullability arrangement, delivering a consistent overall experience for Spring application developers.</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90" w:name="_Toc15327148"/>
      <w:r w:rsidRPr="00BA0D5D">
        <w:rPr>
          <w:rFonts w:ascii="Arial" w:eastAsia="宋体" w:hAnsi="Arial" w:cs="Arial"/>
          <w:color w:val="34302D"/>
          <w:kern w:val="0"/>
          <w:sz w:val="41"/>
          <w:szCs w:val="41"/>
        </w:rPr>
        <w:t>7.1. Use cases</w:t>
      </w:r>
      <w:bookmarkEnd w:id="239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providing an explicit declaration for Spring Framework API nullability, these annotations can be used by an IDE (such as IDEA or Eclipse) to provide useful warnings related to null-safety in order to avoid </w:t>
      </w:r>
      <w:r w:rsidRPr="00BA0D5D">
        <w:rPr>
          <w:rFonts w:ascii="Consolas" w:eastAsia="宋体" w:hAnsi="Consolas" w:cs="宋体"/>
          <w:color w:val="34302D"/>
          <w:kern w:val="0"/>
          <w:sz w:val="23"/>
          <w:szCs w:val="23"/>
          <w:shd w:val="clear" w:color="auto" w:fill="F7F7F8"/>
        </w:rPr>
        <w:t>NullPointerException</w:t>
      </w:r>
      <w:r w:rsidRPr="00BA0D5D">
        <w:rPr>
          <w:rFonts w:ascii="inherit" w:eastAsia="宋体" w:hAnsi="inherit" w:cs="Arial"/>
          <w:color w:val="34302D"/>
          <w:kern w:val="0"/>
          <w:sz w:val="24"/>
          <w:szCs w:val="24"/>
        </w:rPr>
        <w:t> at runtime.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They are also used to make Spring API null-safe in Kotlin projects, since Kotlin natively supports </w:t>
      </w:r>
      <w:hyperlink r:id="rId616" w:history="1">
        <w:r w:rsidRPr="00BA0D5D">
          <w:rPr>
            <w:rFonts w:ascii="inherit" w:eastAsia="宋体" w:hAnsi="inherit" w:cs="Arial"/>
            <w:color w:val="548E2E"/>
            <w:kern w:val="0"/>
            <w:sz w:val="24"/>
            <w:szCs w:val="24"/>
            <w:u w:val="single"/>
          </w:rPr>
          <w:t>null-safety</w:t>
        </w:r>
      </w:hyperlink>
      <w:r w:rsidRPr="00BA0D5D">
        <w:rPr>
          <w:rFonts w:ascii="inherit" w:eastAsia="宋体" w:hAnsi="inherit" w:cs="Arial"/>
          <w:color w:val="34302D"/>
          <w:kern w:val="0"/>
          <w:sz w:val="24"/>
          <w:szCs w:val="24"/>
        </w:rPr>
        <w:t>. More details are available in the </w:t>
      </w:r>
      <w:hyperlink r:id="rId617" w:anchor="kotlin-null-safety" w:history="1">
        <w:r w:rsidRPr="00BA0D5D">
          <w:rPr>
            <w:rFonts w:ascii="inherit" w:eastAsia="宋体" w:hAnsi="inherit" w:cs="Arial"/>
            <w:color w:val="548E2E"/>
            <w:kern w:val="0"/>
            <w:sz w:val="24"/>
            <w:szCs w:val="24"/>
            <w:u w:val="single"/>
          </w:rPr>
          <w:t>Kotlin support documentation</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91" w:name="_Toc15327149"/>
      <w:r w:rsidRPr="00BA0D5D">
        <w:rPr>
          <w:rFonts w:ascii="Arial" w:eastAsia="宋体" w:hAnsi="Arial" w:cs="Arial"/>
          <w:color w:val="34302D"/>
          <w:kern w:val="0"/>
          <w:sz w:val="41"/>
          <w:szCs w:val="41"/>
        </w:rPr>
        <w:t>7.2. JSR-305 meta-annotations</w:t>
      </w:r>
      <w:bookmarkEnd w:id="239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annotations are meta-annotated with </w:t>
      </w:r>
      <w:hyperlink r:id="rId618" w:history="1">
        <w:r w:rsidRPr="00BA0D5D">
          <w:rPr>
            <w:rFonts w:ascii="inherit" w:eastAsia="宋体" w:hAnsi="inherit" w:cs="Arial"/>
            <w:color w:val="548E2E"/>
            <w:kern w:val="0"/>
            <w:sz w:val="24"/>
            <w:szCs w:val="24"/>
            <w:u w:val="single"/>
          </w:rPr>
          <w:t>JSR 305</w:t>
        </w:r>
      </w:hyperlink>
      <w:r w:rsidRPr="00BA0D5D">
        <w:rPr>
          <w:rFonts w:ascii="inherit" w:eastAsia="宋体" w:hAnsi="inherit" w:cs="Arial"/>
          <w:color w:val="34302D"/>
          <w:kern w:val="0"/>
          <w:sz w:val="24"/>
          <w:szCs w:val="24"/>
        </w:rPr>
        <w:t> annotations (a dormant but wide-spread JSR). JSR-305 meta-annotations let tooling vendors like IDEA or Kotlin provide null-safety support in a generic way, without having to hard-code support for Spring annotations.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It is not necessary nor recommended to add a JSR-305 dependency to the project classpath to take advantage of Spring null-safe API. Only projects such as Spring-based libraries that use null-safety annotations in their codebase should add </w:t>
      </w:r>
      <w:r w:rsidRPr="00BA0D5D">
        <w:rPr>
          <w:rFonts w:ascii="Consolas" w:eastAsia="宋体" w:hAnsi="Consolas" w:cs="宋体"/>
          <w:color w:val="34302D"/>
          <w:kern w:val="0"/>
          <w:sz w:val="23"/>
          <w:szCs w:val="23"/>
          <w:shd w:val="clear" w:color="auto" w:fill="F7F7F8"/>
        </w:rPr>
        <w:t>com.google.code.findbugs:jsr305:3.0.2</w:t>
      </w:r>
      <w:r w:rsidRPr="00BA0D5D">
        <w:rPr>
          <w:rFonts w:ascii="inherit" w:eastAsia="宋体" w:hAnsi="inherit" w:cs="Arial"/>
          <w:color w:val="34302D"/>
          <w:kern w:val="0"/>
          <w:sz w:val="24"/>
          <w:szCs w:val="24"/>
        </w:rPr>
        <w:t> with </w:t>
      </w:r>
      <w:r w:rsidRPr="00BA0D5D">
        <w:rPr>
          <w:rFonts w:ascii="Consolas" w:eastAsia="宋体" w:hAnsi="Consolas" w:cs="宋体"/>
          <w:color w:val="34302D"/>
          <w:kern w:val="0"/>
          <w:sz w:val="23"/>
          <w:szCs w:val="23"/>
          <w:shd w:val="clear" w:color="auto" w:fill="F7F7F8"/>
        </w:rPr>
        <w:t>compileOnly</w:t>
      </w:r>
      <w:r w:rsidRPr="00BA0D5D">
        <w:rPr>
          <w:rFonts w:ascii="inherit" w:eastAsia="宋体" w:hAnsi="inherit" w:cs="Arial"/>
          <w:color w:val="34302D"/>
          <w:kern w:val="0"/>
          <w:sz w:val="24"/>
          <w:szCs w:val="24"/>
        </w:rPr>
        <w:t> Gradle configuration or Maven </w:t>
      </w:r>
      <w:r w:rsidRPr="00BA0D5D">
        <w:rPr>
          <w:rFonts w:ascii="Consolas" w:eastAsia="宋体" w:hAnsi="Consolas" w:cs="宋体"/>
          <w:color w:val="34302D"/>
          <w:kern w:val="0"/>
          <w:sz w:val="23"/>
          <w:szCs w:val="23"/>
          <w:shd w:val="clear" w:color="auto" w:fill="F7F7F8"/>
        </w:rPr>
        <w:t>provided</w:t>
      </w:r>
      <w:r w:rsidRPr="00BA0D5D">
        <w:rPr>
          <w:rFonts w:ascii="inherit" w:eastAsia="宋体" w:hAnsi="inherit" w:cs="Arial"/>
          <w:color w:val="34302D"/>
          <w:kern w:val="0"/>
          <w:sz w:val="24"/>
          <w:szCs w:val="24"/>
        </w:rPr>
        <w:t> scope to avoid compile warnings.</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392" w:name="_Toc15327150"/>
      <w:r w:rsidRPr="00BA0D5D">
        <w:rPr>
          <w:rFonts w:ascii="Arial" w:eastAsia="宋体" w:hAnsi="Arial" w:cs="Arial"/>
          <w:color w:val="34302D"/>
          <w:kern w:val="0"/>
          <w:sz w:val="55"/>
          <w:szCs w:val="55"/>
        </w:rPr>
        <w:t>8. Data Buffers and Codecs</w:t>
      </w:r>
      <w:bookmarkEnd w:id="2392"/>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Java NIO provides </w:t>
      </w:r>
      <w:r w:rsidRPr="00BA0D5D">
        <w:rPr>
          <w:rFonts w:ascii="Consolas" w:eastAsia="宋体" w:hAnsi="Consolas" w:cs="宋体"/>
          <w:color w:val="34302D"/>
          <w:kern w:val="0"/>
          <w:sz w:val="23"/>
          <w:szCs w:val="23"/>
          <w:shd w:val="clear" w:color="auto" w:fill="F7F7F8"/>
        </w:rPr>
        <w:t>ByteBuffer</w:t>
      </w:r>
      <w:r w:rsidRPr="00BA0D5D">
        <w:rPr>
          <w:rFonts w:ascii="inherit" w:eastAsia="宋体" w:hAnsi="inherit" w:cs="Arial"/>
          <w:color w:val="34302D"/>
          <w:kern w:val="0"/>
          <w:sz w:val="24"/>
          <w:szCs w:val="24"/>
        </w:rPr>
        <w:t> but many libraries build their own byte buffer API on top, especially for network operations where reusing buffers and/or using direct buffers is beneficial for performance. For example Netty has the </w:t>
      </w:r>
      <w:r w:rsidRPr="00BA0D5D">
        <w:rPr>
          <w:rFonts w:ascii="Consolas" w:eastAsia="宋体" w:hAnsi="Consolas" w:cs="宋体"/>
          <w:color w:val="34302D"/>
          <w:kern w:val="0"/>
          <w:sz w:val="23"/>
          <w:szCs w:val="23"/>
          <w:shd w:val="clear" w:color="auto" w:fill="F7F7F8"/>
        </w:rPr>
        <w:t>ByteBuf</w:t>
      </w:r>
      <w:r w:rsidRPr="00BA0D5D">
        <w:rPr>
          <w:rFonts w:ascii="inherit" w:eastAsia="宋体" w:hAnsi="inherit" w:cs="Arial"/>
          <w:color w:val="34302D"/>
          <w:kern w:val="0"/>
          <w:sz w:val="24"/>
          <w:szCs w:val="24"/>
        </w:rPr>
        <w:t> hierarchy, Undertow uses XNIO, Jetty uses pooled byte buffers with a callback to be released, and so on. The </w:t>
      </w:r>
      <w:r w:rsidRPr="00BA0D5D">
        <w:rPr>
          <w:rFonts w:ascii="Consolas" w:eastAsia="宋体" w:hAnsi="Consolas" w:cs="宋体"/>
          <w:color w:val="34302D"/>
          <w:kern w:val="0"/>
          <w:sz w:val="23"/>
          <w:szCs w:val="23"/>
          <w:shd w:val="clear" w:color="auto" w:fill="F7F7F8"/>
        </w:rPr>
        <w:t>spring-core</w:t>
      </w:r>
      <w:r w:rsidRPr="00BA0D5D">
        <w:rPr>
          <w:rFonts w:ascii="inherit" w:eastAsia="宋体" w:hAnsi="inherit" w:cs="Arial"/>
          <w:color w:val="34302D"/>
          <w:kern w:val="0"/>
          <w:sz w:val="24"/>
          <w:szCs w:val="24"/>
        </w:rPr>
        <w:t> module provides a set of abstractions to work with various byte buffer APIs as follows:</w:t>
      </w:r>
    </w:p>
    <w:p w:rsidR="00BA0D5D" w:rsidRPr="00BA0D5D" w:rsidRDefault="003D7FE9" w:rsidP="00BA0D5D">
      <w:pPr>
        <w:widowControl/>
        <w:numPr>
          <w:ilvl w:val="0"/>
          <w:numId w:val="58"/>
        </w:numPr>
        <w:shd w:val="clear" w:color="auto" w:fill="FFFFFF"/>
        <w:spacing w:after="150"/>
        <w:ind w:left="360"/>
        <w:jc w:val="left"/>
        <w:rPr>
          <w:rFonts w:ascii="inherit" w:eastAsia="宋体" w:hAnsi="inherit" w:cs="Arial" w:hint="eastAsia"/>
          <w:color w:val="34302D"/>
          <w:kern w:val="0"/>
          <w:sz w:val="24"/>
          <w:szCs w:val="24"/>
        </w:rPr>
      </w:pPr>
      <w:hyperlink r:id="rId619" w:anchor="databuffers-factory" w:history="1">
        <w:r w:rsidR="00BA0D5D" w:rsidRPr="00BA0D5D">
          <w:rPr>
            <w:rFonts w:ascii="Consolas" w:eastAsia="宋体" w:hAnsi="Consolas" w:cs="宋体"/>
            <w:color w:val="548E2E"/>
            <w:kern w:val="0"/>
            <w:sz w:val="23"/>
            <w:szCs w:val="23"/>
            <w:u w:val="single"/>
            <w:shd w:val="clear" w:color="auto" w:fill="F7F7F8"/>
          </w:rPr>
          <w:t>DataBufferFactory</w:t>
        </w:r>
      </w:hyperlink>
      <w:r w:rsidR="00BA0D5D" w:rsidRPr="00BA0D5D">
        <w:rPr>
          <w:rFonts w:ascii="inherit" w:eastAsia="宋体" w:hAnsi="inherit" w:cs="Arial"/>
          <w:color w:val="34302D"/>
          <w:kern w:val="0"/>
          <w:sz w:val="24"/>
          <w:szCs w:val="24"/>
        </w:rPr>
        <w:t> abstracts the creation of a data buffer.</w:t>
      </w:r>
    </w:p>
    <w:p w:rsidR="00BA0D5D" w:rsidRPr="00BA0D5D" w:rsidRDefault="003D7FE9" w:rsidP="00BA0D5D">
      <w:pPr>
        <w:widowControl/>
        <w:numPr>
          <w:ilvl w:val="0"/>
          <w:numId w:val="58"/>
        </w:numPr>
        <w:shd w:val="clear" w:color="auto" w:fill="FFFFFF"/>
        <w:spacing w:after="150"/>
        <w:ind w:left="360"/>
        <w:jc w:val="left"/>
        <w:rPr>
          <w:rFonts w:ascii="inherit" w:eastAsia="宋体" w:hAnsi="inherit" w:cs="Arial" w:hint="eastAsia"/>
          <w:color w:val="34302D"/>
          <w:kern w:val="0"/>
          <w:sz w:val="24"/>
          <w:szCs w:val="24"/>
        </w:rPr>
      </w:pPr>
      <w:hyperlink r:id="rId620" w:anchor="databuffers-buffer" w:history="1">
        <w:r w:rsidR="00BA0D5D" w:rsidRPr="00BA0D5D">
          <w:rPr>
            <w:rFonts w:ascii="Consolas" w:eastAsia="宋体" w:hAnsi="Consolas" w:cs="宋体"/>
            <w:color w:val="548E2E"/>
            <w:kern w:val="0"/>
            <w:sz w:val="23"/>
            <w:szCs w:val="23"/>
            <w:u w:val="single"/>
            <w:shd w:val="clear" w:color="auto" w:fill="F7F7F8"/>
          </w:rPr>
          <w:t>DataBuffer</w:t>
        </w:r>
      </w:hyperlink>
      <w:r w:rsidR="00BA0D5D" w:rsidRPr="00BA0D5D">
        <w:rPr>
          <w:rFonts w:ascii="inherit" w:eastAsia="宋体" w:hAnsi="inherit" w:cs="Arial"/>
          <w:color w:val="34302D"/>
          <w:kern w:val="0"/>
          <w:sz w:val="24"/>
          <w:szCs w:val="24"/>
        </w:rPr>
        <w:t> represents a byte buffer, which may be </w:t>
      </w:r>
      <w:hyperlink r:id="rId621" w:anchor="databuffers-buffer-pooled" w:history="1">
        <w:r w:rsidR="00BA0D5D" w:rsidRPr="00BA0D5D">
          <w:rPr>
            <w:rFonts w:ascii="inherit" w:eastAsia="宋体" w:hAnsi="inherit" w:cs="Arial"/>
            <w:color w:val="548E2E"/>
            <w:kern w:val="0"/>
            <w:sz w:val="24"/>
            <w:szCs w:val="24"/>
            <w:u w:val="single"/>
          </w:rPr>
          <w:t>pooled</w:t>
        </w:r>
      </w:hyperlink>
      <w:r w:rsidR="00BA0D5D" w:rsidRPr="00BA0D5D">
        <w:rPr>
          <w:rFonts w:ascii="inherit" w:eastAsia="宋体" w:hAnsi="inherit" w:cs="Arial"/>
          <w:color w:val="34302D"/>
          <w:kern w:val="0"/>
          <w:sz w:val="24"/>
          <w:szCs w:val="24"/>
        </w:rPr>
        <w:t>.</w:t>
      </w:r>
    </w:p>
    <w:p w:rsidR="00BA0D5D" w:rsidRPr="00BA0D5D" w:rsidRDefault="003D7FE9" w:rsidP="00BA0D5D">
      <w:pPr>
        <w:widowControl/>
        <w:numPr>
          <w:ilvl w:val="0"/>
          <w:numId w:val="58"/>
        </w:numPr>
        <w:shd w:val="clear" w:color="auto" w:fill="FFFFFF"/>
        <w:spacing w:after="150"/>
        <w:ind w:left="360"/>
        <w:jc w:val="left"/>
        <w:rPr>
          <w:rFonts w:ascii="inherit" w:eastAsia="宋体" w:hAnsi="inherit" w:cs="Arial" w:hint="eastAsia"/>
          <w:color w:val="34302D"/>
          <w:kern w:val="0"/>
          <w:sz w:val="24"/>
          <w:szCs w:val="24"/>
        </w:rPr>
      </w:pPr>
      <w:hyperlink r:id="rId622" w:anchor="databuffers-utils" w:history="1">
        <w:r w:rsidR="00BA0D5D" w:rsidRPr="00BA0D5D">
          <w:rPr>
            <w:rFonts w:ascii="Consolas" w:eastAsia="宋体" w:hAnsi="Consolas" w:cs="宋体"/>
            <w:color w:val="548E2E"/>
            <w:kern w:val="0"/>
            <w:sz w:val="23"/>
            <w:szCs w:val="23"/>
            <w:u w:val="single"/>
            <w:shd w:val="clear" w:color="auto" w:fill="F7F7F8"/>
          </w:rPr>
          <w:t>DataBufferUtils</w:t>
        </w:r>
      </w:hyperlink>
      <w:r w:rsidR="00BA0D5D" w:rsidRPr="00BA0D5D">
        <w:rPr>
          <w:rFonts w:ascii="inherit" w:eastAsia="宋体" w:hAnsi="inherit" w:cs="Arial"/>
          <w:color w:val="34302D"/>
          <w:kern w:val="0"/>
          <w:sz w:val="24"/>
          <w:szCs w:val="24"/>
        </w:rPr>
        <w:t> offers utility methods for data buffers.</w:t>
      </w:r>
    </w:p>
    <w:p w:rsidR="00BA0D5D" w:rsidRPr="00BA0D5D" w:rsidRDefault="003D7FE9" w:rsidP="00BA0D5D">
      <w:pPr>
        <w:widowControl/>
        <w:numPr>
          <w:ilvl w:val="0"/>
          <w:numId w:val="58"/>
        </w:numPr>
        <w:shd w:val="clear" w:color="auto" w:fill="FFFFFF"/>
        <w:spacing w:after="150"/>
        <w:ind w:left="360"/>
        <w:jc w:val="left"/>
        <w:rPr>
          <w:rFonts w:ascii="inherit" w:eastAsia="宋体" w:hAnsi="inherit" w:cs="Arial" w:hint="eastAsia"/>
          <w:color w:val="34302D"/>
          <w:kern w:val="0"/>
          <w:sz w:val="24"/>
          <w:szCs w:val="24"/>
        </w:rPr>
      </w:pPr>
      <w:hyperlink r:id="rId623" w:anchor="codecs" w:history="1">
        <w:r w:rsidR="00BA0D5D" w:rsidRPr="00BA0D5D">
          <w:rPr>
            <w:rFonts w:ascii="inherit" w:eastAsia="宋体" w:hAnsi="inherit" w:cs="Arial"/>
            <w:color w:val="548E2E"/>
            <w:kern w:val="0"/>
            <w:sz w:val="24"/>
            <w:szCs w:val="24"/>
            <w:u w:val="single"/>
          </w:rPr>
          <w:t>Codecs</w:t>
        </w:r>
      </w:hyperlink>
      <w:r w:rsidR="00BA0D5D" w:rsidRPr="00BA0D5D">
        <w:rPr>
          <w:rFonts w:ascii="inherit" w:eastAsia="宋体" w:hAnsi="inherit" w:cs="Arial"/>
          <w:color w:val="34302D"/>
          <w:kern w:val="0"/>
          <w:sz w:val="24"/>
          <w:szCs w:val="24"/>
        </w:rPr>
        <w:t> decode or encode streams data buffer streams into higher level objects.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93" w:name="_Toc15327151"/>
      <w:r w:rsidRPr="00BA0D5D">
        <w:rPr>
          <w:rFonts w:ascii="Arial" w:eastAsia="宋体" w:hAnsi="Arial" w:cs="Arial"/>
          <w:color w:val="34302D"/>
          <w:kern w:val="0"/>
          <w:sz w:val="41"/>
          <w:szCs w:val="41"/>
        </w:rPr>
        <w:t>8.1. </w:t>
      </w:r>
      <w:r w:rsidRPr="00BA0D5D">
        <w:rPr>
          <w:rFonts w:ascii="Consolas" w:eastAsia="宋体" w:hAnsi="Consolas" w:cs="宋体"/>
          <w:color w:val="34302D"/>
          <w:kern w:val="0"/>
          <w:sz w:val="39"/>
          <w:szCs w:val="39"/>
          <w:shd w:val="clear" w:color="auto" w:fill="F7F7F8"/>
        </w:rPr>
        <w:t>DataBufferFactory</w:t>
      </w:r>
      <w:bookmarkEnd w:id="2393"/>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DataBufferFactory</w:t>
      </w:r>
      <w:r w:rsidRPr="00BA0D5D">
        <w:rPr>
          <w:rFonts w:ascii="inherit" w:eastAsia="宋体" w:hAnsi="inherit" w:cs="Arial"/>
          <w:color w:val="34302D"/>
          <w:kern w:val="0"/>
          <w:sz w:val="24"/>
          <w:szCs w:val="24"/>
        </w:rPr>
        <w:t> is used to create data buffers in one of two ways:</w:t>
      </w:r>
    </w:p>
    <w:p w:rsidR="00BA0D5D" w:rsidRPr="00BA0D5D" w:rsidRDefault="00BA0D5D" w:rsidP="00BA0D5D">
      <w:pPr>
        <w:widowControl/>
        <w:numPr>
          <w:ilvl w:val="0"/>
          <w:numId w:val="59"/>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Allocate a new data buffer, optionally specifying capacity upfront, if known, which is more efficient even though implementations of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can grow and shrink on demand.</w:t>
      </w:r>
    </w:p>
    <w:p w:rsidR="00BA0D5D" w:rsidRPr="00BA0D5D" w:rsidRDefault="00BA0D5D" w:rsidP="00BA0D5D">
      <w:pPr>
        <w:widowControl/>
        <w:numPr>
          <w:ilvl w:val="0"/>
          <w:numId w:val="59"/>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Wrap an existing </w:t>
      </w:r>
      <w:r w:rsidRPr="00BA0D5D">
        <w:rPr>
          <w:rFonts w:ascii="Consolas" w:eastAsia="宋体" w:hAnsi="Consolas" w:cs="宋体"/>
          <w:color w:val="34302D"/>
          <w:kern w:val="0"/>
          <w:sz w:val="23"/>
          <w:szCs w:val="23"/>
          <w:shd w:val="clear" w:color="auto" w:fill="F7F7F8"/>
        </w:rPr>
        <w:t>byte[]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java.nio.ByteBuffer</w:t>
      </w:r>
      <w:r w:rsidRPr="00BA0D5D">
        <w:rPr>
          <w:rFonts w:ascii="inherit" w:eastAsia="宋体" w:hAnsi="inherit" w:cs="Arial"/>
          <w:color w:val="34302D"/>
          <w:kern w:val="0"/>
          <w:sz w:val="24"/>
          <w:szCs w:val="24"/>
        </w:rPr>
        <w:t>, which decorates the given data with a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implementation and that does not involve allocation.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WebFlux applications do not create a </w:t>
      </w:r>
      <w:r w:rsidRPr="00BA0D5D">
        <w:rPr>
          <w:rFonts w:ascii="Consolas" w:eastAsia="宋体" w:hAnsi="Consolas" w:cs="宋体"/>
          <w:color w:val="34302D"/>
          <w:kern w:val="0"/>
          <w:sz w:val="23"/>
          <w:szCs w:val="23"/>
          <w:shd w:val="clear" w:color="auto" w:fill="F7F7F8"/>
        </w:rPr>
        <w:t>DataBufferFactory</w:t>
      </w:r>
      <w:r w:rsidRPr="00BA0D5D">
        <w:rPr>
          <w:rFonts w:ascii="inherit" w:eastAsia="宋体" w:hAnsi="inherit" w:cs="Arial"/>
          <w:color w:val="34302D"/>
          <w:kern w:val="0"/>
          <w:sz w:val="24"/>
          <w:szCs w:val="24"/>
        </w:rPr>
        <w:t> directly but instead access it through the </w:t>
      </w:r>
      <w:r w:rsidRPr="00BA0D5D">
        <w:rPr>
          <w:rFonts w:ascii="Consolas" w:eastAsia="宋体" w:hAnsi="Consolas" w:cs="宋体"/>
          <w:color w:val="34302D"/>
          <w:kern w:val="0"/>
          <w:sz w:val="23"/>
          <w:szCs w:val="23"/>
          <w:shd w:val="clear" w:color="auto" w:fill="F7F7F8"/>
        </w:rPr>
        <w:t>ServerHttpResponse</w:t>
      </w:r>
      <w:r w:rsidRPr="00BA0D5D">
        <w:rPr>
          <w:rFonts w:ascii="inherit" w:eastAsia="宋体" w:hAnsi="inherit" w:cs="Arial"/>
          <w:color w:val="34302D"/>
          <w:kern w:val="0"/>
          <w:sz w:val="24"/>
          <w:szCs w:val="24"/>
        </w:rPr>
        <w:t> or the </w:t>
      </w:r>
      <w:r w:rsidRPr="00BA0D5D">
        <w:rPr>
          <w:rFonts w:ascii="Consolas" w:eastAsia="宋体" w:hAnsi="Consolas" w:cs="宋体"/>
          <w:color w:val="34302D"/>
          <w:kern w:val="0"/>
          <w:sz w:val="23"/>
          <w:szCs w:val="23"/>
          <w:shd w:val="clear" w:color="auto" w:fill="F7F7F8"/>
        </w:rPr>
        <w:t>ClientHttpRequest</w:t>
      </w:r>
      <w:r w:rsidRPr="00BA0D5D">
        <w:rPr>
          <w:rFonts w:ascii="inherit" w:eastAsia="宋体" w:hAnsi="inherit" w:cs="Arial"/>
          <w:color w:val="34302D"/>
          <w:kern w:val="0"/>
          <w:sz w:val="24"/>
          <w:szCs w:val="24"/>
        </w:rPr>
        <w:t> on the client side. The type of factory depends on the underlying client or server, e.g. </w:t>
      </w:r>
      <w:r w:rsidRPr="00BA0D5D">
        <w:rPr>
          <w:rFonts w:ascii="Consolas" w:eastAsia="宋体" w:hAnsi="Consolas" w:cs="宋体"/>
          <w:color w:val="34302D"/>
          <w:kern w:val="0"/>
          <w:sz w:val="23"/>
          <w:szCs w:val="23"/>
          <w:shd w:val="clear" w:color="auto" w:fill="F7F7F8"/>
        </w:rPr>
        <w:t>NettyDataBufferFactory</w:t>
      </w:r>
      <w:r w:rsidRPr="00BA0D5D">
        <w:rPr>
          <w:rFonts w:ascii="inherit" w:eastAsia="宋体" w:hAnsi="inherit" w:cs="Arial"/>
          <w:color w:val="34302D"/>
          <w:kern w:val="0"/>
          <w:sz w:val="24"/>
          <w:szCs w:val="24"/>
        </w:rPr>
        <w:t> for Reactor Netty, </w:t>
      </w:r>
      <w:r w:rsidRPr="00BA0D5D">
        <w:rPr>
          <w:rFonts w:ascii="Consolas" w:eastAsia="宋体" w:hAnsi="Consolas" w:cs="宋体"/>
          <w:color w:val="34302D"/>
          <w:kern w:val="0"/>
          <w:sz w:val="23"/>
          <w:szCs w:val="23"/>
          <w:shd w:val="clear" w:color="auto" w:fill="F7F7F8"/>
        </w:rPr>
        <w:t>DefaultDataBufferFactory</w:t>
      </w:r>
      <w:r w:rsidRPr="00BA0D5D">
        <w:rPr>
          <w:rFonts w:ascii="inherit" w:eastAsia="宋体" w:hAnsi="inherit" w:cs="Arial"/>
          <w:color w:val="34302D"/>
          <w:kern w:val="0"/>
          <w:sz w:val="24"/>
          <w:szCs w:val="24"/>
        </w:rPr>
        <w:t> for others.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94" w:name="_Toc15327152"/>
      <w:r w:rsidRPr="00BA0D5D">
        <w:rPr>
          <w:rFonts w:ascii="Arial" w:eastAsia="宋体" w:hAnsi="Arial" w:cs="Arial"/>
          <w:color w:val="34302D"/>
          <w:kern w:val="0"/>
          <w:sz w:val="41"/>
          <w:szCs w:val="41"/>
        </w:rPr>
        <w:t>8.2. </w:t>
      </w:r>
      <w:r w:rsidRPr="00BA0D5D">
        <w:rPr>
          <w:rFonts w:ascii="Consolas" w:eastAsia="宋体" w:hAnsi="Consolas" w:cs="宋体"/>
          <w:color w:val="34302D"/>
          <w:kern w:val="0"/>
          <w:sz w:val="39"/>
          <w:szCs w:val="39"/>
          <w:shd w:val="clear" w:color="auto" w:fill="F7F7F8"/>
        </w:rPr>
        <w:t>DataBuffer</w:t>
      </w:r>
      <w:bookmarkEnd w:id="2394"/>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interface offers similar operations as </w:t>
      </w:r>
      <w:r w:rsidRPr="00BA0D5D">
        <w:rPr>
          <w:rFonts w:ascii="Consolas" w:eastAsia="宋体" w:hAnsi="Consolas" w:cs="宋体"/>
          <w:color w:val="34302D"/>
          <w:kern w:val="0"/>
          <w:sz w:val="23"/>
          <w:szCs w:val="23"/>
          <w:shd w:val="clear" w:color="auto" w:fill="F7F7F8"/>
        </w:rPr>
        <w:t>java.nio.ByteBuffer</w:t>
      </w:r>
      <w:r w:rsidRPr="00BA0D5D">
        <w:rPr>
          <w:rFonts w:ascii="inherit" w:eastAsia="宋体" w:hAnsi="inherit" w:cs="Arial"/>
          <w:color w:val="34302D"/>
          <w:kern w:val="0"/>
          <w:sz w:val="24"/>
          <w:szCs w:val="24"/>
        </w:rPr>
        <w:t> but also brings a few additional benefits some of which are inspired by the Netty </w:t>
      </w:r>
      <w:r w:rsidRPr="00BA0D5D">
        <w:rPr>
          <w:rFonts w:ascii="Consolas" w:eastAsia="宋体" w:hAnsi="Consolas" w:cs="宋体"/>
          <w:color w:val="34302D"/>
          <w:kern w:val="0"/>
          <w:sz w:val="23"/>
          <w:szCs w:val="23"/>
          <w:shd w:val="clear" w:color="auto" w:fill="F7F7F8"/>
        </w:rPr>
        <w:t>ByteBuf</w:t>
      </w:r>
      <w:r w:rsidRPr="00BA0D5D">
        <w:rPr>
          <w:rFonts w:ascii="inherit" w:eastAsia="宋体" w:hAnsi="inherit" w:cs="Arial"/>
          <w:color w:val="34302D"/>
          <w:kern w:val="0"/>
          <w:sz w:val="24"/>
          <w:szCs w:val="24"/>
        </w:rPr>
        <w:t>. Below is a partial list of benefits:</w:t>
      </w:r>
    </w:p>
    <w:p w:rsidR="00BA0D5D" w:rsidRPr="00BA0D5D" w:rsidRDefault="00BA0D5D" w:rsidP="00BA0D5D">
      <w:pPr>
        <w:widowControl/>
        <w:numPr>
          <w:ilvl w:val="0"/>
          <w:numId w:val="6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Read and write with independent positions, i.e. not requiring a call to </w:t>
      </w:r>
      <w:r w:rsidRPr="00BA0D5D">
        <w:rPr>
          <w:rFonts w:ascii="Consolas" w:eastAsia="宋体" w:hAnsi="Consolas" w:cs="宋体"/>
          <w:color w:val="34302D"/>
          <w:kern w:val="0"/>
          <w:sz w:val="23"/>
          <w:szCs w:val="23"/>
          <w:shd w:val="clear" w:color="auto" w:fill="F7F7F8"/>
        </w:rPr>
        <w:t>flip()</w:t>
      </w:r>
      <w:r w:rsidRPr="00BA0D5D">
        <w:rPr>
          <w:rFonts w:ascii="inherit" w:eastAsia="宋体" w:hAnsi="inherit" w:cs="Arial"/>
          <w:color w:val="34302D"/>
          <w:kern w:val="0"/>
          <w:sz w:val="24"/>
          <w:szCs w:val="24"/>
        </w:rPr>
        <w:t> to alternate between read and write.</w:t>
      </w:r>
    </w:p>
    <w:p w:rsidR="00BA0D5D" w:rsidRPr="00BA0D5D" w:rsidRDefault="00BA0D5D" w:rsidP="00BA0D5D">
      <w:pPr>
        <w:widowControl/>
        <w:numPr>
          <w:ilvl w:val="0"/>
          <w:numId w:val="6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Capacity expanded on demand as with </w:t>
      </w:r>
      <w:r w:rsidRPr="00BA0D5D">
        <w:rPr>
          <w:rFonts w:ascii="Consolas" w:eastAsia="宋体" w:hAnsi="Consolas" w:cs="宋体"/>
          <w:color w:val="34302D"/>
          <w:kern w:val="0"/>
          <w:sz w:val="23"/>
          <w:szCs w:val="23"/>
          <w:shd w:val="clear" w:color="auto" w:fill="F7F7F8"/>
        </w:rPr>
        <w:t>java.lang.StringBuilder</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6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Pooled buffers and reference counting via </w:t>
      </w:r>
      <w:hyperlink r:id="rId624" w:anchor="databuffers-buffer-pooled" w:history="1">
        <w:r w:rsidRPr="00BA0D5D">
          <w:rPr>
            <w:rFonts w:ascii="Consolas" w:eastAsia="宋体" w:hAnsi="Consolas" w:cs="宋体"/>
            <w:color w:val="548E2E"/>
            <w:kern w:val="0"/>
            <w:sz w:val="23"/>
            <w:szCs w:val="23"/>
            <w:u w:val="single"/>
            <w:shd w:val="clear" w:color="auto" w:fill="F7F7F8"/>
          </w:rPr>
          <w:t>PooledDataBuffer</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6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View a buffer as </w:t>
      </w:r>
      <w:r w:rsidRPr="00BA0D5D">
        <w:rPr>
          <w:rFonts w:ascii="Consolas" w:eastAsia="宋体" w:hAnsi="Consolas" w:cs="宋体"/>
          <w:color w:val="34302D"/>
          <w:kern w:val="0"/>
          <w:sz w:val="23"/>
          <w:szCs w:val="23"/>
          <w:shd w:val="clear" w:color="auto" w:fill="F7F7F8"/>
        </w:rPr>
        <w:t>java.nio.ByteBuffer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OutputStream</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6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Determine the index, or the last index, for a given byte.</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95" w:name="_Toc15327153"/>
      <w:r w:rsidRPr="00BA0D5D">
        <w:rPr>
          <w:rFonts w:ascii="Arial" w:eastAsia="宋体" w:hAnsi="Arial" w:cs="Arial"/>
          <w:color w:val="34302D"/>
          <w:kern w:val="0"/>
          <w:sz w:val="41"/>
          <w:szCs w:val="41"/>
        </w:rPr>
        <w:lastRenderedPageBreak/>
        <w:t>8.3. </w:t>
      </w:r>
      <w:r w:rsidRPr="00BA0D5D">
        <w:rPr>
          <w:rFonts w:ascii="Consolas" w:eastAsia="宋体" w:hAnsi="Consolas" w:cs="宋体"/>
          <w:color w:val="34302D"/>
          <w:kern w:val="0"/>
          <w:sz w:val="39"/>
          <w:szCs w:val="39"/>
          <w:shd w:val="clear" w:color="auto" w:fill="F7F7F8"/>
        </w:rPr>
        <w:t>PooledDataBuffer</w:t>
      </w:r>
      <w:bookmarkEnd w:id="239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explained in the Javadoc for </w:t>
      </w:r>
      <w:hyperlink r:id="rId625" w:history="1">
        <w:r w:rsidRPr="00BA0D5D">
          <w:rPr>
            <w:rFonts w:ascii="inherit" w:eastAsia="宋体" w:hAnsi="inherit" w:cs="Arial"/>
            <w:color w:val="548E2E"/>
            <w:kern w:val="0"/>
            <w:sz w:val="24"/>
            <w:szCs w:val="24"/>
            <w:u w:val="single"/>
          </w:rPr>
          <w:t>ByteBuffer</w:t>
        </w:r>
      </w:hyperlink>
      <w:r w:rsidRPr="00BA0D5D">
        <w:rPr>
          <w:rFonts w:ascii="inherit" w:eastAsia="宋体" w:hAnsi="inherit" w:cs="Arial"/>
          <w:color w:val="34302D"/>
          <w:kern w:val="0"/>
          <w:sz w:val="24"/>
          <w:szCs w:val="24"/>
        </w:rPr>
        <w:t>, byte buffers can be direct or non-direct. Direct buffers may reside outside the Java heap which eliminates the need for copying for native I/O operations. That makes direct buffers particularly useful for receiving and sending data over a socket, but they’re also more expensive to create and release, which leads to the idea of pooling buffers.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PooledDataBuffer</w:t>
      </w:r>
      <w:r w:rsidRPr="00BA0D5D">
        <w:rPr>
          <w:rFonts w:ascii="inherit" w:eastAsia="宋体" w:hAnsi="inherit" w:cs="Arial"/>
          <w:color w:val="34302D"/>
          <w:kern w:val="0"/>
          <w:sz w:val="24"/>
          <w:szCs w:val="24"/>
        </w:rPr>
        <w:t> is an extension of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that helps with reference counting which is essential for byte buffer pooling. How does it work? When a </w:t>
      </w:r>
      <w:r w:rsidRPr="00BA0D5D">
        <w:rPr>
          <w:rFonts w:ascii="Consolas" w:eastAsia="宋体" w:hAnsi="Consolas" w:cs="宋体"/>
          <w:color w:val="34302D"/>
          <w:kern w:val="0"/>
          <w:sz w:val="23"/>
          <w:szCs w:val="23"/>
          <w:shd w:val="clear" w:color="auto" w:fill="F7F7F8"/>
        </w:rPr>
        <w:t>PooledDataBuffer</w:t>
      </w:r>
      <w:r w:rsidRPr="00BA0D5D">
        <w:rPr>
          <w:rFonts w:ascii="inherit" w:eastAsia="宋体" w:hAnsi="inherit" w:cs="Arial"/>
          <w:color w:val="34302D"/>
          <w:kern w:val="0"/>
          <w:sz w:val="24"/>
          <w:szCs w:val="24"/>
        </w:rPr>
        <w:t> is allocated the reference count is at 1. Calls to </w:t>
      </w:r>
      <w:r w:rsidRPr="00BA0D5D">
        <w:rPr>
          <w:rFonts w:ascii="Consolas" w:eastAsia="宋体" w:hAnsi="Consolas" w:cs="宋体"/>
          <w:color w:val="34302D"/>
          <w:kern w:val="0"/>
          <w:sz w:val="23"/>
          <w:szCs w:val="23"/>
          <w:shd w:val="clear" w:color="auto" w:fill="F7F7F8"/>
        </w:rPr>
        <w:t>retain()</w:t>
      </w:r>
      <w:r w:rsidRPr="00BA0D5D">
        <w:rPr>
          <w:rFonts w:ascii="inherit" w:eastAsia="宋体" w:hAnsi="inherit" w:cs="Arial"/>
          <w:color w:val="34302D"/>
          <w:kern w:val="0"/>
          <w:sz w:val="24"/>
          <w:szCs w:val="24"/>
        </w:rPr>
        <w:t> increment the count, while calls to </w:t>
      </w:r>
      <w:r w:rsidRPr="00BA0D5D">
        <w:rPr>
          <w:rFonts w:ascii="Consolas" w:eastAsia="宋体" w:hAnsi="Consolas" w:cs="宋体"/>
          <w:color w:val="34302D"/>
          <w:kern w:val="0"/>
          <w:sz w:val="23"/>
          <w:szCs w:val="23"/>
          <w:shd w:val="clear" w:color="auto" w:fill="F7F7F8"/>
        </w:rPr>
        <w:t>release()</w:t>
      </w:r>
      <w:r w:rsidRPr="00BA0D5D">
        <w:rPr>
          <w:rFonts w:ascii="inherit" w:eastAsia="宋体" w:hAnsi="inherit" w:cs="Arial"/>
          <w:color w:val="34302D"/>
          <w:kern w:val="0"/>
          <w:sz w:val="24"/>
          <w:szCs w:val="24"/>
        </w:rPr>
        <w:t> decrement it. As long as the count is above 0, the buffer is guaranteed not to be released. When the count is decreased to 0, the pooled buffer can be released, which in practice could mean the reserved memory for the buffer is returned to the memory pool.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instead of operating on </w:t>
      </w:r>
      <w:r w:rsidRPr="00BA0D5D">
        <w:rPr>
          <w:rFonts w:ascii="Consolas" w:eastAsia="宋体" w:hAnsi="Consolas" w:cs="宋体"/>
          <w:color w:val="34302D"/>
          <w:kern w:val="0"/>
          <w:sz w:val="23"/>
          <w:szCs w:val="23"/>
          <w:shd w:val="clear" w:color="auto" w:fill="F7F7F8"/>
        </w:rPr>
        <w:t>PooledDataBuffer</w:t>
      </w:r>
      <w:r w:rsidRPr="00BA0D5D">
        <w:rPr>
          <w:rFonts w:ascii="inherit" w:eastAsia="宋体" w:hAnsi="inherit" w:cs="Arial"/>
          <w:color w:val="34302D"/>
          <w:kern w:val="0"/>
          <w:sz w:val="24"/>
          <w:szCs w:val="24"/>
        </w:rPr>
        <w:t> directly, in most cases it’s better to use the convenience methods in </w:t>
      </w:r>
      <w:r w:rsidRPr="00BA0D5D">
        <w:rPr>
          <w:rFonts w:ascii="Consolas" w:eastAsia="宋体" w:hAnsi="Consolas" w:cs="宋体"/>
          <w:color w:val="34302D"/>
          <w:kern w:val="0"/>
          <w:sz w:val="23"/>
          <w:szCs w:val="23"/>
          <w:shd w:val="clear" w:color="auto" w:fill="F7F7F8"/>
        </w:rPr>
        <w:t>DataBufferUtils</w:t>
      </w:r>
      <w:r w:rsidRPr="00BA0D5D">
        <w:rPr>
          <w:rFonts w:ascii="inherit" w:eastAsia="宋体" w:hAnsi="inherit" w:cs="Arial"/>
          <w:color w:val="34302D"/>
          <w:kern w:val="0"/>
          <w:sz w:val="24"/>
          <w:szCs w:val="24"/>
        </w:rPr>
        <w:t> that apply release or retain to a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only if it is an instance of </w:t>
      </w:r>
      <w:r w:rsidRPr="00BA0D5D">
        <w:rPr>
          <w:rFonts w:ascii="Consolas" w:eastAsia="宋体" w:hAnsi="Consolas" w:cs="宋体"/>
          <w:color w:val="34302D"/>
          <w:kern w:val="0"/>
          <w:sz w:val="23"/>
          <w:szCs w:val="23"/>
          <w:shd w:val="clear" w:color="auto" w:fill="F7F7F8"/>
        </w:rPr>
        <w:t>PooledDataBuffer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96" w:name="_Toc15327154"/>
      <w:r w:rsidRPr="00BA0D5D">
        <w:rPr>
          <w:rFonts w:ascii="Arial" w:eastAsia="宋体" w:hAnsi="Arial" w:cs="Arial"/>
          <w:color w:val="34302D"/>
          <w:kern w:val="0"/>
          <w:sz w:val="41"/>
          <w:szCs w:val="41"/>
        </w:rPr>
        <w:t>8.4. </w:t>
      </w:r>
      <w:r w:rsidRPr="00BA0D5D">
        <w:rPr>
          <w:rFonts w:ascii="Consolas" w:eastAsia="宋体" w:hAnsi="Consolas" w:cs="宋体"/>
          <w:color w:val="34302D"/>
          <w:kern w:val="0"/>
          <w:sz w:val="39"/>
          <w:szCs w:val="39"/>
          <w:shd w:val="clear" w:color="auto" w:fill="F7F7F8"/>
        </w:rPr>
        <w:t>DataBufferUtils</w:t>
      </w:r>
      <w:bookmarkEnd w:id="239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DataBufferUtils</w:t>
      </w:r>
      <w:r w:rsidRPr="00BA0D5D">
        <w:rPr>
          <w:rFonts w:ascii="inherit" w:eastAsia="宋体" w:hAnsi="inherit" w:cs="Arial"/>
          <w:color w:val="34302D"/>
          <w:kern w:val="0"/>
          <w:sz w:val="24"/>
          <w:szCs w:val="24"/>
        </w:rPr>
        <w:t> offers a number of utility methods to operate on data buffers:</w:t>
      </w:r>
    </w:p>
    <w:p w:rsidR="00BA0D5D" w:rsidRPr="00BA0D5D" w:rsidRDefault="00BA0D5D" w:rsidP="00BA0D5D">
      <w:pPr>
        <w:widowControl/>
        <w:numPr>
          <w:ilvl w:val="0"/>
          <w:numId w:val="6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Join a stream of data buffers into a single buffer possibly with zero copy, e.g. via composite buffers, if that’s supported by the underlying byte buffer API.</w:t>
      </w:r>
    </w:p>
    <w:p w:rsidR="00BA0D5D" w:rsidRPr="00BA0D5D" w:rsidRDefault="00BA0D5D" w:rsidP="00BA0D5D">
      <w:pPr>
        <w:widowControl/>
        <w:numPr>
          <w:ilvl w:val="0"/>
          <w:numId w:val="6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Turn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or NIO </w:t>
      </w:r>
      <w:r w:rsidRPr="00BA0D5D">
        <w:rPr>
          <w:rFonts w:ascii="Consolas" w:eastAsia="宋体" w:hAnsi="Consolas" w:cs="宋体"/>
          <w:color w:val="34302D"/>
          <w:kern w:val="0"/>
          <w:sz w:val="23"/>
          <w:szCs w:val="23"/>
          <w:shd w:val="clear" w:color="auto" w:fill="F7F7F8"/>
        </w:rPr>
        <w:t>Channel</w:t>
      </w:r>
      <w:r w:rsidRPr="00BA0D5D">
        <w:rPr>
          <w:rFonts w:ascii="inherit" w:eastAsia="宋体" w:hAnsi="inherit" w:cs="Arial"/>
          <w:color w:val="34302D"/>
          <w:kern w:val="0"/>
          <w:sz w:val="24"/>
          <w:szCs w:val="24"/>
        </w:rPr>
        <w:t> into </w:t>
      </w:r>
      <w:r w:rsidRPr="00BA0D5D">
        <w:rPr>
          <w:rFonts w:ascii="Consolas" w:eastAsia="宋体" w:hAnsi="Consolas" w:cs="宋体"/>
          <w:color w:val="34302D"/>
          <w:kern w:val="0"/>
          <w:sz w:val="23"/>
          <w:szCs w:val="23"/>
          <w:shd w:val="clear" w:color="auto" w:fill="F7F7F8"/>
        </w:rPr>
        <w:t>Flux&lt;DataBuffer&gt;</w:t>
      </w:r>
      <w:r w:rsidRPr="00BA0D5D">
        <w:rPr>
          <w:rFonts w:ascii="inherit" w:eastAsia="宋体" w:hAnsi="inherit" w:cs="Arial"/>
          <w:color w:val="34302D"/>
          <w:kern w:val="0"/>
          <w:sz w:val="24"/>
          <w:szCs w:val="24"/>
        </w:rPr>
        <w:t>, and vice versa a </w:t>
      </w:r>
      <w:r w:rsidRPr="00BA0D5D">
        <w:rPr>
          <w:rFonts w:ascii="Consolas" w:eastAsia="宋体" w:hAnsi="Consolas" w:cs="宋体"/>
          <w:color w:val="34302D"/>
          <w:kern w:val="0"/>
          <w:sz w:val="23"/>
          <w:szCs w:val="23"/>
          <w:shd w:val="clear" w:color="auto" w:fill="F7F7F8"/>
        </w:rPr>
        <w:t>Publisher&lt;DataBuffer&gt;</w:t>
      </w:r>
      <w:r w:rsidRPr="00BA0D5D">
        <w:rPr>
          <w:rFonts w:ascii="inherit" w:eastAsia="宋体" w:hAnsi="inherit" w:cs="Arial"/>
          <w:color w:val="34302D"/>
          <w:kern w:val="0"/>
          <w:sz w:val="24"/>
          <w:szCs w:val="24"/>
        </w:rPr>
        <w:t> into </w:t>
      </w:r>
      <w:r w:rsidRPr="00BA0D5D">
        <w:rPr>
          <w:rFonts w:ascii="Consolas" w:eastAsia="宋体" w:hAnsi="Consolas" w:cs="宋体"/>
          <w:color w:val="34302D"/>
          <w:kern w:val="0"/>
          <w:sz w:val="23"/>
          <w:szCs w:val="23"/>
          <w:shd w:val="clear" w:color="auto" w:fill="F7F7F8"/>
        </w:rPr>
        <w:t>OutputStream</w:t>
      </w:r>
      <w:r w:rsidRPr="00BA0D5D">
        <w:rPr>
          <w:rFonts w:ascii="inherit" w:eastAsia="宋体" w:hAnsi="inherit" w:cs="Arial"/>
          <w:color w:val="34302D"/>
          <w:kern w:val="0"/>
          <w:sz w:val="24"/>
          <w:szCs w:val="24"/>
        </w:rPr>
        <w:t> or NIO </w:t>
      </w:r>
      <w:r w:rsidRPr="00BA0D5D">
        <w:rPr>
          <w:rFonts w:ascii="Consolas" w:eastAsia="宋体" w:hAnsi="Consolas" w:cs="宋体"/>
          <w:color w:val="34302D"/>
          <w:kern w:val="0"/>
          <w:sz w:val="23"/>
          <w:szCs w:val="23"/>
          <w:shd w:val="clear" w:color="auto" w:fill="F7F7F8"/>
        </w:rPr>
        <w:t>Channel</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6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Methods to release or retain a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if the buffer is an instance of </w:t>
      </w:r>
      <w:r w:rsidRPr="00BA0D5D">
        <w:rPr>
          <w:rFonts w:ascii="Consolas" w:eastAsia="宋体" w:hAnsi="Consolas" w:cs="宋体"/>
          <w:color w:val="34302D"/>
          <w:kern w:val="0"/>
          <w:sz w:val="23"/>
          <w:szCs w:val="23"/>
          <w:shd w:val="clear" w:color="auto" w:fill="F7F7F8"/>
        </w:rPr>
        <w:t>PooledDataBuffer</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6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Skip or take from a stream of bytes until a specific byte count.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97" w:name="_Toc15327155"/>
      <w:r w:rsidRPr="00BA0D5D">
        <w:rPr>
          <w:rFonts w:ascii="Arial" w:eastAsia="宋体" w:hAnsi="Arial" w:cs="Arial"/>
          <w:color w:val="34302D"/>
          <w:kern w:val="0"/>
          <w:sz w:val="41"/>
          <w:szCs w:val="41"/>
        </w:rPr>
        <w:t>8.5. Codecs</w:t>
      </w:r>
      <w:bookmarkEnd w:id="2397"/>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org.springframework.core.codec</w:t>
      </w:r>
      <w:r w:rsidRPr="00BA0D5D">
        <w:rPr>
          <w:rFonts w:ascii="inherit" w:eastAsia="宋体" w:hAnsi="inherit" w:cs="Arial"/>
          <w:color w:val="34302D"/>
          <w:kern w:val="0"/>
          <w:sz w:val="24"/>
          <w:szCs w:val="24"/>
        </w:rPr>
        <w:t> package provides the following strategy interfaces:</w:t>
      </w:r>
    </w:p>
    <w:p w:rsidR="00BA0D5D" w:rsidRPr="00BA0D5D" w:rsidRDefault="00BA0D5D" w:rsidP="00BA0D5D">
      <w:pPr>
        <w:widowControl/>
        <w:numPr>
          <w:ilvl w:val="0"/>
          <w:numId w:val="6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to encode </w:t>
      </w:r>
      <w:r w:rsidRPr="00BA0D5D">
        <w:rPr>
          <w:rFonts w:ascii="Consolas" w:eastAsia="宋体" w:hAnsi="Consolas" w:cs="宋体"/>
          <w:color w:val="34302D"/>
          <w:kern w:val="0"/>
          <w:sz w:val="23"/>
          <w:szCs w:val="23"/>
          <w:shd w:val="clear" w:color="auto" w:fill="F7F7F8"/>
        </w:rPr>
        <w:t>Publisher&lt;T&gt;</w:t>
      </w:r>
      <w:r w:rsidRPr="00BA0D5D">
        <w:rPr>
          <w:rFonts w:ascii="inherit" w:eastAsia="宋体" w:hAnsi="inherit" w:cs="Arial"/>
          <w:color w:val="34302D"/>
          <w:kern w:val="0"/>
          <w:sz w:val="24"/>
          <w:szCs w:val="24"/>
        </w:rPr>
        <w:t> into a stream of data buffers.</w:t>
      </w:r>
    </w:p>
    <w:p w:rsidR="00BA0D5D" w:rsidRPr="00BA0D5D" w:rsidRDefault="00BA0D5D" w:rsidP="00BA0D5D">
      <w:pPr>
        <w:widowControl/>
        <w:numPr>
          <w:ilvl w:val="0"/>
          <w:numId w:val="6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Decoder</w:t>
      </w:r>
      <w:r w:rsidRPr="00BA0D5D">
        <w:rPr>
          <w:rFonts w:ascii="inherit" w:eastAsia="宋体" w:hAnsi="inherit" w:cs="Arial"/>
          <w:color w:val="34302D"/>
          <w:kern w:val="0"/>
          <w:sz w:val="24"/>
          <w:szCs w:val="24"/>
        </w:rPr>
        <w:t> to decode </w:t>
      </w:r>
      <w:r w:rsidRPr="00BA0D5D">
        <w:rPr>
          <w:rFonts w:ascii="Consolas" w:eastAsia="宋体" w:hAnsi="Consolas" w:cs="宋体"/>
          <w:color w:val="34302D"/>
          <w:kern w:val="0"/>
          <w:sz w:val="23"/>
          <w:szCs w:val="23"/>
          <w:shd w:val="clear" w:color="auto" w:fill="F7F7F8"/>
        </w:rPr>
        <w:t>Publisher&lt;DataBuffer&gt;</w:t>
      </w:r>
      <w:r w:rsidRPr="00BA0D5D">
        <w:rPr>
          <w:rFonts w:ascii="inherit" w:eastAsia="宋体" w:hAnsi="inherit" w:cs="Arial"/>
          <w:color w:val="34302D"/>
          <w:kern w:val="0"/>
          <w:sz w:val="24"/>
          <w:szCs w:val="24"/>
        </w:rPr>
        <w:t> into a stream of higher level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spring-core</w:t>
      </w:r>
      <w:r w:rsidRPr="00BA0D5D">
        <w:rPr>
          <w:rFonts w:ascii="inherit" w:eastAsia="宋体" w:hAnsi="inherit" w:cs="Arial"/>
          <w:color w:val="34302D"/>
          <w:kern w:val="0"/>
          <w:sz w:val="24"/>
          <w:szCs w:val="24"/>
        </w:rPr>
        <w:t> module provides </w:t>
      </w:r>
      <w:r w:rsidRPr="00BA0D5D">
        <w:rPr>
          <w:rFonts w:ascii="Consolas" w:eastAsia="宋体" w:hAnsi="Consolas" w:cs="宋体"/>
          <w:color w:val="34302D"/>
          <w:kern w:val="0"/>
          <w:sz w:val="23"/>
          <w:szCs w:val="23"/>
          <w:shd w:val="clear" w:color="auto" w:fill="F7F7F8"/>
        </w:rPr>
        <w:t>byte[]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ByteBuffer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encoder and decoder implementations. The </w:t>
      </w:r>
      <w:r w:rsidRPr="00BA0D5D">
        <w:rPr>
          <w:rFonts w:ascii="Consolas" w:eastAsia="宋体" w:hAnsi="Consolas" w:cs="宋体"/>
          <w:color w:val="34302D"/>
          <w:kern w:val="0"/>
          <w:sz w:val="23"/>
          <w:szCs w:val="23"/>
          <w:shd w:val="clear" w:color="auto" w:fill="F7F7F8"/>
        </w:rPr>
        <w:t>spring-web</w:t>
      </w:r>
      <w:r w:rsidRPr="00BA0D5D">
        <w:rPr>
          <w:rFonts w:ascii="inherit" w:eastAsia="宋体" w:hAnsi="inherit" w:cs="Arial"/>
          <w:color w:val="34302D"/>
          <w:kern w:val="0"/>
          <w:sz w:val="24"/>
          <w:szCs w:val="24"/>
        </w:rPr>
        <w:t> module adds Jackson JSON, Jackson Smile, JAXB2, Protocol Buffers and other encoders and decoders. See </w:t>
      </w:r>
      <w:hyperlink r:id="rId626" w:anchor="webflux-codecs" w:history="1">
        <w:r w:rsidRPr="00BA0D5D">
          <w:rPr>
            <w:rFonts w:ascii="inherit" w:eastAsia="宋体" w:hAnsi="inherit" w:cs="Arial"/>
            <w:color w:val="548E2E"/>
            <w:kern w:val="0"/>
            <w:sz w:val="24"/>
            <w:szCs w:val="24"/>
            <w:u w:val="single"/>
          </w:rPr>
          <w:t>Codecs</w:t>
        </w:r>
      </w:hyperlink>
      <w:r w:rsidRPr="00BA0D5D">
        <w:rPr>
          <w:rFonts w:ascii="inherit" w:eastAsia="宋体" w:hAnsi="inherit" w:cs="Arial"/>
          <w:color w:val="34302D"/>
          <w:kern w:val="0"/>
          <w:sz w:val="24"/>
          <w:szCs w:val="24"/>
        </w:rPr>
        <w:t> in the WebFlux section.</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398" w:name="_Toc15327156"/>
      <w:r w:rsidRPr="00BA0D5D">
        <w:rPr>
          <w:rFonts w:ascii="Arial" w:eastAsia="宋体" w:hAnsi="Arial" w:cs="Arial"/>
          <w:color w:val="34302D"/>
          <w:kern w:val="0"/>
          <w:sz w:val="41"/>
          <w:szCs w:val="41"/>
        </w:rPr>
        <w:t>8.6. Using </w:t>
      </w:r>
      <w:r w:rsidRPr="00BA0D5D">
        <w:rPr>
          <w:rFonts w:ascii="Consolas" w:eastAsia="宋体" w:hAnsi="Consolas" w:cs="宋体"/>
          <w:color w:val="34302D"/>
          <w:kern w:val="0"/>
          <w:sz w:val="39"/>
          <w:szCs w:val="39"/>
          <w:shd w:val="clear" w:color="auto" w:fill="F7F7F8"/>
        </w:rPr>
        <w:t>DataBuffer</w:t>
      </w:r>
      <w:bookmarkEnd w:id="2398"/>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working with data buffers, special care must be taken to ensure buffers are released since they may be </w:t>
      </w:r>
      <w:hyperlink r:id="rId627" w:anchor="databuffers-buffer-pooled" w:history="1">
        <w:r w:rsidRPr="00BA0D5D">
          <w:rPr>
            <w:rFonts w:ascii="inherit" w:eastAsia="宋体" w:hAnsi="inherit" w:cs="Arial"/>
            <w:color w:val="548E2E"/>
            <w:kern w:val="0"/>
            <w:sz w:val="24"/>
            <w:szCs w:val="24"/>
            <w:u w:val="single"/>
          </w:rPr>
          <w:t>pooled</w:t>
        </w:r>
      </w:hyperlink>
      <w:r w:rsidRPr="00BA0D5D">
        <w:rPr>
          <w:rFonts w:ascii="inherit" w:eastAsia="宋体" w:hAnsi="inherit" w:cs="Arial"/>
          <w:color w:val="34302D"/>
          <w:kern w:val="0"/>
          <w:sz w:val="24"/>
          <w:szCs w:val="24"/>
        </w:rPr>
        <w:t>. We’ll use codecs to illustrate how that works but the concepts apply more generally. Let’s see what codecs must do internally to manage data buffers.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 </w:t>
      </w:r>
      <w:r w:rsidRPr="00BA0D5D">
        <w:rPr>
          <w:rFonts w:ascii="Consolas" w:eastAsia="宋体" w:hAnsi="Consolas" w:cs="宋体"/>
          <w:color w:val="34302D"/>
          <w:kern w:val="0"/>
          <w:sz w:val="23"/>
          <w:szCs w:val="23"/>
          <w:shd w:val="clear" w:color="auto" w:fill="F7F7F8"/>
        </w:rPr>
        <w:t>Decoder</w:t>
      </w:r>
      <w:r w:rsidRPr="00BA0D5D">
        <w:rPr>
          <w:rFonts w:ascii="inherit" w:eastAsia="宋体" w:hAnsi="inherit" w:cs="Arial"/>
          <w:color w:val="34302D"/>
          <w:kern w:val="0"/>
          <w:sz w:val="24"/>
          <w:szCs w:val="24"/>
        </w:rPr>
        <w:t> is the last to read input data buffers, before creating higher level objects, and therefore it must release them as follows:</w:t>
      </w:r>
    </w:p>
    <w:p w:rsidR="00BA0D5D" w:rsidRPr="00BA0D5D" w:rsidRDefault="00BA0D5D" w:rsidP="00BA0D5D">
      <w:pPr>
        <w:widowControl/>
        <w:numPr>
          <w:ilvl w:val="0"/>
          <w:numId w:val="63"/>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a </w:t>
      </w:r>
      <w:r w:rsidRPr="00BA0D5D">
        <w:rPr>
          <w:rFonts w:ascii="Consolas" w:eastAsia="宋体" w:hAnsi="Consolas" w:cs="宋体"/>
          <w:color w:val="34302D"/>
          <w:kern w:val="0"/>
          <w:sz w:val="23"/>
          <w:szCs w:val="23"/>
          <w:shd w:val="clear" w:color="auto" w:fill="F7F7F8"/>
        </w:rPr>
        <w:t>Decoder</w:t>
      </w:r>
      <w:r w:rsidRPr="00BA0D5D">
        <w:rPr>
          <w:rFonts w:ascii="inherit" w:eastAsia="宋体" w:hAnsi="inherit" w:cs="Arial"/>
          <w:color w:val="34302D"/>
          <w:kern w:val="0"/>
          <w:sz w:val="24"/>
          <w:szCs w:val="24"/>
        </w:rPr>
        <w:t> simply reads each input buffer and is ready to release it immediately, it can do so via </w:t>
      </w:r>
      <w:r w:rsidRPr="00BA0D5D">
        <w:rPr>
          <w:rFonts w:ascii="Consolas" w:eastAsia="宋体" w:hAnsi="Consolas" w:cs="宋体"/>
          <w:color w:val="34302D"/>
          <w:kern w:val="0"/>
          <w:sz w:val="23"/>
          <w:szCs w:val="23"/>
          <w:shd w:val="clear" w:color="auto" w:fill="F7F7F8"/>
        </w:rPr>
        <w:t>DataBufferUtils.release(dataBuffer)</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63"/>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a </w:t>
      </w:r>
      <w:r w:rsidRPr="00BA0D5D">
        <w:rPr>
          <w:rFonts w:ascii="Consolas" w:eastAsia="宋体" w:hAnsi="Consolas" w:cs="宋体"/>
          <w:color w:val="34302D"/>
          <w:kern w:val="0"/>
          <w:sz w:val="23"/>
          <w:szCs w:val="23"/>
          <w:shd w:val="clear" w:color="auto" w:fill="F7F7F8"/>
        </w:rPr>
        <w:t>Decoder</w:t>
      </w:r>
      <w:r w:rsidRPr="00BA0D5D">
        <w:rPr>
          <w:rFonts w:ascii="inherit" w:eastAsia="宋体" w:hAnsi="inherit" w:cs="Arial"/>
          <w:color w:val="34302D"/>
          <w:kern w:val="0"/>
          <w:sz w:val="24"/>
          <w:szCs w:val="24"/>
        </w:rPr>
        <w:t> is using </w:t>
      </w:r>
      <w:r w:rsidRPr="00BA0D5D">
        <w:rPr>
          <w:rFonts w:ascii="Consolas" w:eastAsia="宋体" w:hAnsi="Consolas" w:cs="宋体"/>
          <w:color w:val="34302D"/>
          <w:kern w:val="0"/>
          <w:sz w:val="23"/>
          <w:szCs w:val="23"/>
          <w:shd w:val="clear" w:color="auto" w:fill="F7F7F8"/>
        </w:rPr>
        <w:t>Flux</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Mono</w:t>
      </w:r>
      <w:r w:rsidRPr="00BA0D5D">
        <w:rPr>
          <w:rFonts w:ascii="inherit" w:eastAsia="宋体" w:hAnsi="inherit" w:cs="Arial"/>
          <w:color w:val="34302D"/>
          <w:kern w:val="0"/>
          <w:sz w:val="24"/>
          <w:szCs w:val="24"/>
        </w:rPr>
        <w:t> operators such as </w:t>
      </w:r>
      <w:r w:rsidRPr="00BA0D5D">
        <w:rPr>
          <w:rFonts w:ascii="Consolas" w:eastAsia="宋体" w:hAnsi="Consolas" w:cs="宋体"/>
          <w:color w:val="34302D"/>
          <w:kern w:val="0"/>
          <w:sz w:val="23"/>
          <w:szCs w:val="23"/>
          <w:shd w:val="clear" w:color="auto" w:fill="F7F7F8"/>
        </w:rPr>
        <w:t>flatMap</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reduce</w:t>
      </w:r>
      <w:r w:rsidRPr="00BA0D5D">
        <w:rPr>
          <w:rFonts w:ascii="inherit" w:eastAsia="宋体" w:hAnsi="inherit" w:cs="Arial"/>
          <w:color w:val="34302D"/>
          <w:kern w:val="0"/>
          <w:sz w:val="24"/>
          <w:szCs w:val="24"/>
        </w:rPr>
        <w:t>, and others that prefetch and cache data items internally, or is using operators such as </w:t>
      </w:r>
      <w:r w:rsidRPr="00BA0D5D">
        <w:rPr>
          <w:rFonts w:ascii="Consolas" w:eastAsia="宋体" w:hAnsi="Consolas" w:cs="宋体"/>
          <w:color w:val="34302D"/>
          <w:kern w:val="0"/>
          <w:sz w:val="23"/>
          <w:szCs w:val="23"/>
          <w:shd w:val="clear" w:color="auto" w:fill="F7F7F8"/>
        </w:rPr>
        <w:t>filter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skip</w:t>
      </w:r>
      <w:r w:rsidRPr="00BA0D5D">
        <w:rPr>
          <w:rFonts w:ascii="inherit" w:eastAsia="宋体" w:hAnsi="inherit" w:cs="Arial"/>
          <w:color w:val="34302D"/>
          <w:kern w:val="0"/>
          <w:sz w:val="24"/>
          <w:szCs w:val="24"/>
        </w:rPr>
        <w:t>, and others that leave out items, then</w:t>
      </w:r>
      <w:r w:rsidRPr="00BA0D5D">
        <w:rPr>
          <w:rFonts w:ascii="Consolas" w:eastAsia="宋体" w:hAnsi="Consolas" w:cs="宋体"/>
          <w:color w:val="34302D"/>
          <w:kern w:val="0"/>
          <w:sz w:val="23"/>
          <w:szCs w:val="23"/>
          <w:shd w:val="clear" w:color="auto" w:fill="F7F7F8"/>
        </w:rPr>
        <w:t>doOnDiscard(PooledDataBuffer.class, DataBufferUtils::release)</w:t>
      </w:r>
      <w:r w:rsidRPr="00BA0D5D">
        <w:rPr>
          <w:rFonts w:ascii="inherit" w:eastAsia="宋体" w:hAnsi="inherit" w:cs="Arial"/>
          <w:color w:val="34302D"/>
          <w:kern w:val="0"/>
          <w:sz w:val="24"/>
          <w:szCs w:val="24"/>
        </w:rPr>
        <w:t> must be added to the composition chain to ensure such buffers are released prior to being discarded, possibly also as a result an error or cancellation signal.</w:t>
      </w:r>
    </w:p>
    <w:p w:rsidR="00BA0D5D" w:rsidRPr="00BA0D5D" w:rsidRDefault="00BA0D5D" w:rsidP="00BA0D5D">
      <w:pPr>
        <w:widowControl/>
        <w:numPr>
          <w:ilvl w:val="0"/>
          <w:numId w:val="63"/>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a </w:t>
      </w:r>
      <w:r w:rsidRPr="00BA0D5D">
        <w:rPr>
          <w:rFonts w:ascii="Consolas" w:eastAsia="宋体" w:hAnsi="Consolas" w:cs="宋体"/>
          <w:color w:val="34302D"/>
          <w:kern w:val="0"/>
          <w:sz w:val="23"/>
          <w:szCs w:val="23"/>
          <w:shd w:val="clear" w:color="auto" w:fill="F7F7F8"/>
        </w:rPr>
        <w:t>Decoder</w:t>
      </w:r>
      <w:r w:rsidRPr="00BA0D5D">
        <w:rPr>
          <w:rFonts w:ascii="inherit" w:eastAsia="宋体" w:hAnsi="inherit" w:cs="Arial"/>
          <w:color w:val="34302D"/>
          <w:kern w:val="0"/>
          <w:sz w:val="24"/>
          <w:szCs w:val="24"/>
        </w:rPr>
        <w:t> holds on to one or more data buffers in any other way, it must ensure they are released when fully read, or in case an error or cancellation signals that take place before the cached data buffers have been read and released.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t>
      </w:r>
      <w:r w:rsidRPr="00BA0D5D">
        <w:rPr>
          <w:rFonts w:ascii="Consolas" w:eastAsia="宋体" w:hAnsi="Consolas" w:cs="宋体"/>
          <w:color w:val="34302D"/>
          <w:kern w:val="0"/>
          <w:sz w:val="23"/>
          <w:szCs w:val="23"/>
          <w:shd w:val="clear" w:color="auto" w:fill="F7F7F8"/>
        </w:rPr>
        <w:t>DataBufferUtils#join</w:t>
      </w:r>
      <w:r w:rsidRPr="00BA0D5D">
        <w:rPr>
          <w:rFonts w:ascii="inherit" w:eastAsia="宋体" w:hAnsi="inherit" w:cs="Arial"/>
          <w:color w:val="34302D"/>
          <w:kern w:val="0"/>
          <w:sz w:val="24"/>
          <w:szCs w:val="24"/>
        </w:rPr>
        <w:t> offers a safe and efficient way to aggregate a data buffer stream into a single data buffer. Likewise </w:t>
      </w:r>
      <w:r w:rsidRPr="00BA0D5D">
        <w:rPr>
          <w:rFonts w:ascii="Consolas" w:eastAsia="宋体" w:hAnsi="Consolas" w:cs="宋体"/>
          <w:color w:val="34302D"/>
          <w:kern w:val="0"/>
          <w:sz w:val="23"/>
          <w:szCs w:val="23"/>
          <w:shd w:val="clear" w:color="auto" w:fill="F7F7F8"/>
        </w:rPr>
        <w:t>skipUntilByteCount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takeUntilByteCount</w:t>
      </w:r>
      <w:r w:rsidRPr="00BA0D5D">
        <w:rPr>
          <w:rFonts w:ascii="inherit" w:eastAsia="宋体" w:hAnsi="inherit" w:cs="Arial"/>
          <w:color w:val="34302D"/>
          <w:kern w:val="0"/>
          <w:sz w:val="24"/>
          <w:szCs w:val="24"/>
        </w:rPr>
        <w:t> are additional safe methods for decoders to use.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w:t>
      </w: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allocates data buffers that others must read (and release). So an </w:t>
      </w: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doesn’t have much to do. However an </w:t>
      </w: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must take care to release a data buffer if a serialization error occurs while populating the buffer with data. For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DataBuffer buffer = factory.allocateBuffer();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release =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serialize and populate buffer..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release = </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finally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(release)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DataBufferUtils.release(buffer);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buffer;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consumer of an </w:t>
      </w: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is responsible for releasing the data buffers it receives. In a WebFlux application, the output of the </w:t>
      </w: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is used to write to the HTTP server response, or to the client HTTP request, in which case releasing the data buffers is the responsibility of the code writing to the server response, or to the client request.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when running on Netty, there are debugging options for </w:t>
      </w:r>
      <w:hyperlink r:id="rId628" w:anchor="troubleshooting-buffer-leaks" w:history="1">
        <w:r w:rsidRPr="00BA0D5D">
          <w:rPr>
            <w:rFonts w:ascii="inherit" w:eastAsia="宋体" w:hAnsi="inherit" w:cs="Arial"/>
            <w:color w:val="548E2E"/>
            <w:kern w:val="0"/>
            <w:sz w:val="24"/>
            <w:szCs w:val="24"/>
            <w:u w:val="single"/>
          </w:rPr>
          <w:t>troubleshooting buffer leaks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399" w:name="_Toc15327157"/>
      <w:r w:rsidRPr="00BA0D5D">
        <w:rPr>
          <w:rFonts w:ascii="Arial" w:eastAsia="宋体" w:hAnsi="Arial" w:cs="Arial"/>
          <w:color w:val="34302D"/>
          <w:kern w:val="0"/>
          <w:sz w:val="55"/>
          <w:szCs w:val="55"/>
        </w:rPr>
        <w:t>9. Appendix</w:t>
      </w:r>
      <w:bookmarkEnd w:id="2399"/>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00" w:name="_Toc15327158"/>
      <w:r w:rsidRPr="00BA0D5D">
        <w:rPr>
          <w:rFonts w:ascii="Arial" w:eastAsia="宋体" w:hAnsi="Arial" w:cs="Arial"/>
          <w:color w:val="34302D"/>
          <w:kern w:val="0"/>
          <w:sz w:val="41"/>
          <w:szCs w:val="41"/>
        </w:rPr>
        <w:t>9.1. XML Schemas</w:t>
      </w:r>
      <w:bookmarkEnd w:id="240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This part of the appendix lists XML schemas related to the core container.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9.1.1. The </w:t>
      </w:r>
      <w:r w:rsidRPr="00BA0D5D">
        <w:rPr>
          <w:rFonts w:ascii="Consolas" w:eastAsia="宋体" w:hAnsi="Consolas" w:cs="宋体"/>
          <w:color w:val="34302D"/>
          <w:kern w:val="0"/>
          <w:sz w:val="33"/>
          <w:szCs w:val="33"/>
          <w:shd w:val="clear" w:color="auto" w:fill="F7F7F8"/>
        </w:rPr>
        <w:t>util</w:t>
      </w:r>
      <w:r w:rsidRPr="00BA0D5D">
        <w:rPr>
          <w:rFonts w:ascii="Arial" w:eastAsia="宋体" w:hAnsi="Arial" w:cs="Arial"/>
          <w:color w:val="34302D"/>
          <w:kern w:val="0"/>
          <w:sz w:val="35"/>
          <w:szCs w:val="35"/>
        </w:rPr>
        <w:t>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the name implies, the </w:t>
      </w:r>
      <w:r w:rsidRPr="00BA0D5D">
        <w:rPr>
          <w:rFonts w:ascii="Consolas" w:eastAsia="宋体" w:hAnsi="Consolas" w:cs="宋体"/>
          <w:color w:val="34302D"/>
          <w:kern w:val="0"/>
          <w:sz w:val="23"/>
          <w:szCs w:val="23"/>
          <w:shd w:val="clear" w:color="auto" w:fill="F7F7F8"/>
        </w:rPr>
        <w:t>util</w:t>
      </w:r>
      <w:r w:rsidRPr="00BA0D5D">
        <w:rPr>
          <w:rFonts w:ascii="inherit" w:eastAsia="宋体" w:hAnsi="inherit" w:cs="Arial"/>
          <w:color w:val="34302D"/>
          <w:kern w:val="0"/>
          <w:sz w:val="24"/>
          <w:szCs w:val="24"/>
        </w:rPr>
        <w:t> tags deal with common, utility configuration issues, such as configuring collections, referencing constants, and so forth. To use the tags in the </w:t>
      </w:r>
      <w:r w:rsidRPr="00BA0D5D">
        <w:rPr>
          <w:rFonts w:ascii="Consolas" w:eastAsia="宋体" w:hAnsi="Consolas" w:cs="宋体"/>
          <w:color w:val="34302D"/>
          <w:kern w:val="0"/>
          <w:sz w:val="23"/>
          <w:szCs w:val="23"/>
          <w:shd w:val="clear" w:color="auto" w:fill="F7F7F8"/>
        </w:rPr>
        <w:t>util</w:t>
      </w:r>
      <w:r w:rsidRPr="00BA0D5D">
        <w:rPr>
          <w:rFonts w:ascii="inherit" w:eastAsia="宋体" w:hAnsi="inherit" w:cs="Arial"/>
          <w:color w:val="34302D"/>
          <w:kern w:val="0"/>
          <w:sz w:val="24"/>
          <w:szCs w:val="24"/>
        </w:rPr>
        <w:t> schema, you need to have the following preamble at the top of your Spring XML configuration file (the text in the snippet references the correct schema so that the tags in the </w:t>
      </w:r>
      <w:r w:rsidRPr="00BA0D5D">
        <w:rPr>
          <w:rFonts w:ascii="Consolas" w:eastAsia="宋体" w:hAnsi="Consolas" w:cs="宋体"/>
          <w:color w:val="34302D"/>
          <w:kern w:val="0"/>
          <w:sz w:val="23"/>
          <w:szCs w:val="23"/>
          <w:shd w:val="clear" w:color="auto" w:fill="F7F7F8"/>
        </w:rPr>
        <w:t>util</w:t>
      </w:r>
      <w:r w:rsidRPr="00BA0D5D">
        <w:rPr>
          <w:rFonts w:ascii="inherit" w:eastAsia="宋体" w:hAnsi="inherit" w:cs="Arial"/>
          <w:color w:val="34302D"/>
          <w:kern w:val="0"/>
          <w:sz w:val="24"/>
          <w:szCs w:val="24"/>
        </w:rPr>
        <w:t> namespace are available to you):</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000080"/>
          <w:kern w:val="0"/>
          <w:sz w:val="24"/>
          <w:szCs w:val="24"/>
        </w:rPr>
        <w:t>xmlns:util</w:t>
      </w:r>
      <w:r w:rsidRPr="00BA0D5D">
        <w:rPr>
          <w:rFonts w:ascii="Consolas" w:eastAsia="宋体" w:hAnsi="Consolas" w:cs="宋体"/>
          <w:i/>
          <w:iCs/>
          <w:color w:val="34302D"/>
          <w:kern w:val="0"/>
          <w:sz w:val="24"/>
          <w:szCs w:val="24"/>
        </w:rPr>
        <w:t>=</w:t>
      </w:r>
      <w:r w:rsidRPr="00BA0D5D">
        <w:rPr>
          <w:rFonts w:ascii="Consolas" w:eastAsia="宋体" w:hAnsi="Consolas" w:cs="宋体"/>
          <w:i/>
          <w:iCs/>
          <w:color w:val="DD1144"/>
          <w:kern w:val="0"/>
          <w:sz w:val="24"/>
          <w:szCs w:val="24"/>
        </w:rPr>
        <w:t>"http://www.springframework.org/schema/util"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i/>
          <w:iCs/>
          <w:color w:val="DD1144"/>
          <w:kern w:val="0"/>
          <w:sz w:val="24"/>
          <w:szCs w:val="24"/>
        </w:rPr>
        <w:t>http://www.springframework.org/schema/util https://www.springframework.org/schema/util/spring-util.xsd"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bean definitions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&lt;util:constant/&gt;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bean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"isolation"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"java.sql.Connection.TRANSACTION_SERIALIZABLE"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"org.springframework.beans.factory.config.FieldRetrievingFactoryBean"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FieldRetrievingFactoryBean</w:t>
      </w:r>
      <w:r w:rsidRPr="00BA0D5D">
        <w:rPr>
          <w:rFonts w:ascii="inherit" w:eastAsia="宋体" w:hAnsi="inherit" w:cs="Arial"/>
          <w:color w:val="34302D"/>
          <w:kern w:val="0"/>
          <w:sz w:val="24"/>
          <w:szCs w:val="24"/>
        </w:rPr>
        <w:t>) to set the value of the </w:t>
      </w:r>
      <w:r w:rsidRPr="00BA0D5D">
        <w:rPr>
          <w:rFonts w:ascii="Consolas" w:eastAsia="宋体" w:hAnsi="Consolas" w:cs="宋体"/>
          <w:color w:val="34302D"/>
          <w:kern w:val="0"/>
          <w:sz w:val="23"/>
          <w:szCs w:val="23"/>
          <w:shd w:val="clear" w:color="auto" w:fill="F7F7F8"/>
        </w:rPr>
        <w:t>isolation</w:t>
      </w:r>
      <w:r w:rsidRPr="00BA0D5D">
        <w:rPr>
          <w:rFonts w:ascii="inherit" w:eastAsia="宋体" w:hAnsi="inherit" w:cs="Arial"/>
          <w:color w:val="34302D"/>
          <w:kern w:val="0"/>
          <w:sz w:val="24"/>
          <w:szCs w:val="24"/>
        </w:rPr>
        <w:t> property on a bean to the value of the </w:t>
      </w:r>
      <w:r w:rsidRPr="00BA0D5D">
        <w:rPr>
          <w:rFonts w:ascii="Consolas" w:eastAsia="宋体" w:hAnsi="Consolas" w:cs="宋体"/>
          <w:color w:val="34302D"/>
          <w:kern w:val="0"/>
          <w:sz w:val="23"/>
          <w:szCs w:val="23"/>
          <w:shd w:val="clear" w:color="auto" w:fill="F7F7F8"/>
        </w:rPr>
        <w:t>java.sql.Connection.TRANSACTION_SERIALIZABLE</w:t>
      </w:r>
      <w:r w:rsidRPr="00BA0D5D">
        <w:rPr>
          <w:rFonts w:ascii="inherit" w:eastAsia="宋体" w:hAnsi="inherit" w:cs="Arial"/>
          <w:color w:val="34302D"/>
          <w:kern w:val="0"/>
          <w:sz w:val="24"/>
          <w:szCs w:val="24"/>
        </w:rPr>
        <w:t> constant. This is all well and good, but it is verbose and (unnecessarily) exposes Spring’s internal plumbing to the end user.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XML Schema-based version is more concise, clearly expresses the developer’s intent (“inject this constant value”), and it reads better: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"isolation"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&lt;util:constant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static-field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"java.sql.Connection.TRANSACTION_SERIALIZABLE"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Setting a Bean Property or Constructor Argument from a Field Value</w:t>
      </w:r>
    </w:p>
    <w:p w:rsidR="00BA0D5D" w:rsidRPr="00BA0D5D" w:rsidRDefault="003D7FE9" w:rsidP="00BA0D5D">
      <w:pPr>
        <w:widowControl/>
        <w:shd w:val="clear" w:color="auto" w:fill="FFFFFF"/>
        <w:spacing w:after="300"/>
        <w:jc w:val="left"/>
        <w:rPr>
          <w:rFonts w:ascii="inherit" w:eastAsia="宋体" w:hAnsi="inherit" w:cs="Arial" w:hint="eastAsia"/>
          <w:color w:val="34302D"/>
          <w:kern w:val="0"/>
          <w:sz w:val="24"/>
          <w:szCs w:val="24"/>
        </w:rPr>
      </w:pPr>
      <w:hyperlink r:id="rId629" w:history="1">
        <w:r w:rsidR="00BA0D5D" w:rsidRPr="00BA0D5D">
          <w:rPr>
            <w:rFonts w:ascii="Consolas" w:eastAsia="宋体" w:hAnsi="Consolas" w:cs="宋体"/>
            <w:color w:val="548E2E"/>
            <w:kern w:val="0"/>
            <w:sz w:val="23"/>
            <w:szCs w:val="23"/>
            <w:u w:val="single"/>
            <w:shd w:val="clear" w:color="auto" w:fill="F7F7F8"/>
          </w:rPr>
          <w:t>FieldRetrievingFactoryBean</w:t>
        </w:r>
      </w:hyperlink>
      <w:r w:rsidR="00BA0D5D" w:rsidRPr="00BA0D5D">
        <w:rPr>
          <w:rFonts w:ascii="inherit" w:eastAsia="宋体" w:hAnsi="inherit" w:cs="Arial"/>
          <w:color w:val="34302D"/>
          <w:kern w:val="0"/>
          <w:sz w:val="24"/>
          <w:szCs w:val="24"/>
        </w:rPr>
        <w:t> is a </w:t>
      </w:r>
      <w:r w:rsidR="00BA0D5D" w:rsidRPr="00BA0D5D">
        <w:rPr>
          <w:rFonts w:ascii="Consolas" w:eastAsia="宋体" w:hAnsi="Consolas" w:cs="宋体"/>
          <w:color w:val="34302D"/>
          <w:kern w:val="0"/>
          <w:sz w:val="23"/>
          <w:szCs w:val="23"/>
          <w:shd w:val="clear" w:color="auto" w:fill="F7F7F8"/>
        </w:rPr>
        <w:t>FactoryBean</w:t>
      </w:r>
      <w:r w:rsidR="00BA0D5D" w:rsidRPr="00BA0D5D">
        <w:rPr>
          <w:rFonts w:ascii="inherit" w:eastAsia="宋体" w:hAnsi="inherit" w:cs="Arial"/>
          <w:color w:val="34302D"/>
          <w:kern w:val="0"/>
          <w:sz w:val="24"/>
          <w:szCs w:val="24"/>
        </w:rPr>
        <w:t> that retrieves a </w:t>
      </w:r>
      <w:r w:rsidR="00BA0D5D" w:rsidRPr="00BA0D5D">
        <w:rPr>
          <w:rFonts w:ascii="Consolas" w:eastAsia="宋体" w:hAnsi="Consolas" w:cs="宋体"/>
          <w:color w:val="34302D"/>
          <w:kern w:val="0"/>
          <w:sz w:val="23"/>
          <w:szCs w:val="23"/>
          <w:shd w:val="clear" w:color="auto" w:fill="F7F7F8"/>
        </w:rPr>
        <w:t>static</w:t>
      </w:r>
      <w:r w:rsidR="00BA0D5D" w:rsidRPr="00BA0D5D">
        <w:rPr>
          <w:rFonts w:ascii="inherit" w:eastAsia="宋体" w:hAnsi="inherit" w:cs="Arial"/>
          <w:color w:val="34302D"/>
          <w:kern w:val="0"/>
          <w:sz w:val="24"/>
          <w:szCs w:val="24"/>
        </w:rPr>
        <w:t> or non-static field value. It is typically used for retrieving </w:t>
      </w:r>
      <w:r w:rsidR="00BA0D5D" w:rsidRPr="00BA0D5D">
        <w:rPr>
          <w:rFonts w:ascii="Consolas" w:eastAsia="宋体" w:hAnsi="Consolas" w:cs="宋体"/>
          <w:color w:val="34302D"/>
          <w:kern w:val="0"/>
          <w:sz w:val="23"/>
          <w:szCs w:val="23"/>
          <w:shd w:val="clear" w:color="auto" w:fill="F7F7F8"/>
        </w:rPr>
        <w:t>public</w:t>
      </w:r>
      <w:r w:rsidR="00BA0D5D" w:rsidRPr="00BA0D5D">
        <w:rPr>
          <w:rFonts w:ascii="inherit" w:eastAsia="宋体" w:hAnsi="inherit" w:cs="Arial"/>
          <w:color w:val="34302D"/>
          <w:kern w:val="0"/>
          <w:sz w:val="24"/>
          <w:szCs w:val="24"/>
        </w:rPr>
        <w:t> </w:t>
      </w:r>
      <w:r w:rsidR="00BA0D5D" w:rsidRPr="00BA0D5D">
        <w:rPr>
          <w:rFonts w:ascii="Consolas" w:eastAsia="宋体" w:hAnsi="Consolas" w:cs="宋体"/>
          <w:color w:val="34302D"/>
          <w:kern w:val="0"/>
          <w:sz w:val="23"/>
          <w:szCs w:val="23"/>
          <w:shd w:val="clear" w:color="auto" w:fill="F7F7F8"/>
        </w:rPr>
        <w:t>static</w:t>
      </w:r>
      <w:r w:rsidR="00BA0D5D" w:rsidRPr="00BA0D5D">
        <w:rPr>
          <w:rFonts w:ascii="inherit" w:eastAsia="宋体" w:hAnsi="inherit" w:cs="Arial"/>
          <w:color w:val="34302D"/>
          <w:kern w:val="0"/>
          <w:sz w:val="24"/>
          <w:szCs w:val="24"/>
        </w:rPr>
        <w:t> </w:t>
      </w:r>
      <w:r w:rsidR="00BA0D5D" w:rsidRPr="00BA0D5D">
        <w:rPr>
          <w:rFonts w:ascii="Consolas" w:eastAsia="宋体" w:hAnsi="Consolas" w:cs="宋体"/>
          <w:color w:val="34302D"/>
          <w:kern w:val="0"/>
          <w:sz w:val="23"/>
          <w:szCs w:val="23"/>
          <w:shd w:val="clear" w:color="auto" w:fill="F7F7F8"/>
        </w:rPr>
        <w:t>final</w:t>
      </w:r>
      <w:r w:rsidR="00BA0D5D" w:rsidRPr="00BA0D5D">
        <w:rPr>
          <w:rFonts w:ascii="inherit" w:eastAsia="宋体" w:hAnsi="inherit" w:cs="Arial"/>
          <w:color w:val="34302D"/>
          <w:kern w:val="0"/>
          <w:sz w:val="24"/>
          <w:szCs w:val="24"/>
        </w:rPr>
        <w:t> constants, which may then be used to set a property value or constructor argument for another bean.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field is exposed, by using the </w:t>
      </w:r>
      <w:hyperlink r:id="rId630" w:anchor="setStaticField(java.lang.String)" w:history="1">
        <w:r w:rsidRPr="00BA0D5D">
          <w:rPr>
            <w:rFonts w:ascii="Consolas" w:eastAsia="宋体" w:hAnsi="Consolas" w:cs="宋体"/>
            <w:color w:val="548E2E"/>
            <w:kern w:val="0"/>
            <w:sz w:val="23"/>
            <w:szCs w:val="23"/>
            <w:u w:val="single"/>
            <w:shd w:val="clear" w:color="auto" w:fill="F7F7F8"/>
          </w:rPr>
          <w:t>staticField</w:t>
        </w:r>
      </w:hyperlink>
      <w:r w:rsidRPr="00BA0D5D">
        <w:rPr>
          <w:rFonts w:ascii="inherit" w:eastAsia="宋体" w:hAnsi="inherit" w:cs="Arial"/>
          <w:color w:val="34302D"/>
          <w:kern w:val="0"/>
          <w:sz w:val="24"/>
          <w:szCs w:val="24"/>
        </w:rPr>
        <w:t> property: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"myField"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"org.springframework.beans.factory.config.FieldRetrievingFactoryBean"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"staticField"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"java.sql.Connection.TRANSACTION_SERIALIZABLE"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also a convenience usage form where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field is specified as the bean name,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"java.sql.Connection.TRANSACTION_SERIALIZABLE"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"org.springframework.beans.factory.config.FieldRetrievingFactoryBean"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does mean that there is no longer any choice in what the bean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is (so any other bean that refers to it also has to use this longer name), but this form is very concise to define and very convenient to use as an inner bean since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does not have to be specified for the bean reference,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"isolation"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"java.sql.Connection.TRANSACTION_SERIALIZABLE"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"org.springframework.beans.factory.config.FieldRetrievingFactoryBean"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access a non-static (instance) field of another bean, as described in the API documentation for the</w:t>
      </w:r>
      <w:hyperlink r:id="rId631" w:history="1">
        <w:r w:rsidRPr="00BA0D5D">
          <w:rPr>
            <w:rFonts w:ascii="Consolas" w:eastAsia="宋体" w:hAnsi="Consolas" w:cs="宋体"/>
            <w:color w:val="548E2E"/>
            <w:kern w:val="0"/>
            <w:sz w:val="23"/>
            <w:szCs w:val="23"/>
            <w:u w:val="single"/>
            <w:shd w:val="clear" w:color="auto" w:fill="F7F7F8"/>
          </w:rPr>
          <w:t>FieldRetrievingFactoryBean</w:t>
        </w:r>
      </w:hyperlink>
      <w:r w:rsidRPr="00BA0D5D">
        <w:rPr>
          <w:rFonts w:ascii="inherit" w:eastAsia="宋体" w:hAnsi="inherit" w:cs="Arial"/>
          <w:color w:val="34302D"/>
          <w:kern w:val="0"/>
          <w:sz w:val="24"/>
          <w:szCs w:val="24"/>
        </w:rPr>
        <w:t>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 xml:space="preserve">Injecting enumeration values into beans as either property or constructor arguments is easy to do in Spring. You do not actually have to do anything or know anything about the Spring internals (or even about classes </w:t>
      </w:r>
      <w:r w:rsidRPr="00BA0D5D">
        <w:rPr>
          <w:rFonts w:ascii="inherit" w:eastAsia="宋体" w:hAnsi="inherit" w:cs="Arial"/>
          <w:color w:val="34302D"/>
          <w:kern w:val="0"/>
          <w:sz w:val="24"/>
          <w:szCs w:val="24"/>
        </w:rPr>
        <w:lastRenderedPageBreak/>
        <w:t>such as the </w:t>
      </w:r>
      <w:r w:rsidRPr="00BA0D5D">
        <w:rPr>
          <w:rFonts w:ascii="Consolas" w:eastAsia="宋体" w:hAnsi="Consolas" w:cs="宋体"/>
          <w:color w:val="34302D"/>
          <w:kern w:val="0"/>
          <w:sz w:val="23"/>
          <w:szCs w:val="23"/>
          <w:shd w:val="clear" w:color="auto" w:fill="F7F7F8"/>
        </w:rPr>
        <w:t>FieldRetrievingFactoryBean</w:t>
      </w:r>
      <w:r w:rsidRPr="00BA0D5D">
        <w:rPr>
          <w:rFonts w:ascii="inherit" w:eastAsia="宋体" w:hAnsi="inherit" w:cs="Arial"/>
          <w:color w:val="34302D"/>
          <w:kern w:val="0"/>
          <w:sz w:val="24"/>
          <w:szCs w:val="24"/>
        </w:rPr>
        <w:t>). The following example enumeration shows how easy injecting an enum value is: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javax.persistence;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enum</w:t>
      </w:r>
      <w:r w:rsidRPr="00BA0D5D">
        <w:rPr>
          <w:rFonts w:ascii="Consolas" w:eastAsia="宋体" w:hAnsi="Consolas" w:cs="宋体"/>
          <w:color w:val="34302D"/>
          <w:kern w:val="0"/>
          <w:sz w:val="24"/>
          <w:szCs w:val="24"/>
        </w:rPr>
        <w:t xml:space="preserve"> PersistenceContextType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TRANSACTION,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EXTENDED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consider the following setter of type </w:t>
      </w:r>
      <w:r w:rsidRPr="00BA0D5D">
        <w:rPr>
          <w:rFonts w:ascii="Consolas" w:eastAsia="宋体" w:hAnsi="Consolas" w:cs="宋体"/>
          <w:color w:val="34302D"/>
          <w:kern w:val="0"/>
          <w:sz w:val="23"/>
          <w:szCs w:val="23"/>
          <w:shd w:val="clear" w:color="auto" w:fill="F7F7F8"/>
        </w:rPr>
        <w:t>PersistenceContextType</w:t>
      </w:r>
      <w:r w:rsidRPr="00BA0D5D">
        <w:rPr>
          <w:rFonts w:ascii="inherit" w:eastAsia="宋体" w:hAnsi="inherit" w:cs="Arial"/>
          <w:color w:val="34302D"/>
          <w:kern w:val="0"/>
          <w:sz w:val="24"/>
          <w:szCs w:val="24"/>
        </w:rPr>
        <w:t> and the corresponding bean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Client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PersistenceContextType persistenceContextType;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setPersistenceContextType(PersistenceContextType 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.persistenceContextType = 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"example.Client"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"persistenceContextType"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&lt;util:property-path/&gt;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target bean to be referenced by name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"spouse"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results in 10, which is the value of property 'age' of bean 'testBean'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"testBean.age"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"org.springframework.beans.factory.config.PropertyPathFactoryBean"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PropertyPathFactoryBean</w:t>
      </w:r>
      <w:r w:rsidRPr="00BA0D5D">
        <w:rPr>
          <w:rFonts w:ascii="inherit" w:eastAsia="宋体" w:hAnsi="inherit" w:cs="Arial"/>
          <w:color w:val="34302D"/>
          <w:kern w:val="0"/>
          <w:sz w:val="24"/>
          <w:szCs w:val="24"/>
        </w:rPr>
        <w:t>) to create a bean (of type </w:t>
      </w:r>
      <w:r w:rsidRPr="00BA0D5D">
        <w:rPr>
          <w:rFonts w:ascii="Consolas" w:eastAsia="宋体" w:hAnsi="Consolas" w:cs="宋体"/>
          <w:color w:val="34302D"/>
          <w:kern w:val="0"/>
          <w:sz w:val="23"/>
          <w:szCs w:val="23"/>
          <w:shd w:val="clear" w:color="auto" w:fill="F7F7F8"/>
        </w:rPr>
        <w:t>int</w:t>
      </w:r>
      <w:r w:rsidRPr="00BA0D5D">
        <w:rPr>
          <w:rFonts w:ascii="inherit" w:eastAsia="宋体" w:hAnsi="inherit" w:cs="Arial"/>
          <w:color w:val="34302D"/>
          <w:kern w:val="0"/>
          <w:sz w:val="24"/>
          <w:szCs w:val="24"/>
        </w:rPr>
        <w:t>) called </w:t>
      </w:r>
      <w:r w:rsidRPr="00BA0D5D">
        <w:rPr>
          <w:rFonts w:ascii="Consolas" w:eastAsia="宋体" w:hAnsi="Consolas" w:cs="宋体"/>
          <w:color w:val="34302D"/>
          <w:kern w:val="0"/>
          <w:sz w:val="23"/>
          <w:szCs w:val="23"/>
          <w:shd w:val="clear" w:color="auto" w:fill="F7F7F8"/>
        </w:rPr>
        <w:t>testBean.age</w:t>
      </w:r>
      <w:r w:rsidRPr="00BA0D5D">
        <w:rPr>
          <w:rFonts w:ascii="inherit" w:eastAsia="宋体" w:hAnsi="inherit" w:cs="Arial"/>
          <w:color w:val="34302D"/>
          <w:kern w:val="0"/>
          <w:sz w:val="24"/>
          <w:szCs w:val="24"/>
        </w:rPr>
        <w:t> that has a value equal to the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testBean</w:t>
      </w:r>
      <w:r w:rsidRPr="00BA0D5D">
        <w:rPr>
          <w:rFonts w:ascii="inherit" w:eastAsia="宋体" w:hAnsi="inherit" w:cs="Arial"/>
          <w:color w:val="34302D"/>
          <w:kern w:val="0"/>
          <w:sz w:val="24"/>
          <w:szCs w:val="24"/>
        </w:rPr>
        <w:t> bean.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consider the following example, which adds a </w:t>
      </w:r>
      <w:r w:rsidRPr="00BA0D5D">
        <w:rPr>
          <w:rFonts w:ascii="Consolas" w:eastAsia="宋体" w:hAnsi="Consolas" w:cs="宋体"/>
          <w:color w:val="34302D"/>
          <w:kern w:val="0"/>
          <w:sz w:val="23"/>
          <w:szCs w:val="23"/>
          <w:shd w:val="clear" w:color="auto" w:fill="F7F7F8"/>
        </w:rPr>
        <w:t>&lt;util:property-path/&gt;</w:t>
      </w:r>
      <w:r w:rsidRPr="00BA0D5D">
        <w:rPr>
          <w:rFonts w:ascii="inherit" w:eastAsia="宋体" w:hAnsi="inherit" w:cs="Arial"/>
          <w:color w:val="34302D"/>
          <w:kern w:val="0"/>
          <w:sz w:val="24"/>
          <w:szCs w:val="24"/>
        </w:rPr>
        <w:t> element: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target bean to be referenced by name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"spouse"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results in 10, which is the value of property 'age' of bean 'testBean'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&lt;util:property-path</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path</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"testBean.age"</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value of the </w:t>
      </w:r>
      <w:r w:rsidRPr="00BA0D5D">
        <w:rPr>
          <w:rFonts w:ascii="Consolas" w:eastAsia="宋体" w:hAnsi="Consolas" w:cs="宋体"/>
          <w:color w:val="34302D"/>
          <w:kern w:val="0"/>
          <w:sz w:val="23"/>
          <w:szCs w:val="23"/>
          <w:shd w:val="clear" w:color="auto" w:fill="F7F7F8"/>
        </w:rPr>
        <w:t>path</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&lt;property-path/&gt;</w:t>
      </w:r>
      <w:r w:rsidRPr="00BA0D5D">
        <w:rPr>
          <w:rFonts w:ascii="inherit" w:eastAsia="宋体" w:hAnsi="inherit" w:cs="Arial"/>
          <w:color w:val="34302D"/>
          <w:kern w:val="0"/>
          <w:sz w:val="24"/>
          <w:szCs w:val="24"/>
        </w:rPr>
        <w:t> element follows the form of </w:t>
      </w:r>
      <w:r w:rsidRPr="00BA0D5D">
        <w:rPr>
          <w:rFonts w:ascii="Consolas" w:eastAsia="宋体" w:hAnsi="Consolas" w:cs="宋体"/>
          <w:color w:val="34302D"/>
          <w:kern w:val="0"/>
          <w:sz w:val="23"/>
          <w:szCs w:val="23"/>
          <w:shd w:val="clear" w:color="auto" w:fill="F7F7F8"/>
        </w:rPr>
        <w:t>beanName.beanProperty</w:t>
      </w:r>
      <w:r w:rsidRPr="00BA0D5D">
        <w:rPr>
          <w:rFonts w:ascii="inherit" w:eastAsia="宋体" w:hAnsi="inherit" w:cs="Arial"/>
          <w:color w:val="34302D"/>
          <w:kern w:val="0"/>
          <w:sz w:val="24"/>
          <w:szCs w:val="24"/>
        </w:rPr>
        <w:t>. In this case, it picks up the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 property of the bean named </w:t>
      </w:r>
      <w:r w:rsidRPr="00BA0D5D">
        <w:rPr>
          <w:rFonts w:ascii="Consolas" w:eastAsia="宋体" w:hAnsi="Consolas" w:cs="宋体"/>
          <w:color w:val="34302D"/>
          <w:kern w:val="0"/>
          <w:sz w:val="23"/>
          <w:szCs w:val="23"/>
          <w:shd w:val="clear" w:color="auto" w:fill="F7F7F8"/>
        </w:rPr>
        <w:t>testBean</w:t>
      </w:r>
      <w:r w:rsidRPr="00BA0D5D">
        <w:rPr>
          <w:rFonts w:ascii="inherit" w:eastAsia="宋体" w:hAnsi="inherit" w:cs="Arial"/>
          <w:color w:val="34302D"/>
          <w:kern w:val="0"/>
          <w:sz w:val="24"/>
          <w:szCs w:val="24"/>
        </w:rPr>
        <w:t>. The value of that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 property is </w:t>
      </w:r>
      <w:r w:rsidRPr="00BA0D5D">
        <w:rPr>
          <w:rFonts w:ascii="Consolas" w:eastAsia="宋体" w:hAnsi="Consolas" w:cs="宋体"/>
          <w:color w:val="34302D"/>
          <w:kern w:val="0"/>
          <w:sz w:val="23"/>
          <w:szCs w:val="23"/>
          <w:shd w:val="clear" w:color="auto" w:fill="F7F7F8"/>
        </w:rPr>
        <w:t>10</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Using </w:t>
      </w:r>
      <w:r w:rsidRPr="00BA0D5D">
        <w:rPr>
          <w:rFonts w:ascii="Consolas" w:eastAsia="宋体" w:hAnsi="Consolas" w:cs="宋体"/>
          <w:color w:val="34302D"/>
          <w:kern w:val="0"/>
          <w:sz w:val="23"/>
          <w:szCs w:val="23"/>
          <w:shd w:val="clear" w:color="auto" w:fill="F7F7F8"/>
        </w:rPr>
        <w:t>&lt;util:property-path/&gt;</w:t>
      </w:r>
      <w:r w:rsidRPr="00BA0D5D">
        <w:rPr>
          <w:rFonts w:ascii="Arial" w:eastAsia="宋体" w:hAnsi="Arial" w:cs="Arial"/>
          <w:color w:val="34302D"/>
          <w:kern w:val="0"/>
          <w:sz w:val="24"/>
          <w:szCs w:val="24"/>
        </w:rPr>
        <w:t> to Set a Bean Property or Constructor Argument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PropertyPathFactoryBean</w:t>
      </w:r>
      <w:r w:rsidRPr="00BA0D5D">
        <w:rPr>
          <w:rFonts w:ascii="inherit" w:eastAsia="宋体" w:hAnsi="inherit" w:cs="Arial"/>
          <w:color w:val="34302D"/>
          <w:kern w:val="0"/>
          <w:sz w:val="24"/>
          <w:szCs w:val="24"/>
        </w:rPr>
        <w:t> is a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that evaluates a property path on a given target object. The target object can be specified directly or by a bean name. You can then use this value in another bean definition as a property value or constructor argument.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path being used against another bean, by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target bean to be referenced by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"spouse"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results in 11, which is the value of property 'spouse.age' of bean 'person'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"org.springframework.beans.factory.config.PropertyPathFactoryBean"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"targetBeanName"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"propertyPath"</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"spouse.age"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following example, a path is evaluated against an inner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results in 12, which is the value of property 'age' of the inner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"org.springframework.beans.factory.config.PropertyPathFactoryBean"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"targetObject"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"12"</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"propertyPath"</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also a shortcut form, where the bean name is the property path. The following example shows the shortcut form: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results in 10, which is the value of property 'age' of bean 'person'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"org.springframework.beans.factory.config.PropertyPathFactoryBean"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form does mean that there is no choice in the name of the bean. Any reference to it also has to use the same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which is the path. If used as an inner bean, there is no need to refer to it at all,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"org.springframework.beans.factory.config.PropertyPathFactoryBean"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specifically set the result type in the actual definition. This is not necessary for most use cases, but it can sometimes be useful. See the javadoc for more info on this feature.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&lt;util:properties/&gt;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lastRenderedPageBreak/>
        <w:t>&lt;!-- creates a java.util.Properties instance with values loaded from the supplied location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"jdbcConfiguration"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"org.springframework.beans.factory.config.PropertiesFactoryBean"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"location"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"classpath:com/foo/jdbc-production.properties"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PropertiesFactoryBean</w:t>
      </w:r>
      <w:r w:rsidRPr="00BA0D5D">
        <w:rPr>
          <w:rFonts w:ascii="inherit" w:eastAsia="宋体" w:hAnsi="inherit" w:cs="Arial"/>
          <w:color w:val="34302D"/>
          <w:kern w:val="0"/>
          <w:sz w:val="24"/>
          <w:szCs w:val="24"/>
        </w:rPr>
        <w:t>) to instantiate a </w:t>
      </w:r>
      <w:r w:rsidRPr="00BA0D5D">
        <w:rPr>
          <w:rFonts w:ascii="Consolas" w:eastAsia="宋体" w:hAnsi="Consolas" w:cs="宋体"/>
          <w:color w:val="34302D"/>
          <w:kern w:val="0"/>
          <w:sz w:val="23"/>
          <w:szCs w:val="23"/>
          <w:shd w:val="clear" w:color="auto" w:fill="F7F7F8"/>
        </w:rPr>
        <w:t>java.util.Properties</w:t>
      </w:r>
      <w:r w:rsidRPr="00BA0D5D">
        <w:rPr>
          <w:rFonts w:ascii="inherit" w:eastAsia="宋体" w:hAnsi="inherit" w:cs="Arial"/>
          <w:color w:val="34302D"/>
          <w:kern w:val="0"/>
          <w:sz w:val="24"/>
          <w:szCs w:val="24"/>
        </w:rPr>
        <w:t> instance with values loaded from the supplied </w:t>
      </w:r>
      <w:hyperlink r:id="rId632" w:anchor="resources" w:history="1">
        <w:r w:rsidRPr="00BA0D5D">
          <w:rPr>
            <w:rFonts w:ascii="Consolas" w:eastAsia="宋体" w:hAnsi="Consolas" w:cs="宋体"/>
            <w:color w:val="548E2E"/>
            <w:kern w:val="0"/>
            <w:sz w:val="23"/>
            <w:szCs w:val="23"/>
            <w:u w:val="single"/>
            <w:shd w:val="clear" w:color="auto" w:fill="F7F7F8"/>
          </w:rPr>
          <w:t>Resource</w:t>
        </w:r>
      </w:hyperlink>
      <w:r w:rsidRPr="00BA0D5D">
        <w:rPr>
          <w:rFonts w:ascii="inherit" w:eastAsia="宋体" w:hAnsi="inherit" w:cs="Arial"/>
          <w:color w:val="34302D"/>
          <w:kern w:val="0"/>
          <w:sz w:val="24"/>
          <w:szCs w:val="24"/>
        </w:rPr>
        <w:t> location).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a </w:t>
      </w:r>
      <w:r w:rsidRPr="00BA0D5D">
        <w:rPr>
          <w:rFonts w:ascii="Consolas" w:eastAsia="宋体" w:hAnsi="Consolas" w:cs="宋体"/>
          <w:color w:val="34302D"/>
          <w:kern w:val="0"/>
          <w:sz w:val="23"/>
          <w:szCs w:val="23"/>
          <w:shd w:val="clear" w:color="auto" w:fill="F7F7F8"/>
        </w:rPr>
        <w:t>util:properties</w:t>
      </w:r>
      <w:r w:rsidRPr="00BA0D5D">
        <w:rPr>
          <w:rFonts w:ascii="inherit" w:eastAsia="宋体" w:hAnsi="inherit" w:cs="Arial"/>
          <w:color w:val="34302D"/>
          <w:kern w:val="0"/>
          <w:sz w:val="24"/>
          <w:szCs w:val="24"/>
        </w:rPr>
        <w:t> element to make a more concise representation: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java.util.Properties instance with values loaded from the supplied location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&lt;util:properties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"jdbcConfiguration"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"classpath:com/foo/jdbc-production.properties"</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&lt;util:list/&gt;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java.util.List instance with values loaded from the supplied 'sourceList'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"org.springframework.beans.factory.config.ListFactoryBean"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"sourceList"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pechorin@hero.org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raskolnikov@slums.org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stavrogin@gov.org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porfiry@gov.org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ListFactoryBean</w:t>
      </w:r>
      <w:r w:rsidRPr="00BA0D5D">
        <w:rPr>
          <w:rFonts w:ascii="inherit" w:eastAsia="宋体" w:hAnsi="inherit" w:cs="Arial"/>
          <w:color w:val="34302D"/>
          <w:kern w:val="0"/>
          <w:sz w:val="24"/>
          <w:szCs w:val="24"/>
        </w:rPr>
        <w:t>) to create a </w:t>
      </w:r>
      <w:r w:rsidRPr="00BA0D5D">
        <w:rPr>
          <w:rFonts w:ascii="Consolas" w:eastAsia="宋体" w:hAnsi="Consolas" w:cs="宋体"/>
          <w:color w:val="34302D"/>
          <w:kern w:val="0"/>
          <w:sz w:val="23"/>
          <w:szCs w:val="23"/>
          <w:shd w:val="clear" w:color="auto" w:fill="F7F7F8"/>
        </w:rPr>
        <w:t>java.util.List</w:t>
      </w:r>
      <w:r w:rsidRPr="00BA0D5D">
        <w:rPr>
          <w:rFonts w:ascii="inherit" w:eastAsia="宋体" w:hAnsi="inherit" w:cs="Arial"/>
          <w:color w:val="34302D"/>
          <w:kern w:val="0"/>
          <w:sz w:val="24"/>
          <w:szCs w:val="24"/>
        </w:rPr>
        <w:t>instance and initialize it with values taken from the supplied </w:t>
      </w:r>
      <w:r w:rsidRPr="00BA0D5D">
        <w:rPr>
          <w:rFonts w:ascii="Consolas" w:eastAsia="宋体" w:hAnsi="Consolas" w:cs="宋体"/>
          <w:color w:val="34302D"/>
          <w:kern w:val="0"/>
          <w:sz w:val="23"/>
          <w:szCs w:val="23"/>
          <w:shd w:val="clear" w:color="auto" w:fill="F7F7F8"/>
        </w:rPr>
        <w:t>sourceList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a </w:t>
      </w:r>
      <w:r w:rsidRPr="00BA0D5D">
        <w:rPr>
          <w:rFonts w:ascii="Consolas" w:eastAsia="宋体" w:hAnsi="Consolas" w:cs="宋体"/>
          <w:color w:val="34302D"/>
          <w:kern w:val="0"/>
          <w:sz w:val="23"/>
          <w:szCs w:val="23"/>
          <w:shd w:val="clear" w:color="auto" w:fill="F7F7F8"/>
        </w:rPr>
        <w:t>&lt;util:list/&gt;</w:t>
      </w:r>
      <w:r w:rsidRPr="00BA0D5D">
        <w:rPr>
          <w:rFonts w:ascii="inherit" w:eastAsia="宋体" w:hAnsi="inherit" w:cs="Arial"/>
          <w:color w:val="34302D"/>
          <w:kern w:val="0"/>
          <w:sz w:val="24"/>
          <w:szCs w:val="24"/>
        </w:rPr>
        <w:t> element to make a more concise representation: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java.util.List instance with the supplied values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&lt;util:list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pechorin@hero.org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raskolnikov@slums.org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stavrogin@gov.org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porfiry@gov.org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&lt;/util:list&gt;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explicitly control the exact type of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that is instantiated and populated by using the </w:t>
      </w:r>
      <w:r w:rsidRPr="00BA0D5D">
        <w:rPr>
          <w:rFonts w:ascii="Consolas" w:eastAsia="宋体" w:hAnsi="Consolas" w:cs="宋体"/>
          <w:color w:val="34302D"/>
          <w:kern w:val="0"/>
          <w:sz w:val="23"/>
          <w:szCs w:val="23"/>
          <w:shd w:val="clear" w:color="auto" w:fill="F7F7F8"/>
        </w:rPr>
        <w:t>list-class</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&lt;util:list/&gt;</w:t>
      </w:r>
      <w:r w:rsidRPr="00BA0D5D">
        <w:rPr>
          <w:rFonts w:ascii="inherit" w:eastAsia="宋体" w:hAnsi="inherit" w:cs="Arial"/>
          <w:color w:val="34302D"/>
          <w:kern w:val="0"/>
          <w:sz w:val="24"/>
          <w:szCs w:val="24"/>
        </w:rPr>
        <w:t> element. For example, if we really need a </w:t>
      </w:r>
      <w:r w:rsidRPr="00BA0D5D">
        <w:rPr>
          <w:rFonts w:ascii="Consolas" w:eastAsia="宋体" w:hAnsi="Consolas" w:cs="宋体"/>
          <w:color w:val="34302D"/>
          <w:kern w:val="0"/>
          <w:sz w:val="23"/>
          <w:szCs w:val="23"/>
          <w:shd w:val="clear" w:color="auto" w:fill="F7F7F8"/>
        </w:rPr>
        <w:t>java.util.LinkedList</w:t>
      </w:r>
      <w:r w:rsidRPr="00BA0D5D">
        <w:rPr>
          <w:rFonts w:ascii="inherit" w:eastAsia="宋体" w:hAnsi="inherit" w:cs="Arial"/>
          <w:color w:val="34302D"/>
          <w:kern w:val="0"/>
          <w:sz w:val="24"/>
          <w:szCs w:val="24"/>
        </w:rPr>
        <w:t> to be instantiated, we could use the following 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&lt;util:list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list-class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"java.util.LinkedList"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jackshaftoe@vagabond.org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eliza@thinkingmanscrumpet.org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vanhoek@pirate.org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d'Arcachon@nemesis.org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&lt;/util:list&gt;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w:t>
      </w:r>
      <w:r w:rsidRPr="00BA0D5D">
        <w:rPr>
          <w:rFonts w:ascii="Consolas" w:eastAsia="宋体" w:hAnsi="Consolas" w:cs="宋体"/>
          <w:color w:val="34302D"/>
          <w:kern w:val="0"/>
          <w:sz w:val="23"/>
          <w:szCs w:val="23"/>
          <w:shd w:val="clear" w:color="auto" w:fill="F7F7F8"/>
        </w:rPr>
        <w:t>list-class</w:t>
      </w:r>
      <w:r w:rsidRPr="00BA0D5D">
        <w:rPr>
          <w:rFonts w:ascii="inherit" w:eastAsia="宋体" w:hAnsi="inherit" w:cs="Arial"/>
          <w:color w:val="34302D"/>
          <w:kern w:val="0"/>
          <w:sz w:val="24"/>
          <w:szCs w:val="24"/>
        </w:rPr>
        <w:t> attribute is supplied, the container chooses a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implementation.</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&lt;util:map/&gt;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java.util.Map instance with values loaded from the supplied 'sourceMap'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"org.springframework.beans.factory.config.MapFactoryBean"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"sourceMap"</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"pechorin@hero.org"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"raskolnikov@slums.org"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MapFactoryBean</w:t>
      </w:r>
      <w:r w:rsidRPr="00BA0D5D">
        <w:rPr>
          <w:rFonts w:ascii="inherit" w:eastAsia="宋体" w:hAnsi="inherit" w:cs="Arial"/>
          <w:color w:val="34302D"/>
          <w:kern w:val="0"/>
          <w:sz w:val="24"/>
          <w:szCs w:val="24"/>
        </w:rPr>
        <w:t>) to create a </w:t>
      </w:r>
      <w:r w:rsidRPr="00BA0D5D">
        <w:rPr>
          <w:rFonts w:ascii="Consolas" w:eastAsia="宋体" w:hAnsi="Consolas" w:cs="宋体"/>
          <w:color w:val="34302D"/>
          <w:kern w:val="0"/>
          <w:sz w:val="23"/>
          <w:szCs w:val="23"/>
          <w:shd w:val="clear" w:color="auto" w:fill="F7F7F8"/>
        </w:rPr>
        <w:t>java.util.Map</w:t>
      </w:r>
      <w:r w:rsidRPr="00BA0D5D">
        <w:rPr>
          <w:rFonts w:ascii="inherit" w:eastAsia="宋体" w:hAnsi="inherit" w:cs="Arial"/>
          <w:color w:val="34302D"/>
          <w:kern w:val="0"/>
          <w:sz w:val="24"/>
          <w:szCs w:val="24"/>
        </w:rPr>
        <w:t>instance initialized with key-value pairs taken from the supplied </w:t>
      </w:r>
      <w:r w:rsidRPr="00BA0D5D">
        <w:rPr>
          <w:rFonts w:ascii="Consolas" w:eastAsia="宋体" w:hAnsi="Consolas" w:cs="宋体"/>
          <w:color w:val="34302D"/>
          <w:kern w:val="0"/>
          <w:sz w:val="23"/>
          <w:szCs w:val="23"/>
          <w:shd w:val="clear" w:color="auto" w:fill="F7F7F8"/>
        </w:rPr>
        <w:t>'sourceMap'</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a </w:t>
      </w:r>
      <w:r w:rsidRPr="00BA0D5D">
        <w:rPr>
          <w:rFonts w:ascii="Consolas" w:eastAsia="宋体" w:hAnsi="Consolas" w:cs="宋体"/>
          <w:color w:val="34302D"/>
          <w:kern w:val="0"/>
          <w:sz w:val="23"/>
          <w:szCs w:val="23"/>
          <w:shd w:val="clear" w:color="auto" w:fill="F7F7F8"/>
        </w:rPr>
        <w:t>&lt;util:map/&gt;</w:t>
      </w:r>
      <w:r w:rsidRPr="00BA0D5D">
        <w:rPr>
          <w:rFonts w:ascii="inherit" w:eastAsia="宋体" w:hAnsi="inherit" w:cs="Arial"/>
          <w:color w:val="34302D"/>
          <w:kern w:val="0"/>
          <w:sz w:val="24"/>
          <w:szCs w:val="24"/>
        </w:rPr>
        <w:t> element to make a more concise representation: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java.util.Map instance with the supplied key-value pairs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&lt;util:map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"pechorin@hero.org"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"raskolnikov@slums.org"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&lt;/util:map&gt;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explicitly control the exact type of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that is instantiated and populated by using the </w:t>
      </w:r>
      <w:r w:rsidRPr="00BA0D5D">
        <w:rPr>
          <w:rFonts w:ascii="Consolas" w:eastAsia="宋体" w:hAnsi="Consolas" w:cs="宋体"/>
          <w:color w:val="34302D"/>
          <w:kern w:val="0"/>
          <w:sz w:val="23"/>
          <w:szCs w:val="23"/>
          <w:shd w:val="clear" w:color="auto" w:fill="F7F7F8"/>
        </w:rPr>
        <w:t>'map-class'</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&lt;util:map/&gt;</w:t>
      </w:r>
      <w:r w:rsidRPr="00BA0D5D">
        <w:rPr>
          <w:rFonts w:ascii="inherit" w:eastAsia="宋体" w:hAnsi="inherit" w:cs="Arial"/>
          <w:color w:val="34302D"/>
          <w:kern w:val="0"/>
          <w:sz w:val="24"/>
          <w:szCs w:val="24"/>
        </w:rPr>
        <w:t> element. For example, if we really need a </w:t>
      </w:r>
      <w:r w:rsidRPr="00BA0D5D">
        <w:rPr>
          <w:rFonts w:ascii="Consolas" w:eastAsia="宋体" w:hAnsi="Consolas" w:cs="宋体"/>
          <w:color w:val="34302D"/>
          <w:kern w:val="0"/>
          <w:sz w:val="23"/>
          <w:szCs w:val="23"/>
          <w:shd w:val="clear" w:color="auto" w:fill="F7F7F8"/>
        </w:rPr>
        <w:t>java.util.TreeMap</w:t>
      </w:r>
      <w:r w:rsidRPr="00BA0D5D">
        <w:rPr>
          <w:rFonts w:ascii="inherit" w:eastAsia="宋体" w:hAnsi="inherit" w:cs="Arial"/>
          <w:color w:val="34302D"/>
          <w:kern w:val="0"/>
          <w:sz w:val="24"/>
          <w:szCs w:val="24"/>
        </w:rPr>
        <w:t> to be instantiated, we could use the following 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&lt;util:map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map-class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"java.util.TreeMap"</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"pechorin@hero.org"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"raskolnikov@slums.org"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&lt;/util:map&gt;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w:t>
      </w:r>
      <w:r w:rsidRPr="00BA0D5D">
        <w:rPr>
          <w:rFonts w:ascii="Consolas" w:eastAsia="宋体" w:hAnsi="Consolas" w:cs="宋体"/>
          <w:color w:val="34302D"/>
          <w:kern w:val="0"/>
          <w:sz w:val="23"/>
          <w:szCs w:val="23"/>
          <w:shd w:val="clear" w:color="auto" w:fill="F7F7F8"/>
        </w:rPr>
        <w:t>'map-class'</w:t>
      </w:r>
      <w:r w:rsidRPr="00BA0D5D">
        <w:rPr>
          <w:rFonts w:ascii="inherit" w:eastAsia="宋体" w:hAnsi="inherit" w:cs="Arial"/>
          <w:color w:val="34302D"/>
          <w:kern w:val="0"/>
          <w:sz w:val="24"/>
          <w:szCs w:val="24"/>
        </w:rPr>
        <w:t> attribute is supplied, the container chooses a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implementation.</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&lt;util:set/&gt;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java.util.Set instance with values loaded from the supplied 'sourceSet'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"org.springframework.beans.factory.config.SetFactoryBean"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"sourceSet"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pechorin@hero.org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raskolnikov@slums.org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stavrogin@gov.org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porfiry@gov.org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SetFactoryBean</w:t>
      </w:r>
      <w:r w:rsidRPr="00BA0D5D">
        <w:rPr>
          <w:rFonts w:ascii="inherit" w:eastAsia="宋体" w:hAnsi="inherit" w:cs="Arial"/>
          <w:color w:val="34302D"/>
          <w:kern w:val="0"/>
          <w:sz w:val="24"/>
          <w:szCs w:val="24"/>
        </w:rPr>
        <w:t>) to create a </w:t>
      </w:r>
      <w:r w:rsidRPr="00BA0D5D">
        <w:rPr>
          <w:rFonts w:ascii="Consolas" w:eastAsia="宋体" w:hAnsi="Consolas" w:cs="宋体"/>
          <w:color w:val="34302D"/>
          <w:kern w:val="0"/>
          <w:sz w:val="23"/>
          <w:szCs w:val="23"/>
          <w:shd w:val="clear" w:color="auto" w:fill="F7F7F8"/>
        </w:rPr>
        <w:t>java.util.Set</w:t>
      </w:r>
      <w:r w:rsidRPr="00BA0D5D">
        <w:rPr>
          <w:rFonts w:ascii="inherit" w:eastAsia="宋体" w:hAnsi="inherit" w:cs="Arial"/>
          <w:color w:val="34302D"/>
          <w:kern w:val="0"/>
          <w:sz w:val="24"/>
          <w:szCs w:val="24"/>
        </w:rPr>
        <w:t>instance initialized with values taken from the supplied </w:t>
      </w:r>
      <w:r w:rsidRPr="00BA0D5D">
        <w:rPr>
          <w:rFonts w:ascii="Consolas" w:eastAsia="宋体" w:hAnsi="Consolas" w:cs="宋体"/>
          <w:color w:val="34302D"/>
          <w:kern w:val="0"/>
          <w:sz w:val="23"/>
          <w:szCs w:val="23"/>
          <w:shd w:val="clear" w:color="auto" w:fill="F7F7F8"/>
        </w:rPr>
        <w:t>sourceSet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a </w:t>
      </w:r>
      <w:r w:rsidRPr="00BA0D5D">
        <w:rPr>
          <w:rFonts w:ascii="Consolas" w:eastAsia="宋体" w:hAnsi="Consolas" w:cs="宋体"/>
          <w:color w:val="34302D"/>
          <w:kern w:val="0"/>
          <w:sz w:val="23"/>
          <w:szCs w:val="23"/>
          <w:shd w:val="clear" w:color="auto" w:fill="F7F7F8"/>
        </w:rPr>
        <w:t>&lt;util:set/&gt;</w:t>
      </w:r>
      <w:r w:rsidRPr="00BA0D5D">
        <w:rPr>
          <w:rFonts w:ascii="inherit" w:eastAsia="宋体" w:hAnsi="inherit" w:cs="Arial"/>
          <w:color w:val="34302D"/>
          <w:kern w:val="0"/>
          <w:sz w:val="24"/>
          <w:szCs w:val="24"/>
        </w:rPr>
        <w:t> element to make a more concise representation: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java.util.Set instance with the supplied values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&lt;util:set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pechorin@hero.org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raskolnikov@slums.org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stavrogin@gov.org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porfiry@gov.org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&lt;/util:set&gt;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explicitly control the exact type of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that is instantiated and populated by using the </w:t>
      </w:r>
      <w:r w:rsidRPr="00BA0D5D">
        <w:rPr>
          <w:rFonts w:ascii="Consolas" w:eastAsia="宋体" w:hAnsi="Consolas" w:cs="宋体"/>
          <w:color w:val="34302D"/>
          <w:kern w:val="0"/>
          <w:sz w:val="23"/>
          <w:szCs w:val="23"/>
          <w:shd w:val="clear" w:color="auto" w:fill="F7F7F8"/>
        </w:rPr>
        <w:t>set-class</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&lt;util:set/&gt;</w:t>
      </w:r>
      <w:r w:rsidRPr="00BA0D5D">
        <w:rPr>
          <w:rFonts w:ascii="inherit" w:eastAsia="宋体" w:hAnsi="inherit" w:cs="Arial"/>
          <w:color w:val="34302D"/>
          <w:kern w:val="0"/>
          <w:sz w:val="24"/>
          <w:szCs w:val="24"/>
        </w:rPr>
        <w:t> element. For example, if we really need a </w:t>
      </w:r>
      <w:r w:rsidRPr="00BA0D5D">
        <w:rPr>
          <w:rFonts w:ascii="Consolas" w:eastAsia="宋体" w:hAnsi="Consolas" w:cs="宋体"/>
          <w:color w:val="34302D"/>
          <w:kern w:val="0"/>
          <w:sz w:val="23"/>
          <w:szCs w:val="23"/>
          <w:shd w:val="clear" w:color="auto" w:fill="F7F7F8"/>
        </w:rPr>
        <w:t>java.util.TreeSet</w:t>
      </w:r>
      <w:r w:rsidRPr="00BA0D5D">
        <w:rPr>
          <w:rFonts w:ascii="inherit" w:eastAsia="宋体" w:hAnsi="inherit" w:cs="Arial"/>
          <w:color w:val="34302D"/>
          <w:kern w:val="0"/>
          <w:sz w:val="24"/>
          <w:szCs w:val="24"/>
        </w:rPr>
        <w:t> to be instantiated, we could use the following 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&lt;util:set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set-class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"java.util.TreeSet"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pechorin@hero.org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raskolnikov@slums.org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stavrogin@gov.org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porfiry@gov.org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&lt;/util:set&gt;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w:t>
      </w:r>
      <w:r w:rsidRPr="00BA0D5D">
        <w:rPr>
          <w:rFonts w:ascii="Consolas" w:eastAsia="宋体" w:hAnsi="Consolas" w:cs="宋体"/>
          <w:color w:val="34302D"/>
          <w:kern w:val="0"/>
          <w:sz w:val="23"/>
          <w:szCs w:val="23"/>
          <w:shd w:val="clear" w:color="auto" w:fill="F7F7F8"/>
        </w:rPr>
        <w:t>set-class</w:t>
      </w:r>
      <w:r w:rsidRPr="00BA0D5D">
        <w:rPr>
          <w:rFonts w:ascii="inherit" w:eastAsia="宋体" w:hAnsi="inherit" w:cs="Arial"/>
          <w:color w:val="34302D"/>
          <w:kern w:val="0"/>
          <w:sz w:val="24"/>
          <w:szCs w:val="24"/>
        </w:rPr>
        <w:t> attribute is supplied, the container chooses a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implementation.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9.1.2. The </w:t>
      </w:r>
      <w:r w:rsidRPr="00BA0D5D">
        <w:rPr>
          <w:rFonts w:ascii="Consolas" w:eastAsia="宋体" w:hAnsi="Consolas" w:cs="宋体"/>
          <w:color w:val="34302D"/>
          <w:kern w:val="0"/>
          <w:sz w:val="33"/>
          <w:szCs w:val="33"/>
          <w:shd w:val="clear" w:color="auto" w:fill="F7F7F8"/>
        </w:rPr>
        <w:t>aop</w:t>
      </w:r>
      <w:r w:rsidRPr="00BA0D5D">
        <w:rPr>
          <w:rFonts w:ascii="Arial" w:eastAsia="宋体" w:hAnsi="Arial" w:cs="Arial"/>
          <w:color w:val="34302D"/>
          <w:kern w:val="0"/>
          <w:sz w:val="35"/>
          <w:szCs w:val="35"/>
        </w:rPr>
        <w:t>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tags deal with configuring all things AOP in Spring, including Spring’s own proxy-based AOP framework and Spring’s integration with the AspectJ AOP framework. These tags are comprehensively covered in the chapter entitled </w:t>
      </w:r>
      <w:hyperlink r:id="rId633" w:anchor="aop" w:history="1">
        <w:r w:rsidRPr="00BA0D5D">
          <w:rPr>
            <w:rFonts w:ascii="inherit" w:eastAsia="宋体" w:hAnsi="inherit" w:cs="Arial"/>
            <w:color w:val="548E2E"/>
            <w:kern w:val="0"/>
            <w:sz w:val="24"/>
            <w:szCs w:val="24"/>
            <w:u w:val="single"/>
          </w:rPr>
          <w:t>Aspect Oriented Programming with Spring</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interest of completeness, to use the tags in the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schema, you need to have the following preamble at the top of your Spring XML configuration file (the text in the snippet references the correct schema so that the tags in the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namespace are available to you):</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000080"/>
          <w:kern w:val="0"/>
          <w:sz w:val="24"/>
          <w:szCs w:val="24"/>
        </w:rPr>
        <w:t>xmlns:aop</w:t>
      </w:r>
      <w:r w:rsidRPr="00BA0D5D">
        <w:rPr>
          <w:rFonts w:ascii="Consolas" w:eastAsia="宋体" w:hAnsi="Consolas" w:cs="宋体"/>
          <w:i/>
          <w:iCs/>
          <w:color w:val="34302D"/>
          <w:kern w:val="0"/>
          <w:sz w:val="24"/>
          <w:szCs w:val="24"/>
        </w:rPr>
        <w:t>=</w:t>
      </w:r>
      <w:r w:rsidRPr="00BA0D5D">
        <w:rPr>
          <w:rFonts w:ascii="Consolas" w:eastAsia="宋体" w:hAnsi="Consolas" w:cs="宋体"/>
          <w:i/>
          <w:iCs/>
          <w:color w:val="DD1144"/>
          <w:kern w:val="0"/>
          <w:sz w:val="24"/>
          <w:szCs w:val="24"/>
        </w:rPr>
        <w:t>"http://www.springframework.org/schema/aop"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i/>
          <w:iCs/>
          <w:color w:val="DD1144"/>
          <w:kern w:val="0"/>
          <w:sz w:val="24"/>
          <w:szCs w:val="24"/>
        </w:rPr>
        <w:t>http://www.springframework.org/schema/aop https://www.springframework.org/schema/aop/spring-aop.xsd"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bean definitions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9.1.3. The </w:t>
      </w:r>
      <w:r w:rsidRPr="00BA0D5D">
        <w:rPr>
          <w:rFonts w:ascii="Consolas" w:eastAsia="宋体" w:hAnsi="Consolas" w:cs="宋体"/>
          <w:color w:val="34302D"/>
          <w:kern w:val="0"/>
          <w:sz w:val="33"/>
          <w:szCs w:val="33"/>
          <w:shd w:val="clear" w:color="auto" w:fill="F7F7F8"/>
        </w:rPr>
        <w:t>context</w:t>
      </w:r>
      <w:r w:rsidRPr="00BA0D5D">
        <w:rPr>
          <w:rFonts w:ascii="Arial" w:eastAsia="宋体" w:hAnsi="Arial" w:cs="Arial"/>
          <w:color w:val="34302D"/>
          <w:kern w:val="0"/>
          <w:sz w:val="35"/>
          <w:szCs w:val="35"/>
        </w:rPr>
        <w:t>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tags deal with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configuration that relates to plumbing — that is, not usually beans that are important to an end-user but rather beans that do a lot of the “grunt” work in Spring, such as </w:t>
      </w:r>
      <w:r w:rsidRPr="00BA0D5D">
        <w:rPr>
          <w:rFonts w:ascii="Consolas" w:eastAsia="宋体" w:hAnsi="Consolas" w:cs="宋体"/>
          <w:color w:val="34302D"/>
          <w:kern w:val="0"/>
          <w:sz w:val="23"/>
          <w:szCs w:val="23"/>
          <w:shd w:val="clear" w:color="auto" w:fill="F7F7F8"/>
        </w:rPr>
        <w:t>BeanfactoryPostProcessors</w:t>
      </w:r>
      <w:r w:rsidRPr="00BA0D5D">
        <w:rPr>
          <w:rFonts w:ascii="inherit" w:eastAsia="宋体" w:hAnsi="inherit" w:cs="Arial"/>
          <w:color w:val="34302D"/>
          <w:kern w:val="0"/>
          <w:sz w:val="24"/>
          <w:szCs w:val="24"/>
        </w:rPr>
        <w:t>. The following snippet references the correct schema so that the elements in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namespace are available to you:</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000080"/>
          <w:kern w:val="0"/>
          <w:sz w:val="24"/>
          <w:szCs w:val="24"/>
        </w:rPr>
        <w:t>xmlns:context</w:t>
      </w:r>
      <w:r w:rsidRPr="00BA0D5D">
        <w:rPr>
          <w:rFonts w:ascii="Consolas" w:eastAsia="宋体" w:hAnsi="Consolas" w:cs="宋体"/>
          <w:i/>
          <w:iCs/>
          <w:color w:val="34302D"/>
          <w:kern w:val="0"/>
          <w:sz w:val="24"/>
          <w:szCs w:val="24"/>
        </w:rPr>
        <w:t>=</w:t>
      </w:r>
      <w:r w:rsidRPr="00BA0D5D">
        <w:rPr>
          <w:rFonts w:ascii="Consolas" w:eastAsia="宋体" w:hAnsi="Consolas" w:cs="宋体"/>
          <w:i/>
          <w:iCs/>
          <w:color w:val="DD1144"/>
          <w:kern w:val="0"/>
          <w:sz w:val="24"/>
          <w:szCs w:val="24"/>
        </w:rPr>
        <w:t>"http://www.springframework.org/schema/context"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i/>
          <w:iCs/>
          <w:color w:val="DD1144"/>
          <w:kern w:val="0"/>
          <w:sz w:val="24"/>
          <w:szCs w:val="24"/>
        </w:rPr>
        <w:t>http://www.springframework.org/schema/context 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bean definitions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&lt;property-placeholder/&gt;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activates the replacement of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placeholders, which are resolved against a specified properties file (as a </w:t>
      </w:r>
      <w:hyperlink r:id="rId634" w:anchor="resources" w:history="1">
        <w:r w:rsidRPr="00BA0D5D">
          <w:rPr>
            <w:rFonts w:ascii="inherit" w:eastAsia="宋体" w:hAnsi="inherit" w:cs="Arial"/>
            <w:color w:val="548E2E"/>
            <w:kern w:val="0"/>
            <w:sz w:val="24"/>
            <w:szCs w:val="24"/>
            <w:u w:val="single"/>
          </w:rPr>
          <w:t>Spring resource location</w:t>
        </w:r>
      </w:hyperlink>
      <w:r w:rsidRPr="00BA0D5D">
        <w:rPr>
          <w:rFonts w:ascii="inherit" w:eastAsia="宋体" w:hAnsi="inherit" w:cs="Arial"/>
          <w:color w:val="34302D"/>
          <w:kern w:val="0"/>
          <w:sz w:val="24"/>
          <w:szCs w:val="24"/>
        </w:rPr>
        <w:t>). This element is a convenience mechanism that sets up a </w:t>
      </w:r>
      <w:hyperlink r:id="rId635" w:anchor="beans-factory-placeholderconfigurer" w:history="1">
        <w:r w:rsidRPr="00BA0D5D">
          <w:rPr>
            <w:rFonts w:ascii="Consolas" w:eastAsia="宋体" w:hAnsi="Consolas" w:cs="宋体"/>
            <w:color w:val="548E2E"/>
            <w:kern w:val="0"/>
            <w:sz w:val="23"/>
            <w:szCs w:val="23"/>
            <w:u w:val="single"/>
            <w:shd w:val="clear" w:color="auto" w:fill="F7F7F8"/>
          </w:rPr>
          <w:t>PropertyPlaceholderConfigurer</w:t>
        </w:r>
      </w:hyperlink>
      <w:r w:rsidRPr="00BA0D5D">
        <w:rPr>
          <w:rFonts w:ascii="inherit" w:eastAsia="宋体" w:hAnsi="inherit" w:cs="Arial"/>
          <w:color w:val="34302D"/>
          <w:kern w:val="0"/>
          <w:sz w:val="24"/>
          <w:szCs w:val="24"/>
        </w:rPr>
        <w:t> for you. If you need more control over the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you can explicitly define one yourself.</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&lt;annotation-config/&gt;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activates the Spring infrastructure to detect annotations in bean classes:</w:t>
      </w:r>
    </w:p>
    <w:p w:rsidR="00BA0D5D" w:rsidRPr="00BA0D5D" w:rsidRDefault="00BA0D5D" w:rsidP="00BA0D5D">
      <w:pPr>
        <w:widowControl/>
        <w:numPr>
          <w:ilvl w:val="0"/>
          <w:numId w:val="6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w:t>
      </w:r>
      <w:hyperlink r:id="rId636" w:anchor="beans-factory-metadata" w:history="1">
        <w:r w:rsidRPr="00BA0D5D">
          <w:rPr>
            <w:rFonts w:ascii="Consolas" w:eastAsia="宋体" w:hAnsi="Consolas" w:cs="宋体"/>
            <w:color w:val="548E2E"/>
            <w:kern w:val="0"/>
            <w:sz w:val="23"/>
            <w:szCs w:val="23"/>
            <w:u w:val="single"/>
            <w:shd w:val="clear" w:color="auto" w:fill="F7F7F8"/>
          </w:rPr>
          <w:t>@Configuration</w:t>
        </w:r>
      </w:hyperlink>
      <w:r w:rsidRPr="00BA0D5D">
        <w:rPr>
          <w:rFonts w:ascii="inherit" w:eastAsia="宋体" w:hAnsi="inherit" w:cs="Arial"/>
          <w:color w:val="34302D"/>
          <w:kern w:val="0"/>
          <w:sz w:val="24"/>
          <w:szCs w:val="24"/>
        </w:rPr>
        <w:t> model</w:t>
      </w:r>
    </w:p>
    <w:p w:rsidR="00BA0D5D" w:rsidRPr="00BA0D5D" w:rsidRDefault="003D7FE9" w:rsidP="00BA0D5D">
      <w:pPr>
        <w:widowControl/>
        <w:numPr>
          <w:ilvl w:val="0"/>
          <w:numId w:val="64"/>
        </w:numPr>
        <w:shd w:val="clear" w:color="auto" w:fill="FFFFFF"/>
        <w:spacing w:after="150"/>
        <w:ind w:left="360"/>
        <w:jc w:val="left"/>
        <w:rPr>
          <w:rFonts w:ascii="inherit" w:eastAsia="宋体" w:hAnsi="inherit" w:cs="Arial" w:hint="eastAsia"/>
          <w:color w:val="34302D"/>
          <w:kern w:val="0"/>
          <w:sz w:val="24"/>
          <w:szCs w:val="24"/>
        </w:rPr>
      </w:pPr>
      <w:hyperlink r:id="rId637" w:anchor="beans-annotation-config" w:history="1">
        <w:r w:rsidR="00BA0D5D" w:rsidRPr="00BA0D5D">
          <w:rPr>
            <w:rFonts w:ascii="Consolas" w:eastAsia="宋体" w:hAnsi="Consolas" w:cs="宋体"/>
            <w:color w:val="548E2E"/>
            <w:kern w:val="0"/>
            <w:sz w:val="23"/>
            <w:szCs w:val="23"/>
            <w:u w:val="single"/>
            <w:shd w:val="clear" w:color="auto" w:fill="F7F7F8"/>
          </w:rPr>
          <w:t>@Autowired</w:t>
        </w:r>
        <w:r w:rsidR="00BA0D5D" w:rsidRPr="00BA0D5D">
          <w:rPr>
            <w:rFonts w:ascii="inherit" w:eastAsia="宋体" w:hAnsi="inherit" w:cs="Arial"/>
            <w:color w:val="548E2E"/>
            <w:kern w:val="0"/>
            <w:sz w:val="24"/>
            <w:szCs w:val="24"/>
            <w:u w:val="single"/>
          </w:rPr>
          <w:t>/</w:t>
        </w:r>
        <w:r w:rsidR="00BA0D5D" w:rsidRPr="00BA0D5D">
          <w:rPr>
            <w:rFonts w:ascii="Consolas" w:eastAsia="宋体" w:hAnsi="Consolas" w:cs="宋体"/>
            <w:color w:val="548E2E"/>
            <w:kern w:val="0"/>
            <w:sz w:val="23"/>
            <w:szCs w:val="23"/>
            <w:u w:val="single"/>
            <w:shd w:val="clear" w:color="auto" w:fill="F7F7F8"/>
          </w:rPr>
          <w:t>@Inject</w:t>
        </w:r>
      </w:hyperlink>
      <w:r w:rsidR="00BA0D5D" w:rsidRPr="00BA0D5D">
        <w:rPr>
          <w:rFonts w:ascii="inherit" w:eastAsia="宋体" w:hAnsi="inherit" w:cs="Arial"/>
          <w:color w:val="34302D"/>
          <w:kern w:val="0"/>
          <w:sz w:val="24"/>
          <w:szCs w:val="24"/>
        </w:rPr>
        <w:t> and </w:t>
      </w:r>
      <w:r w:rsidR="00BA0D5D" w:rsidRPr="00BA0D5D">
        <w:rPr>
          <w:rFonts w:ascii="Consolas" w:eastAsia="宋体" w:hAnsi="Consolas" w:cs="宋体"/>
          <w:color w:val="34302D"/>
          <w:kern w:val="0"/>
          <w:sz w:val="23"/>
          <w:szCs w:val="23"/>
          <w:shd w:val="clear" w:color="auto" w:fill="F7F7F8"/>
        </w:rPr>
        <w:t>@Value</w:t>
      </w:r>
    </w:p>
    <w:p w:rsidR="00BA0D5D" w:rsidRPr="00BA0D5D" w:rsidRDefault="00BA0D5D" w:rsidP="00BA0D5D">
      <w:pPr>
        <w:widowControl/>
        <w:numPr>
          <w:ilvl w:val="0"/>
          <w:numId w:val="6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JSR-250’s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@PostConstruct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@PreDestroy</w:t>
      </w:r>
      <w:r w:rsidRPr="00BA0D5D">
        <w:rPr>
          <w:rFonts w:ascii="inherit" w:eastAsia="宋体" w:hAnsi="inherit" w:cs="Arial"/>
          <w:color w:val="34302D"/>
          <w:kern w:val="0"/>
          <w:sz w:val="24"/>
          <w:szCs w:val="24"/>
        </w:rPr>
        <w:t> (if available)</w:t>
      </w:r>
    </w:p>
    <w:p w:rsidR="00BA0D5D" w:rsidRPr="00BA0D5D" w:rsidRDefault="00BA0D5D" w:rsidP="00BA0D5D">
      <w:pPr>
        <w:widowControl/>
        <w:numPr>
          <w:ilvl w:val="0"/>
          <w:numId w:val="6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JPA’s </w:t>
      </w:r>
      <w:r w:rsidRPr="00BA0D5D">
        <w:rPr>
          <w:rFonts w:ascii="Consolas" w:eastAsia="宋体" w:hAnsi="Consolas" w:cs="宋体"/>
          <w:color w:val="34302D"/>
          <w:kern w:val="0"/>
          <w:sz w:val="23"/>
          <w:szCs w:val="23"/>
          <w:shd w:val="clear" w:color="auto" w:fill="F7F7F8"/>
        </w:rPr>
        <w:t>@PersistenceContext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@PersistenceUnit</w:t>
      </w:r>
      <w:r w:rsidRPr="00BA0D5D">
        <w:rPr>
          <w:rFonts w:ascii="inherit" w:eastAsia="宋体" w:hAnsi="inherit" w:cs="Arial"/>
          <w:color w:val="34302D"/>
          <w:kern w:val="0"/>
          <w:sz w:val="24"/>
          <w:szCs w:val="24"/>
        </w:rPr>
        <w:t> (if available)</w:t>
      </w:r>
    </w:p>
    <w:p w:rsidR="00BA0D5D" w:rsidRPr="00BA0D5D" w:rsidRDefault="00BA0D5D" w:rsidP="00BA0D5D">
      <w:pPr>
        <w:widowControl/>
        <w:numPr>
          <w:ilvl w:val="0"/>
          <w:numId w:val="6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w:t>
      </w:r>
      <w:hyperlink r:id="rId638" w:anchor="context-functionality-events-annotation" w:history="1">
        <w:r w:rsidRPr="00BA0D5D">
          <w:rPr>
            <w:rFonts w:ascii="Consolas" w:eastAsia="宋体" w:hAnsi="Consolas" w:cs="宋体"/>
            <w:color w:val="548E2E"/>
            <w:kern w:val="0"/>
            <w:sz w:val="23"/>
            <w:szCs w:val="23"/>
            <w:u w:val="single"/>
            <w:shd w:val="clear" w:color="auto" w:fill="F7F7F8"/>
          </w:rPr>
          <w:t>@EventListener</w:t>
        </w:r>
      </w:hyperlink>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you can choose to explicitly activate the individual </w:t>
      </w:r>
      <w:r w:rsidRPr="00BA0D5D">
        <w:rPr>
          <w:rFonts w:ascii="Consolas" w:eastAsia="宋体" w:hAnsi="Consolas" w:cs="宋体"/>
          <w:color w:val="34302D"/>
          <w:kern w:val="0"/>
          <w:sz w:val="23"/>
          <w:szCs w:val="23"/>
          <w:shd w:val="clear" w:color="auto" w:fill="F7F7F8"/>
        </w:rPr>
        <w:t>BeanPostProcessors</w:t>
      </w:r>
      <w:r w:rsidRPr="00BA0D5D">
        <w:rPr>
          <w:rFonts w:ascii="inherit" w:eastAsia="宋体" w:hAnsi="inherit" w:cs="Arial"/>
          <w:color w:val="34302D"/>
          <w:kern w:val="0"/>
          <w:sz w:val="24"/>
          <w:szCs w:val="24"/>
        </w:rPr>
        <w:t> for those annotations.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element does not activate processing of Spring’s </w:t>
            </w:r>
            <w:hyperlink r:id="rId639" w:anchor="transaction-declarative-annotations" w:history="1">
              <w:r w:rsidRPr="00BA0D5D">
                <w:rPr>
                  <w:rFonts w:ascii="Consolas" w:eastAsia="宋体" w:hAnsi="Consolas" w:cs="宋体"/>
                  <w:color w:val="548E2E"/>
                  <w:kern w:val="0"/>
                  <w:sz w:val="23"/>
                  <w:szCs w:val="23"/>
                  <w:u w:val="single"/>
                  <w:shd w:val="clear" w:color="auto" w:fill="F7F7F8"/>
                </w:rPr>
                <w:t>@Transactional</w:t>
              </w:r>
            </w:hyperlink>
            <w:r w:rsidRPr="00BA0D5D">
              <w:rPr>
                <w:rFonts w:ascii="宋体" w:eastAsia="宋体" w:hAnsi="宋体" w:cs="宋体"/>
                <w:kern w:val="0"/>
                <w:sz w:val="24"/>
                <w:szCs w:val="24"/>
              </w:rPr>
              <w:t> annotation; you can use the </w:t>
            </w:r>
            <w:hyperlink r:id="rId640" w:anchor="tx-decl-explained" w:history="1">
              <w:r w:rsidRPr="00BA0D5D">
                <w:rPr>
                  <w:rFonts w:ascii="Consolas" w:eastAsia="宋体" w:hAnsi="Consolas" w:cs="宋体"/>
                  <w:color w:val="548E2E"/>
                  <w:kern w:val="0"/>
                  <w:sz w:val="23"/>
                  <w:szCs w:val="23"/>
                  <w:u w:val="single"/>
                  <w:shd w:val="clear" w:color="auto" w:fill="F7F7F8"/>
                </w:rPr>
                <w:t>&lt;tx:annotation-driven/&gt;</w:t>
              </w:r>
            </w:hyperlink>
            <w:r w:rsidRPr="00BA0D5D">
              <w:rPr>
                <w:rFonts w:ascii="宋体" w:eastAsia="宋体" w:hAnsi="宋体" w:cs="宋体"/>
                <w:kern w:val="0"/>
                <w:sz w:val="24"/>
                <w:szCs w:val="24"/>
              </w:rPr>
              <w:t> element for that purpose. Similarly, Spring’s </w:t>
            </w:r>
            <w:hyperlink r:id="rId641" w:anchor="cache-annotations" w:history="1">
              <w:r w:rsidRPr="00BA0D5D">
                <w:rPr>
                  <w:rFonts w:ascii="宋体" w:eastAsia="宋体" w:hAnsi="宋体" w:cs="宋体"/>
                  <w:color w:val="548E2E"/>
                  <w:kern w:val="0"/>
                  <w:sz w:val="24"/>
                  <w:szCs w:val="24"/>
                  <w:u w:val="single"/>
                </w:rPr>
                <w:t>caching annotations</w:t>
              </w:r>
            </w:hyperlink>
            <w:r w:rsidRPr="00BA0D5D">
              <w:rPr>
                <w:rFonts w:ascii="宋体" w:eastAsia="宋体" w:hAnsi="宋体" w:cs="宋体"/>
                <w:kern w:val="0"/>
                <w:sz w:val="24"/>
                <w:szCs w:val="24"/>
              </w:rPr>
              <w:t> need to be explicitly</w:t>
            </w:r>
            <w:hyperlink r:id="rId642" w:anchor="cache-annotation-enable" w:history="1">
              <w:r w:rsidRPr="00BA0D5D">
                <w:rPr>
                  <w:rFonts w:ascii="宋体" w:eastAsia="宋体" w:hAnsi="宋体" w:cs="宋体"/>
                  <w:color w:val="548E2E"/>
                  <w:kern w:val="0"/>
                  <w:sz w:val="24"/>
                  <w:szCs w:val="24"/>
                  <w:u w:val="single"/>
                </w:rPr>
                <w:t>enabled</w:t>
              </w:r>
            </w:hyperlink>
            <w:r w:rsidRPr="00BA0D5D">
              <w:rPr>
                <w:rFonts w:ascii="宋体" w:eastAsia="宋体" w:hAnsi="宋体" w:cs="宋体"/>
                <w:kern w:val="0"/>
                <w:sz w:val="24"/>
                <w:szCs w:val="24"/>
              </w:rPr>
              <w:t> as well.</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&lt;component-scan/&gt;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is detailed in the section on </w:t>
      </w:r>
      <w:hyperlink r:id="rId643" w:anchor="beans-annotation-config" w:history="1">
        <w:r w:rsidRPr="00BA0D5D">
          <w:rPr>
            <w:rFonts w:ascii="inherit" w:eastAsia="宋体" w:hAnsi="inherit" w:cs="Arial"/>
            <w:color w:val="548E2E"/>
            <w:kern w:val="0"/>
            <w:sz w:val="24"/>
            <w:szCs w:val="24"/>
            <w:u w:val="single"/>
          </w:rPr>
          <w:t>annotation-based container configuration</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&lt;load-time-weaver/&gt;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is detailed in the section on </w:t>
      </w:r>
      <w:hyperlink r:id="rId644" w:anchor="aop-aj-ltw" w:history="1">
        <w:r w:rsidRPr="00BA0D5D">
          <w:rPr>
            <w:rFonts w:ascii="inherit" w:eastAsia="宋体" w:hAnsi="inherit" w:cs="Arial"/>
            <w:color w:val="548E2E"/>
            <w:kern w:val="0"/>
            <w:sz w:val="24"/>
            <w:szCs w:val="24"/>
            <w:u w:val="single"/>
          </w:rPr>
          <w:t>load-time weaving with AspectJ in the Spring Framework</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Using </w:t>
      </w:r>
      <w:r w:rsidRPr="00BA0D5D">
        <w:rPr>
          <w:rFonts w:ascii="Consolas" w:eastAsia="宋体" w:hAnsi="Consolas" w:cs="宋体"/>
          <w:color w:val="34302D"/>
          <w:kern w:val="0"/>
          <w:sz w:val="25"/>
          <w:szCs w:val="25"/>
          <w:shd w:val="clear" w:color="auto" w:fill="F7F7F8"/>
        </w:rPr>
        <w:t>&lt;spring-configured/&gt;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is detailed in the section on </w:t>
      </w:r>
      <w:hyperlink r:id="rId645" w:anchor="aop-atconfigurable" w:history="1">
        <w:r w:rsidRPr="00BA0D5D">
          <w:rPr>
            <w:rFonts w:ascii="inherit" w:eastAsia="宋体" w:hAnsi="inherit" w:cs="Arial"/>
            <w:color w:val="548E2E"/>
            <w:kern w:val="0"/>
            <w:sz w:val="24"/>
            <w:szCs w:val="24"/>
            <w:u w:val="single"/>
          </w:rPr>
          <w:t>using AspectJ to dependency inject domain objects with Spring</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&lt;mbean-export/&gt;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is detailed in the section on </w:t>
      </w:r>
      <w:hyperlink r:id="rId646" w:anchor="jmx-context-mbeanexport" w:history="1">
        <w:r w:rsidRPr="00BA0D5D">
          <w:rPr>
            <w:rFonts w:ascii="inherit" w:eastAsia="宋体" w:hAnsi="inherit" w:cs="Arial"/>
            <w:color w:val="548E2E"/>
            <w:kern w:val="0"/>
            <w:sz w:val="24"/>
            <w:szCs w:val="24"/>
            <w:u w:val="single"/>
          </w:rPr>
          <w:t>configuring annotation-based MBean export</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9.1.4. The Beans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Last but not least, we have the elements in the </w:t>
      </w:r>
      <w:r w:rsidRPr="00BA0D5D">
        <w:rPr>
          <w:rFonts w:ascii="Consolas" w:eastAsia="宋体" w:hAnsi="Consolas" w:cs="宋体"/>
          <w:color w:val="34302D"/>
          <w:kern w:val="0"/>
          <w:sz w:val="23"/>
          <w:szCs w:val="23"/>
          <w:shd w:val="clear" w:color="auto" w:fill="F7F7F8"/>
        </w:rPr>
        <w:t>beans</w:t>
      </w:r>
      <w:r w:rsidRPr="00BA0D5D">
        <w:rPr>
          <w:rFonts w:ascii="inherit" w:eastAsia="宋体" w:hAnsi="inherit" w:cs="Arial"/>
          <w:color w:val="34302D"/>
          <w:kern w:val="0"/>
          <w:sz w:val="24"/>
          <w:szCs w:val="24"/>
        </w:rPr>
        <w:t> schema. These elements have been in Spring since the very dawn of the framework. Examples of the various elements in the </w:t>
      </w:r>
      <w:r w:rsidRPr="00BA0D5D">
        <w:rPr>
          <w:rFonts w:ascii="Consolas" w:eastAsia="宋体" w:hAnsi="Consolas" w:cs="宋体"/>
          <w:color w:val="34302D"/>
          <w:kern w:val="0"/>
          <w:sz w:val="23"/>
          <w:szCs w:val="23"/>
          <w:shd w:val="clear" w:color="auto" w:fill="F7F7F8"/>
        </w:rPr>
        <w:t>beans</w:t>
      </w:r>
      <w:r w:rsidRPr="00BA0D5D">
        <w:rPr>
          <w:rFonts w:ascii="inherit" w:eastAsia="宋体" w:hAnsi="inherit" w:cs="Arial"/>
          <w:color w:val="34302D"/>
          <w:kern w:val="0"/>
          <w:sz w:val="24"/>
          <w:szCs w:val="24"/>
        </w:rPr>
        <w:t> schema are not shown here because they are quite comprehensively covered in </w:t>
      </w:r>
      <w:hyperlink r:id="rId647" w:anchor="beans-factory-properties-detailed" w:history="1">
        <w:r w:rsidRPr="00BA0D5D">
          <w:rPr>
            <w:rFonts w:ascii="inherit" w:eastAsia="宋体" w:hAnsi="inherit" w:cs="Arial"/>
            <w:color w:val="548E2E"/>
            <w:kern w:val="0"/>
            <w:sz w:val="24"/>
            <w:szCs w:val="24"/>
            <w:u w:val="single"/>
          </w:rPr>
          <w:t>dependencies and configuration in detail</w:t>
        </w:r>
      </w:hyperlink>
      <w:r w:rsidRPr="00BA0D5D">
        <w:rPr>
          <w:rFonts w:ascii="inherit" w:eastAsia="宋体" w:hAnsi="inherit" w:cs="Arial"/>
          <w:color w:val="34302D"/>
          <w:kern w:val="0"/>
          <w:sz w:val="24"/>
          <w:szCs w:val="24"/>
        </w:rPr>
        <w:t> (and, indeed, in that entire </w:t>
      </w:r>
      <w:hyperlink r:id="rId648" w:anchor="beans" w:history="1">
        <w:r w:rsidRPr="00BA0D5D">
          <w:rPr>
            <w:rFonts w:ascii="inherit" w:eastAsia="宋体" w:hAnsi="inherit" w:cs="Arial"/>
            <w:color w:val="548E2E"/>
            <w:kern w:val="0"/>
            <w:sz w:val="24"/>
            <w:szCs w:val="24"/>
            <w:u w:val="single"/>
          </w:rPr>
          <w:t>chapter</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you can add zero or more key-value pairs to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XML definitions. What, if anything, is done with this extra metadata is totally up to your own custom logic (and so is typically only of use if you write your own custom elements as described in the appendix entitled </w:t>
      </w:r>
      <w:hyperlink r:id="rId649" w:anchor="xml-custom" w:history="1">
        <w:r w:rsidRPr="00BA0D5D">
          <w:rPr>
            <w:rFonts w:ascii="inherit" w:eastAsia="宋体" w:hAnsi="inherit" w:cs="Arial"/>
            <w:color w:val="548E2E"/>
            <w:kern w:val="0"/>
            <w:sz w:val="24"/>
            <w:szCs w:val="24"/>
            <w:u w:val="single"/>
          </w:rPr>
          <w:t>XML Schema Authoring</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w:t>
      </w:r>
      <w:r w:rsidRPr="00BA0D5D">
        <w:rPr>
          <w:rFonts w:ascii="Consolas" w:eastAsia="宋体" w:hAnsi="Consolas" w:cs="宋体"/>
          <w:color w:val="34302D"/>
          <w:kern w:val="0"/>
          <w:sz w:val="23"/>
          <w:szCs w:val="23"/>
          <w:shd w:val="clear" w:color="auto" w:fill="F7F7F8"/>
        </w:rPr>
        <w:t>&lt;meta/&gt;</w:t>
      </w:r>
      <w:r w:rsidRPr="00BA0D5D">
        <w:rPr>
          <w:rFonts w:ascii="inherit" w:eastAsia="宋体" w:hAnsi="inherit" w:cs="Arial"/>
          <w:color w:val="34302D"/>
          <w:kern w:val="0"/>
          <w:sz w:val="24"/>
          <w:szCs w:val="24"/>
        </w:rPr>
        <w:t> element in the context of a surrounding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(note that, without any logic to interpret it, the metadata is effectively useless as it stands).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"x.y.Foo"</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&lt;meta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"cacheName"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"foo"</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"Rick"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Mar>
          <w:top w:w="15" w:type="dxa"/>
          <w:left w:w="15" w:type="dxa"/>
          <w:bottom w:w="15" w:type="dxa"/>
          <w:right w:w="15" w:type="dxa"/>
        </w:tblCellMar>
        <w:tblLook w:val="04A0" w:firstRow="1" w:lastRow="0" w:firstColumn="1" w:lastColumn="0" w:noHBand="0" w:noVBand="1"/>
      </w:tblPr>
      <w:tblGrid>
        <w:gridCol w:w="366"/>
        <w:gridCol w:w="4106"/>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is the example </w:t>
            </w:r>
            <w:r w:rsidRPr="00BA0D5D">
              <w:rPr>
                <w:rFonts w:ascii="Consolas" w:eastAsia="宋体" w:hAnsi="Consolas" w:cs="宋体"/>
                <w:color w:val="34302D"/>
                <w:kern w:val="0"/>
                <w:sz w:val="23"/>
                <w:szCs w:val="23"/>
                <w:shd w:val="clear" w:color="auto" w:fill="F7F7F8"/>
              </w:rPr>
              <w:t>meta</w:t>
            </w:r>
            <w:r w:rsidRPr="00BA0D5D">
              <w:rPr>
                <w:rFonts w:ascii="宋体" w:eastAsia="宋体" w:hAnsi="宋体" w:cs="宋体"/>
                <w:color w:val="34302D"/>
                <w:kern w:val="0"/>
                <w:sz w:val="24"/>
                <w:szCs w:val="24"/>
              </w:rPr>
              <w:t> element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case of the preceding example, you could assume that there is some logic that consumes the bean definition and sets up some caching infrastructure that uses the supplied metadata.</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01" w:name="_Toc15327159"/>
      <w:r w:rsidRPr="00BA0D5D">
        <w:rPr>
          <w:rFonts w:ascii="Arial" w:eastAsia="宋体" w:hAnsi="Arial" w:cs="Arial"/>
          <w:color w:val="34302D"/>
          <w:kern w:val="0"/>
          <w:sz w:val="41"/>
          <w:szCs w:val="41"/>
        </w:rPr>
        <w:t>9.2. XML Schema Authoring</w:t>
      </w:r>
      <w:bookmarkEnd w:id="240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version 2.0, Spring has featured a mechanism for adding schema-based extensions to the basic Spring XML format for defining and configuring beans. This section covers how to write your own custom XML bean definition parsers and integrate such parsers into the Spring IoC container.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To facilitate authoring configuration files that use a schema-aware XML editor, Spring’s extensible XML configuration mechanism is based on XML Schema. If you are not familiar with Spring’s current XML configuration extensions that come with the standard Spring distribution, you should first read the appendix entitled </w:t>
      </w:r>
      <w:hyperlink r:id="rId650" w:anchor="xsd-config" w:history="1">
        <w:r w:rsidRPr="00BA0D5D">
          <w:rPr>
            <w:rFonts w:ascii="inherit" w:eastAsia="宋体" w:hAnsi="inherit" w:cs="Arial"/>
            <w:color w:val="548E2E"/>
            <w:kern w:val="0"/>
            <w:sz w:val="24"/>
            <w:szCs w:val="24"/>
            <w:u w:val="single"/>
          </w:rPr>
          <w:t>[xsd-config]</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create new XML configuration extensions:</w:t>
      </w:r>
    </w:p>
    <w:p w:rsidR="00BA0D5D" w:rsidRPr="00BA0D5D" w:rsidRDefault="003D7FE9" w:rsidP="00BA0D5D">
      <w:pPr>
        <w:widowControl/>
        <w:numPr>
          <w:ilvl w:val="0"/>
          <w:numId w:val="65"/>
        </w:numPr>
        <w:shd w:val="clear" w:color="auto" w:fill="FFFFFF"/>
        <w:spacing w:after="150"/>
        <w:ind w:left="420"/>
        <w:jc w:val="left"/>
        <w:rPr>
          <w:rFonts w:ascii="inherit" w:eastAsia="宋体" w:hAnsi="inherit" w:cs="Arial" w:hint="eastAsia"/>
          <w:color w:val="34302D"/>
          <w:kern w:val="0"/>
          <w:sz w:val="24"/>
          <w:szCs w:val="24"/>
        </w:rPr>
      </w:pPr>
      <w:hyperlink r:id="rId651" w:anchor="xsd-custom-schema" w:history="1">
        <w:r w:rsidR="00BA0D5D" w:rsidRPr="00BA0D5D">
          <w:rPr>
            <w:rFonts w:ascii="inherit" w:eastAsia="宋体" w:hAnsi="inherit" w:cs="Arial"/>
            <w:color w:val="548E2E"/>
            <w:kern w:val="0"/>
            <w:sz w:val="24"/>
            <w:szCs w:val="24"/>
            <w:u w:val="single"/>
          </w:rPr>
          <w:t>Author</w:t>
        </w:r>
      </w:hyperlink>
      <w:r w:rsidR="00BA0D5D" w:rsidRPr="00BA0D5D">
        <w:rPr>
          <w:rFonts w:ascii="inherit" w:eastAsia="宋体" w:hAnsi="inherit" w:cs="Arial"/>
          <w:color w:val="34302D"/>
          <w:kern w:val="0"/>
          <w:sz w:val="24"/>
          <w:szCs w:val="24"/>
        </w:rPr>
        <w:t> an XML schema to describe your custom element(s).</w:t>
      </w:r>
    </w:p>
    <w:p w:rsidR="00BA0D5D" w:rsidRPr="00BA0D5D" w:rsidRDefault="003D7FE9" w:rsidP="00BA0D5D">
      <w:pPr>
        <w:widowControl/>
        <w:numPr>
          <w:ilvl w:val="0"/>
          <w:numId w:val="65"/>
        </w:numPr>
        <w:shd w:val="clear" w:color="auto" w:fill="FFFFFF"/>
        <w:spacing w:after="150"/>
        <w:ind w:left="420"/>
        <w:jc w:val="left"/>
        <w:rPr>
          <w:rFonts w:ascii="inherit" w:eastAsia="宋体" w:hAnsi="inherit" w:cs="Arial" w:hint="eastAsia"/>
          <w:color w:val="34302D"/>
          <w:kern w:val="0"/>
          <w:sz w:val="24"/>
          <w:szCs w:val="24"/>
        </w:rPr>
      </w:pPr>
      <w:hyperlink r:id="rId652" w:anchor="xsd-custom-namespacehandler" w:history="1">
        <w:r w:rsidR="00BA0D5D" w:rsidRPr="00BA0D5D">
          <w:rPr>
            <w:rFonts w:ascii="inherit" w:eastAsia="宋体" w:hAnsi="inherit" w:cs="Arial"/>
            <w:color w:val="548E2E"/>
            <w:kern w:val="0"/>
            <w:sz w:val="24"/>
            <w:szCs w:val="24"/>
            <w:u w:val="single"/>
          </w:rPr>
          <w:t>Code</w:t>
        </w:r>
      </w:hyperlink>
      <w:r w:rsidR="00BA0D5D" w:rsidRPr="00BA0D5D">
        <w:rPr>
          <w:rFonts w:ascii="inherit" w:eastAsia="宋体" w:hAnsi="inherit" w:cs="Arial"/>
          <w:color w:val="34302D"/>
          <w:kern w:val="0"/>
          <w:sz w:val="24"/>
          <w:szCs w:val="24"/>
        </w:rPr>
        <w:t> a custom </w:t>
      </w:r>
      <w:r w:rsidR="00BA0D5D" w:rsidRPr="00BA0D5D">
        <w:rPr>
          <w:rFonts w:ascii="Consolas" w:eastAsia="宋体" w:hAnsi="Consolas" w:cs="宋体"/>
          <w:color w:val="34302D"/>
          <w:kern w:val="0"/>
          <w:sz w:val="23"/>
          <w:szCs w:val="23"/>
          <w:shd w:val="clear" w:color="auto" w:fill="F7F7F8"/>
        </w:rPr>
        <w:t>NamespaceHandler</w:t>
      </w:r>
      <w:r w:rsidR="00BA0D5D" w:rsidRPr="00BA0D5D">
        <w:rPr>
          <w:rFonts w:ascii="inherit" w:eastAsia="宋体" w:hAnsi="inherit" w:cs="Arial"/>
          <w:color w:val="34302D"/>
          <w:kern w:val="0"/>
          <w:sz w:val="24"/>
          <w:szCs w:val="24"/>
        </w:rPr>
        <w:t> implementation.</w:t>
      </w:r>
    </w:p>
    <w:p w:rsidR="00BA0D5D" w:rsidRPr="00BA0D5D" w:rsidRDefault="003D7FE9" w:rsidP="00BA0D5D">
      <w:pPr>
        <w:widowControl/>
        <w:numPr>
          <w:ilvl w:val="0"/>
          <w:numId w:val="65"/>
        </w:numPr>
        <w:shd w:val="clear" w:color="auto" w:fill="FFFFFF"/>
        <w:spacing w:after="150"/>
        <w:ind w:left="420"/>
        <w:jc w:val="left"/>
        <w:rPr>
          <w:rFonts w:ascii="inherit" w:eastAsia="宋体" w:hAnsi="inherit" w:cs="Arial" w:hint="eastAsia"/>
          <w:color w:val="34302D"/>
          <w:kern w:val="0"/>
          <w:sz w:val="24"/>
          <w:szCs w:val="24"/>
        </w:rPr>
      </w:pPr>
      <w:hyperlink r:id="rId653" w:anchor="xsd-custom-parser" w:history="1">
        <w:r w:rsidR="00BA0D5D" w:rsidRPr="00BA0D5D">
          <w:rPr>
            <w:rFonts w:ascii="inherit" w:eastAsia="宋体" w:hAnsi="inherit" w:cs="Arial"/>
            <w:color w:val="548E2E"/>
            <w:kern w:val="0"/>
            <w:sz w:val="24"/>
            <w:szCs w:val="24"/>
            <w:u w:val="single"/>
          </w:rPr>
          <w:t>Code</w:t>
        </w:r>
      </w:hyperlink>
      <w:r w:rsidR="00BA0D5D" w:rsidRPr="00BA0D5D">
        <w:rPr>
          <w:rFonts w:ascii="inherit" w:eastAsia="宋体" w:hAnsi="inherit" w:cs="Arial"/>
          <w:color w:val="34302D"/>
          <w:kern w:val="0"/>
          <w:sz w:val="24"/>
          <w:szCs w:val="24"/>
        </w:rPr>
        <w:t> one or more </w:t>
      </w:r>
      <w:r w:rsidR="00BA0D5D" w:rsidRPr="00BA0D5D">
        <w:rPr>
          <w:rFonts w:ascii="Consolas" w:eastAsia="宋体" w:hAnsi="Consolas" w:cs="宋体"/>
          <w:color w:val="34302D"/>
          <w:kern w:val="0"/>
          <w:sz w:val="23"/>
          <w:szCs w:val="23"/>
          <w:shd w:val="clear" w:color="auto" w:fill="F7F7F8"/>
        </w:rPr>
        <w:t>BeanDefinitionParser</w:t>
      </w:r>
      <w:r w:rsidR="00BA0D5D" w:rsidRPr="00BA0D5D">
        <w:rPr>
          <w:rFonts w:ascii="inherit" w:eastAsia="宋体" w:hAnsi="inherit" w:cs="Arial"/>
          <w:color w:val="34302D"/>
          <w:kern w:val="0"/>
          <w:sz w:val="24"/>
          <w:szCs w:val="24"/>
        </w:rPr>
        <w:t> implementations (this is where the real work is done).</w:t>
      </w:r>
    </w:p>
    <w:p w:rsidR="00BA0D5D" w:rsidRPr="00BA0D5D" w:rsidRDefault="003D7FE9" w:rsidP="00BA0D5D">
      <w:pPr>
        <w:widowControl/>
        <w:numPr>
          <w:ilvl w:val="0"/>
          <w:numId w:val="65"/>
        </w:numPr>
        <w:shd w:val="clear" w:color="auto" w:fill="FFFFFF"/>
        <w:spacing w:after="150"/>
        <w:ind w:left="420"/>
        <w:jc w:val="left"/>
        <w:rPr>
          <w:rFonts w:ascii="inherit" w:eastAsia="宋体" w:hAnsi="inherit" w:cs="Arial" w:hint="eastAsia"/>
          <w:color w:val="34302D"/>
          <w:kern w:val="0"/>
          <w:sz w:val="24"/>
          <w:szCs w:val="24"/>
        </w:rPr>
      </w:pPr>
      <w:hyperlink r:id="rId654" w:anchor="xsd-custom-registration" w:history="1">
        <w:r w:rsidR="00BA0D5D" w:rsidRPr="00BA0D5D">
          <w:rPr>
            <w:rFonts w:ascii="inherit" w:eastAsia="宋体" w:hAnsi="inherit" w:cs="Arial"/>
            <w:color w:val="548E2E"/>
            <w:kern w:val="0"/>
            <w:sz w:val="24"/>
            <w:szCs w:val="24"/>
            <w:u w:val="single"/>
          </w:rPr>
          <w:t>Register</w:t>
        </w:r>
      </w:hyperlink>
      <w:r w:rsidR="00BA0D5D" w:rsidRPr="00BA0D5D">
        <w:rPr>
          <w:rFonts w:ascii="inherit" w:eastAsia="宋体" w:hAnsi="inherit" w:cs="Arial"/>
          <w:color w:val="34302D"/>
          <w:kern w:val="0"/>
          <w:sz w:val="24"/>
          <w:szCs w:val="24"/>
        </w:rPr>
        <w:t> your new artifacts with Spring.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a unified example, we create an XML extension (a custom XML element) that lets us configure objects of the type</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(from the </w:t>
      </w:r>
      <w:r w:rsidRPr="00BA0D5D">
        <w:rPr>
          <w:rFonts w:ascii="Consolas" w:eastAsia="宋体" w:hAnsi="Consolas" w:cs="宋体"/>
          <w:color w:val="34302D"/>
          <w:kern w:val="0"/>
          <w:sz w:val="23"/>
          <w:szCs w:val="23"/>
          <w:shd w:val="clear" w:color="auto" w:fill="F7F7F8"/>
        </w:rPr>
        <w:t>java.text</w:t>
      </w:r>
      <w:r w:rsidRPr="00BA0D5D">
        <w:rPr>
          <w:rFonts w:ascii="inherit" w:eastAsia="宋体" w:hAnsi="inherit" w:cs="Arial"/>
          <w:color w:val="34302D"/>
          <w:kern w:val="0"/>
          <w:sz w:val="24"/>
          <w:szCs w:val="24"/>
        </w:rPr>
        <w:t> package). When we are done, we will be able to define bean definitions of type </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&lt;myns:dateformat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pattern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"yyyy-MM-dd HH:mm"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lenient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include much more detailed examples follow later in this appendix. The intent of this first simple example is to walk you through the basic steps of making a custom extension.)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9.2.1. Authoring the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Creating an XML configuration extension for use with Spring’s IoC container starts with authoring an XML Schema to describe the extension. For our example, we use the following schema to configure </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objects: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myns.xsd (inside package org/springframework/samples/xml)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"http://www.mycompany.com/schema/myns"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xmlns:beans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targetNamespace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"http://www.mycompany.com/schema/myns"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elementFormDefault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"qualified"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attributeFormDefault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"unqualified"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namespace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&lt;xsd:element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&lt;xsd:complexType&gt;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&lt;xsd:complexContent&gt;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&lt;xsd:extension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"beans:identifiedType"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"lenient"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"xsd:boolean"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&lt;xsd:attribute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"pattern"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"xsd:string"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use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"required"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&lt;/xsd:extension&gt;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&lt;/xsd:complexContent&gt;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&lt;/xsd:complexType&gt;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&lt;/xsd:element&gt;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&lt;/xsd:schema&gt;</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indicated line contains an extension base for all identifiable tags (meaning they have an </w:t>
            </w:r>
            <w:r w:rsidRPr="00BA0D5D">
              <w:rPr>
                <w:rFonts w:ascii="Consolas" w:eastAsia="宋体" w:hAnsi="Consolas" w:cs="宋体"/>
                <w:color w:val="34302D"/>
                <w:kern w:val="0"/>
                <w:sz w:val="23"/>
                <w:szCs w:val="23"/>
                <w:shd w:val="clear" w:color="auto" w:fill="F7F7F8"/>
              </w:rPr>
              <w:t>id</w:t>
            </w:r>
            <w:r w:rsidRPr="00BA0D5D">
              <w:rPr>
                <w:rFonts w:ascii="宋体" w:eastAsia="宋体" w:hAnsi="宋体" w:cs="宋体"/>
                <w:color w:val="34302D"/>
                <w:kern w:val="0"/>
                <w:sz w:val="24"/>
                <w:szCs w:val="24"/>
              </w:rPr>
              <w:t> attribute that we can use as the bean identifier in the container). We can use this attribute because we imported the Spring-provided</w:t>
            </w:r>
            <w:r w:rsidRPr="00BA0D5D">
              <w:rPr>
                <w:rFonts w:ascii="Consolas" w:eastAsia="宋体" w:hAnsi="Consolas" w:cs="宋体"/>
                <w:color w:val="34302D"/>
                <w:kern w:val="0"/>
                <w:sz w:val="23"/>
                <w:szCs w:val="23"/>
                <w:shd w:val="clear" w:color="auto" w:fill="F7F7F8"/>
              </w:rPr>
              <w:t>beans</w:t>
            </w:r>
            <w:r w:rsidRPr="00BA0D5D">
              <w:rPr>
                <w:rFonts w:ascii="宋体" w:eastAsia="宋体" w:hAnsi="宋体" w:cs="宋体"/>
                <w:color w:val="34302D"/>
                <w:kern w:val="0"/>
                <w:sz w:val="24"/>
                <w:szCs w:val="24"/>
              </w:rPr>
              <w:t> namespace.</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schema lets us configure </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objects directly in an XML application context file by using the </w:t>
      </w:r>
      <w:r w:rsidRPr="00BA0D5D">
        <w:rPr>
          <w:rFonts w:ascii="Consolas" w:eastAsia="宋体" w:hAnsi="Consolas" w:cs="宋体"/>
          <w:color w:val="34302D"/>
          <w:kern w:val="0"/>
          <w:sz w:val="23"/>
          <w:szCs w:val="23"/>
          <w:shd w:val="clear" w:color="auto" w:fill="F7F7F8"/>
        </w:rPr>
        <w:t>&lt;myns:dateformat/&gt;</w:t>
      </w:r>
      <w:r w:rsidRPr="00BA0D5D">
        <w:rPr>
          <w:rFonts w:ascii="inherit" w:eastAsia="宋体" w:hAnsi="inherit" w:cs="Arial"/>
          <w:color w:val="34302D"/>
          <w:kern w:val="0"/>
          <w:sz w:val="24"/>
          <w:szCs w:val="24"/>
        </w:rPr>
        <w:t> element,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&lt;myns:dateformat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pattern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"yyyy-MM-dd HH:mm"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lenient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after we have created the infrastructure classes, the preceding snippet of XML is essentially the same as the following XML snippet: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"java.text.SimpleDateFormat"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"yyyy-HH-dd HH:mm"</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"lenient"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second of the two preceding snippets creates a bean in the container (identified by the name </w:t>
      </w:r>
      <w:r w:rsidRPr="00BA0D5D">
        <w:rPr>
          <w:rFonts w:ascii="Consolas" w:eastAsia="宋体" w:hAnsi="Consolas" w:cs="宋体"/>
          <w:color w:val="34302D"/>
          <w:kern w:val="0"/>
          <w:sz w:val="23"/>
          <w:szCs w:val="23"/>
          <w:shd w:val="clear" w:color="auto" w:fill="F7F7F8"/>
        </w:rPr>
        <w:t>dateFormat</w:t>
      </w:r>
      <w:r w:rsidRPr="00BA0D5D">
        <w:rPr>
          <w:rFonts w:ascii="inherit" w:eastAsia="宋体" w:hAnsi="inherit" w:cs="Arial"/>
          <w:color w:val="34302D"/>
          <w:kern w:val="0"/>
          <w:sz w:val="24"/>
          <w:szCs w:val="24"/>
        </w:rPr>
        <w:t> of type</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with a couple of properties set.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schema-based approach to creating configuration format allows for tight integration with an IDE that has a schema-aware XML editor. By using a properly authored schema, you can use autocompletion to let a user choose between several configuration options defined in the enumeration.</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9.2.2. Coding a </w:t>
      </w:r>
      <w:r w:rsidRPr="00BA0D5D">
        <w:rPr>
          <w:rFonts w:ascii="Consolas" w:eastAsia="宋体" w:hAnsi="Consolas" w:cs="宋体"/>
          <w:color w:val="34302D"/>
          <w:kern w:val="0"/>
          <w:sz w:val="33"/>
          <w:szCs w:val="33"/>
          <w:shd w:val="clear" w:color="auto" w:fill="F7F7F8"/>
        </w:rPr>
        <w:t>NamespaceHandler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the schema, we need a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to parse all elements of this specific namespace that Spring encounters while parsing configuration files. For this example, the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should take care of the parsing of the </w:t>
      </w:r>
      <w:r w:rsidRPr="00BA0D5D">
        <w:rPr>
          <w:rFonts w:ascii="Consolas" w:eastAsia="宋体" w:hAnsi="Consolas" w:cs="宋体"/>
          <w:color w:val="34302D"/>
          <w:kern w:val="0"/>
          <w:sz w:val="23"/>
          <w:szCs w:val="23"/>
          <w:shd w:val="clear" w:color="auto" w:fill="F7F7F8"/>
        </w:rPr>
        <w:t>myns:dateformat</w:t>
      </w:r>
      <w:r w:rsidRPr="00BA0D5D">
        <w:rPr>
          <w:rFonts w:ascii="inherit" w:eastAsia="宋体" w:hAnsi="inherit" w:cs="Arial"/>
          <w:color w:val="34302D"/>
          <w:kern w:val="0"/>
          <w:sz w:val="24"/>
          <w:szCs w:val="24"/>
        </w:rPr>
        <w:t> element.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interface features three methods:</w:t>
      </w:r>
    </w:p>
    <w:p w:rsidR="00BA0D5D" w:rsidRPr="00BA0D5D" w:rsidRDefault="00BA0D5D" w:rsidP="00BA0D5D">
      <w:pPr>
        <w:widowControl/>
        <w:numPr>
          <w:ilvl w:val="0"/>
          <w:numId w:val="6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Allows for initialization of the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and is called by Spring before the handler is used.</w:t>
      </w:r>
    </w:p>
    <w:p w:rsidR="00BA0D5D" w:rsidRPr="00BA0D5D" w:rsidRDefault="00BA0D5D" w:rsidP="00BA0D5D">
      <w:pPr>
        <w:widowControl/>
        <w:numPr>
          <w:ilvl w:val="0"/>
          <w:numId w:val="6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BeanDefinition parse(Element, ParserContext)</w:t>
      </w:r>
      <w:r w:rsidRPr="00BA0D5D">
        <w:rPr>
          <w:rFonts w:ascii="inherit" w:eastAsia="宋体" w:hAnsi="inherit" w:cs="Arial"/>
          <w:color w:val="34302D"/>
          <w:kern w:val="0"/>
          <w:sz w:val="24"/>
          <w:szCs w:val="24"/>
        </w:rPr>
        <w:t>: Called when Spring encounters a top-level element (not nested inside a bean definition or a different namespace). This method can itself register bean definitions, return a bean definition, or both.</w:t>
      </w:r>
    </w:p>
    <w:p w:rsidR="00BA0D5D" w:rsidRPr="00BA0D5D" w:rsidRDefault="00BA0D5D" w:rsidP="00BA0D5D">
      <w:pPr>
        <w:widowControl/>
        <w:numPr>
          <w:ilvl w:val="0"/>
          <w:numId w:val="6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BeanDefinitionHolder decorate(Node, BeanDefinitionHolder, ParserContext)</w:t>
      </w:r>
      <w:r w:rsidRPr="00BA0D5D">
        <w:rPr>
          <w:rFonts w:ascii="inherit" w:eastAsia="宋体" w:hAnsi="inherit" w:cs="Arial"/>
          <w:color w:val="34302D"/>
          <w:kern w:val="0"/>
          <w:sz w:val="24"/>
          <w:szCs w:val="24"/>
        </w:rPr>
        <w:t>: Called when Spring encounters an attribute or nested element of a different namespace. The decoration of one or more bean definitions is used (for example) with the</w:t>
      </w:r>
      <w:hyperlink r:id="rId655" w:anchor="beans-factory-scopes" w:history="1">
        <w:r w:rsidRPr="00BA0D5D">
          <w:rPr>
            <w:rFonts w:ascii="inherit" w:eastAsia="宋体" w:hAnsi="inherit" w:cs="Arial"/>
            <w:color w:val="548E2E"/>
            <w:kern w:val="0"/>
            <w:sz w:val="24"/>
            <w:szCs w:val="24"/>
            <w:u w:val="single"/>
          </w:rPr>
          <w:t>scopes that Spring supports</w:t>
        </w:r>
      </w:hyperlink>
      <w:r w:rsidRPr="00BA0D5D">
        <w:rPr>
          <w:rFonts w:ascii="inherit" w:eastAsia="宋体" w:hAnsi="inherit" w:cs="Arial"/>
          <w:color w:val="34302D"/>
          <w:kern w:val="0"/>
          <w:sz w:val="24"/>
          <w:szCs w:val="24"/>
        </w:rPr>
        <w:t>. We start by highlighting a simple example, without using decoration, after which we show decoration in a somewhat more advanced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Although you can code your own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for the entire namespace (and hence provide code that parses each and every element in the namespace), it is often the case that each top-level XML element in a Spring XML configuration file results in a single bean definition (as in our case, where a single </w:t>
      </w:r>
      <w:r w:rsidRPr="00BA0D5D">
        <w:rPr>
          <w:rFonts w:ascii="Consolas" w:eastAsia="宋体" w:hAnsi="Consolas" w:cs="宋体"/>
          <w:color w:val="34302D"/>
          <w:kern w:val="0"/>
          <w:sz w:val="23"/>
          <w:szCs w:val="23"/>
          <w:shd w:val="clear" w:color="auto" w:fill="F7F7F8"/>
        </w:rPr>
        <w:t>&lt;myns:dateformat/&gt;</w:t>
      </w:r>
      <w:r w:rsidRPr="00BA0D5D">
        <w:rPr>
          <w:rFonts w:ascii="inherit" w:eastAsia="宋体" w:hAnsi="inherit" w:cs="Arial"/>
          <w:color w:val="34302D"/>
          <w:kern w:val="0"/>
          <w:sz w:val="24"/>
          <w:szCs w:val="24"/>
        </w:rPr>
        <w:t> element results in a single </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bean definition). Spring features a number of convenience classes that support this scenario. In the following example, we use the </w:t>
      </w:r>
      <w:r w:rsidRPr="00BA0D5D">
        <w:rPr>
          <w:rFonts w:ascii="Consolas" w:eastAsia="宋体" w:hAnsi="Consolas" w:cs="宋体"/>
          <w:color w:val="34302D"/>
          <w:kern w:val="0"/>
          <w:sz w:val="23"/>
          <w:szCs w:val="23"/>
          <w:shd w:val="clear" w:color="auto" w:fill="F7F7F8"/>
        </w:rPr>
        <w:t>NamespaceHandlerSupport</w:t>
      </w:r>
      <w:r w:rsidRPr="00BA0D5D">
        <w:rPr>
          <w:rFonts w:ascii="inherit" w:eastAsia="宋体" w:hAnsi="inherit" w:cs="Arial"/>
          <w:color w:val="34302D"/>
          <w:kern w:val="0"/>
          <w:sz w:val="24"/>
          <w:szCs w:val="24"/>
        </w:rPr>
        <w:t>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org.springframework.samples.xml;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org.springframework.beans.factory.xml.NamespaceHandlerSupport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MyNamespaceHandler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NamespaceHandlerSupport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registerBeanDefinitionParser(</w:t>
      </w:r>
      <w:r w:rsidRPr="00BA0D5D">
        <w:rPr>
          <w:rFonts w:ascii="Consolas" w:eastAsia="宋体" w:hAnsi="Consolas" w:cs="宋体"/>
          <w:color w:val="DD1144"/>
          <w:kern w:val="0"/>
          <w:sz w:val="24"/>
          <w:szCs w:val="24"/>
        </w:rPr>
        <w:t>"dateformat"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SimpleDateFormatBeanDefinitionParser());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may notice that there is not actually a whole lot of parsing logic in this class. Indeed, the </w:t>
      </w:r>
      <w:r w:rsidRPr="00BA0D5D">
        <w:rPr>
          <w:rFonts w:ascii="Consolas" w:eastAsia="宋体" w:hAnsi="Consolas" w:cs="宋体"/>
          <w:color w:val="34302D"/>
          <w:kern w:val="0"/>
          <w:sz w:val="23"/>
          <w:szCs w:val="23"/>
          <w:shd w:val="clear" w:color="auto" w:fill="F7F7F8"/>
        </w:rPr>
        <w:t>NamespaceHandlerSupport</w:t>
      </w:r>
      <w:r w:rsidRPr="00BA0D5D">
        <w:rPr>
          <w:rFonts w:ascii="inherit" w:eastAsia="宋体" w:hAnsi="inherit" w:cs="Arial"/>
          <w:color w:val="34302D"/>
          <w:kern w:val="0"/>
          <w:sz w:val="24"/>
          <w:szCs w:val="24"/>
        </w:rPr>
        <w:t> class has a built-in notion of delegation. It supports the registration of any number of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instances, to which it delegates to when it needs to parse an element in its namespace. This clean separation of concerns lets a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handle the orchestration of the parsing of all of the custom elements in its namespace while delegating to </w:t>
      </w:r>
      <w:r w:rsidRPr="00BA0D5D">
        <w:rPr>
          <w:rFonts w:ascii="Consolas" w:eastAsia="宋体" w:hAnsi="Consolas" w:cs="宋体"/>
          <w:color w:val="34302D"/>
          <w:kern w:val="0"/>
          <w:sz w:val="23"/>
          <w:szCs w:val="23"/>
          <w:shd w:val="clear" w:color="auto" w:fill="F7F7F8"/>
        </w:rPr>
        <w:t>BeanDefinitionParsers</w:t>
      </w:r>
      <w:r w:rsidRPr="00BA0D5D">
        <w:rPr>
          <w:rFonts w:ascii="inherit" w:eastAsia="宋体" w:hAnsi="inherit" w:cs="Arial"/>
          <w:color w:val="34302D"/>
          <w:kern w:val="0"/>
          <w:sz w:val="24"/>
          <w:szCs w:val="24"/>
        </w:rPr>
        <w:t> to do the grunt work of the XML parsing. This means that each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contains only the logic for parsing a single custom element, as we can see in the next step.</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9.2.3. Using </w:t>
      </w:r>
      <w:r w:rsidRPr="00BA0D5D">
        <w:rPr>
          <w:rFonts w:ascii="Consolas" w:eastAsia="宋体" w:hAnsi="Consolas" w:cs="宋体"/>
          <w:color w:val="34302D"/>
          <w:kern w:val="0"/>
          <w:sz w:val="33"/>
          <w:szCs w:val="33"/>
          <w:shd w:val="clear" w:color="auto" w:fill="F7F7F8"/>
        </w:rPr>
        <w:t>BeanDefinitionParser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is used if the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encounters an XML element of the type that has been mapped to the specific bean definition parser (</w:t>
      </w:r>
      <w:r w:rsidRPr="00BA0D5D">
        <w:rPr>
          <w:rFonts w:ascii="Consolas" w:eastAsia="宋体" w:hAnsi="Consolas" w:cs="宋体"/>
          <w:color w:val="34302D"/>
          <w:kern w:val="0"/>
          <w:sz w:val="23"/>
          <w:szCs w:val="23"/>
          <w:shd w:val="clear" w:color="auto" w:fill="F7F7F8"/>
        </w:rPr>
        <w:t>dateformat</w:t>
      </w:r>
      <w:r w:rsidRPr="00BA0D5D">
        <w:rPr>
          <w:rFonts w:ascii="inherit" w:eastAsia="宋体" w:hAnsi="inherit" w:cs="Arial"/>
          <w:color w:val="34302D"/>
          <w:kern w:val="0"/>
          <w:sz w:val="24"/>
          <w:szCs w:val="24"/>
        </w:rPr>
        <w:t> in this case). In other words, the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is responsible for parsing one distinct top-level XML element defined in the schema. In the parser, we' have access to the XML element (and thus to its subelements, too) so that we can parse our custom XML content, as you can see in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org.springframework.samples.xml;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org.springframework.beans.factory.support.BeanDefinitionBuilder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org.springframework.beans.factory.xml.AbstractSingleBeanDefinitionParser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org.springframework.util.StringUtils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org.w3c.dom.Element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java.text.SimpleDateFormat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SimpleDateFormatBeanDefinitionParser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AbstractSingleBeanDefinitionParser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Class getBeanClass(Element element)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SimpleDateFormat.class;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doParse(Element element, BeanDefinitionBuilder 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will never be null since the schema explicitly requires that a value be supplied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pattern = element.getAttribute(</w:t>
      </w:r>
      <w:r w:rsidRPr="00BA0D5D">
        <w:rPr>
          <w:rFonts w:ascii="Consolas" w:eastAsia="宋体" w:hAnsi="Consolas" w:cs="宋体"/>
          <w:color w:val="DD1144"/>
          <w:kern w:val="0"/>
          <w:sz w:val="24"/>
          <w:szCs w:val="24"/>
        </w:rPr>
        <w:t>"pattern"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bean.addConstructorArg(pattern);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however is an optional property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lenient = element.getAttribute(</w:t>
      </w:r>
      <w:r w:rsidRPr="00BA0D5D">
        <w:rPr>
          <w:rFonts w:ascii="Consolas" w:eastAsia="宋体" w:hAnsi="Consolas" w:cs="宋体"/>
          <w:color w:val="DD1144"/>
          <w:kern w:val="0"/>
          <w:sz w:val="24"/>
          <w:szCs w:val="24"/>
        </w:rPr>
        <w:t>"lenient"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(StringUtils.hasText(lenient))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bean.addPropertyValue(</w:t>
      </w:r>
      <w:r w:rsidRPr="00BA0D5D">
        <w:rPr>
          <w:rFonts w:ascii="Consolas" w:eastAsia="宋体" w:hAnsi="Consolas" w:cs="宋体"/>
          <w:color w:val="DD1144"/>
          <w:kern w:val="0"/>
          <w:sz w:val="24"/>
          <w:szCs w:val="24"/>
        </w:rPr>
        <w:t>"lenient"</w:t>
      </w:r>
      <w:r w:rsidRPr="00BA0D5D">
        <w:rPr>
          <w:rFonts w:ascii="Consolas" w:eastAsia="宋体" w:hAnsi="Consolas" w:cs="宋体"/>
          <w:color w:val="34302D"/>
          <w:kern w:val="0"/>
          <w:sz w:val="24"/>
          <w:szCs w:val="24"/>
        </w:rPr>
        <w:t>, Boolean.valueOf(lenient));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We use the Spring-provided </w:t>
            </w:r>
            <w:r w:rsidRPr="00BA0D5D">
              <w:rPr>
                <w:rFonts w:ascii="Consolas" w:eastAsia="宋体" w:hAnsi="Consolas" w:cs="宋体"/>
                <w:color w:val="34302D"/>
                <w:kern w:val="0"/>
                <w:sz w:val="23"/>
                <w:szCs w:val="23"/>
                <w:shd w:val="clear" w:color="auto" w:fill="F7F7F8"/>
              </w:rPr>
              <w:t>AbstractSingleBeanDefinitionParser</w:t>
            </w:r>
            <w:r w:rsidRPr="00BA0D5D">
              <w:rPr>
                <w:rFonts w:ascii="宋体" w:eastAsia="宋体" w:hAnsi="宋体" w:cs="宋体"/>
                <w:color w:val="34302D"/>
                <w:kern w:val="0"/>
                <w:sz w:val="24"/>
                <w:szCs w:val="24"/>
              </w:rPr>
              <w:t> to handle a lot of the basic grunt work of creating a single </w:t>
            </w:r>
            <w:r w:rsidRPr="00BA0D5D">
              <w:rPr>
                <w:rFonts w:ascii="Consolas" w:eastAsia="宋体" w:hAnsi="Consolas" w:cs="宋体"/>
                <w:color w:val="34302D"/>
                <w:kern w:val="0"/>
                <w:sz w:val="23"/>
                <w:szCs w:val="23"/>
                <w:shd w:val="clear" w:color="auto" w:fill="F7F7F8"/>
              </w:rPr>
              <w:t>BeanDefinition</w:t>
            </w:r>
            <w:r w:rsidRPr="00BA0D5D">
              <w:rPr>
                <w:rFonts w:ascii="宋体" w:eastAsia="宋体" w:hAnsi="宋体" w:cs="宋体"/>
                <w:color w:val="34302D"/>
                <w:kern w:val="0"/>
                <w:sz w:val="24"/>
                <w:szCs w:val="24"/>
              </w:rPr>
              <w:t>.</w:t>
            </w:r>
          </w:p>
        </w:tc>
      </w:tr>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We supply the </w:t>
            </w:r>
            <w:r w:rsidRPr="00BA0D5D">
              <w:rPr>
                <w:rFonts w:ascii="Consolas" w:eastAsia="宋体" w:hAnsi="Consolas" w:cs="宋体"/>
                <w:color w:val="34302D"/>
                <w:kern w:val="0"/>
                <w:sz w:val="23"/>
                <w:szCs w:val="23"/>
                <w:shd w:val="clear" w:color="auto" w:fill="F7F7F8"/>
              </w:rPr>
              <w:t>AbstractSingleBeanDefinitionParser</w:t>
            </w:r>
            <w:r w:rsidRPr="00BA0D5D">
              <w:rPr>
                <w:rFonts w:ascii="宋体" w:eastAsia="宋体" w:hAnsi="宋体" w:cs="宋体"/>
                <w:color w:val="34302D"/>
                <w:kern w:val="0"/>
                <w:sz w:val="24"/>
                <w:szCs w:val="24"/>
              </w:rPr>
              <w:t> superclass with the type that our single </w:t>
            </w:r>
            <w:r w:rsidRPr="00BA0D5D">
              <w:rPr>
                <w:rFonts w:ascii="Consolas" w:eastAsia="宋体" w:hAnsi="Consolas" w:cs="宋体"/>
                <w:color w:val="34302D"/>
                <w:kern w:val="0"/>
                <w:sz w:val="23"/>
                <w:szCs w:val="23"/>
                <w:shd w:val="clear" w:color="auto" w:fill="F7F7F8"/>
              </w:rPr>
              <w:t>BeanDefinition</w:t>
            </w:r>
            <w:r w:rsidRPr="00BA0D5D">
              <w:rPr>
                <w:rFonts w:ascii="宋体" w:eastAsia="宋体" w:hAnsi="宋体" w:cs="宋体"/>
                <w:color w:val="34302D"/>
                <w:kern w:val="0"/>
                <w:sz w:val="24"/>
                <w:szCs w:val="24"/>
              </w:rPr>
              <w:t>represents.</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this simple case, this is all that we need to do. The creation of our single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is handled by the </w:t>
      </w:r>
      <w:r w:rsidRPr="00BA0D5D">
        <w:rPr>
          <w:rFonts w:ascii="Consolas" w:eastAsia="宋体" w:hAnsi="Consolas" w:cs="宋体"/>
          <w:color w:val="34302D"/>
          <w:kern w:val="0"/>
          <w:sz w:val="23"/>
          <w:szCs w:val="23"/>
          <w:shd w:val="clear" w:color="auto" w:fill="F7F7F8"/>
        </w:rPr>
        <w:t>AbstractSingleBeanDefinitionParser</w:t>
      </w:r>
      <w:r w:rsidRPr="00BA0D5D">
        <w:rPr>
          <w:rFonts w:ascii="inherit" w:eastAsia="宋体" w:hAnsi="inherit" w:cs="Arial"/>
          <w:color w:val="34302D"/>
          <w:kern w:val="0"/>
          <w:sz w:val="24"/>
          <w:szCs w:val="24"/>
        </w:rPr>
        <w:t> superclass, as is the extraction and setting of the bean definition’s unique identifier.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9.2.4. Registering the Handler and the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coding is finished. All that remains to be done is to make the Spring XML parsing infrastructure aware of our custom element. We do so by registering our custom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and custom XSD file in two special-purpose properties files. These properties files are both placed in a </w:t>
      </w:r>
      <w:r w:rsidRPr="00BA0D5D">
        <w:rPr>
          <w:rFonts w:ascii="Consolas" w:eastAsia="宋体" w:hAnsi="Consolas" w:cs="宋体"/>
          <w:color w:val="34302D"/>
          <w:kern w:val="0"/>
          <w:sz w:val="23"/>
          <w:szCs w:val="23"/>
          <w:shd w:val="clear" w:color="auto" w:fill="F7F7F8"/>
        </w:rPr>
        <w:t>META-INF</w:t>
      </w:r>
      <w:r w:rsidRPr="00BA0D5D">
        <w:rPr>
          <w:rFonts w:ascii="inherit" w:eastAsia="宋体" w:hAnsi="inherit" w:cs="Arial"/>
          <w:color w:val="34302D"/>
          <w:kern w:val="0"/>
          <w:sz w:val="24"/>
          <w:szCs w:val="24"/>
        </w:rPr>
        <w:t> directory in your application and can, for example, be distributed alongside your binary classes in a JAR file. The Spring XML parsing infrastructure automatically picks up your new extension by consuming these special properties files, the formats of which are detailed in the next two sections.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Writing </w:t>
      </w:r>
      <w:r w:rsidRPr="00BA0D5D">
        <w:rPr>
          <w:rFonts w:ascii="Consolas" w:eastAsia="宋体" w:hAnsi="Consolas" w:cs="宋体"/>
          <w:color w:val="34302D"/>
          <w:kern w:val="0"/>
          <w:sz w:val="25"/>
          <w:szCs w:val="25"/>
          <w:shd w:val="clear" w:color="auto" w:fill="F7F7F8"/>
        </w:rPr>
        <w:t>META-INF/spring.handlers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properties file called </w:t>
      </w:r>
      <w:r w:rsidRPr="00BA0D5D">
        <w:rPr>
          <w:rFonts w:ascii="Consolas" w:eastAsia="宋体" w:hAnsi="Consolas" w:cs="宋体"/>
          <w:color w:val="34302D"/>
          <w:kern w:val="0"/>
          <w:sz w:val="23"/>
          <w:szCs w:val="23"/>
          <w:shd w:val="clear" w:color="auto" w:fill="F7F7F8"/>
        </w:rPr>
        <w:t>spring.handlers</w:t>
      </w:r>
      <w:r w:rsidRPr="00BA0D5D">
        <w:rPr>
          <w:rFonts w:ascii="inherit" w:eastAsia="宋体" w:hAnsi="inherit" w:cs="Arial"/>
          <w:color w:val="34302D"/>
          <w:kern w:val="0"/>
          <w:sz w:val="24"/>
          <w:szCs w:val="24"/>
        </w:rPr>
        <w:t> contains a mapping of XML Schema URIs to namespace handler classes. For our example, we need to write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http\://www.mycompany.com/schema/myns=org.springframework.samples.xml.MyNamespaceHandler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character is a valid delimiter in the Java properties format, so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character in the URI needs to be escaped with a backslash.)</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first part (the key) of the key-value pair is the URI associated with your custom namespace extension and needs to exactly match exactly the value of the </w:t>
      </w:r>
      <w:r w:rsidRPr="00BA0D5D">
        <w:rPr>
          <w:rFonts w:ascii="Consolas" w:eastAsia="宋体" w:hAnsi="Consolas" w:cs="宋体"/>
          <w:color w:val="34302D"/>
          <w:kern w:val="0"/>
          <w:sz w:val="23"/>
          <w:szCs w:val="23"/>
          <w:shd w:val="clear" w:color="auto" w:fill="F7F7F8"/>
        </w:rPr>
        <w:t>targetNamespace</w:t>
      </w:r>
      <w:r w:rsidRPr="00BA0D5D">
        <w:rPr>
          <w:rFonts w:ascii="inherit" w:eastAsia="宋体" w:hAnsi="inherit" w:cs="Arial"/>
          <w:color w:val="34302D"/>
          <w:kern w:val="0"/>
          <w:sz w:val="24"/>
          <w:szCs w:val="24"/>
        </w:rPr>
        <w:t> attribute, as specified in your custom XSD schema.</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Writing 'META-INF/spring.schemas'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properties file called </w:t>
      </w:r>
      <w:r w:rsidRPr="00BA0D5D">
        <w:rPr>
          <w:rFonts w:ascii="Consolas" w:eastAsia="宋体" w:hAnsi="Consolas" w:cs="宋体"/>
          <w:color w:val="34302D"/>
          <w:kern w:val="0"/>
          <w:sz w:val="23"/>
          <w:szCs w:val="23"/>
          <w:shd w:val="clear" w:color="auto" w:fill="F7F7F8"/>
        </w:rPr>
        <w:t>spring.schemas</w:t>
      </w:r>
      <w:r w:rsidRPr="00BA0D5D">
        <w:rPr>
          <w:rFonts w:ascii="inherit" w:eastAsia="宋体" w:hAnsi="inherit" w:cs="Arial"/>
          <w:color w:val="34302D"/>
          <w:kern w:val="0"/>
          <w:sz w:val="24"/>
          <w:szCs w:val="24"/>
        </w:rPr>
        <w:t> contains a mapping of XML Schema locations (referred to, along with the schema declaration, in XML files that use the schema as part of the </w:t>
      </w:r>
      <w:r w:rsidRPr="00BA0D5D">
        <w:rPr>
          <w:rFonts w:ascii="Consolas" w:eastAsia="宋体" w:hAnsi="Consolas" w:cs="宋体"/>
          <w:color w:val="34302D"/>
          <w:kern w:val="0"/>
          <w:sz w:val="23"/>
          <w:szCs w:val="23"/>
          <w:shd w:val="clear" w:color="auto" w:fill="F7F7F8"/>
        </w:rPr>
        <w:t>xsi:schemaLocation</w:t>
      </w:r>
      <w:r w:rsidRPr="00BA0D5D">
        <w:rPr>
          <w:rFonts w:ascii="inherit" w:eastAsia="宋体" w:hAnsi="inherit" w:cs="Arial"/>
          <w:color w:val="34302D"/>
          <w:kern w:val="0"/>
          <w:sz w:val="24"/>
          <w:szCs w:val="24"/>
        </w:rPr>
        <w:t> attribute) to classpath resources. This file is needed to prevent Spring from absolutely having to use a default </w:t>
      </w:r>
      <w:r w:rsidRPr="00BA0D5D">
        <w:rPr>
          <w:rFonts w:ascii="Consolas" w:eastAsia="宋体" w:hAnsi="Consolas" w:cs="宋体"/>
          <w:color w:val="34302D"/>
          <w:kern w:val="0"/>
          <w:sz w:val="23"/>
          <w:szCs w:val="23"/>
          <w:shd w:val="clear" w:color="auto" w:fill="F7F7F8"/>
        </w:rPr>
        <w:t>EntityResolver</w:t>
      </w:r>
      <w:r w:rsidRPr="00BA0D5D">
        <w:rPr>
          <w:rFonts w:ascii="inherit" w:eastAsia="宋体" w:hAnsi="inherit" w:cs="Arial"/>
          <w:color w:val="34302D"/>
          <w:kern w:val="0"/>
          <w:sz w:val="24"/>
          <w:szCs w:val="24"/>
        </w:rPr>
        <w:t> that requires Internet access to retrieve the schema file. If you specify the mapping in this properties file, Spring searches for the schema (in this case, </w:t>
      </w:r>
      <w:r w:rsidRPr="00BA0D5D">
        <w:rPr>
          <w:rFonts w:ascii="Consolas" w:eastAsia="宋体" w:hAnsi="Consolas" w:cs="宋体"/>
          <w:color w:val="34302D"/>
          <w:kern w:val="0"/>
          <w:sz w:val="23"/>
          <w:szCs w:val="23"/>
          <w:shd w:val="clear" w:color="auto" w:fill="F7F7F8"/>
        </w:rPr>
        <w:t>myns.xsd</w:t>
      </w:r>
      <w:r w:rsidRPr="00BA0D5D">
        <w:rPr>
          <w:rFonts w:ascii="inherit" w:eastAsia="宋体" w:hAnsi="inherit" w:cs="Arial"/>
          <w:color w:val="34302D"/>
          <w:kern w:val="0"/>
          <w:sz w:val="24"/>
          <w:szCs w:val="24"/>
        </w:rPr>
        <w:t> in the </w:t>
      </w:r>
      <w:r w:rsidRPr="00BA0D5D">
        <w:rPr>
          <w:rFonts w:ascii="Consolas" w:eastAsia="宋体" w:hAnsi="Consolas" w:cs="宋体"/>
          <w:color w:val="34302D"/>
          <w:kern w:val="0"/>
          <w:sz w:val="23"/>
          <w:szCs w:val="23"/>
          <w:shd w:val="clear" w:color="auto" w:fill="F7F7F8"/>
        </w:rPr>
        <w:t>org.springframework.samples.xml</w:t>
      </w:r>
      <w:r w:rsidRPr="00BA0D5D">
        <w:rPr>
          <w:rFonts w:ascii="inherit" w:eastAsia="宋体" w:hAnsi="inherit" w:cs="Arial"/>
          <w:color w:val="34302D"/>
          <w:kern w:val="0"/>
          <w:sz w:val="24"/>
          <w:szCs w:val="24"/>
        </w:rPr>
        <w:t> package) on the classpath. The following snippet shows the line we need to add for our custom schema: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http\://www.mycompany.com/schema/myns/myns.xsd=org/springframework/samples/xml/myns.xsd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(Remember that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character must be escaped.)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are encouraged to deploy your XSD file (or files) right alongside the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classes on the classpath.</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9.2.5. Using a Custom Extension in Your Spring XML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a custom extension that you yourself have implemented is no different from using one of the “custom” extensions that Spring provides. The following example uses the custom </w:t>
      </w:r>
      <w:r w:rsidRPr="00BA0D5D">
        <w:rPr>
          <w:rFonts w:ascii="Consolas" w:eastAsia="宋体" w:hAnsi="Consolas" w:cs="宋体"/>
          <w:color w:val="34302D"/>
          <w:kern w:val="0"/>
          <w:sz w:val="23"/>
          <w:szCs w:val="23"/>
          <w:shd w:val="clear" w:color="auto" w:fill="F7F7F8"/>
        </w:rPr>
        <w:t>&lt;dateformat/&gt;</w:t>
      </w:r>
      <w:r w:rsidRPr="00BA0D5D">
        <w:rPr>
          <w:rFonts w:ascii="inherit" w:eastAsia="宋体" w:hAnsi="inherit" w:cs="Arial"/>
          <w:color w:val="34302D"/>
          <w:kern w:val="0"/>
          <w:sz w:val="24"/>
          <w:szCs w:val="24"/>
        </w:rPr>
        <w:t> element developed in the previous steps in a Spring XML configuration file: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xmlns:myns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"http://www.mycompany.com/schema/myns"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lastRenderedPageBreak/>
        <w:t xml:space="preserve">        </w:t>
      </w:r>
      <w:r w:rsidRPr="00BA0D5D">
        <w:rPr>
          <w:rFonts w:ascii="Consolas" w:eastAsia="宋体" w:hAnsi="Consolas" w:cs="宋体"/>
          <w:color w:val="DD1144"/>
          <w:kern w:val="0"/>
          <w:sz w:val="24"/>
          <w:szCs w:val="24"/>
        </w:rPr>
        <w:t>http://www.mycompany.com/schema/myns http://www.mycompany.com/schema/myns/myns.xsd"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as a top-level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&lt;myns:dateformat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"defaultDateFormat"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pattern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"yyyy-MM-dd HH:mm"</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lenient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"jobDetailTemplate"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abstract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as an inner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&lt;myns:dateformat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pattern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"HH:mm MM-dd-yyyy"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Mar>
          <w:top w:w="15" w:type="dxa"/>
          <w:left w:w="15" w:type="dxa"/>
          <w:bottom w:w="15" w:type="dxa"/>
          <w:right w:w="15" w:type="dxa"/>
        </w:tblCellMar>
        <w:tblLook w:val="04A0" w:firstRow="1" w:lastRow="0" w:firstColumn="1" w:lastColumn="0" w:noHBand="0" w:noVBand="1"/>
      </w:tblPr>
      <w:tblGrid>
        <w:gridCol w:w="366"/>
        <w:gridCol w:w="1920"/>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Our custom bean.</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9.2.6. More Detailed Examples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presents some more detailed examples of custom XML extensions.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Nesting Custom Elements within Custom Elements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example presented in this section shows how you to write the various artifacts required to satisfy a target of the following 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xmlns:foo</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"http://www.foo.com/schema/component"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http://www.foo.com/schema/component http://www.foo.com/schema/component/component.xsd"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"bionic-family"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"Bionic-1"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"Mother-1"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"Karate-1"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"Sport-1"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"Rock-1"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preceding configuration nests custom extensions within each other. The class that is actually configured by the </w:t>
      </w:r>
      <w:r w:rsidRPr="00BA0D5D">
        <w:rPr>
          <w:rFonts w:ascii="Consolas" w:eastAsia="宋体" w:hAnsi="Consolas" w:cs="宋体"/>
          <w:color w:val="34302D"/>
          <w:kern w:val="0"/>
          <w:sz w:val="23"/>
          <w:szCs w:val="23"/>
          <w:shd w:val="clear" w:color="auto" w:fill="F7F7F8"/>
        </w:rPr>
        <w:t>&lt;foo:component/&gt;</w:t>
      </w:r>
      <w:r w:rsidRPr="00BA0D5D">
        <w:rPr>
          <w:rFonts w:ascii="inherit" w:eastAsia="宋体" w:hAnsi="inherit" w:cs="Arial"/>
          <w:color w:val="34302D"/>
          <w:kern w:val="0"/>
          <w:sz w:val="24"/>
          <w:szCs w:val="24"/>
        </w:rPr>
        <w:t> element is the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 (shown in the next example). Notice how the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 does not expose a setter method for the </w:t>
      </w:r>
      <w:r w:rsidRPr="00BA0D5D">
        <w:rPr>
          <w:rFonts w:ascii="Consolas" w:eastAsia="宋体" w:hAnsi="Consolas" w:cs="宋体"/>
          <w:color w:val="34302D"/>
          <w:kern w:val="0"/>
          <w:sz w:val="23"/>
          <w:szCs w:val="23"/>
          <w:shd w:val="clear" w:color="auto" w:fill="F7F7F8"/>
        </w:rPr>
        <w:t>components</w:t>
      </w:r>
      <w:r w:rsidRPr="00BA0D5D">
        <w:rPr>
          <w:rFonts w:ascii="inherit" w:eastAsia="宋体" w:hAnsi="inherit" w:cs="Arial"/>
          <w:color w:val="34302D"/>
          <w:kern w:val="0"/>
          <w:sz w:val="24"/>
          <w:szCs w:val="24"/>
        </w:rPr>
        <w:t> property. This makes it hard (or rather impossible) to configure a bean definition for the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 by using setter injection. The following listing shows the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java.util.ArrayList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Component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List&lt;Component&gt; components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ArrayList&lt;Component&gt;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mmm, there is no setter method for the 'components'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addComponent(Component component)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.components.add(component);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List&lt;Component&gt; getComponents()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components;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setName(String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typical solution to this issue is to create a custom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that exposes a setter property for the </w:t>
      </w:r>
      <w:r w:rsidRPr="00BA0D5D">
        <w:rPr>
          <w:rFonts w:ascii="Consolas" w:eastAsia="宋体" w:hAnsi="Consolas" w:cs="宋体"/>
          <w:color w:val="34302D"/>
          <w:kern w:val="0"/>
          <w:sz w:val="23"/>
          <w:szCs w:val="23"/>
          <w:shd w:val="clear" w:color="auto" w:fill="F7F7F8"/>
        </w:rPr>
        <w:t>components</w:t>
      </w:r>
      <w:r w:rsidRPr="00BA0D5D">
        <w:rPr>
          <w:rFonts w:ascii="inherit" w:eastAsia="宋体" w:hAnsi="inherit" w:cs="Arial"/>
          <w:color w:val="34302D"/>
          <w:kern w:val="0"/>
          <w:sz w:val="24"/>
          <w:szCs w:val="24"/>
        </w:rPr>
        <w:t> property. The following listing shows such a custom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org.springframework.beans.factory.FactoryBean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ComponentFactoryBean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FactoryBean&lt;Component&gt;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Component parent;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List&lt;Component&gt; children;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setParent(Component parent)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.parent = parent;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setChildren(List&lt;Component&gt; children)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.children = children;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Component getObject()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xml:space="preserve">.children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xml:space="preserve"> &amp;&amp;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xml:space="preserve">.children.size() &gt;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for</w:t>
      </w:r>
      <w:r w:rsidRPr="00BA0D5D">
        <w:rPr>
          <w:rFonts w:ascii="Consolas" w:eastAsia="宋体" w:hAnsi="Consolas" w:cs="宋体"/>
          <w:color w:val="34302D"/>
          <w:kern w:val="0"/>
          <w:sz w:val="24"/>
          <w:szCs w:val="24"/>
        </w:rPr>
        <w:t xml:space="preserve"> (Component child : children)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.parent.addComponent(child);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.parent;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Class&lt;Component&gt; getObjectType()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Component.class;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isSingleton()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works nicely, but it exposes a lot of Spring plumbing to the end user. What we are going to do is write a custom extension that hides away all of this Spring plumbing. If we stick to </w:t>
      </w:r>
      <w:hyperlink r:id="rId656" w:anchor="xsd-custom-introduction" w:history="1">
        <w:r w:rsidRPr="00BA0D5D">
          <w:rPr>
            <w:rFonts w:ascii="inherit" w:eastAsia="宋体" w:hAnsi="inherit" w:cs="Arial"/>
            <w:color w:val="548E2E"/>
            <w:kern w:val="0"/>
            <w:sz w:val="24"/>
            <w:szCs w:val="24"/>
            <w:u w:val="single"/>
          </w:rPr>
          <w:t>the steps described previously</w:t>
        </w:r>
      </w:hyperlink>
      <w:r w:rsidRPr="00BA0D5D">
        <w:rPr>
          <w:rFonts w:ascii="inherit" w:eastAsia="宋体" w:hAnsi="inherit" w:cs="Arial"/>
          <w:color w:val="34302D"/>
          <w:kern w:val="0"/>
          <w:sz w:val="24"/>
          <w:szCs w:val="24"/>
        </w:rPr>
        <w:t>, we start off by creating the XSD schema to define the structure of our custom tag, as the following listing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 standalone="no"?&gt;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"http://www.foo.com/schema/component"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targetNamespace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"http://www.foo.com/schema/component"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elementFormDefault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"qualified"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attributeFormDefault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"unqualified"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&lt;xsd:element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"component"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&lt;xsd:complexType&gt;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&lt;xsd:choice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minOccurs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"0"</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maxOccurs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"unbounded"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&lt;xsd:element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"component"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&lt;/xsd:choice&gt;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"xsd:ID"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use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"required"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"xsd:string"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&lt;/xsd:complexType&gt;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&lt;/xsd:element&gt;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Again following </w:t>
      </w:r>
      <w:hyperlink r:id="rId657" w:anchor="xsd-custom-introduction" w:history="1">
        <w:r w:rsidRPr="00BA0D5D">
          <w:rPr>
            <w:rFonts w:ascii="inherit" w:eastAsia="宋体" w:hAnsi="inherit" w:cs="Arial"/>
            <w:color w:val="548E2E"/>
            <w:kern w:val="0"/>
            <w:sz w:val="24"/>
            <w:szCs w:val="24"/>
            <w:u w:val="single"/>
          </w:rPr>
          <w:t>the process described earlier</w:t>
        </w:r>
      </w:hyperlink>
      <w:r w:rsidRPr="00BA0D5D">
        <w:rPr>
          <w:rFonts w:ascii="inherit" w:eastAsia="宋体" w:hAnsi="inherit" w:cs="Arial"/>
          <w:color w:val="34302D"/>
          <w:kern w:val="0"/>
          <w:sz w:val="24"/>
          <w:szCs w:val="24"/>
        </w:rPr>
        <w:t>, we then create a custom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org.springframework.beans.factory.xml.NamespaceHandlerSupport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ComponentNamespaceHandler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NamespaceHandlerSupport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registerBeanDefinitionParser(</w:t>
      </w:r>
      <w:r w:rsidRPr="00BA0D5D">
        <w:rPr>
          <w:rFonts w:ascii="Consolas" w:eastAsia="宋体" w:hAnsi="Consolas" w:cs="宋体"/>
          <w:color w:val="DD1144"/>
          <w:kern w:val="0"/>
          <w:sz w:val="24"/>
          <w:szCs w:val="24"/>
        </w:rPr>
        <w:t>"component"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ComponentBeanDefinitionParser());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Next up is the custom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Remember that we are creating a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that describes a </w:t>
      </w:r>
      <w:r w:rsidRPr="00BA0D5D">
        <w:rPr>
          <w:rFonts w:ascii="Consolas" w:eastAsia="宋体" w:hAnsi="Consolas" w:cs="宋体"/>
          <w:color w:val="34302D"/>
          <w:kern w:val="0"/>
          <w:sz w:val="23"/>
          <w:szCs w:val="23"/>
          <w:shd w:val="clear" w:color="auto" w:fill="F7F7F8"/>
        </w:rPr>
        <w:t>ComponentFactoryBean</w:t>
      </w:r>
      <w:r w:rsidRPr="00BA0D5D">
        <w:rPr>
          <w:rFonts w:ascii="inherit" w:eastAsia="宋体" w:hAnsi="inherit" w:cs="Arial"/>
          <w:color w:val="34302D"/>
          <w:kern w:val="0"/>
          <w:sz w:val="24"/>
          <w:szCs w:val="24"/>
        </w:rPr>
        <w:t>. The following listing shows our custom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org.springframework.beans.factory.config.BeanDefinition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org.springframework.beans.factory.support.AbstractBeanDefinition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org.springframework.beans.factory.support.BeanDefinitionBuilder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org.springframework.beans.factory.support.ManagedList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org.springframework.beans.factory.xml.AbstractBeanDefinitionParser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org.springframework.beans.factory.xml.ParserContext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org.springframework.util.xml.DomUtils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org.w3c.dom.Element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ComponentBeanDefinitionParser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AbstractBeanDefinitionParser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AbstractBeanDefinition parseInternal(Element element, ParserContext parserContext)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parseComponentElement(element);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AbstractBeanDefinition parseComponentElement(Element element)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BeanDefinitionBuilder factory = BeanDefinitionBuilder.rootBeanDefinition(ComponentFactoryBean.class);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factory.addPropertyValue(</w:t>
      </w:r>
      <w:r w:rsidRPr="00BA0D5D">
        <w:rPr>
          <w:rFonts w:ascii="Consolas" w:eastAsia="宋体" w:hAnsi="Consolas" w:cs="宋体"/>
          <w:color w:val="DD1144"/>
          <w:kern w:val="0"/>
          <w:sz w:val="24"/>
          <w:szCs w:val="24"/>
        </w:rPr>
        <w:t>"parent"</w:t>
      </w:r>
      <w:r w:rsidRPr="00BA0D5D">
        <w:rPr>
          <w:rFonts w:ascii="Consolas" w:eastAsia="宋体" w:hAnsi="Consolas" w:cs="宋体"/>
          <w:color w:val="34302D"/>
          <w:kern w:val="0"/>
          <w:sz w:val="24"/>
          <w:szCs w:val="24"/>
        </w:rPr>
        <w:t>, parseComponent(element));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List&lt;Element&gt; childElements = DomUtils.getChildElementsByTagName(element, </w:t>
      </w:r>
      <w:r w:rsidRPr="00BA0D5D">
        <w:rPr>
          <w:rFonts w:ascii="Consolas" w:eastAsia="宋体" w:hAnsi="Consolas" w:cs="宋体"/>
          <w:color w:val="DD1144"/>
          <w:kern w:val="0"/>
          <w:sz w:val="24"/>
          <w:szCs w:val="24"/>
        </w:rPr>
        <w:t>"component"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(childElements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xml:space="preserve"> &amp;&amp; childElements.size() &gt;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parseChildComponents(childElements, 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factory.getBeanDefinition();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BeanDefinition parseComponent(Element element)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BeanDefinitionBuilder component = BeanDefinitionBuilder.rootBeanDefinition(Component.class);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component.addPropertyValue(</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element.getAttribute(</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component.getBeanDefinition();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parseChildComponents(List&lt;Element&gt; childElements, BeanDefinitionBuilder factory)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ManagedList&lt;BeanDefinition&gt; children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ManagedList&lt;BeanDefinition&gt;(childElements.size());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for</w:t>
      </w:r>
      <w:r w:rsidRPr="00BA0D5D">
        <w:rPr>
          <w:rFonts w:ascii="Consolas" w:eastAsia="宋体" w:hAnsi="Consolas" w:cs="宋体"/>
          <w:color w:val="34302D"/>
          <w:kern w:val="0"/>
          <w:sz w:val="24"/>
          <w:szCs w:val="24"/>
        </w:rPr>
        <w:t xml:space="preserve"> (Element element : childElements)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children.add(parseComponentElement(element));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factory.addPropertyValue(</w:t>
      </w:r>
      <w:r w:rsidRPr="00BA0D5D">
        <w:rPr>
          <w:rFonts w:ascii="Consolas" w:eastAsia="宋体" w:hAnsi="Consolas" w:cs="宋体"/>
          <w:color w:val="DD1144"/>
          <w:kern w:val="0"/>
          <w:sz w:val="24"/>
          <w:szCs w:val="24"/>
        </w:rPr>
        <w:t>"children"</w:t>
      </w:r>
      <w:r w:rsidRPr="00BA0D5D">
        <w:rPr>
          <w:rFonts w:ascii="Consolas" w:eastAsia="宋体" w:hAnsi="Consolas" w:cs="宋体"/>
          <w:color w:val="34302D"/>
          <w:kern w:val="0"/>
          <w:sz w:val="24"/>
          <w:szCs w:val="24"/>
        </w:rPr>
        <w:t>, children);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the various artifacts need to be registered with the Spring XML infrastructure, by modifying the </w:t>
      </w:r>
      <w:r w:rsidRPr="00BA0D5D">
        <w:rPr>
          <w:rFonts w:ascii="Consolas" w:eastAsia="宋体" w:hAnsi="Consolas" w:cs="宋体"/>
          <w:color w:val="34302D"/>
          <w:kern w:val="0"/>
          <w:sz w:val="23"/>
          <w:szCs w:val="23"/>
          <w:shd w:val="clear" w:color="auto" w:fill="F7F7F8"/>
        </w:rPr>
        <w:t>META-INF/spring.handlers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META-INF/spring.schemas</w:t>
      </w:r>
      <w:r w:rsidRPr="00BA0D5D">
        <w:rPr>
          <w:rFonts w:ascii="inherit" w:eastAsia="宋体" w:hAnsi="inherit" w:cs="Arial"/>
          <w:color w:val="34302D"/>
          <w:kern w:val="0"/>
          <w:sz w:val="24"/>
          <w:szCs w:val="24"/>
        </w:rPr>
        <w:t> files,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in 'META-INF/spring.handlers'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http\://www.foo.com/schema/component=com.foo.ComponentNamespaceHandler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in 'META-INF/spring.schemas'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http\://www.foo.com/schema/component/component.xsd=com/foo/component.xsd</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Custom Attributes on “Normal” Elements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Writing your own custom parser and the associated artifacts is not hard. However, it is sometimes not the right thing to do. Consider a scenario where you need to add metadata to already existing bean definitions. In this case, you certainly do not want to have to write your own entire custom extension. Rather, you merely want to add an additional attribute to the existing bean definition element.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way of another example, suppose that you define a bean definition for a service object that (unknown to it) accesses a clustered </w:t>
      </w:r>
      <w:hyperlink r:id="rId658" w:history="1">
        <w:r w:rsidRPr="00BA0D5D">
          <w:rPr>
            <w:rFonts w:ascii="inherit" w:eastAsia="宋体" w:hAnsi="inherit" w:cs="Arial"/>
            <w:color w:val="548E2E"/>
            <w:kern w:val="0"/>
            <w:sz w:val="24"/>
            <w:szCs w:val="24"/>
            <w:u w:val="single"/>
          </w:rPr>
          <w:t>JCache</w:t>
        </w:r>
      </w:hyperlink>
      <w:r w:rsidRPr="00BA0D5D">
        <w:rPr>
          <w:rFonts w:ascii="inherit" w:eastAsia="宋体" w:hAnsi="inherit" w:cs="Arial"/>
          <w:color w:val="34302D"/>
          <w:kern w:val="0"/>
          <w:sz w:val="24"/>
          <w:szCs w:val="24"/>
        </w:rPr>
        <w:t>, and you want to ensure that the named JCache instance is eagerly started within the surrounding cluster. The following listing shows such a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"checkingAccountService"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"com.foo.DefaultCheckingAccountService"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jcache:cache-name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"checking.account"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dependencies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can then create another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when the </w:t>
      </w:r>
      <w:r w:rsidRPr="00BA0D5D">
        <w:rPr>
          <w:rFonts w:ascii="Consolas" w:eastAsia="宋体" w:hAnsi="Consolas" w:cs="宋体"/>
          <w:color w:val="34302D"/>
          <w:kern w:val="0"/>
          <w:sz w:val="23"/>
          <w:szCs w:val="23"/>
          <w:shd w:val="clear" w:color="auto" w:fill="F7F7F8"/>
        </w:rPr>
        <w:t>'jcache:cache-name'</w:t>
      </w:r>
      <w:r w:rsidRPr="00BA0D5D">
        <w:rPr>
          <w:rFonts w:ascii="inherit" w:eastAsia="宋体" w:hAnsi="inherit" w:cs="Arial"/>
          <w:color w:val="34302D"/>
          <w:kern w:val="0"/>
          <w:sz w:val="24"/>
          <w:szCs w:val="24"/>
        </w:rPr>
        <w:t> attribute is parsed. This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then initializes the named JCache for us. We can also modify the existing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for the </w:t>
      </w:r>
      <w:r w:rsidRPr="00BA0D5D">
        <w:rPr>
          <w:rFonts w:ascii="Consolas" w:eastAsia="宋体" w:hAnsi="Consolas" w:cs="宋体"/>
          <w:color w:val="34302D"/>
          <w:kern w:val="0"/>
          <w:sz w:val="23"/>
          <w:szCs w:val="23"/>
          <w:shd w:val="clear" w:color="auto" w:fill="F7F7F8"/>
        </w:rPr>
        <w:t>'checkingAccountService'</w:t>
      </w:r>
      <w:r w:rsidRPr="00BA0D5D">
        <w:rPr>
          <w:rFonts w:ascii="inherit" w:eastAsia="宋体" w:hAnsi="inherit" w:cs="Arial"/>
          <w:color w:val="34302D"/>
          <w:kern w:val="0"/>
          <w:sz w:val="24"/>
          <w:szCs w:val="24"/>
        </w:rPr>
        <w:t> so that it has a dependency on this new JCache-initializing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The following listing shows our </w:t>
      </w:r>
      <w:r w:rsidRPr="00BA0D5D">
        <w:rPr>
          <w:rFonts w:ascii="Consolas" w:eastAsia="宋体" w:hAnsi="Consolas" w:cs="宋体"/>
          <w:color w:val="34302D"/>
          <w:kern w:val="0"/>
          <w:sz w:val="23"/>
          <w:szCs w:val="23"/>
          <w:shd w:val="clear" w:color="auto" w:fill="F7F7F8"/>
        </w:rPr>
        <w:t>JCacheInitializer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JCacheInitializer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JCacheInitializer(String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initialize()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lots of JCache API calls to initialize the named cache...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we can move onto the custom extension. First, we need to author the XSD schema that describes the custom attribute,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 standalone="no"?&gt;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"http://www.foo.com/schema/jcache"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targetNamespace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"http://www.foo.com/schema/jcache"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elementFormDefault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"qualified"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"cache-name"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"xsd:string"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Next, we need to create the associated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org.springframework.beans.factory.xml.NamespaceHandlerSupport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JCacheNamespaceHandler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NamespaceHandlerSupport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super</w:t>
      </w:r>
      <w:r w:rsidRPr="00BA0D5D">
        <w:rPr>
          <w:rFonts w:ascii="Consolas" w:eastAsia="宋体" w:hAnsi="Consolas" w:cs="宋体"/>
          <w:color w:val="34302D"/>
          <w:kern w:val="0"/>
          <w:sz w:val="24"/>
          <w:szCs w:val="24"/>
        </w:rPr>
        <w:t>.registerBeanDefinitionDecoratorForAttribute(</w:t>
      </w:r>
      <w:r w:rsidRPr="00BA0D5D">
        <w:rPr>
          <w:rFonts w:ascii="Consolas" w:eastAsia="宋体" w:hAnsi="Consolas" w:cs="宋体"/>
          <w:color w:val="DD1144"/>
          <w:kern w:val="0"/>
          <w:sz w:val="24"/>
          <w:szCs w:val="24"/>
        </w:rPr>
        <w:t>"cache-name"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JCacheInitializingBeanDefinitionDecorator());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Next, we need to create the parser. Note that, in this case, because we are going to parse an XML attribute, we write a </w:t>
      </w:r>
      <w:r w:rsidRPr="00BA0D5D">
        <w:rPr>
          <w:rFonts w:ascii="Consolas" w:eastAsia="宋体" w:hAnsi="Consolas" w:cs="宋体"/>
          <w:color w:val="34302D"/>
          <w:kern w:val="0"/>
          <w:sz w:val="23"/>
          <w:szCs w:val="23"/>
          <w:shd w:val="clear" w:color="auto" w:fill="F7F7F8"/>
        </w:rPr>
        <w:t>BeanDefinitionDecorator</w:t>
      </w:r>
      <w:r w:rsidRPr="00BA0D5D">
        <w:rPr>
          <w:rFonts w:ascii="inherit" w:eastAsia="宋体" w:hAnsi="inherit" w:cs="Arial"/>
          <w:color w:val="34302D"/>
          <w:kern w:val="0"/>
          <w:sz w:val="24"/>
          <w:szCs w:val="24"/>
        </w:rPr>
        <w:t> rather than a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The following listing shows our </w:t>
      </w:r>
      <w:r w:rsidRPr="00BA0D5D">
        <w:rPr>
          <w:rFonts w:ascii="Consolas" w:eastAsia="宋体" w:hAnsi="Consolas" w:cs="宋体"/>
          <w:color w:val="34302D"/>
          <w:kern w:val="0"/>
          <w:sz w:val="23"/>
          <w:szCs w:val="23"/>
          <w:shd w:val="clear" w:color="auto" w:fill="F7F7F8"/>
        </w:rPr>
        <w:t>BeanDefinitionDecorator</w:t>
      </w:r>
      <w:r w:rsidRPr="00BA0D5D">
        <w:rPr>
          <w:rFonts w:ascii="inherit" w:eastAsia="宋体" w:hAnsi="inherit" w:cs="Arial"/>
          <w:color w:val="34302D"/>
          <w:kern w:val="0"/>
          <w:sz w:val="24"/>
          <w:szCs w:val="24"/>
        </w:rPr>
        <w:t>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org.springframework.beans.factory.config.BeanDefinitionHolder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org.springframework.beans.factory.support.AbstractBeanDefinition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org.springframework.beans.factory.support.BeanDefinitionBuilder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org.springframework.beans.factory.xml.BeanDefinitionDecorator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org.springframework.beans.factory.xml.ParserContext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org.w3c.dom.Attr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org.w3c.dom.Node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java.util.ArrayList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java.util.Arrays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JCacheInitializingBeanDefinitionDecorator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BeanDefinitionDecorator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EMPTY_STRING_ARRAY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BeanDefinitionHolder decorate(Node source, BeanDefinitionHolder holder,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ParserContext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initializerBeanName = registerJCacheInitializer(source, ctx);</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createDependencyOnJCacheInitializer(holder, initializerBeanName);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holder;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createDependencyOnJCacheInitializer(BeanDefinitionHolder holder,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initializerBeanName)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AbstractBeanDefinition definition = ((AbstractBeanDefinition) holder.getBeanDefinition());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dependsOn = definition.getDependsOn();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(dependsOn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dependsOn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{initializerBeanName};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 </w:t>
      </w:r>
      <w:r w:rsidRPr="00BA0D5D">
        <w:rPr>
          <w:rFonts w:ascii="Consolas" w:eastAsia="宋体" w:hAnsi="Consolas" w:cs="宋体"/>
          <w:b/>
          <w:bCs/>
          <w:color w:val="000000"/>
          <w:kern w:val="0"/>
          <w:sz w:val="24"/>
          <w:szCs w:val="24"/>
        </w:rPr>
        <w:t>else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List dependencies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ArrayList(Arrays.asList(dependsOn));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dependencies.add(initializerBeanName);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dependsOn =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dependencies.toArray(EMPTY_STRING_ARRAY);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definition.setDependsOn(dependsOn);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registerJCacheInitializer(Node source, ParserContext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cacheName = ((Attr) source).getValue();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beanName = cacheName + </w:t>
      </w:r>
      <w:r w:rsidRPr="00BA0D5D">
        <w:rPr>
          <w:rFonts w:ascii="Consolas" w:eastAsia="宋体" w:hAnsi="Consolas" w:cs="宋体"/>
          <w:color w:val="DD1144"/>
          <w:kern w:val="0"/>
          <w:sz w:val="24"/>
          <w:szCs w:val="24"/>
        </w:rPr>
        <w:t>"-initializer"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(!ctx.getRegistry().containsBeanDefinition(beanName))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BeanDefinitionBuilder initializer = BeanDefinitionBuilder.rootBeanDefinition(JCacheInitializer.class);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initializer.addConstructorArg(cacheName);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ctx.getRegistry().registerBeanDefinition(beanName, initializer.getBeanDefinition());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beanName;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we need to register the various artifacts with the Spring XML infrastructure by modifying the </w:t>
      </w:r>
      <w:r w:rsidRPr="00BA0D5D">
        <w:rPr>
          <w:rFonts w:ascii="Consolas" w:eastAsia="宋体" w:hAnsi="Consolas" w:cs="宋体"/>
          <w:color w:val="34302D"/>
          <w:kern w:val="0"/>
          <w:sz w:val="23"/>
          <w:szCs w:val="23"/>
          <w:shd w:val="clear" w:color="auto" w:fill="F7F7F8"/>
        </w:rPr>
        <w:t>META-INF/spring.handlers</w:t>
      </w:r>
      <w:r w:rsidRPr="00BA0D5D">
        <w:rPr>
          <w:rFonts w:ascii="inherit" w:eastAsia="宋体" w:hAnsi="inherit" w:cs="Arial"/>
          <w:color w:val="34302D"/>
          <w:kern w:val="0"/>
          <w:sz w:val="24"/>
          <w:szCs w:val="24"/>
        </w:rPr>
        <w:t>and </w:t>
      </w:r>
      <w:r w:rsidRPr="00BA0D5D">
        <w:rPr>
          <w:rFonts w:ascii="Consolas" w:eastAsia="宋体" w:hAnsi="Consolas" w:cs="宋体"/>
          <w:color w:val="34302D"/>
          <w:kern w:val="0"/>
          <w:sz w:val="23"/>
          <w:szCs w:val="23"/>
          <w:shd w:val="clear" w:color="auto" w:fill="F7F7F8"/>
        </w:rPr>
        <w:t>META-INF/spring.schemas</w:t>
      </w:r>
      <w:r w:rsidRPr="00BA0D5D">
        <w:rPr>
          <w:rFonts w:ascii="inherit" w:eastAsia="宋体" w:hAnsi="inherit" w:cs="Arial"/>
          <w:color w:val="34302D"/>
          <w:kern w:val="0"/>
          <w:sz w:val="24"/>
          <w:szCs w:val="24"/>
        </w:rPr>
        <w:t> files,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in 'META-INF/spring.handlers'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http\://www.foo.com/schema/jcache=com.foo.JCacheNamespaceHandler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in 'META-INF/spring.schemas'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http\://www.foo.com/schema/jcache/jcache.xsd=com/foo/jcache.xsd</w:t>
      </w:r>
    </w:p>
    <w:p w:rsidR="00A44287" w:rsidRPr="00BA0D5D" w:rsidRDefault="00A44287"/>
    <w:sectPr w:rsidR="00A44287" w:rsidRPr="00BA0D5D" w:rsidSect="00F96E72">
      <w:pgSz w:w="11907" w:h="16839" w:code="9"/>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FE9" w:rsidRDefault="003D7FE9" w:rsidP="00065124">
      <w:r>
        <w:separator/>
      </w:r>
    </w:p>
  </w:endnote>
  <w:endnote w:type="continuationSeparator" w:id="0">
    <w:p w:rsidR="003D7FE9" w:rsidRDefault="003D7FE9" w:rsidP="00065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FE9" w:rsidRDefault="003D7FE9" w:rsidP="00065124">
      <w:r>
        <w:separator/>
      </w:r>
    </w:p>
  </w:footnote>
  <w:footnote w:type="continuationSeparator" w:id="0">
    <w:p w:rsidR="003D7FE9" w:rsidRDefault="003D7FE9" w:rsidP="000651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31F73"/>
    <w:multiLevelType w:val="multilevel"/>
    <w:tmpl w:val="696C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842CC"/>
    <w:multiLevelType w:val="multilevel"/>
    <w:tmpl w:val="A1E2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D0863"/>
    <w:multiLevelType w:val="multilevel"/>
    <w:tmpl w:val="E8FA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272B"/>
    <w:multiLevelType w:val="multilevel"/>
    <w:tmpl w:val="D2CE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E64D4"/>
    <w:multiLevelType w:val="multilevel"/>
    <w:tmpl w:val="B5E8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7717A"/>
    <w:multiLevelType w:val="multilevel"/>
    <w:tmpl w:val="307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B681C"/>
    <w:multiLevelType w:val="multilevel"/>
    <w:tmpl w:val="6B02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62F94"/>
    <w:multiLevelType w:val="multilevel"/>
    <w:tmpl w:val="F1AC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B374D"/>
    <w:multiLevelType w:val="multilevel"/>
    <w:tmpl w:val="90AE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F17895"/>
    <w:multiLevelType w:val="multilevel"/>
    <w:tmpl w:val="7178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F6A51"/>
    <w:multiLevelType w:val="multilevel"/>
    <w:tmpl w:val="C328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200429"/>
    <w:multiLevelType w:val="multilevel"/>
    <w:tmpl w:val="735C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453EA7"/>
    <w:multiLevelType w:val="multilevel"/>
    <w:tmpl w:val="AD84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215F4"/>
    <w:multiLevelType w:val="multilevel"/>
    <w:tmpl w:val="CE9A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9E0F66"/>
    <w:multiLevelType w:val="multilevel"/>
    <w:tmpl w:val="FA90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F7C65"/>
    <w:multiLevelType w:val="multilevel"/>
    <w:tmpl w:val="1E96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CE2627"/>
    <w:multiLevelType w:val="multilevel"/>
    <w:tmpl w:val="B7A2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25404F"/>
    <w:multiLevelType w:val="multilevel"/>
    <w:tmpl w:val="A74E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FB181F"/>
    <w:multiLevelType w:val="multilevel"/>
    <w:tmpl w:val="3618A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A3469A"/>
    <w:multiLevelType w:val="multilevel"/>
    <w:tmpl w:val="65DE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0E67E8"/>
    <w:multiLevelType w:val="multilevel"/>
    <w:tmpl w:val="D434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CF34FA"/>
    <w:multiLevelType w:val="multilevel"/>
    <w:tmpl w:val="440E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B64A50"/>
    <w:multiLevelType w:val="multilevel"/>
    <w:tmpl w:val="5BF6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B57188"/>
    <w:multiLevelType w:val="multilevel"/>
    <w:tmpl w:val="9EEE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FE6727"/>
    <w:multiLevelType w:val="multilevel"/>
    <w:tmpl w:val="058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5964EF"/>
    <w:multiLevelType w:val="multilevel"/>
    <w:tmpl w:val="CC5E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EE560C"/>
    <w:multiLevelType w:val="multilevel"/>
    <w:tmpl w:val="88CC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6914F9"/>
    <w:multiLevelType w:val="multilevel"/>
    <w:tmpl w:val="AD88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242E14"/>
    <w:multiLevelType w:val="multilevel"/>
    <w:tmpl w:val="006A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707D4E"/>
    <w:multiLevelType w:val="multilevel"/>
    <w:tmpl w:val="90AE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E96144"/>
    <w:multiLevelType w:val="multilevel"/>
    <w:tmpl w:val="7A3CD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045E58"/>
    <w:multiLevelType w:val="multilevel"/>
    <w:tmpl w:val="65F6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E8659F"/>
    <w:multiLevelType w:val="multilevel"/>
    <w:tmpl w:val="82C0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1B41B1"/>
    <w:multiLevelType w:val="multilevel"/>
    <w:tmpl w:val="E64E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DA3E17"/>
    <w:multiLevelType w:val="multilevel"/>
    <w:tmpl w:val="6C62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8F7046"/>
    <w:multiLevelType w:val="multilevel"/>
    <w:tmpl w:val="07A8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CC5072"/>
    <w:multiLevelType w:val="multilevel"/>
    <w:tmpl w:val="E1C2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484D26"/>
    <w:multiLevelType w:val="multilevel"/>
    <w:tmpl w:val="C85A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C31E16"/>
    <w:multiLevelType w:val="multilevel"/>
    <w:tmpl w:val="F878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116877"/>
    <w:multiLevelType w:val="multilevel"/>
    <w:tmpl w:val="E1BA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905D53"/>
    <w:multiLevelType w:val="multilevel"/>
    <w:tmpl w:val="EFD8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B8664D"/>
    <w:multiLevelType w:val="multilevel"/>
    <w:tmpl w:val="D270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D91215"/>
    <w:multiLevelType w:val="multilevel"/>
    <w:tmpl w:val="D42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157C71"/>
    <w:multiLevelType w:val="multilevel"/>
    <w:tmpl w:val="B40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421B9B"/>
    <w:multiLevelType w:val="multilevel"/>
    <w:tmpl w:val="6908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D4616A"/>
    <w:multiLevelType w:val="multilevel"/>
    <w:tmpl w:val="C456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39028A"/>
    <w:multiLevelType w:val="multilevel"/>
    <w:tmpl w:val="122C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F72788"/>
    <w:multiLevelType w:val="multilevel"/>
    <w:tmpl w:val="9F54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2D1B87"/>
    <w:multiLevelType w:val="multilevel"/>
    <w:tmpl w:val="5B9A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320E48"/>
    <w:multiLevelType w:val="multilevel"/>
    <w:tmpl w:val="3E80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6423E5"/>
    <w:multiLevelType w:val="multilevel"/>
    <w:tmpl w:val="6A58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925F9A"/>
    <w:multiLevelType w:val="multilevel"/>
    <w:tmpl w:val="E0302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947535"/>
    <w:multiLevelType w:val="multilevel"/>
    <w:tmpl w:val="A43E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1C623D"/>
    <w:multiLevelType w:val="multilevel"/>
    <w:tmpl w:val="F9B8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6A0BF6"/>
    <w:multiLevelType w:val="multilevel"/>
    <w:tmpl w:val="217E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7442BC"/>
    <w:multiLevelType w:val="multilevel"/>
    <w:tmpl w:val="AD2E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664FFC"/>
    <w:multiLevelType w:val="multilevel"/>
    <w:tmpl w:val="5A78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FA7BAB"/>
    <w:multiLevelType w:val="multilevel"/>
    <w:tmpl w:val="E0302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B25326"/>
    <w:multiLevelType w:val="multilevel"/>
    <w:tmpl w:val="454C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CD6DB8"/>
    <w:multiLevelType w:val="multilevel"/>
    <w:tmpl w:val="1692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7F0EF6"/>
    <w:multiLevelType w:val="multilevel"/>
    <w:tmpl w:val="4FA8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C44773"/>
    <w:multiLevelType w:val="multilevel"/>
    <w:tmpl w:val="ABE4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FB7533"/>
    <w:multiLevelType w:val="multilevel"/>
    <w:tmpl w:val="FBCA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FA1546"/>
    <w:multiLevelType w:val="multilevel"/>
    <w:tmpl w:val="BB8C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E67570"/>
    <w:multiLevelType w:val="multilevel"/>
    <w:tmpl w:val="90AE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F415AE"/>
    <w:multiLevelType w:val="multilevel"/>
    <w:tmpl w:val="F0A0D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503DD7"/>
    <w:multiLevelType w:val="multilevel"/>
    <w:tmpl w:val="596C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6D0C6B"/>
    <w:multiLevelType w:val="multilevel"/>
    <w:tmpl w:val="5358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DC394A"/>
    <w:multiLevelType w:val="multilevel"/>
    <w:tmpl w:val="30CC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EA4B3F"/>
    <w:multiLevelType w:val="multilevel"/>
    <w:tmpl w:val="EFDC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1821BA"/>
    <w:multiLevelType w:val="multilevel"/>
    <w:tmpl w:val="3E4A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B40512"/>
    <w:multiLevelType w:val="multilevel"/>
    <w:tmpl w:val="63E6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5"/>
  </w:num>
  <w:num w:numId="3">
    <w:abstractNumId w:val="41"/>
  </w:num>
  <w:num w:numId="4">
    <w:abstractNumId w:val="31"/>
  </w:num>
  <w:num w:numId="5">
    <w:abstractNumId w:val="11"/>
  </w:num>
  <w:num w:numId="6">
    <w:abstractNumId w:val="58"/>
  </w:num>
  <w:num w:numId="7">
    <w:abstractNumId w:val="61"/>
  </w:num>
  <w:num w:numId="8">
    <w:abstractNumId w:val="70"/>
  </w:num>
  <w:num w:numId="9">
    <w:abstractNumId w:val="28"/>
  </w:num>
  <w:num w:numId="10">
    <w:abstractNumId w:val="9"/>
  </w:num>
  <w:num w:numId="11">
    <w:abstractNumId w:val="12"/>
  </w:num>
  <w:num w:numId="12">
    <w:abstractNumId w:val="8"/>
  </w:num>
  <w:num w:numId="13">
    <w:abstractNumId w:val="18"/>
  </w:num>
  <w:num w:numId="14">
    <w:abstractNumId w:val="24"/>
  </w:num>
  <w:num w:numId="15">
    <w:abstractNumId w:val="22"/>
  </w:num>
  <w:num w:numId="16">
    <w:abstractNumId w:val="39"/>
  </w:num>
  <w:num w:numId="17">
    <w:abstractNumId w:val="60"/>
  </w:num>
  <w:num w:numId="18">
    <w:abstractNumId w:val="10"/>
  </w:num>
  <w:num w:numId="19">
    <w:abstractNumId w:val="6"/>
  </w:num>
  <w:num w:numId="20">
    <w:abstractNumId w:val="51"/>
  </w:num>
  <w:num w:numId="21">
    <w:abstractNumId w:val="21"/>
  </w:num>
  <w:num w:numId="22">
    <w:abstractNumId w:val="27"/>
  </w:num>
  <w:num w:numId="23">
    <w:abstractNumId w:val="67"/>
  </w:num>
  <w:num w:numId="24">
    <w:abstractNumId w:val="43"/>
  </w:num>
  <w:num w:numId="25">
    <w:abstractNumId w:val="37"/>
  </w:num>
  <w:num w:numId="26">
    <w:abstractNumId w:val="63"/>
  </w:num>
  <w:num w:numId="27">
    <w:abstractNumId w:val="34"/>
  </w:num>
  <w:num w:numId="28">
    <w:abstractNumId w:val="4"/>
  </w:num>
  <w:num w:numId="29">
    <w:abstractNumId w:val="42"/>
  </w:num>
  <w:num w:numId="30">
    <w:abstractNumId w:val="26"/>
  </w:num>
  <w:num w:numId="31">
    <w:abstractNumId w:val="5"/>
  </w:num>
  <w:num w:numId="32">
    <w:abstractNumId w:val="20"/>
  </w:num>
  <w:num w:numId="33">
    <w:abstractNumId w:val="44"/>
  </w:num>
  <w:num w:numId="34">
    <w:abstractNumId w:val="32"/>
  </w:num>
  <w:num w:numId="35">
    <w:abstractNumId w:val="48"/>
  </w:num>
  <w:num w:numId="36">
    <w:abstractNumId w:val="7"/>
  </w:num>
  <w:num w:numId="37">
    <w:abstractNumId w:val="2"/>
  </w:num>
  <w:num w:numId="38">
    <w:abstractNumId w:val="53"/>
  </w:num>
  <w:num w:numId="39">
    <w:abstractNumId w:val="16"/>
  </w:num>
  <w:num w:numId="40">
    <w:abstractNumId w:val="69"/>
  </w:num>
  <w:num w:numId="41">
    <w:abstractNumId w:val="40"/>
  </w:num>
  <w:num w:numId="42">
    <w:abstractNumId w:val="56"/>
  </w:num>
  <w:num w:numId="43">
    <w:abstractNumId w:val="36"/>
  </w:num>
  <w:num w:numId="44">
    <w:abstractNumId w:val="49"/>
  </w:num>
  <w:num w:numId="45">
    <w:abstractNumId w:val="66"/>
  </w:num>
  <w:num w:numId="46">
    <w:abstractNumId w:val="35"/>
  </w:num>
  <w:num w:numId="47">
    <w:abstractNumId w:val="71"/>
  </w:num>
  <w:num w:numId="48">
    <w:abstractNumId w:val="3"/>
  </w:num>
  <w:num w:numId="49">
    <w:abstractNumId w:val="46"/>
  </w:num>
  <w:num w:numId="50">
    <w:abstractNumId w:val="47"/>
  </w:num>
  <w:num w:numId="51">
    <w:abstractNumId w:val="13"/>
  </w:num>
  <w:num w:numId="52">
    <w:abstractNumId w:val="52"/>
  </w:num>
  <w:num w:numId="53">
    <w:abstractNumId w:val="14"/>
  </w:num>
  <w:num w:numId="54">
    <w:abstractNumId w:val="68"/>
  </w:num>
  <w:num w:numId="55">
    <w:abstractNumId w:val="59"/>
  </w:num>
  <w:num w:numId="56">
    <w:abstractNumId w:val="0"/>
  </w:num>
  <w:num w:numId="57">
    <w:abstractNumId w:val="38"/>
  </w:num>
  <w:num w:numId="58">
    <w:abstractNumId w:val="15"/>
  </w:num>
  <w:num w:numId="59">
    <w:abstractNumId w:val="54"/>
  </w:num>
  <w:num w:numId="60">
    <w:abstractNumId w:val="17"/>
  </w:num>
  <w:num w:numId="61">
    <w:abstractNumId w:val="55"/>
  </w:num>
  <w:num w:numId="62">
    <w:abstractNumId w:val="50"/>
  </w:num>
  <w:num w:numId="63">
    <w:abstractNumId w:val="23"/>
  </w:num>
  <w:num w:numId="64">
    <w:abstractNumId w:val="65"/>
  </w:num>
  <w:num w:numId="65">
    <w:abstractNumId w:val="30"/>
  </w:num>
  <w:num w:numId="66">
    <w:abstractNumId w:val="25"/>
  </w:num>
  <w:num w:numId="67">
    <w:abstractNumId w:val="33"/>
  </w:num>
  <w:num w:numId="68">
    <w:abstractNumId w:val="19"/>
  </w:num>
  <w:num w:numId="69">
    <w:abstractNumId w:val="29"/>
  </w:num>
  <w:num w:numId="70">
    <w:abstractNumId w:val="64"/>
  </w:num>
  <w:num w:numId="71">
    <w:abstractNumId w:val="62"/>
  </w:num>
  <w:num w:numId="72">
    <w:abstractNumId w:val="57"/>
  </w:num>
  <w:numIdMacAtCleanup w:val="7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 alex">
    <w15:presenceInfo w15:providerId="Windows Live" w15:userId="65688149e5ebb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D5D"/>
    <w:rsid w:val="00000440"/>
    <w:rsid w:val="000109EE"/>
    <w:rsid w:val="00013442"/>
    <w:rsid w:val="000148AC"/>
    <w:rsid w:val="0001561C"/>
    <w:rsid w:val="00023538"/>
    <w:rsid w:val="00024A08"/>
    <w:rsid w:val="00065124"/>
    <w:rsid w:val="00073EA7"/>
    <w:rsid w:val="00075C37"/>
    <w:rsid w:val="00082B8E"/>
    <w:rsid w:val="00083CF6"/>
    <w:rsid w:val="00092925"/>
    <w:rsid w:val="00093C99"/>
    <w:rsid w:val="000945A0"/>
    <w:rsid w:val="000A06ED"/>
    <w:rsid w:val="000A0D07"/>
    <w:rsid w:val="000A2536"/>
    <w:rsid w:val="000A773B"/>
    <w:rsid w:val="000E0EC9"/>
    <w:rsid w:val="000E3DA0"/>
    <w:rsid w:val="00101FAC"/>
    <w:rsid w:val="001165DE"/>
    <w:rsid w:val="00117C22"/>
    <w:rsid w:val="00134B3E"/>
    <w:rsid w:val="00155DD1"/>
    <w:rsid w:val="001705F2"/>
    <w:rsid w:val="001807EF"/>
    <w:rsid w:val="00185B20"/>
    <w:rsid w:val="001934B5"/>
    <w:rsid w:val="00195A1D"/>
    <w:rsid w:val="00196ABA"/>
    <w:rsid w:val="001A7EF6"/>
    <w:rsid w:val="001D3324"/>
    <w:rsid w:val="001E0DBD"/>
    <w:rsid w:val="001E3D45"/>
    <w:rsid w:val="001E647C"/>
    <w:rsid w:val="001F4406"/>
    <w:rsid w:val="00200643"/>
    <w:rsid w:val="0020307F"/>
    <w:rsid w:val="00212ABC"/>
    <w:rsid w:val="00223CBA"/>
    <w:rsid w:val="00232CE9"/>
    <w:rsid w:val="00235F20"/>
    <w:rsid w:val="00237B47"/>
    <w:rsid w:val="002401A5"/>
    <w:rsid w:val="002543AE"/>
    <w:rsid w:val="002612E9"/>
    <w:rsid w:val="00266C63"/>
    <w:rsid w:val="002761D1"/>
    <w:rsid w:val="0028152D"/>
    <w:rsid w:val="00283E18"/>
    <w:rsid w:val="00286ACA"/>
    <w:rsid w:val="002A5CFA"/>
    <w:rsid w:val="002B28DF"/>
    <w:rsid w:val="002C65B0"/>
    <w:rsid w:val="002E1B7F"/>
    <w:rsid w:val="002E7A54"/>
    <w:rsid w:val="00304F2E"/>
    <w:rsid w:val="003243C1"/>
    <w:rsid w:val="00325B18"/>
    <w:rsid w:val="00332503"/>
    <w:rsid w:val="00340501"/>
    <w:rsid w:val="00340A6F"/>
    <w:rsid w:val="003440AE"/>
    <w:rsid w:val="0034788C"/>
    <w:rsid w:val="00352807"/>
    <w:rsid w:val="003601B4"/>
    <w:rsid w:val="00372735"/>
    <w:rsid w:val="00380867"/>
    <w:rsid w:val="0038536F"/>
    <w:rsid w:val="00385AA9"/>
    <w:rsid w:val="00386362"/>
    <w:rsid w:val="00394F6A"/>
    <w:rsid w:val="003A46C4"/>
    <w:rsid w:val="003A56FF"/>
    <w:rsid w:val="003D256D"/>
    <w:rsid w:val="003D7FE9"/>
    <w:rsid w:val="003E4D4A"/>
    <w:rsid w:val="003F5E6B"/>
    <w:rsid w:val="004020D3"/>
    <w:rsid w:val="004052E3"/>
    <w:rsid w:val="00405F5E"/>
    <w:rsid w:val="004066A5"/>
    <w:rsid w:val="00407F17"/>
    <w:rsid w:val="004114A4"/>
    <w:rsid w:val="00411772"/>
    <w:rsid w:val="00414F55"/>
    <w:rsid w:val="00436F3F"/>
    <w:rsid w:val="00447C0A"/>
    <w:rsid w:val="00463974"/>
    <w:rsid w:val="00472A67"/>
    <w:rsid w:val="00475CED"/>
    <w:rsid w:val="0047734B"/>
    <w:rsid w:val="004776CF"/>
    <w:rsid w:val="004851E5"/>
    <w:rsid w:val="004A6BB4"/>
    <w:rsid w:val="004B46CA"/>
    <w:rsid w:val="004E01D2"/>
    <w:rsid w:val="004F0A98"/>
    <w:rsid w:val="004F2734"/>
    <w:rsid w:val="004F6759"/>
    <w:rsid w:val="0050464B"/>
    <w:rsid w:val="00505B7C"/>
    <w:rsid w:val="00513339"/>
    <w:rsid w:val="005228E7"/>
    <w:rsid w:val="00522D42"/>
    <w:rsid w:val="005248EF"/>
    <w:rsid w:val="00526E63"/>
    <w:rsid w:val="00542DDB"/>
    <w:rsid w:val="00557CFB"/>
    <w:rsid w:val="005623C7"/>
    <w:rsid w:val="00576646"/>
    <w:rsid w:val="005779AF"/>
    <w:rsid w:val="0059508F"/>
    <w:rsid w:val="00596903"/>
    <w:rsid w:val="005C0455"/>
    <w:rsid w:val="005E029C"/>
    <w:rsid w:val="005E4E7A"/>
    <w:rsid w:val="005F0CDE"/>
    <w:rsid w:val="005F6FAA"/>
    <w:rsid w:val="006005B6"/>
    <w:rsid w:val="00600CC9"/>
    <w:rsid w:val="00611079"/>
    <w:rsid w:val="00613994"/>
    <w:rsid w:val="00620E09"/>
    <w:rsid w:val="00643D3E"/>
    <w:rsid w:val="006447D4"/>
    <w:rsid w:val="00652300"/>
    <w:rsid w:val="00657981"/>
    <w:rsid w:val="006877B3"/>
    <w:rsid w:val="006A73B3"/>
    <w:rsid w:val="006B0BD4"/>
    <w:rsid w:val="006D300C"/>
    <w:rsid w:val="006D7BB6"/>
    <w:rsid w:val="006E4494"/>
    <w:rsid w:val="006F2DAF"/>
    <w:rsid w:val="00707C29"/>
    <w:rsid w:val="0071232C"/>
    <w:rsid w:val="00725894"/>
    <w:rsid w:val="00733335"/>
    <w:rsid w:val="0074066D"/>
    <w:rsid w:val="00744D61"/>
    <w:rsid w:val="00762DE8"/>
    <w:rsid w:val="00797C30"/>
    <w:rsid w:val="007B63AB"/>
    <w:rsid w:val="007D4442"/>
    <w:rsid w:val="007F243E"/>
    <w:rsid w:val="007F3670"/>
    <w:rsid w:val="007F41A4"/>
    <w:rsid w:val="00813343"/>
    <w:rsid w:val="00816105"/>
    <w:rsid w:val="00822227"/>
    <w:rsid w:val="008368BB"/>
    <w:rsid w:val="0084034E"/>
    <w:rsid w:val="00840AA7"/>
    <w:rsid w:val="00846A4D"/>
    <w:rsid w:val="00847F99"/>
    <w:rsid w:val="00850FD8"/>
    <w:rsid w:val="00854CA3"/>
    <w:rsid w:val="008640E5"/>
    <w:rsid w:val="00873CE8"/>
    <w:rsid w:val="00875CF5"/>
    <w:rsid w:val="00882FE5"/>
    <w:rsid w:val="0089444E"/>
    <w:rsid w:val="008C16F1"/>
    <w:rsid w:val="008C7515"/>
    <w:rsid w:val="008D3896"/>
    <w:rsid w:val="008E110C"/>
    <w:rsid w:val="008E3FF1"/>
    <w:rsid w:val="008E5CE9"/>
    <w:rsid w:val="008E6CDD"/>
    <w:rsid w:val="008F544C"/>
    <w:rsid w:val="008F7CD3"/>
    <w:rsid w:val="00931D33"/>
    <w:rsid w:val="0094227D"/>
    <w:rsid w:val="009426D9"/>
    <w:rsid w:val="00946F44"/>
    <w:rsid w:val="00955491"/>
    <w:rsid w:val="00963D6A"/>
    <w:rsid w:val="00983E99"/>
    <w:rsid w:val="00997D93"/>
    <w:rsid w:val="009A11BA"/>
    <w:rsid w:val="009A3E7F"/>
    <w:rsid w:val="009B2FE6"/>
    <w:rsid w:val="009B3017"/>
    <w:rsid w:val="009B7C60"/>
    <w:rsid w:val="009D3E77"/>
    <w:rsid w:val="009D5BA2"/>
    <w:rsid w:val="00A24682"/>
    <w:rsid w:val="00A254DB"/>
    <w:rsid w:val="00A26F40"/>
    <w:rsid w:val="00A37CDA"/>
    <w:rsid w:val="00A409C4"/>
    <w:rsid w:val="00A420A8"/>
    <w:rsid w:val="00A44287"/>
    <w:rsid w:val="00A4599E"/>
    <w:rsid w:val="00A512B5"/>
    <w:rsid w:val="00A608C1"/>
    <w:rsid w:val="00A61F56"/>
    <w:rsid w:val="00A74722"/>
    <w:rsid w:val="00A7521B"/>
    <w:rsid w:val="00A82DA8"/>
    <w:rsid w:val="00A841D0"/>
    <w:rsid w:val="00A8435D"/>
    <w:rsid w:val="00A87D30"/>
    <w:rsid w:val="00AA698E"/>
    <w:rsid w:val="00AC457E"/>
    <w:rsid w:val="00AD43E5"/>
    <w:rsid w:val="00AE786A"/>
    <w:rsid w:val="00B05246"/>
    <w:rsid w:val="00B054FA"/>
    <w:rsid w:val="00B0720F"/>
    <w:rsid w:val="00B10F16"/>
    <w:rsid w:val="00B75A54"/>
    <w:rsid w:val="00B76694"/>
    <w:rsid w:val="00B835E9"/>
    <w:rsid w:val="00B8703C"/>
    <w:rsid w:val="00B9106B"/>
    <w:rsid w:val="00BA04F4"/>
    <w:rsid w:val="00BA0D5D"/>
    <w:rsid w:val="00BA21D4"/>
    <w:rsid w:val="00BA2E6F"/>
    <w:rsid w:val="00BA582F"/>
    <w:rsid w:val="00BA6CE9"/>
    <w:rsid w:val="00BC3457"/>
    <w:rsid w:val="00BD43F5"/>
    <w:rsid w:val="00BD5C07"/>
    <w:rsid w:val="00BE0C73"/>
    <w:rsid w:val="00BF21C4"/>
    <w:rsid w:val="00C125D7"/>
    <w:rsid w:val="00C214E0"/>
    <w:rsid w:val="00C218F4"/>
    <w:rsid w:val="00C2284E"/>
    <w:rsid w:val="00C36ACF"/>
    <w:rsid w:val="00C524F1"/>
    <w:rsid w:val="00C554B0"/>
    <w:rsid w:val="00C557C4"/>
    <w:rsid w:val="00C6055A"/>
    <w:rsid w:val="00C64BE7"/>
    <w:rsid w:val="00C67872"/>
    <w:rsid w:val="00C76EAF"/>
    <w:rsid w:val="00C94DBF"/>
    <w:rsid w:val="00C95BCB"/>
    <w:rsid w:val="00CA1DAF"/>
    <w:rsid w:val="00CA7BD0"/>
    <w:rsid w:val="00CB2427"/>
    <w:rsid w:val="00CB2C29"/>
    <w:rsid w:val="00CD094E"/>
    <w:rsid w:val="00CE1AA7"/>
    <w:rsid w:val="00CE1EC9"/>
    <w:rsid w:val="00CF3341"/>
    <w:rsid w:val="00CF36E0"/>
    <w:rsid w:val="00CF4601"/>
    <w:rsid w:val="00CF74D4"/>
    <w:rsid w:val="00D30078"/>
    <w:rsid w:val="00D36160"/>
    <w:rsid w:val="00D43227"/>
    <w:rsid w:val="00D56070"/>
    <w:rsid w:val="00D563C8"/>
    <w:rsid w:val="00D77512"/>
    <w:rsid w:val="00D81E3F"/>
    <w:rsid w:val="00D82AD3"/>
    <w:rsid w:val="00D949C7"/>
    <w:rsid w:val="00DA3080"/>
    <w:rsid w:val="00DA5199"/>
    <w:rsid w:val="00DB4A3B"/>
    <w:rsid w:val="00DC0C1E"/>
    <w:rsid w:val="00DC787D"/>
    <w:rsid w:val="00DE6510"/>
    <w:rsid w:val="00DF6EC4"/>
    <w:rsid w:val="00DF75EE"/>
    <w:rsid w:val="00E03C1D"/>
    <w:rsid w:val="00E12B39"/>
    <w:rsid w:val="00E23DA5"/>
    <w:rsid w:val="00E270D9"/>
    <w:rsid w:val="00E40F72"/>
    <w:rsid w:val="00E42C24"/>
    <w:rsid w:val="00E45A62"/>
    <w:rsid w:val="00E749A9"/>
    <w:rsid w:val="00E8310F"/>
    <w:rsid w:val="00E91AFF"/>
    <w:rsid w:val="00E96963"/>
    <w:rsid w:val="00E97F63"/>
    <w:rsid w:val="00EB40A0"/>
    <w:rsid w:val="00EC0C7D"/>
    <w:rsid w:val="00EC1292"/>
    <w:rsid w:val="00EE2218"/>
    <w:rsid w:val="00EE250E"/>
    <w:rsid w:val="00EF3030"/>
    <w:rsid w:val="00F05500"/>
    <w:rsid w:val="00F1105E"/>
    <w:rsid w:val="00F23BE8"/>
    <w:rsid w:val="00F26CEB"/>
    <w:rsid w:val="00F27904"/>
    <w:rsid w:val="00F349A1"/>
    <w:rsid w:val="00F35BCA"/>
    <w:rsid w:val="00F50501"/>
    <w:rsid w:val="00F55629"/>
    <w:rsid w:val="00F5674E"/>
    <w:rsid w:val="00F606C3"/>
    <w:rsid w:val="00F65DA7"/>
    <w:rsid w:val="00F704F7"/>
    <w:rsid w:val="00F84E11"/>
    <w:rsid w:val="00F96E72"/>
    <w:rsid w:val="00FC11B9"/>
    <w:rsid w:val="00FC6592"/>
    <w:rsid w:val="00FE0D57"/>
    <w:rsid w:val="00FE2D48"/>
    <w:rsid w:val="00FE2EAE"/>
    <w:rsid w:val="00FE7820"/>
    <w:rsid w:val="00FF3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A4955A-D77C-49E4-A7F6-CE3512460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A0D5D"/>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BA0D5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BA0D5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BA0D5D"/>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BA0D5D"/>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BA0D5D"/>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A0D5D"/>
    <w:rPr>
      <w:rFonts w:ascii="宋体" w:eastAsia="宋体" w:hAnsi="宋体" w:cs="宋体"/>
      <w:b/>
      <w:bCs/>
      <w:kern w:val="0"/>
      <w:sz w:val="36"/>
      <w:szCs w:val="36"/>
    </w:rPr>
  </w:style>
  <w:style w:type="character" w:customStyle="1" w:styleId="3Char">
    <w:name w:val="标题 3 Char"/>
    <w:basedOn w:val="a0"/>
    <w:link w:val="3"/>
    <w:uiPriority w:val="9"/>
    <w:rsid w:val="00BA0D5D"/>
    <w:rPr>
      <w:rFonts w:ascii="宋体" w:eastAsia="宋体" w:hAnsi="宋体" w:cs="宋体"/>
      <w:b/>
      <w:bCs/>
      <w:kern w:val="0"/>
      <w:sz w:val="27"/>
      <w:szCs w:val="27"/>
    </w:rPr>
  </w:style>
  <w:style w:type="character" w:customStyle="1" w:styleId="4Char">
    <w:name w:val="标题 4 Char"/>
    <w:basedOn w:val="a0"/>
    <w:link w:val="4"/>
    <w:uiPriority w:val="9"/>
    <w:rsid w:val="00BA0D5D"/>
    <w:rPr>
      <w:rFonts w:ascii="宋体" w:eastAsia="宋体" w:hAnsi="宋体" w:cs="宋体"/>
      <w:b/>
      <w:bCs/>
      <w:kern w:val="0"/>
      <w:sz w:val="24"/>
      <w:szCs w:val="24"/>
    </w:rPr>
  </w:style>
  <w:style w:type="character" w:customStyle="1" w:styleId="5Char">
    <w:name w:val="标题 5 Char"/>
    <w:basedOn w:val="a0"/>
    <w:link w:val="5"/>
    <w:uiPriority w:val="9"/>
    <w:rsid w:val="00BA0D5D"/>
    <w:rPr>
      <w:rFonts w:ascii="宋体" w:eastAsia="宋体" w:hAnsi="宋体" w:cs="宋体"/>
      <w:b/>
      <w:bCs/>
      <w:kern w:val="0"/>
      <w:sz w:val="20"/>
      <w:szCs w:val="20"/>
    </w:rPr>
  </w:style>
  <w:style w:type="character" w:customStyle="1" w:styleId="6Char">
    <w:name w:val="标题 6 Char"/>
    <w:basedOn w:val="a0"/>
    <w:link w:val="6"/>
    <w:uiPriority w:val="9"/>
    <w:rsid w:val="00BA0D5D"/>
    <w:rPr>
      <w:rFonts w:ascii="宋体" w:eastAsia="宋体" w:hAnsi="宋体" w:cs="宋体"/>
      <w:b/>
      <w:bCs/>
      <w:kern w:val="0"/>
      <w:sz w:val="15"/>
      <w:szCs w:val="15"/>
    </w:rPr>
  </w:style>
  <w:style w:type="numbering" w:customStyle="1" w:styleId="10">
    <w:name w:val="无列表1"/>
    <w:next w:val="a2"/>
    <w:uiPriority w:val="99"/>
    <w:semiHidden/>
    <w:unhideWhenUsed/>
    <w:rsid w:val="00BA0D5D"/>
  </w:style>
  <w:style w:type="paragraph" w:styleId="a3">
    <w:name w:val="Normal (Web)"/>
    <w:basedOn w:val="a"/>
    <w:uiPriority w:val="99"/>
    <w:unhideWhenUsed/>
    <w:rsid w:val="00BA0D5D"/>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BA0D5D"/>
    <w:rPr>
      <w:color w:val="0000FF"/>
      <w:u w:val="single"/>
    </w:rPr>
  </w:style>
  <w:style w:type="character" w:styleId="a5">
    <w:name w:val="FollowedHyperlink"/>
    <w:basedOn w:val="a0"/>
    <w:uiPriority w:val="99"/>
    <w:semiHidden/>
    <w:unhideWhenUsed/>
    <w:rsid w:val="00BA0D5D"/>
    <w:rPr>
      <w:color w:val="800080"/>
      <w:u w:val="single"/>
    </w:rPr>
  </w:style>
  <w:style w:type="character" w:styleId="HTML">
    <w:name w:val="HTML Code"/>
    <w:basedOn w:val="a0"/>
    <w:uiPriority w:val="99"/>
    <w:semiHidden/>
    <w:unhideWhenUsed/>
    <w:rsid w:val="00BA0D5D"/>
    <w:rPr>
      <w:rFonts w:ascii="宋体" w:eastAsia="宋体" w:hAnsi="宋体" w:cs="宋体"/>
      <w:sz w:val="24"/>
      <w:szCs w:val="24"/>
    </w:rPr>
  </w:style>
  <w:style w:type="paragraph" w:styleId="HTML0">
    <w:name w:val="HTML Preformatted"/>
    <w:basedOn w:val="a"/>
    <w:link w:val="HTMLChar"/>
    <w:uiPriority w:val="99"/>
    <w:unhideWhenUsed/>
    <w:rsid w:val="00BA0D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BA0D5D"/>
    <w:rPr>
      <w:rFonts w:ascii="宋体" w:eastAsia="宋体" w:hAnsi="宋体" w:cs="宋体"/>
      <w:kern w:val="0"/>
      <w:sz w:val="24"/>
      <w:szCs w:val="24"/>
    </w:rPr>
  </w:style>
  <w:style w:type="character" w:customStyle="1" w:styleId="preprocessor">
    <w:name w:val="preprocessor"/>
    <w:basedOn w:val="a0"/>
    <w:rsid w:val="00BA0D5D"/>
  </w:style>
  <w:style w:type="character" w:customStyle="1" w:styleId="tag">
    <w:name w:val="tag"/>
    <w:basedOn w:val="a0"/>
    <w:rsid w:val="00BA0D5D"/>
  </w:style>
  <w:style w:type="character" w:customStyle="1" w:styleId="attribute-name">
    <w:name w:val="attribute-name"/>
    <w:basedOn w:val="a0"/>
    <w:rsid w:val="00BA0D5D"/>
  </w:style>
  <w:style w:type="character" w:customStyle="1" w:styleId="string">
    <w:name w:val="string"/>
    <w:basedOn w:val="a0"/>
    <w:rsid w:val="00BA0D5D"/>
  </w:style>
  <w:style w:type="character" w:customStyle="1" w:styleId="delimiter">
    <w:name w:val="delimiter"/>
    <w:basedOn w:val="a0"/>
    <w:rsid w:val="00BA0D5D"/>
  </w:style>
  <w:style w:type="character" w:customStyle="1" w:styleId="content">
    <w:name w:val="content"/>
    <w:basedOn w:val="a0"/>
    <w:rsid w:val="00BA0D5D"/>
  </w:style>
  <w:style w:type="character" w:customStyle="1" w:styleId="comment">
    <w:name w:val="comment"/>
    <w:basedOn w:val="a0"/>
    <w:rsid w:val="00BA0D5D"/>
  </w:style>
  <w:style w:type="character" w:customStyle="1" w:styleId="keyword">
    <w:name w:val="keyword"/>
    <w:basedOn w:val="a0"/>
    <w:rsid w:val="00BA0D5D"/>
  </w:style>
  <w:style w:type="character" w:customStyle="1" w:styleId="predefined-type">
    <w:name w:val="predefined-type"/>
    <w:basedOn w:val="a0"/>
    <w:rsid w:val="00BA0D5D"/>
  </w:style>
  <w:style w:type="paragraph" w:customStyle="1" w:styleId="tableblock">
    <w:name w:val="tableblock"/>
    <w:basedOn w:val="a"/>
    <w:rsid w:val="00BA0D5D"/>
    <w:pPr>
      <w:widowControl/>
      <w:spacing w:before="100" w:beforeAutospacing="1" w:after="100" w:afterAutospacing="1"/>
      <w:jc w:val="left"/>
    </w:pPr>
    <w:rPr>
      <w:rFonts w:ascii="宋体" w:eastAsia="宋体" w:hAnsi="宋体" w:cs="宋体"/>
      <w:kern w:val="0"/>
      <w:sz w:val="24"/>
      <w:szCs w:val="24"/>
    </w:rPr>
  </w:style>
  <w:style w:type="character" w:customStyle="1" w:styleId="directive">
    <w:name w:val="directive"/>
    <w:basedOn w:val="a0"/>
    <w:rsid w:val="00BA0D5D"/>
  </w:style>
  <w:style w:type="character" w:customStyle="1" w:styleId="type">
    <w:name w:val="type"/>
    <w:basedOn w:val="a0"/>
    <w:rsid w:val="00BA0D5D"/>
  </w:style>
  <w:style w:type="character" w:customStyle="1" w:styleId="class">
    <w:name w:val="class"/>
    <w:basedOn w:val="a0"/>
    <w:rsid w:val="00BA0D5D"/>
  </w:style>
  <w:style w:type="character" w:customStyle="1" w:styleId="local-variable">
    <w:name w:val="local-variable"/>
    <w:basedOn w:val="a0"/>
    <w:rsid w:val="00BA0D5D"/>
  </w:style>
  <w:style w:type="character" w:customStyle="1" w:styleId="namespace">
    <w:name w:val="namespace"/>
    <w:basedOn w:val="a0"/>
    <w:rsid w:val="00BA0D5D"/>
  </w:style>
  <w:style w:type="character" w:customStyle="1" w:styleId="annotation">
    <w:name w:val="annotation"/>
    <w:basedOn w:val="a0"/>
    <w:rsid w:val="00BA0D5D"/>
  </w:style>
  <w:style w:type="character" w:customStyle="1" w:styleId="error">
    <w:name w:val="error"/>
    <w:basedOn w:val="a0"/>
    <w:rsid w:val="00BA0D5D"/>
  </w:style>
  <w:style w:type="character" w:customStyle="1" w:styleId="predefined-constant">
    <w:name w:val="predefined-constant"/>
    <w:basedOn w:val="a0"/>
    <w:rsid w:val="00BA0D5D"/>
  </w:style>
  <w:style w:type="character" w:customStyle="1" w:styleId="include">
    <w:name w:val="include"/>
    <w:basedOn w:val="a0"/>
    <w:rsid w:val="00BA0D5D"/>
  </w:style>
  <w:style w:type="character" w:customStyle="1" w:styleId="integer">
    <w:name w:val="integer"/>
    <w:basedOn w:val="a0"/>
    <w:rsid w:val="00BA0D5D"/>
  </w:style>
  <w:style w:type="character" w:customStyle="1" w:styleId="exception">
    <w:name w:val="exception"/>
    <w:basedOn w:val="a0"/>
    <w:rsid w:val="00BA0D5D"/>
  </w:style>
  <w:style w:type="character" w:styleId="a6">
    <w:name w:val="Emphasis"/>
    <w:basedOn w:val="a0"/>
    <w:uiPriority w:val="20"/>
    <w:qFormat/>
    <w:rsid w:val="00BA0D5D"/>
    <w:rPr>
      <w:i/>
      <w:iCs/>
    </w:rPr>
  </w:style>
  <w:style w:type="character" w:customStyle="1" w:styleId="float">
    <w:name w:val="float"/>
    <w:basedOn w:val="a0"/>
    <w:rsid w:val="00BA0D5D"/>
  </w:style>
  <w:style w:type="character" w:customStyle="1" w:styleId="char">
    <w:name w:val="char"/>
    <w:basedOn w:val="a0"/>
    <w:rsid w:val="00BA0D5D"/>
  </w:style>
  <w:style w:type="character" w:customStyle="1" w:styleId="entity">
    <w:name w:val="entity"/>
    <w:basedOn w:val="a0"/>
    <w:rsid w:val="00BA0D5D"/>
  </w:style>
  <w:style w:type="character" w:customStyle="1" w:styleId="doctype">
    <w:name w:val="doctype"/>
    <w:basedOn w:val="a0"/>
    <w:rsid w:val="00BA0D5D"/>
  </w:style>
  <w:style w:type="character" w:customStyle="1" w:styleId="1Char">
    <w:name w:val="标题 1 Char"/>
    <w:basedOn w:val="a0"/>
    <w:link w:val="1"/>
    <w:uiPriority w:val="9"/>
    <w:rsid w:val="00BA0D5D"/>
    <w:rPr>
      <w:b/>
      <w:bCs/>
      <w:kern w:val="44"/>
      <w:sz w:val="44"/>
      <w:szCs w:val="44"/>
    </w:rPr>
  </w:style>
  <w:style w:type="paragraph" w:styleId="TOC">
    <w:name w:val="TOC Heading"/>
    <w:basedOn w:val="1"/>
    <w:next w:val="a"/>
    <w:uiPriority w:val="39"/>
    <w:unhideWhenUsed/>
    <w:qFormat/>
    <w:rsid w:val="00BA0D5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A0D5D"/>
  </w:style>
  <w:style w:type="paragraph" w:styleId="20">
    <w:name w:val="toc 2"/>
    <w:basedOn w:val="a"/>
    <w:next w:val="a"/>
    <w:autoRedefine/>
    <w:uiPriority w:val="39"/>
    <w:unhideWhenUsed/>
    <w:rsid w:val="00BA0D5D"/>
    <w:pPr>
      <w:ind w:leftChars="200" w:left="420"/>
    </w:pPr>
  </w:style>
  <w:style w:type="paragraph" w:styleId="30">
    <w:name w:val="toc 3"/>
    <w:basedOn w:val="a"/>
    <w:next w:val="a"/>
    <w:autoRedefine/>
    <w:uiPriority w:val="39"/>
    <w:unhideWhenUsed/>
    <w:rsid w:val="00BA0D5D"/>
    <w:pPr>
      <w:ind w:leftChars="400" w:left="840"/>
    </w:pPr>
  </w:style>
  <w:style w:type="table" w:styleId="a7">
    <w:name w:val="Table Grid"/>
    <w:basedOn w:val="a1"/>
    <w:uiPriority w:val="39"/>
    <w:rsid w:val="00FC1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Grid Table Light"/>
    <w:basedOn w:val="a1"/>
    <w:uiPriority w:val="40"/>
    <w:rsid w:val="00BA6C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BA6CE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Balloon Text"/>
    <w:basedOn w:val="a"/>
    <w:link w:val="Char0"/>
    <w:uiPriority w:val="99"/>
    <w:semiHidden/>
    <w:unhideWhenUsed/>
    <w:rsid w:val="0071232C"/>
    <w:rPr>
      <w:sz w:val="18"/>
      <w:szCs w:val="18"/>
    </w:rPr>
  </w:style>
  <w:style w:type="character" w:customStyle="1" w:styleId="Char0">
    <w:name w:val="批注框文本 Char"/>
    <w:basedOn w:val="a0"/>
    <w:link w:val="a9"/>
    <w:uiPriority w:val="99"/>
    <w:semiHidden/>
    <w:rsid w:val="0071232C"/>
    <w:rPr>
      <w:sz w:val="18"/>
      <w:szCs w:val="18"/>
    </w:rPr>
  </w:style>
  <w:style w:type="paragraph" w:styleId="aa">
    <w:name w:val="List Paragraph"/>
    <w:basedOn w:val="a"/>
    <w:uiPriority w:val="34"/>
    <w:qFormat/>
    <w:rsid w:val="00F349A1"/>
    <w:pPr>
      <w:ind w:firstLineChars="200" w:firstLine="420"/>
    </w:pPr>
  </w:style>
  <w:style w:type="paragraph" w:styleId="ab">
    <w:name w:val="header"/>
    <w:basedOn w:val="a"/>
    <w:link w:val="Char1"/>
    <w:uiPriority w:val="99"/>
    <w:unhideWhenUsed/>
    <w:rsid w:val="0006512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065124"/>
    <w:rPr>
      <w:sz w:val="18"/>
      <w:szCs w:val="18"/>
    </w:rPr>
  </w:style>
  <w:style w:type="paragraph" w:styleId="ac">
    <w:name w:val="footer"/>
    <w:basedOn w:val="a"/>
    <w:link w:val="Char2"/>
    <w:uiPriority w:val="99"/>
    <w:unhideWhenUsed/>
    <w:rsid w:val="00065124"/>
    <w:pPr>
      <w:tabs>
        <w:tab w:val="center" w:pos="4153"/>
        <w:tab w:val="right" w:pos="8306"/>
      </w:tabs>
      <w:snapToGrid w:val="0"/>
      <w:jc w:val="left"/>
    </w:pPr>
    <w:rPr>
      <w:sz w:val="18"/>
      <w:szCs w:val="18"/>
    </w:rPr>
  </w:style>
  <w:style w:type="character" w:customStyle="1" w:styleId="Char2">
    <w:name w:val="页脚 Char"/>
    <w:basedOn w:val="a0"/>
    <w:link w:val="ac"/>
    <w:uiPriority w:val="99"/>
    <w:rsid w:val="000651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6409">
      <w:bodyDiv w:val="1"/>
      <w:marLeft w:val="0"/>
      <w:marRight w:val="0"/>
      <w:marTop w:val="0"/>
      <w:marBottom w:val="0"/>
      <w:divBdr>
        <w:top w:val="none" w:sz="0" w:space="0" w:color="auto"/>
        <w:left w:val="none" w:sz="0" w:space="0" w:color="auto"/>
        <w:bottom w:val="none" w:sz="0" w:space="0" w:color="auto"/>
        <w:right w:val="none" w:sz="0" w:space="0" w:color="auto"/>
      </w:divBdr>
    </w:div>
    <w:div w:id="41175232">
      <w:bodyDiv w:val="1"/>
      <w:marLeft w:val="0"/>
      <w:marRight w:val="0"/>
      <w:marTop w:val="0"/>
      <w:marBottom w:val="0"/>
      <w:divBdr>
        <w:top w:val="none" w:sz="0" w:space="0" w:color="auto"/>
        <w:left w:val="none" w:sz="0" w:space="0" w:color="auto"/>
        <w:bottom w:val="none" w:sz="0" w:space="0" w:color="auto"/>
        <w:right w:val="none" w:sz="0" w:space="0" w:color="auto"/>
      </w:divBdr>
      <w:divsChild>
        <w:div w:id="762456684">
          <w:marLeft w:val="0"/>
          <w:marRight w:val="0"/>
          <w:marTop w:val="0"/>
          <w:marBottom w:val="0"/>
          <w:divBdr>
            <w:top w:val="none" w:sz="0" w:space="0" w:color="auto"/>
            <w:left w:val="none" w:sz="0" w:space="0" w:color="auto"/>
            <w:bottom w:val="none" w:sz="0" w:space="0" w:color="auto"/>
            <w:right w:val="none" w:sz="0" w:space="0" w:color="auto"/>
          </w:divBdr>
        </w:div>
      </w:divsChild>
    </w:div>
    <w:div w:id="48921173">
      <w:bodyDiv w:val="1"/>
      <w:marLeft w:val="0"/>
      <w:marRight w:val="0"/>
      <w:marTop w:val="0"/>
      <w:marBottom w:val="0"/>
      <w:divBdr>
        <w:top w:val="none" w:sz="0" w:space="0" w:color="auto"/>
        <w:left w:val="none" w:sz="0" w:space="0" w:color="auto"/>
        <w:bottom w:val="none" w:sz="0" w:space="0" w:color="auto"/>
        <w:right w:val="none" w:sz="0" w:space="0" w:color="auto"/>
      </w:divBdr>
      <w:divsChild>
        <w:div w:id="2103720629">
          <w:marLeft w:val="0"/>
          <w:marRight w:val="0"/>
          <w:marTop w:val="0"/>
          <w:marBottom w:val="0"/>
          <w:divBdr>
            <w:top w:val="none" w:sz="0" w:space="0" w:color="auto"/>
            <w:left w:val="none" w:sz="0" w:space="0" w:color="auto"/>
            <w:bottom w:val="none" w:sz="0" w:space="0" w:color="auto"/>
            <w:right w:val="none" w:sz="0" w:space="0" w:color="auto"/>
          </w:divBdr>
        </w:div>
        <w:div w:id="1127507828">
          <w:marLeft w:val="0"/>
          <w:marRight w:val="0"/>
          <w:marTop w:val="0"/>
          <w:marBottom w:val="0"/>
          <w:divBdr>
            <w:top w:val="none" w:sz="0" w:space="0" w:color="auto"/>
            <w:left w:val="none" w:sz="0" w:space="0" w:color="auto"/>
            <w:bottom w:val="none" w:sz="0" w:space="0" w:color="auto"/>
            <w:right w:val="none" w:sz="0" w:space="0" w:color="auto"/>
          </w:divBdr>
        </w:div>
      </w:divsChild>
    </w:div>
    <w:div w:id="88815856">
      <w:bodyDiv w:val="1"/>
      <w:marLeft w:val="0"/>
      <w:marRight w:val="0"/>
      <w:marTop w:val="0"/>
      <w:marBottom w:val="0"/>
      <w:divBdr>
        <w:top w:val="none" w:sz="0" w:space="0" w:color="auto"/>
        <w:left w:val="none" w:sz="0" w:space="0" w:color="auto"/>
        <w:bottom w:val="none" w:sz="0" w:space="0" w:color="auto"/>
        <w:right w:val="none" w:sz="0" w:space="0" w:color="auto"/>
      </w:divBdr>
      <w:divsChild>
        <w:div w:id="1589576595">
          <w:marLeft w:val="0"/>
          <w:marRight w:val="0"/>
          <w:marTop w:val="0"/>
          <w:marBottom w:val="60"/>
          <w:divBdr>
            <w:top w:val="none" w:sz="0" w:space="0" w:color="auto"/>
            <w:left w:val="none" w:sz="0" w:space="0" w:color="auto"/>
            <w:bottom w:val="none" w:sz="0" w:space="0" w:color="auto"/>
            <w:right w:val="none" w:sz="0" w:space="0" w:color="auto"/>
          </w:divBdr>
        </w:div>
        <w:div w:id="549343661">
          <w:marLeft w:val="0"/>
          <w:marRight w:val="0"/>
          <w:marTop w:val="0"/>
          <w:marBottom w:val="0"/>
          <w:divBdr>
            <w:top w:val="none" w:sz="0" w:space="0" w:color="auto"/>
            <w:left w:val="none" w:sz="0" w:space="0" w:color="auto"/>
            <w:bottom w:val="none" w:sz="0" w:space="0" w:color="auto"/>
            <w:right w:val="none" w:sz="0" w:space="0" w:color="auto"/>
          </w:divBdr>
        </w:div>
      </w:divsChild>
    </w:div>
    <w:div w:id="147553575">
      <w:bodyDiv w:val="1"/>
      <w:marLeft w:val="0"/>
      <w:marRight w:val="0"/>
      <w:marTop w:val="0"/>
      <w:marBottom w:val="0"/>
      <w:divBdr>
        <w:top w:val="none" w:sz="0" w:space="0" w:color="auto"/>
        <w:left w:val="none" w:sz="0" w:space="0" w:color="auto"/>
        <w:bottom w:val="none" w:sz="0" w:space="0" w:color="auto"/>
        <w:right w:val="none" w:sz="0" w:space="0" w:color="auto"/>
      </w:divBdr>
      <w:divsChild>
        <w:div w:id="1570648485">
          <w:marLeft w:val="0"/>
          <w:marRight w:val="0"/>
          <w:marTop w:val="0"/>
          <w:marBottom w:val="60"/>
          <w:divBdr>
            <w:top w:val="none" w:sz="0" w:space="0" w:color="auto"/>
            <w:left w:val="none" w:sz="0" w:space="0" w:color="auto"/>
            <w:bottom w:val="none" w:sz="0" w:space="0" w:color="auto"/>
            <w:right w:val="none" w:sz="0" w:space="0" w:color="auto"/>
          </w:divBdr>
        </w:div>
        <w:div w:id="607585344">
          <w:marLeft w:val="0"/>
          <w:marRight w:val="0"/>
          <w:marTop w:val="0"/>
          <w:marBottom w:val="0"/>
          <w:divBdr>
            <w:top w:val="none" w:sz="0" w:space="0" w:color="auto"/>
            <w:left w:val="none" w:sz="0" w:space="0" w:color="auto"/>
            <w:bottom w:val="none" w:sz="0" w:space="0" w:color="auto"/>
            <w:right w:val="none" w:sz="0" w:space="0" w:color="auto"/>
          </w:divBdr>
          <w:divsChild>
            <w:div w:id="7760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4827">
      <w:bodyDiv w:val="1"/>
      <w:marLeft w:val="0"/>
      <w:marRight w:val="0"/>
      <w:marTop w:val="0"/>
      <w:marBottom w:val="0"/>
      <w:divBdr>
        <w:top w:val="none" w:sz="0" w:space="0" w:color="auto"/>
        <w:left w:val="none" w:sz="0" w:space="0" w:color="auto"/>
        <w:bottom w:val="none" w:sz="0" w:space="0" w:color="auto"/>
        <w:right w:val="none" w:sz="0" w:space="0" w:color="auto"/>
      </w:divBdr>
    </w:div>
    <w:div w:id="187914367">
      <w:bodyDiv w:val="1"/>
      <w:marLeft w:val="0"/>
      <w:marRight w:val="0"/>
      <w:marTop w:val="0"/>
      <w:marBottom w:val="0"/>
      <w:divBdr>
        <w:top w:val="none" w:sz="0" w:space="0" w:color="auto"/>
        <w:left w:val="none" w:sz="0" w:space="0" w:color="auto"/>
        <w:bottom w:val="none" w:sz="0" w:space="0" w:color="auto"/>
        <w:right w:val="none" w:sz="0" w:space="0" w:color="auto"/>
      </w:divBdr>
    </w:div>
    <w:div w:id="200292092">
      <w:bodyDiv w:val="1"/>
      <w:marLeft w:val="0"/>
      <w:marRight w:val="0"/>
      <w:marTop w:val="0"/>
      <w:marBottom w:val="0"/>
      <w:divBdr>
        <w:top w:val="none" w:sz="0" w:space="0" w:color="auto"/>
        <w:left w:val="none" w:sz="0" w:space="0" w:color="auto"/>
        <w:bottom w:val="none" w:sz="0" w:space="0" w:color="auto"/>
        <w:right w:val="none" w:sz="0" w:space="0" w:color="auto"/>
      </w:divBdr>
      <w:divsChild>
        <w:div w:id="1886989220">
          <w:marLeft w:val="0"/>
          <w:marRight w:val="0"/>
          <w:marTop w:val="0"/>
          <w:marBottom w:val="0"/>
          <w:divBdr>
            <w:top w:val="none" w:sz="0" w:space="0" w:color="auto"/>
            <w:left w:val="none" w:sz="0" w:space="0" w:color="auto"/>
            <w:bottom w:val="none" w:sz="0" w:space="0" w:color="auto"/>
            <w:right w:val="none" w:sz="0" w:space="0" w:color="auto"/>
          </w:divBdr>
        </w:div>
        <w:div w:id="1472016631">
          <w:marLeft w:val="0"/>
          <w:marRight w:val="0"/>
          <w:marTop w:val="0"/>
          <w:marBottom w:val="0"/>
          <w:divBdr>
            <w:top w:val="none" w:sz="0" w:space="0" w:color="auto"/>
            <w:left w:val="none" w:sz="0" w:space="0" w:color="auto"/>
            <w:bottom w:val="none" w:sz="0" w:space="0" w:color="auto"/>
            <w:right w:val="none" w:sz="0" w:space="0" w:color="auto"/>
          </w:divBdr>
        </w:div>
      </w:divsChild>
    </w:div>
    <w:div w:id="206648951">
      <w:bodyDiv w:val="1"/>
      <w:marLeft w:val="0"/>
      <w:marRight w:val="0"/>
      <w:marTop w:val="0"/>
      <w:marBottom w:val="0"/>
      <w:divBdr>
        <w:top w:val="none" w:sz="0" w:space="0" w:color="auto"/>
        <w:left w:val="none" w:sz="0" w:space="0" w:color="auto"/>
        <w:bottom w:val="none" w:sz="0" w:space="0" w:color="auto"/>
        <w:right w:val="none" w:sz="0" w:space="0" w:color="auto"/>
      </w:divBdr>
      <w:divsChild>
        <w:div w:id="1751391204">
          <w:marLeft w:val="0"/>
          <w:marRight w:val="0"/>
          <w:marTop w:val="0"/>
          <w:marBottom w:val="0"/>
          <w:divBdr>
            <w:top w:val="none" w:sz="0" w:space="0" w:color="auto"/>
            <w:left w:val="none" w:sz="0" w:space="0" w:color="auto"/>
            <w:bottom w:val="none" w:sz="0" w:space="0" w:color="auto"/>
            <w:right w:val="none" w:sz="0" w:space="0" w:color="auto"/>
          </w:divBdr>
        </w:div>
      </w:divsChild>
    </w:div>
    <w:div w:id="212231240">
      <w:bodyDiv w:val="1"/>
      <w:marLeft w:val="0"/>
      <w:marRight w:val="0"/>
      <w:marTop w:val="0"/>
      <w:marBottom w:val="0"/>
      <w:divBdr>
        <w:top w:val="none" w:sz="0" w:space="0" w:color="auto"/>
        <w:left w:val="none" w:sz="0" w:space="0" w:color="auto"/>
        <w:bottom w:val="none" w:sz="0" w:space="0" w:color="auto"/>
        <w:right w:val="none" w:sz="0" w:space="0" w:color="auto"/>
      </w:divBdr>
      <w:divsChild>
        <w:div w:id="1252012081">
          <w:marLeft w:val="0"/>
          <w:marRight w:val="0"/>
          <w:marTop w:val="0"/>
          <w:marBottom w:val="60"/>
          <w:divBdr>
            <w:top w:val="none" w:sz="0" w:space="0" w:color="auto"/>
            <w:left w:val="none" w:sz="0" w:space="0" w:color="auto"/>
            <w:bottom w:val="none" w:sz="0" w:space="0" w:color="auto"/>
            <w:right w:val="none" w:sz="0" w:space="0" w:color="auto"/>
          </w:divBdr>
        </w:div>
        <w:div w:id="567768700">
          <w:marLeft w:val="0"/>
          <w:marRight w:val="0"/>
          <w:marTop w:val="0"/>
          <w:marBottom w:val="0"/>
          <w:divBdr>
            <w:top w:val="none" w:sz="0" w:space="0" w:color="auto"/>
            <w:left w:val="none" w:sz="0" w:space="0" w:color="auto"/>
            <w:bottom w:val="none" w:sz="0" w:space="0" w:color="auto"/>
            <w:right w:val="none" w:sz="0" w:space="0" w:color="auto"/>
          </w:divBdr>
          <w:divsChild>
            <w:div w:id="189820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5822">
      <w:bodyDiv w:val="1"/>
      <w:marLeft w:val="0"/>
      <w:marRight w:val="0"/>
      <w:marTop w:val="0"/>
      <w:marBottom w:val="0"/>
      <w:divBdr>
        <w:top w:val="none" w:sz="0" w:space="0" w:color="auto"/>
        <w:left w:val="none" w:sz="0" w:space="0" w:color="auto"/>
        <w:bottom w:val="none" w:sz="0" w:space="0" w:color="auto"/>
        <w:right w:val="none" w:sz="0" w:space="0" w:color="auto"/>
      </w:divBdr>
      <w:divsChild>
        <w:div w:id="2066488968">
          <w:marLeft w:val="0"/>
          <w:marRight w:val="0"/>
          <w:marTop w:val="0"/>
          <w:marBottom w:val="0"/>
          <w:divBdr>
            <w:top w:val="none" w:sz="0" w:space="0" w:color="auto"/>
            <w:left w:val="none" w:sz="0" w:space="0" w:color="auto"/>
            <w:bottom w:val="none" w:sz="0" w:space="0" w:color="auto"/>
            <w:right w:val="none" w:sz="0" w:space="0" w:color="auto"/>
          </w:divBdr>
        </w:div>
        <w:div w:id="1696006588">
          <w:marLeft w:val="0"/>
          <w:marRight w:val="0"/>
          <w:marTop w:val="0"/>
          <w:marBottom w:val="0"/>
          <w:divBdr>
            <w:top w:val="none" w:sz="0" w:space="0" w:color="auto"/>
            <w:left w:val="none" w:sz="0" w:space="0" w:color="auto"/>
            <w:bottom w:val="none" w:sz="0" w:space="0" w:color="auto"/>
            <w:right w:val="none" w:sz="0" w:space="0" w:color="auto"/>
          </w:divBdr>
        </w:div>
      </w:divsChild>
    </w:div>
    <w:div w:id="307175226">
      <w:bodyDiv w:val="1"/>
      <w:marLeft w:val="0"/>
      <w:marRight w:val="0"/>
      <w:marTop w:val="0"/>
      <w:marBottom w:val="0"/>
      <w:divBdr>
        <w:top w:val="none" w:sz="0" w:space="0" w:color="auto"/>
        <w:left w:val="none" w:sz="0" w:space="0" w:color="auto"/>
        <w:bottom w:val="none" w:sz="0" w:space="0" w:color="auto"/>
        <w:right w:val="none" w:sz="0" w:space="0" w:color="auto"/>
      </w:divBdr>
    </w:div>
    <w:div w:id="313610223">
      <w:bodyDiv w:val="1"/>
      <w:marLeft w:val="0"/>
      <w:marRight w:val="0"/>
      <w:marTop w:val="0"/>
      <w:marBottom w:val="0"/>
      <w:divBdr>
        <w:top w:val="none" w:sz="0" w:space="0" w:color="auto"/>
        <w:left w:val="none" w:sz="0" w:space="0" w:color="auto"/>
        <w:bottom w:val="none" w:sz="0" w:space="0" w:color="auto"/>
        <w:right w:val="none" w:sz="0" w:space="0" w:color="auto"/>
      </w:divBdr>
      <w:divsChild>
        <w:div w:id="1836337451">
          <w:marLeft w:val="0"/>
          <w:marRight w:val="0"/>
          <w:marTop w:val="0"/>
          <w:marBottom w:val="0"/>
          <w:divBdr>
            <w:top w:val="none" w:sz="0" w:space="0" w:color="auto"/>
            <w:left w:val="none" w:sz="0" w:space="0" w:color="auto"/>
            <w:bottom w:val="none" w:sz="0" w:space="0" w:color="auto"/>
            <w:right w:val="none" w:sz="0" w:space="0" w:color="auto"/>
          </w:divBdr>
        </w:div>
      </w:divsChild>
    </w:div>
    <w:div w:id="322468553">
      <w:bodyDiv w:val="1"/>
      <w:marLeft w:val="0"/>
      <w:marRight w:val="0"/>
      <w:marTop w:val="0"/>
      <w:marBottom w:val="0"/>
      <w:divBdr>
        <w:top w:val="none" w:sz="0" w:space="0" w:color="auto"/>
        <w:left w:val="none" w:sz="0" w:space="0" w:color="auto"/>
        <w:bottom w:val="none" w:sz="0" w:space="0" w:color="auto"/>
        <w:right w:val="none" w:sz="0" w:space="0" w:color="auto"/>
      </w:divBdr>
      <w:divsChild>
        <w:div w:id="1965653511">
          <w:marLeft w:val="0"/>
          <w:marRight w:val="0"/>
          <w:marTop w:val="0"/>
          <w:marBottom w:val="0"/>
          <w:divBdr>
            <w:top w:val="none" w:sz="0" w:space="0" w:color="auto"/>
            <w:left w:val="none" w:sz="0" w:space="0" w:color="auto"/>
            <w:bottom w:val="none" w:sz="0" w:space="0" w:color="auto"/>
            <w:right w:val="none" w:sz="0" w:space="0" w:color="auto"/>
          </w:divBdr>
        </w:div>
      </w:divsChild>
    </w:div>
    <w:div w:id="327757323">
      <w:bodyDiv w:val="1"/>
      <w:marLeft w:val="0"/>
      <w:marRight w:val="0"/>
      <w:marTop w:val="0"/>
      <w:marBottom w:val="0"/>
      <w:divBdr>
        <w:top w:val="none" w:sz="0" w:space="0" w:color="auto"/>
        <w:left w:val="none" w:sz="0" w:space="0" w:color="auto"/>
        <w:bottom w:val="none" w:sz="0" w:space="0" w:color="auto"/>
        <w:right w:val="none" w:sz="0" w:space="0" w:color="auto"/>
      </w:divBdr>
    </w:div>
    <w:div w:id="333729594">
      <w:bodyDiv w:val="1"/>
      <w:marLeft w:val="0"/>
      <w:marRight w:val="0"/>
      <w:marTop w:val="0"/>
      <w:marBottom w:val="0"/>
      <w:divBdr>
        <w:top w:val="none" w:sz="0" w:space="0" w:color="auto"/>
        <w:left w:val="none" w:sz="0" w:space="0" w:color="auto"/>
        <w:bottom w:val="none" w:sz="0" w:space="0" w:color="auto"/>
        <w:right w:val="none" w:sz="0" w:space="0" w:color="auto"/>
      </w:divBdr>
    </w:div>
    <w:div w:id="342323892">
      <w:bodyDiv w:val="1"/>
      <w:marLeft w:val="0"/>
      <w:marRight w:val="0"/>
      <w:marTop w:val="0"/>
      <w:marBottom w:val="0"/>
      <w:divBdr>
        <w:top w:val="none" w:sz="0" w:space="0" w:color="auto"/>
        <w:left w:val="none" w:sz="0" w:space="0" w:color="auto"/>
        <w:bottom w:val="none" w:sz="0" w:space="0" w:color="auto"/>
        <w:right w:val="none" w:sz="0" w:space="0" w:color="auto"/>
      </w:divBdr>
    </w:div>
    <w:div w:id="342515596">
      <w:bodyDiv w:val="1"/>
      <w:marLeft w:val="0"/>
      <w:marRight w:val="0"/>
      <w:marTop w:val="0"/>
      <w:marBottom w:val="0"/>
      <w:divBdr>
        <w:top w:val="none" w:sz="0" w:space="0" w:color="auto"/>
        <w:left w:val="none" w:sz="0" w:space="0" w:color="auto"/>
        <w:bottom w:val="none" w:sz="0" w:space="0" w:color="auto"/>
        <w:right w:val="none" w:sz="0" w:space="0" w:color="auto"/>
      </w:divBdr>
      <w:divsChild>
        <w:div w:id="1220821619">
          <w:marLeft w:val="0"/>
          <w:marRight w:val="0"/>
          <w:marTop w:val="0"/>
          <w:marBottom w:val="0"/>
          <w:divBdr>
            <w:top w:val="none" w:sz="0" w:space="0" w:color="auto"/>
            <w:left w:val="none" w:sz="0" w:space="0" w:color="auto"/>
            <w:bottom w:val="none" w:sz="0" w:space="0" w:color="auto"/>
            <w:right w:val="none" w:sz="0" w:space="0" w:color="auto"/>
          </w:divBdr>
        </w:div>
        <w:div w:id="1425422043">
          <w:marLeft w:val="0"/>
          <w:marRight w:val="0"/>
          <w:marTop w:val="0"/>
          <w:marBottom w:val="0"/>
          <w:divBdr>
            <w:top w:val="none" w:sz="0" w:space="0" w:color="auto"/>
            <w:left w:val="none" w:sz="0" w:space="0" w:color="auto"/>
            <w:bottom w:val="none" w:sz="0" w:space="0" w:color="auto"/>
            <w:right w:val="none" w:sz="0" w:space="0" w:color="auto"/>
          </w:divBdr>
        </w:div>
      </w:divsChild>
    </w:div>
    <w:div w:id="386808101">
      <w:bodyDiv w:val="1"/>
      <w:marLeft w:val="0"/>
      <w:marRight w:val="0"/>
      <w:marTop w:val="0"/>
      <w:marBottom w:val="0"/>
      <w:divBdr>
        <w:top w:val="none" w:sz="0" w:space="0" w:color="auto"/>
        <w:left w:val="none" w:sz="0" w:space="0" w:color="auto"/>
        <w:bottom w:val="none" w:sz="0" w:space="0" w:color="auto"/>
        <w:right w:val="none" w:sz="0" w:space="0" w:color="auto"/>
      </w:divBdr>
    </w:div>
    <w:div w:id="387728837">
      <w:bodyDiv w:val="1"/>
      <w:marLeft w:val="0"/>
      <w:marRight w:val="0"/>
      <w:marTop w:val="0"/>
      <w:marBottom w:val="0"/>
      <w:divBdr>
        <w:top w:val="none" w:sz="0" w:space="0" w:color="auto"/>
        <w:left w:val="none" w:sz="0" w:space="0" w:color="auto"/>
        <w:bottom w:val="none" w:sz="0" w:space="0" w:color="auto"/>
        <w:right w:val="none" w:sz="0" w:space="0" w:color="auto"/>
      </w:divBdr>
      <w:divsChild>
        <w:div w:id="1325624504">
          <w:marLeft w:val="0"/>
          <w:marRight w:val="0"/>
          <w:marTop w:val="0"/>
          <w:marBottom w:val="0"/>
          <w:divBdr>
            <w:top w:val="none" w:sz="0" w:space="0" w:color="auto"/>
            <w:left w:val="none" w:sz="0" w:space="0" w:color="auto"/>
            <w:bottom w:val="none" w:sz="0" w:space="0" w:color="auto"/>
            <w:right w:val="none" w:sz="0" w:space="0" w:color="auto"/>
          </w:divBdr>
        </w:div>
        <w:div w:id="652952478">
          <w:marLeft w:val="0"/>
          <w:marRight w:val="0"/>
          <w:marTop w:val="0"/>
          <w:marBottom w:val="0"/>
          <w:divBdr>
            <w:top w:val="none" w:sz="0" w:space="0" w:color="auto"/>
            <w:left w:val="none" w:sz="0" w:space="0" w:color="auto"/>
            <w:bottom w:val="none" w:sz="0" w:space="0" w:color="auto"/>
            <w:right w:val="none" w:sz="0" w:space="0" w:color="auto"/>
          </w:divBdr>
          <w:divsChild>
            <w:div w:id="3933538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45473013">
                  <w:marLeft w:val="0"/>
                  <w:marRight w:val="0"/>
                  <w:marTop w:val="0"/>
                  <w:marBottom w:val="0"/>
                  <w:divBdr>
                    <w:top w:val="none" w:sz="0" w:space="0" w:color="auto"/>
                    <w:left w:val="none" w:sz="0" w:space="0" w:color="auto"/>
                    <w:bottom w:val="none" w:sz="0" w:space="0" w:color="auto"/>
                    <w:right w:val="none" w:sz="0" w:space="0" w:color="auto"/>
                  </w:divBdr>
                  <w:divsChild>
                    <w:div w:id="666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970003">
      <w:bodyDiv w:val="1"/>
      <w:marLeft w:val="0"/>
      <w:marRight w:val="0"/>
      <w:marTop w:val="0"/>
      <w:marBottom w:val="0"/>
      <w:divBdr>
        <w:top w:val="none" w:sz="0" w:space="0" w:color="auto"/>
        <w:left w:val="none" w:sz="0" w:space="0" w:color="auto"/>
        <w:bottom w:val="none" w:sz="0" w:space="0" w:color="auto"/>
        <w:right w:val="none" w:sz="0" w:space="0" w:color="auto"/>
      </w:divBdr>
    </w:div>
    <w:div w:id="428813553">
      <w:bodyDiv w:val="1"/>
      <w:marLeft w:val="0"/>
      <w:marRight w:val="0"/>
      <w:marTop w:val="0"/>
      <w:marBottom w:val="0"/>
      <w:divBdr>
        <w:top w:val="none" w:sz="0" w:space="0" w:color="auto"/>
        <w:left w:val="none" w:sz="0" w:space="0" w:color="auto"/>
        <w:bottom w:val="none" w:sz="0" w:space="0" w:color="auto"/>
        <w:right w:val="none" w:sz="0" w:space="0" w:color="auto"/>
      </w:divBdr>
    </w:div>
    <w:div w:id="439956295">
      <w:bodyDiv w:val="1"/>
      <w:marLeft w:val="0"/>
      <w:marRight w:val="0"/>
      <w:marTop w:val="0"/>
      <w:marBottom w:val="0"/>
      <w:divBdr>
        <w:top w:val="none" w:sz="0" w:space="0" w:color="auto"/>
        <w:left w:val="none" w:sz="0" w:space="0" w:color="auto"/>
        <w:bottom w:val="none" w:sz="0" w:space="0" w:color="auto"/>
        <w:right w:val="none" w:sz="0" w:space="0" w:color="auto"/>
      </w:divBdr>
    </w:div>
    <w:div w:id="461077245">
      <w:bodyDiv w:val="1"/>
      <w:marLeft w:val="0"/>
      <w:marRight w:val="0"/>
      <w:marTop w:val="0"/>
      <w:marBottom w:val="0"/>
      <w:divBdr>
        <w:top w:val="none" w:sz="0" w:space="0" w:color="auto"/>
        <w:left w:val="none" w:sz="0" w:space="0" w:color="auto"/>
        <w:bottom w:val="none" w:sz="0" w:space="0" w:color="auto"/>
        <w:right w:val="none" w:sz="0" w:space="0" w:color="auto"/>
      </w:divBdr>
      <w:divsChild>
        <w:div w:id="1605650852">
          <w:marLeft w:val="0"/>
          <w:marRight w:val="0"/>
          <w:marTop w:val="0"/>
          <w:marBottom w:val="0"/>
          <w:divBdr>
            <w:top w:val="none" w:sz="0" w:space="0" w:color="auto"/>
            <w:left w:val="none" w:sz="0" w:space="0" w:color="auto"/>
            <w:bottom w:val="none" w:sz="0" w:space="0" w:color="auto"/>
            <w:right w:val="none" w:sz="0" w:space="0" w:color="auto"/>
          </w:divBdr>
        </w:div>
        <w:div w:id="1424688789">
          <w:marLeft w:val="0"/>
          <w:marRight w:val="0"/>
          <w:marTop w:val="0"/>
          <w:marBottom w:val="0"/>
          <w:divBdr>
            <w:top w:val="none" w:sz="0" w:space="0" w:color="auto"/>
            <w:left w:val="none" w:sz="0" w:space="0" w:color="auto"/>
            <w:bottom w:val="none" w:sz="0" w:space="0" w:color="auto"/>
            <w:right w:val="none" w:sz="0" w:space="0" w:color="auto"/>
          </w:divBdr>
        </w:div>
      </w:divsChild>
    </w:div>
    <w:div w:id="477577458">
      <w:bodyDiv w:val="1"/>
      <w:marLeft w:val="0"/>
      <w:marRight w:val="0"/>
      <w:marTop w:val="0"/>
      <w:marBottom w:val="0"/>
      <w:divBdr>
        <w:top w:val="none" w:sz="0" w:space="0" w:color="auto"/>
        <w:left w:val="none" w:sz="0" w:space="0" w:color="auto"/>
        <w:bottom w:val="none" w:sz="0" w:space="0" w:color="auto"/>
        <w:right w:val="none" w:sz="0" w:space="0" w:color="auto"/>
      </w:divBdr>
      <w:divsChild>
        <w:div w:id="924806102">
          <w:marLeft w:val="0"/>
          <w:marRight w:val="0"/>
          <w:marTop w:val="0"/>
          <w:marBottom w:val="0"/>
          <w:divBdr>
            <w:top w:val="none" w:sz="0" w:space="0" w:color="auto"/>
            <w:left w:val="none" w:sz="0" w:space="0" w:color="auto"/>
            <w:bottom w:val="none" w:sz="0" w:space="0" w:color="auto"/>
            <w:right w:val="none" w:sz="0" w:space="0" w:color="auto"/>
          </w:divBdr>
        </w:div>
        <w:div w:id="447821071">
          <w:marLeft w:val="0"/>
          <w:marRight w:val="0"/>
          <w:marTop w:val="0"/>
          <w:marBottom w:val="0"/>
          <w:divBdr>
            <w:top w:val="none" w:sz="0" w:space="0" w:color="auto"/>
            <w:left w:val="none" w:sz="0" w:space="0" w:color="auto"/>
            <w:bottom w:val="none" w:sz="0" w:space="0" w:color="auto"/>
            <w:right w:val="none" w:sz="0" w:space="0" w:color="auto"/>
          </w:divBdr>
        </w:div>
      </w:divsChild>
    </w:div>
    <w:div w:id="477917014">
      <w:bodyDiv w:val="1"/>
      <w:marLeft w:val="0"/>
      <w:marRight w:val="0"/>
      <w:marTop w:val="0"/>
      <w:marBottom w:val="0"/>
      <w:divBdr>
        <w:top w:val="none" w:sz="0" w:space="0" w:color="auto"/>
        <w:left w:val="none" w:sz="0" w:space="0" w:color="auto"/>
        <w:bottom w:val="none" w:sz="0" w:space="0" w:color="auto"/>
        <w:right w:val="none" w:sz="0" w:space="0" w:color="auto"/>
      </w:divBdr>
      <w:divsChild>
        <w:div w:id="10031570">
          <w:marLeft w:val="0"/>
          <w:marRight w:val="0"/>
          <w:marTop w:val="0"/>
          <w:marBottom w:val="0"/>
          <w:divBdr>
            <w:top w:val="none" w:sz="0" w:space="0" w:color="auto"/>
            <w:left w:val="none" w:sz="0" w:space="0" w:color="auto"/>
            <w:bottom w:val="none" w:sz="0" w:space="0" w:color="auto"/>
            <w:right w:val="none" w:sz="0" w:space="0" w:color="auto"/>
          </w:divBdr>
        </w:div>
        <w:div w:id="550700151">
          <w:marLeft w:val="0"/>
          <w:marRight w:val="0"/>
          <w:marTop w:val="0"/>
          <w:marBottom w:val="0"/>
          <w:divBdr>
            <w:top w:val="none" w:sz="0" w:space="0" w:color="auto"/>
            <w:left w:val="none" w:sz="0" w:space="0" w:color="auto"/>
            <w:bottom w:val="none" w:sz="0" w:space="0" w:color="auto"/>
            <w:right w:val="none" w:sz="0" w:space="0" w:color="auto"/>
          </w:divBdr>
        </w:div>
        <w:div w:id="1562788349">
          <w:marLeft w:val="0"/>
          <w:marRight w:val="0"/>
          <w:marTop w:val="0"/>
          <w:marBottom w:val="0"/>
          <w:divBdr>
            <w:top w:val="none" w:sz="0" w:space="0" w:color="auto"/>
            <w:left w:val="none" w:sz="0" w:space="0" w:color="auto"/>
            <w:bottom w:val="none" w:sz="0" w:space="0" w:color="auto"/>
            <w:right w:val="none" w:sz="0" w:space="0" w:color="auto"/>
          </w:divBdr>
        </w:div>
      </w:divsChild>
    </w:div>
    <w:div w:id="484518435">
      <w:bodyDiv w:val="1"/>
      <w:marLeft w:val="0"/>
      <w:marRight w:val="0"/>
      <w:marTop w:val="0"/>
      <w:marBottom w:val="0"/>
      <w:divBdr>
        <w:top w:val="none" w:sz="0" w:space="0" w:color="auto"/>
        <w:left w:val="none" w:sz="0" w:space="0" w:color="auto"/>
        <w:bottom w:val="none" w:sz="0" w:space="0" w:color="auto"/>
        <w:right w:val="none" w:sz="0" w:space="0" w:color="auto"/>
      </w:divBdr>
      <w:divsChild>
        <w:div w:id="377780763">
          <w:marLeft w:val="0"/>
          <w:marRight w:val="0"/>
          <w:marTop w:val="0"/>
          <w:marBottom w:val="0"/>
          <w:divBdr>
            <w:top w:val="none" w:sz="0" w:space="0" w:color="auto"/>
            <w:left w:val="none" w:sz="0" w:space="0" w:color="auto"/>
            <w:bottom w:val="none" w:sz="0" w:space="0" w:color="auto"/>
            <w:right w:val="none" w:sz="0" w:space="0" w:color="auto"/>
          </w:divBdr>
          <w:divsChild>
            <w:div w:id="364134465">
              <w:marLeft w:val="0"/>
              <w:marRight w:val="0"/>
              <w:marTop w:val="0"/>
              <w:marBottom w:val="60"/>
              <w:divBdr>
                <w:top w:val="none" w:sz="0" w:space="0" w:color="auto"/>
                <w:left w:val="none" w:sz="0" w:space="0" w:color="auto"/>
                <w:bottom w:val="none" w:sz="0" w:space="0" w:color="auto"/>
                <w:right w:val="none" w:sz="0" w:space="0" w:color="auto"/>
              </w:divBdr>
            </w:div>
          </w:divsChild>
        </w:div>
        <w:div w:id="463162567">
          <w:marLeft w:val="0"/>
          <w:marRight w:val="0"/>
          <w:marTop w:val="0"/>
          <w:marBottom w:val="0"/>
          <w:divBdr>
            <w:top w:val="none" w:sz="0" w:space="0" w:color="auto"/>
            <w:left w:val="none" w:sz="0" w:space="0" w:color="auto"/>
            <w:bottom w:val="none" w:sz="0" w:space="0" w:color="auto"/>
            <w:right w:val="none" w:sz="0" w:space="0" w:color="auto"/>
          </w:divBdr>
        </w:div>
        <w:div w:id="118844401">
          <w:marLeft w:val="0"/>
          <w:marRight w:val="0"/>
          <w:marTop w:val="0"/>
          <w:marBottom w:val="0"/>
          <w:divBdr>
            <w:top w:val="none" w:sz="0" w:space="0" w:color="auto"/>
            <w:left w:val="none" w:sz="0" w:space="0" w:color="auto"/>
            <w:bottom w:val="none" w:sz="0" w:space="0" w:color="auto"/>
            <w:right w:val="none" w:sz="0" w:space="0" w:color="auto"/>
          </w:divBdr>
        </w:div>
      </w:divsChild>
    </w:div>
    <w:div w:id="487210390">
      <w:bodyDiv w:val="1"/>
      <w:marLeft w:val="0"/>
      <w:marRight w:val="0"/>
      <w:marTop w:val="0"/>
      <w:marBottom w:val="0"/>
      <w:divBdr>
        <w:top w:val="none" w:sz="0" w:space="0" w:color="auto"/>
        <w:left w:val="none" w:sz="0" w:space="0" w:color="auto"/>
        <w:bottom w:val="none" w:sz="0" w:space="0" w:color="auto"/>
        <w:right w:val="none" w:sz="0" w:space="0" w:color="auto"/>
      </w:divBdr>
      <w:divsChild>
        <w:div w:id="1100250617">
          <w:marLeft w:val="0"/>
          <w:marRight w:val="0"/>
          <w:marTop w:val="0"/>
          <w:marBottom w:val="0"/>
          <w:divBdr>
            <w:top w:val="none" w:sz="0" w:space="0" w:color="auto"/>
            <w:left w:val="none" w:sz="0" w:space="0" w:color="auto"/>
            <w:bottom w:val="none" w:sz="0" w:space="0" w:color="auto"/>
            <w:right w:val="none" w:sz="0" w:space="0" w:color="auto"/>
          </w:divBdr>
        </w:div>
        <w:div w:id="1819220538">
          <w:marLeft w:val="0"/>
          <w:marRight w:val="0"/>
          <w:marTop w:val="0"/>
          <w:marBottom w:val="0"/>
          <w:divBdr>
            <w:top w:val="none" w:sz="0" w:space="0" w:color="auto"/>
            <w:left w:val="none" w:sz="0" w:space="0" w:color="auto"/>
            <w:bottom w:val="none" w:sz="0" w:space="0" w:color="auto"/>
            <w:right w:val="none" w:sz="0" w:space="0" w:color="auto"/>
          </w:divBdr>
        </w:div>
        <w:div w:id="306084013">
          <w:marLeft w:val="0"/>
          <w:marRight w:val="0"/>
          <w:marTop w:val="0"/>
          <w:marBottom w:val="0"/>
          <w:divBdr>
            <w:top w:val="none" w:sz="0" w:space="0" w:color="auto"/>
            <w:left w:val="none" w:sz="0" w:space="0" w:color="auto"/>
            <w:bottom w:val="none" w:sz="0" w:space="0" w:color="auto"/>
            <w:right w:val="none" w:sz="0" w:space="0" w:color="auto"/>
          </w:divBdr>
        </w:div>
        <w:div w:id="998310519">
          <w:marLeft w:val="0"/>
          <w:marRight w:val="0"/>
          <w:marTop w:val="0"/>
          <w:marBottom w:val="0"/>
          <w:divBdr>
            <w:top w:val="none" w:sz="0" w:space="0" w:color="auto"/>
            <w:left w:val="none" w:sz="0" w:space="0" w:color="auto"/>
            <w:bottom w:val="none" w:sz="0" w:space="0" w:color="auto"/>
            <w:right w:val="none" w:sz="0" w:space="0" w:color="auto"/>
          </w:divBdr>
        </w:div>
      </w:divsChild>
    </w:div>
    <w:div w:id="504437055">
      <w:bodyDiv w:val="1"/>
      <w:marLeft w:val="0"/>
      <w:marRight w:val="0"/>
      <w:marTop w:val="0"/>
      <w:marBottom w:val="0"/>
      <w:divBdr>
        <w:top w:val="none" w:sz="0" w:space="0" w:color="auto"/>
        <w:left w:val="none" w:sz="0" w:space="0" w:color="auto"/>
        <w:bottom w:val="none" w:sz="0" w:space="0" w:color="auto"/>
        <w:right w:val="none" w:sz="0" w:space="0" w:color="auto"/>
      </w:divBdr>
    </w:div>
    <w:div w:id="549271481">
      <w:bodyDiv w:val="1"/>
      <w:marLeft w:val="0"/>
      <w:marRight w:val="0"/>
      <w:marTop w:val="0"/>
      <w:marBottom w:val="0"/>
      <w:divBdr>
        <w:top w:val="none" w:sz="0" w:space="0" w:color="auto"/>
        <w:left w:val="none" w:sz="0" w:space="0" w:color="auto"/>
        <w:bottom w:val="none" w:sz="0" w:space="0" w:color="auto"/>
        <w:right w:val="none" w:sz="0" w:space="0" w:color="auto"/>
      </w:divBdr>
    </w:div>
    <w:div w:id="573704297">
      <w:bodyDiv w:val="1"/>
      <w:marLeft w:val="0"/>
      <w:marRight w:val="0"/>
      <w:marTop w:val="0"/>
      <w:marBottom w:val="0"/>
      <w:divBdr>
        <w:top w:val="none" w:sz="0" w:space="0" w:color="auto"/>
        <w:left w:val="none" w:sz="0" w:space="0" w:color="auto"/>
        <w:bottom w:val="none" w:sz="0" w:space="0" w:color="auto"/>
        <w:right w:val="none" w:sz="0" w:space="0" w:color="auto"/>
      </w:divBdr>
      <w:divsChild>
        <w:div w:id="1592352238">
          <w:marLeft w:val="0"/>
          <w:marRight w:val="0"/>
          <w:marTop w:val="0"/>
          <w:marBottom w:val="0"/>
          <w:divBdr>
            <w:top w:val="none" w:sz="0" w:space="0" w:color="auto"/>
            <w:left w:val="none" w:sz="0" w:space="0" w:color="auto"/>
            <w:bottom w:val="none" w:sz="0" w:space="0" w:color="auto"/>
            <w:right w:val="none" w:sz="0" w:space="0" w:color="auto"/>
          </w:divBdr>
        </w:div>
      </w:divsChild>
    </w:div>
    <w:div w:id="580334799">
      <w:bodyDiv w:val="1"/>
      <w:marLeft w:val="0"/>
      <w:marRight w:val="0"/>
      <w:marTop w:val="0"/>
      <w:marBottom w:val="0"/>
      <w:divBdr>
        <w:top w:val="none" w:sz="0" w:space="0" w:color="auto"/>
        <w:left w:val="none" w:sz="0" w:space="0" w:color="auto"/>
        <w:bottom w:val="none" w:sz="0" w:space="0" w:color="auto"/>
        <w:right w:val="none" w:sz="0" w:space="0" w:color="auto"/>
      </w:divBdr>
    </w:div>
    <w:div w:id="603616846">
      <w:bodyDiv w:val="1"/>
      <w:marLeft w:val="0"/>
      <w:marRight w:val="0"/>
      <w:marTop w:val="0"/>
      <w:marBottom w:val="0"/>
      <w:divBdr>
        <w:top w:val="none" w:sz="0" w:space="0" w:color="auto"/>
        <w:left w:val="none" w:sz="0" w:space="0" w:color="auto"/>
        <w:bottom w:val="none" w:sz="0" w:space="0" w:color="auto"/>
        <w:right w:val="none" w:sz="0" w:space="0" w:color="auto"/>
      </w:divBdr>
    </w:div>
    <w:div w:id="616109252">
      <w:bodyDiv w:val="1"/>
      <w:marLeft w:val="0"/>
      <w:marRight w:val="0"/>
      <w:marTop w:val="0"/>
      <w:marBottom w:val="0"/>
      <w:divBdr>
        <w:top w:val="none" w:sz="0" w:space="0" w:color="auto"/>
        <w:left w:val="none" w:sz="0" w:space="0" w:color="auto"/>
        <w:bottom w:val="none" w:sz="0" w:space="0" w:color="auto"/>
        <w:right w:val="none" w:sz="0" w:space="0" w:color="auto"/>
      </w:divBdr>
    </w:div>
    <w:div w:id="624576787">
      <w:bodyDiv w:val="1"/>
      <w:marLeft w:val="0"/>
      <w:marRight w:val="0"/>
      <w:marTop w:val="0"/>
      <w:marBottom w:val="0"/>
      <w:divBdr>
        <w:top w:val="none" w:sz="0" w:space="0" w:color="auto"/>
        <w:left w:val="none" w:sz="0" w:space="0" w:color="auto"/>
        <w:bottom w:val="none" w:sz="0" w:space="0" w:color="auto"/>
        <w:right w:val="none" w:sz="0" w:space="0" w:color="auto"/>
      </w:divBdr>
      <w:divsChild>
        <w:div w:id="829255272">
          <w:marLeft w:val="0"/>
          <w:marRight w:val="0"/>
          <w:marTop w:val="0"/>
          <w:marBottom w:val="0"/>
          <w:divBdr>
            <w:top w:val="none" w:sz="0" w:space="0" w:color="auto"/>
            <w:left w:val="none" w:sz="0" w:space="0" w:color="auto"/>
            <w:bottom w:val="none" w:sz="0" w:space="0" w:color="auto"/>
            <w:right w:val="none" w:sz="0" w:space="0" w:color="auto"/>
          </w:divBdr>
        </w:div>
      </w:divsChild>
    </w:div>
    <w:div w:id="632830778">
      <w:bodyDiv w:val="1"/>
      <w:marLeft w:val="0"/>
      <w:marRight w:val="0"/>
      <w:marTop w:val="0"/>
      <w:marBottom w:val="0"/>
      <w:divBdr>
        <w:top w:val="none" w:sz="0" w:space="0" w:color="auto"/>
        <w:left w:val="none" w:sz="0" w:space="0" w:color="auto"/>
        <w:bottom w:val="none" w:sz="0" w:space="0" w:color="auto"/>
        <w:right w:val="none" w:sz="0" w:space="0" w:color="auto"/>
      </w:divBdr>
      <w:divsChild>
        <w:div w:id="2129618608">
          <w:marLeft w:val="0"/>
          <w:marRight w:val="0"/>
          <w:marTop w:val="0"/>
          <w:marBottom w:val="0"/>
          <w:divBdr>
            <w:top w:val="none" w:sz="0" w:space="0" w:color="auto"/>
            <w:left w:val="none" w:sz="0" w:space="0" w:color="auto"/>
            <w:bottom w:val="none" w:sz="0" w:space="0" w:color="auto"/>
            <w:right w:val="none" w:sz="0" w:space="0" w:color="auto"/>
          </w:divBdr>
        </w:div>
      </w:divsChild>
    </w:div>
    <w:div w:id="652104952">
      <w:bodyDiv w:val="1"/>
      <w:marLeft w:val="0"/>
      <w:marRight w:val="0"/>
      <w:marTop w:val="0"/>
      <w:marBottom w:val="0"/>
      <w:divBdr>
        <w:top w:val="none" w:sz="0" w:space="0" w:color="auto"/>
        <w:left w:val="none" w:sz="0" w:space="0" w:color="auto"/>
        <w:bottom w:val="none" w:sz="0" w:space="0" w:color="auto"/>
        <w:right w:val="none" w:sz="0" w:space="0" w:color="auto"/>
      </w:divBdr>
      <w:divsChild>
        <w:div w:id="1583220626">
          <w:marLeft w:val="0"/>
          <w:marRight w:val="0"/>
          <w:marTop w:val="0"/>
          <w:marBottom w:val="0"/>
          <w:divBdr>
            <w:top w:val="none" w:sz="0" w:space="0" w:color="auto"/>
            <w:left w:val="none" w:sz="0" w:space="0" w:color="auto"/>
            <w:bottom w:val="none" w:sz="0" w:space="0" w:color="auto"/>
            <w:right w:val="none" w:sz="0" w:space="0" w:color="auto"/>
          </w:divBdr>
          <w:divsChild>
            <w:div w:id="1207764755">
              <w:marLeft w:val="0"/>
              <w:marRight w:val="0"/>
              <w:marTop w:val="0"/>
              <w:marBottom w:val="0"/>
              <w:divBdr>
                <w:top w:val="none" w:sz="0" w:space="0" w:color="auto"/>
                <w:left w:val="none" w:sz="0" w:space="0" w:color="auto"/>
                <w:bottom w:val="none" w:sz="0" w:space="0" w:color="auto"/>
                <w:right w:val="none" w:sz="0" w:space="0" w:color="auto"/>
              </w:divBdr>
              <w:divsChild>
                <w:div w:id="641275031">
                  <w:marLeft w:val="0"/>
                  <w:marRight w:val="0"/>
                  <w:marTop w:val="0"/>
                  <w:marBottom w:val="0"/>
                  <w:divBdr>
                    <w:top w:val="none" w:sz="0" w:space="0" w:color="auto"/>
                    <w:left w:val="none" w:sz="0" w:space="0" w:color="auto"/>
                    <w:bottom w:val="none" w:sz="0" w:space="0" w:color="auto"/>
                    <w:right w:val="none" w:sz="0" w:space="0" w:color="auto"/>
                  </w:divBdr>
                </w:div>
                <w:div w:id="1768428679">
                  <w:marLeft w:val="0"/>
                  <w:marRight w:val="0"/>
                  <w:marTop w:val="0"/>
                  <w:marBottom w:val="0"/>
                  <w:divBdr>
                    <w:top w:val="none" w:sz="0" w:space="0" w:color="auto"/>
                    <w:left w:val="none" w:sz="0" w:space="0" w:color="auto"/>
                    <w:bottom w:val="none" w:sz="0" w:space="0" w:color="auto"/>
                    <w:right w:val="none" w:sz="0" w:space="0" w:color="auto"/>
                  </w:divBdr>
                </w:div>
                <w:div w:id="5343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6107">
          <w:marLeft w:val="0"/>
          <w:marRight w:val="0"/>
          <w:marTop w:val="0"/>
          <w:marBottom w:val="0"/>
          <w:divBdr>
            <w:top w:val="none" w:sz="0" w:space="0" w:color="auto"/>
            <w:left w:val="none" w:sz="0" w:space="0" w:color="auto"/>
            <w:bottom w:val="none" w:sz="0" w:space="0" w:color="auto"/>
            <w:right w:val="none" w:sz="0" w:space="0" w:color="auto"/>
          </w:divBdr>
          <w:divsChild>
            <w:div w:id="263851327">
              <w:marLeft w:val="0"/>
              <w:marRight w:val="0"/>
              <w:marTop w:val="0"/>
              <w:marBottom w:val="0"/>
              <w:divBdr>
                <w:top w:val="none" w:sz="0" w:space="0" w:color="auto"/>
                <w:left w:val="none" w:sz="0" w:space="0" w:color="auto"/>
                <w:bottom w:val="none" w:sz="0" w:space="0" w:color="auto"/>
                <w:right w:val="none" w:sz="0" w:space="0" w:color="auto"/>
              </w:divBdr>
              <w:divsChild>
                <w:div w:id="1986157822">
                  <w:marLeft w:val="0"/>
                  <w:marRight w:val="0"/>
                  <w:marTop w:val="0"/>
                  <w:marBottom w:val="0"/>
                  <w:divBdr>
                    <w:top w:val="none" w:sz="0" w:space="0" w:color="auto"/>
                    <w:left w:val="none" w:sz="0" w:space="0" w:color="auto"/>
                    <w:bottom w:val="none" w:sz="0" w:space="0" w:color="auto"/>
                    <w:right w:val="none" w:sz="0" w:space="0" w:color="auto"/>
                  </w:divBdr>
                </w:div>
                <w:div w:id="1583836961">
                  <w:marLeft w:val="0"/>
                  <w:marRight w:val="0"/>
                  <w:marTop w:val="0"/>
                  <w:marBottom w:val="0"/>
                  <w:divBdr>
                    <w:top w:val="none" w:sz="0" w:space="0" w:color="auto"/>
                    <w:left w:val="none" w:sz="0" w:space="0" w:color="auto"/>
                    <w:bottom w:val="none" w:sz="0" w:space="0" w:color="auto"/>
                    <w:right w:val="none" w:sz="0" w:space="0" w:color="auto"/>
                  </w:divBdr>
                  <w:divsChild>
                    <w:div w:id="368801893">
                      <w:marLeft w:val="0"/>
                      <w:marRight w:val="0"/>
                      <w:marTop w:val="0"/>
                      <w:marBottom w:val="0"/>
                      <w:divBdr>
                        <w:top w:val="none" w:sz="0" w:space="0" w:color="auto"/>
                        <w:left w:val="none" w:sz="0" w:space="0" w:color="auto"/>
                        <w:bottom w:val="none" w:sz="0" w:space="0" w:color="auto"/>
                        <w:right w:val="none" w:sz="0" w:space="0" w:color="auto"/>
                      </w:divBdr>
                    </w:div>
                    <w:div w:id="1569338278">
                      <w:marLeft w:val="0"/>
                      <w:marRight w:val="0"/>
                      <w:marTop w:val="0"/>
                      <w:marBottom w:val="0"/>
                      <w:divBdr>
                        <w:top w:val="none" w:sz="0" w:space="0" w:color="auto"/>
                        <w:left w:val="none" w:sz="0" w:space="0" w:color="auto"/>
                        <w:bottom w:val="none" w:sz="0" w:space="0" w:color="auto"/>
                        <w:right w:val="none" w:sz="0" w:space="0" w:color="auto"/>
                      </w:divBdr>
                    </w:div>
                    <w:div w:id="1192188552">
                      <w:marLeft w:val="0"/>
                      <w:marRight w:val="0"/>
                      <w:marTop w:val="0"/>
                      <w:marBottom w:val="0"/>
                      <w:divBdr>
                        <w:top w:val="none" w:sz="0" w:space="0" w:color="auto"/>
                        <w:left w:val="none" w:sz="0" w:space="0" w:color="auto"/>
                        <w:bottom w:val="none" w:sz="0" w:space="0" w:color="auto"/>
                        <w:right w:val="none" w:sz="0" w:space="0" w:color="auto"/>
                      </w:divBdr>
                    </w:div>
                    <w:div w:id="995113182">
                      <w:marLeft w:val="0"/>
                      <w:marRight w:val="0"/>
                      <w:marTop w:val="0"/>
                      <w:marBottom w:val="0"/>
                      <w:divBdr>
                        <w:top w:val="none" w:sz="0" w:space="0" w:color="auto"/>
                        <w:left w:val="none" w:sz="0" w:space="0" w:color="auto"/>
                        <w:bottom w:val="none" w:sz="0" w:space="0" w:color="auto"/>
                        <w:right w:val="none" w:sz="0" w:space="0" w:color="auto"/>
                      </w:divBdr>
                    </w:div>
                    <w:div w:id="692413920">
                      <w:marLeft w:val="0"/>
                      <w:marRight w:val="0"/>
                      <w:marTop w:val="0"/>
                      <w:marBottom w:val="0"/>
                      <w:divBdr>
                        <w:top w:val="none" w:sz="0" w:space="0" w:color="auto"/>
                        <w:left w:val="none" w:sz="0" w:space="0" w:color="auto"/>
                        <w:bottom w:val="none" w:sz="0" w:space="0" w:color="auto"/>
                        <w:right w:val="none" w:sz="0" w:space="0" w:color="auto"/>
                      </w:divBdr>
                    </w:div>
                  </w:divsChild>
                </w:div>
                <w:div w:id="1334257175">
                  <w:marLeft w:val="0"/>
                  <w:marRight w:val="0"/>
                  <w:marTop w:val="0"/>
                  <w:marBottom w:val="0"/>
                  <w:divBdr>
                    <w:top w:val="none" w:sz="0" w:space="0" w:color="auto"/>
                    <w:left w:val="none" w:sz="0" w:space="0" w:color="auto"/>
                    <w:bottom w:val="none" w:sz="0" w:space="0" w:color="auto"/>
                    <w:right w:val="none" w:sz="0" w:space="0" w:color="auto"/>
                  </w:divBdr>
                  <w:divsChild>
                    <w:div w:id="1801025588">
                      <w:marLeft w:val="0"/>
                      <w:marRight w:val="0"/>
                      <w:marTop w:val="0"/>
                      <w:marBottom w:val="0"/>
                      <w:divBdr>
                        <w:top w:val="none" w:sz="0" w:space="0" w:color="auto"/>
                        <w:left w:val="none" w:sz="0" w:space="0" w:color="auto"/>
                        <w:bottom w:val="none" w:sz="0" w:space="0" w:color="auto"/>
                        <w:right w:val="none" w:sz="0" w:space="0" w:color="auto"/>
                      </w:divBdr>
                    </w:div>
                    <w:div w:id="490024609">
                      <w:marLeft w:val="0"/>
                      <w:marRight w:val="0"/>
                      <w:marTop w:val="0"/>
                      <w:marBottom w:val="0"/>
                      <w:divBdr>
                        <w:top w:val="none" w:sz="0" w:space="0" w:color="auto"/>
                        <w:left w:val="none" w:sz="0" w:space="0" w:color="auto"/>
                        <w:bottom w:val="none" w:sz="0" w:space="0" w:color="auto"/>
                        <w:right w:val="none" w:sz="0" w:space="0" w:color="auto"/>
                      </w:divBdr>
                    </w:div>
                    <w:div w:id="2134712399">
                      <w:marLeft w:val="0"/>
                      <w:marRight w:val="0"/>
                      <w:marTop w:val="0"/>
                      <w:marBottom w:val="0"/>
                      <w:divBdr>
                        <w:top w:val="none" w:sz="0" w:space="0" w:color="auto"/>
                        <w:left w:val="none" w:sz="0" w:space="0" w:color="auto"/>
                        <w:bottom w:val="none" w:sz="0" w:space="0" w:color="auto"/>
                        <w:right w:val="none" w:sz="0" w:space="0" w:color="auto"/>
                      </w:divBdr>
                    </w:div>
                    <w:div w:id="58746021">
                      <w:marLeft w:val="0"/>
                      <w:marRight w:val="0"/>
                      <w:marTop w:val="0"/>
                      <w:marBottom w:val="0"/>
                      <w:divBdr>
                        <w:top w:val="none" w:sz="0" w:space="0" w:color="auto"/>
                        <w:left w:val="none" w:sz="0" w:space="0" w:color="auto"/>
                        <w:bottom w:val="none" w:sz="0" w:space="0" w:color="auto"/>
                        <w:right w:val="none" w:sz="0" w:space="0" w:color="auto"/>
                      </w:divBdr>
                    </w:div>
                    <w:div w:id="1376932669">
                      <w:marLeft w:val="0"/>
                      <w:marRight w:val="0"/>
                      <w:marTop w:val="0"/>
                      <w:marBottom w:val="300"/>
                      <w:divBdr>
                        <w:top w:val="none" w:sz="0" w:space="0" w:color="auto"/>
                        <w:left w:val="none" w:sz="0" w:space="0" w:color="auto"/>
                        <w:bottom w:val="none" w:sz="0" w:space="0" w:color="auto"/>
                        <w:right w:val="none" w:sz="0" w:space="0" w:color="auto"/>
                      </w:divBdr>
                      <w:divsChild>
                        <w:div w:id="919102103">
                          <w:marLeft w:val="0"/>
                          <w:marRight w:val="0"/>
                          <w:marTop w:val="0"/>
                          <w:marBottom w:val="0"/>
                          <w:divBdr>
                            <w:top w:val="none" w:sz="0" w:space="0" w:color="auto"/>
                            <w:left w:val="none" w:sz="0" w:space="0" w:color="auto"/>
                            <w:bottom w:val="none" w:sz="0" w:space="0" w:color="auto"/>
                            <w:right w:val="none" w:sz="0" w:space="0" w:color="auto"/>
                          </w:divBdr>
                        </w:div>
                      </w:divsChild>
                    </w:div>
                    <w:div w:id="1395204278">
                      <w:marLeft w:val="0"/>
                      <w:marRight w:val="0"/>
                      <w:marTop w:val="0"/>
                      <w:marBottom w:val="0"/>
                      <w:divBdr>
                        <w:top w:val="none" w:sz="0" w:space="0" w:color="auto"/>
                        <w:left w:val="none" w:sz="0" w:space="0" w:color="auto"/>
                        <w:bottom w:val="none" w:sz="0" w:space="0" w:color="auto"/>
                        <w:right w:val="none" w:sz="0" w:space="0" w:color="auto"/>
                      </w:divBdr>
                      <w:divsChild>
                        <w:div w:id="1622496706">
                          <w:marLeft w:val="0"/>
                          <w:marRight w:val="0"/>
                          <w:marTop w:val="0"/>
                          <w:marBottom w:val="0"/>
                          <w:divBdr>
                            <w:top w:val="none" w:sz="0" w:space="0" w:color="auto"/>
                            <w:left w:val="none" w:sz="0" w:space="0" w:color="auto"/>
                            <w:bottom w:val="none" w:sz="0" w:space="0" w:color="auto"/>
                            <w:right w:val="none" w:sz="0" w:space="0" w:color="auto"/>
                          </w:divBdr>
                        </w:div>
                        <w:div w:id="654190091">
                          <w:marLeft w:val="0"/>
                          <w:marRight w:val="0"/>
                          <w:marTop w:val="0"/>
                          <w:marBottom w:val="0"/>
                          <w:divBdr>
                            <w:top w:val="none" w:sz="0" w:space="0" w:color="auto"/>
                            <w:left w:val="none" w:sz="0" w:space="0" w:color="auto"/>
                            <w:bottom w:val="none" w:sz="0" w:space="0" w:color="auto"/>
                            <w:right w:val="none" w:sz="0" w:space="0" w:color="auto"/>
                          </w:divBdr>
                        </w:div>
                        <w:div w:id="1348942302">
                          <w:marLeft w:val="0"/>
                          <w:marRight w:val="0"/>
                          <w:marTop w:val="450"/>
                          <w:marBottom w:val="450"/>
                          <w:divBdr>
                            <w:top w:val="none" w:sz="0" w:space="0" w:color="auto"/>
                            <w:left w:val="single" w:sz="24" w:space="0" w:color="6DB33F"/>
                            <w:bottom w:val="none" w:sz="0" w:space="0" w:color="auto"/>
                            <w:right w:val="none" w:sz="0" w:space="0" w:color="auto"/>
                          </w:divBdr>
                        </w:div>
                        <w:div w:id="2145265932">
                          <w:marLeft w:val="0"/>
                          <w:marRight w:val="0"/>
                          <w:marTop w:val="0"/>
                          <w:marBottom w:val="0"/>
                          <w:divBdr>
                            <w:top w:val="none" w:sz="0" w:space="0" w:color="auto"/>
                            <w:left w:val="none" w:sz="0" w:space="0" w:color="auto"/>
                            <w:bottom w:val="none" w:sz="0" w:space="0" w:color="auto"/>
                            <w:right w:val="none" w:sz="0" w:space="0" w:color="auto"/>
                          </w:divBdr>
                        </w:div>
                        <w:div w:id="171771906">
                          <w:marLeft w:val="0"/>
                          <w:marRight w:val="0"/>
                          <w:marTop w:val="0"/>
                          <w:marBottom w:val="0"/>
                          <w:divBdr>
                            <w:top w:val="none" w:sz="0" w:space="0" w:color="auto"/>
                            <w:left w:val="none" w:sz="0" w:space="0" w:color="auto"/>
                            <w:bottom w:val="none" w:sz="0" w:space="0" w:color="auto"/>
                            <w:right w:val="none" w:sz="0" w:space="0" w:color="auto"/>
                          </w:divBdr>
                        </w:div>
                        <w:div w:id="902326949">
                          <w:marLeft w:val="0"/>
                          <w:marRight w:val="0"/>
                          <w:marTop w:val="0"/>
                          <w:marBottom w:val="0"/>
                          <w:divBdr>
                            <w:top w:val="none" w:sz="0" w:space="0" w:color="auto"/>
                            <w:left w:val="none" w:sz="0" w:space="0" w:color="auto"/>
                            <w:bottom w:val="none" w:sz="0" w:space="0" w:color="auto"/>
                            <w:right w:val="none" w:sz="0" w:space="0" w:color="auto"/>
                          </w:divBdr>
                        </w:div>
                        <w:div w:id="1861432250">
                          <w:marLeft w:val="0"/>
                          <w:marRight w:val="0"/>
                          <w:marTop w:val="0"/>
                          <w:marBottom w:val="0"/>
                          <w:divBdr>
                            <w:top w:val="none" w:sz="0" w:space="0" w:color="auto"/>
                            <w:left w:val="none" w:sz="0" w:space="0" w:color="auto"/>
                            <w:bottom w:val="none" w:sz="0" w:space="0" w:color="auto"/>
                            <w:right w:val="none" w:sz="0" w:space="0" w:color="auto"/>
                          </w:divBdr>
                        </w:div>
                        <w:div w:id="2043440073">
                          <w:marLeft w:val="0"/>
                          <w:marRight w:val="0"/>
                          <w:marTop w:val="0"/>
                          <w:marBottom w:val="0"/>
                          <w:divBdr>
                            <w:top w:val="none" w:sz="0" w:space="0" w:color="auto"/>
                            <w:left w:val="none" w:sz="0" w:space="0" w:color="auto"/>
                            <w:bottom w:val="none" w:sz="0" w:space="0" w:color="auto"/>
                            <w:right w:val="none" w:sz="0" w:space="0" w:color="auto"/>
                          </w:divBdr>
                        </w:div>
                        <w:div w:id="1022243748">
                          <w:marLeft w:val="0"/>
                          <w:marRight w:val="0"/>
                          <w:marTop w:val="0"/>
                          <w:marBottom w:val="0"/>
                          <w:divBdr>
                            <w:top w:val="none" w:sz="0" w:space="0" w:color="auto"/>
                            <w:left w:val="none" w:sz="0" w:space="0" w:color="auto"/>
                            <w:bottom w:val="none" w:sz="0" w:space="0" w:color="auto"/>
                            <w:right w:val="none" w:sz="0" w:space="0" w:color="auto"/>
                          </w:divBdr>
                          <w:divsChild>
                            <w:div w:id="2305095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0217679">
                                  <w:marLeft w:val="0"/>
                                  <w:marRight w:val="0"/>
                                  <w:marTop w:val="0"/>
                                  <w:marBottom w:val="300"/>
                                  <w:divBdr>
                                    <w:top w:val="none" w:sz="0" w:space="0" w:color="auto"/>
                                    <w:left w:val="none" w:sz="0" w:space="0" w:color="auto"/>
                                    <w:bottom w:val="none" w:sz="0" w:space="0" w:color="auto"/>
                                    <w:right w:val="none" w:sz="0" w:space="0" w:color="auto"/>
                                  </w:divBdr>
                                  <w:divsChild>
                                    <w:div w:id="722410202">
                                      <w:marLeft w:val="0"/>
                                      <w:marRight w:val="0"/>
                                      <w:marTop w:val="0"/>
                                      <w:marBottom w:val="0"/>
                                      <w:divBdr>
                                        <w:top w:val="none" w:sz="0" w:space="0" w:color="auto"/>
                                        <w:left w:val="none" w:sz="0" w:space="0" w:color="auto"/>
                                        <w:bottom w:val="none" w:sz="0" w:space="0" w:color="auto"/>
                                        <w:right w:val="none" w:sz="0" w:space="0" w:color="auto"/>
                                      </w:divBdr>
                                    </w:div>
                                  </w:divsChild>
                                </w:div>
                                <w:div w:id="16308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5212">
                          <w:marLeft w:val="0"/>
                          <w:marRight w:val="0"/>
                          <w:marTop w:val="0"/>
                          <w:marBottom w:val="0"/>
                          <w:divBdr>
                            <w:top w:val="none" w:sz="0" w:space="0" w:color="auto"/>
                            <w:left w:val="none" w:sz="0" w:space="0" w:color="auto"/>
                            <w:bottom w:val="none" w:sz="0" w:space="0" w:color="auto"/>
                            <w:right w:val="none" w:sz="0" w:space="0" w:color="auto"/>
                          </w:divBdr>
                        </w:div>
                      </w:divsChild>
                    </w:div>
                    <w:div w:id="1841046894">
                      <w:marLeft w:val="0"/>
                      <w:marRight w:val="0"/>
                      <w:marTop w:val="0"/>
                      <w:marBottom w:val="0"/>
                      <w:divBdr>
                        <w:top w:val="none" w:sz="0" w:space="0" w:color="auto"/>
                        <w:left w:val="none" w:sz="0" w:space="0" w:color="auto"/>
                        <w:bottom w:val="none" w:sz="0" w:space="0" w:color="auto"/>
                        <w:right w:val="none" w:sz="0" w:space="0" w:color="auto"/>
                      </w:divBdr>
                      <w:divsChild>
                        <w:div w:id="1990597190">
                          <w:marLeft w:val="0"/>
                          <w:marRight w:val="0"/>
                          <w:marTop w:val="0"/>
                          <w:marBottom w:val="0"/>
                          <w:divBdr>
                            <w:top w:val="none" w:sz="0" w:space="0" w:color="auto"/>
                            <w:left w:val="none" w:sz="0" w:space="0" w:color="auto"/>
                            <w:bottom w:val="none" w:sz="0" w:space="0" w:color="auto"/>
                            <w:right w:val="none" w:sz="0" w:space="0" w:color="auto"/>
                          </w:divBdr>
                        </w:div>
                        <w:div w:id="744180412">
                          <w:marLeft w:val="0"/>
                          <w:marRight w:val="0"/>
                          <w:marTop w:val="0"/>
                          <w:marBottom w:val="0"/>
                          <w:divBdr>
                            <w:top w:val="none" w:sz="0" w:space="0" w:color="auto"/>
                            <w:left w:val="none" w:sz="0" w:space="0" w:color="auto"/>
                            <w:bottom w:val="none" w:sz="0" w:space="0" w:color="auto"/>
                            <w:right w:val="none" w:sz="0" w:space="0" w:color="auto"/>
                          </w:divBdr>
                          <w:divsChild>
                            <w:div w:id="209755577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7815363">
                                  <w:marLeft w:val="0"/>
                                  <w:marRight w:val="0"/>
                                  <w:marTop w:val="0"/>
                                  <w:marBottom w:val="0"/>
                                  <w:divBdr>
                                    <w:top w:val="none" w:sz="0" w:space="0" w:color="auto"/>
                                    <w:left w:val="none" w:sz="0" w:space="0" w:color="auto"/>
                                    <w:bottom w:val="none" w:sz="0" w:space="0" w:color="auto"/>
                                    <w:right w:val="none" w:sz="0" w:space="0" w:color="auto"/>
                                  </w:divBdr>
                                  <w:divsChild>
                                    <w:div w:id="2032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4274">
                          <w:marLeft w:val="0"/>
                          <w:marRight w:val="0"/>
                          <w:marTop w:val="450"/>
                          <w:marBottom w:val="450"/>
                          <w:divBdr>
                            <w:top w:val="none" w:sz="0" w:space="0" w:color="auto"/>
                            <w:left w:val="single" w:sz="24" w:space="0" w:color="6DB33F"/>
                            <w:bottom w:val="none" w:sz="0" w:space="0" w:color="auto"/>
                            <w:right w:val="none" w:sz="0" w:space="0" w:color="auto"/>
                          </w:divBdr>
                          <w:divsChild>
                            <w:div w:id="1015501704">
                              <w:marLeft w:val="0"/>
                              <w:marRight w:val="0"/>
                              <w:marTop w:val="0"/>
                              <w:marBottom w:val="0"/>
                              <w:divBdr>
                                <w:top w:val="none" w:sz="0" w:space="0" w:color="auto"/>
                                <w:left w:val="none" w:sz="0" w:space="0" w:color="auto"/>
                                <w:bottom w:val="none" w:sz="0" w:space="0" w:color="auto"/>
                                <w:right w:val="none" w:sz="0" w:space="0" w:color="auto"/>
                              </w:divBdr>
                            </w:div>
                          </w:divsChild>
                        </w:div>
                        <w:div w:id="329481841">
                          <w:marLeft w:val="0"/>
                          <w:marRight w:val="0"/>
                          <w:marTop w:val="0"/>
                          <w:marBottom w:val="0"/>
                          <w:divBdr>
                            <w:top w:val="none" w:sz="0" w:space="0" w:color="auto"/>
                            <w:left w:val="none" w:sz="0" w:space="0" w:color="auto"/>
                            <w:bottom w:val="none" w:sz="0" w:space="0" w:color="auto"/>
                            <w:right w:val="none" w:sz="0" w:space="0" w:color="auto"/>
                          </w:divBdr>
                        </w:div>
                        <w:div w:id="1952779678">
                          <w:marLeft w:val="0"/>
                          <w:marRight w:val="0"/>
                          <w:marTop w:val="0"/>
                          <w:marBottom w:val="0"/>
                          <w:divBdr>
                            <w:top w:val="none" w:sz="0" w:space="0" w:color="auto"/>
                            <w:left w:val="none" w:sz="0" w:space="0" w:color="auto"/>
                            <w:bottom w:val="none" w:sz="0" w:space="0" w:color="auto"/>
                            <w:right w:val="none" w:sz="0" w:space="0" w:color="auto"/>
                          </w:divBdr>
                          <w:divsChild>
                            <w:div w:id="10006217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011708">
                                  <w:marLeft w:val="0"/>
                                  <w:marRight w:val="0"/>
                                  <w:marTop w:val="0"/>
                                  <w:marBottom w:val="0"/>
                                  <w:divBdr>
                                    <w:top w:val="none" w:sz="0" w:space="0" w:color="auto"/>
                                    <w:left w:val="none" w:sz="0" w:space="0" w:color="auto"/>
                                    <w:bottom w:val="none" w:sz="0" w:space="0" w:color="auto"/>
                                    <w:right w:val="none" w:sz="0" w:space="0" w:color="auto"/>
                                  </w:divBdr>
                                  <w:divsChild>
                                    <w:div w:id="161817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074801">
                          <w:marLeft w:val="0"/>
                          <w:marRight w:val="0"/>
                          <w:marTop w:val="0"/>
                          <w:marBottom w:val="0"/>
                          <w:divBdr>
                            <w:top w:val="none" w:sz="0" w:space="0" w:color="auto"/>
                            <w:left w:val="none" w:sz="0" w:space="0" w:color="auto"/>
                            <w:bottom w:val="none" w:sz="0" w:space="0" w:color="auto"/>
                            <w:right w:val="none" w:sz="0" w:space="0" w:color="auto"/>
                          </w:divBdr>
                        </w:div>
                        <w:div w:id="858005218">
                          <w:marLeft w:val="0"/>
                          <w:marRight w:val="0"/>
                          <w:marTop w:val="0"/>
                          <w:marBottom w:val="0"/>
                          <w:divBdr>
                            <w:top w:val="none" w:sz="0" w:space="0" w:color="auto"/>
                            <w:left w:val="none" w:sz="0" w:space="0" w:color="auto"/>
                            <w:bottom w:val="none" w:sz="0" w:space="0" w:color="auto"/>
                            <w:right w:val="none" w:sz="0" w:space="0" w:color="auto"/>
                          </w:divBdr>
                          <w:divsChild>
                            <w:div w:id="20880739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57122130">
                                  <w:marLeft w:val="0"/>
                                  <w:marRight w:val="0"/>
                                  <w:marTop w:val="0"/>
                                  <w:marBottom w:val="0"/>
                                  <w:divBdr>
                                    <w:top w:val="none" w:sz="0" w:space="0" w:color="auto"/>
                                    <w:left w:val="none" w:sz="0" w:space="0" w:color="auto"/>
                                    <w:bottom w:val="none" w:sz="0" w:space="0" w:color="auto"/>
                                    <w:right w:val="none" w:sz="0" w:space="0" w:color="auto"/>
                                  </w:divBdr>
                                  <w:divsChild>
                                    <w:div w:id="10320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78719">
                          <w:marLeft w:val="0"/>
                          <w:marRight w:val="0"/>
                          <w:marTop w:val="0"/>
                          <w:marBottom w:val="0"/>
                          <w:divBdr>
                            <w:top w:val="none" w:sz="0" w:space="0" w:color="auto"/>
                            <w:left w:val="none" w:sz="0" w:space="0" w:color="auto"/>
                            <w:bottom w:val="none" w:sz="0" w:space="0" w:color="auto"/>
                            <w:right w:val="none" w:sz="0" w:space="0" w:color="auto"/>
                          </w:divBdr>
                        </w:div>
                        <w:div w:id="346097513">
                          <w:marLeft w:val="0"/>
                          <w:marRight w:val="0"/>
                          <w:marTop w:val="0"/>
                          <w:marBottom w:val="0"/>
                          <w:divBdr>
                            <w:top w:val="none" w:sz="0" w:space="0" w:color="auto"/>
                            <w:left w:val="none" w:sz="0" w:space="0" w:color="auto"/>
                            <w:bottom w:val="none" w:sz="0" w:space="0" w:color="auto"/>
                            <w:right w:val="none" w:sz="0" w:space="0" w:color="auto"/>
                          </w:divBdr>
                          <w:divsChild>
                            <w:div w:id="905533635">
                              <w:marLeft w:val="0"/>
                              <w:marRight w:val="0"/>
                              <w:marTop w:val="0"/>
                              <w:marBottom w:val="0"/>
                              <w:divBdr>
                                <w:top w:val="none" w:sz="0" w:space="0" w:color="auto"/>
                                <w:left w:val="none" w:sz="0" w:space="0" w:color="auto"/>
                                <w:bottom w:val="none" w:sz="0" w:space="0" w:color="auto"/>
                                <w:right w:val="none" w:sz="0" w:space="0" w:color="auto"/>
                              </w:divBdr>
                            </w:div>
                            <w:div w:id="1387953747">
                              <w:marLeft w:val="0"/>
                              <w:marRight w:val="0"/>
                              <w:marTop w:val="0"/>
                              <w:marBottom w:val="0"/>
                              <w:divBdr>
                                <w:top w:val="none" w:sz="0" w:space="0" w:color="auto"/>
                                <w:left w:val="none" w:sz="0" w:space="0" w:color="auto"/>
                                <w:bottom w:val="none" w:sz="0" w:space="0" w:color="auto"/>
                                <w:right w:val="none" w:sz="0" w:space="0" w:color="auto"/>
                              </w:divBdr>
                            </w:div>
                            <w:div w:id="219025084">
                              <w:marLeft w:val="0"/>
                              <w:marRight w:val="0"/>
                              <w:marTop w:val="0"/>
                              <w:marBottom w:val="0"/>
                              <w:divBdr>
                                <w:top w:val="none" w:sz="0" w:space="0" w:color="auto"/>
                                <w:left w:val="none" w:sz="0" w:space="0" w:color="auto"/>
                                <w:bottom w:val="none" w:sz="0" w:space="0" w:color="auto"/>
                                <w:right w:val="none" w:sz="0" w:space="0" w:color="auto"/>
                              </w:divBdr>
                              <w:divsChild>
                                <w:div w:id="21101937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19657156">
                                      <w:marLeft w:val="0"/>
                                      <w:marRight w:val="0"/>
                                      <w:marTop w:val="0"/>
                                      <w:marBottom w:val="0"/>
                                      <w:divBdr>
                                        <w:top w:val="none" w:sz="0" w:space="0" w:color="auto"/>
                                        <w:left w:val="none" w:sz="0" w:space="0" w:color="auto"/>
                                        <w:bottom w:val="none" w:sz="0" w:space="0" w:color="auto"/>
                                        <w:right w:val="none" w:sz="0" w:space="0" w:color="auto"/>
                                      </w:divBdr>
                                      <w:divsChild>
                                        <w:div w:id="145883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2925">
                              <w:marLeft w:val="0"/>
                              <w:marRight w:val="0"/>
                              <w:marTop w:val="0"/>
                              <w:marBottom w:val="0"/>
                              <w:divBdr>
                                <w:top w:val="none" w:sz="0" w:space="0" w:color="auto"/>
                                <w:left w:val="none" w:sz="0" w:space="0" w:color="auto"/>
                                <w:bottom w:val="none" w:sz="0" w:space="0" w:color="auto"/>
                                <w:right w:val="none" w:sz="0" w:space="0" w:color="auto"/>
                              </w:divBdr>
                            </w:div>
                            <w:div w:id="1061294312">
                              <w:marLeft w:val="0"/>
                              <w:marRight w:val="0"/>
                              <w:marTop w:val="450"/>
                              <w:marBottom w:val="450"/>
                              <w:divBdr>
                                <w:top w:val="none" w:sz="0" w:space="0" w:color="auto"/>
                                <w:left w:val="single" w:sz="24" w:space="0" w:color="6DB33F"/>
                                <w:bottom w:val="none" w:sz="0" w:space="0" w:color="auto"/>
                                <w:right w:val="none" w:sz="0" w:space="0" w:color="auto"/>
                              </w:divBdr>
                              <w:divsChild>
                                <w:div w:id="2135824062">
                                  <w:marLeft w:val="0"/>
                                  <w:marRight w:val="0"/>
                                  <w:marTop w:val="0"/>
                                  <w:marBottom w:val="0"/>
                                  <w:divBdr>
                                    <w:top w:val="none" w:sz="0" w:space="0" w:color="auto"/>
                                    <w:left w:val="none" w:sz="0" w:space="0" w:color="auto"/>
                                    <w:bottom w:val="none" w:sz="0" w:space="0" w:color="auto"/>
                                    <w:right w:val="none" w:sz="0" w:space="0" w:color="auto"/>
                                  </w:divBdr>
                                </w:div>
                                <w:div w:id="2025008212">
                                  <w:marLeft w:val="0"/>
                                  <w:marRight w:val="0"/>
                                  <w:marTop w:val="0"/>
                                  <w:marBottom w:val="0"/>
                                  <w:divBdr>
                                    <w:top w:val="none" w:sz="0" w:space="0" w:color="auto"/>
                                    <w:left w:val="none" w:sz="0" w:space="0" w:color="auto"/>
                                    <w:bottom w:val="none" w:sz="0" w:space="0" w:color="auto"/>
                                    <w:right w:val="none" w:sz="0" w:space="0" w:color="auto"/>
                                  </w:divBdr>
                                </w:div>
                              </w:divsChild>
                            </w:div>
                            <w:div w:id="814376157">
                              <w:marLeft w:val="0"/>
                              <w:marRight w:val="0"/>
                              <w:marTop w:val="0"/>
                              <w:marBottom w:val="0"/>
                              <w:divBdr>
                                <w:top w:val="none" w:sz="0" w:space="0" w:color="auto"/>
                                <w:left w:val="none" w:sz="0" w:space="0" w:color="auto"/>
                                <w:bottom w:val="none" w:sz="0" w:space="0" w:color="auto"/>
                                <w:right w:val="none" w:sz="0" w:space="0" w:color="auto"/>
                              </w:divBdr>
                            </w:div>
                          </w:divsChild>
                        </w:div>
                        <w:div w:id="744187937">
                          <w:marLeft w:val="0"/>
                          <w:marRight w:val="0"/>
                          <w:marTop w:val="0"/>
                          <w:marBottom w:val="0"/>
                          <w:divBdr>
                            <w:top w:val="none" w:sz="0" w:space="0" w:color="auto"/>
                            <w:left w:val="none" w:sz="0" w:space="0" w:color="auto"/>
                            <w:bottom w:val="none" w:sz="0" w:space="0" w:color="auto"/>
                            <w:right w:val="none" w:sz="0" w:space="0" w:color="auto"/>
                          </w:divBdr>
                          <w:divsChild>
                            <w:div w:id="1293755256">
                              <w:marLeft w:val="0"/>
                              <w:marRight w:val="0"/>
                              <w:marTop w:val="0"/>
                              <w:marBottom w:val="0"/>
                              <w:divBdr>
                                <w:top w:val="none" w:sz="0" w:space="0" w:color="auto"/>
                                <w:left w:val="none" w:sz="0" w:space="0" w:color="auto"/>
                                <w:bottom w:val="none" w:sz="0" w:space="0" w:color="auto"/>
                                <w:right w:val="none" w:sz="0" w:space="0" w:color="auto"/>
                              </w:divBdr>
                            </w:div>
                            <w:div w:id="1875538998">
                              <w:marLeft w:val="0"/>
                              <w:marRight w:val="0"/>
                              <w:marTop w:val="0"/>
                              <w:marBottom w:val="0"/>
                              <w:divBdr>
                                <w:top w:val="none" w:sz="0" w:space="0" w:color="auto"/>
                                <w:left w:val="none" w:sz="0" w:space="0" w:color="auto"/>
                                <w:bottom w:val="none" w:sz="0" w:space="0" w:color="auto"/>
                                <w:right w:val="none" w:sz="0" w:space="0" w:color="auto"/>
                              </w:divBdr>
                              <w:divsChild>
                                <w:div w:id="21178271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9118915">
                                      <w:marLeft w:val="0"/>
                                      <w:marRight w:val="0"/>
                                      <w:marTop w:val="0"/>
                                      <w:marBottom w:val="0"/>
                                      <w:divBdr>
                                        <w:top w:val="none" w:sz="0" w:space="0" w:color="auto"/>
                                        <w:left w:val="none" w:sz="0" w:space="0" w:color="auto"/>
                                        <w:bottom w:val="none" w:sz="0" w:space="0" w:color="auto"/>
                                        <w:right w:val="none" w:sz="0" w:space="0" w:color="auto"/>
                                      </w:divBdr>
                                      <w:divsChild>
                                        <w:div w:id="11194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0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5995">
                      <w:marLeft w:val="0"/>
                      <w:marRight w:val="0"/>
                      <w:marTop w:val="0"/>
                      <w:marBottom w:val="0"/>
                      <w:divBdr>
                        <w:top w:val="none" w:sz="0" w:space="0" w:color="auto"/>
                        <w:left w:val="none" w:sz="0" w:space="0" w:color="auto"/>
                        <w:bottom w:val="none" w:sz="0" w:space="0" w:color="auto"/>
                        <w:right w:val="none" w:sz="0" w:space="0" w:color="auto"/>
                      </w:divBdr>
                      <w:divsChild>
                        <w:div w:id="2048555342">
                          <w:marLeft w:val="0"/>
                          <w:marRight w:val="0"/>
                          <w:marTop w:val="0"/>
                          <w:marBottom w:val="0"/>
                          <w:divBdr>
                            <w:top w:val="none" w:sz="0" w:space="0" w:color="auto"/>
                            <w:left w:val="none" w:sz="0" w:space="0" w:color="auto"/>
                            <w:bottom w:val="none" w:sz="0" w:space="0" w:color="auto"/>
                            <w:right w:val="none" w:sz="0" w:space="0" w:color="auto"/>
                          </w:divBdr>
                        </w:div>
                        <w:div w:id="1489589176">
                          <w:marLeft w:val="0"/>
                          <w:marRight w:val="0"/>
                          <w:marTop w:val="0"/>
                          <w:marBottom w:val="0"/>
                          <w:divBdr>
                            <w:top w:val="none" w:sz="0" w:space="0" w:color="auto"/>
                            <w:left w:val="none" w:sz="0" w:space="0" w:color="auto"/>
                            <w:bottom w:val="none" w:sz="0" w:space="0" w:color="auto"/>
                            <w:right w:val="none" w:sz="0" w:space="0" w:color="auto"/>
                          </w:divBdr>
                        </w:div>
                        <w:div w:id="1294218640">
                          <w:marLeft w:val="0"/>
                          <w:marRight w:val="0"/>
                          <w:marTop w:val="0"/>
                          <w:marBottom w:val="0"/>
                          <w:divBdr>
                            <w:top w:val="none" w:sz="0" w:space="0" w:color="auto"/>
                            <w:left w:val="none" w:sz="0" w:space="0" w:color="auto"/>
                            <w:bottom w:val="none" w:sz="0" w:space="0" w:color="auto"/>
                            <w:right w:val="none" w:sz="0" w:space="0" w:color="auto"/>
                          </w:divBdr>
                          <w:divsChild>
                            <w:div w:id="1350756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1733494">
                                  <w:marLeft w:val="0"/>
                                  <w:marRight w:val="0"/>
                                  <w:marTop w:val="0"/>
                                  <w:marBottom w:val="0"/>
                                  <w:divBdr>
                                    <w:top w:val="none" w:sz="0" w:space="0" w:color="auto"/>
                                    <w:left w:val="none" w:sz="0" w:space="0" w:color="auto"/>
                                    <w:bottom w:val="none" w:sz="0" w:space="0" w:color="auto"/>
                                    <w:right w:val="none" w:sz="0" w:space="0" w:color="auto"/>
                                  </w:divBdr>
                                  <w:divsChild>
                                    <w:div w:id="17669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441047">
                          <w:marLeft w:val="0"/>
                          <w:marRight w:val="0"/>
                          <w:marTop w:val="0"/>
                          <w:marBottom w:val="0"/>
                          <w:divBdr>
                            <w:top w:val="none" w:sz="0" w:space="0" w:color="auto"/>
                            <w:left w:val="none" w:sz="0" w:space="0" w:color="auto"/>
                            <w:bottom w:val="none" w:sz="0" w:space="0" w:color="auto"/>
                            <w:right w:val="none" w:sz="0" w:space="0" w:color="auto"/>
                          </w:divBdr>
                        </w:div>
                        <w:div w:id="1448037337">
                          <w:marLeft w:val="0"/>
                          <w:marRight w:val="0"/>
                          <w:marTop w:val="0"/>
                          <w:marBottom w:val="300"/>
                          <w:divBdr>
                            <w:top w:val="none" w:sz="0" w:space="0" w:color="auto"/>
                            <w:left w:val="none" w:sz="0" w:space="0" w:color="auto"/>
                            <w:bottom w:val="none" w:sz="0" w:space="0" w:color="auto"/>
                            <w:right w:val="none" w:sz="0" w:space="0" w:color="auto"/>
                          </w:divBdr>
                          <w:divsChild>
                            <w:div w:id="236138895">
                              <w:marLeft w:val="0"/>
                              <w:marRight w:val="0"/>
                              <w:marTop w:val="0"/>
                              <w:marBottom w:val="0"/>
                              <w:divBdr>
                                <w:top w:val="none" w:sz="0" w:space="0" w:color="auto"/>
                                <w:left w:val="none" w:sz="0" w:space="0" w:color="auto"/>
                                <w:bottom w:val="none" w:sz="0" w:space="0" w:color="auto"/>
                                <w:right w:val="none" w:sz="0" w:space="0" w:color="auto"/>
                              </w:divBdr>
                            </w:div>
                          </w:divsChild>
                        </w:div>
                        <w:div w:id="1347364246">
                          <w:marLeft w:val="0"/>
                          <w:marRight w:val="0"/>
                          <w:marTop w:val="0"/>
                          <w:marBottom w:val="0"/>
                          <w:divBdr>
                            <w:top w:val="none" w:sz="0" w:space="0" w:color="auto"/>
                            <w:left w:val="none" w:sz="0" w:space="0" w:color="auto"/>
                            <w:bottom w:val="none" w:sz="0" w:space="0" w:color="auto"/>
                            <w:right w:val="none" w:sz="0" w:space="0" w:color="auto"/>
                          </w:divBdr>
                        </w:div>
                        <w:div w:id="2047637755">
                          <w:marLeft w:val="0"/>
                          <w:marRight w:val="0"/>
                          <w:marTop w:val="0"/>
                          <w:marBottom w:val="0"/>
                          <w:divBdr>
                            <w:top w:val="none" w:sz="0" w:space="0" w:color="auto"/>
                            <w:left w:val="none" w:sz="0" w:space="0" w:color="auto"/>
                            <w:bottom w:val="none" w:sz="0" w:space="0" w:color="auto"/>
                            <w:right w:val="none" w:sz="0" w:space="0" w:color="auto"/>
                          </w:divBdr>
                          <w:divsChild>
                            <w:div w:id="25475366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56826205">
                                  <w:marLeft w:val="0"/>
                                  <w:marRight w:val="0"/>
                                  <w:marTop w:val="0"/>
                                  <w:marBottom w:val="0"/>
                                  <w:divBdr>
                                    <w:top w:val="none" w:sz="0" w:space="0" w:color="auto"/>
                                    <w:left w:val="none" w:sz="0" w:space="0" w:color="auto"/>
                                    <w:bottom w:val="none" w:sz="0" w:space="0" w:color="auto"/>
                                    <w:right w:val="none" w:sz="0" w:space="0" w:color="auto"/>
                                  </w:divBdr>
                                  <w:divsChild>
                                    <w:div w:id="1510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85307">
                          <w:marLeft w:val="0"/>
                          <w:marRight w:val="0"/>
                          <w:marTop w:val="0"/>
                          <w:marBottom w:val="0"/>
                          <w:divBdr>
                            <w:top w:val="none" w:sz="0" w:space="0" w:color="auto"/>
                            <w:left w:val="none" w:sz="0" w:space="0" w:color="auto"/>
                            <w:bottom w:val="none" w:sz="0" w:space="0" w:color="auto"/>
                            <w:right w:val="none" w:sz="0" w:space="0" w:color="auto"/>
                          </w:divBdr>
                        </w:div>
                        <w:div w:id="524443881">
                          <w:marLeft w:val="0"/>
                          <w:marRight w:val="0"/>
                          <w:marTop w:val="0"/>
                          <w:marBottom w:val="0"/>
                          <w:divBdr>
                            <w:top w:val="none" w:sz="0" w:space="0" w:color="auto"/>
                            <w:left w:val="none" w:sz="0" w:space="0" w:color="auto"/>
                            <w:bottom w:val="none" w:sz="0" w:space="0" w:color="auto"/>
                            <w:right w:val="none" w:sz="0" w:space="0" w:color="auto"/>
                          </w:divBdr>
                          <w:divsChild>
                            <w:div w:id="1884436438">
                              <w:marLeft w:val="0"/>
                              <w:marRight w:val="0"/>
                              <w:marTop w:val="0"/>
                              <w:marBottom w:val="300"/>
                              <w:divBdr>
                                <w:top w:val="single" w:sz="6" w:space="15" w:color="E6E6E6"/>
                                <w:left w:val="single" w:sz="6" w:space="15" w:color="E6E6E6"/>
                                <w:bottom w:val="single" w:sz="6" w:space="15" w:color="E6E6E6"/>
                                <w:right w:val="single" w:sz="6" w:space="15" w:color="E6E6E6"/>
                              </w:divBdr>
                              <w:divsChild>
                                <w:div w:id="762147791">
                                  <w:marLeft w:val="0"/>
                                  <w:marRight w:val="0"/>
                                  <w:marTop w:val="0"/>
                                  <w:marBottom w:val="0"/>
                                  <w:divBdr>
                                    <w:top w:val="none" w:sz="0" w:space="0" w:color="auto"/>
                                    <w:left w:val="none" w:sz="0" w:space="0" w:color="auto"/>
                                    <w:bottom w:val="none" w:sz="0" w:space="0" w:color="auto"/>
                                    <w:right w:val="none" w:sz="0" w:space="0" w:color="auto"/>
                                  </w:divBdr>
                                  <w:divsChild>
                                    <w:div w:id="19587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49788">
                          <w:marLeft w:val="0"/>
                          <w:marRight w:val="0"/>
                          <w:marTop w:val="0"/>
                          <w:marBottom w:val="0"/>
                          <w:divBdr>
                            <w:top w:val="none" w:sz="0" w:space="0" w:color="auto"/>
                            <w:left w:val="none" w:sz="0" w:space="0" w:color="auto"/>
                            <w:bottom w:val="none" w:sz="0" w:space="0" w:color="auto"/>
                            <w:right w:val="none" w:sz="0" w:space="0" w:color="auto"/>
                          </w:divBdr>
                        </w:div>
                        <w:div w:id="1555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583">
                  <w:marLeft w:val="0"/>
                  <w:marRight w:val="0"/>
                  <w:marTop w:val="0"/>
                  <w:marBottom w:val="0"/>
                  <w:divBdr>
                    <w:top w:val="none" w:sz="0" w:space="0" w:color="auto"/>
                    <w:left w:val="none" w:sz="0" w:space="0" w:color="auto"/>
                    <w:bottom w:val="none" w:sz="0" w:space="0" w:color="auto"/>
                    <w:right w:val="none" w:sz="0" w:space="0" w:color="auto"/>
                  </w:divBdr>
                  <w:divsChild>
                    <w:div w:id="1563834570">
                      <w:marLeft w:val="0"/>
                      <w:marRight w:val="0"/>
                      <w:marTop w:val="0"/>
                      <w:marBottom w:val="0"/>
                      <w:divBdr>
                        <w:top w:val="none" w:sz="0" w:space="0" w:color="auto"/>
                        <w:left w:val="none" w:sz="0" w:space="0" w:color="auto"/>
                        <w:bottom w:val="none" w:sz="0" w:space="0" w:color="auto"/>
                        <w:right w:val="none" w:sz="0" w:space="0" w:color="auto"/>
                      </w:divBdr>
                    </w:div>
                    <w:div w:id="755715556">
                      <w:marLeft w:val="0"/>
                      <w:marRight w:val="0"/>
                      <w:marTop w:val="0"/>
                      <w:marBottom w:val="0"/>
                      <w:divBdr>
                        <w:top w:val="none" w:sz="0" w:space="0" w:color="auto"/>
                        <w:left w:val="none" w:sz="0" w:space="0" w:color="auto"/>
                        <w:bottom w:val="none" w:sz="0" w:space="0" w:color="auto"/>
                        <w:right w:val="none" w:sz="0" w:space="0" w:color="auto"/>
                      </w:divBdr>
                    </w:div>
                    <w:div w:id="1278949027">
                      <w:marLeft w:val="0"/>
                      <w:marRight w:val="0"/>
                      <w:marTop w:val="0"/>
                      <w:marBottom w:val="0"/>
                      <w:divBdr>
                        <w:top w:val="none" w:sz="0" w:space="0" w:color="auto"/>
                        <w:left w:val="none" w:sz="0" w:space="0" w:color="auto"/>
                        <w:bottom w:val="none" w:sz="0" w:space="0" w:color="auto"/>
                        <w:right w:val="none" w:sz="0" w:space="0" w:color="auto"/>
                      </w:divBdr>
                    </w:div>
                    <w:div w:id="655649173">
                      <w:marLeft w:val="0"/>
                      <w:marRight w:val="0"/>
                      <w:marTop w:val="0"/>
                      <w:marBottom w:val="0"/>
                      <w:divBdr>
                        <w:top w:val="none" w:sz="0" w:space="0" w:color="auto"/>
                        <w:left w:val="none" w:sz="0" w:space="0" w:color="auto"/>
                        <w:bottom w:val="none" w:sz="0" w:space="0" w:color="auto"/>
                        <w:right w:val="none" w:sz="0" w:space="0" w:color="auto"/>
                      </w:divBdr>
                    </w:div>
                    <w:div w:id="118231883">
                      <w:marLeft w:val="0"/>
                      <w:marRight w:val="0"/>
                      <w:marTop w:val="0"/>
                      <w:marBottom w:val="0"/>
                      <w:divBdr>
                        <w:top w:val="none" w:sz="0" w:space="0" w:color="auto"/>
                        <w:left w:val="none" w:sz="0" w:space="0" w:color="auto"/>
                        <w:bottom w:val="none" w:sz="0" w:space="0" w:color="auto"/>
                        <w:right w:val="none" w:sz="0" w:space="0" w:color="auto"/>
                      </w:divBdr>
                    </w:div>
                    <w:div w:id="809320016">
                      <w:marLeft w:val="0"/>
                      <w:marRight w:val="0"/>
                      <w:marTop w:val="450"/>
                      <w:marBottom w:val="450"/>
                      <w:divBdr>
                        <w:top w:val="none" w:sz="0" w:space="0" w:color="auto"/>
                        <w:left w:val="single" w:sz="24" w:space="0" w:color="6DB33F"/>
                        <w:bottom w:val="none" w:sz="0" w:space="0" w:color="auto"/>
                        <w:right w:val="none" w:sz="0" w:space="0" w:color="auto"/>
                      </w:divBdr>
                      <w:divsChild>
                        <w:div w:id="625812377">
                          <w:marLeft w:val="0"/>
                          <w:marRight w:val="0"/>
                          <w:marTop w:val="0"/>
                          <w:marBottom w:val="0"/>
                          <w:divBdr>
                            <w:top w:val="none" w:sz="0" w:space="0" w:color="auto"/>
                            <w:left w:val="none" w:sz="0" w:space="0" w:color="auto"/>
                            <w:bottom w:val="none" w:sz="0" w:space="0" w:color="auto"/>
                            <w:right w:val="none" w:sz="0" w:space="0" w:color="auto"/>
                          </w:divBdr>
                        </w:div>
                      </w:divsChild>
                    </w:div>
                    <w:div w:id="892278172">
                      <w:marLeft w:val="0"/>
                      <w:marRight w:val="0"/>
                      <w:marTop w:val="0"/>
                      <w:marBottom w:val="0"/>
                      <w:divBdr>
                        <w:top w:val="none" w:sz="0" w:space="0" w:color="auto"/>
                        <w:left w:val="none" w:sz="0" w:space="0" w:color="auto"/>
                        <w:bottom w:val="none" w:sz="0" w:space="0" w:color="auto"/>
                        <w:right w:val="none" w:sz="0" w:space="0" w:color="auto"/>
                      </w:divBdr>
                      <w:divsChild>
                        <w:div w:id="609316777">
                          <w:marLeft w:val="0"/>
                          <w:marRight w:val="0"/>
                          <w:marTop w:val="0"/>
                          <w:marBottom w:val="0"/>
                          <w:divBdr>
                            <w:top w:val="none" w:sz="0" w:space="0" w:color="auto"/>
                            <w:left w:val="none" w:sz="0" w:space="0" w:color="auto"/>
                            <w:bottom w:val="none" w:sz="0" w:space="0" w:color="auto"/>
                            <w:right w:val="none" w:sz="0" w:space="0" w:color="auto"/>
                          </w:divBdr>
                        </w:div>
                        <w:div w:id="1528641826">
                          <w:marLeft w:val="0"/>
                          <w:marRight w:val="0"/>
                          <w:marTop w:val="0"/>
                          <w:marBottom w:val="0"/>
                          <w:divBdr>
                            <w:top w:val="none" w:sz="0" w:space="0" w:color="auto"/>
                            <w:left w:val="none" w:sz="0" w:space="0" w:color="auto"/>
                            <w:bottom w:val="none" w:sz="0" w:space="0" w:color="auto"/>
                            <w:right w:val="none" w:sz="0" w:space="0" w:color="auto"/>
                          </w:divBdr>
                        </w:div>
                        <w:div w:id="1522352985">
                          <w:marLeft w:val="0"/>
                          <w:marRight w:val="0"/>
                          <w:marTop w:val="0"/>
                          <w:marBottom w:val="0"/>
                          <w:divBdr>
                            <w:top w:val="none" w:sz="0" w:space="0" w:color="auto"/>
                            <w:left w:val="none" w:sz="0" w:space="0" w:color="auto"/>
                            <w:bottom w:val="none" w:sz="0" w:space="0" w:color="auto"/>
                            <w:right w:val="none" w:sz="0" w:space="0" w:color="auto"/>
                          </w:divBdr>
                        </w:div>
                        <w:div w:id="2012874269">
                          <w:marLeft w:val="0"/>
                          <w:marRight w:val="0"/>
                          <w:marTop w:val="0"/>
                          <w:marBottom w:val="300"/>
                          <w:divBdr>
                            <w:top w:val="single" w:sz="6" w:space="15" w:color="D7D7D7"/>
                            <w:left w:val="single" w:sz="6" w:space="15" w:color="D7D7D7"/>
                            <w:bottom w:val="single" w:sz="6" w:space="15" w:color="D7D7D7"/>
                            <w:right w:val="single" w:sz="6" w:space="15" w:color="D7D7D7"/>
                          </w:divBdr>
                          <w:divsChild>
                            <w:div w:id="1182164105">
                              <w:marLeft w:val="0"/>
                              <w:marRight w:val="0"/>
                              <w:marTop w:val="0"/>
                              <w:marBottom w:val="0"/>
                              <w:divBdr>
                                <w:top w:val="none" w:sz="0" w:space="0" w:color="auto"/>
                                <w:left w:val="none" w:sz="0" w:space="0" w:color="auto"/>
                                <w:bottom w:val="none" w:sz="0" w:space="0" w:color="auto"/>
                                <w:right w:val="none" w:sz="0" w:space="0" w:color="auto"/>
                              </w:divBdr>
                              <w:divsChild>
                                <w:div w:id="999505629">
                                  <w:marLeft w:val="0"/>
                                  <w:marRight w:val="0"/>
                                  <w:marTop w:val="0"/>
                                  <w:marBottom w:val="120"/>
                                  <w:divBdr>
                                    <w:top w:val="none" w:sz="0" w:space="0" w:color="auto"/>
                                    <w:left w:val="none" w:sz="0" w:space="0" w:color="auto"/>
                                    <w:bottom w:val="none" w:sz="0" w:space="0" w:color="auto"/>
                                    <w:right w:val="none" w:sz="0" w:space="0" w:color="auto"/>
                                  </w:divBdr>
                                </w:div>
                                <w:div w:id="1051924573">
                                  <w:marLeft w:val="0"/>
                                  <w:marRight w:val="0"/>
                                  <w:marTop w:val="0"/>
                                  <w:marBottom w:val="0"/>
                                  <w:divBdr>
                                    <w:top w:val="none" w:sz="0" w:space="0" w:color="auto"/>
                                    <w:left w:val="none" w:sz="0" w:space="0" w:color="auto"/>
                                    <w:bottom w:val="none" w:sz="0" w:space="0" w:color="auto"/>
                                    <w:right w:val="none" w:sz="0" w:space="0" w:color="auto"/>
                                  </w:divBdr>
                                </w:div>
                                <w:div w:id="108437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2228">
                          <w:marLeft w:val="0"/>
                          <w:marRight w:val="0"/>
                          <w:marTop w:val="450"/>
                          <w:marBottom w:val="450"/>
                          <w:divBdr>
                            <w:top w:val="none" w:sz="0" w:space="0" w:color="auto"/>
                            <w:left w:val="single" w:sz="24" w:space="0" w:color="6DB33F"/>
                            <w:bottom w:val="none" w:sz="0" w:space="0" w:color="auto"/>
                            <w:right w:val="none" w:sz="0" w:space="0" w:color="auto"/>
                          </w:divBdr>
                        </w:div>
                        <w:div w:id="647176135">
                          <w:marLeft w:val="0"/>
                          <w:marRight w:val="0"/>
                          <w:marTop w:val="0"/>
                          <w:marBottom w:val="0"/>
                          <w:divBdr>
                            <w:top w:val="none" w:sz="0" w:space="0" w:color="auto"/>
                            <w:left w:val="none" w:sz="0" w:space="0" w:color="auto"/>
                            <w:bottom w:val="none" w:sz="0" w:space="0" w:color="auto"/>
                            <w:right w:val="none" w:sz="0" w:space="0" w:color="auto"/>
                          </w:divBdr>
                          <w:divsChild>
                            <w:div w:id="1974406723">
                              <w:marLeft w:val="0"/>
                              <w:marRight w:val="0"/>
                              <w:marTop w:val="0"/>
                              <w:marBottom w:val="0"/>
                              <w:divBdr>
                                <w:top w:val="none" w:sz="0" w:space="0" w:color="auto"/>
                                <w:left w:val="none" w:sz="0" w:space="0" w:color="auto"/>
                                <w:bottom w:val="none" w:sz="0" w:space="0" w:color="auto"/>
                                <w:right w:val="none" w:sz="0" w:space="0" w:color="auto"/>
                              </w:divBdr>
                            </w:div>
                            <w:div w:id="1006784691">
                              <w:marLeft w:val="0"/>
                              <w:marRight w:val="0"/>
                              <w:marTop w:val="0"/>
                              <w:marBottom w:val="0"/>
                              <w:divBdr>
                                <w:top w:val="none" w:sz="0" w:space="0" w:color="auto"/>
                                <w:left w:val="none" w:sz="0" w:space="0" w:color="auto"/>
                                <w:bottom w:val="none" w:sz="0" w:space="0" w:color="auto"/>
                                <w:right w:val="none" w:sz="0" w:space="0" w:color="auto"/>
                              </w:divBdr>
                            </w:div>
                            <w:div w:id="1755660940">
                              <w:marLeft w:val="0"/>
                              <w:marRight w:val="0"/>
                              <w:marTop w:val="0"/>
                              <w:marBottom w:val="0"/>
                              <w:divBdr>
                                <w:top w:val="none" w:sz="0" w:space="0" w:color="auto"/>
                                <w:left w:val="none" w:sz="0" w:space="0" w:color="auto"/>
                                <w:bottom w:val="none" w:sz="0" w:space="0" w:color="auto"/>
                                <w:right w:val="none" w:sz="0" w:space="0" w:color="auto"/>
                              </w:divBdr>
                              <w:divsChild>
                                <w:div w:id="148019713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7259027">
                                      <w:marLeft w:val="0"/>
                                      <w:marRight w:val="0"/>
                                      <w:marTop w:val="0"/>
                                      <w:marBottom w:val="0"/>
                                      <w:divBdr>
                                        <w:top w:val="none" w:sz="0" w:space="0" w:color="auto"/>
                                        <w:left w:val="none" w:sz="0" w:space="0" w:color="auto"/>
                                        <w:bottom w:val="none" w:sz="0" w:space="0" w:color="auto"/>
                                        <w:right w:val="none" w:sz="0" w:space="0" w:color="auto"/>
                                      </w:divBdr>
                                      <w:divsChild>
                                        <w:div w:id="34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76372">
                              <w:marLeft w:val="0"/>
                              <w:marRight w:val="0"/>
                              <w:marTop w:val="0"/>
                              <w:marBottom w:val="0"/>
                              <w:divBdr>
                                <w:top w:val="none" w:sz="0" w:space="0" w:color="auto"/>
                                <w:left w:val="none" w:sz="0" w:space="0" w:color="auto"/>
                                <w:bottom w:val="none" w:sz="0" w:space="0" w:color="auto"/>
                                <w:right w:val="none" w:sz="0" w:space="0" w:color="auto"/>
                              </w:divBdr>
                            </w:div>
                            <w:div w:id="1738820536">
                              <w:marLeft w:val="0"/>
                              <w:marRight w:val="0"/>
                              <w:marTop w:val="0"/>
                              <w:marBottom w:val="0"/>
                              <w:divBdr>
                                <w:top w:val="none" w:sz="0" w:space="0" w:color="auto"/>
                                <w:left w:val="none" w:sz="0" w:space="0" w:color="auto"/>
                                <w:bottom w:val="none" w:sz="0" w:space="0" w:color="auto"/>
                                <w:right w:val="none" w:sz="0" w:space="0" w:color="auto"/>
                              </w:divBdr>
                            </w:div>
                            <w:div w:id="1166507478">
                              <w:marLeft w:val="0"/>
                              <w:marRight w:val="0"/>
                              <w:marTop w:val="0"/>
                              <w:marBottom w:val="0"/>
                              <w:divBdr>
                                <w:top w:val="none" w:sz="0" w:space="0" w:color="auto"/>
                                <w:left w:val="none" w:sz="0" w:space="0" w:color="auto"/>
                                <w:bottom w:val="none" w:sz="0" w:space="0" w:color="auto"/>
                                <w:right w:val="none" w:sz="0" w:space="0" w:color="auto"/>
                              </w:divBdr>
                              <w:divsChild>
                                <w:div w:id="94858259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95436024">
                                      <w:marLeft w:val="0"/>
                                      <w:marRight w:val="0"/>
                                      <w:marTop w:val="0"/>
                                      <w:marBottom w:val="0"/>
                                      <w:divBdr>
                                        <w:top w:val="none" w:sz="0" w:space="0" w:color="auto"/>
                                        <w:left w:val="none" w:sz="0" w:space="0" w:color="auto"/>
                                        <w:bottom w:val="none" w:sz="0" w:space="0" w:color="auto"/>
                                        <w:right w:val="none" w:sz="0" w:space="0" w:color="auto"/>
                                      </w:divBdr>
                                      <w:divsChild>
                                        <w:div w:id="380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19948">
                              <w:marLeft w:val="0"/>
                              <w:marRight w:val="0"/>
                              <w:marTop w:val="0"/>
                              <w:marBottom w:val="0"/>
                              <w:divBdr>
                                <w:top w:val="none" w:sz="0" w:space="0" w:color="auto"/>
                                <w:left w:val="none" w:sz="0" w:space="0" w:color="auto"/>
                                <w:bottom w:val="none" w:sz="0" w:space="0" w:color="auto"/>
                                <w:right w:val="none" w:sz="0" w:space="0" w:color="auto"/>
                              </w:divBdr>
                            </w:div>
                            <w:div w:id="338893320">
                              <w:marLeft w:val="0"/>
                              <w:marRight w:val="0"/>
                              <w:marTop w:val="0"/>
                              <w:marBottom w:val="300"/>
                              <w:divBdr>
                                <w:top w:val="single" w:sz="6" w:space="15" w:color="D7D7D7"/>
                                <w:left w:val="single" w:sz="6" w:space="15" w:color="D7D7D7"/>
                                <w:bottom w:val="single" w:sz="6" w:space="15" w:color="D7D7D7"/>
                                <w:right w:val="single" w:sz="6" w:space="15" w:color="D7D7D7"/>
                              </w:divBdr>
                              <w:divsChild>
                                <w:div w:id="775831951">
                                  <w:marLeft w:val="0"/>
                                  <w:marRight w:val="0"/>
                                  <w:marTop w:val="0"/>
                                  <w:marBottom w:val="0"/>
                                  <w:divBdr>
                                    <w:top w:val="none" w:sz="0" w:space="0" w:color="auto"/>
                                    <w:left w:val="none" w:sz="0" w:space="0" w:color="auto"/>
                                    <w:bottom w:val="none" w:sz="0" w:space="0" w:color="auto"/>
                                    <w:right w:val="none" w:sz="0" w:space="0" w:color="auto"/>
                                  </w:divBdr>
                                  <w:divsChild>
                                    <w:div w:id="956061813">
                                      <w:marLeft w:val="0"/>
                                      <w:marRight w:val="0"/>
                                      <w:marTop w:val="0"/>
                                      <w:marBottom w:val="120"/>
                                      <w:divBdr>
                                        <w:top w:val="none" w:sz="0" w:space="0" w:color="auto"/>
                                        <w:left w:val="none" w:sz="0" w:space="0" w:color="auto"/>
                                        <w:bottom w:val="none" w:sz="0" w:space="0" w:color="auto"/>
                                        <w:right w:val="none" w:sz="0" w:space="0" w:color="auto"/>
                                      </w:divBdr>
                                    </w:div>
                                    <w:div w:id="56564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5404">
                      <w:marLeft w:val="0"/>
                      <w:marRight w:val="0"/>
                      <w:marTop w:val="0"/>
                      <w:marBottom w:val="0"/>
                      <w:divBdr>
                        <w:top w:val="none" w:sz="0" w:space="0" w:color="auto"/>
                        <w:left w:val="none" w:sz="0" w:space="0" w:color="auto"/>
                        <w:bottom w:val="none" w:sz="0" w:space="0" w:color="auto"/>
                        <w:right w:val="none" w:sz="0" w:space="0" w:color="auto"/>
                      </w:divBdr>
                      <w:divsChild>
                        <w:div w:id="410004848">
                          <w:marLeft w:val="0"/>
                          <w:marRight w:val="0"/>
                          <w:marTop w:val="0"/>
                          <w:marBottom w:val="0"/>
                          <w:divBdr>
                            <w:top w:val="none" w:sz="0" w:space="0" w:color="auto"/>
                            <w:left w:val="none" w:sz="0" w:space="0" w:color="auto"/>
                            <w:bottom w:val="none" w:sz="0" w:space="0" w:color="auto"/>
                            <w:right w:val="none" w:sz="0" w:space="0" w:color="auto"/>
                          </w:divBdr>
                        </w:div>
                        <w:div w:id="927887730">
                          <w:marLeft w:val="0"/>
                          <w:marRight w:val="0"/>
                          <w:marTop w:val="0"/>
                          <w:marBottom w:val="0"/>
                          <w:divBdr>
                            <w:top w:val="none" w:sz="0" w:space="0" w:color="auto"/>
                            <w:left w:val="none" w:sz="0" w:space="0" w:color="auto"/>
                            <w:bottom w:val="none" w:sz="0" w:space="0" w:color="auto"/>
                            <w:right w:val="none" w:sz="0" w:space="0" w:color="auto"/>
                          </w:divBdr>
                        </w:div>
                        <w:div w:id="1791631162">
                          <w:marLeft w:val="0"/>
                          <w:marRight w:val="0"/>
                          <w:marTop w:val="0"/>
                          <w:marBottom w:val="0"/>
                          <w:divBdr>
                            <w:top w:val="none" w:sz="0" w:space="0" w:color="auto"/>
                            <w:left w:val="none" w:sz="0" w:space="0" w:color="auto"/>
                            <w:bottom w:val="none" w:sz="0" w:space="0" w:color="auto"/>
                            <w:right w:val="none" w:sz="0" w:space="0" w:color="auto"/>
                          </w:divBdr>
                        </w:div>
                        <w:div w:id="155733132">
                          <w:marLeft w:val="0"/>
                          <w:marRight w:val="0"/>
                          <w:marTop w:val="0"/>
                          <w:marBottom w:val="300"/>
                          <w:divBdr>
                            <w:top w:val="single" w:sz="6" w:space="15" w:color="D7D7D7"/>
                            <w:left w:val="single" w:sz="6" w:space="15" w:color="D7D7D7"/>
                            <w:bottom w:val="single" w:sz="6" w:space="15" w:color="D7D7D7"/>
                            <w:right w:val="single" w:sz="6" w:space="15" w:color="D7D7D7"/>
                          </w:divBdr>
                          <w:divsChild>
                            <w:div w:id="162357091">
                              <w:marLeft w:val="0"/>
                              <w:marRight w:val="0"/>
                              <w:marTop w:val="0"/>
                              <w:marBottom w:val="0"/>
                              <w:divBdr>
                                <w:top w:val="none" w:sz="0" w:space="0" w:color="auto"/>
                                <w:left w:val="none" w:sz="0" w:space="0" w:color="auto"/>
                                <w:bottom w:val="none" w:sz="0" w:space="0" w:color="auto"/>
                                <w:right w:val="none" w:sz="0" w:space="0" w:color="auto"/>
                              </w:divBdr>
                              <w:divsChild>
                                <w:div w:id="1617835062">
                                  <w:marLeft w:val="0"/>
                                  <w:marRight w:val="0"/>
                                  <w:marTop w:val="0"/>
                                  <w:marBottom w:val="0"/>
                                  <w:divBdr>
                                    <w:top w:val="none" w:sz="0" w:space="0" w:color="auto"/>
                                    <w:left w:val="none" w:sz="0" w:space="0" w:color="auto"/>
                                    <w:bottom w:val="none" w:sz="0" w:space="0" w:color="auto"/>
                                    <w:right w:val="none" w:sz="0" w:space="0" w:color="auto"/>
                                  </w:divBdr>
                                  <w:divsChild>
                                    <w:div w:id="2143301508">
                                      <w:marLeft w:val="0"/>
                                      <w:marRight w:val="0"/>
                                      <w:marTop w:val="0"/>
                                      <w:marBottom w:val="60"/>
                                      <w:divBdr>
                                        <w:top w:val="none" w:sz="0" w:space="0" w:color="auto"/>
                                        <w:left w:val="none" w:sz="0" w:space="0" w:color="auto"/>
                                        <w:bottom w:val="none" w:sz="0" w:space="0" w:color="auto"/>
                                        <w:right w:val="none" w:sz="0" w:space="0" w:color="auto"/>
                                      </w:divBdr>
                                    </w:div>
                                  </w:divsChild>
                                </w:div>
                                <w:div w:id="400638345">
                                  <w:marLeft w:val="0"/>
                                  <w:marRight w:val="0"/>
                                  <w:marTop w:val="0"/>
                                  <w:marBottom w:val="0"/>
                                  <w:divBdr>
                                    <w:top w:val="none" w:sz="0" w:space="0" w:color="auto"/>
                                    <w:left w:val="none" w:sz="0" w:space="0" w:color="auto"/>
                                    <w:bottom w:val="none" w:sz="0" w:space="0" w:color="auto"/>
                                    <w:right w:val="none" w:sz="0" w:space="0" w:color="auto"/>
                                  </w:divBdr>
                                </w:div>
                                <w:div w:id="10166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9665">
                          <w:marLeft w:val="0"/>
                          <w:marRight w:val="0"/>
                          <w:marTop w:val="0"/>
                          <w:marBottom w:val="0"/>
                          <w:divBdr>
                            <w:top w:val="none" w:sz="0" w:space="0" w:color="auto"/>
                            <w:left w:val="none" w:sz="0" w:space="0" w:color="auto"/>
                            <w:bottom w:val="none" w:sz="0" w:space="0" w:color="auto"/>
                            <w:right w:val="none" w:sz="0" w:space="0" w:color="auto"/>
                          </w:divBdr>
                          <w:divsChild>
                            <w:div w:id="997807499">
                              <w:marLeft w:val="0"/>
                              <w:marRight w:val="0"/>
                              <w:marTop w:val="0"/>
                              <w:marBottom w:val="0"/>
                              <w:divBdr>
                                <w:top w:val="none" w:sz="0" w:space="0" w:color="auto"/>
                                <w:left w:val="none" w:sz="0" w:space="0" w:color="auto"/>
                                <w:bottom w:val="none" w:sz="0" w:space="0" w:color="auto"/>
                                <w:right w:val="none" w:sz="0" w:space="0" w:color="auto"/>
                              </w:divBdr>
                            </w:div>
                            <w:div w:id="1195314321">
                              <w:marLeft w:val="0"/>
                              <w:marRight w:val="0"/>
                              <w:marTop w:val="0"/>
                              <w:marBottom w:val="0"/>
                              <w:divBdr>
                                <w:top w:val="none" w:sz="0" w:space="0" w:color="auto"/>
                                <w:left w:val="none" w:sz="0" w:space="0" w:color="auto"/>
                                <w:bottom w:val="none" w:sz="0" w:space="0" w:color="auto"/>
                                <w:right w:val="none" w:sz="0" w:space="0" w:color="auto"/>
                              </w:divBdr>
                            </w:div>
                            <w:div w:id="702285670">
                              <w:marLeft w:val="0"/>
                              <w:marRight w:val="0"/>
                              <w:marTop w:val="0"/>
                              <w:marBottom w:val="0"/>
                              <w:divBdr>
                                <w:top w:val="none" w:sz="0" w:space="0" w:color="auto"/>
                                <w:left w:val="none" w:sz="0" w:space="0" w:color="auto"/>
                                <w:bottom w:val="none" w:sz="0" w:space="0" w:color="auto"/>
                                <w:right w:val="none" w:sz="0" w:space="0" w:color="auto"/>
                              </w:divBdr>
                            </w:div>
                            <w:div w:id="1017468633">
                              <w:marLeft w:val="0"/>
                              <w:marRight w:val="0"/>
                              <w:marTop w:val="0"/>
                              <w:marBottom w:val="0"/>
                              <w:divBdr>
                                <w:top w:val="none" w:sz="0" w:space="0" w:color="auto"/>
                                <w:left w:val="none" w:sz="0" w:space="0" w:color="auto"/>
                                <w:bottom w:val="none" w:sz="0" w:space="0" w:color="auto"/>
                                <w:right w:val="none" w:sz="0" w:space="0" w:color="auto"/>
                              </w:divBdr>
                              <w:divsChild>
                                <w:div w:id="12599455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3112882">
                                      <w:marLeft w:val="0"/>
                                      <w:marRight w:val="0"/>
                                      <w:marTop w:val="0"/>
                                      <w:marBottom w:val="0"/>
                                      <w:divBdr>
                                        <w:top w:val="none" w:sz="0" w:space="0" w:color="auto"/>
                                        <w:left w:val="none" w:sz="0" w:space="0" w:color="auto"/>
                                        <w:bottom w:val="none" w:sz="0" w:space="0" w:color="auto"/>
                                        <w:right w:val="none" w:sz="0" w:space="0" w:color="auto"/>
                                      </w:divBdr>
                                      <w:divsChild>
                                        <w:div w:id="17503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90327">
                              <w:marLeft w:val="0"/>
                              <w:marRight w:val="0"/>
                              <w:marTop w:val="0"/>
                              <w:marBottom w:val="0"/>
                              <w:divBdr>
                                <w:top w:val="none" w:sz="0" w:space="0" w:color="auto"/>
                                <w:left w:val="none" w:sz="0" w:space="0" w:color="auto"/>
                                <w:bottom w:val="none" w:sz="0" w:space="0" w:color="auto"/>
                                <w:right w:val="none" w:sz="0" w:space="0" w:color="auto"/>
                              </w:divBdr>
                            </w:div>
                          </w:divsChild>
                        </w:div>
                        <w:div w:id="1171604241">
                          <w:marLeft w:val="0"/>
                          <w:marRight w:val="0"/>
                          <w:marTop w:val="0"/>
                          <w:marBottom w:val="0"/>
                          <w:divBdr>
                            <w:top w:val="none" w:sz="0" w:space="0" w:color="auto"/>
                            <w:left w:val="none" w:sz="0" w:space="0" w:color="auto"/>
                            <w:bottom w:val="none" w:sz="0" w:space="0" w:color="auto"/>
                            <w:right w:val="none" w:sz="0" w:space="0" w:color="auto"/>
                          </w:divBdr>
                          <w:divsChild>
                            <w:div w:id="1231112246">
                              <w:marLeft w:val="0"/>
                              <w:marRight w:val="0"/>
                              <w:marTop w:val="0"/>
                              <w:marBottom w:val="0"/>
                              <w:divBdr>
                                <w:top w:val="none" w:sz="0" w:space="0" w:color="auto"/>
                                <w:left w:val="none" w:sz="0" w:space="0" w:color="auto"/>
                                <w:bottom w:val="none" w:sz="0" w:space="0" w:color="auto"/>
                                <w:right w:val="none" w:sz="0" w:space="0" w:color="auto"/>
                              </w:divBdr>
                            </w:div>
                            <w:div w:id="1764914943">
                              <w:marLeft w:val="0"/>
                              <w:marRight w:val="0"/>
                              <w:marTop w:val="0"/>
                              <w:marBottom w:val="0"/>
                              <w:divBdr>
                                <w:top w:val="none" w:sz="0" w:space="0" w:color="auto"/>
                                <w:left w:val="none" w:sz="0" w:space="0" w:color="auto"/>
                                <w:bottom w:val="none" w:sz="0" w:space="0" w:color="auto"/>
                                <w:right w:val="none" w:sz="0" w:space="0" w:color="auto"/>
                              </w:divBdr>
                            </w:div>
                            <w:div w:id="2041083875">
                              <w:marLeft w:val="0"/>
                              <w:marRight w:val="0"/>
                              <w:marTop w:val="0"/>
                              <w:marBottom w:val="0"/>
                              <w:divBdr>
                                <w:top w:val="none" w:sz="0" w:space="0" w:color="auto"/>
                                <w:left w:val="none" w:sz="0" w:space="0" w:color="auto"/>
                                <w:bottom w:val="none" w:sz="0" w:space="0" w:color="auto"/>
                                <w:right w:val="none" w:sz="0" w:space="0" w:color="auto"/>
                              </w:divBdr>
                              <w:divsChild>
                                <w:div w:id="19207450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9883319">
                                      <w:marLeft w:val="0"/>
                                      <w:marRight w:val="0"/>
                                      <w:marTop w:val="0"/>
                                      <w:marBottom w:val="0"/>
                                      <w:divBdr>
                                        <w:top w:val="none" w:sz="0" w:space="0" w:color="auto"/>
                                        <w:left w:val="none" w:sz="0" w:space="0" w:color="auto"/>
                                        <w:bottom w:val="none" w:sz="0" w:space="0" w:color="auto"/>
                                        <w:right w:val="none" w:sz="0" w:space="0" w:color="auto"/>
                                      </w:divBdr>
                                      <w:divsChild>
                                        <w:div w:id="9330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02204">
                              <w:marLeft w:val="0"/>
                              <w:marRight w:val="0"/>
                              <w:marTop w:val="0"/>
                              <w:marBottom w:val="0"/>
                              <w:divBdr>
                                <w:top w:val="none" w:sz="0" w:space="0" w:color="auto"/>
                                <w:left w:val="none" w:sz="0" w:space="0" w:color="auto"/>
                                <w:bottom w:val="none" w:sz="0" w:space="0" w:color="auto"/>
                                <w:right w:val="none" w:sz="0" w:space="0" w:color="auto"/>
                              </w:divBdr>
                            </w:div>
                            <w:div w:id="1832788524">
                              <w:marLeft w:val="0"/>
                              <w:marRight w:val="0"/>
                              <w:marTop w:val="0"/>
                              <w:marBottom w:val="0"/>
                              <w:divBdr>
                                <w:top w:val="none" w:sz="0" w:space="0" w:color="auto"/>
                                <w:left w:val="none" w:sz="0" w:space="0" w:color="auto"/>
                                <w:bottom w:val="none" w:sz="0" w:space="0" w:color="auto"/>
                                <w:right w:val="none" w:sz="0" w:space="0" w:color="auto"/>
                              </w:divBdr>
                              <w:divsChild>
                                <w:div w:id="45942309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62117249">
                                      <w:marLeft w:val="0"/>
                                      <w:marRight w:val="0"/>
                                      <w:marTop w:val="0"/>
                                      <w:marBottom w:val="0"/>
                                      <w:divBdr>
                                        <w:top w:val="none" w:sz="0" w:space="0" w:color="auto"/>
                                        <w:left w:val="none" w:sz="0" w:space="0" w:color="auto"/>
                                        <w:bottom w:val="none" w:sz="0" w:space="0" w:color="auto"/>
                                        <w:right w:val="none" w:sz="0" w:space="0" w:color="auto"/>
                                      </w:divBdr>
                                      <w:divsChild>
                                        <w:div w:id="16845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143880">
                              <w:marLeft w:val="0"/>
                              <w:marRight w:val="0"/>
                              <w:marTop w:val="0"/>
                              <w:marBottom w:val="0"/>
                              <w:divBdr>
                                <w:top w:val="none" w:sz="0" w:space="0" w:color="auto"/>
                                <w:left w:val="none" w:sz="0" w:space="0" w:color="auto"/>
                                <w:bottom w:val="none" w:sz="0" w:space="0" w:color="auto"/>
                                <w:right w:val="none" w:sz="0" w:space="0" w:color="auto"/>
                              </w:divBdr>
                            </w:div>
                          </w:divsChild>
                        </w:div>
                        <w:div w:id="921329304">
                          <w:marLeft w:val="0"/>
                          <w:marRight w:val="0"/>
                          <w:marTop w:val="0"/>
                          <w:marBottom w:val="0"/>
                          <w:divBdr>
                            <w:top w:val="none" w:sz="0" w:space="0" w:color="auto"/>
                            <w:left w:val="none" w:sz="0" w:space="0" w:color="auto"/>
                            <w:bottom w:val="none" w:sz="0" w:space="0" w:color="auto"/>
                            <w:right w:val="none" w:sz="0" w:space="0" w:color="auto"/>
                          </w:divBdr>
                          <w:divsChild>
                            <w:div w:id="147938153">
                              <w:marLeft w:val="0"/>
                              <w:marRight w:val="0"/>
                              <w:marTop w:val="0"/>
                              <w:marBottom w:val="0"/>
                              <w:divBdr>
                                <w:top w:val="none" w:sz="0" w:space="0" w:color="auto"/>
                                <w:left w:val="none" w:sz="0" w:space="0" w:color="auto"/>
                                <w:bottom w:val="none" w:sz="0" w:space="0" w:color="auto"/>
                                <w:right w:val="none" w:sz="0" w:space="0" w:color="auto"/>
                              </w:divBdr>
                            </w:div>
                            <w:div w:id="1352797424">
                              <w:marLeft w:val="0"/>
                              <w:marRight w:val="0"/>
                              <w:marTop w:val="0"/>
                              <w:marBottom w:val="0"/>
                              <w:divBdr>
                                <w:top w:val="none" w:sz="0" w:space="0" w:color="auto"/>
                                <w:left w:val="none" w:sz="0" w:space="0" w:color="auto"/>
                                <w:bottom w:val="none" w:sz="0" w:space="0" w:color="auto"/>
                                <w:right w:val="none" w:sz="0" w:space="0" w:color="auto"/>
                              </w:divBdr>
                              <w:divsChild>
                                <w:div w:id="21226458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262497650">
                                      <w:marLeft w:val="0"/>
                                      <w:marRight w:val="0"/>
                                      <w:marTop w:val="0"/>
                                      <w:marBottom w:val="0"/>
                                      <w:divBdr>
                                        <w:top w:val="none" w:sz="0" w:space="0" w:color="auto"/>
                                        <w:left w:val="none" w:sz="0" w:space="0" w:color="auto"/>
                                        <w:bottom w:val="none" w:sz="0" w:space="0" w:color="auto"/>
                                        <w:right w:val="none" w:sz="0" w:space="0" w:color="auto"/>
                                      </w:divBdr>
                                      <w:divsChild>
                                        <w:div w:id="19720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59402">
                              <w:marLeft w:val="0"/>
                              <w:marRight w:val="0"/>
                              <w:marTop w:val="0"/>
                              <w:marBottom w:val="0"/>
                              <w:divBdr>
                                <w:top w:val="none" w:sz="0" w:space="0" w:color="auto"/>
                                <w:left w:val="none" w:sz="0" w:space="0" w:color="auto"/>
                                <w:bottom w:val="none" w:sz="0" w:space="0" w:color="auto"/>
                                <w:right w:val="none" w:sz="0" w:space="0" w:color="auto"/>
                              </w:divBdr>
                            </w:div>
                            <w:div w:id="686834342">
                              <w:marLeft w:val="0"/>
                              <w:marRight w:val="0"/>
                              <w:marTop w:val="0"/>
                              <w:marBottom w:val="0"/>
                              <w:divBdr>
                                <w:top w:val="none" w:sz="0" w:space="0" w:color="auto"/>
                                <w:left w:val="none" w:sz="0" w:space="0" w:color="auto"/>
                                <w:bottom w:val="none" w:sz="0" w:space="0" w:color="auto"/>
                                <w:right w:val="none" w:sz="0" w:space="0" w:color="auto"/>
                              </w:divBdr>
                              <w:divsChild>
                                <w:div w:id="11983506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22348864">
                                      <w:marLeft w:val="0"/>
                                      <w:marRight w:val="0"/>
                                      <w:marTop w:val="0"/>
                                      <w:marBottom w:val="0"/>
                                      <w:divBdr>
                                        <w:top w:val="none" w:sz="0" w:space="0" w:color="auto"/>
                                        <w:left w:val="none" w:sz="0" w:space="0" w:color="auto"/>
                                        <w:bottom w:val="none" w:sz="0" w:space="0" w:color="auto"/>
                                        <w:right w:val="none" w:sz="0" w:space="0" w:color="auto"/>
                                      </w:divBdr>
                                      <w:divsChild>
                                        <w:div w:id="5293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87715">
                              <w:marLeft w:val="0"/>
                              <w:marRight w:val="0"/>
                              <w:marTop w:val="0"/>
                              <w:marBottom w:val="0"/>
                              <w:divBdr>
                                <w:top w:val="none" w:sz="0" w:space="0" w:color="auto"/>
                                <w:left w:val="none" w:sz="0" w:space="0" w:color="auto"/>
                                <w:bottom w:val="none" w:sz="0" w:space="0" w:color="auto"/>
                                <w:right w:val="none" w:sz="0" w:space="0" w:color="auto"/>
                              </w:divBdr>
                            </w:div>
                            <w:div w:id="1814056482">
                              <w:marLeft w:val="0"/>
                              <w:marRight w:val="0"/>
                              <w:marTop w:val="0"/>
                              <w:marBottom w:val="0"/>
                              <w:divBdr>
                                <w:top w:val="none" w:sz="0" w:space="0" w:color="auto"/>
                                <w:left w:val="none" w:sz="0" w:space="0" w:color="auto"/>
                                <w:bottom w:val="none" w:sz="0" w:space="0" w:color="auto"/>
                                <w:right w:val="none" w:sz="0" w:space="0" w:color="auto"/>
                              </w:divBdr>
                              <w:divsChild>
                                <w:div w:id="11626982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85119245">
                                      <w:marLeft w:val="0"/>
                                      <w:marRight w:val="0"/>
                                      <w:marTop w:val="0"/>
                                      <w:marBottom w:val="0"/>
                                      <w:divBdr>
                                        <w:top w:val="none" w:sz="0" w:space="0" w:color="auto"/>
                                        <w:left w:val="none" w:sz="0" w:space="0" w:color="auto"/>
                                        <w:bottom w:val="none" w:sz="0" w:space="0" w:color="auto"/>
                                        <w:right w:val="none" w:sz="0" w:space="0" w:color="auto"/>
                                      </w:divBdr>
                                      <w:divsChild>
                                        <w:div w:id="3990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64966">
                              <w:marLeft w:val="0"/>
                              <w:marRight w:val="0"/>
                              <w:marTop w:val="0"/>
                              <w:marBottom w:val="0"/>
                              <w:divBdr>
                                <w:top w:val="none" w:sz="0" w:space="0" w:color="auto"/>
                                <w:left w:val="none" w:sz="0" w:space="0" w:color="auto"/>
                                <w:bottom w:val="none" w:sz="0" w:space="0" w:color="auto"/>
                                <w:right w:val="none" w:sz="0" w:space="0" w:color="auto"/>
                              </w:divBdr>
                            </w:div>
                            <w:div w:id="1022629015">
                              <w:marLeft w:val="0"/>
                              <w:marRight w:val="0"/>
                              <w:marTop w:val="0"/>
                              <w:marBottom w:val="0"/>
                              <w:divBdr>
                                <w:top w:val="none" w:sz="0" w:space="0" w:color="auto"/>
                                <w:left w:val="none" w:sz="0" w:space="0" w:color="auto"/>
                                <w:bottom w:val="none" w:sz="0" w:space="0" w:color="auto"/>
                                <w:right w:val="none" w:sz="0" w:space="0" w:color="auto"/>
                              </w:divBdr>
                              <w:divsChild>
                                <w:div w:id="11702164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8636608">
                                      <w:marLeft w:val="0"/>
                                      <w:marRight w:val="0"/>
                                      <w:marTop w:val="0"/>
                                      <w:marBottom w:val="0"/>
                                      <w:divBdr>
                                        <w:top w:val="none" w:sz="0" w:space="0" w:color="auto"/>
                                        <w:left w:val="none" w:sz="0" w:space="0" w:color="auto"/>
                                        <w:bottom w:val="none" w:sz="0" w:space="0" w:color="auto"/>
                                        <w:right w:val="none" w:sz="0" w:space="0" w:color="auto"/>
                                      </w:divBdr>
                                      <w:divsChild>
                                        <w:div w:id="14119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9448">
                              <w:marLeft w:val="0"/>
                              <w:marRight w:val="0"/>
                              <w:marTop w:val="0"/>
                              <w:marBottom w:val="0"/>
                              <w:divBdr>
                                <w:top w:val="none" w:sz="0" w:space="0" w:color="auto"/>
                                <w:left w:val="none" w:sz="0" w:space="0" w:color="auto"/>
                                <w:bottom w:val="none" w:sz="0" w:space="0" w:color="auto"/>
                                <w:right w:val="none" w:sz="0" w:space="0" w:color="auto"/>
                              </w:divBdr>
                            </w:div>
                            <w:div w:id="1588926947">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sChild>
                </w:div>
                <w:div w:id="995691123">
                  <w:marLeft w:val="0"/>
                  <w:marRight w:val="0"/>
                  <w:marTop w:val="0"/>
                  <w:marBottom w:val="0"/>
                  <w:divBdr>
                    <w:top w:val="none" w:sz="0" w:space="0" w:color="auto"/>
                    <w:left w:val="none" w:sz="0" w:space="0" w:color="auto"/>
                    <w:bottom w:val="none" w:sz="0" w:space="0" w:color="auto"/>
                    <w:right w:val="none" w:sz="0" w:space="0" w:color="auto"/>
                  </w:divBdr>
                  <w:divsChild>
                    <w:div w:id="902645870">
                      <w:marLeft w:val="0"/>
                      <w:marRight w:val="0"/>
                      <w:marTop w:val="0"/>
                      <w:marBottom w:val="0"/>
                      <w:divBdr>
                        <w:top w:val="none" w:sz="0" w:space="0" w:color="auto"/>
                        <w:left w:val="none" w:sz="0" w:space="0" w:color="auto"/>
                        <w:bottom w:val="none" w:sz="0" w:space="0" w:color="auto"/>
                        <w:right w:val="none" w:sz="0" w:space="0" w:color="auto"/>
                      </w:divBdr>
                    </w:div>
                    <w:div w:id="1866401170">
                      <w:marLeft w:val="0"/>
                      <w:marRight w:val="0"/>
                      <w:marTop w:val="0"/>
                      <w:marBottom w:val="0"/>
                      <w:divBdr>
                        <w:top w:val="none" w:sz="0" w:space="0" w:color="auto"/>
                        <w:left w:val="none" w:sz="0" w:space="0" w:color="auto"/>
                        <w:bottom w:val="none" w:sz="0" w:space="0" w:color="auto"/>
                        <w:right w:val="none" w:sz="0" w:space="0" w:color="auto"/>
                      </w:divBdr>
                      <w:divsChild>
                        <w:div w:id="873467464">
                          <w:marLeft w:val="0"/>
                          <w:marRight w:val="0"/>
                          <w:marTop w:val="0"/>
                          <w:marBottom w:val="0"/>
                          <w:divBdr>
                            <w:top w:val="none" w:sz="0" w:space="0" w:color="auto"/>
                            <w:left w:val="none" w:sz="0" w:space="0" w:color="auto"/>
                            <w:bottom w:val="none" w:sz="0" w:space="0" w:color="auto"/>
                            <w:right w:val="none" w:sz="0" w:space="0" w:color="auto"/>
                          </w:divBdr>
                        </w:div>
                        <w:div w:id="1641878542">
                          <w:marLeft w:val="0"/>
                          <w:marRight w:val="0"/>
                          <w:marTop w:val="0"/>
                          <w:marBottom w:val="0"/>
                          <w:divBdr>
                            <w:top w:val="none" w:sz="0" w:space="0" w:color="auto"/>
                            <w:left w:val="none" w:sz="0" w:space="0" w:color="auto"/>
                            <w:bottom w:val="none" w:sz="0" w:space="0" w:color="auto"/>
                            <w:right w:val="none" w:sz="0" w:space="0" w:color="auto"/>
                          </w:divBdr>
                        </w:div>
                        <w:div w:id="1956525385">
                          <w:marLeft w:val="0"/>
                          <w:marRight w:val="0"/>
                          <w:marTop w:val="0"/>
                          <w:marBottom w:val="0"/>
                          <w:divBdr>
                            <w:top w:val="none" w:sz="0" w:space="0" w:color="auto"/>
                            <w:left w:val="none" w:sz="0" w:space="0" w:color="auto"/>
                            <w:bottom w:val="none" w:sz="0" w:space="0" w:color="auto"/>
                            <w:right w:val="none" w:sz="0" w:space="0" w:color="auto"/>
                          </w:divBdr>
                        </w:div>
                        <w:div w:id="2021882267">
                          <w:marLeft w:val="0"/>
                          <w:marRight w:val="0"/>
                          <w:marTop w:val="0"/>
                          <w:marBottom w:val="0"/>
                          <w:divBdr>
                            <w:top w:val="none" w:sz="0" w:space="0" w:color="auto"/>
                            <w:left w:val="none" w:sz="0" w:space="0" w:color="auto"/>
                            <w:bottom w:val="none" w:sz="0" w:space="0" w:color="auto"/>
                            <w:right w:val="none" w:sz="0" w:space="0" w:color="auto"/>
                          </w:divBdr>
                          <w:divsChild>
                            <w:div w:id="1016075583">
                              <w:marLeft w:val="0"/>
                              <w:marRight w:val="0"/>
                              <w:marTop w:val="0"/>
                              <w:marBottom w:val="0"/>
                              <w:divBdr>
                                <w:top w:val="none" w:sz="0" w:space="0" w:color="auto"/>
                                <w:left w:val="none" w:sz="0" w:space="0" w:color="auto"/>
                                <w:bottom w:val="none" w:sz="0" w:space="0" w:color="auto"/>
                                <w:right w:val="none" w:sz="0" w:space="0" w:color="auto"/>
                              </w:divBdr>
                            </w:div>
                            <w:div w:id="1169906618">
                              <w:marLeft w:val="0"/>
                              <w:marRight w:val="0"/>
                              <w:marTop w:val="0"/>
                              <w:marBottom w:val="0"/>
                              <w:divBdr>
                                <w:top w:val="none" w:sz="0" w:space="0" w:color="auto"/>
                                <w:left w:val="none" w:sz="0" w:space="0" w:color="auto"/>
                                <w:bottom w:val="none" w:sz="0" w:space="0" w:color="auto"/>
                                <w:right w:val="none" w:sz="0" w:space="0" w:color="auto"/>
                              </w:divBdr>
                              <w:divsChild>
                                <w:div w:id="16054601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26451783">
                                      <w:marLeft w:val="0"/>
                                      <w:marRight w:val="0"/>
                                      <w:marTop w:val="0"/>
                                      <w:marBottom w:val="0"/>
                                      <w:divBdr>
                                        <w:top w:val="none" w:sz="0" w:space="0" w:color="auto"/>
                                        <w:left w:val="none" w:sz="0" w:space="0" w:color="auto"/>
                                        <w:bottom w:val="none" w:sz="0" w:space="0" w:color="auto"/>
                                        <w:right w:val="none" w:sz="0" w:space="0" w:color="auto"/>
                                      </w:divBdr>
                                      <w:divsChild>
                                        <w:div w:id="3209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351211">
                              <w:marLeft w:val="0"/>
                              <w:marRight w:val="0"/>
                              <w:marTop w:val="0"/>
                              <w:marBottom w:val="0"/>
                              <w:divBdr>
                                <w:top w:val="none" w:sz="0" w:space="0" w:color="auto"/>
                                <w:left w:val="none" w:sz="0" w:space="0" w:color="auto"/>
                                <w:bottom w:val="none" w:sz="0" w:space="0" w:color="auto"/>
                                <w:right w:val="none" w:sz="0" w:space="0" w:color="auto"/>
                              </w:divBdr>
                            </w:div>
                            <w:div w:id="947733702">
                              <w:marLeft w:val="0"/>
                              <w:marRight w:val="0"/>
                              <w:marTop w:val="0"/>
                              <w:marBottom w:val="0"/>
                              <w:divBdr>
                                <w:top w:val="none" w:sz="0" w:space="0" w:color="auto"/>
                                <w:left w:val="none" w:sz="0" w:space="0" w:color="auto"/>
                                <w:bottom w:val="none" w:sz="0" w:space="0" w:color="auto"/>
                                <w:right w:val="none" w:sz="0" w:space="0" w:color="auto"/>
                              </w:divBdr>
                              <w:divsChild>
                                <w:div w:id="104544076">
                                  <w:marLeft w:val="0"/>
                                  <w:marRight w:val="0"/>
                                  <w:marTop w:val="0"/>
                                  <w:marBottom w:val="0"/>
                                  <w:divBdr>
                                    <w:top w:val="none" w:sz="0" w:space="0" w:color="auto"/>
                                    <w:left w:val="none" w:sz="0" w:space="0" w:color="auto"/>
                                    <w:bottom w:val="none" w:sz="0" w:space="0" w:color="auto"/>
                                    <w:right w:val="none" w:sz="0" w:space="0" w:color="auto"/>
                                  </w:divBdr>
                                </w:div>
                                <w:div w:id="818964902">
                                  <w:marLeft w:val="0"/>
                                  <w:marRight w:val="0"/>
                                  <w:marTop w:val="0"/>
                                  <w:marBottom w:val="0"/>
                                  <w:divBdr>
                                    <w:top w:val="none" w:sz="0" w:space="0" w:color="auto"/>
                                    <w:left w:val="none" w:sz="0" w:space="0" w:color="auto"/>
                                    <w:bottom w:val="none" w:sz="0" w:space="0" w:color="auto"/>
                                    <w:right w:val="none" w:sz="0" w:space="0" w:color="auto"/>
                                  </w:divBdr>
                                  <w:divsChild>
                                    <w:div w:id="9128131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0447220">
                                          <w:marLeft w:val="0"/>
                                          <w:marRight w:val="0"/>
                                          <w:marTop w:val="0"/>
                                          <w:marBottom w:val="0"/>
                                          <w:divBdr>
                                            <w:top w:val="none" w:sz="0" w:space="0" w:color="auto"/>
                                            <w:left w:val="none" w:sz="0" w:space="0" w:color="auto"/>
                                            <w:bottom w:val="none" w:sz="0" w:space="0" w:color="auto"/>
                                            <w:right w:val="none" w:sz="0" w:space="0" w:color="auto"/>
                                          </w:divBdr>
                                          <w:divsChild>
                                            <w:div w:id="20066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416302">
                                  <w:marLeft w:val="0"/>
                                  <w:marRight w:val="0"/>
                                  <w:marTop w:val="0"/>
                                  <w:marBottom w:val="0"/>
                                  <w:divBdr>
                                    <w:top w:val="none" w:sz="0" w:space="0" w:color="auto"/>
                                    <w:left w:val="none" w:sz="0" w:space="0" w:color="auto"/>
                                    <w:bottom w:val="none" w:sz="0" w:space="0" w:color="auto"/>
                                    <w:right w:val="none" w:sz="0" w:space="0" w:color="auto"/>
                                  </w:divBdr>
                                </w:div>
                                <w:div w:id="259290765">
                                  <w:marLeft w:val="0"/>
                                  <w:marRight w:val="0"/>
                                  <w:marTop w:val="0"/>
                                  <w:marBottom w:val="0"/>
                                  <w:divBdr>
                                    <w:top w:val="none" w:sz="0" w:space="0" w:color="auto"/>
                                    <w:left w:val="none" w:sz="0" w:space="0" w:color="auto"/>
                                    <w:bottom w:val="none" w:sz="0" w:space="0" w:color="auto"/>
                                    <w:right w:val="none" w:sz="0" w:space="0" w:color="auto"/>
                                  </w:divBdr>
                                  <w:divsChild>
                                    <w:div w:id="9624260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54511113">
                                          <w:marLeft w:val="0"/>
                                          <w:marRight w:val="0"/>
                                          <w:marTop w:val="0"/>
                                          <w:marBottom w:val="0"/>
                                          <w:divBdr>
                                            <w:top w:val="none" w:sz="0" w:space="0" w:color="auto"/>
                                            <w:left w:val="none" w:sz="0" w:space="0" w:color="auto"/>
                                            <w:bottom w:val="none" w:sz="0" w:space="0" w:color="auto"/>
                                            <w:right w:val="none" w:sz="0" w:space="0" w:color="auto"/>
                                          </w:divBdr>
                                          <w:divsChild>
                                            <w:div w:id="27860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79717">
                                  <w:marLeft w:val="0"/>
                                  <w:marRight w:val="0"/>
                                  <w:marTop w:val="0"/>
                                  <w:marBottom w:val="0"/>
                                  <w:divBdr>
                                    <w:top w:val="none" w:sz="0" w:space="0" w:color="auto"/>
                                    <w:left w:val="none" w:sz="0" w:space="0" w:color="auto"/>
                                    <w:bottom w:val="none" w:sz="0" w:space="0" w:color="auto"/>
                                    <w:right w:val="none" w:sz="0" w:space="0" w:color="auto"/>
                                  </w:divBdr>
                                </w:div>
                                <w:div w:id="1316565188">
                                  <w:marLeft w:val="0"/>
                                  <w:marRight w:val="0"/>
                                  <w:marTop w:val="0"/>
                                  <w:marBottom w:val="0"/>
                                  <w:divBdr>
                                    <w:top w:val="none" w:sz="0" w:space="0" w:color="auto"/>
                                    <w:left w:val="none" w:sz="0" w:space="0" w:color="auto"/>
                                    <w:bottom w:val="none" w:sz="0" w:space="0" w:color="auto"/>
                                    <w:right w:val="none" w:sz="0" w:space="0" w:color="auto"/>
                                  </w:divBdr>
                                  <w:divsChild>
                                    <w:div w:id="189414816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73096899">
                                          <w:marLeft w:val="0"/>
                                          <w:marRight w:val="0"/>
                                          <w:marTop w:val="0"/>
                                          <w:marBottom w:val="0"/>
                                          <w:divBdr>
                                            <w:top w:val="none" w:sz="0" w:space="0" w:color="auto"/>
                                            <w:left w:val="none" w:sz="0" w:space="0" w:color="auto"/>
                                            <w:bottom w:val="none" w:sz="0" w:space="0" w:color="auto"/>
                                            <w:right w:val="none" w:sz="0" w:space="0" w:color="auto"/>
                                          </w:divBdr>
                                          <w:divsChild>
                                            <w:div w:id="17937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91073">
                                  <w:marLeft w:val="0"/>
                                  <w:marRight w:val="0"/>
                                  <w:marTop w:val="0"/>
                                  <w:marBottom w:val="0"/>
                                  <w:divBdr>
                                    <w:top w:val="none" w:sz="0" w:space="0" w:color="auto"/>
                                    <w:left w:val="none" w:sz="0" w:space="0" w:color="auto"/>
                                    <w:bottom w:val="none" w:sz="0" w:space="0" w:color="auto"/>
                                    <w:right w:val="none" w:sz="0" w:space="0" w:color="auto"/>
                                  </w:divBdr>
                                  <w:divsChild>
                                    <w:div w:id="1854954371">
                                      <w:marLeft w:val="0"/>
                                      <w:marRight w:val="0"/>
                                      <w:marTop w:val="0"/>
                                      <w:marBottom w:val="60"/>
                                      <w:divBdr>
                                        <w:top w:val="none" w:sz="0" w:space="0" w:color="auto"/>
                                        <w:left w:val="none" w:sz="0" w:space="0" w:color="auto"/>
                                        <w:bottom w:val="none" w:sz="0" w:space="0" w:color="auto"/>
                                        <w:right w:val="none" w:sz="0" w:space="0" w:color="auto"/>
                                      </w:divBdr>
                                    </w:div>
                                    <w:div w:id="1597707503">
                                      <w:marLeft w:val="0"/>
                                      <w:marRight w:val="0"/>
                                      <w:marTop w:val="0"/>
                                      <w:marBottom w:val="0"/>
                                      <w:divBdr>
                                        <w:top w:val="none" w:sz="0" w:space="0" w:color="auto"/>
                                        <w:left w:val="none" w:sz="0" w:space="0" w:color="auto"/>
                                        <w:bottom w:val="none" w:sz="0" w:space="0" w:color="auto"/>
                                        <w:right w:val="none" w:sz="0" w:space="0" w:color="auto"/>
                                      </w:divBdr>
                                      <w:divsChild>
                                        <w:div w:id="1368021913">
                                          <w:marLeft w:val="0"/>
                                          <w:marRight w:val="0"/>
                                          <w:marTop w:val="0"/>
                                          <w:marBottom w:val="0"/>
                                          <w:divBdr>
                                            <w:top w:val="none" w:sz="0" w:space="0" w:color="auto"/>
                                            <w:left w:val="none" w:sz="0" w:space="0" w:color="auto"/>
                                            <w:bottom w:val="none" w:sz="0" w:space="0" w:color="auto"/>
                                            <w:right w:val="none" w:sz="0" w:space="0" w:color="auto"/>
                                          </w:divBdr>
                                        </w:div>
                                        <w:div w:id="404424173">
                                          <w:marLeft w:val="0"/>
                                          <w:marRight w:val="0"/>
                                          <w:marTop w:val="0"/>
                                          <w:marBottom w:val="0"/>
                                          <w:divBdr>
                                            <w:top w:val="none" w:sz="0" w:space="0" w:color="auto"/>
                                            <w:left w:val="none" w:sz="0" w:space="0" w:color="auto"/>
                                            <w:bottom w:val="none" w:sz="0" w:space="0" w:color="auto"/>
                                            <w:right w:val="none" w:sz="0" w:space="0" w:color="auto"/>
                                          </w:divBdr>
                                          <w:divsChild>
                                            <w:div w:id="15867632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80532015">
                                                  <w:marLeft w:val="0"/>
                                                  <w:marRight w:val="0"/>
                                                  <w:marTop w:val="0"/>
                                                  <w:marBottom w:val="0"/>
                                                  <w:divBdr>
                                                    <w:top w:val="none" w:sz="0" w:space="0" w:color="auto"/>
                                                    <w:left w:val="none" w:sz="0" w:space="0" w:color="auto"/>
                                                    <w:bottom w:val="none" w:sz="0" w:space="0" w:color="auto"/>
                                                    <w:right w:val="none" w:sz="0" w:space="0" w:color="auto"/>
                                                  </w:divBdr>
                                                  <w:divsChild>
                                                    <w:div w:id="5101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677762">
                                  <w:marLeft w:val="0"/>
                                  <w:marRight w:val="0"/>
                                  <w:marTop w:val="0"/>
                                  <w:marBottom w:val="0"/>
                                  <w:divBdr>
                                    <w:top w:val="none" w:sz="0" w:space="0" w:color="auto"/>
                                    <w:left w:val="none" w:sz="0" w:space="0" w:color="auto"/>
                                    <w:bottom w:val="none" w:sz="0" w:space="0" w:color="auto"/>
                                    <w:right w:val="none" w:sz="0" w:space="0" w:color="auto"/>
                                  </w:divBdr>
                                  <w:divsChild>
                                    <w:div w:id="569853278">
                                      <w:marLeft w:val="0"/>
                                      <w:marRight w:val="0"/>
                                      <w:marTop w:val="0"/>
                                      <w:marBottom w:val="60"/>
                                      <w:divBdr>
                                        <w:top w:val="none" w:sz="0" w:space="0" w:color="auto"/>
                                        <w:left w:val="none" w:sz="0" w:space="0" w:color="auto"/>
                                        <w:bottom w:val="none" w:sz="0" w:space="0" w:color="auto"/>
                                        <w:right w:val="none" w:sz="0" w:space="0" w:color="auto"/>
                                      </w:divBdr>
                                    </w:div>
                                    <w:div w:id="1029068927">
                                      <w:marLeft w:val="0"/>
                                      <w:marRight w:val="0"/>
                                      <w:marTop w:val="0"/>
                                      <w:marBottom w:val="0"/>
                                      <w:divBdr>
                                        <w:top w:val="none" w:sz="0" w:space="0" w:color="auto"/>
                                        <w:left w:val="none" w:sz="0" w:space="0" w:color="auto"/>
                                        <w:bottom w:val="none" w:sz="0" w:space="0" w:color="auto"/>
                                        <w:right w:val="none" w:sz="0" w:space="0" w:color="auto"/>
                                      </w:divBdr>
                                      <w:divsChild>
                                        <w:div w:id="913273159">
                                          <w:marLeft w:val="0"/>
                                          <w:marRight w:val="0"/>
                                          <w:marTop w:val="0"/>
                                          <w:marBottom w:val="0"/>
                                          <w:divBdr>
                                            <w:top w:val="none" w:sz="0" w:space="0" w:color="auto"/>
                                            <w:left w:val="none" w:sz="0" w:space="0" w:color="auto"/>
                                            <w:bottom w:val="none" w:sz="0" w:space="0" w:color="auto"/>
                                            <w:right w:val="none" w:sz="0" w:space="0" w:color="auto"/>
                                          </w:divBdr>
                                        </w:div>
                                        <w:div w:id="1677682897">
                                          <w:marLeft w:val="0"/>
                                          <w:marRight w:val="0"/>
                                          <w:marTop w:val="0"/>
                                          <w:marBottom w:val="0"/>
                                          <w:divBdr>
                                            <w:top w:val="none" w:sz="0" w:space="0" w:color="auto"/>
                                            <w:left w:val="none" w:sz="0" w:space="0" w:color="auto"/>
                                            <w:bottom w:val="none" w:sz="0" w:space="0" w:color="auto"/>
                                            <w:right w:val="none" w:sz="0" w:space="0" w:color="auto"/>
                                          </w:divBdr>
                                          <w:divsChild>
                                            <w:div w:id="19398263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29237217">
                                                  <w:marLeft w:val="0"/>
                                                  <w:marRight w:val="0"/>
                                                  <w:marTop w:val="0"/>
                                                  <w:marBottom w:val="0"/>
                                                  <w:divBdr>
                                                    <w:top w:val="none" w:sz="0" w:space="0" w:color="auto"/>
                                                    <w:left w:val="none" w:sz="0" w:space="0" w:color="auto"/>
                                                    <w:bottom w:val="none" w:sz="0" w:space="0" w:color="auto"/>
                                                    <w:right w:val="none" w:sz="0" w:space="0" w:color="auto"/>
                                                  </w:divBdr>
                                                  <w:divsChild>
                                                    <w:div w:id="18035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06495">
                                          <w:marLeft w:val="0"/>
                                          <w:marRight w:val="0"/>
                                          <w:marTop w:val="0"/>
                                          <w:marBottom w:val="0"/>
                                          <w:divBdr>
                                            <w:top w:val="none" w:sz="0" w:space="0" w:color="auto"/>
                                            <w:left w:val="none" w:sz="0" w:space="0" w:color="auto"/>
                                            <w:bottom w:val="none" w:sz="0" w:space="0" w:color="auto"/>
                                            <w:right w:val="none" w:sz="0" w:space="0" w:color="auto"/>
                                          </w:divBdr>
                                        </w:div>
                                        <w:div w:id="2048023126">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1956667053">
                                  <w:marLeft w:val="0"/>
                                  <w:marRight w:val="0"/>
                                  <w:marTop w:val="0"/>
                                  <w:marBottom w:val="0"/>
                                  <w:divBdr>
                                    <w:top w:val="none" w:sz="0" w:space="0" w:color="auto"/>
                                    <w:left w:val="none" w:sz="0" w:space="0" w:color="auto"/>
                                    <w:bottom w:val="none" w:sz="0" w:space="0" w:color="auto"/>
                                    <w:right w:val="none" w:sz="0" w:space="0" w:color="auto"/>
                                  </w:divBdr>
                                  <w:divsChild>
                                    <w:div w:id="1583643815">
                                      <w:marLeft w:val="0"/>
                                      <w:marRight w:val="0"/>
                                      <w:marTop w:val="0"/>
                                      <w:marBottom w:val="60"/>
                                      <w:divBdr>
                                        <w:top w:val="none" w:sz="0" w:space="0" w:color="auto"/>
                                        <w:left w:val="none" w:sz="0" w:space="0" w:color="auto"/>
                                        <w:bottom w:val="none" w:sz="0" w:space="0" w:color="auto"/>
                                        <w:right w:val="none" w:sz="0" w:space="0" w:color="auto"/>
                                      </w:divBdr>
                                    </w:div>
                                    <w:div w:id="371536576">
                                      <w:marLeft w:val="0"/>
                                      <w:marRight w:val="0"/>
                                      <w:marTop w:val="0"/>
                                      <w:marBottom w:val="0"/>
                                      <w:divBdr>
                                        <w:top w:val="none" w:sz="0" w:space="0" w:color="auto"/>
                                        <w:left w:val="none" w:sz="0" w:space="0" w:color="auto"/>
                                        <w:bottom w:val="none" w:sz="0" w:space="0" w:color="auto"/>
                                        <w:right w:val="none" w:sz="0" w:space="0" w:color="auto"/>
                                      </w:divBdr>
                                      <w:divsChild>
                                        <w:div w:id="1180894127">
                                          <w:marLeft w:val="0"/>
                                          <w:marRight w:val="0"/>
                                          <w:marTop w:val="0"/>
                                          <w:marBottom w:val="0"/>
                                          <w:divBdr>
                                            <w:top w:val="none" w:sz="0" w:space="0" w:color="auto"/>
                                            <w:left w:val="none" w:sz="0" w:space="0" w:color="auto"/>
                                            <w:bottom w:val="none" w:sz="0" w:space="0" w:color="auto"/>
                                            <w:right w:val="none" w:sz="0" w:space="0" w:color="auto"/>
                                          </w:divBdr>
                                        </w:div>
                                        <w:div w:id="615721227">
                                          <w:marLeft w:val="0"/>
                                          <w:marRight w:val="0"/>
                                          <w:marTop w:val="0"/>
                                          <w:marBottom w:val="0"/>
                                          <w:divBdr>
                                            <w:top w:val="none" w:sz="0" w:space="0" w:color="auto"/>
                                            <w:left w:val="none" w:sz="0" w:space="0" w:color="auto"/>
                                            <w:bottom w:val="none" w:sz="0" w:space="0" w:color="auto"/>
                                            <w:right w:val="none" w:sz="0" w:space="0" w:color="auto"/>
                                          </w:divBdr>
                                          <w:divsChild>
                                            <w:div w:id="150912812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41934447">
                                                  <w:marLeft w:val="0"/>
                                                  <w:marRight w:val="0"/>
                                                  <w:marTop w:val="0"/>
                                                  <w:marBottom w:val="0"/>
                                                  <w:divBdr>
                                                    <w:top w:val="none" w:sz="0" w:space="0" w:color="auto"/>
                                                    <w:left w:val="none" w:sz="0" w:space="0" w:color="auto"/>
                                                    <w:bottom w:val="none" w:sz="0" w:space="0" w:color="auto"/>
                                                    <w:right w:val="none" w:sz="0" w:space="0" w:color="auto"/>
                                                  </w:divBdr>
                                                  <w:divsChild>
                                                    <w:div w:id="15179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693495">
                                          <w:marLeft w:val="0"/>
                                          <w:marRight w:val="0"/>
                                          <w:marTop w:val="0"/>
                                          <w:marBottom w:val="0"/>
                                          <w:divBdr>
                                            <w:top w:val="none" w:sz="0" w:space="0" w:color="auto"/>
                                            <w:left w:val="none" w:sz="0" w:space="0" w:color="auto"/>
                                            <w:bottom w:val="none" w:sz="0" w:space="0" w:color="auto"/>
                                            <w:right w:val="none" w:sz="0" w:space="0" w:color="auto"/>
                                          </w:divBdr>
                                        </w:div>
                                        <w:div w:id="898705491">
                                          <w:marLeft w:val="0"/>
                                          <w:marRight w:val="0"/>
                                          <w:marTop w:val="0"/>
                                          <w:marBottom w:val="0"/>
                                          <w:divBdr>
                                            <w:top w:val="none" w:sz="0" w:space="0" w:color="auto"/>
                                            <w:left w:val="none" w:sz="0" w:space="0" w:color="auto"/>
                                            <w:bottom w:val="none" w:sz="0" w:space="0" w:color="auto"/>
                                            <w:right w:val="none" w:sz="0" w:space="0" w:color="auto"/>
                                          </w:divBdr>
                                          <w:divsChild>
                                            <w:div w:id="185803946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25403551">
                                                  <w:marLeft w:val="0"/>
                                                  <w:marRight w:val="0"/>
                                                  <w:marTop w:val="0"/>
                                                  <w:marBottom w:val="0"/>
                                                  <w:divBdr>
                                                    <w:top w:val="none" w:sz="0" w:space="0" w:color="auto"/>
                                                    <w:left w:val="none" w:sz="0" w:space="0" w:color="auto"/>
                                                    <w:bottom w:val="none" w:sz="0" w:space="0" w:color="auto"/>
                                                    <w:right w:val="none" w:sz="0" w:space="0" w:color="auto"/>
                                                  </w:divBdr>
                                                  <w:divsChild>
                                                    <w:div w:id="19332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889253">
                          <w:marLeft w:val="0"/>
                          <w:marRight w:val="0"/>
                          <w:marTop w:val="0"/>
                          <w:marBottom w:val="0"/>
                          <w:divBdr>
                            <w:top w:val="none" w:sz="0" w:space="0" w:color="auto"/>
                            <w:left w:val="none" w:sz="0" w:space="0" w:color="auto"/>
                            <w:bottom w:val="none" w:sz="0" w:space="0" w:color="auto"/>
                            <w:right w:val="none" w:sz="0" w:space="0" w:color="auto"/>
                          </w:divBdr>
                          <w:divsChild>
                            <w:div w:id="1266039935">
                              <w:marLeft w:val="0"/>
                              <w:marRight w:val="0"/>
                              <w:marTop w:val="0"/>
                              <w:marBottom w:val="0"/>
                              <w:divBdr>
                                <w:top w:val="none" w:sz="0" w:space="0" w:color="auto"/>
                                <w:left w:val="none" w:sz="0" w:space="0" w:color="auto"/>
                                <w:bottom w:val="none" w:sz="0" w:space="0" w:color="auto"/>
                                <w:right w:val="none" w:sz="0" w:space="0" w:color="auto"/>
                              </w:divBdr>
                            </w:div>
                            <w:div w:id="1583485022">
                              <w:marLeft w:val="0"/>
                              <w:marRight w:val="0"/>
                              <w:marTop w:val="0"/>
                              <w:marBottom w:val="0"/>
                              <w:divBdr>
                                <w:top w:val="none" w:sz="0" w:space="0" w:color="auto"/>
                                <w:left w:val="none" w:sz="0" w:space="0" w:color="auto"/>
                                <w:bottom w:val="none" w:sz="0" w:space="0" w:color="auto"/>
                                <w:right w:val="none" w:sz="0" w:space="0" w:color="auto"/>
                              </w:divBdr>
                            </w:div>
                            <w:div w:id="1578397219">
                              <w:marLeft w:val="0"/>
                              <w:marRight w:val="0"/>
                              <w:marTop w:val="0"/>
                              <w:marBottom w:val="0"/>
                              <w:divBdr>
                                <w:top w:val="none" w:sz="0" w:space="0" w:color="auto"/>
                                <w:left w:val="none" w:sz="0" w:space="0" w:color="auto"/>
                                <w:bottom w:val="none" w:sz="0" w:space="0" w:color="auto"/>
                                <w:right w:val="none" w:sz="0" w:space="0" w:color="auto"/>
                              </w:divBdr>
                              <w:divsChild>
                                <w:div w:id="17591347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01185270">
                                      <w:marLeft w:val="0"/>
                                      <w:marRight w:val="0"/>
                                      <w:marTop w:val="0"/>
                                      <w:marBottom w:val="0"/>
                                      <w:divBdr>
                                        <w:top w:val="none" w:sz="0" w:space="0" w:color="auto"/>
                                        <w:left w:val="none" w:sz="0" w:space="0" w:color="auto"/>
                                        <w:bottom w:val="none" w:sz="0" w:space="0" w:color="auto"/>
                                        <w:right w:val="none" w:sz="0" w:space="0" w:color="auto"/>
                                      </w:divBdr>
                                      <w:divsChild>
                                        <w:div w:id="18733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99756">
                              <w:marLeft w:val="0"/>
                              <w:marRight w:val="0"/>
                              <w:marTop w:val="0"/>
                              <w:marBottom w:val="0"/>
                              <w:divBdr>
                                <w:top w:val="none" w:sz="0" w:space="0" w:color="auto"/>
                                <w:left w:val="none" w:sz="0" w:space="0" w:color="auto"/>
                                <w:bottom w:val="none" w:sz="0" w:space="0" w:color="auto"/>
                                <w:right w:val="none" w:sz="0" w:space="0" w:color="auto"/>
                              </w:divBdr>
                            </w:div>
                            <w:div w:id="803700731">
                              <w:marLeft w:val="0"/>
                              <w:marRight w:val="0"/>
                              <w:marTop w:val="0"/>
                              <w:marBottom w:val="300"/>
                              <w:divBdr>
                                <w:top w:val="single" w:sz="6" w:space="15" w:color="D7D7D7"/>
                                <w:left w:val="single" w:sz="6" w:space="15" w:color="D7D7D7"/>
                                <w:bottom w:val="single" w:sz="6" w:space="15" w:color="D7D7D7"/>
                                <w:right w:val="single" w:sz="6" w:space="15" w:color="D7D7D7"/>
                              </w:divBdr>
                              <w:divsChild>
                                <w:div w:id="1847745717">
                                  <w:marLeft w:val="0"/>
                                  <w:marRight w:val="0"/>
                                  <w:marTop w:val="0"/>
                                  <w:marBottom w:val="0"/>
                                  <w:divBdr>
                                    <w:top w:val="none" w:sz="0" w:space="0" w:color="auto"/>
                                    <w:left w:val="none" w:sz="0" w:space="0" w:color="auto"/>
                                    <w:bottom w:val="none" w:sz="0" w:space="0" w:color="auto"/>
                                    <w:right w:val="none" w:sz="0" w:space="0" w:color="auto"/>
                                  </w:divBdr>
                                  <w:divsChild>
                                    <w:div w:id="1674915572">
                                      <w:marLeft w:val="0"/>
                                      <w:marRight w:val="0"/>
                                      <w:marTop w:val="0"/>
                                      <w:marBottom w:val="120"/>
                                      <w:divBdr>
                                        <w:top w:val="none" w:sz="0" w:space="0" w:color="auto"/>
                                        <w:left w:val="none" w:sz="0" w:space="0" w:color="auto"/>
                                        <w:bottom w:val="none" w:sz="0" w:space="0" w:color="auto"/>
                                        <w:right w:val="none" w:sz="0" w:space="0" w:color="auto"/>
                                      </w:divBdr>
                                    </w:div>
                                    <w:div w:id="1797093817">
                                      <w:marLeft w:val="0"/>
                                      <w:marRight w:val="0"/>
                                      <w:marTop w:val="0"/>
                                      <w:marBottom w:val="0"/>
                                      <w:divBdr>
                                        <w:top w:val="none" w:sz="0" w:space="0" w:color="auto"/>
                                        <w:left w:val="none" w:sz="0" w:space="0" w:color="auto"/>
                                        <w:bottom w:val="none" w:sz="0" w:space="0" w:color="auto"/>
                                        <w:right w:val="none" w:sz="0" w:space="0" w:color="auto"/>
                                      </w:divBdr>
                                    </w:div>
                                    <w:div w:id="1471242606">
                                      <w:marLeft w:val="0"/>
                                      <w:marRight w:val="0"/>
                                      <w:marTop w:val="0"/>
                                      <w:marBottom w:val="0"/>
                                      <w:divBdr>
                                        <w:top w:val="none" w:sz="0" w:space="0" w:color="auto"/>
                                        <w:left w:val="none" w:sz="0" w:space="0" w:color="auto"/>
                                        <w:bottom w:val="none" w:sz="0" w:space="0" w:color="auto"/>
                                        <w:right w:val="none" w:sz="0" w:space="0" w:color="auto"/>
                                      </w:divBdr>
                                    </w:div>
                                    <w:div w:id="1822767989">
                                      <w:marLeft w:val="0"/>
                                      <w:marRight w:val="0"/>
                                      <w:marTop w:val="0"/>
                                      <w:marBottom w:val="0"/>
                                      <w:divBdr>
                                        <w:top w:val="none" w:sz="0" w:space="0" w:color="auto"/>
                                        <w:left w:val="none" w:sz="0" w:space="0" w:color="auto"/>
                                        <w:bottom w:val="none" w:sz="0" w:space="0" w:color="auto"/>
                                        <w:right w:val="none" w:sz="0" w:space="0" w:color="auto"/>
                                      </w:divBdr>
                                    </w:div>
                                    <w:div w:id="2796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841021">
                          <w:marLeft w:val="0"/>
                          <w:marRight w:val="0"/>
                          <w:marTop w:val="0"/>
                          <w:marBottom w:val="0"/>
                          <w:divBdr>
                            <w:top w:val="none" w:sz="0" w:space="0" w:color="auto"/>
                            <w:left w:val="none" w:sz="0" w:space="0" w:color="auto"/>
                            <w:bottom w:val="none" w:sz="0" w:space="0" w:color="auto"/>
                            <w:right w:val="none" w:sz="0" w:space="0" w:color="auto"/>
                          </w:divBdr>
                          <w:divsChild>
                            <w:div w:id="1954944149">
                              <w:marLeft w:val="0"/>
                              <w:marRight w:val="0"/>
                              <w:marTop w:val="0"/>
                              <w:marBottom w:val="0"/>
                              <w:divBdr>
                                <w:top w:val="none" w:sz="0" w:space="0" w:color="auto"/>
                                <w:left w:val="none" w:sz="0" w:space="0" w:color="auto"/>
                                <w:bottom w:val="none" w:sz="0" w:space="0" w:color="auto"/>
                                <w:right w:val="none" w:sz="0" w:space="0" w:color="auto"/>
                              </w:divBdr>
                            </w:div>
                            <w:div w:id="163787607">
                              <w:marLeft w:val="0"/>
                              <w:marRight w:val="0"/>
                              <w:marTop w:val="0"/>
                              <w:marBottom w:val="0"/>
                              <w:divBdr>
                                <w:top w:val="none" w:sz="0" w:space="0" w:color="auto"/>
                                <w:left w:val="none" w:sz="0" w:space="0" w:color="auto"/>
                                <w:bottom w:val="none" w:sz="0" w:space="0" w:color="auto"/>
                                <w:right w:val="none" w:sz="0" w:space="0" w:color="auto"/>
                              </w:divBdr>
                            </w:div>
                            <w:div w:id="627206386">
                              <w:marLeft w:val="0"/>
                              <w:marRight w:val="0"/>
                              <w:marTop w:val="0"/>
                              <w:marBottom w:val="0"/>
                              <w:divBdr>
                                <w:top w:val="none" w:sz="0" w:space="0" w:color="auto"/>
                                <w:left w:val="none" w:sz="0" w:space="0" w:color="auto"/>
                                <w:bottom w:val="none" w:sz="0" w:space="0" w:color="auto"/>
                                <w:right w:val="none" w:sz="0" w:space="0" w:color="auto"/>
                              </w:divBdr>
                            </w:div>
                            <w:div w:id="1391417003">
                              <w:marLeft w:val="0"/>
                              <w:marRight w:val="0"/>
                              <w:marTop w:val="0"/>
                              <w:marBottom w:val="300"/>
                              <w:divBdr>
                                <w:top w:val="single" w:sz="6" w:space="15" w:color="D7D7D7"/>
                                <w:left w:val="single" w:sz="6" w:space="15" w:color="D7D7D7"/>
                                <w:bottom w:val="single" w:sz="6" w:space="15" w:color="D7D7D7"/>
                                <w:right w:val="single" w:sz="6" w:space="15" w:color="D7D7D7"/>
                              </w:divBdr>
                              <w:divsChild>
                                <w:div w:id="1154446043">
                                  <w:marLeft w:val="0"/>
                                  <w:marRight w:val="0"/>
                                  <w:marTop w:val="0"/>
                                  <w:marBottom w:val="0"/>
                                  <w:divBdr>
                                    <w:top w:val="none" w:sz="0" w:space="0" w:color="auto"/>
                                    <w:left w:val="none" w:sz="0" w:space="0" w:color="auto"/>
                                    <w:bottom w:val="none" w:sz="0" w:space="0" w:color="auto"/>
                                    <w:right w:val="none" w:sz="0" w:space="0" w:color="auto"/>
                                  </w:divBdr>
                                  <w:divsChild>
                                    <w:div w:id="749279265">
                                      <w:marLeft w:val="0"/>
                                      <w:marRight w:val="0"/>
                                      <w:marTop w:val="0"/>
                                      <w:marBottom w:val="120"/>
                                      <w:divBdr>
                                        <w:top w:val="none" w:sz="0" w:space="0" w:color="auto"/>
                                        <w:left w:val="none" w:sz="0" w:space="0" w:color="auto"/>
                                        <w:bottom w:val="none" w:sz="0" w:space="0" w:color="auto"/>
                                        <w:right w:val="none" w:sz="0" w:space="0" w:color="auto"/>
                                      </w:divBdr>
                                    </w:div>
                                    <w:div w:id="792360276">
                                      <w:marLeft w:val="0"/>
                                      <w:marRight w:val="0"/>
                                      <w:marTop w:val="0"/>
                                      <w:marBottom w:val="0"/>
                                      <w:divBdr>
                                        <w:top w:val="none" w:sz="0" w:space="0" w:color="auto"/>
                                        <w:left w:val="none" w:sz="0" w:space="0" w:color="auto"/>
                                        <w:bottom w:val="none" w:sz="0" w:space="0" w:color="auto"/>
                                        <w:right w:val="none" w:sz="0" w:space="0" w:color="auto"/>
                                      </w:divBdr>
                                    </w:div>
                                    <w:div w:id="1296569100">
                                      <w:marLeft w:val="0"/>
                                      <w:marRight w:val="0"/>
                                      <w:marTop w:val="0"/>
                                      <w:marBottom w:val="0"/>
                                      <w:divBdr>
                                        <w:top w:val="none" w:sz="0" w:space="0" w:color="auto"/>
                                        <w:left w:val="none" w:sz="0" w:space="0" w:color="auto"/>
                                        <w:bottom w:val="none" w:sz="0" w:space="0" w:color="auto"/>
                                        <w:right w:val="none" w:sz="0" w:space="0" w:color="auto"/>
                                      </w:divBdr>
                                    </w:div>
                                    <w:div w:id="1333873211">
                                      <w:marLeft w:val="0"/>
                                      <w:marRight w:val="0"/>
                                      <w:marTop w:val="0"/>
                                      <w:marBottom w:val="0"/>
                                      <w:divBdr>
                                        <w:top w:val="none" w:sz="0" w:space="0" w:color="auto"/>
                                        <w:left w:val="none" w:sz="0" w:space="0" w:color="auto"/>
                                        <w:bottom w:val="none" w:sz="0" w:space="0" w:color="auto"/>
                                        <w:right w:val="none" w:sz="0" w:space="0" w:color="auto"/>
                                      </w:divBdr>
                                    </w:div>
                                    <w:div w:id="15398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5043">
                              <w:marLeft w:val="0"/>
                              <w:marRight w:val="0"/>
                              <w:marTop w:val="0"/>
                              <w:marBottom w:val="0"/>
                              <w:divBdr>
                                <w:top w:val="none" w:sz="0" w:space="0" w:color="auto"/>
                                <w:left w:val="none" w:sz="0" w:space="0" w:color="auto"/>
                                <w:bottom w:val="none" w:sz="0" w:space="0" w:color="auto"/>
                                <w:right w:val="none" w:sz="0" w:space="0" w:color="auto"/>
                              </w:divBdr>
                            </w:div>
                            <w:div w:id="672030137">
                              <w:marLeft w:val="0"/>
                              <w:marRight w:val="0"/>
                              <w:marTop w:val="0"/>
                              <w:marBottom w:val="0"/>
                              <w:divBdr>
                                <w:top w:val="none" w:sz="0" w:space="0" w:color="auto"/>
                                <w:left w:val="none" w:sz="0" w:space="0" w:color="auto"/>
                                <w:bottom w:val="none" w:sz="0" w:space="0" w:color="auto"/>
                                <w:right w:val="none" w:sz="0" w:space="0" w:color="auto"/>
                              </w:divBdr>
                            </w:div>
                          </w:divsChild>
                        </w:div>
                        <w:div w:id="1197817012">
                          <w:marLeft w:val="0"/>
                          <w:marRight w:val="0"/>
                          <w:marTop w:val="0"/>
                          <w:marBottom w:val="0"/>
                          <w:divBdr>
                            <w:top w:val="none" w:sz="0" w:space="0" w:color="auto"/>
                            <w:left w:val="none" w:sz="0" w:space="0" w:color="auto"/>
                            <w:bottom w:val="none" w:sz="0" w:space="0" w:color="auto"/>
                            <w:right w:val="none" w:sz="0" w:space="0" w:color="auto"/>
                          </w:divBdr>
                          <w:divsChild>
                            <w:div w:id="377124196">
                              <w:marLeft w:val="0"/>
                              <w:marRight w:val="0"/>
                              <w:marTop w:val="0"/>
                              <w:marBottom w:val="0"/>
                              <w:divBdr>
                                <w:top w:val="none" w:sz="0" w:space="0" w:color="auto"/>
                                <w:left w:val="none" w:sz="0" w:space="0" w:color="auto"/>
                                <w:bottom w:val="none" w:sz="0" w:space="0" w:color="auto"/>
                                <w:right w:val="none" w:sz="0" w:space="0" w:color="auto"/>
                              </w:divBdr>
                            </w:div>
                            <w:div w:id="1864787672">
                              <w:marLeft w:val="0"/>
                              <w:marRight w:val="0"/>
                              <w:marTop w:val="0"/>
                              <w:marBottom w:val="0"/>
                              <w:divBdr>
                                <w:top w:val="none" w:sz="0" w:space="0" w:color="auto"/>
                                <w:left w:val="none" w:sz="0" w:space="0" w:color="auto"/>
                                <w:bottom w:val="none" w:sz="0" w:space="0" w:color="auto"/>
                                <w:right w:val="none" w:sz="0" w:space="0" w:color="auto"/>
                              </w:divBdr>
                              <w:divsChild>
                                <w:div w:id="860822086">
                                  <w:marLeft w:val="0"/>
                                  <w:marRight w:val="0"/>
                                  <w:marTop w:val="0"/>
                                  <w:marBottom w:val="300"/>
                                  <w:divBdr>
                                    <w:top w:val="single" w:sz="6" w:space="15" w:color="E6E6E6"/>
                                    <w:left w:val="single" w:sz="6" w:space="15" w:color="E6E6E6"/>
                                    <w:bottom w:val="single" w:sz="6" w:space="15" w:color="E6E6E6"/>
                                    <w:right w:val="single" w:sz="6" w:space="15" w:color="E6E6E6"/>
                                  </w:divBdr>
                                  <w:divsChild>
                                    <w:div w:id="535505908">
                                      <w:marLeft w:val="0"/>
                                      <w:marRight w:val="0"/>
                                      <w:marTop w:val="0"/>
                                      <w:marBottom w:val="0"/>
                                      <w:divBdr>
                                        <w:top w:val="none" w:sz="0" w:space="0" w:color="auto"/>
                                        <w:left w:val="none" w:sz="0" w:space="0" w:color="auto"/>
                                        <w:bottom w:val="none" w:sz="0" w:space="0" w:color="auto"/>
                                        <w:right w:val="none" w:sz="0" w:space="0" w:color="auto"/>
                                      </w:divBdr>
                                      <w:divsChild>
                                        <w:div w:id="9763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2323">
                              <w:marLeft w:val="0"/>
                              <w:marRight w:val="0"/>
                              <w:marTop w:val="0"/>
                              <w:marBottom w:val="0"/>
                              <w:divBdr>
                                <w:top w:val="none" w:sz="0" w:space="0" w:color="auto"/>
                                <w:left w:val="none" w:sz="0" w:space="0" w:color="auto"/>
                                <w:bottom w:val="none" w:sz="0" w:space="0" w:color="auto"/>
                                <w:right w:val="none" w:sz="0" w:space="0" w:color="auto"/>
                              </w:divBdr>
                            </w:div>
                            <w:div w:id="839663053">
                              <w:marLeft w:val="0"/>
                              <w:marRight w:val="0"/>
                              <w:marTop w:val="0"/>
                              <w:marBottom w:val="0"/>
                              <w:divBdr>
                                <w:top w:val="none" w:sz="0" w:space="0" w:color="auto"/>
                                <w:left w:val="none" w:sz="0" w:space="0" w:color="auto"/>
                                <w:bottom w:val="none" w:sz="0" w:space="0" w:color="auto"/>
                                <w:right w:val="none" w:sz="0" w:space="0" w:color="auto"/>
                              </w:divBdr>
                              <w:divsChild>
                                <w:div w:id="2369359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86416611">
                                      <w:marLeft w:val="0"/>
                                      <w:marRight w:val="0"/>
                                      <w:marTop w:val="0"/>
                                      <w:marBottom w:val="0"/>
                                      <w:divBdr>
                                        <w:top w:val="none" w:sz="0" w:space="0" w:color="auto"/>
                                        <w:left w:val="none" w:sz="0" w:space="0" w:color="auto"/>
                                        <w:bottom w:val="none" w:sz="0" w:space="0" w:color="auto"/>
                                        <w:right w:val="none" w:sz="0" w:space="0" w:color="auto"/>
                                      </w:divBdr>
                                      <w:divsChild>
                                        <w:div w:id="190128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05604">
                              <w:marLeft w:val="0"/>
                              <w:marRight w:val="0"/>
                              <w:marTop w:val="0"/>
                              <w:marBottom w:val="0"/>
                              <w:divBdr>
                                <w:top w:val="none" w:sz="0" w:space="0" w:color="auto"/>
                                <w:left w:val="none" w:sz="0" w:space="0" w:color="auto"/>
                                <w:bottom w:val="none" w:sz="0" w:space="0" w:color="auto"/>
                                <w:right w:val="none" w:sz="0" w:space="0" w:color="auto"/>
                              </w:divBdr>
                            </w:div>
                            <w:div w:id="1116556749">
                              <w:marLeft w:val="0"/>
                              <w:marRight w:val="0"/>
                              <w:marTop w:val="0"/>
                              <w:marBottom w:val="0"/>
                              <w:divBdr>
                                <w:top w:val="none" w:sz="0" w:space="0" w:color="auto"/>
                                <w:left w:val="none" w:sz="0" w:space="0" w:color="auto"/>
                                <w:bottom w:val="none" w:sz="0" w:space="0" w:color="auto"/>
                                <w:right w:val="none" w:sz="0" w:space="0" w:color="auto"/>
                              </w:divBdr>
                              <w:divsChild>
                                <w:div w:id="9723221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20817744">
                                      <w:marLeft w:val="0"/>
                                      <w:marRight w:val="0"/>
                                      <w:marTop w:val="0"/>
                                      <w:marBottom w:val="0"/>
                                      <w:divBdr>
                                        <w:top w:val="none" w:sz="0" w:space="0" w:color="auto"/>
                                        <w:left w:val="none" w:sz="0" w:space="0" w:color="auto"/>
                                        <w:bottom w:val="none" w:sz="0" w:space="0" w:color="auto"/>
                                        <w:right w:val="none" w:sz="0" w:space="0" w:color="auto"/>
                                      </w:divBdr>
                                      <w:divsChild>
                                        <w:div w:id="18980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28529">
                              <w:marLeft w:val="0"/>
                              <w:marRight w:val="0"/>
                              <w:marTop w:val="0"/>
                              <w:marBottom w:val="0"/>
                              <w:divBdr>
                                <w:top w:val="none" w:sz="0" w:space="0" w:color="auto"/>
                                <w:left w:val="none" w:sz="0" w:space="0" w:color="auto"/>
                                <w:bottom w:val="none" w:sz="0" w:space="0" w:color="auto"/>
                                <w:right w:val="none" w:sz="0" w:space="0" w:color="auto"/>
                              </w:divBdr>
                            </w:div>
                            <w:div w:id="1163544677">
                              <w:marLeft w:val="0"/>
                              <w:marRight w:val="0"/>
                              <w:marTop w:val="0"/>
                              <w:marBottom w:val="0"/>
                              <w:divBdr>
                                <w:top w:val="none" w:sz="0" w:space="0" w:color="auto"/>
                                <w:left w:val="none" w:sz="0" w:space="0" w:color="auto"/>
                                <w:bottom w:val="none" w:sz="0" w:space="0" w:color="auto"/>
                                <w:right w:val="none" w:sz="0" w:space="0" w:color="auto"/>
                              </w:divBdr>
                              <w:divsChild>
                                <w:div w:id="65746162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31119368">
                                      <w:marLeft w:val="0"/>
                                      <w:marRight w:val="0"/>
                                      <w:marTop w:val="0"/>
                                      <w:marBottom w:val="0"/>
                                      <w:divBdr>
                                        <w:top w:val="none" w:sz="0" w:space="0" w:color="auto"/>
                                        <w:left w:val="none" w:sz="0" w:space="0" w:color="auto"/>
                                        <w:bottom w:val="none" w:sz="0" w:space="0" w:color="auto"/>
                                        <w:right w:val="none" w:sz="0" w:space="0" w:color="auto"/>
                                      </w:divBdr>
                                      <w:divsChild>
                                        <w:div w:id="11643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345265">
                              <w:marLeft w:val="0"/>
                              <w:marRight w:val="0"/>
                              <w:marTop w:val="0"/>
                              <w:marBottom w:val="0"/>
                              <w:divBdr>
                                <w:top w:val="none" w:sz="0" w:space="0" w:color="auto"/>
                                <w:left w:val="none" w:sz="0" w:space="0" w:color="auto"/>
                                <w:bottom w:val="none" w:sz="0" w:space="0" w:color="auto"/>
                                <w:right w:val="none" w:sz="0" w:space="0" w:color="auto"/>
                              </w:divBdr>
                            </w:div>
                            <w:div w:id="709770269">
                              <w:marLeft w:val="0"/>
                              <w:marRight w:val="0"/>
                              <w:marTop w:val="0"/>
                              <w:marBottom w:val="0"/>
                              <w:divBdr>
                                <w:top w:val="none" w:sz="0" w:space="0" w:color="auto"/>
                                <w:left w:val="none" w:sz="0" w:space="0" w:color="auto"/>
                                <w:bottom w:val="none" w:sz="0" w:space="0" w:color="auto"/>
                                <w:right w:val="none" w:sz="0" w:space="0" w:color="auto"/>
                              </w:divBdr>
                            </w:div>
                            <w:div w:id="21328367">
                              <w:marLeft w:val="0"/>
                              <w:marRight w:val="0"/>
                              <w:marTop w:val="0"/>
                              <w:marBottom w:val="0"/>
                              <w:divBdr>
                                <w:top w:val="none" w:sz="0" w:space="0" w:color="auto"/>
                                <w:left w:val="none" w:sz="0" w:space="0" w:color="auto"/>
                                <w:bottom w:val="none" w:sz="0" w:space="0" w:color="auto"/>
                                <w:right w:val="none" w:sz="0" w:space="0" w:color="auto"/>
                              </w:divBdr>
                              <w:divsChild>
                                <w:div w:id="14106903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66544923">
                                      <w:marLeft w:val="0"/>
                                      <w:marRight w:val="0"/>
                                      <w:marTop w:val="0"/>
                                      <w:marBottom w:val="0"/>
                                      <w:divBdr>
                                        <w:top w:val="none" w:sz="0" w:space="0" w:color="auto"/>
                                        <w:left w:val="none" w:sz="0" w:space="0" w:color="auto"/>
                                        <w:bottom w:val="none" w:sz="0" w:space="0" w:color="auto"/>
                                        <w:right w:val="none" w:sz="0" w:space="0" w:color="auto"/>
                                      </w:divBdr>
                                      <w:divsChild>
                                        <w:div w:id="11500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9451">
                              <w:marLeft w:val="0"/>
                              <w:marRight w:val="0"/>
                              <w:marTop w:val="0"/>
                              <w:marBottom w:val="0"/>
                              <w:divBdr>
                                <w:top w:val="none" w:sz="0" w:space="0" w:color="auto"/>
                                <w:left w:val="none" w:sz="0" w:space="0" w:color="auto"/>
                                <w:bottom w:val="none" w:sz="0" w:space="0" w:color="auto"/>
                                <w:right w:val="none" w:sz="0" w:space="0" w:color="auto"/>
                              </w:divBdr>
                            </w:div>
                            <w:div w:id="1170019855">
                              <w:marLeft w:val="0"/>
                              <w:marRight w:val="0"/>
                              <w:marTop w:val="0"/>
                              <w:marBottom w:val="0"/>
                              <w:divBdr>
                                <w:top w:val="none" w:sz="0" w:space="0" w:color="auto"/>
                                <w:left w:val="none" w:sz="0" w:space="0" w:color="auto"/>
                                <w:bottom w:val="none" w:sz="0" w:space="0" w:color="auto"/>
                                <w:right w:val="none" w:sz="0" w:space="0" w:color="auto"/>
                              </w:divBdr>
                              <w:divsChild>
                                <w:div w:id="73708982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0242525">
                                      <w:marLeft w:val="0"/>
                                      <w:marRight w:val="0"/>
                                      <w:marTop w:val="0"/>
                                      <w:marBottom w:val="0"/>
                                      <w:divBdr>
                                        <w:top w:val="none" w:sz="0" w:space="0" w:color="auto"/>
                                        <w:left w:val="none" w:sz="0" w:space="0" w:color="auto"/>
                                        <w:bottom w:val="none" w:sz="0" w:space="0" w:color="auto"/>
                                        <w:right w:val="none" w:sz="0" w:space="0" w:color="auto"/>
                                      </w:divBdr>
                                      <w:divsChild>
                                        <w:div w:id="6993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4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6217">
                      <w:marLeft w:val="0"/>
                      <w:marRight w:val="0"/>
                      <w:marTop w:val="0"/>
                      <w:marBottom w:val="0"/>
                      <w:divBdr>
                        <w:top w:val="none" w:sz="0" w:space="0" w:color="auto"/>
                        <w:left w:val="none" w:sz="0" w:space="0" w:color="auto"/>
                        <w:bottom w:val="none" w:sz="0" w:space="0" w:color="auto"/>
                        <w:right w:val="none" w:sz="0" w:space="0" w:color="auto"/>
                      </w:divBdr>
                      <w:divsChild>
                        <w:div w:id="796219203">
                          <w:marLeft w:val="0"/>
                          <w:marRight w:val="0"/>
                          <w:marTop w:val="0"/>
                          <w:marBottom w:val="0"/>
                          <w:divBdr>
                            <w:top w:val="none" w:sz="0" w:space="0" w:color="auto"/>
                            <w:left w:val="none" w:sz="0" w:space="0" w:color="auto"/>
                            <w:bottom w:val="none" w:sz="0" w:space="0" w:color="auto"/>
                            <w:right w:val="none" w:sz="0" w:space="0" w:color="auto"/>
                          </w:divBdr>
                        </w:div>
                        <w:div w:id="1190874349">
                          <w:marLeft w:val="0"/>
                          <w:marRight w:val="0"/>
                          <w:marTop w:val="0"/>
                          <w:marBottom w:val="0"/>
                          <w:divBdr>
                            <w:top w:val="none" w:sz="0" w:space="0" w:color="auto"/>
                            <w:left w:val="none" w:sz="0" w:space="0" w:color="auto"/>
                            <w:bottom w:val="none" w:sz="0" w:space="0" w:color="auto"/>
                            <w:right w:val="none" w:sz="0" w:space="0" w:color="auto"/>
                          </w:divBdr>
                          <w:divsChild>
                            <w:div w:id="1107192605">
                              <w:marLeft w:val="0"/>
                              <w:marRight w:val="0"/>
                              <w:marTop w:val="0"/>
                              <w:marBottom w:val="0"/>
                              <w:divBdr>
                                <w:top w:val="none" w:sz="0" w:space="0" w:color="auto"/>
                                <w:left w:val="none" w:sz="0" w:space="0" w:color="auto"/>
                                <w:bottom w:val="none" w:sz="0" w:space="0" w:color="auto"/>
                                <w:right w:val="none" w:sz="0" w:space="0" w:color="auto"/>
                              </w:divBdr>
                            </w:div>
                            <w:div w:id="1412315216">
                              <w:marLeft w:val="0"/>
                              <w:marRight w:val="0"/>
                              <w:marTop w:val="0"/>
                              <w:marBottom w:val="0"/>
                              <w:divBdr>
                                <w:top w:val="none" w:sz="0" w:space="0" w:color="auto"/>
                                <w:left w:val="none" w:sz="0" w:space="0" w:color="auto"/>
                                <w:bottom w:val="none" w:sz="0" w:space="0" w:color="auto"/>
                                <w:right w:val="none" w:sz="0" w:space="0" w:color="auto"/>
                              </w:divBdr>
                              <w:divsChild>
                                <w:div w:id="10819451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6562350">
                                      <w:marLeft w:val="0"/>
                                      <w:marRight w:val="0"/>
                                      <w:marTop w:val="0"/>
                                      <w:marBottom w:val="0"/>
                                      <w:divBdr>
                                        <w:top w:val="none" w:sz="0" w:space="0" w:color="auto"/>
                                        <w:left w:val="none" w:sz="0" w:space="0" w:color="auto"/>
                                        <w:bottom w:val="none" w:sz="0" w:space="0" w:color="auto"/>
                                        <w:right w:val="none" w:sz="0" w:space="0" w:color="auto"/>
                                      </w:divBdr>
                                      <w:divsChild>
                                        <w:div w:id="17970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1665">
                              <w:marLeft w:val="0"/>
                              <w:marRight w:val="0"/>
                              <w:marTop w:val="0"/>
                              <w:marBottom w:val="0"/>
                              <w:divBdr>
                                <w:top w:val="none" w:sz="0" w:space="0" w:color="auto"/>
                                <w:left w:val="none" w:sz="0" w:space="0" w:color="auto"/>
                                <w:bottom w:val="none" w:sz="0" w:space="0" w:color="auto"/>
                                <w:right w:val="none" w:sz="0" w:space="0" w:color="auto"/>
                              </w:divBdr>
                            </w:div>
                            <w:div w:id="392583041">
                              <w:marLeft w:val="0"/>
                              <w:marRight w:val="0"/>
                              <w:marTop w:val="0"/>
                              <w:marBottom w:val="0"/>
                              <w:divBdr>
                                <w:top w:val="none" w:sz="0" w:space="0" w:color="auto"/>
                                <w:left w:val="none" w:sz="0" w:space="0" w:color="auto"/>
                                <w:bottom w:val="none" w:sz="0" w:space="0" w:color="auto"/>
                                <w:right w:val="none" w:sz="0" w:space="0" w:color="auto"/>
                              </w:divBdr>
                              <w:divsChild>
                                <w:div w:id="181536513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60460897">
                                      <w:marLeft w:val="0"/>
                                      <w:marRight w:val="0"/>
                                      <w:marTop w:val="0"/>
                                      <w:marBottom w:val="0"/>
                                      <w:divBdr>
                                        <w:top w:val="none" w:sz="0" w:space="0" w:color="auto"/>
                                        <w:left w:val="none" w:sz="0" w:space="0" w:color="auto"/>
                                        <w:bottom w:val="none" w:sz="0" w:space="0" w:color="auto"/>
                                        <w:right w:val="none" w:sz="0" w:space="0" w:color="auto"/>
                                      </w:divBdr>
                                      <w:divsChild>
                                        <w:div w:id="14019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8270">
                              <w:marLeft w:val="0"/>
                              <w:marRight w:val="0"/>
                              <w:marTop w:val="0"/>
                              <w:marBottom w:val="0"/>
                              <w:divBdr>
                                <w:top w:val="none" w:sz="0" w:space="0" w:color="auto"/>
                                <w:left w:val="none" w:sz="0" w:space="0" w:color="auto"/>
                                <w:bottom w:val="none" w:sz="0" w:space="0" w:color="auto"/>
                                <w:right w:val="none" w:sz="0" w:space="0" w:color="auto"/>
                              </w:divBdr>
                            </w:div>
                            <w:div w:id="907492750">
                              <w:marLeft w:val="0"/>
                              <w:marRight w:val="0"/>
                              <w:marTop w:val="0"/>
                              <w:marBottom w:val="0"/>
                              <w:divBdr>
                                <w:top w:val="none" w:sz="0" w:space="0" w:color="auto"/>
                                <w:left w:val="none" w:sz="0" w:space="0" w:color="auto"/>
                                <w:bottom w:val="none" w:sz="0" w:space="0" w:color="auto"/>
                                <w:right w:val="none" w:sz="0" w:space="0" w:color="auto"/>
                              </w:divBdr>
                            </w:div>
                            <w:div w:id="1717580301">
                              <w:marLeft w:val="0"/>
                              <w:marRight w:val="0"/>
                              <w:marTop w:val="0"/>
                              <w:marBottom w:val="0"/>
                              <w:divBdr>
                                <w:top w:val="none" w:sz="0" w:space="0" w:color="auto"/>
                                <w:left w:val="none" w:sz="0" w:space="0" w:color="auto"/>
                                <w:bottom w:val="none" w:sz="0" w:space="0" w:color="auto"/>
                                <w:right w:val="none" w:sz="0" w:space="0" w:color="auto"/>
                              </w:divBdr>
                              <w:divsChild>
                                <w:div w:id="4697076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7560601">
                                      <w:marLeft w:val="0"/>
                                      <w:marRight w:val="0"/>
                                      <w:marTop w:val="0"/>
                                      <w:marBottom w:val="0"/>
                                      <w:divBdr>
                                        <w:top w:val="none" w:sz="0" w:space="0" w:color="auto"/>
                                        <w:left w:val="none" w:sz="0" w:space="0" w:color="auto"/>
                                        <w:bottom w:val="none" w:sz="0" w:space="0" w:color="auto"/>
                                        <w:right w:val="none" w:sz="0" w:space="0" w:color="auto"/>
                                      </w:divBdr>
                                      <w:divsChild>
                                        <w:div w:id="2007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97877">
                              <w:marLeft w:val="0"/>
                              <w:marRight w:val="0"/>
                              <w:marTop w:val="0"/>
                              <w:marBottom w:val="0"/>
                              <w:divBdr>
                                <w:top w:val="none" w:sz="0" w:space="0" w:color="auto"/>
                                <w:left w:val="none" w:sz="0" w:space="0" w:color="auto"/>
                                <w:bottom w:val="none" w:sz="0" w:space="0" w:color="auto"/>
                                <w:right w:val="none" w:sz="0" w:space="0" w:color="auto"/>
                              </w:divBdr>
                            </w:div>
                            <w:div w:id="1893149013">
                              <w:marLeft w:val="0"/>
                              <w:marRight w:val="0"/>
                              <w:marTop w:val="0"/>
                              <w:marBottom w:val="0"/>
                              <w:divBdr>
                                <w:top w:val="none" w:sz="0" w:space="0" w:color="auto"/>
                                <w:left w:val="none" w:sz="0" w:space="0" w:color="auto"/>
                                <w:bottom w:val="none" w:sz="0" w:space="0" w:color="auto"/>
                                <w:right w:val="none" w:sz="0" w:space="0" w:color="auto"/>
                              </w:divBdr>
                              <w:divsChild>
                                <w:div w:id="1123156673">
                                  <w:marLeft w:val="0"/>
                                  <w:marRight w:val="0"/>
                                  <w:marTop w:val="0"/>
                                  <w:marBottom w:val="0"/>
                                  <w:divBdr>
                                    <w:top w:val="none" w:sz="0" w:space="0" w:color="auto"/>
                                    <w:left w:val="none" w:sz="0" w:space="0" w:color="auto"/>
                                    <w:bottom w:val="none" w:sz="0" w:space="0" w:color="auto"/>
                                    <w:right w:val="none" w:sz="0" w:space="0" w:color="auto"/>
                                  </w:divBdr>
                                </w:div>
                                <w:div w:id="1624071075">
                                  <w:marLeft w:val="0"/>
                                  <w:marRight w:val="0"/>
                                  <w:marTop w:val="0"/>
                                  <w:marBottom w:val="0"/>
                                  <w:divBdr>
                                    <w:top w:val="none" w:sz="0" w:space="0" w:color="auto"/>
                                    <w:left w:val="none" w:sz="0" w:space="0" w:color="auto"/>
                                    <w:bottom w:val="none" w:sz="0" w:space="0" w:color="auto"/>
                                    <w:right w:val="none" w:sz="0" w:space="0" w:color="auto"/>
                                  </w:divBdr>
                                  <w:divsChild>
                                    <w:div w:id="4149337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86389163">
                                          <w:marLeft w:val="0"/>
                                          <w:marRight w:val="0"/>
                                          <w:marTop w:val="0"/>
                                          <w:marBottom w:val="0"/>
                                          <w:divBdr>
                                            <w:top w:val="none" w:sz="0" w:space="0" w:color="auto"/>
                                            <w:left w:val="none" w:sz="0" w:space="0" w:color="auto"/>
                                            <w:bottom w:val="none" w:sz="0" w:space="0" w:color="auto"/>
                                            <w:right w:val="none" w:sz="0" w:space="0" w:color="auto"/>
                                          </w:divBdr>
                                          <w:divsChild>
                                            <w:div w:id="100134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7053">
                                  <w:marLeft w:val="0"/>
                                  <w:marRight w:val="0"/>
                                  <w:marTop w:val="0"/>
                                  <w:marBottom w:val="0"/>
                                  <w:divBdr>
                                    <w:top w:val="none" w:sz="0" w:space="0" w:color="auto"/>
                                    <w:left w:val="none" w:sz="0" w:space="0" w:color="auto"/>
                                    <w:bottom w:val="none" w:sz="0" w:space="0" w:color="auto"/>
                                    <w:right w:val="none" w:sz="0" w:space="0" w:color="auto"/>
                                  </w:divBdr>
                                </w:div>
                                <w:div w:id="1993212334">
                                  <w:marLeft w:val="0"/>
                                  <w:marRight w:val="0"/>
                                  <w:marTop w:val="0"/>
                                  <w:marBottom w:val="0"/>
                                  <w:divBdr>
                                    <w:top w:val="none" w:sz="0" w:space="0" w:color="auto"/>
                                    <w:left w:val="none" w:sz="0" w:space="0" w:color="auto"/>
                                    <w:bottom w:val="none" w:sz="0" w:space="0" w:color="auto"/>
                                    <w:right w:val="none" w:sz="0" w:space="0" w:color="auto"/>
                                  </w:divBdr>
                                  <w:divsChild>
                                    <w:div w:id="17785236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79158904">
                                          <w:marLeft w:val="0"/>
                                          <w:marRight w:val="0"/>
                                          <w:marTop w:val="0"/>
                                          <w:marBottom w:val="0"/>
                                          <w:divBdr>
                                            <w:top w:val="none" w:sz="0" w:space="0" w:color="auto"/>
                                            <w:left w:val="none" w:sz="0" w:space="0" w:color="auto"/>
                                            <w:bottom w:val="none" w:sz="0" w:space="0" w:color="auto"/>
                                            <w:right w:val="none" w:sz="0" w:space="0" w:color="auto"/>
                                          </w:divBdr>
                                          <w:divsChild>
                                            <w:div w:id="4998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9927">
                                  <w:marLeft w:val="0"/>
                                  <w:marRight w:val="0"/>
                                  <w:marTop w:val="0"/>
                                  <w:marBottom w:val="0"/>
                                  <w:divBdr>
                                    <w:top w:val="none" w:sz="0" w:space="0" w:color="auto"/>
                                    <w:left w:val="none" w:sz="0" w:space="0" w:color="auto"/>
                                    <w:bottom w:val="none" w:sz="0" w:space="0" w:color="auto"/>
                                    <w:right w:val="none" w:sz="0" w:space="0" w:color="auto"/>
                                  </w:divBdr>
                                </w:div>
                                <w:div w:id="207958158">
                                  <w:marLeft w:val="0"/>
                                  <w:marRight w:val="0"/>
                                  <w:marTop w:val="450"/>
                                  <w:marBottom w:val="450"/>
                                  <w:divBdr>
                                    <w:top w:val="none" w:sz="0" w:space="0" w:color="auto"/>
                                    <w:left w:val="single" w:sz="24" w:space="0" w:color="6DB33F"/>
                                    <w:bottom w:val="none" w:sz="0" w:space="0" w:color="auto"/>
                                    <w:right w:val="none" w:sz="0" w:space="0" w:color="auto"/>
                                  </w:divBdr>
                                </w:div>
                                <w:div w:id="12742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6852">
                          <w:marLeft w:val="0"/>
                          <w:marRight w:val="0"/>
                          <w:marTop w:val="0"/>
                          <w:marBottom w:val="0"/>
                          <w:divBdr>
                            <w:top w:val="none" w:sz="0" w:space="0" w:color="auto"/>
                            <w:left w:val="none" w:sz="0" w:space="0" w:color="auto"/>
                            <w:bottom w:val="none" w:sz="0" w:space="0" w:color="auto"/>
                            <w:right w:val="none" w:sz="0" w:space="0" w:color="auto"/>
                          </w:divBdr>
                          <w:divsChild>
                            <w:div w:id="1240793290">
                              <w:marLeft w:val="0"/>
                              <w:marRight w:val="0"/>
                              <w:marTop w:val="0"/>
                              <w:marBottom w:val="0"/>
                              <w:divBdr>
                                <w:top w:val="none" w:sz="0" w:space="0" w:color="auto"/>
                                <w:left w:val="none" w:sz="0" w:space="0" w:color="auto"/>
                                <w:bottom w:val="none" w:sz="0" w:space="0" w:color="auto"/>
                                <w:right w:val="none" w:sz="0" w:space="0" w:color="auto"/>
                              </w:divBdr>
                            </w:div>
                            <w:div w:id="1448548522">
                              <w:marLeft w:val="0"/>
                              <w:marRight w:val="0"/>
                              <w:marTop w:val="0"/>
                              <w:marBottom w:val="0"/>
                              <w:divBdr>
                                <w:top w:val="none" w:sz="0" w:space="0" w:color="auto"/>
                                <w:left w:val="none" w:sz="0" w:space="0" w:color="auto"/>
                                <w:bottom w:val="none" w:sz="0" w:space="0" w:color="auto"/>
                                <w:right w:val="none" w:sz="0" w:space="0" w:color="auto"/>
                              </w:divBdr>
                            </w:div>
                            <w:div w:id="1223442016">
                              <w:marLeft w:val="0"/>
                              <w:marRight w:val="0"/>
                              <w:marTop w:val="0"/>
                              <w:marBottom w:val="0"/>
                              <w:divBdr>
                                <w:top w:val="none" w:sz="0" w:space="0" w:color="auto"/>
                                <w:left w:val="none" w:sz="0" w:space="0" w:color="auto"/>
                                <w:bottom w:val="none" w:sz="0" w:space="0" w:color="auto"/>
                                <w:right w:val="none" w:sz="0" w:space="0" w:color="auto"/>
                              </w:divBdr>
                              <w:divsChild>
                                <w:div w:id="4345917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17216725">
                                      <w:marLeft w:val="0"/>
                                      <w:marRight w:val="0"/>
                                      <w:marTop w:val="0"/>
                                      <w:marBottom w:val="0"/>
                                      <w:divBdr>
                                        <w:top w:val="none" w:sz="0" w:space="0" w:color="auto"/>
                                        <w:left w:val="none" w:sz="0" w:space="0" w:color="auto"/>
                                        <w:bottom w:val="none" w:sz="0" w:space="0" w:color="auto"/>
                                        <w:right w:val="none" w:sz="0" w:space="0" w:color="auto"/>
                                      </w:divBdr>
                                      <w:divsChild>
                                        <w:div w:id="138826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9021">
                              <w:marLeft w:val="0"/>
                              <w:marRight w:val="0"/>
                              <w:marTop w:val="0"/>
                              <w:marBottom w:val="0"/>
                              <w:divBdr>
                                <w:top w:val="none" w:sz="0" w:space="0" w:color="auto"/>
                                <w:left w:val="none" w:sz="0" w:space="0" w:color="auto"/>
                                <w:bottom w:val="none" w:sz="0" w:space="0" w:color="auto"/>
                                <w:right w:val="none" w:sz="0" w:space="0" w:color="auto"/>
                              </w:divBdr>
                            </w:div>
                            <w:div w:id="1478763549">
                              <w:marLeft w:val="0"/>
                              <w:marRight w:val="0"/>
                              <w:marTop w:val="0"/>
                              <w:marBottom w:val="0"/>
                              <w:divBdr>
                                <w:top w:val="none" w:sz="0" w:space="0" w:color="auto"/>
                                <w:left w:val="none" w:sz="0" w:space="0" w:color="auto"/>
                                <w:bottom w:val="none" w:sz="0" w:space="0" w:color="auto"/>
                                <w:right w:val="none" w:sz="0" w:space="0" w:color="auto"/>
                              </w:divBdr>
                              <w:divsChild>
                                <w:div w:id="14341269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65524522">
                                      <w:marLeft w:val="0"/>
                                      <w:marRight w:val="0"/>
                                      <w:marTop w:val="0"/>
                                      <w:marBottom w:val="300"/>
                                      <w:divBdr>
                                        <w:top w:val="none" w:sz="0" w:space="0" w:color="auto"/>
                                        <w:left w:val="none" w:sz="0" w:space="0" w:color="auto"/>
                                        <w:bottom w:val="none" w:sz="0" w:space="0" w:color="auto"/>
                                        <w:right w:val="none" w:sz="0" w:space="0" w:color="auto"/>
                                      </w:divBdr>
                                      <w:divsChild>
                                        <w:div w:id="1050614715">
                                          <w:marLeft w:val="0"/>
                                          <w:marRight w:val="0"/>
                                          <w:marTop w:val="0"/>
                                          <w:marBottom w:val="0"/>
                                          <w:divBdr>
                                            <w:top w:val="none" w:sz="0" w:space="0" w:color="auto"/>
                                            <w:left w:val="none" w:sz="0" w:space="0" w:color="auto"/>
                                            <w:bottom w:val="none" w:sz="0" w:space="0" w:color="auto"/>
                                            <w:right w:val="none" w:sz="0" w:space="0" w:color="auto"/>
                                          </w:divBdr>
                                        </w:div>
                                      </w:divsChild>
                                    </w:div>
                                    <w:div w:id="2020889671">
                                      <w:marLeft w:val="0"/>
                                      <w:marRight w:val="0"/>
                                      <w:marTop w:val="0"/>
                                      <w:marBottom w:val="0"/>
                                      <w:divBdr>
                                        <w:top w:val="none" w:sz="0" w:space="0" w:color="auto"/>
                                        <w:left w:val="none" w:sz="0" w:space="0" w:color="auto"/>
                                        <w:bottom w:val="none" w:sz="0" w:space="0" w:color="auto"/>
                                        <w:right w:val="none" w:sz="0" w:space="0" w:color="auto"/>
                                      </w:divBdr>
                                      <w:divsChild>
                                        <w:div w:id="22573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606736">
                              <w:marLeft w:val="0"/>
                              <w:marRight w:val="0"/>
                              <w:marTop w:val="450"/>
                              <w:marBottom w:val="450"/>
                              <w:divBdr>
                                <w:top w:val="none" w:sz="0" w:space="0" w:color="auto"/>
                                <w:left w:val="single" w:sz="24" w:space="0" w:color="6DB33F"/>
                                <w:bottom w:val="none" w:sz="0" w:space="0" w:color="auto"/>
                                <w:right w:val="none" w:sz="0" w:space="0" w:color="auto"/>
                              </w:divBdr>
                            </w:div>
                          </w:divsChild>
                        </w:div>
                        <w:div w:id="1532495794">
                          <w:marLeft w:val="0"/>
                          <w:marRight w:val="0"/>
                          <w:marTop w:val="0"/>
                          <w:marBottom w:val="0"/>
                          <w:divBdr>
                            <w:top w:val="none" w:sz="0" w:space="0" w:color="auto"/>
                            <w:left w:val="none" w:sz="0" w:space="0" w:color="auto"/>
                            <w:bottom w:val="none" w:sz="0" w:space="0" w:color="auto"/>
                            <w:right w:val="none" w:sz="0" w:space="0" w:color="auto"/>
                          </w:divBdr>
                          <w:divsChild>
                            <w:div w:id="1742632912">
                              <w:marLeft w:val="0"/>
                              <w:marRight w:val="0"/>
                              <w:marTop w:val="0"/>
                              <w:marBottom w:val="0"/>
                              <w:divBdr>
                                <w:top w:val="none" w:sz="0" w:space="0" w:color="auto"/>
                                <w:left w:val="none" w:sz="0" w:space="0" w:color="auto"/>
                                <w:bottom w:val="none" w:sz="0" w:space="0" w:color="auto"/>
                                <w:right w:val="none" w:sz="0" w:space="0" w:color="auto"/>
                              </w:divBdr>
                            </w:div>
                            <w:div w:id="424958008">
                              <w:marLeft w:val="0"/>
                              <w:marRight w:val="0"/>
                              <w:marTop w:val="0"/>
                              <w:marBottom w:val="0"/>
                              <w:divBdr>
                                <w:top w:val="none" w:sz="0" w:space="0" w:color="auto"/>
                                <w:left w:val="none" w:sz="0" w:space="0" w:color="auto"/>
                                <w:bottom w:val="none" w:sz="0" w:space="0" w:color="auto"/>
                                <w:right w:val="none" w:sz="0" w:space="0" w:color="auto"/>
                              </w:divBdr>
                              <w:divsChild>
                                <w:div w:id="11346396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83239594">
                                      <w:marLeft w:val="0"/>
                                      <w:marRight w:val="0"/>
                                      <w:marTop w:val="0"/>
                                      <w:marBottom w:val="0"/>
                                      <w:divBdr>
                                        <w:top w:val="none" w:sz="0" w:space="0" w:color="auto"/>
                                        <w:left w:val="none" w:sz="0" w:space="0" w:color="auto"/>
                                        <w:bottom w:val="none" w:sz="0" w:space="0" w:color="auto"/>
                                        <w:right w:val="none" w:sz="0" w:space="0" w:color="auto"/>
                                      </w:divBdr>
                                      <w:divsChild>
                                        <w:div w:id="6024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4858">
                              <w:marLeft w:val="0"/>
                              <w:marRight w:val="0"/>
                              <w:marTop w:val="0"/>
                              <w:marBottom w:val="0"/>
                              <w:divBdr>
                                <w:top w:val="none" w:sz="0" w:space="0" w:color="auto"/>
                                <w:left w:val="none" w:sz="0" w:space="0" w:color="auto"/>
                                <w:bottom w:val="none" w:sz="0" w:space="0" w:color="auto"/>
                                <w:right w:val="none" w:sz="0" w:space="0" w:color="auto"/>
                              </w:divBdr>
                            </w:div>
                            <w:div w:id="10113806">
                              <w:marLeft w:val="0"/>
                              <w:marRight w:val="0"/>
                              <w:marTop w:val="0"/>
                              <w:marBottom w:val="0"/>
                              <w:divBdr>
                                <w:top w:val="none" w:sz="0" w:space="0" w:color="auto"/>
                                <w:left w:val="none" w:sz="0" w:space="0" w:color="auto"/>
                                <w:bottom w:val="none" w:sz="0" w:space="0" w:color="auto"/>
                                <w:right w:val="none" w:sz="0" w:space="0" w:color="auto"/>
                              </w:divBdr>
                            </w:div>
                          </w:divsChild>
                        </w:div>
                        <w:div w:id="1806968625">
                          <w:marLeft w:val="0"/>
                          <w:marRight w:val="0"/>
                          <w:marTop w:val="0"/>
                          <w:marBottom w:val="0"/>
                          <w:divBdr>
                            <w:top w:val="none" w:sz="0" w:space="0" w:color="auto"/>
                            <w:left w:val="none" w:sz="0" w:space="0" w:color="auto"/>
                            <w:bottom w:val="none" w:sz="0" w:space="0" w:color="auto"/>
                            <w:right w:val="none" w:sz="0" w:space="0" w:color="auto"/>
                          </w:divBdr>
                          <w:divsChild>
                            <w:div w:id="1387608951">
                              <w:marLeft w:val="0"/>
                              <w:marRight w:val="0"/>
                              <w:marTop w:val="0"/>
                              <w:marBottom w:val="0"/>
                              <w:divBdr>
                                <w:top w:val="none" w:sz="0" w:space="0" w:color="auto"/>
                                <w:left w:val="none" w:sz="0" w:space="0" w:color="auto"/>
                                <w:bottom w:val="none" w:sz="0" w:space="0" w:color="auto"/>
                                <w:right w:val="none" w:sz="0" w:space="0" w:color="auto"/>
                              </w:divBdr>
                            </w:div>
                            <w:div w:id="1866091808">
                              <w:marLeft w:val="0"/>
                              <w:marRight w:val="0"/>
                              <w:marTop w:val="0"/>
                              <w:marBottom w:val="0"/>
                              <w:divBdr>
                                <w:top w:val="none" w:sz="0" w:space="0" w:color="auto"/>
                                <w:left w:val="none" w:sz="0" w:space="0" w:color="auto"/>
                                <w:bottom w:val="none" w:sz="0" w:space="0" w:color="auto"/>
                                <w:right w:val="none" w:sz="0" w:space="0" w:color="auto"/>
                              </w:divBdr>
                              <w:divsChild>
                                <w:div w:id="12641898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3448611">
                                      <w:marLeft w:val="0"/>
                                      <w:marRight w:val="0"/>
                                      <w:marTop w:val="0"/>
                                      <w:marBottom w:val="0"/>
                                      <w:divBdr>
                                        <w:top w:val="none" w:sz="0" w:space="0" w:color="auto"/>
                                        <w:left w:val="none" w:sz="0" w:space="0" w:color="auto"/>
                                        <w:bottom w:val="none" w:sz="0" w:space="0" w:color="auto"/>
                                        <w:right w:val="none" w:sz="0" w:space="0" w:color="auto"/>
                                      </w:divBdr>
                                      <w:divsChild>
                                        <w:div w:id="13447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68164">
                              <w:marLeft w:val="0"/>
                              <w:marRight w:val="0"/>
                              <w:marTop w:val="0"/>
                              <w:marBottom w:val="0"/>
                              <w:divBdr>
                                <w:top w:val="none" w:sz="0" w:space="0" w:color="auto"/>
                                <w:left w:val="none" w:sz="0" w:space="0" w:color="auto"/>
                                <w:bottom w:val="none" w:sz="0" w:space="0" w:color="auto"/>
                                <w:right w:val="none" w:sz="0" w:space="0" w:color="auto"/>
                              </w:divBdr>
                            </w:div>
                            <w:div w:id="1499074531">
                              <w:marLeft w:val="0"/>
                              <w:marRight w:val="0"/>
                              <w:marTop w:val="0"/>
                              <w:marBottom w:val="0"/>
                              <w:divBdr>
                                <w:top w:val="none" w:sz="0" w:space="0" w:color="auto"/>
                                <w:left w:val="none" w:sz="0" w:space="0" w:color="auto"/>
                                <w:bottom w:val="none" w:sz="0" w:space="0" w:color="auto"/>
                                <w:right w:val="none" w:sz="0" w:space="0" w:color="auto"/>
                              </w:divBdr>
                              <w:divsChild>
                                <w:div w:id="45818273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571791">
                                      <w:marLeft w:val="0"/>
                                      <w:marRight w:val="0"/>
                                      <w:marTop w:val="0"/>
                                      <w:marBottom w:val="0"/>
                                      <w:divBdr>
                                        <w:top w:val="none" w:sz="0" w:space="0" w:color="auto"/>
                                        <w:left w:val="none" w:sz="0" w:space="0" w:color="auto"/>
                                        <w:bottom w:val="none" w:sz="0" w:space="0" w:color="auto"/>
                                        <w:right w:val="none" w:sz="0" w:space="0" w:color="auto"/>
                                      </w:divBdr>
                                      <w:divsChild>
                                        <w:div w:id="144927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70287">
                              <w:marLeft w:val="0"/>
                              <w:marRight w:val="0"/>
                              <w:marTop w:val="0"/>
                              <w:marBottom w:val="0"/>
                              <w:divBdr>
                                <w:top w:val="none" w:sz="0" w:space="0" w:color="auto"/>
                                <w:left w:val="none" w:sz="0" w:space="0" w:color="auto"/>
                                <w:bottom w:val="none" w:sz="0" w:space="0" w:color="auto"/>
                                <w:right w:val="none" w:sz="0" w:space="0" w:color="auto"/>
                              </w:divBdr>
                              <w:divsChild>
                                <w:div w:id="5251538">
                                  <w:marLeft w:val="0"/>
                                  <w:marRight w:val="0"/>
                                  <w:marTop w:val="0"/>
                                  <w:marBottom w:val="0"/>
                                  <w:divBdr>
                                    <w:top w:val="none" w:sz="0" w:space="0" w:color="auto"/>
                                    <w:left w:val="none" w:sz="0" w:space="0" w:color="auto"/>
                                    <w:bottom w:val="none" w:sz="0" w:space="0" w:color="auto"/>
                                    <w:right w:val="none" w:sz="0" w:space="0" w:color="auto"/>
                                  </w:divBdr>
                                </w:div>
                                <w:div w:id="1980302609">
                                  <w:marLeft w:val="0"/>
                                  <w:marRight w:val="0"/>
                                  <w:marTop w:val="0"/>
                                  <w:marBottom w:val="0"/>
                                  <w:divBdr>
                                    <w:top w:val="none" w:sz="0" w:space="0" w:color="auto"/>
                                    <w:left w:val="none" w:sz="0" w:space="0" w:color="auto"/>
                                    <w:bottom w:val="none" w:sz="0" w:space="0" w:color="auto"/>
                                    <w:right w:val="none" w:sz="0" w:space="0" w:color="auto"/>
                                  </w:divBdr>
                                </w:div>
                                <w:div w:id="2009556436">
                                  <w:marLeft w:val="0"/>
                                  <w:marRight w:val="0"/>
                                  <w:marTop w:val="0"/>
                                  <w:marBottom w:val="0"/>
                                  <w:divBdr>
                                    <w:top w:val="none" w:sz="0" w:space="0" w:color="auto"/>
                                    <w:left w:val="none" w:sz="0" w:space="0" w:color="auto"/>
                                    <w:bottom w:val="none" w:sz="0" w:space="0" w:color="auto"/>
                                    <w:right w:val="none" w:sz="0" w:space="0" w:color="auto"/>
                                  </w:divBdr>
                                </w:div>
                                <w:div w:id="2107144629">
                                  <w:marLeft w:val="0"/>
                                  <w:marRight w:val="0"/>
                                  <w:marTop w:val="0"/>
                                  <w:marBottom w:val="0"/>
                                  <w:divBdr>
                                    <w:top w:val="none" w:sz="0" w:space="0" w:color="auto"/>
                                    <w:left w:val="none" w:sz="0" w:space="0" w:color="auto"/>
                                    <w:bottom w:val="none" w:sz="0" w:space="0" w:color="auto"/>
                                    <w:right w:val="none" w:sz="0" w:space="0" w:color="auto"/>
                                  </w:divBdr>
                                  <w:divsChild>
                                    <w:div w:id="2937517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0619539">
                                          <w:marLeft w:val="0"/>
                                          <w:marRight w:val="0"/>
                                          <w:marTop w:val="0"/>
                                          <w:marBottom w:val="0"/>
                                          <w:divBdr>
                                            <w:top w:val="none" w:sz="0" w:space="0" w:color="auto"/>
                                            <w:left w:val="none" w:sz="0" w:space="0" w:color="auto"/>
                                            <w:bottom w:val="none" w:sz="0" w:space="0" w:color="auto"/>
                                            <w:right w:val="none" w:sz="0" w:space="0" w:color="auto"/>
                                          </w:divBdr>
                                          <w:divsChild>
                                            <w:div w:id="18082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89899">
                                  <w:marLeft w:val="0"/>
                                  <w:marRight w:val="0"/>
                                  <w:marTop w:val="0"/>
                                  <w:marBottom w:val="0"/>
                                  <w:divBdr>
                                    <w:top w:val="none" w:sz="0" w:space="0" w:color="auto"/>
                                    <w:left w:val="none" w:sz="0" w:space="0" w:color="auto"/>
                                    <w:bottom w:val="none" w:sz="0" w:space="0" w:color="auto"/>
                                    <w:right w:val="none" w:sz="0" w:space="0" w:color="auto"/>
                                  </w:divBdr>
                                </w:div>
                                <w:div w:id="1918587614">
                                  <w:marLeft w:val="0"/>
                                  <w:marRight w:val="0"/>
                                  <w:marTop w:val="0"/>
                                  <w:marBottom w:val="0"/>
                                  <w:divBdr>
                                    <w:top w:val="none" w:sz="0" w:space="0" w:color="auto"/>
                                    <w:left w:val="none" w:sz="0" w:space="0" w:color="auto"/>
                                    <w:bottom w:val="none" w:sz="0" w:space="0" w:color="auto"/>
                                    <w:right w:val="none" w:sz="0" w:space="0" w:color="auto"/>
                                  </w:divBdr>
                                  <w:divsChild>
                                    <w:div w:id="6296255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7624588">
                                          <w:marLeft w:val="0"/>
                                          <w:marRight w:val="0"/>
                                          <w:marTop w:val="0"/>
                                          <w:marBottom w:val="0"/>
                                          <w:divBdr>
                                            <w:top w:val="none" w:sz="0" w:space="0" w:color="auto"/>
                                            <w:left w:val="none" w:sz="0" w:space="0" w:color="auto"/>
                                            <w:bottom w:val="none" w:sz="0" w:space="0" w:color="auto"/>
                                            <w:right w:val="none" w:sz="0" w:space="0" w:color="auto"/>
                                          </w:divBdr>
                                          <w:divsChild>
                                            <w:div w:id="2271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147196">
                                  <w:marLeft w:val="0"/>
                                  <w:marRight w:val="0"/>
                                  <w:marTop w:val="0"/>
                                  <w:marBottom w:val="0"/>
                                  <w:divBdr>
                                    <w:top w:val="none" w:sz="0" w:space="0" w:color="auto"/>
                                    <w:left w:val="none" w:sz="0" w:space="0" w:color="auto"/>
                                    <w:bottom w:val="none" w:sz="0" w:space="0" w:color="auto"/>
                                    <w:right w:val="none" w:sz="0" w:space="0" w:color="auto"/>
                                  </w:divBdr>
                                </w:div>
                                <w:div w:id="1466198484">
                                  <w:marLeft w:val="0"/>
                                  <w:marRight w:val="0"/>
                                  <w:marTop w:val="0"/>
                                  <w:marBottom w:val="0"/>
                                  <w:divBdr>
                                    <w:top w:val="none" w:sz="0" w:space="0" w:color="auto"/>
                                    <w:left w:val="none" w:sz="0" w:space="0" w:color="auto"/>
                                    <w:bottom w:val="none" w:sz="0" w:space="0" w:color="auto"/>
                                    <w:right w:val="none" w:sz="0" w:space="0" w:color="auto"/>
                                  </w:divBdr>
                                </w:div>
                              </w:divsChild>
                            </w:div>
                            <w:div w:id="556666666">
                              <w:marLeft w:val="0"/>
                              <w:marRight w:val="0"/>
                              <w:marTop w:val="0"/>
                              <w:marBottom w:val="0"/>
                              <w:divBdr>
                                <w:top w:val="none" w:sz="0" w:space="0" w:color="auto"/>
                                <w:left w:val="none" w:sz="0" w:space="0" w:color="auto"/>
                                <w:bottom w:val="none" w:sz="0" w:space="0" w:color="auto"/>
                                <w:right w:val="none" w:sz="0" w:space="0" w:color="auto"/>
                              </w:divBdr>
                              <w:divsChild>
                                <w:div w:id="1033336981">
                                  <w:marLeft w:val="0"/>
                                  <w:marRight w:val="0"/>
                                  <w:marTop w:val="0"/>
                                  <w:marBottom w:val="0"/>
                                  <w:divBdr>
                                    <w:top w:val="none" w:sz="0" w:space="0" w:color="auto"/>
                                    <w:left w:val="none" w:sz="0" w:space="0" w:color="auto"/>
                                    <w:bottom w:val="none" w:sz="0" w:space="0" w:color="auto"/>
                                    <w:right w:val="none" w:sz="0" w:space="0" w:color="auto"/>
                                  </w:divBdr>
                                </w:div>
                              </w:divsChild>
                            </w:div>
                            <w:div w:id="1422144101">
                              <w:marLeft w:val="0"/>
                              <w:marRight w:val="0"/>
                              <w:marTop w:val="0"/>
                              <w:marBottom w:val="0"/>
                              <w:divBdr>
                                <w:top w:val="none" w:sz="0" w:space="0" w:color="auto"/>
                                <w:left w:val="none" w:sz="0" w:space="0" w:color="auto"/>
                                <w:bottom w:val="none" w:sz="0" w:space="0" w:color="auto"/>
                                <w:right w:val="none" w:sz="0" w:space="0" w:color="auto"/>
                              </w:divBdr>
                              <w:divsChild>
                                <w:div w:id="1215460251">
                                  <w:marLeft w:val="0"/>
                                  <w:marRight w:val="0"/>
                                  <w:marTop w:val="0"/>
                                  <w:marBottom w:val="0"/>
                                  <w:divBdr>
                                    <w:top w:val="none" w:sz="0" w:space="0" w:color="auto"/>
                                    <w:left w:val="none" w:sz="0" w:space="0" w:color="auto"/>
                                    <w:bottom w:val="none" w:sz="0" w:space="0" w:color="auto"/>
                                    <w:right w:val="none" w:sz="0" w:space="0" w:color="auto"/>
                                  </w:divBdr>
                                </w:div>
                                <w:div w:id="2019917740">
                                  <w:marLeft w:val="0"/>
                                  <w:marRight w:val="0"/>
                                  <w:marTop w:val="0"/>
                                  <w:marBottom w:val="0"/>
                                  <w:divBdr>
                                    <w:top w:val="none" w:sz="0" w:space="0" w:color="auto"/>
                                    <w:left w:val="none" w:sz="0" w:space="0" w:color="auto"/>
                                    <w:bottom w:val="none" w:sz="0" w:space="0" w:color="auto"/>
                                    <w:right w:val="none" w:sz="0" w:space="0" w:color="auto"/>
                                  </w:divBdr>
                                  <w:divsChild>
                                    <w:div w:id="7061070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83840570">
                                          <w:marLeft w:val="0"/>
                                          <w:marRight w:val="0"/>
                                          <w:marTop w:val="0"/>
                                          <w:marBottom w:val="300"/>
                                          <w:divBdr>
                                            <w:top w:val="none" w:sz="0" w:space="0" w:color="auto"/>
                                            <w:left w:val="none" w:sz="0" w:space="0" w:color="auto"/>
                                            <w:bottom w:val="none" w:sz="0" w:space="0" w:color="auto"/>
                                            <w:right w:val="none" w:sz="0" w:space="0" w:color="auto"/>
                                          </w:divBdr>
                                          <w:divsChild>
                                            <w:div w:id="886718252">
                                              <w:marLeft w:val="0"/>
                                              <w:marRight w:val="0"/>
                                              <w:marTop w:val="0"/>
                                              <w:marBottom w:val="0"/>
                                              <w:divBdr>
                                                <w:top w:val="none" w:sz="0" w:space="0" w:color="auto"/>
                                                <w:left w:val="none" w:sz="0" w:space="0" w:color="auto"/>
                                                <w:bottom w:val="none" w:sz="0" w:space="0" w:color="auto"/>
                                                <w:right w:val="none" w:sz="0" w:space="0" w:color="auto"/>
                                              </w:divBdr>
                                            </w:div>
                                          </w:divsChild>
                                        </w:div>
                                        <w:div w:id="1084571900">
                                          <w:marLeft w:val="0"/>
                                          <w:marRight w:val="0"/>
                                          <w:marTop w:val="0"/>
                                          <w:marBottom w:val="0"/>
                                          <w:divBdr>
                                            <w:top w:val="none" w:sz="0" w:space="0" w:color="auto"/>
                                            <w:left w:val="none" w:sz="0" w:space="0" w:color="auto"/>
                                            <w:bottom w:val="none" w:sz="0" w:space="0" w:color="auto"/>
                                            <w:right w:val="none" w:sz="0" w:space="0" w:color="auto"/>
                                          </w:divBdr>
                                          <w:divsChild>
                                            <w:div w:id="3441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8162">
                          <w:marLeft w:val="0"/>
                          <w:marRight w:val="0"/>
                          <w:marTop w:val="0"/>
                          <w:marBottom w:val="0"/>
                          <w:divBdr>
                            <w:top w:val="none" w:sz="0" w:space="0" w:color="auto"/>
                            <w:left w:val="none" w:sz="0" w:space="0" w:color="auto"/>
                            <w:bottom w:val="none" w:sz="0" w:space="0" w:color="auto"/>
                            <w:right w:val="none" w:sz="0" w:space="0" w:color="auto"/>
                          </w:divBdr>
                          <w:divsChild>
                            <w:div w:id="661928261">
                              <w:marLeft w:val="0"/>
                              <w:marRight w:val="0"/>
                              <w:marTop w:val="0"/>
                              <w:marBottom w:val="0"/>
                              <w:divBdr>
                                <w:top w:val="none" w:sz="0" w:space="0" w:color="auto"/>
                                <w:left w:val="none" w:sz="0" w:space="0" w:color="auto"/>
                                <w:bottom w:val="none" w:sz="0" w:space="0" w:color="auto"/>
                                <w:right w:val="none" w:sz="0" w:space="0" w:color="auto"/>
                              </w:divBdr>
                            </w:div>
                            <w:div w:id="285432495">
                              <w:marLeft w:val="0"/>
                              <w:marRight w:val="0"/>
                              <w:marTop w:val="0"/>
                              <w:marBottom w:val="0"/>
                              <w:divBdr>
                                <w:top w:val="none" w:sz="0" w:space="0" w:color="auto"/>
                                <w:left w:val="none" w:sz="0" w:space="0" w:color="auto"/>
                                <w:bottom w:val="none" w:sz="0" w:space="0" w:color="auto"/>
                                <w:right w:val="none" w:sz="0" w:space="0" w:color="auto"/>
                              </w:divBdr>
                              <w:divsChild>
                                <w:div w:id="5321547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50718563">
                                      <w:marLeft w:val="0"/>
                                      <w:marRight w:val="0"/>
                                      <w:marTop w:val="0"/>
                                      <w:marBottom w:val="0"/>
                                      <w:divBdr>
                                        <w:top w:val="none" w:sz="0" w:space="0" w:color="auto"/>
                                        <w:left w:val="none" w:sz="0" w:space="0" w:color="auto"/>
                                        <w:bottom w:val="none" w:sz="0" w:space="0" w:color="auto"/>
                                        <w:right w:val="none" w:sz="0" w:space="0" w:color="auto"/>
                                      </w:divBdr>
                                      <w:divsChild>
                                        <w:div w:id="7193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49744">
                              <w:marLeft w:val="0"/>
                              <w:marRight w:val="0"/>
                              <w:marTop w:val="0"/>
                              <w:marBottom w:val="0"/>
                              <w:divBdr>
                                <w:top w:val="none" w:sz="0" w:space="0" w:color="auto"/>
                                <w:left w:val="none" w:sz="0" w:space="0" w:color="auto"/>
                                <w:bottom w:val="none" w:sz="0" w:space="0" w:color="auto"/>
                                <w:right w:val="none" w:sz="0" w:space="0" w:color="auto"/>
                              </w:divBdr>
                            </w:div>
                            <w:div w:id="1817913369">
                              <w:marLeft w:val="0"/>
                              <w:marRight w:val="0"/>
                              <w:marTop w:val="0"/>
                              <w:marBottom w:val="0"/>
                              <w:divBdr>
                                <w:top w:val="none" w:sz="0" w:space="0" w:color="auto"/>
                                <w:left w:val="none" w:sz="0" w:space="0" w:color="auto"/>
                                <w:bottom w:val="none" w:sz="0" w:space="0" w:color="auto"/>
                                <w:right w:val="none" w:sz="0" w:space="0" w:color="auto"/>
                              </w:divBdr>
                              <w:divsChild>
                                <w:div w:id="1259366377">
                                  <w:marLeft w:val="0"/>
                                  <w:marRight w:val="0"/>
                                  <w:marTop w:val="0"/>
                                  <w:marBottom w:val="300"/>
                                  <w:divBdr>
                                    <w:top w:val="single" w:sz="6" w:space="15" w:color="E6E6E6"/>
                                    <w:left w:val="single" w:sz="6" w:space="15" w:color="E6E6E6"/>
                                    <w:bottom w:val="single" w:sz="6" w:space="15" w:color="E6E6E6"/>
                                    <w:right w:val="single" w:sz="6" w:space="15" w:color="E6E6E6"/>
                                  </w:divBdr>
                                  <w:divsChild>
                                    <w:div w:id="473956731">
                                      <w:marLeft w:val="0"/>
                                      <w:marRight w:val="0"/>
                                      <w:marTop w:val="0"/>
                                      <w:marBottom w:val="0"/>
                                      <w:divBdr>
                                        <w:top w:val="none" w:sz="0" w:space="0" w:color="auto"/>
                                        <w:left w:val="none" w:sz="0" w:space="0" w:color="auto"/>
                                        <w:bottom w:val="none" w:sz="0" w:space="0" w:color="auto"/>
                                        <w:right w:val="none" w:sz="0" w:space="0" w:color="auto"/>
                                      </w:divBdr>
                                      <w:divsChild>
                                        <w:div w:id="17544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199">
                              <w:marLeft w:val="0"/>
                              <w:marRight w:val="0"/>
                              <w:marTop w:val="0"/>
                              <w:marBottom w:val="0"/>
                              <w:divBdr>
                                <w:top w:val="none" w:sz="0" w:space="0" w:color="auto"/>
                                <w:left w:val="none" w:sz="0" w:space="0" w:color="auto"/>
                                <w:bottom w:val="none" w:sz="0" w:space="0" w:color="auto"/>
                                <w:right w:val="none" w:sz="0" w:space="0" w:color="auto"/>
                              </w:divBdr>
                            </w:div>
                            <w:div w:id="379862945">
                              <w:marLeft w:val="0"/>
                              <w:marRight w:val="0"/>
                              <w:marTop w:val="0"/>
                              <w:marBottom w:val="0"/>
                              <w:divBdr>
                                <w:top w:val="none" w:sz="0" w:space="0" w:color="auto"/>
                                <w:left w:val="none" w:sz="0" w:space="0" w:color="auto"/>
                                <w:bottom w:val="none" w:sz="0" w:space="0" w:color="auto"/>
                                <w:right w:val="none" w:sz="0" w:space="0" w:color="auto"/>
                              </w:divBdr>
                              <w:divsChild>
                                <w:div w:id="202258754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49819866">
                                      <w:marLeft w:val="0"/>
                                      <w:marRight w:val="0"/>
                                      <w:marTop w:val="0"/>
                                      <w:marBottom w:val="0"/>
                                      <w:divBdr>
                                        <w:top w:val="none" w:sz="0" w:space="0" w:color="auto"/>
                                        <w:left w:val="none" w:sz="0" w:space="0" w:color="auto"/>
                                        <w:bottom w:val="none" w:sz="0" w:space="0" w:color="auto"/>
                                        <w:right w:val="none" w:sz="0" w:space="0" w:color="auto"/>
                                      </w:divBdr>
                                      <w:divsChild>
                                        <w:div w:id="10027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14744">
                              <w:marLeft w:val="0"/>
                              <w:marRight w:val="0"/>
                              <w:marTop w:val="0"/>
                              <w:marBottom w:val="0"/>
                              <w:divBdr>
                                <w:top w:val="none" w:sz="0" w:space="0" w:color="auto"/>
                                <w:left w:val="none" w:sz="0" w:space="0" w:color="auto"/>
                                <w:bottom w:val="none" w:sz="0" w:space="0" w:color="auto"/>
                                <w:right w:val="none" w:sz="0" w:space="0" w:color="auto"/>
                              </w:divBdr>
                            </w:div>
                            <w:div w:id="130442802">
                              <w:marLeft w:val="0"/>
                              <w:marRight w:val="0"/>
                              <w:marTop w:val="0"/>
                              <w:marBottom w:val="0"/>
                              <w:divBdr>
                                <w:top w:val="none" w:sz="0" w:space="0" w:color="auto"/>
                                <w:left w:val="none" w:sz="0" w:space="0" w:color="auto"/>
                                <w:bottom w:val="none" w:sz="0" w:space="0" w:color="auto"/>
                                <w:right w:val="none" w:sz="0" w:space="0" w:color="auto"/>
                              </w:divBdr>
                              <w:divsChild>
                                <w:div w:id="3776322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863975999">
                                      <w:marLeft w:val="0"/>
                                      <w:marRight w:val="0"/>
                                      <w:marTop w:val="0"/>
                                      <w:marBottom w:val="0"/>
                                      <w:divBdr>
                                        <w:top w:val="none" w:sz="0" w:space="0" w:color="auto"/>
                                        <w:left w:val="none" w:sz="0" w:space="0" w:color="auto"/>
                                        <w:bottom w:val="none" w:sz="0" w:space="0" w:color="auto"/>
                                        <w:right w:val="none" w:sz="0" w:space="0" w:color="auto"/>
                                      </w:divBdr>
                                      <w:divsChild>
                                        <w:div w:id="15040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043961">
                          <w:marLeft w:val="0"/>
                          <w:marRight w:val="0"/>
                          <w:marTop w:val="0"/>
                          <w:marBottom w:val="0"/>
                          <w:divBdr>
                            <w:top w:val="none" w:sz="0" w:space="0" w:color="auto"/>
                            <w:left w:val="none" w:sz="0" w:space="0" w:color="auto"/>
                            <w:bottom w:val="none" w:sz="0" w:space="0" w:color="auto"/>
                            <w:right w:val="none" w:sz="0" w:space="0" w:color="auto"/>
                          </w:divBdr>
                          <w:divsChild>
                            <w:div w:id="822545152">
                              <w:marLeft w:val="0"/>
                              <w:marRight w:val="0"/>
                              <w:marTop w:val="0"/>
                              <w:marBottom w:val="0"/>
                              <w:divBdr>
                                <w:top w:val="none" w:sz="0" w:space="0" w:color="auto"/>
                                <w:left w:val="none" w:sz="0" w:space="0" w:color="auto"/>
                                <w:bottom w:val="none" w:sz="0" w:space="0" w:color="auto"/>
                                <w:right w:val="none" w:sz="0" w:space="0" w:color="auto"/>
                              </w:divBdr>
                            </w:div>
                            <w:div w:id="258292635">
                              <w:marLeft w:val="0"/>
                              <w:marRight w:val="0"/>
                              <w:marTop w:val="0"/>
                              <w:marBottom w:val="0"/>
                              <w:divBdr>
                                <w:top w:val="none" w:sz="0" w:space="0" w:color="auto"/>
                                <w:left w:val="none" w:sz="0" w:space="0" w:color="auto"/>
                                <w:bottom w:val="none" w:sz="0" w:space="0" w:color="auto"/>
                                <w:right w:val="none" w:sz="0" w:space="0" w:color="auto"/>
                              </w:divBdr>
                            </w:div>
                            <w:div w:id="995188339">
                              <w:marLeft w:val="0"/>
                              <w:marRight w:val="0"/>
                              <w:marTop w:val="0"/>
                              <w:marBottom w:val="0"/>
                              <w:divBdr>
                                <w:top w:val="none" w:sz="0" w:space="0" w:color="auto"/>
                                <w:left w:val="none" w:sz="0" w:space="0" w:color="auto"/>
                                <w:bottom w:val="none" w:sz="0" w:space="0" w:color="auto"/>
                                <w:right w:val="none" w:sz="0" w:space="0" w:color="auto"/>
                              </w:divBdr>
                            </w:div>
                            <w:div w:id="222446181">
                              <w:marLeft w:val="0"/>
                              <w:marRight w:val="0"/>
                              <w:marTop w:val="0"/>
                              <w:marBottom w:val="0"/>
                              <w:divBdr>
                                <w:top w:val="none" w:sz="0" w:space="0" w:color="auto"/>
                                <w:left w:val="none" w:sz="0" w:space="0" w:color="auto"/>
                                <w:bottom w:val="none" w:sz="0" w:space="0" w:color="auto"/>
                                <w:right w:val="none" w:sz="0" w:space="0" w:color="auto"/>
                              </w:divBdr>
                              <w:divsChild>
                                <w:div w:id="599141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51598063">
                                      <w:marLeft w:val="0"/>
                                      <w:marRight w:val="0"/>
                                      <w:marTop w:val="0"/>
                                      <w:marBottom w:val="0"/>
                                      <w:divBdr>
                                        <w:top w:val="none" w:sz="0" w:space="0" w:color="auto"/>
                                        <w:left w:val="none" w:sz="0" w:space="0" w:color="auto"/>
                                        <w:bottom w:val="none" w:sz="0" w:space="0" w:color="auto"/>
                                        <w:right w:val="none" w:sz="0" w:space="0" w:color="auto"/>
                                      </w:divBdr>
                                      <w:divsChild>
                                        <w:div w:id="207081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50269">
                              <w:marLeft w:val="0"/>
                              <w:marRight w:val="0"/>
                              <w:marTop w:val="0"/>
                              <w:marBottom w:val="0"/>
                              <w:divBdr>
                                <w:top w:val="none" w:sz="0" w:space="0" w:color="auto"/>
                                <w:left w:val="none" w:sz="0" w:space="0" w:color="auto"/>
                                <w:bottom w:val="none" w:sz="0" w:space="0" w:color="auto"/>
                                <w:right w:val="none" w:sz="0" w:space="0" w:color="auto"/>
                              </w:divBdr>
                            </w:div>
                            <w:div w:id="1078866832">
                              <w:marLeft w:val="0"/>
                              <w:marRight w:val="0"/>
                              <w:marTop w:val="0"/>
                              <w:marBottom w:val="0"/>
                              <w:divBdr>
                                <w:top w:val="none" w:sz="0" w:space="0" w:color="auto"/>
                                <w:left w:val="none" w:sz="0" w:space="0" w:color="auto"/>
                                <w:bottom w:val="none" w:sz="0" w:space="0" w:color="auto"/>
                                <w:right w:val="none" w:sz="0" w:space="0" w:color="auto"/>
                              </w:divBdr>
                            </w:div>
                            <w:div w:id="2120446691">
                              <w:marLeft w:val="0"/>
                              <w:marRight w:val="0"/>
                              <w:marTop w:val="0"/>
                              <w:marBottom w:val="0"/>
                              <w:divBdr>
                                <w:top w:val="none" w:sz="0" w:space="0" w:color="auto"/>
                                <w:left w:val="none" w:sz="0" w:space="0" w:color="auto"/>
                                <w:bottom w:val="none" w:sz="0" w:space="0" w:color="auto"/>
                                <w:right w:val="none" w:sz="0" w:space="0" w:color="auto"/>
                              </w:divBdr>
                              <w:divsChild>
                                <w:div w:id="15248541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08558545">
                                      <w:marLeft w:val="0"/>
                                      <w:marRight w:val="0"/>
                                      <w:marTop w:val="0"/>
                                      <w:marBottom w:val="0"/>
                                      <w:divBdr>
                                        <w:top w:val="none" w:sz="0" w:space="0" w:color="auto"/>
                                        <w:left w:val="none" w:sz="0" w:space="0" w:color="auto"/>
                                        <w:bottom w:val="none" w:sz="0" w:space="0" w:color="auto"/>
                                        <w:right w:val="none" w:sz="0" w:space="0" w:color="auto"/>
                                      </w:divBdr>
                                      <w:divsChild>
                                        <w:div w:id="9582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1223">
                              <w:marLeft w:val="0"/>
                              <w:marRight w:val="0"/>
                              <w:marTop w:val="0"/>
                              <w:marBottom w:val="0"/>
                              <w:divBdr>
                                <w:top w:val="none" w:sz="0" w:space="0" w:color="auto"/>
                                <w:left w:val="none" w:sz="0" w:space="0" w:color="auto"/>
                                <w:bottom w:val="none" w:sz="0" w:space="0" w:color="auto"/>
                                <w:right w:val="none" w:sz="0" w:space="0" w:color="auto"/>
                              </w:divBdr>
                            </w:div>
                            <w:div w:id="494034336">
                              <w:marLeft w:val="0"/>
                              <w:marRight w:val="0"/>
                              <w:marTop w:val="450"/>
                              <w:marBottom w:val="450"/>
                              <w:divBdr>
                                <w:top w:val="none" w:sz="0" w:space="0" w:color="auto"/>
                                <w:left w:val="single" w:sz="24" w:space="0" w:color="6DB33F"/>
                                <w:bottom w:val="none" w:sz="0" w:space="0" w:color="auto"/>
                                <w:right w:val="none" w:sz="0" w:space="0" w:color="auto"/>
                              </w:divBdr>
                            </w:div>
                          </w:divsChild>
                        </w:div>
                        <w:div w:id="1822380303">
                          <w:marLeft w:val="0"/>
                          <w:marRight w:val="0"/>
                          <w:marTop w:val="0"/>
                          <w:marBottom w:val="0"/>
                          <w:divBdr>
                            <w:top w:val="none" w:sz="0" w:space="0" w:color="auto"/>
                            <w:left w:val="none" w:sz="0" w:space="0" w:color="auto"/>
                            <w:bottom w:val="none" w:sz="0" w:space="0" w:color="auto"/>
                            <w:right w:val="none" w:sz="0" w:space="0" w:color="auto"/>
                          </w:divBdr>
                          <w:divsChild>
                            <w:div w:id="293295126">
                              <w:marLeft w:val="0"/>
                              <w:marRight w:val="0"/>
                              <w:marTop w:val="0"/>
                              <w:marBottom w:val="0"/>
                              <w:divBdr>
                                <w:top w:val="none" w:sz="0" w:space="0" w:color="auto"/>
                                <w:left w:val="none" w:sz="0" w:space="0" w:color="auto"/>
                                <w:bottom w:val="none" w:sz="0" w:space="0" w:color="auto"/>
                                <w:right w:val="none" w:sz="0" w:space="0" w:color="auto"/>
                              </w:divBdr>
                            </w:div>
                            <w:div w:id="1717388968">
                              <w:marLeft w:val="0"/>
                              <w:marRight w:val="0"/>
                              <w:marTop w:val="0"/>
                              <w:marBottom w:val="0"/>
                              <w:divBdr>
                                <w:top w:val="none" w:sz="0" w:space="0" w:color="auto"/>
                                <w:left w:val="none" w:sz="0" w:space="0" w:color="auto"/>
                                <w:bottom w:val="none" w:sz="0" w:space="0" w:color="auto"/>
                                <w:right w:val="none" w:sz="0" w:space="0" w:color="auto"/>
                              </w:divBdr>
                            </w:div>
                            <w:div w:id="482282375">
                              <w:marLeft w:val="0"/>
                              <w:marRight w:val="0"/>
                              <w:marTop w:val="0"/>
                              <w:marBottom w:val="0"/>
                              <w:divBdr>
                                <w:top w:val="none" w:sz="0" w:space="0" w:color="auto"/>
                                <w:left w:val="none" w:sz="0" w:space="0" w:color="auto"/>
                                <w:bottom w:val="none" w:sz="0" w:space="0" w:color="auto"/>
                                <w:right w:val="none" w:sz="0" w:space="0" w:color="auto"/>
                              </w:divBdr>
                              <w:divsChild>
                                <w:div w:id="15617920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05184768">
                                      <w:marLeft w:val="0"/>
                                      <w:marRight w:val="0"/>
                                      <w:marTop w:val="0"/>
                                      <w:marBottom w:val="0"/>
                                      <w:divBdr>
                                        <w:top w:val="none" w:sz="0" w:space="0" w:color="auto"/>
                                        <w:left w:val="none" w:sz="0" w:space="0" w:color="auto"/>
                                        <w:bottom w:val="none" w:sz="0" w:space="0" w:color="auto"/>
                                        <w:right w:val="none" w:sz="0" w:space="0" w:color="auto"/>
                                      </w:divBdr>
                                      <w:divsChild>
                                        <w:div w:id="11767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97146">
                              <w:marLeft w:val="0"/>
                              <w:marRight w:val="0"/>
                              <w:marTop w:val="0"/>
                              <w:marBottom w:val="0"/>
                              <w:divBdr>
                                <w:top w:val="none" w:sz="0" w:space="0" w:color="auto"/>
                                <w:left w:val="none" w:sz="0" w:space="0" w:color="auto"/>
                                <w:bottom w:val="none" w:sz="0" w:space="0" w:color="auto"/>
                                <w:right w:val="none" w:sz="0" w:space="0" w:color="auto"/>
                              </w:divBdr>
                            </w:div>
                            <w:div w:id="2078741521">
                              <w:marLeft w:val="0"/>
                              <w:marRight w:val="0"/>
                              <w:marTop w:val="0"/>
                              <w:marBottom w:val="0"/>
                              <w:divBdr>
                                <w:top w:val="none" w:sz="0" w:space="0" w:color="auto"/>
                                <w:left w:val="none" w:sz="0" w:space="0" w:color="auto"/>
                                <w:bottom w:val="none" w:sz="0" w:space="0" w:color="auto"/>
                                <w:right w:val="none" w:sz="0" w:space="0" w:color="auto"/>
                              </w:divBdr>
                            </w:div>
                            <w:div w:id="1119955168">
                              <w:marLeft w:val="0"/>
                              <w:marRight w:val="0"/>
                              <w:marTop w:val="0"/>
                              <w:marBottom w:val="0"/>
                              <w:divBdr>
                                <w:top w:val="none" w:sz="0" w:space="0" w:color="auto"/>
                                <w:left w:val="none" w:sz="0" w:space="0" w:color="auto"/>
                                <w:bottom w:val="none" w:sz="0" w:space="0" w:color="auto"/>
                                <w:right w:val="none" w:sz="0" w:space="0" w:color="auto"/>
                              </w:divBdr>
                              <w:divsChild>
                                <w:div w:id="10494995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5437958">
                                      <w:marLeft w:val="0"/>
                                      <w:marRight w:val="0"/>
                                      <w:marTop w:val="0"/>
                                      <w:marBottom w:val="0"/>
                                      <w:divBdr>
                                        <w:top w:val="none" w:sz="0" w:space="0" w:color="auto"/>
                                        <w:left w:val="none" w:sz="0" w:space="0" w:color="auto"/>
                                        <w:bottom w:val="none" w:sz="0" w:space="0" w:color="auto"/>
                                        <w:right w:val="none" w:sz="0" w:space="0" w:color="auto"/>
                                      </w:divBdr>
                                      <w:divsChild>
                                        <w:div w:id="13836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702002">
                              <w:marLeft w:val="0"/>
                              <w:marRight w:val="0"/>
                              <w:marTop w:val="450"/>
                              <w:marBottom w:val="450"/>
                              <w:divBdr>
                                <w:top w:val="none" w:sz="0" w:space="0" w:color="auto"/>
                                <w:left w:val="single" w:sz="24" w:space="0" w:color="6DB33F"/>
                                <w:bottom w:val="none" w:sz="0" w:space="0" w:color="auto"/>
                                <w:right w:val="none" w:sz="0" w:space="0" w:color="auto"/>
                              </w:divBdr>
                            </w:div>
                            <w:div w:id="547108694">
                              <w:marLeft w:val="0"/>
                              <w:marRight w:val="0"/>
                              <w:marTop w:val="0"/>
                              <w:marBottom w:val="0"/>
                              <w:divBdr>
                                <w:top w:val="none" w:sz="0" w:space="0" w:color="auto"/>
                                <w:left w:val="none" w:sz="0" w:space="0" w:color="auto"/>
                                <w:bottom w:val="none" w:sz="0" w:space="0" w:color="auto"/>
                                <w:right w:val="none" w:sz="0" w:space="0" w:color="auto"/>
                              </w:divBdr>
                            </w:div>
                          </w:divsChild>
                        </w:div>
                        <w:div w:id="1795712884">
                          <w:marLeft w:val="0"/>
                          <w:marRight w:val="0"/>
                          <w:marTop w:val="0"/>
                          <w:marBottom w:val="0"/>
                          <w:divBdr>
                            <w:top w:val="none" w:sz="0" w:space="0" w:color="auto"/>
                            <w:left w:val="none" w:sz="0" w:space="0" w:color="auto"/>
                            <w:bottom w:val="none" w:sz="0" w:space="0" w:color="auto"/>
                            <w:right w:val="none" w:sz="0" w:space="0" w:color="auto"/>
                          </w:divBdr>
                          <w:divsChild>
                            <w:div w:id="1213035187">
                              <w:marLeft w:val="0"/>
                              <w:marRight w:val="0"/>
                              <w:marTop w:val="0"/>
                              <w:marBottom w:val="0"/>
                              <w:divBdr>
                                <w:top w:val="none" w:sz="0" w:space="0" w:color="auto"/>
                                <w:left w:val="none" w:sz="0" w:space="0" w:color="auto"/>
                                <w:bottom w:val="none" w:sz="0" w:space="0" w:color="auto"/>
                                <w:right w:val="none" w:sz="0" w:space="0" w:color="auto"/>
                              </w:divBdr>
                            </w:div>
                            <w:div w:id="945886054">
                              <w:marLeft w:val="0"/>
                              <w:marRight w:val="0"/>
                              <w:marTop w:val="0"/>
                              <w:marBottom w:val="0"/>
                              <w:divBdr>
                                <w:top w:val="none" w:sz="0" w:space="0" w:color="auto"/>
                                <w:left w:val="none" w:sz="0" w:space="0" w:color="auto"/>
                                <w:bottom w:val="none" w:sz="0" w:space="0" w:color="auto"/>
                                <w:right w:val="none" w:sz="0" w:space="0" w:color="auto"/>
                              </w:divBdr>
                              <w:divsChild>
                                <w:div w:id="10145275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24166884">
                                      <w:marLeft w:val="0"/>
                                      <w:marRight w:val="0"/>
                                      <w:marTop w:val="0"/>
                                      <w:marBottom w:val="0"/>
                                      <w:divBdr>
                                        <w:top w:val="none" w:sz="0" w:space="0" w:color="auto"/>
                                        <w:left w:val="none" w:sz="0" w:space="0" w:color="auto"/>
                                        <w:bottom w:val="none" w:sz="0" w:space="0" w:color="auto"/>
                                        <w:right w:val="none" w:sz="0" w:space="0" w:color="auto"/>
                                      </w:divBdr>
                                      <w:divsChild>
                                        <w:div w:id="18565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1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79848">
                      <w:marLeft w:val="0"/>
                      <w:marRight w:val="0"/>
                      <w:marTop w:val="0"/>
                      <w:marBottom w:val="0"/>
                      <w:divBdr>
                        <w:top w:val="none" w:sz="0" w:space="0" w:color="auto"/>
                        <w:left w:val="none" w:sz="0" w:space="0" w:color="auto"/>
                        <w:bottom w:val="none" w:sz="0" w:space="0" w:color="auto"/>
                        <w:right w:val="none" w:sz="0" w:space="0" w:color="auto"/>
                      </w:divBdr>
                      <w:divsChild>
                        <w:div w:id="1395856276">
                          <w:marLeft w:val="0"/>
                          <w:marRight w:val="0"/>
                          <w:marTop w:val="0"/>
                          <w:marBottom w:val="0"/>
                          <w:divBdr>
                            <w:top w:val="none" w:sz="0" w:space="0" w:color="auto"/>
                            <w:left w:val="none" w:sz="0" w:space="0" w:color="auto"/>
                            <w:bottom w:val="none" w:sz="0" w:space="0" w:color="auto"/>
                            <w:right w:val="none" w:sz="0" w:space="0" w:color="auto"/>
                          </w:divBdr>
                        </w:div>
                        <w:div w:id="1654412216">
                          <w:marLeft w:val="0"/>
                          <w:marRight w:val="0"/>
                          <w:marTop w:val="0"/>
                          <w:marBottom w:val="0"/>
                          <w:divBdr>
                            <w:top w:val="none" w:sz="0" w:space="0" w:color="auto"/>
                            <w:left w:val="none" w:sz="0" w:space="0" w:color="auto"/>
                            <w:bottom w:val="none" w:sz="0" w:space="0" w:color="auto"/>
                            <w:right w:val="none" w:sz="0" w:space="0" w:color="auto"/>
                          </w:divBdr>
                          <w:divsChild>
                            <w:div w:id="20610056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37804661">
                                  <w:marLeft w:val="0"/>
                                  <w:marRight w:val="0"/>
                                  <w:marTop w:val="0"/>
                                  <w:marBottom w:val="0"/>
                                  <w:divBdr>
                                    <w:top w:val="none" w:sz="0" w:space="0" w:color="auto"/>
                                    <w:left w:val="none" w:sz="0" w:space="0" w:color="auto"/>
                                    <w:bottom w:val="none" w:sz="0" w:space="0" w:color="auto"/>
                                    <w:right w:val="none" w:sz="0" w:space="0" w:color="auto"/>
                                  </w:divBdr>
                                  <w:divsChild>
                                    <w:div w:id="5598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80060">
                          <w:marLeft w:val="0"/>
                          <w:marRight w:val="0"/>
                          <w:marTop w:val="0"/>
                          <w:marBottom w:val="0"/>
                          <w:divBdr>
                            <w:top w:val="none" w:sz="0" w:space="0" w:color="auto"/>
                            <w:left w:val="none" w:sz="0" w:space="0" w:color="auto"/>
                            <w:bottom w:val="none" w:sz="0" w:space="0" w:color="auto"/>
                            <w:right w:val="none" w:sz="0" w:space="0" w:color="auto"/>
                          </w:divBdr>
                        </w:div>
                        <w:div w:id="802696376">
                          <w:marLeft w:val="0"/>
                          <w:marRight w:val="0"/>
                          <w:marTop w:val="0"/>
                          <w:marBottom w:val="0"/>
                          <w:divBdr>
                            <w:top w:val="none" w:sz="0" w:space="0" w:color="auto"/>
                            <w:left w:val="none" w:sz="0" w:space="0" w:color="auto"/>
                            <w:bottom w:val="none" w:sz="0" w:space="0" w:color="auto"/>
                            <w:right w:val="none" w:sz="0" w:space="0" w:color="auto"/>
                          </w:divBdr>
                          <w:divsChild>
                            <w:div w:id="9877097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30761770">
                                  <w:marLeft w:val="0"/>
                                  <w:marRight w:val="0"/>
                                  <w:marTop w:val="0"/>
                                  <w:marBottom w:val="0"/>
                                  <w:divBdr>
                                    <w:top w:val="none" w:sz="0" w:space="0" w:color="auto"/>
                                    <w:left w:val="none" w:sz="0" w:space="0" w:color="auto"/>
                                    <w:bottom w:val="none" w:sz="0" w:space="0" w:color="auto"/>
                                    <w:right w:val="none" w:sz="0" w:space="0" w:color="auto"/>
                                  </w:divBdr>
                                  <w:divsChild>
                                    <w:div w:id="45240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04154">
                          <w:marLeft w:val="0"/>
                          <w:marRight w:val="0"/>
                          <w:marTop w:val="450"/>
                          <w:marBottom w:val="450"/>
                          <w:divBdr>
                            <w:top w:val="none" w:sz="0" w:space="0" w:color="auto"/>
                            <w:left w:val="single" w:sz="24" w:space="0" w:color="6DB33F"/>
                            <w:bottom w:val="none" w:sz="0" w:space="0" w:color="auto"/>
                            <w:right w:val="none" w:sz="0" w:space="0" w:color="auto"/>
                          </w:divBdr>
                        </w:div>
                      </w:divsChild>
                    </w:div>
                    <w:div w:id="1132941288">
                      <w:marLeft w:val="0"/>
                      <w:marRight w:val="0"/>
                      <w:marTop w:val="0"/>
                      <w:marBottom w:val="0"/>
                      <w:divBdr>
                        <w:top w:val="none" w:sz="0" w:space="0" w:color="auto"/>
                        <w:left w:val="none" w:sz="0" w:space="0" w:color="auto"/>
                        <w:bottom w:val="none" w:sz="0" w:space="0" w:color="auto"/>
                        <w:right w:val="none" w:sz="0" w:space="0" w:color="auto"/>
                      </w:divBdr>
                      <w:divsChild>
                        <w:div w:id="1540968881">
                          <w:marLeft w:val="0"/>
                          <w:marRight w:val="0"/>
                          <w:marTop w:val="0"/>
                          <w:marBottom w:val="0"/>
                          <w:divBdr>
                            <w:top w:val="none" w:sz="0" w:space="0" w:color="auto"/>
                            <w:left w:val="none" w:sz="0" w:space="0" w:color="auto"/>
                            <w:bottom w:val="none" w:sz="0" w:space="0" w:color="auto"/>
                            <w:right w:val="none" w:sz="0" w:space="0" w:color="auto"/>
                          </w:divBdr>
                        </w:div>
                        <w:div w:id="494078365">
                          <w:marLeft w:val="0"/>
                          <w:marRight w:val="0"/>
                          <w:marTop w:val="0"/>
                          <w:marBottom w:val="0"/>
                          <w:divBdr>
                            <w:top w:val="none" w:sz="0" w:space="0" w:color="auto"/>
                            <w:left w:val="none" w:sz="0" w:space="0" w:color="auto"/>
                            <w:bottom w:val="none" w:sz="0" w:space="0" w:color="auto"/>
                            <w:right w:val="none" w:sz="0" w:space="0" w:color="auto"/>
                          </w:divBdr>
                        </w:div>
                        <w:div w:id="1109856576">
                          <w:marLeft w:val="0"/>
                          <w:marRight w:val="0"/>
                          <w:marTop w:val="0"/>
                          <w:marBottom w:val="0"/>
                          <w:divBdr>
                            <w:top w:val="none" w:sz="0" w:space="0" w:color="auto"/>
                            <w:left w:val="none" w:sz="0" w:space="0" w:color="auto"/>
                            <w:bottom w:val="none" w:sz="0" w:space="0" w:color="auto"/>
                            <w:right w:val="none" w:sz="0" w:space="0" w:color="auto"/>
                          </w:divBdr>
                          <w:divsChild>
                            <w:div w:id="5952908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74746110">
                                  <w:marLeft w:val="0"/>
                                  <w:marRight w:val="0"/>
                                  <w:marTop w:val="0"/>
                                  <w:marBottom w:val="0"/>
                                  <w:divBdr>
                                    <w:top w:val="none" w:sz="0" w:space="0" w:color="auto"/>
                                    <w:left w:val="none" w:sz="0" w:space="0" w:color="auto"/>
                                    <w:bottom w:val="none" w:sz="0" w:space="0" w:color="auto"/>
                                    <w:right w:val="none" w:sz="0" w:space="0" w:color="auto"/>
                                  </w:divBdr>
                                  <w:divsChild>
                                    <w:div w:id="1656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80335">
                          <w:marLeft w:val="0"/>
                          <w:marRight w:val="0"/>
                          <w:marTop w:val="0"/>
                          <w:marBottom w:val="0"/>
                          <w:divBdr>
                            <w:top w:val="none" w:sz="0" w:space="0" w:color="auto"/>
                            <w:left w:val="none" w:sz="0" w:space="0" w:color="auto"/>
                            <w:bottom w:val="none" w:sz="0" w:space="0" w:color="auto"/>
                            <w:right w:val="none" w:sz="0" w:space="0" w:color="auto"/>
                          </w:divBdr>
                        </w:div>
                        <w:div w:id="1509562631">
                          <w:marLeft w:val="0"/>
                          <w:marRight w:val="0"/>
                          <w:marTop w:val="0"/>
                          <w:marBottom w:val="0"/>
                          <w:divBdr>
                            <w:top w:val="none" w:sz="0" w:space="0" w:color="auto"/>
                            <w:left w:val="none" w:sz="0" w:space="0" w:color="auto"/>
                            <w:bottom w:val="none" w:sz="0" w:space="0" w:color="auto"/>
                            <w:right w:val="none" w:sz="0" w:space="0" w:color="auto"/>
                          </w:divBdr>
                        </w:div>
                        <w:div w:id="769081142">
                          <w:marLeft w:val="0"/>
                          <w:marRight w:val="0"/>
                          <w:marTop w:val="0"/>
                          <w:marBottom w:val="0"/>
                          <w:divBdr>
                            <w:top w:val="none" w:sz="0" w:space="0" w:color="auto"/>
                            <w:left w:val="none" w:sz="0" w:space="0" w:color="auto"/>
                            <w:bottom w:val="none" w:sz="0" w:space="0" w:color="auto"/>
                            <w:right w:val="none" w:sz="0" w:space="0" w:color="auto"/>
                          </w:divBdr>
                        </w:div>
                        <w:div w:id="1779446816">
                          <w:marLeft w:val="0"/>
                          <w:marRight w:val="0"/>
                          <w:marTop w:val="0"/>
                          <w:marBottom w:val="0"/>
                          <w:divBdr>
                            <w:top w:val="none" w:sz="0" w:space="0" w:color="auto"/>
                            <w:left w:val="none" w:sz="0" w:space="0" w:color="auto"/>
                            <w:bottom w:val="none" w:sz="0" w:space="0" w:color="auto"/>
                            <w:right w:val="none" w:sz="0" w:space="0" w:color="auto"/>
                          </w:divBdr>
                          <w:divsChild>
                            <w:div w:id="5978298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00256406">
                                  <w:marLeft w:val="0"/>
                                  <w:marRight w:val="0"/>
                                  <w:marTop w:val="0"/>
                                  <w:marBottom w:val="0"/>
                                  <w:divBdr>
                                    <w:top w:val="none" w:sz="0" w:space="0" w:color="auto"/>
                                    <w:left w:val="none" w:sz="0" w:space="0" w:color="auto"/>
                                    <w:bottom w:val="none" w:sz="0" w:space="0" w:color="auto"/>
                                    <w:right w:val="none" w:sz="0" w:space="0" w:color="auto"/>
                                  </w:divBdr>
                                  <w:divsChild>
                                    <w:div w:id="66266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732228">
                      <w:marLeft w:val="0"/>
                      <w:marRight w:val="0"/>
                      <w:marTop w:val="0"/>
                      <w:marBottom w:val="0"/>
                      <w:divBdr>
                        <w:top w:val="none" w:sz="0" w:space="0" w:color="auto"/>
                        <w:left w:val="none" w:sz="0" w:space="0" w:color="auto"/>
                        <w:bottom w:val="none" w:sz="0" w:space="0" w:color="auto"/>
                        <w:right w:val="none" w:sz="0" w:space="0" w:color="auto"/>
                      </w:divBdr>
                      <w:divsChild>
                        <w:div w:id="142234733">
                          <w:marLeft w:val="0"/>
                          <w:marRight w:val="0"/>
                          <w:marTop w:val="0"/>
                          <w:marBottom w:val="0"/>
                          <w:divBdr>
                            <w:top w:val="none" w:sz="0" w:space="0" w:color="auto"/>
                            <w:left w:val="none" w:sz="0" w:space="0" w:color="auto"/>
                            <w:bottom w:val="none" w:sz="0" w:space="0" w:color="auto"/>
                            <w:right w:val="none" w:sz="0" w:space="0" w:color="auto"/>
                          </w:divBdr>
                        </w:div>
                        <w:div w:id="759988118">
                          <w:marLeft w:val="0"/>
                          <w:marRight w:val="0"/>
                          <w:marTop w:val="0"/>
                          <w:marBottom w:val="0"/>
                          <w:divBdr>
                            <w:top w:val="none" w:sz="0" w:space="0" w:color="auto"/>
                            <w:left w:val="none" w:sz="0" w:space="0" w:color="auto"/>
                            <w:bottom w:val="none" w:sz="0" w:space="0" w:color="auto"/>
                            <w:right w:val="none" w:sz="0" w:space="0" w:color="auto"/>
                          </w:divBdr>
                        </w:div>
                        <w:div w:id="1242177604">
                          <w:marLeft w:val="0"/>
                          <w:marRight w:val="0"/>
                          <w:marTop w:val="0"/>
                          <w:marBottom w:val="0"/>
                          <w:divBdr>
                            <w:top w:val="none" w:sz="0" w:space="0" w:color="auto"/>
                            <w:left w:val="none" w:sz="0" w:space="0" w:color="auto"/>
                            <w:bottom w:val="none" w:sz="0" w:space="0" w:color="auto"/>
                            <w:right w:val="none" w:sz="0" w:space="0" w:color="auto"/>
                          </w:divBdr>
                        </w:div>
                        <w:div w:id="1682396002">
                          <w:marLeft w:val="0"/>
                          <w:marRight w:val="0"/>
                          <w:marTop w:val="0"/>
                          <w:marBottom w:val="0"/>
                          <w:divBdr>
                            <w:top w:val="none" w:sz="0" w:space="0" w:color="auto"/>
                            <w:left w:val="none" w:sz="0" w:space="0" w:color="auto"/>
                            <w:bottom w:val="none" w:sz="0" w:space="0" w:color="auto"/>
                            <w:right w:val="none" w:sz="0" w:space="0" w:color="auto"/>
                          </w:divBdr>
                        </w:div>
                        <w:div w:id="881752626">
                          <w:marLeft w:val="0"/>
                          <w:marRight w:val="0"/>
                          <w:marTop w:val="0"/>
                          <w:marBottom w:val="0"/>
                          <w:divBdr>
                            <w:top w:val="none" w:sz="0" w:space="0" w:color="auto"/>
                            <w:left w:val="none" w:sz="0" w:space="0" w:color="auto"/>
                            <w:bottom w:val="none" w:sz="0" w:space="0" w:color="auto"/>
                            <w:right w:val="none" w:sz="0" w:space="0" w:color="auto"/>
                          </w:divBdr>
                          <w:divsChild>
                            <w:div w:id="1983659835">
                              <w:marLeft w:val="0"/>
                              <w:marRight w:val="0"/>
                              <w:marTop w:val="0"/>
                              <w:marBottom w:val="0"/>
                              <w:divBdr>
                                <w:top w:val="none" w:sz="0" w:space="0" w:color="auto"/>
                                <w:left w:val="none" w:sz="0" w:space="0" w:color="auto"/>
                                <w:bottom w:val="none" w:sz="0" w:space="0" w:color="auto"/>
                                <w:right w:val="none" w:sz="0" w:space="0" w:color="auto"/>
                              </w:divBdr>
                            </w:div>
                            <w:div w:id="1603881121">
                              <w:marLeft w:val="0"/>
                              <w:marRight w:val="0"/>
                              <w:marTop w:val="0"/>
                              <w:marBottom w:val="0"/>
                              <w:divBdr>
                                <w:top w:val="none" w:sz="0" w:space="0" w:color="auto"/>
                                <w:left w:val="none" w:sz="0" w:space="0" w:color="auto"/>
                                <w:bottom w:val="none" w:sz="0" w:space="0" w:color="auto"/>
                                <w:right w:val="none" w:sz="0" w:space="0" w:color="auto"/>
                              </w:divBdr>
                            </w:div>
                            <w:div w:id="212426539">
                              <w:marLeft w:val="0"/>
                              <w:marRight w:val="0"/>
                              <w:marTop w:val="0"/>
                              <w:marBottom w:val="0"/>
                              <w:divBdr>
                                <w:top w:val="none" w:sz="0" w:space="0" w:color="auto"/>
                                <w:left w:val="none" w:sz="0" w:space="0" w:color="auto"/>
                                <w:bottom w:val="none" w:sz="0" w:space="0" w:color="auto"/>
                                <w:right w:val="none" w:sz="0" w:space="0" w:color="auto"/>
                              </w:divBdr>
                            </w:div>
                            <w:div w:id="163977558">
                              <w:marLeft w:val="0"/>
                              <w:marRight w:val="0"/>
                              <w:marTop w:val="0"/>
                              <w:marBottom w:val="0"/>
                              <w:divBdr>
                                <w:top w:val="none" w:sz="0" w:space="0" w:color="auto"/>
                                <w:left w:val="none" w:sz="0" w:space="0" w:color="auto"/>
                                <w:bottom w:val="none" w:sz="0" w:space="0" w:color="auto"/>
                                <w:right w:val="none" w:sz="0" w:space="0" w:color="auto"/>
                              </w:divBdr>
                            </w:div>
                            <w:div w:id="877283331">
                              <w:marLeft w:val="0"/>
                              <w:marRight w:val="0"/>
                              <w:marTop w:val="0"/>
                              <w:marBottom w:val="0"/>
                              <w:divBdr>
                                <w:top w:val="none" w:sz="0" w:space="0" w:color="auto"/>
                                <w:left w:val="none" w:sz="0" w:space="0" w:color="auto"/>
                                <w:bottom w:val="none" w:sz="0" w:space="0" w:color="auto"/>
                                <w:right w:val="none" w:sz="0" w:space="0" w:color="auto"/>
                              </w:divBdr>
                            </w:div>
                          </w:divsChild>
                        </w:div>
                        <w:div w:id="1329746966">
                          <w:marLeft w:val="0"/>
                          <w:marRight w:val="0"/>
                          <w:marTop w:val="0"/>
                          <w:marBottom w:val="0"/>
                          <w:divBdr>
                            <w:top w:val="none" w:sz="0" w:space="0" w:color="auto"/>
                            <w:left w:val="none" w:sz="0" w:space="0" w:color="auto"/>
                            <w:bottom w:val="none" w:sz="0" w:space="0" w:color="auto"/>
                            <w:right w:val="none" w:sz="0" w:space="0" w:color="auto"/>
                          </w:divBdr>
                          <w:divsChild>
                            <w:div w:id="2030332645">
                              <w:marLeft w:val="0"/>
                              <w:marRight w:val="0"/>
                              <w:marTop w:val="0"/>
                              <w:marBottom w:val="0"/>
                              <w:divBdr>
                                <w:top w:val="none" w:sz="0" w:space="0" w:color="auto"/>
                                <w:left w:val="none" w:sz="0" w:space="0" w:color="auto"/>
                                <w:bottom w:val="none" w:sz="0" w:space="0" w:color="auto"/>
                                <w:right w:val="none" w:sz="0" w:space="0" w:color="auto"/>
                              </w:divBdr>
                            </w:div>
                            <w:div w:id="307905881">
                              <w:marLeft w:val="0"/>
                              <w:marRight w:val="0"/>
                              <w:marTop w:val="450"/>
                              <w:marBottom w:val="450"/>
                              <w:divBdr>
                                <w:top w:val="none" w:sz="0" w:space="0" w:color="auto"/>
                                <w:left w:val="single" w:sz="24" w:space="0" w:color="6DB33F"/>
                                <w:bottom w:val="none" w:sz="0" w:space="0" w:color="auto"/>
                                <w:right w:val="none" w:sz="0" w:space="0" w:color="auto"/>
                              </w:divBdr>
                            </w:div>
                            <w:div w:id="40205607">
                              <w:marLeft w:val="0"/>
                              <w:marRight w:val="0"/>
                              <w:marTop w:val="0"/>
                              <w:marBottom w:val="0"/>
                              <w:divBdr>
                                <w:top w:val="none" w:sz="0" w:space="0" w:color="auto"/>
                                <w:left w:val="none" w:sz="0" w:space="0" w:color="auto"/>
                                <w:bottom w:val="none" w:sz="0" w:space="0" w:color="auto"/>
                                <w:right w:val="none" w:sz="0" w:space="0" w:color="auto"/>
                              </w:divBdr>
                            </w:div>
                            <w:div w:id="15899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3531">
                      <w:marLeft w:val="0"/>
                      <w:marRight w:val="0"/>
                      <w:marTop w:val="0"/>
                      <w:marBottom w:val="0"/>
                      <w:divBdr>
                        <w:top w:val="none" w:sz="0" w:space="0" w:color="auto"/>
                        <w:left w:val="none" w:sz="0" w:space="0" w:color="auto"/>
                        <w:bottom w:val="none" w:sz="0" w:space="0" w:color="auto"/>
                        <w:right w:val="none" w:sz="0" w:space="0" w:color="auto"/>
                      </w:divBdr>
                      <w:divsChild>
                        <w:div w:id="609169687">
                          <w:marLeft w:val="0"/>
                          <w:marRight w:val="0"/>
                          <w:marTop w:val="0"/>
                          <w:marBottom w:val="0"/>
                          <w:divBdr>
                            <w:top w:val="none" w:sz="0" w:space="0" w:color="auto"/>
                            <w:left w:val="none" w:sz="0" w:space="0" w:color="auto"/>
                            <w:bottom w:val="none" w:sz="0" w:space="0" w:color="auto"/>
                            <w:right w:val="none" w:sz="0" w:space="0" w:color="auto"/>
                          </w:divBdr>
                        </w:div>
                        <w:div w:id="1572809601">
                          <w:marLeft w:val="0"/>
                          <w:marRight w:val="0"/>
                          <w:marTop w:val="0"/>
                          <w:marBottom w:val="0"/>
                          <w:divBdr>
                            <w:top w:val="none" w:sz="0" w:space="0" w:color="auto"/>
                            <w:left w:val="none" w:sz="0" w:space="0" w:color="auto"/>
                            <w:bottom w:val="none" w:sz="0" w:space="0" w:color="auto"/>
                            <w:right w:val="none" w:sz="0" w:space="0" w:color="auto"/>
                          </w:divBdr>
                        </w:div>
                        <w:div w:id="1819374225">
                          <w:marLeft w:val="0"/>
                          <w:marRight w:val="0"/>
                          <w:marTop w:val="0"/>
                          <w:marBottom w:val="0"/>
                          <w:divBdr>
                            <w:top w:val="none" w:sz="0" w:space="0" w:color="auto"/>
                            <w:left w:val="none" w:sz="0" w:space="0" w:color="auto"/>
                            <w:bottom w:val="none" w:sz="0" w:space="0" w:color="auto"/>
                            <w:right w:val="none" w:sz="0" w:space="0" w:color="auto"/>
                          </w:divBdr>
                          <w:divsChild>
                            <w:div w:id="17528487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3297591">
                                  <w:marLeft w:val="0"/>
                                  <w:marRight w:val="0"/>
                                  <w:marTop w:val="0"/>
                                  <w:marBottom w:val="0"/>
                                  <w:divBdr>
                                    <w:top w:val="none" w:sz="0" w:space="0" w:color="auto"/>
                                    <w:left w:val="none" w:sz="0" w:space="0" w:color="auto"/>
                                    <w:bottom w:val="none" w:sz="0" w:space="0" w:color="auto"/>
                                    <w:right w:val="none" w:sz="0" w:space="0" w:color="auto"/>
                                  </w:divBdr>
                                  <w:divsChild>
                                    <w:div w:id="3848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79244">
                          <w:marLeft w:val="0"/>
                          <w:marRight w:val="0"/>
                          <w:marTop w:val="0"/>
                          <w:marBottom w:val="0"/>
                          <w:divBdr>
                            <w:top w:val="none" w:sz="0" w:space="0" w:color="auto"/>
                            <w:left w:val="none" w:sz="0" w:space="0" w:color="auto"/>
                            <w:bottom w:val="none" w:sz="0" w:space="0" w:color="auto"/>
                            <w:right w:val="none" w:sz="0" w:space="0" w:color="auto"/>
                          </w:divBdr>
                        </w:div>
                        <w:div w:id="4141652">
                          <w:marLeft w:val="0"/>
                          <w:marRight w:val="0"/>
                          <w:marTop w:val="0"/>
                          <w:marBottom w:val="300"/>
                          <w:divBdr>
                            <w:top w:val="single" w:sz="6" w:space="15" w:color="D7D7D7"/>
                            <w:left w:val="single" w:sz="6" w:space="15" w:color="D7D7D7"/>
                            <w:bottom w:val="single" w:sz="6" w:space="15" w:color="D7D7D7"/>
                            <w:right w:val="single" w:sz="6" w:space="15" w:color="D7D7D7"/>
                          </w:divBdr>
                          <w:divsChild>
                            <w:div w:id="993338527">
                              <w:marLeft w:val="0"/>
                              <w:marRight w:val="0"/>
                              <w:marTop w:val="0"/>
                              <w:marBottom w:val="0"/>
                              <w:divBdr>
                                <w:top w:val="none" w:sz="0" w:space="0" w:color="auto"/>
                                <w:left w:val="none" w:sz="0" w:space="0" w:color="auto"/>
                                <w:bottom w:val="none" w:sz="0" w:space="0" w:color="auto"/>
                                <w:right w:val="none" w:sz="0" w:space="0" w:color="auto"/>
                              </w:divBdr>
                              <w:divsChild>
                                <w:div w:id="180207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4817">
                          <w:marLeft w:val="0"/>
                          <w:marRight w:val="0"/>
                          <w:marTop w:val="0"/>
                          <w:marBottom w:val="0"/>
                          <w:divBdr>
                            <w:top w:val="none" w:sz="0" w:space="0" w:color="auto"/>
                            <w:left w:val="none" w:sz="0" w:space="0" w:color="auto"/>
                            <w:bottom w:val="none" w:sz="0" w:space="0" w:color="auto"/>
                            <w:right w:val="none" w:sz="0" w:space="0" w:color="auto"/>
                          </w:divBdr>
                          <w:divsChild>
                            <w:div w:id="1609892712">
                              <w:marLeft w:val="0"/>
                              <w:marRight w:val="0"/>
                              <w:marTop w:val="0"/>
                              <w:marBottom w:val="0"/>
                              <w:divBdr>
                                <w:top w:val="none" w:sz="0" w:space="0" w:color="auto"/>
                                <w:left w:val="none" w:sz="0" w:space="0" w:color="auto"/>
                                <w:bottom w:val="none" w:sz="0" w:space="0" w:color="auto"/>
                                <w:right w:val="none" w:sz="0" w:space="0" w:color="auto"/>
                              </w:divBdr>
                            </w:div>
                            <w:div w:id="483012044">
                              <w:marLeft w:val="0"/>
                              <w:marRight w:val="0"/>
                              <w:marTop w:val="450"/>
                              <w:marBottom w:val="450"/>
                              <w:divBdr>
                                <w:top w:val="none" w:sz="0" w:space="0" w:color="auto"/>
                                <w:left w:val="single" w:sz="24" w:space="0" w:color="6DB33F"/>
                                <w:bottom w:val="none" w:sz="0" w:space="0" w:color="auto"/>
                                <w:right w:val="none" w:sz="0" w:space="0" w:color="auto"/>
                              </w:divBdr>
                              <w:divsChild>
                                <w:div w:id="1665352221">
                                  <w:marLeft w:val="0"/>
                                  <w:marRight w:val="0"/>
                                  <w:marTop w:val="0"/>
                                  <w:marBottom w:val="0"/>
                                  <w:divBdr>
                                    <w:top w:val="none" w:sz="0" w:space="0" w:color="auto"/>
                                    <w:left w:val="none" w:sz="0" w:space="0" w:color="auto"/>
                                    <w:bottom w:val="none" w:sz="0" w:space="0" w:color="auto"/>
                                    <w:right w:val="none" w:sz="0" w:space="0" w:color="auto"/>
                                  </w:divBdr>
                                </w:div>
                              </w:divsChild>
                            </w:div>
                            <w:div w:id="1992900977">
                              <w:marLeft w:val="0"/>
                              <w:marRight w:val="0"/>
                              <w:marTop w:val="0"/>
                              <w:marBottom w:val="0"/>
                              <w:divBdr>
                                <w:top w:val="none" w:sz="0" w:space="0" w:color="auto"/>
                                <w:left w:val="none" w:sz="0" w:space="0" w:color="auto"/>
                                <w:bottom w:val="none" w:sz="0" w:space="0" w:color="auto"/>
                                <w:right w:val="none" w:sz="0" w:space="0" w:color="auto"/>
                              </w:divBdr>
                            </w:div>
                            <w:div w:id="1675763525">
                              <w:marLeft w:val="0"/>
                              <w:marRight w:val="0"/>
                              <w:marTop w:val="0"/>
                              <w:marBottom w:val="0"/>
                              <w:divBdr>
                                <w:top w:val="none" w:sz="0" w:space="0" w:color="auto"/>
                                <w:left w:val="none" w:sz="0" w:space="0" w:color="auto"/>
                                <w:bottom w:val="none" w:sz="0" w:space="0" w:color="auto"/>
                                <w:right w:val="none" w:sz="0" w:space="0" w:color="auto"/>
                              </w:divBdr>
                              <w:divsChild>
                                <w:div w:id="4884056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54205045">
                                      <w:marLeft w:val="0"/>
                                      <w:marRight w:val="0"/>
                                      <w:marTop w:val="0"/>
                                      <w:marBottom w:val="0"/>
                                      <w:divBdr>
                                        <w:top w:val="none" w:sz="0" w:space="0" w:color="auto"/>
                                        <w:left w:val="none" w:sz="0" w:space="0" w:color="auto"/>
                                        <w:bottom w:val="none" w:sz="0" w:space="0" w:color="auto"/>
                                        <w:right w:val="none" w:sz="0" w:space="0" w:color="auto"/>
                                      </w:divBdr>
                                      <w:divsChild>
                                        <w:div w:id="90958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54979">
                              <w:marLeft w:val="0"/>
                              <w:marRight w:val="0"/>
                              <w:marTop w:val="0"/>
                              <w:marBottom w:val="0"/>
                              <w:divBdr>
                                <w:top w:val="none" w:sz="0" w:space="0" w:color="auto"/>
                                <w:left w:val="none" w:sz="0" w:space="0" w:color="auto"/>
                                <w:bottom w:val="none" w:sz="0" w:space="0" w:color="auto"/>
                                <w:right w:val="none" w:sz="0" w:space="0" w:color="auto"/>
                              </w:divBdr>
                            </w:div>
                            <w:div w:id="85659570">
                              <w:marLeft w:val="0"/>
                              <w:marRight w:val="0"/>
                              <w:marTop w:val="0"/>
                              <w:marBottom w:val="0"/>
                              <w:divBdr>
                                <w:top w:val="none" w:sz="0" w:space="0" w:color="auto"/>
                                <w:left w:val="none" w:sz="0" w:space="0" w:color="auto"/>
                                <w:bottom w:val="none" w:sz="0" w:space="0" w:color="auto"/>
                                <w:right w:val="none" w:sz="0" w:space="0" w:color="auto"/>
                              </w:divBdr>
                              <w:divsChild>
                                <w:div w:id="1136607133">
                                  <w:marLeft w:val="0"/>
                                  <w:marRight w:val="0"/>
                                  <w:marTop w:val="0"/>
                                  <w:marBottom w:val="300"/>
                                  <w:divBdr>
                                    <w:top w:val="single" w:sz="6" w:space="15" w:color="E6E6E6"/>
                                    <w:left w:val="single" w:sz="6" w:space="15" w:color="E6E6E6"/>
                                    <w:bottom w:val="single" w:sz="6" w:space="15" w:color="E6E6E6"/>
                                    <w:right w:val="single" w:sz="6" w:space="15" w:color="E6E6E6"/>
                                  </w:divBdr>
                                  <w:divsChild>
                                    <w:div w:id="458381854">
                                      <w:marLeft w:val="0"/>
                                      <w:marRight w:val="0"/>
                                      <w:marTop w:val="0"/>
                                      <w:marBottom w:val="0"/>
                                      <w:divBdr>
                                        <w:top w:val="none" w:sz="0" w:space="0" w:color="auto"/>
                                        <w:left w:val="none" w:sz="0" w:space="0" w:color="auto"/>
                                        <w:bottom w:val="none" w:sz="0" w:space="0" w:color="auto"/>
                                        <w:right w:val="none" w:sz="0" w:space="0" w:color="auto"/>
                                      </w:divBdr>
                                      <w:divsChild>
                                        <w:div w:id="1283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104580">
                              <w:marLeft w:val="0"/>
                              <w:marRight w:val="0"/>
                              <w:marTop w:val="0"/>
                              <w:marBottom w:val="0"/>
                              <w:divBdr>
                                <w:top w:val="none" w:sz="0" w:space="0" w:color="auto"/>
                                <w:left w:val="none" w:sz="0" w:space="0" w:color="auto"/>
                                <w:bottom w:val="none" w:sz="0" w:space="0" w:color="auto"/>
                                <w:right w:val="none" w:sz="0" w:space="0" w:color="auto"/>
                              </w:divBdr>
                            </w:div>
                            <w:div w:id="544028298">
                              <w:marLeft w:val="0"/>
                              <w:marRight w:val="0"/>
                              <w:marTop w:val="0"/>
                              <w:marBottom w:val="0"/>
                              <w:divBdr>
                                <w:top w:val="none" w:sz="0" w:space="0" w:color="auto"/>
                                <w:left w:val="none" w:sz="0" w:space="0" w:color="auto"/>
                                <w:bottom w:val="none" w:sz="0" w:space="0" w:color="auto"/>
                                <w:right w:val="none" w:sz="0" w:space="0" w:color="auto"/>
                              </w:divBdr>
                              <w:divsChild>
                                <w:div w:id="2607205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464549286">
                                      <w:marLeft w:val="0"/>
                                      <w:marRight w:val="0"/>
                                      <w:marTop w:val="0"/>
                                      <w:marBottom w:val="0"/>
                                      <w:divBdr>
                                        <w:top w:val="none" w:sz="0" w:space="0" w:color="auto"/>
                                        <w:left w:val="none" w:sz="0" w:space="0" w:color="auto"/>
                                        <w:bottom w:val="none" w:sz="0" w:space="0" w:color="auto"/>
                                        <w:right w:val="none" w:sz="0" w:space="0" w:color="auto"/>
                                      </w:divBdr>
                                      <w:divsChild>
                                        <w:div w:id="142353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01587">
                              <w:marLeft w:val="0"/>
                              <w:marRight w:val="0"/>
                              <w:marTop w:val="0"/>
                              <w:marBottom w:val="0"/>
                              <w:divBdr>
                                <w:top w:val="none" w:sz="0" w:space="0" w:color="auto"/>
                                <w:left w:val="none" w:sz="0" w:space="0" w:color="auto"/>
                                <w:bottom w:val="none" w:sz="0" w:space="0" w:color="auto"/>
                                <w:right w:val="none" w:sz="0" w:space="0" w:color="auto"/>
                              </w:divBdr>
                            </w:div>
                            <w:div w:id="177812267">
                              <w:marLeft w:val="0"/>
                              <w:marRight w:val="0"/>
                              <w:marTop w:val="0"/>
                              <w:marBottom w:val="0"/>
                              <w:divBdr>
                                <w:top w:val="none" w:sz="0" w:space="0" w:color="auto"/>
                                <w:left w:val="none" w:sz="0" w:space="0" w:color="auto"/>
                                <w:bottom w:val="none" w:sz="0" w:space="0" w:color="auto"/>
                                <w:right w:val="none" w:sz="0" w:space="0" w:color="auto"/>
                              </w:divBdr>
                            </w:div>
                            <w:div w:id="1497375777">
                              <w:marLeft w:val="0"/>
                              <w:marRight w:val="0"/>
                              <w:marTop w:val="0"/>
                              <w:marBottom w:val="0"/>
                              <w:divBdr>
                                <w:top w:val="none" w:sz="0" w:space="0" w:color="auto"/>
                                <w:left w:val="none" w:sz="0" w:space="0" w:color="auto"/>
                                <w:bottom w:val="none" w:sz="0" w:space="0" w:color="auto"/>
                                <w:right w:val="none" w:sz="0" w:space="0" w:color="auto"/>
                              </w:divBdr>
                              <w:divsChild>
                                <w:div w:id="15327191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9323481">
                                      <w:marLeft w:val="0"/>
                                      <w:marRight w:val="0"/>
                                      <w:marTop w:val="0"/>
                                      <w:marBottom w:val="0"/>
                                      <w:divBdr>
                                        <w:top w:val="none" w:sz="0" w:space="0" w:color="auto"/>
                                        <w:left w:val="none" w:sz="0" w:space="0" w:color="auto"/>
                                        <w:bottom w:val="none" w:sz="0" w:space="0" w:color="auto"/>
                                        <w:right w:val="none" w:sz="0" w:space="0" w:color="auto"/>
                                      </w:divBdr>
                                      <w:divsChild>
                                        <w:div w:id="317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48723">
                              <w:marLeft w:val="0"/>
                              <w:marRight w:val="0"/>
                              <w:marTop w:val="0"/>
                              <w:marBottom w:val="0"/>
                              <w:divBdr>
                                <w:top w:val="none" w:sz="0" w:space="0" w:color="auto"/>
                                <w:left w:val="none" w:sz="0" w:space="0" w:color="auto"/>
                                <w:bottom w:val="none" w:sz="0" w:space="0" w:color="auto"/>
                                <w:right w:val="none" w:sz="0" w:space="0" w:color="auto"/>
                              </w:divBdr>
                            </w:div>
                            <w:div w:id="1603610523">
                              <w:marLeft w:val="0"/>
                              <w:marRight w:val="0"/>
                              <w:marTop w:val="0"/>
                              <w:marBottom w:val="0"/>
                              <w:divBdr>
                                <w:top w:val="none" w:sz="0" w:space="0" w:color="auto"/>
                                <w:left w:val="none" w:sz="0" w:space="0" w:color="auto"/>
                                <w:bottom w:val="none" w:sz="0" w:space="0" w:color="auto"/>
                                <w:right w:val="none" w:sz="0" w:space="0" w:color="auto"/>
                              </w:divBdr>
                              <w:divsChild>
                                <w:div w:id="139369987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95851791">
                                      <w:marLeft w:val="0"/>
                                      <w:marRight w:val="0"/>
                                      <w:marTop w:val="0"/>
                                      <w:marBottom w:val="0"/>
                                      <w:divBdr>
                                        <w:top w:val="none" w:sz="0" w:space="0" w:color="auto"/>
                                        <w:left w:val="none" w:sz="0" w:space="0" w:color="auto"/>
                                        <w:bottom w:val="none" w:sz="0" w:space="0" w:color="auto"/>
                                        <w:right w:val="none" w:sz="0" w:space="0" w:color="auto"/>
                                      </w:divBdr>
                                      <w:divsChild>
                                        <w:div w:id="15900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95076">
                              <w:marLeft w:val="0"/>
                              <w:marRight w:val="0"/>
                              <w:marTop w:val="0"/>
                              <w:marBottom w:val="0"/>
                              <w:divBdr>
                                <w:top w:val="none" w:sz="0" w:space="0" w:color="auto"/>
                                <w:left w:val="none" w:sz="0" w:space="0" w:color="auto"/>
                                <w:bottom w:val="none" w:sz="0" w:space="0" w:color="auto"/>
                                <w:right w:val="none" w:sz="0" w:space="0" w:color="auto"/>
                              </w:divBdr>
                            </w:div>
                            <w:div w:id="293826689">
                              <w:marLeft w:val="0"/>
                              <w:marRight w:val="0"/>
                              <w:marTop w:val="450"/>
                              <w:marBottom w:val="450"/>
                              <w:divBdr>
                                <w:top w:val="none" w:sz="0" w:space="0" w:color="auto"/>
                                <w:left w:val="single" w:sz="24" w:space="0" w:color="6DB33F"/>
                                <w:bottom w:val="none" w:sz="0" w:space="0" w:color="auto"/>
                                <w:right w:val="none" w:sz="0" w:space="0" w:color="auto"/>
                              </w:divBdr>
                              <w:divsChild>
                                <w:div w:id="2066828159">
                                  <w:marLeft w:val="0"/>
                                  <w:marRight w:val="0"/>
                                  <w:marTop w:val="0"/>
                                  <w:marBottom w:val="0"/>
                                  <w:divBdr>
                                    <w:top w:val="none" w:sz="0" w:space="0" w:color="auto"/>
                                    <w:left w:val="none" w:sz="0" w:space="0" w:color="auto"/>
                                    <w:bottom w:val="none" w:sz="0" w:space="0" w:color="auto"/>
                                    <w:right w:val="none" w:sz="0" w:space="0" w:color="auto"/>
                                  </w:divBdr>
                                </w:div>
                                <w:div w:id="143648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5471">
                          <w:marLeft w:val="0"/>
                          <w:marRight w:val="0"/>
                          <w:marTop w:val="0"/>
                          <w:marBottom w:val="0"/>
                          <w:divBdr>
                            <w:top w:val="none" w:sz="0" w:space="0" w:color="auto"/>
                            <w:left w:val="none" w:sz="0" w:space="0" w:color="auto"/>
                            <w:bottom w:val="none" w:sz="0" w:space="0" w:color="auto"/>
                            <w:right w:val="none" w:sz="0" w:space="0" w:color="auto"/>
                          </w:divBdr>
                          <w:divsChild>
                            <w:div w:id="1872915429">
                              <w:marLeft w:val="0"/>
                              <w:marRight w:val="0"/>
                              <w:marTop w:val="0"/>
                              <w:marBottom w:val="0"/>
                              <w:divBdr>
                                <w:top w:val="none" w:sz="0" w:space="0" w:color="auto"/>
                                <w:left w:val="none" w:sz="0" w:space="0" w:color="auto"/>
                                <w:bottom w:val="none" w:sz="0" w:space="0" w:color="auto"/>
                                <w:right w:val="none" w:sz="0" w:space="0" w:color="auto"/>
                              </w:divBdr>
                            </w:div>
                            <w:div w:id="1176576664">
                              <w:marLeft w:val="0"/>
                              <w:marRight w:val="0"/>
                              <w:marTop w:val="0"/>
                              <w:marBottom w:val="0"/>
                              <w:divBdr>
                                <w:top w:val="none" w:sz="0" w:space="0" w:color="auto"/>
                                <w:left w:val="none" w:sz="0" w:space="0" w:color="auto"/>
                                <w:bottom w:val="none" w:sz="0" w:space="0" w:color="auto"/>
                                <w:right w:val="none" w:sz="0" w:space="0" w:color="auto"/>
                              </w:divBdr>
                            </w:div>
                            <w:div w:id="958803176">
                              <w:marLeft w:val="0"/>
                              <w:marRight w:val="0"/>
                              <w:marTop w:val="0"/>
                              <w:marBottom w:val="0"/>
                              <w:divBdr>
                                <w:top w:val="none" w:sz="0" w:space="0" w:color="auto"/>
                                <w:left w:val="none" w:sz="0" w:space="0" w:color="auto"/>
                                <w:bottom w:val="none" w:sz="0" w:space="0" w:color="auto"/>
                                <w:right w:val="none" w:sz="0" w:space="0" w:color="auto"/>
                              </w:divBdr>
                              <w:divsChild>
                                <w:div w:id="90475710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04211235">
                                      <w:marLeft w:val="0"/>
                                      <w:marRight w:val="0"/>
                                      <w:marTop w:val="0"/>
                                      <w:marBottom w:val="0"/>
                                      <w:divBdr>
                                        <w:top w:val="none" w:sz="0" w:space="0" w:color="auto"/>
                                        <w:left w:val="none" w:sz="0" w:space="0" w:color="auto"/>
                                        <w:bottom w:val="none" w:sz="0" w:space="0" w:color="auto"/>
                                        <w:right w:val="none" w:sz="0" w:space="0" w:color="auto"/>
                                      </w:divBdr>
                                      <w:divsChild>
                                        <w:div w:id="6323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0907">
                              <w:marLeft w:val="0"/>
                              <w:marRight w:val="0"/>
                              <w:marTop w:val="0"/>
                              <w:marBottom w:val="0"/>
                              <w:divBdr>
                                <w:top w:val="none" w:sz="0" w:space="0" w:color="auto"/>
                                <w:left w:val="none" w:sz="0" w:space="0" w:color="auto"/>
                                <w:bottom w:val="none" w:sz="0" w:space="0" w:color="auto"/>
                                <w:right w:val="none" w:sz="0" w:space="0" w:color="auto"/>
                              </w:divBdr>
                            </w:div>
                            <w:div w:id="1612587744">
                              <w:marLeft w:val="0"/>
                              <w:marRight w:val="0"/>
                              <w:marTop w:val="0"/>
                              <w:marBottom w:val="0"/>
                              <w:divBdr>
                                <w:top w:val="none" w:sz="0" w:space="0" w:color="auto"/>
                                <w:left w:val="none" w:sz="0" w:space="0" w:color="auto"/>
                                <w:bottom w:val="none" w:sz="0" w:space="0" w:color="auto"/>
                                <w:right w:val="none" w:sz="0" w:space="0" w:color="auto"/>
                              </w:divBdr>
                              <w:divsChild>
                                <w:div w:id="1570847527">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8001568">
                                      <w:marLeft w:val="0"/>
                                      <w:marRight w:val="0"/>
                                      <w:marTop w:val="0"/>
                                      <w:marBottom w:val="0"/>
                                      <w:divBdr>
                                        <w:top w:val="none" w:sz="0" w:space="0" w:color="auto"/>
                                        <w:left w:val="none" w:sz="0" w:space="0" w:color="auto"/>
                                        <w:bottom w:val="none" w:sz="0" w:space="0" w:color="auto"/>
                                        <w:right w:val="none" w:sz="0" w:space="0" w:color="auto"/>
                                      </w:divBdr>
                                      <w:divsChild>
                                        <w:div w:id="6199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0355">
                              <w:marLeft w:val="0"/>
                              <w:marRight w:val="0"/>
                              <w:marTop w:val="0"/>
                              <w:marBottom w:val="0"/>
                              <w:divBdr>
                                <w:top w:val="none" w:sz="0" w:space="0" w:color="auto"/>
                                <w:left w:val="none" w:sz="0" w:space="0" w:color="auto"/>
                                <w:bottom w:val="none" w:sz="0" w:space="0" w:color="auto"/>
                                <w:right w:val="none" w:sz="0" w:space="0" w:color="auto"/>
                              </w:divBdr>
                            </w:div>
                            <w:div w:id="1353605402">
                              <w:marLeft w:val="0"/>
                              <w:marRight w:val="0"/>
                              <w:marTop w:val="0"/>
                              <w:marBottom w:val="0"/>
                              <w:divBdr>
                                <w:top w:val="none" w:sz="0" w:space="0" w:color="auto"/>
                                <w:left w:val="none" w:sz="0" w:space="0" w:color="auto"/>
                                <w:bottom w:val="none" w:sz="0" w:space="0" w:color="auto"/>
                                <w:right w:val="none" w:sz="0" w:space="0" w:color="auto"/>
                              </w:divBdr>
                              <w:divsChild>
                                <w:div w:id="43845184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65182419">
                                      <w:marLeft w:val="0"/>
                                      <w:marRight w:val="0"/>
                                      <w:marTop w:val="0"/>
                                      <w:marBottom w:val="0"/>
                                      <w:divBdr>
                                        <w:top w:val="none" w:sz="0" w:space="0" w:color="auto"/>
                                        <w:left w:val="none" w:sz="0" w:space="0" w:color="auto"/>
                                        <w:bottom w:val="none" w:sz="0" w:space="0" w:color="auto"/>
                                        <w:right w:val="none" w:sz="0" w:space="0" w:color="auto"/>
                                      </w:divBdr>
                                      <w:divsChild>
                                        <w:div w:id="9793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89756">
                              <w:marLeft w:val="0"/>
                              <w:marRight w:val="0"/>
                              <w:marTop w:val="0"/>
                              <w:marBottom w:val="0"/>
                              <w:divBdr>
                                <w:top w:val="none" w:sz="0" w:space="0" w:color="auto"/>
                                <w:left w:val="none" w:sz="0" w:space="0" w:color="auto"/>
                                <w:bottom w:val="none" w:sz="0" w:space="0" w:color="auto"/>
                                <w:right w:val="none" w:sz="0" w:space="0" w:color="auto"/>
                              </w:divBdr>
                            </w:div>
                            <w:div w:id="1294605243">
                              <w:marLeft w:val="0"/>
                              <w:marRight w:val="0"/>
                              <w:marTop w:val="0"/>
                              <w:marBottom w:val="0"/>
                              <w:divBdr>
                                <w:top w:val="none" w:sz="0" w:space="0" w:color="auto"/>
                                <w:left w:val="none" w:sz="0" w:space="0" w:color="auto"/>
                                <w:bottom w:val="none" w:sz="0" w:space="0" w:color="auto"/>
                                <w:right w:val="none" w:sz="0" w:space="0" w:color="auto"/>
                              </w:divBdr>
                              <w:divsChild>
                                <w:div w:id="150820572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4440213">
                                      <w:marLeft w:val="0"/>
                                      <w:marRight w:val="0"/>
                                      <w:marTop w:val="0"/>
                                      <w:marBottom w:val="0"/>
                                      <w:divBdr>
                                        <w:top w:val="none" w:sz="0" w:space="0" w:color="auto"/>
                                        <w:left w:val="none" w:sz="0" w:space="0" w:color="auto"/>
                                        <w:bottom w:val="none" w:sz="0" w:space="0" w:color="auto"/>
                                        <w:right w:val="none" w:sz="0" w:space="0" w:color="auto"/>
                                      </w:divBdr>
                                      <w:divsChild>
                                        <w:div w:id="12114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81488">
                  <w:marLeft w:val="0"/>
                  <w:marRight w:val="0"/>
                  <w:marTop w:val="0"/>
                  <w:marBottom w:val="0"/>
                  <w:divBdr>
                    <w:top w:val="none" w:sz="0" w:space="0" w:color="auto"/>
                    <w:left w:val="none" w:sz="0" w:space="0" w:color="auto"/>
                    <w:bottom w:val="none" w:sz="0" w:space="0" w:color="auto"/>
                    <w:right w:val="none" w:sz="0" w:space="0" w:color="auto"/>
                  </w:divBdr>
                  <w:divsChild>
                    <w:div w:id="2037923600">
                      <w:marLeft w:val="0"/>
                      <w:marRight w:val="0"/>
                      <w:marTop w:val="0"/>
                      <w:marBottom w:val="0"/>
                      <w:divBdr>
                        <w:top w:val="none" w:sz="0" w:space="0" w:color="auto"/>
                        <w:left w:val="none" w:sz="0" w:space="0" w:color="auto"/>
                        <w:bottom w:val="none" w:sz="0" w:space="0" w:color="auto"/>
                        <w:right w:val="none" w:sz="0" w:space="0" w:color="auto"/>
                      </w:divBdr>
                    </w:div>
                    <w:div w:id="1586110991">
                      <w:marLeft w:val="0"/>
                      <w:marRight w:val="0"/>
                      <w:marTop w:val="0"/>
                      <w:marBottom w:val="0"/>
                      <w:divBdr>
                        <w:top w:val="none" w:sz="0" w:space="0" w:color="auto"/>
                        <w:left w:val="none" w:sz="0" w:space="0" w:color="auto"/>
                        <w:bottom w:val="none" w:sz="0" w:space="0" w:color="auto"/>
                        <w:right w:val="none" w:sz="0" w:space="0" w:color="auto"/>
                      </w:divBdr>
                    </w:div>
                    <w:div w:id="948703763">
                      <w:marLeft w:val="0"/>
                      <w:marRight w:val="0"/>
                      <w:marTop w:val="0"/>
                      <w:marBottom w:val="0"/>
                      <w:divBdr>
                        <w:top w:val="none" w:sz="0" w:space="0" w:color="auto"/>
                        <w:left w:val="none" w:sz="0" w:space="0" w:color="auto"/>
                        <w:bottom w:val="none" w:sz="0" w:space="0" w:color="auto"/>
                        <w:right w:val="none" w:sz="0" w:space="0" w:color="auto"/>
                      </w:divBdr>
                    </w:div>
                    <w:div w:id="979915907">
                      <w:marLeft w:val="0"/>
                      <w:marRight w:val="0"/>
                      <w:marTop w:val="450"/>
                      <w:marBottom w:val="450"/>
                      <w:divBdr>
                        <w:top w:val="none" w:sz="0" w:space="0" w:color="auto"/>
                        <w:left w:val="single" w:sz="24" w:space="0" w:color="6DB33F"/>
                        <w:bottom w:val="none" w:sz="0" w:space="0" w:color="auto"/>
                        <w:right w:val="none" w:sz="0" w:space="0" w:color="auto"/>
                      </w:divBdr>
                    </w:div>
                    <w:div w:id="649754861">
                      <w:marLeft w:val="0"/>
                      <w:marRight w:val="0"/>
                      <w:marTop w:val="0"/>
                      <w:marBottom w:val="0"/>
                      <w:divBdr>
                        <w:top w:val="none" w:sz="0" w:space="0" w:color="auto"/>
                        <w:left w:val="none" w:sz="0" w:space="0" w:color="auto"/>
                        <w:bottom w:val="none" w:sz="0" w:space="0" w:color="auto"/>
                        <w:right w:val="none" w:sz="0" w:space="0" w:color="auto"/>
                      </w:divBdr>
                      <w:divsChild>
                        <w:div w:id="957182398">
                          <w:marLeft w:val="0"/>
                          <w:marRight w:val="0"/>
                          <w:marTop w:val="0"/>
                          <w:marBottom w:val="0"/>
                          <w:divBdr>
                            <w:top w:val="none" w:sz="0" w:space="0" w:color="auto"/>
                            <w:left w:val="none" w:sz="0" w:space="0" w:color="auto"/>
                            <w:bottom w:val="none" w:sz="0" w:space="0" w:color="auto"/>
                            <w:right w:val="none" w:sz="0" w:space="0" w:color="auto"/>
                          </w:divBdr>
                        </w:div>
                        <w:div w:id="785656141">
                          <w:marLeft w:val="0"/>
                          <w:marRight w:val="0"/>
                          <w:marTop w:val="0"/>
                          <w:marBottom w:val="0"/>
                          <w:divBdr>
                            <w:top w:val="none" w:sz="0" w:space="0" w:color="auto"/>
                            <w:left w:val="none" w:sz="0" w:space="0" w:color="auto"/>
                            <w:bottom w:val="none" w:sz="0" w:space="0" w:color="auto"/>
                            <w:right w:val="none" w:sz="0" w:space="0" w:color="auto"/>
                          </w:divBdr>
                        </w:div>
                        <w:div w:id="1504471532">
                          <w:marLeft w:val="0"/>
                          <w:marRight w:val="0"/>
                          <w:marTop w:val="0"/>
                          <w:marBottom w:val="300"/>
                          <w:divBdr>
                            <w:top w:val="none" w:sz="0" w:space="0" w:color="auto"/>
                            <w:left w:val="none" w:sz="0" w:space="0" w:color="auto"/>
                            <w:bottom w:val="none" w:sz="0" w:space="0" w:color="auto"/>
                            <w:right w:val="none" w:sz="0" w:space="0" w:color="auto"/>
                          </w:divBdr>
                          <w:divsChild>
                            <w:div w:id="2005620327">
                              <w:marLeft w:val="0"/>
                              <w:marRight w:val="0"/>
                              <w:marTop w:val="0"/>
                              <w:marBottom w:val="0"/>
                              <w:divBdr>
                                <w:top w:val="none" w:sz="0" w:space="0" w:color="auto"/>
                                <w:left w:val="none" w:sz="0" w:space="0" w:color="auto"/>
                                <w:bottom w:val="none" w:sz="0" w:space="0" w:color="auto"/>
                                <w:right w:val="none" w:sz="0" w:space="0" w:color="auto"/>
                              </w:divBdr>
                            </w:div>
                          </w:divsChild>
                        </w:div>
                        <w:div w:id="993608345">
                          <w:marLeft w:val="0"/>
                          <w:marRight w:val="0"/>
                          <w:marTop w:val="0"/>
                          <w:marBottom w:val="0"/>
                          <w:divBdr>
                            <w:top w:val="none" w:sz="0" w:space="0" w:color="auto"/>
                            <w:left w:val="none" w:sz="0" w:space="0" w:color="auto"/>
                            <w:bottom w:val="none" w:sz="0" w:space="0" w:color="auto"/>
                            <w:right w:val="none" w:sz="0" w:space="0" w:color="auto"/>
                          </w:divBdr>
                        </w:div>
                        <w:div w:id="984046296">
                          <w:marLeft w:val="0"/>
                          <w:marRight w:val="0"/>
                          <w:marTop w:val="0"/>
                          <w:marBottom w:val="0"/>
                          <w:divBdr>
                            <w:top w:val="none" w:sz="0" w:space="0" w:color="auto"/>
                            <w:left w:val="none" w:sz="0" w:space="0" w:color="auto"/>
                            <w:bottom w:val="none" w:sz="0" w:space="0" w:color="auto"/>
                            <w:right w:val="none" w:sz="0" w:space="0" w:color="auto"/>
                          </w:divBdr>
                          <w:divsChild>
                            <w:div w:id="407919170">
                              <w:marLeft w:val="0"/>
                              <w:marRight w:val="0"/>
                              <w:marTop w:val="0"/>
                              <w:marBottom w:val="300"/>
                              <w:divBdr>
                                <w:top w:val="single" w:sz="6" w:space="15" w:color="E6E6E6"/>
                                <w:left w:val="single" w:sz="6" w:space="15" w:color="E6E6E6"/>
                                <w:bottom w:val="single" w:sz="6" w:space="15" w:color="E6E6E6"/>
                                <w:right w:val="single" w:sz="6" w:space="15" w:color="E6E6E6"/>
                              </w:divBdr>
                              <w:divsChild>
                                <w:div w:id="489103660">
                                  <w:marLeft w:val="0"/>
                                  <w:marRight w:val="0"/>
                                  <w:marTop w:val="0"/>
                                  <w:marBottom w:val="0"/>
                                  <w:divBdr>
                                    <w:top w:val="none" w:sz="0" w:space="0" w:color="auto"/>
                                    <w:left w:val="none" w:sz="0" w:space="0" w:color="auto"/>
                                    <w:bottom w:val="none" w:sz="0" w:space="0" w:color="auto"/>
                                    <w:right w:val="none" w:sz="0" w:space="0" w:color="auto"/>
                                  </w:divBdr>
                                  <w:divsChild>
                                    <w:div w:id="118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191916">
                      <w:marLeft w:val="0"/>
                      <w:marRight w:val="0"/>
                      <w:marTop w:val="0"/>
                      <w:marBottom w:val="0"/>
                      <w:divBdr>
                        <w:top w:val="none" w:sz="0" w:space="0" w:color="auto"/>
                        <w:left w:val="none" w:sz="0" w:space="0" w:color="auto"/>
                        <w:bottom w:val="none" w:sz="0" w:space="0" w:color="auto"/>
                        <w:right w:val="none" w:sz="0" w:space="0" w:color="auto"/>
                      </w:divBdr>
                      <w:divsChild>
                        <w:div w:id="1479150869">
                          <w:marLeft w:val="0"/>
                          <w:marRight w:val="0"/>
                          <w:marTop w:val="0"/>
                          <w:marBottom w:val="0"/>
                          <w:divBdr>
                            <w:top w:val="none" w:sz="0" w:space="0" w:color="auto"/>
                            <w:left w:val="none" w:sz="0" w:space="0" w:color="auto"/>
                            <w:bottom w:val="none" w:sz="0" w:space="0" w:color="auto"/>
                            <w:right w:val="none" w:sz="0" w:space="0" w:color="auto"/>
                          </w:divBdr>
                        </w:div>
                        <w:div w:id="1894077308">
                          <w:marLeft w:val="0"/>
                          <w:marRight w:val="0"/>
                          <w:marTop w:val="0"/>
                          <w:marBottom w:val="0"/>
                          <w:divBdr>
                            <w:top w:val="none" w:sz="0" w:space="0" w:color="auto"/>
                            <w:left w:val="none" w:sz="0" w:space="0" w:color="auto"/>
                            <w:bottom w:val="none" w:sz="0" w:space="0" w:color="auto"/>
                            <w:right w:val="none" w:sz="0" w:space="0" w:color="auto"/>
                          </w:divBdr>
                        </w:div>
                        <w:div w:id="1162503758">
                          <w:marLeft w:val="0"/>
                          <w:marRight w:val="0"/>
                          <w:marTop w:val="0"/>
                          <w:marBottom w:val="300"/>
                          <w:divBdr>
                            <w:top w:val="none" w:sz="0" w:space="0" w:color="auto"/>
                            <w:left w:val="none" w:sz="0" w:space="0" w:color="auto"/>
                            <w:bottom w:val="none" w:sz="0" w:space="0" w:color="auto"/>
                            <w:right w:val="none" w:sz="0" w:space="0" w:color="auto"/>
                          </w:divBdr>
                          <w:divsChild>
                            <w:div w:id="1471509727">
                              <w:marLeft w:val="0"/>
                              <w:marRight w:val="0"/>
                              <w:marTop w:val="0"/>
                              <w:marBottom w:val="0"/>
                              <w:divBdr>
                                <w:top w:val="none" w:sz="0" w:space="0" w:color="auto"/>
                                <w:left w:val="none" w:sz="0" w:space="0" w:color="auto"/>
                                <w:bottom w:val="none" w:sz="0" w:space="0" w:color="auto"/>
                                <w:right w:val="none" w:sz="0" w:space="0" w:color="auto"/>
                              </w:divBdr>
                            </w:div>
                          </w:divsChild>
                        </w:div>
                        <w:div w:id="1714842806">
                          <w:marLeft w:val="0"/>
                          <w:marRight w:val="0"/>
                          <w:marTop w:val="0"/>
                          <w:marBottom w:val="0"/>
                          <w:divBdr>
                            <w:top w:val="none" w:sz="0" w:space="0" w:color="auto"/>
                            <w:left w:val="none" w:sz="0" w:space="0" w:color="auto"/>
                            <w:bottom w:val="none" w:sz="0" w:space="0" w:color="auto"/>
                            <w:right w:val="none" w:sz="0" w:space="0" w:color="auto"/>
                          </w:divBdr>
                        </w:div>
                        <w:div w:id="1012956711">
                          <w:marLeft w:val="0"/>
                          <w:marRight w:val="0"/>
                          <w:marTop w:val="0"/>
                          <w:marBottom w:val="0"/>
                          <w:divBdr>
                            <w:top w:val="none" w:sz="0" w:space="0" w:color="auto"/>
                            <w:left w:val="none" w:sz="0" w:space="0" w:color="auto"/>
                            <w:bottom w:val="none" w:sz="0" w:space="0" w:color="auto"/>
                            <w:right w:val="none" w:sz="0" w:space="0" w:color="auto"/>
                          </w:divBdr>
                        </w:div>
                        <w:div w:id="1528177566">
                          <w:marLeft w:val="0"/>
                          <w:marRight w:val="0"/>
                          <w:marTop w:val="0"/>
                          <w:marBottom w:val="0"/>
                          <w:divBdr>
                            <w:top w:val="none" w:sz="0" w:space="0" w:color="auto"/>
                            <w:left w:val="none" w:sz="0" w:space="0" w:color="auto"/>
                            <w:bottom w:val="none" w:sz="0" w:space="0" w:color="auto"/>
                            <w:right w:val="none" w:sz="0" w:space="0" w:color="auto"/>
                          </w:divBdr>
                          <w:divsChild>
                            <w:div w:id="16859342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94193283">
                                  <w:marLeft w:val="0"/>
                                  <w:marRight w:val="0"/>
                                  <w:marTop w:val="0"/>
                                  <w:marBottom w:val="0"/>
                                  <w:divBdr>
                                    <w:top w:val="none" w:sz="0" w:space="0" w:color="auto"/>
                                    <w:left w:val="none" w:sz="0" w:space="0" w:color="auto"/>
                                    <w:bottom w:val="none" w:sz="0" w:space="0" w:color="auto"/>
                                    <w:right w:val="none" w:sz="0" w:space="0" w:color="auto"/>
                                  </w:divBdr>
                                  <w:divsChild>
                                    <w:div w:id="13856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7053">
                          <w:marLeft w:val="0"/>
                          <w:marRight w:val="0"/>
                          <w:marTop w:val="0"/>
                          <w:marBottom w:val="0"/>
                          <w:divBdr>
                            <w:top w:val="none" w:sz="0" w:space="0" w:color="auto"/>
                            <w:left w:val="none" w:sz="0" w:space="0" w:color="auto"/>
                            <w:bottom w:val="none" w:sz="0" w:space="0" w:color="auto"/>
                            <w:right w:val="none" w:sz="0" w:space="0" w:color="auto"/>
                          </w:divBdr>
                        </w:div>
                        <w:div w:id="16860146">
                          <w:marLeft w:val="0"/>
                          <w:marRight w:val="0"/>
                          <w:marTop w:val="0"/>
                          <w:marBottom w:val="0"/>
                          <w:divBdr>
                            <w:top w:val="none" w:sz="0" w:space="0" w:color="auto"/>
                            <w:left w:val="none" w:sz="0" w:space="0" w:color="auto"/>
                            <w:bottom w:val="none" w:sz="0" w:space="0" w:color="auto"/>
                            <w:right w:val="none" w:sz="0" w:space="0" w:color="auto"/>
                          </w:divBdr>
                        </w:div>
                      </w:divsChild>
                    </w:div>
                    <w:div w:id="1471098498">
                      <w:marLeft w:val="0"/>
                      <w:marRight w:val="0"/>
                      <w:marTop w:val="0"/>
                      <w:marBottom w:val="0"/>
                      <w:divBdr>
                        <w:top w:val="none" w:sz="0" w:space="0" w:color="auto"/>
                        <w:left w:val="none" w:sz="0" w:space="0" w:color="auto"/>
                        <w:bottom w:val="none" w:sz="0" w:space="0" w:color="auto"/>
                        <w:right w:val="none" w:sz="0" w:space="0" w:color="auto"/>
                      </w:divBdr>
                      <w:divsChild>
                        <w:div w:id="908810113">
                          <w:marLeft w:val="0"/>
                          <w:marRight w:val="0"/>
                          <w:marTop w:val="0"/>
                          <w:marBottom w:val="0"/>
                          <w:divBdr>
                            <w:top w:val="none" w:sz="0" w:space="0" w:color="auto"/>
                            <w:left w:val="none" w:sz="0" w:space="0" w:color="auto"/>
                            <w:bottom w:val="none" w:sz="0" w:space="0" w:color="auto"/>
                            <w:right w:val="none" w:sz="0" w:space="0" w:color="auto"/>
                          </w:divBdr>
                        </w:div>
                        <w:div w:id="191845134">
                          <w:marLeft w:val="0"/>
                          <w:marRight w:val="0"/>
                          <w:marTop w:val="0"/>
                          <w:marBottom w:val="0"/>
                          <w:divBdr>
                            <w:top w:val="none" w:sz="0" w:space="0" w:color="auto"/>
                            <w:left w:val="none" w:sz="0" w:space="0" w:color="auto"/>
                            <w:bottom w:val="none" w:sz="0" w:space="0" w:color="auto"/>
                            <w:right w:val="none" w:sz="0" w:space="0" w:color="auto"/>
                          </w:divBdr>
                        </w:div>
                      </w:divsChild>
                    </w:div>
                    <w:div w:id="577786824">
                      <w:marLeft w:val="0"/>
                      <w:marRight w:val="0"/>
                      <w:marTop w:val="0"/>
                      <w:marBottom w:val="0"/>
                      <w:divBdr>
                        <w:top w:val="none" w:sz="0" w:space="0" w:color="auto"/>
                        <w:left w:val="none" w:sz="0" w:space="0" w:color="auto"/>
                        <w:bottom w:val="none" w:sz="0" w:space="0" w:color="auto"/>
                        <w:right w:val="none" w:sz="0" w:space="0" w:color="auto"/>
                      </w:divBdr>
                      <w:divsChild>
                        <w:div w:id="1401053770">
                          <w:marLeft w:val="0"/>
                          <w:marRight w:val="0"/>
                          <w:marTop w:val="0"/>
                          <w:marBottom w:val="0"/>
                          <w:divBdr>
                            <w:top w:val="none" w:sz="0" w:space="0" w:color="auto"/>
                            <w:left w:val="none" w:sz="0" w:space="0" w:color="auto"/>
                            <w:bottom w:val="none" w:sz="0" w:space="0" w:color="auto"/>
                            <w:right w:val="none" w:sz="0" w:space="0" w:color="auto"/>
                          </w:divBdr>
                        </w:div>
                        <w:div w:id="2014451771">
                          <w:marLeft w:val="0"/>
                          <w:marRight w:val="0"/>
                          <w:marTop w:val="0"/>
                          <w:marBottom w:val="0"/>
                          <w:divBdr>
                            <w:top w:val="none" w:sz="0" w:space="0" w:color="auto"/>
                            <w:left w:val="none" w:sz="0" w:space="0" w:color="auto"/>
                            <w:bottom w:val="none" w:sz="0" w:space="0" w:color="auto"/>
                            <w:right w:val="none" w:sz="0" w:space="0" w:color="auto"/>
                          </w:divBdr>
                          <w:divsChild>
                            <w:div w:id="1599099435">
                              <w:marLeft w:val="0"/>
                              <w:marRight w:val="0"/>
                              <w:marTop w:val="0"/>
                              <w:marBottom w:val="0"/>
                              <w:divBdr>
                                <w:top w:val="none" w:sz="0" w:space="0" w:color="auto"/>
                                <w:left w:val="none" w:sz="0" w:space="0" w:color="auto"/>
                                <w:bottom w:val="none" w:sz="0" w:space="0" w:color="auto"/>
                                <w:right w:val="none" w:sz="0" w:space="0" w:color="auto"/>
                              </w:divBdr>
                            </w:div>
                            <w:div w:id="1838961695">
                              <w:marLeft w:val="0"/>
                              <w:marRight w:val="0"/>
                              <w:marTop w:val="0"/>
                              <w:marBottom w:val="0"/>
                              <w:divBdr>
                                <w:top w:val="none" w:sz="0" w:space="0" w:color="auto"/>
                                <w:left w:val="none" w:sz="0" w:space="0" w:color="auto"/>
                                <w:bottom w:val="none" w:sz="0" w:space="0" w:color="auto"/>
                                <w:right w:val="none" w:sz="0" w:space="0" w:color="auto"/>
                              </w:divBdr>
                            </w:div>
                            <w:div w:id="1526334637">
                              <w:marLeft w:val="0"/>
                              <w:marRight w:val="0"/>
                              <w:marTop w:val="0"/>
                              <w:marBottom w:val="0"/>
                              <w:divBdr>
                                <w:top w:val="none" w:sz="0" w:space="0" w:color="auto"/>
                                <w:left w:val="none" w:sz="0" w:space="0" w:color="auto"/>
                                <w:bottom w:val="none" w:sz="0" w:space="0" w:color="auto"/>
                                <w:right w:val="none" w:sz="0" w:space="0" w:color="auto"/>
                              </w:divBdr>
                            </w:div>
                            <w:div w:id="2060859706">
                              <w:marLeft w:val="0"/>
                              <w:marRight w:val="0"/>
                              <w:marTop w:val="0"/>
                              <w:marBottom w:val="0"/>
                              <w:divBdr>
                                <w:top w:val="none" w:sz="0" w:space="0" w:color="auto"/>
                                <w:left w:val="none" w:sz="0" w:space="0" w:color="auto"/>
                                <w:bottom w:val="none" w:sz="0" w:space="0" w:color="auto"/>
                                <w:right w:val="none" w:sz="0" w:space="0" w:color="auto"/>
                              </w:divBdr>
                            </w:div>
                            <w:div w:id="494302274">
                              <w:marLeft w:val="0"/>
                              <w:marRight w:val="0"/>
                              <w:marTop w:val="0"/>
                              <w:marBottom w:val="0"/>
                              <w:divBdr>
                                <w:top w:val="none" w:sz="0" w:space="0" w:color="auto"/>
                                <w:left w:val="none" w:sz="0" w:space="0" w:color="auto"/>
                                <w:bottom w:val="none" w:sz="0" w:space="0" w:color="auto"/>
                                <w:right w:val="none" w:sz="0" w:space="0" w:color="auto"/>
                              </w:divBdr>
                              <w:divsChild>
                                <w:div w:id="21924365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03626674">
                                      <w:marLeft w:val="0"/>
                                      <w:marRight w:val="0"/>
                                      <w:marTop w:val="0"/>
                                      <w:marBottom w:val="0"/>
                                      <w:divBdr>
                                        <w:top w:val="none" w:sz="0" w:space="0" w:color="auto"/>
                                        <w:left w:val="none" w:sz="0" w:space="0" w:color="auto"/>
                                        <w:bottom w:val="none" w:sz="0" w:space="0" w:color="auto"/>
                                        <w:right w:val="none" w:sz="0" w:space="0" w:color="auto"/>
                                      </w:divBdr>
                                      <w:divsChild>
                                        <w:div w:id="19761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87196">
                              <w:marLeft w:val="0"/>
                              <w:marRight w:val="0"/>
                              <w:marTop w:val="0"/>
                              <w:marBottom w:val="0"/>
                              <w:divBdr>
                                <w:top w:val="none" w:sz="0" w:space="0" w:color="auto"/>
                                <w:left w:val="none" w:sz="0" w:space="0" w:color="auto"/>
                                <w:bottom w:val="none" w:sz="0" w:space="0" w:color="auto"/>
                                <w:right w:val="none" w:sz="0" w:space="0" w:color="auto"/>
                              </w:divBdr>
                            </w:div>
                            <w:div w:id="719791219">
                              <w:marLeft w:val="0"/>
                              <w:marRight w:val="0"/>
                              <w:marTop w:val="0"/>
                              <w:marBottom w:val="0"/>
                              <w:divBdr>
                                <w:top w:val="none" w:sz="0" w:space="0" w:color="auto"/>
                                <w:left w:val="none" w:sz="0" w:space="0" w:color="auto"/>
                                <w:bottom w:val="none" w:sz="0" w:space="0" w:color="auto"/>
                                <w:right w:val="none" w:sz="0" w:space="0" w:color="auto"/>
                              </w:divBdr>
                              <w:divsChild>
                                <w:div w:id="3196973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14141690">
                                      <w:marLeft w:val="0"/>
                                      <w:marRight w:val="0"/>
                                      <w:marTop w:val="0"/>
                                      <w:marBottom w:val="0"/>
                                      <w:divBdr>
                                        <w:top w:val="none" w:sz="0" w:space="0" w:color="auto"/>
                                        <w:left w:val="none" w:sz="0" w:space="0" w:color="auto"/>
                                        <w:bottom w:val="none" w:sz="0" w:space="0" w:color="auto"/>
                                        <w:right w:val="none" w:sz="0" w:space="0" w:color="auto"/>
                                      </w:divBdr>
                                      <w:divsChild>
                                        <w:div w:id="188016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84167">
                              <w:marLeft w:val="0"/>
                              <w:marRight w:val="0"/>
                              <w:marTop w:val="0"/>
                              <w:marBottom w:val="0"/>
                              <w:divBdr>
                                <w:top w:val="none" w:sz="0" w:space="0" w:color="auto"/>
                                <w:left w:val="none" w:sz="0" w:space="0" w:color="auto"/>
                                <w:bottom w:val="none" w:sz="0" w:space="0" w:color="auto"/>
                                <w:right w:val="none" w:sz="0" w:space="0" w:color="auto"/>
                              </w:divBdr>
                            </w:div>
                          </w:divsChild>
                        </w:div>
                        <w:div w:id="1646738617">
                          <w:marLeft w:val="0"/>
                          <w:marRight w:val="0"/>
                          <w:marTop w:val="0"/>
                          <w:marBottom w:val="0"/>
                          <w:divBdr>
                            <w:top w:val="none" w:sz="0" w:space="0" w:color="auto"/>
                            <w:left w:val="none" w:sz="0" w:space="0" w:color="auto"/>
                            <w:bottom w:val="none" w:sz="0" w:space="0" w:color="auto"/>
                            <w:right w:val="none" w:sz="0" w:space="0" w:color="auto"/>
                          </w:divBdr>
                          <w:divsChild>
                            <w:div w:id="605886890">
                              <w:marLeft w:val="0"/>
                              <w:marRight w:val="0"/>
                              <w:marTop w:val="0"/>
                              <w:marBottom w:val="0"/>
                              <w:divBdr>
                                <w:top w:val="none" w:sz="0" w:space="0" w:color="auto"/>
                                <w:left w:val="none" w:sz="0" w:space="0" w:color="auto"/>
                                <w:bottom w:val="none" w:sz="0" w:space="0" w:color="auto"/>
                                <w:right w:val="none" w:sz="0" w:space="0" w:color="auto"/>
                              </w:divBdr>
                            </w:div>
                            <w:div w:id="129057066">
                              <w:marLeft w:val="0"/>
                              <w:marRight w:val="0"/>
                              <w:marTop w:val="0"/>
                              <w:marBottom w:val="0"/>
                              <w:divBdr>
                                <w:top w:val="none" w:sz="0" w:space="0" w:color="auto"/>
                                <w:left w:val="none" w:sz="0" w:space="0" w:color="auto"/>
                                <w:bottom w:val="none" w:sz="0" w:space="0" w:color="auto"/>
                                <w:right w:val="none" w:sz="0" w:space="0" w:color="auto"/>
                              </w:divBdr>
                              <w:divsChild>
                                <w:div w:id="9901380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943998866">
                                      <w:marLeft w:val="0"/>
                                      <w:marRight w:val="0"/>
                                      <w:marTop w:val="0"/>
                                      <w:marBottom w:val="0"/>
                                      <w:divBdr>
                                        <w:top w:val="none" w:sz="0" w:space="0" w:color="auto"/>
                                        <w:left w:val="none" w:sz="0" w:space="0" w:color="auto"/>
                                        <w:bottom w:val="none" w:sz="0" w:space="0" w:color="auto"/>
                                        <w:right w:val="none" w:sz="0" w:space="0" w:color="auto"/>
                                      </w:divBdr>
                                      <w:divsChild>
                                        <w:div w:id="3139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34564">
                              <w:marLeft w:val="0"/>
                              <w:marRight w:val="0"/>
                              <w:marTop w:val="0"/>
                              <w:marBottom w:val="0"/>
                              <w:divBdr>
                                <w:top w:val="none" w:sz="0" w:space="0" w:color="auto"/>
                                <w:left w:val="none" w:sz="0" w:space="0" w:color="auto"/>
                                <w:bottom w:val="none" w:sz="0" w:space="0" w:color="auto"/>
                                <w:right w:val="none" w:sz="0" w:space="0" w:color="auto"/>
                              </w:divBdr>
                            </w:div>
                            <w:div w:id="1256017648">
                              <w:marLeft w:val="0"/>
                              <w:marRight w:val="0"/>
                              <w:marTop w:val="0"/>
                              <w:marBottom w:val="0"/>
                              <w:divBdr>
                                <w:top w:val="none" w:sz="0" w:space="0" w:color="auto"/>
                                <w:left w:val="none" w:sz="0" w:space="0" w:color="auto"/>
                                <w:bottom w:val="none" w:sz="0" w:space="0" w:color="auto"/>
                                <w:right w:val="none" w:sz="0" w:space="0" w:color="auto"/>
                              </w:divBdr>
                            </w:div>
                            <w:div w:id="2027098009">
                              <w:marLeft w:val="0"/>
                              <w:marRight w:val="0"/>
                              <w:marTop w:val="0"/>
                              <w:marBottom w:val="0"/>
                              <w:divBdr>
                                <w:top w:val="none" w:sz="0" w:space="0" w:color="auto"/>
                                <w:left w:val="none" w:sz="0" w:space="0" w:color="auto"/>
                                <w:bottom w:val="none" w:sz="0" w:space="0" w:color="auto"/>
                                <w:right w:val="none" w:sz="0" w:space="0" w:color="auto"/>
                              </w:divBdr>
                              <w:divsChild>
                                <w:div w:id="13274391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430200596">
                                      <w:marLeft w:val="0"/>
                                      <w:marRight w:val="0"/>
                                      <w:marTop w:val="0"/>
                                      <w:marBottom w:val="0"/>
                                      <w:divBdr>
                                        <w:top w:val="none" w:sz="0" w:space="0" w:color="auto"/>
                                        <w:left w:val="none" w:sz="0" w:space="0" w:color="auto"/>
                                        <w:bottom w:val="none" w:sz="0" w:space="0" w:color="auto"/>
                                        <w:right w:val="none" w:sz="0" w:space="0" w:color="auto"/>
                                      </w:divBdr>
                                      <w:divsChild>
                                        <w:div w:id="19363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0278">
                          <w:marLeft w:val="0"/>
                          <w:marRight w:val="0"/>
                          <w:marTop w:val="0"/>
                          <w:marBottom w:val="0"/>
                          <w:divBdr>
                            <w:top w:val="none" w:sz="0" w:space="0" w:color="auto"/>
                            <w:left w:val="none" w:sz="0" w:space="0" w:color="auto"/>
                            <w:bottom w:val="none" w:sz="0" w:space="0" w:color="auto"/>
                            <w:right w:val="none" w:sz="0" w:space="0" w:color="auto"/>
                          </w:divBdr>
                          <w:divsChild>
                            <w:div w:id="633221542">
                              <w:marLeft w:val="0"/>
                              <w:marRight w:val="0"/>
                              <w:marTop w:val="0"/>
                              <w:marBottom w:val="0"/>
                              <w:divBdr>
                                <w:top w:val="none" w:sz="0" w:space="0" w:color="auto"/>
                                <w:left w:val="none" w:sz="0" w:space="0" w:color="auto"/>
                                <w:bottom w:val="none" w:sz="0" w:space="0" w:color="auto"/>
                                <w:right w:val="none" w:sz="0" w:space="0" w:color="auto"/>
                              </w:divBdr>
                            </w:div>
                            <w:div w:id="2044285525">
                              <w:marLeft w:val="0"/>
                              <w:marRight w:val="0"/>
                              <w:marTop w:val="0"/>
                              <w:marBottom w:val="0"/>
                              <w:divBdr>
                                <w:top w:val="none" w:sz="0" w:space="0" w:color="auto"/>
                                <w:left w:val="none" w:sz="0" w:space="0" w:color="auto"/>
                                <w:bottom w:val="none" w:sz="0" w:space="0" w:color="auto"/>
                                <w:right w:val="none" w:sz="0" w:space="0" w:color="auto"/>
                              </w:divBdr>
                              <w:divsChild>
                                <w:div w:id="6888913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309429">
                                      <w:marLeft w:val="0"/>
                                      <w:marRight w:val="0"/>
                                      <w:marTop w:val="0"/>
                                      <w:marBottom w:val="0"/>
                                      <w:divBdr>
                                        <w:top w:val="none" w:sz="0" w:space="0" w:color="auto"/>
                                        <w:left w:val="none" w:sz="0" w:space="0" w:color="auto"/>
                                        <w:bottom w:val="none" w:sz="0" w:space="0" w:color="auto"/>
                                        <w:right w:val="none" w:sz="0" w:space="0" w:color="auto"/>
                                      </w:divBdr>
                                      <w:divsChild>
                                        <w:div w:id="12524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34330">
                              <w:marLeft w:val="0"/>
                              <w:marRight w:val="0"/>
                              <w:marTop w:val="0"/>
                              <w:marBottom w:val="0"/>
                              <w:divBdr>
                                <w:top w:val="none" w:sz="0" w:space="0" w:color="auto"/>
                                <w:left w:val="none" w:sz="0" w:space="0" w:color="auto"/>
                                <w:bottom w:val="none" w:sz="0" w:space="0" w:color="auto"/>
                                <w:right w:val="none" w:sz="0" w:space="0" w:color="auto"/>
                              </w:divBdr>
                            </w:div>
                            <w:div w:id="1342274824">
                              <w:marLeft w:val="0"/>
                              <w:marRight w:val="0"/>
                              <w:marTop w:val="0"/>
                              <w:marBottom w:val="0"/>
                              <w:divBdr>
                                <w:top w:val="none" w:sz="0" w:space="0" w:color="auto"/>
                                <w:left w:val="none" w:sz="0" w:space="0" w:color="auto"/>
                                <w:bottom w:val="none" w:sz="0" w:space="0" w:color="auto"/>
                                <w:right w:val="none" w:sz="0" w:space="0" w:color="auto"/>
                              </w:divBdr>
                            </w:div>
                            <w:div w:id="1806655840">
                              <w:marLeft w:val="0"/>
                              <w:marRight w:val="0"/>
                              <w:marTop w:val="0"/>
                              <w:marBottom w:val="0"/>
                              <w:divBdr>
                                <w:top w:val="none" w:sz="0" w:space="0" w:color="auto"/>
                                <w:left w:val="none" w:sz="0" w:space="0" w:color="auto"/>
                                <w:bottom w:val="none" w:sz="0" w:space="0" w:color="auto"/>
                                <w:right w:val="none" w:sz="0" w:space="0" w:color="auto"/>
                              </w:divBdr>
                              <w:divsChild>
                                <w:div w:id="4373310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59843049">
                                      <w:marLeft w:val="0"/>
                                      <w:marRight w:val="0"/>
                                      <w:marTop w:val="0"/>
                                      <w:marBottom w:val="0"/>
                                      <w:divBdr>
                                        <w:top w:val="none" w:sz="0" w:space="0" w:color="auto"/>
                                        <w:left w:val="none" w:sz="0" w:space="0" w:color="auto"/>
                                        <w:bottom w:val="none" w:sz="0" w:space="0" w:color="auto"/>
                                        <w:right w:val="none" w:sz="0" w:space="0" w:color="auto"/>
                                      </w:divBdr>
                                      <w:divsChild>
                                        <w:div w:id="108268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5316">
                          <w:marLeft w:val="0"/>
                          <w:marRight w:val="0"/>
                          <w:marTop w:val="0"/>
                          <w:marBottom w:val="0"/>
                          <w:divBdr>
                            <w:top w:val="none" w:sz="0" w:space="0" w:color="auto"/>
                            <w:left w:val="none" w:sz="0" w:space="0" w:color="auto"/>
                            <w:bottom w:val="none" w:sz="0" w:space="0" w:color="auto"/>
                            <w:right w:val="none" w:sz="0" w:space="0" w:color="auto"/>
                          </w:divBdr>
                          <w:divsChild>
                            <w:div w:id="2122141795">
                              <w:marLeft w:val="0"/>
                              <w:marRight w:val="0"/>
                              <w:marTop w:val="0"/>
                              <w:marBottom w:val="0"/>
                              <w:divBdr>
                                <w:top w:val="none" w:sz="0" w:space="0" w:color="auto"/>
                                <w:left w:val="none" w:sz="0" w:space="0" w:color="auto"/>
                                <w:bottom w:val="none" w:sz="0" w:space="0" w:color="auto"/>
                                <w:right w:val="none" w:sz="0" w:space="0" w:color="auto"/>
                              </w:divBdr>
                            </w:div>
                            <w:div w:id="531457220">
                              <w:marLeft w:val="0"/>
                              <w:marRight w:val="0"/>
                              <w:marTop w:val="0"/>
                              <w:marBottom w:val="0"/>
                              <w:divBdr>
                                <w:top w:val="none" w:sz="0" w:space="0" w:color="auto"/>
                                <w:left w:val="none" w:sz="0" w:space="0" w:color="auto"/>
                                <w:bottom w:val="none" w:sz="0" w:space="0" w:color="auto"/>
                                <w:right w:val="none" w:sz="0" w:space="0" w:color="auto"/>
                              </w:divBdr>
                              <w:divsChild>
                                <w:div w:id="1750020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0993635">
                                      <w:marLeft w:val="0"/>
                                      <w:marRight w:val="0"/>
                                      <w:marTop w:val="0"/>
                                      <w:marBottom w:val="0"/>
                                      <w:divBdr>
                                        <w:top w:val="none" w:sz="0" w:space="0" w:color="auto"/>
                                        <w:left w:val="none" w:sz="0" w:space="0" w:color="auto"/>
                                        <w:bottom w:val="none" w:sz="0" w:space="0" w:color="auto"/>
                                        <w:right w:val="none" w:sz="0" w:space="0" w:color="auto"/>
                                      </w:divBdr>
                                      <w:divsChild>
                                        <w:div w:id="1562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22384">
                              <w:marLeft w:val="0"/>
                              <w:marRight w:val="0"/>
                              <w:marTop w:val="0"/>
                              <w:marBottom w:val="0"/>
                              <w:divBdr>
                                <w:top w:val="none" w:sz="0" w:space="0" w:color="auto"/>
                                <w:left w:val="none" w:sz="0" w:space="0" w:color="auto"/>
                                <w:bottom w:val="none" w:sz="0" w:space="0" w:color="auto"/>
                                <w:right w:val="none" w:sz="0" w:space="0" w:color="auto"/>
                              </w:divBdr>
                            </w:div>
                            <w:div w:id="181629749">
                              <w:marLeft w:val="0"/>
                              <w:marRight w:val="0"/>
                              <w:marTop w:val="0"/>
                              <w:marBottom w:val="0"/>
                              <w:divBdr>
                                <w:top w:val="none" w:sz="0" w:space="0" w:color="auto"/>
                                <w:left w:val="none" w:sz="0" w:space="0" w:color="auto"/>
                                <w:bottom w:val="none" w:sz="0" w:space="0" w:color="auto"/>
                                <w:right w:val="none" w:sz="0" w:space="0" w:color="auto"/>
                              </w:divBdr>
                            </w:div>
                            <w:div w:id="2034531222">
                              <w:marLeft w:val="0"/>
                              <w:marRight w:val="0"/>
                              <w:marTop w:val="0"/>
                              <w:marBottom w:val="0"/>
                              <w:divBdr>
                                <w:top w:val="none" w:sz="0" w:space="0" w:color="auto"/>
                                <w:left w:val="none" w:sz="0" w:space="0" w:color="auto"/>
                                <w:bottom w:val="none" w:sz="0" w:space="0" w:color="auto"/>
                                <w:right w:val="none" w:sz="0" w:space="0" w:color="auto"/>
                              </w:divBdr>
                              <w:divsChild>
                                <w:div w:id="9715178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909777686">
                                      <w:marLeft w:val="0"/>
                                      <w:marRight w:val="0"/>
                                      <w:marTop w:val="0"/>
                                      <w:marBottom w:val="0"/>
                                      <w:divBdr>
                                        <w:top w:val="none" w:sz="0" w:space="0" w:color="auto"/>
                                        <w:left w:val="none" w:sz="0" w:space="0" w:color="auto"/>
                                        <w:bottom w:val="none" w:sz="0" w:space="0" w:color="auto"/>
                                        <w:right w:val="none" w:sz="0" w:space="0" w:color="auto"/>
                                      </w:divBdr>
                                      <w:divsChild>
                                        <w:div w:id="18312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26003">
                          <w:marLeft w:val="0"/>
                          <w:marRight w:val="0"/>
                          <w:marTop w:val="0"/>
                          <w:marBottom w:val="0"/>
                          <w:divBdr>
                            <w:top w:val="none" w:sz="0" w:space="0" w:color="auto"/>
                            <w:left w:val="none" w:sz="0" w:space="0" w:color="auto"/>
                            <w:bottom w:val="none" w:sz="0" w:space="0" w:color="auto"/>
                            <w:right w:val="none" w:sz="0" w:space="0" w:color="auto"/>
                          </w:divBdr>
                          <w:divsChild>
                            <w:div w:id="50007269">
                              <w:marLeft w:val="0"/>
                              <w:marRight w:val="0"/>
                              <w:marTop w:val="0"/>
                              <w:marBottom w:val="0"/>
                              <w:divBdr>
                                <w:top w:val="none" w:sz="0" w:space="0" w:color="auto"/>
                                <w:left w:val="none" w:sz="0" w:space="0" w:color="auto"/>
                                <w:bottom w:val="none" w:sz="0" w:space="0" w:color="auto"/>
                                <w:right w:val="none" w:sz="0" w:space="0" w:color="auto"/>
                              </w:divBdr>
                            </w:div>
                            <w:div w:id="998655163">
                              <w:marLeft w:val="0"/>
                              <w:marRight w:val="0"/>
                              <w:marTop w:val="450"/>
                              <w:marBottom w:val="450"/>
                              <w:divBdr>
                                <w:top w:val="none" w:sz="0" w:space="0" w:color="auto"/>
                                <w:left w:val="single" w:sz="24" w:space="0" w:color="6DB33F"/>
                                <w:bottom w:val="none" w:sz="0" w:space="0" w:color="auto"/>
                                <w:right w:val="none" w:sz="0" w:space="0" w:color="auto"/>
                              </w:divBdr>
                              <w:divsChild>
                                <w:div w:id="1261917161">
                                  <w:marLeft w:val="0"/>
                                  <w:marRight w:val="0"/>
                                  <w:marTop w:val="0"/>
                                  <w:marBottom w:val="0"/>
                                  <w:divBdr>
                                    <w:top w:val="none" w:sz="0" w:space="0" w:color="auto"/>
                                    <w:left w:val="none" w:sz="0" w:space="0" w:color="auto"/>
                                    <w:bottom w:val="none" w:sz="0" w:space="0" w:color="auto"/>
                                    <w:right w:val="none" w:sz="0" w:space="0" w:color="auto"/>
                                  </w:divBdr>
                                </w:div>
                                <w:div w:id="847209378">
                                  <w:marLeft w:val="0"/>
                                  <w:marRight w:val="0"/>
                                  <w:marTop w:val="0"/>
                                  <w:marBottom w:val="0"/>
                                  <w:divBdr>
                                    <w:top w:val="none" w:sz="0" w:space="0" w:color="auto"/>
                                    <w:left w:val="none" w:sz="0" w:space="0" w:color="auto"/>
                                    <w:bottom w:val="none" w:sz="0" w:space="0" w:color="auto"/>
                                    <w:right w:val="none" w:sz="0" w:space="0" w:color="auto"/>
                                  </w:divBdr>
                                </w:div>
                                <w:div w:id="1813214524">
                                  <w:marLeft w:val="0"/>
                                  <w:marRight w:val="0"/>
                                  <w:marTop w:val="0"/>
                                  <w:marBottom w:val="0"/>
                                  <w:divBdr>
                                    <w:top w:val="none" w:sz="0" w:space="0" w:color="auto"/>
                                    <w:left w:val="none" w:sz="0" w:space="0" w:color="auto"/>
                                    <w:bottom w:val="none" w:sz="0" w:space="0" w:color="auto"/>
                                    <w:right w:val="none" w:sz="0" w:space="0" w:color="auto"/>
                                  </w:divBdr>
                                </w:div>
                                <w:div w:id="472794094">
                                  <w:marLeft w:val="0"/>
                                  <w:marRight w:val="0"/>
                                  <w:marTop w:val="0"/>
                                  <w:marBottom w:val="0"/>
                                  <w:divBdr>
                                    <w:top w:val="none" w:sz="0" w:space="0" w:color="auto"/>
                                    <w:left w:val="none" w:sz="0" w:space="0" w:color="auto"/>
                                    <w:bottom w:val="none" w:sz="0" w:space="0" w:color="auto"/>
                                    <w:right w:val="none" w:sz="0" w:space="0" w:color="auto"/>
                                  </w:divBdr>
                                </w:div>
                                <w:div w:id="225188024">
                                  <w:marLeft w:val="0"/>
                                  <w:marRight w:val="0"/>
                                  <w:marTop w:val="0"/>
                                  <w:marBottom w:val="0"/>
                                  <w:divBdr>
                                    <w:top w:val="none" w:sz="0" w:space="0" w:color="auto"/>
                                    <w:left w:val="none" w:sz="0" w:space="0" w:color="auto"/>
                                    <w:bottom w:val="none" w:sz="0" w:space="0" w:color="auto"/>
                                    <w:right w:val="none" w:sz="0" w:space="0" w:color="auto"/>
                                  </w:divBdr>
                                </w:div>
                              </w:divsChild>
                            </w:div>
                            <w:div w:id="1757555179">
                              <w:marLeft w:val="0"/>
                              <w:marRight w:val="0"/>
                              <w:marTop w:val="0"/>
                              <w:marBottom w:val="0"/>
                              <w:divBdr>
                                <w:top w:val="none" w:sz="0" w:space="0" w:color="auto"/>
                                <w:left w:val="none" w:sz="0" w:space="0" w:color="auto"/>
                                <w:bottom w:val="none" w:sz="0" w:space="0" w:color="auto"/>
                                <w:right w:val="none" w:sz="0" w:space="0" w:color="auto"/>
                              </w:divBdr>
                            </w:div>
                            <w:div w:id="861430412">
                              <w:marLeft w:val="0"/>
                              <w:marRight w:val="0"/>
                              <w:marTop w:val="0"/>
                              <w:marBottom w:val="0"/>
                              <w:divBdr>
                                <w:top w:val="none" w:sz="0" w:space="0" w:color="auto"/>
                                <w:left w:val="none" w:sz="0" w:space="0" w:color="auto"/>
                                <w:bottom w:val="none" w:sz="0" w:space="0" w:color="auto"/>
                                <w:right w:val="none" w:sz="0" w:space="0" w:color="auto"/>
                              </w:divBdr>
                              <w:divsChild>
                                <w:div w:id="125050748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66309001">
                                      <w:marLeft w:val="0"/>
                                      <w:marRight w:val="0"/>
                                      <w:marTop w:val="0"/>
                                      <w:marBottom w:val="300"/>
                                      <w:divBdr>
                                        <w:top w:val="none" w:sz="0" w:space="0" w:color="auto"/>
                                        <w:left w:val="none" w:sz="0" w:space="0" w:color="auto"/>
                                        <w:bottom w:val="none" w:sz="0" w:space="0" w:color="auto"/>
                                        <w:right w:val="none" w:sz="0" w:space="0" w:color="auto"/>
                                      </w:divBdr>
                                      <w:divsChild>
                                        <w:div w:id="619268728">
                                          <w:marLeft w:val="0"/>
                                          <w:marRight w:val="0"/>
                                          <w:marTop w:val="0"/>
                                          <w:marBottom w:val="0"/>
                                          <w:divBdr>
                                            <w:top w:val="none" w:sz="0" w:space="0" w:color="auto"/>
                                            <w:left w:val="none" w:sz="0" w:space="0" w:color="auto"/>
                                            <w:bottom w:val="none" w:sz="0" w:space="0" w:color="auto"/>
                                            <w:right w:val="none" w:sz="0" w:space="0" w:color="auto"/>
                                          </w:divBdr>
                                        </w:div>
                                      </w:divsChild>
                                    </w:div>
                                    <w:div w:id="21355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2296">
                              <w:marLeft w:val="0"/>
                              <w:marRight w:val="0"/>
                              <w:marTop w:val="0"/>
                              <w:marBottom w:val="0"/>
                              <w:divBdr>
                                <w:top w:val="none" w:sz="0" w:space="0" w:color="auto"/>
                                <w:left w:val="none" w:sz="0" w:space="0" w:color="auto"/>
                                <w:bottom w:val="none" w:sz="0" w:space="0" w:color="auto"/>
                                <w:right w:val="none" w:sz="0" w:space="0" w:color="auto"/>
                              </w:divBdr>
                            </w:div>
                            <w:div w:id="2051494725">
                              <w:marLeft w:val="0"/>
                              <w:marRight w:val="0"/>
                              <w:marTop w:val="0"/>
                              <w:marBottom w:val="0"/>
                              <w:divBdr>
                                <w:top w:val="none" w:sz="0" w:space="0" w:color="auto"/>
                                <w:left w:val="none" w:sz="0" w:space="0" w:color="auto"/>
                                <w:bottom w:val="none" w:sz="0" w:space="0" w:color="auto"/>
                                <w:right w:val="none" w:sz="0" w:space="0" w:color="auto"/>
                              </w:divBdr>
                              <w:divsChild>
                                <w:div w:id="2293895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86500796">
                                      <w:marLeft w:val="0"/>
                                      <w:marRight w:val="0"/>
                                      <w:marTop w:val="0"/>
                                      <w:marBottom w:val="0"/>
                                      <w:divBdr>
                                        <w:top w:val="none" w:sz="0" w:space="0" w:color="auto"/>
                                        <w:left w:val="none" w:sz="0" w:space="0" w:color="auto"/>
                                        <w:bottom w:val="none" w:sz="0" w:space="0" w:color="auto"/>
                                        <w:right w:val="none" w:sz="0" w:space="0" w:color="auto"/>
                                      </w:divBdr>
                                      <w:divsChild>
                                        <w:div w:id="8758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345948">
                              <w:marLeft w:val="0"/>
                              <w:marRight w:val="0"/>
                              <w:marTop w:val="0"/>
                              <w:marBottom w:val="0"/>
                              <w:divBdr>
                                <w:top w:val="none" w:sz="0" w:space="0" w:color="auto"/>
                                <w:left w:val="none" w:sz="0" w:space="0" w:color="auto"/>
                                <w:bottom w:val="none" w:sz="0" w:space="0" w:color="auto"/>
                                <w:right w:val="none" w:sz="0" w:space="0" w:color="auto"/>
                              </w:divBdr>
                            </w:div>
                            <w:div w:id="449711830">
                              <w:marLeft w:val="0"/>
                              <w:marRight w:val="0"/>
                              <w:marTop w:val="0"/>
                              <w:marBottom w:val="0"/>
                              <w:divBdr>
                                <w:top w:val="none" w:sz="0" w:space="0" w:color="auto"/>
                                <w:left w:val="none" w:sz="0" w:space="0" w:color="auto"/>
                                <w:bottom w:val="none" w:sz="0" w:space="0" w:color="auto"/>
                                <w:right w:val="none" w:sz="0" w:space="0" w:color="auto"/>
                              </w:divBdr>
                            </w:div>
                            <w:div w:id="1159006097">
                              <w:marLeft w:val="0"/>
                              <w:marRight w:val="0"/>
                              <w:marTop w:val="0"/>
                              <w:marBottom w:val="0"/>
                              <w:divBdr>
                                <w:top w:val="none" w:sz="0" w:space="0" w:color="auto"/>
                                <w:left w:val="none" w:sz="0" w:space="0" w:color="auto"/>
                                <w:bottom w:val="none" w:sz="0" w:space="0" w:color="auto"/>
                                <w:right w:val="none" w:sz="0" w:space="0" w:color="auto"/>
                              </w:divBdr>
                            </w:div>
                            <w:div w:id="213396912">
                              <w:marLeft w:val="0"/>
                              <w:marRight w:val="0"/>
                              <w:marTop w:val="0"/>
                              <w:marBottom w:val="0"/>
                              <w:divBdr>
                                <w:top w:val="none" w:sz="0" w:space="0" w:color="auto"/>
                                <w:left w:val="none" w:sz="0" w:space="0" w:color="auto"/>
                                <w:bottom w:val="none" w:sz="0" w:space="0" w:color="auto"/>
                                <w:right w:val="none" w:sz="0" w:space="0" w:color="auto"/>
                              </w:divBdr>
                              <w:divsChild>
                                <w:div w:id="16804993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409932150">
                                      <w:marLeft w:val="0"/>
                                      <w:marRight w:val="0"/>
                                      <w:marTop w:val="0"/>
                                      <w:marBottom w:val="0"/>
                                      <w:divBdr>
                                        <w:top w:val="none" w:sz="0" w:space="0" w:color="auto"/>
                                        <w:left w:val="none" w:sz="0" w:space="0" w:color="auto"/>
                                        <w:bottom w:val="none" w:sz="0" w:space="0" w:color="auto"/>
                                        <w:right w:val="none" w:sz="0" w:space="0" w:color="auto"/>
                                      </w:divBdr>
                                      <w:divsChild>
                                        <w:div w:id="11435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12155">
                              <w:marLeft w:val="0"/>
                              <w:marRight w:val="0"/>
                              <w:marTop w:val="0"/>
                              <w:marBottom w:val="0"/>
                              <w:divBdr>
                                <w:top w:val="none" w:sz="0" w:space="0" w:color="auto"/>
                                <w:left w:val="none" w:sz="0" w:space="0" w:color="auto"/>
                                <w:bottom w:val="none" w:sz="0" w:space="0" w:color="auto"/>
                                <w:right w:val="none" w:sz="0" w:space="0" w:color="auto"/>
                              </w:divBdr>
                              <w:divsChild>
                                <w:div w:id="1223249153">
                                  <w:marLeft w:val="0"/>
                                  <w:marRight w:val="0"/>
                                  <w:marTop w:val="0"/>
                                  <w:marBottom w:val="0"/>
                                  <w:divBdr>
                                    <w:top w:val="none" w:sz="0" w:space="0" w:color="auto"/>
                                    <w:left w:val="none" w:sz="0" w:space="0" w:color="auto"/>
                                    <w:bottom w:val="none" w:sz="0" w:space="0" w:color="auto"/>
                                    <w:right w:val="none" w:sz="0" w:space="0" w:color="auto"/>
                                  </w:divBdr>
                                </w:div>
                                <w:div w:id="1662196994">
                                  <w:marLeft w:val="0"/>
                                  <w:marRight w:val="0"/>
                                  <w:marTop w:val="450"/>
                                  <w:marBottom w:val="450"/>
                                  <w:divBdr>
                                    <w:top w:val="none" w:sz="0" w:space="0" w:color="auto"/>
                                    <w:left w:val="single" w:sz="24" w:space="0" w:color="6DB33F"/>
                                    <w:bottom w:val="none" w:sz="0" w:space="0" w:color="auto"/>
                                    <w:right w:val="none" w:sz="0" w:space="0" w:color="auto"/>
                                  </w:divBdr>
                                  <w:divsChild>
                                    <w:div w:id="820389531">
                                      <w:marLeft w:val="0"/>
                                      <w:marRight w:val="0"/>
                                      <w:marTop w:val="0"/>
                                      <w:marBottom w:val="0"/>
                                      <w:divBdr>
                                        <w:top w:val="none" w:sz="0" w:space="0" w:color="auto"/>
                                        <w:left w:val="none" w:sz="0" w:space="0" w:color="auto"/>
                                        <w:bottom w:val="none" w:sz="0" w:space="0" w:color="auto"/>
                                        <w:right w:val="none" w:sz="0" w:space="0" w:color="auto"/>
                                      </w:divBdr>
                                    </w:div>
                                  </w:divsChild>
                                </w:div>
                                <w:div w:id="1959603542">
                                  <w:marLeft w:val="0"/>
                                  <w:marRight w:val="0"/>
                                  <w:marTop w:val="0"/>
                                  <w:marBottom w:val="0"/>
                                  <w:divBdr>
                                    <w:top w:val="none" w:sz="0" w:space="0" w:color="auto"/>
                                    <w:left w:val="none" w:sz="0" w:space="0" w:color="auto"/>
                                    <w:bottom w:val="none" w:sz="0" w:space="0" w:color="auto"/>
                                    <w:right w:val="none" w:sz="0" w:space="0" w:color="auto"/>
                                  </w:divBdr>
                                </w:div>
                                <w:div w:id="958754182">
                                  <w:marLeft w:val="0"/>
                                  <w:marRight w:val="0"/>
                                  <w:marTop w:val="0"/>
                                  <w:marBottom w:val="0"/>
                                  <w:divBdr>
                                    <w:top w:val="none" w:sz="0" w:space="0" w:color="auto"/>
                                    <w:left w:val="none" w:sz="0" w:space="0" w:color="auto"/>
                                    <w:bottom w:val="none" w:sz="0" w:space="0" w:color="auto"/>
                                    <w:right w:val="none" w:sz="0" w:space="0" w:color="auto"/>
                                  </w:divBdr>
                                  <w:divsChild>
                                    <w:div w:id="126900276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96107873">
                                          <w:marLeft w:val="0"/>
                                          <w:marRight w:val="0"/>
                                          <w:marTop w:val="0"/>
                                          <w:marBottom w:val="0"/>
                                          <w:divBdr>
                                            <w:top w:val="none" w:sz="0" w:space="0" w:color="auto"/>
                                            <w:left w:val="none" w:sz="0" w:space="0" w:color="auto"/>
                                            <w:bottom w:val="none" w:sz="0" w:space="0" w:color="auto"/>
                                            <w:right w:val="none" w:sz="0" w:space="0" w:color="auto"/>
                                          </w:divBdr>
                                          <w:divsChild>
                                            <w:div w:id="10890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25126">
                      <w:marLeft w:val="0"/>
                      <w:marRight w:val="0"/>
                      <w:marTop w:val="0"/>
                      <w:marBottom w:val="0"/>
                      <w:divBdr>
                        <w:top w:val="none" w:sz="0" w:space="0" w:color="auto"/>
                        <w:left w:val="none" w:sz="0" w:space="0" w:color="auto"/>
                        <w:bottom w:val="none" w:sz="0" w:space="0" w:color="auto"/>
                        <w:right w:val="none" w:sz="0" w:space="0" w:color="auto"/>
                      </w:divBdr>
                      <w:divsChild>
                        <w:div w:id="1051030451">
                          <w:marLeft w:val="0"/>
                          <w:marRight w:val="0"/>
                          <w:marTop w:val="0"/>
                          <w:marBottom w:val="0"/>
                          <w:divBdr>
                            <w:top w:val="none" w:sz="0" w:space="0" w:color="auto"/>
                            <w:left w:val="none" w:sz="0" w:space="0" w:color="auto"/>
                            <w:bottom w:val="none" w:sz="0" w:space="0" w:color="auto"/>
                            <w:right w:val="none" w:sz="0" w:space="0" w:color="auto"/>
                          </w:divBdr>
                        </w:div>
                        <w:div w:id="1392314750">
                          <w:marLeft w:val="0"/>
                          <w:marRight w:val="0"/>
                          <w:marTop w:val="0"/>
                          <w:marBottom w:val="0"/>
                          <w:divBdr>
                            <w:top w:val="none" w:sz="0" w:space="0" w:color="auto"/>
                            <w:left w:val="none" w:sz="0" w:space="0" w:color="auto"/>
                            <w:bottom w:val="none" w:sz="0" w:space="0" w:color="auto"/>
                            <w:right w:val="none" w:sz="0" w:space="0" w:color="auto"/>
                          </w:divBdr>
                          <w:divsChild>
                            <w:div w:id="1098329916">
                              <w:marLeft w:val="0"/>
                              <w:marRight w:val="0"/>
                              <w:marTop w:val="0"/>
                              <w:marBottom w:val="0"/>
                              <w:divBdr>
                                <w:top w:val="none" w:sz="0" w:space="0" w:color="auto"/>
                                <w:left w:val="none" w:sz="0" w:space="0" w:color="auto"/>
                                <w:bottom w:val="none" w:sz="0" w:space="0" w:color="auto"/>
                                <w:right w:val="none" w:sz="0" w:space="0" w:color="auto"/>
                              </w:divBdr>
                            </w:div>
                            <w:div w:id="947395695">
                              <w:marLeft w:val="0"/>
                              <w:marRight w:val="0"/>
                              <w:marTop w:val="0"/>
                              <w:marBottom w:val="0"/>
                              <w:divBdr>
                                <w:top w:val="none" w:sz="0" w:space="0" w:color="auto"/>
                                <w:left w:val="none" w:sz="0" w:space="0" w:color="auto"/>
                                <w:bottom w:val="none" w:sz="0" w:space="0" w:color="auto"/>
                                <w:right w:val="none" w:sz="0" w:space="0" w:color="auto"/>
                              </w:divBdr>
                            </w:div>
                            <w:div w:id="1759406985">
                              <w:marLeft w:val="0"/>
                              <w:marRight w:val="0"/>
                              <w:marTop w:val="0"/>
                              <w:marBottom w:val="0"/>
                              <w:divBdr>
                                <w:top w:val="none" w:sz="0" w:space="0" w:color="auto"/>
                                <w:left w:val="none" w:sz="0" w:space="0" w:color="auto"/>
                                <w:bottom w:val="none" w:sz="0" w:space="0" w:color="auto"/>
                                <w:right w:val="none" w:sz="0" w:space="0" w:color="auto"/>
                              </w:divBdr>
                            </w:div>
                            <w:div w:id="1899322482">
                              <w:marLeft w:val="0"/>
                              <w:marRight w:val="0"/>
                              <w:marTop w:val="0"/>
                              <w:marBottom w:val="0"/>
                              <w:divBdr>
                                <w:top w:val="none" w:sz="0" w:space="0" w:color="auto"/>
                                <w:left w:val="none" w:sz="0" w:space="0" w:color="auto"/>
                                <w:bottom w:val="none" w:sz="0" w:space="0" w:color="auto"/>
                                <w:right w:val="none" w:sz="0" w:space="0" w:color="auto"/>
                              </w:divBdr>
                              <w:divsChild>
                                <w:div w:id="13814420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505873654">
                                      <w:marLeft w:val="0"/>
                                      <w:marRight w:val="0"/>
                                      <w:marTop w:val="0"/>
                                      <w:marBottom w:val="0"/>
                                      <w:divBdr>
                                        <w:top w:val="none" w:sz="0" w:space="0" w:color="auto"/>
                                        <w:left w:val="none" w:sz="0" w:space="0" w:color="auto"/>
                                        <w:bottom w:val="none" w:sz="0" w:space="0" w:color="auto"/>
                                        <w:right w:val="none" w:sz="0" w:space="0" w:color="auto"/>
                                      </w:divBdr>
                                      <w:divsChild>
                                        <w:div w:id="5551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57725">
                              <w:marLeft w:val="0"/>
                              <w:marRight w:val="0"/>
                              <w:marTop w:val="0"/>
                              <w:marBottom w:val="0"/>
                              <w:divBdr>
                                <w:top w:val="none" w:sz="0" w:space="0" w:color="auto"/>
                                <w:left w:val="none" w:sz="0" w:space="0" w:color="auto"/>
                                <w:bottom w:val="none" w:sz="0" w:space="0" w:color="auto"/>
                                <w:right w:val="none" w:sz="0" w:space="0" w:color="auto"/>
                              </w:divBdr>
                            </w:div>
                            <w:div w:id="276106532">
                              <w:marLeft w:val="0"/>
                              <w:marRight w:val="0"/>
                              <w:marTop w:val="0"/>
                              <w:marBottom w:val="0"/>
                              <w:divBdr>
                                <w:top w:val="none" w:sz="0" w:space="0" w:color="auto"/>
                                <w:left w:val="none" w:sz="0" w:space="0" w:color="auto"/>
                                <w:bottom w:val="none" w:sz="0" w:space="0" w:color="auto"/>
                                <w:right w:val="none" w:sz="0" w:space="0" w:color="auto"/>
                              </w:divBdr>
                              <w:divsChild>
                                <w:div w:id="9029142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97599407">
                                      <w:marLeft w:val="0"/>
                                      <w:marRight w:val="0"/>
                                      <w:marTop w:val="0"/>
                                      <w:marBottom w:val="0"/>
                                      <w:divBdr>
                                        <w:top w:val="none" w:sz="0" w:space="0" w:color="auto"/>
                                        <w:left w:val="none" w:sz="0" w:space="0" w:color="auto"/>
                                        <w:bottom w:val="none" w:sz="0" w:space="0" w:color="auto"/>
                                        <w:right w:val="none" w:sz="0" w:space="0" w:color="auto"/>
                                      </w:divBdr>
                                      <w:divsChild>
                                        <w:div w:id="13663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6802">
                              <w:marLeft w:val="0"/>
                              <w:marRight w:val="0"/>
                              <w:marTop w:val="0"/>
                              <w:marBottom w:val="0"/>
                              <w:divBdr>
                                <w:top w:val="none" w:sz="0" w:space="0" w:color="auto"/>
                                <w:left w:val="none" w:sz="0" w:space="0" w:color="auto"/>
                                <w:bottom w:val="none" w:sz="0" w:space="0" w:color="auto"/>
                                <w:right w:val="none" w:sz="0" w:space="0" w:color="auto"/>
                              </w:divBdr>
                            </w:div>
                            <w:div w:id="677005964">
                              <w:marLeft w:val="0"/>
                              <w:marRight w:val="0"/>
                              <w:marTop w:val="0"/>
                              <w:marBottom w:val="0"/>
                              <w:divBdr>
                                <w:top w:val="none" w:sz="0" w:space="0" w:color="auto"/>
                                <w:left w:val="none" w:sz="0" w:space="0" w:color="auto"/>
                                <w:bottom w:val="none" w:sz="0" w:space="0" w:color="auto"/>
                                <w:right w:val="none" w:sz="0" w:space="0" w:color="auto"/>
                              </w:divBdr>
                              <w:divsChild>
                                <w:div w:id="12355536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85294917">
                                      <w:marLeft w:val="0"/>
                                      <w:marRight w:val="0"/>
                                      <w:marTop w:val="0"/>
                                      <w:marBottom w:val="0"/>
                                      <w:divBdr>
                                        <w:top w:val="none" w:sz="0" w:space="0" w:color="auto"/>
                                        <w:left w:val="none" w:sz="0" w:space="0" w:color="auto"/>
                                        <w:bottom w:val="none" w:sz="0" w:space="0" w:color="auto"/>
                                        <w:right w:val="none" w:sz="0" w:space="0" w:color="auto"/>
                                      </w:divBdr>
                                      <w:divsChild>
                                        <w:div w:id="92700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6502">
                              <w:marLeft w:val="0"/>
                              <w:marRight w:val="0"/>
                              <w:marTop w:val="0"/>
                              <w:marBottom w:val="0"/>
                              <w:divBdr>
                                <w:top w:val="none" w:sz="0" w:space="0" w:color="auto"/>
                                <w:left w:val="none" w:sz="0" w:space="0" w:color="auto"/>
                                <w:bottom w:val="none" w:sz="0" w:space="0" w:color="auto"/>
                                <w:right w:val="none" w:sz="0" w:space="0" w:color="auto"/>
                              </w:divBdr>
                            </w:div>
                            <w:div w:id="1082947327">
                              <w:marLeft w:val="0"/>
                              <w:marRight w:val="0"/>
                              <w:marTop w:val="0"/>
                              <w:marBottom w:val="0"/>
                              <w:divBdr>
                                <w:top w:val="none" w:sz="0" w:space="0" w:color="auto"/>
                                <w:left w:val="none" w:sz="0" w:space="0" w:color="auto"/>
                                <w:bottom w:val="none" w:sz="0" w:space="0" w:color="auto"/>
                                <w:right w:val="none" w:sz="0" w:space="0" w:color="auto"/>
                              </w:divBdr>
                            </w:div>
                            <w:div w:id="1209606611">
                              <w:marLeft w:val="0"/>
                              <w:marRight w:val="0"/>
                              <w:marTop w:val="0"/>
                              <w:marBottom w:val="0"/>
                              <w:divBdr>
                                <w:top w:val="none" w:sz="0" w:space="0" w:color="auto"/>
                                <w:left w:val="none" w:sz="0" w:space="0" w:color="auto"/>
                                <w:bottom w:val="none" w:sz="0" w:space="0" w:color="auto"/>
                                <w:right w:val="none" w:sz="0" w:space="0" w:color="auto"/>
                              </w:divBdr>
                              <w:divsChild>
                                <w:div w:id="18224306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46954957">
                                      <w:marLeft w:val="0"/>
                                      <w:marRight w:val="0"/>
                                      <w:marTop w:val="0"/>
                                      <w:marBottom w:val="0"/>
                                      <w:divBdr>
                                        <w:top w:val="none" w:sz="0" w:space="0" w:color="auto"/>
                                        <w:left w:val="none" w:sz="0" w:space="0" w:color="auto"/>
                                        <w:bottom w:val="none" w:sz="0" w:space="0" w:color="auto"/>
                                        <w:right w:val="none" w:sz="0" w:space="0" w:color="auto"/>
                                      </w:divBdr>
                                      <w:divsChild>
                                        <w:div w:id="13937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814191">
                              <w:marLeft w:val="0"/>
                              <w:marRight w:val="0"/>
                              <w:marTop w:val="0"/>
                              <w:marBottom w:val="0"/>
                              <w:divBdr>
                                <w:top w:val="none" w:sz="0" w:space="0" w:color="auto"/>
                                <w:left w:val="none" w:sz="0" w:space="0" w:color="auto"/>
                                <w:bottom w:val="none" w:sz="0" w:space="0" w:color="auto"/>
                                <w:right w:val="none" w:sz="0" w:space="0" w:color="auto"/>
                              </w:divBdr>
                            </w:div>
                          </w:divsChild>
                        </w:div>
                        <w:div w:id="80609925">
                          <w:marLeft w:val="0"/>
                          <w:marRight w:val="0"/>
                          <w:marTop w:val="0"/>
                          <w:marBottom w:val="0"/>
                          <w:divBdr>
                            <w:top w:val="none" w:sz="0" w:space="0" w:color="auto"/>
                            <w:left w:val="none" w:sz="0" w:space="0" w:color="auto"/>
                            <w:bottom w:val="none" w:sz="0" w:space="0" w:color="auto"/>
                            <w:right w:val="none" w:sz="0" w:space="0" w:color="auto"/>
                          </w:divBdr>
                          <w:divsChild>
                            <w:div w:id="996955289">
                              <w:marLeft w:val="0"/>
                              <w:marRight w:val="0"/>
                              <w:marTop w:val="0"/>
                              <w:marBottom w:val="0"/>
                              <w:divBdr>
                                <w:top w:val="none" w:sz="0" w:space="0" w:color="auto"/>
                                <w:left w:val="none" w:sz="0" w:space="0" w:color="auto"/>
                                <w:bottom w:val="none" w:sz="0" w:space="0" w:color="auto"/>
                                <w:right w:val="none" w:sz="0" w:space="0" w:color="auto"/>
                              </w:divBdr>
                            </w:div>
                            <w:div w:id="1018626582">
                              <w:marLeft w:val="0"/>
                              <w:marRight w:val="0"/>
                              <w:marTop w:val="0"/>
                              <w:marBottom w:val="0"/>
                              <w:divBdr>
                                <w:top w:val="none" w:sz="0" w:space="0" w:color="auto"/>
                                <w:left w:val="none" w:sz="0" w:space="0" w:color="auto"/>
                                <w:bottom w:val="none" w:sz="0" w:space="0" w:color="auto"/>
                                <w:right w:val="none" w:sz="0" w:space="0" w:color="auto"/>
                              </w:divBdr>
                              <w:divsChild>
                                <w:div w:id="33056742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68053368">
                                      <w:marLeft w:val="0"/>
                                      <w:marRight w:val="0"/>
                                      <w:marTop w:val="0"/>
                                      <w:marBottom w:val="0"/>
                                      <w:divBdr>
                                        <w:top w:val="none" w:sz="0" w:space="0" w:color="auto"/>
                                        <w:left w:val="none" w:sz="0" w:space="0" w:color="auto"/>
                                        <w:bottom w:val="none" w:sz="0" w:space="0" w:color="auto"/>
                                        <w:right w:val="none" w:sz="0" w:space="0" w:color="auto"/>
                                      </w:divBdr>
                                      <w:divsChild>
                                        <w:div w:id="55970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37486">
                              <w:marLeft w:val="0"/>
                              <w:marRight w:val="0"/>
                              <w:marTop w:val="0"/>
                              <w:marBottom w:val="0"/>
                              <w:divBdr>
                                <w:top w:val="none" w:sz="0" w:space="0" w:color="auto"/>
                                <w:left w:val="none" w:sz="0" w:space="0" w:color="auto"/>
                                <w:bottom w:val="none" w:sz="0" w:space="0" w:color="auto"/>
                                <w:right w:val="none" w:sz="0" w:space="0" w:color="auto"/>
                              </w:divBdr>
                            </w:div>
                            <w:div w:id="1212571996">
                              <w:marLeft w:val="0"/>
                              <w:marRight w:val="0"/>
                              <w:marTop w:val="0"/>
                              <w:marBottom w:val="0"/>
                              <w:divBdr>
                                <w:top w:val="none" w:sz="0" w:space="0" w:color="auto"/>
                                <w:left w:val="none" w:sz="0" w:space="0" w:color="auto"/>
                                <w:bottom w:val="none" w:sz="0" w:space="0" w:color="auto"/>
                                <w:right w:val="none" w:sz="0" w:space="0" w:color="auto"/>
                              </w:divBdr>
                            </w:div>
                            <w:div w:id="449010794">
                              <w:marLeft w:val="0"/>
                              <w:marRight w:val="0"/>
                              <w:marTop w:val="0"/>
                              <w:marBottom w:val="0"/>
                              <w:divBdr>
                                <w:top w:val="none" w:sz="0" w:space="0" w:color="auto"/>
                                <w:left w:val="none" w:sz="0" w:space="0" w:color="auto"/>
                                <w:bottom w:val="none" w:sz="0" w:space="0" w:color="auto"/>
                                <w:right w:val="none" w:sz="0" w:space="0" w:color="auto"/>
                              </w:divBdr>
                            </w:div>
                            <w:div w:id="762920524">
                              <w:marLeft w:val="0"/>
                              <w:marRight w:val="0"/>
                              <w:marTop w:val="450"/>
                              <w:marBottom w:val="450"/>
                              <w:divBdr>
                                <w:top w:val="none" w:sz="0" w:space="0" w:color="auto"/>
                                <w:left w:val="single" w:sz="24" w:space="0" w:color="6DB33F"/>
                                <w:bottom w:val="none" w:sz="0" w:space="0" w:color="auto"/>
                                <w:right w:val="none" w:sz="0" w:space="0" w:color="auto"/>
                              </w:divBdr>
                            </w:div>
                            <w:div w:id="928196091">
                              <w:marLeft w:val="0"/>
                              <w:marRight w:val="0"/>
                              <w:marTop w:val="0"/>
                              <w:marBottom w:val="0"/>
                              <w:divBdr>
                                <w:top w:val="none" w:sz="0" w:space="0" w:color="auto"/>
                                <w:left w:val="none" w:sz="0" w:space="0" w:color="auto"/>
                                <w:bottom w:val="none" w:sz="0" w:space="0" w:color="auto"/>
                                <w:right w:val="none" w:sz="0" w:space="0" w:color="auto"/>
                              </w:divBdr>
                              <w:divsChild>
                                <w:div w:id="12805737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44456238">
                                      <w:marLeft w:val="0"/>
                                      <w:marRight w:val="0"/>
                                      <w:marTop w:val="0"/>
                                      <w:marBottom w:val="0"/>
                                      <w:divBdr>
                                        <w:top w:val="none" w:sz="0" w:space="0" w:color="auto"/>
                                        <w:left w:val="none" w:sz="0" w:space="0" w:color="auto"/>
                                        <w:bottom w:val="none" w:sz="0" w:space="0" w:color="auto"/>
                                        <w:right w:val="none" w:sz="0" w:space="0" w:color="auto"/>
                                      </w:divBdr>
                                      <w:divsChild>
                                        <w:div w:id="1570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96982">
                              <w:marLeft w:val="0"/>
                              <w:marRight w:val="0"/>
                              <w:marTop w:val="0"/>
                              <w:marBottom w:val="0"/>
                              <w:divBdr>
                                <w:top w:val="none" w:sz="0" w:space="0" w:color="auto"/>
                                <w:left w:val="none" w:sz="0" w:space="0" w:color="auto"/>
                                <w:bottom w:val="none" w:sz="0" w:space="0" w:color="auto"/>
                                <w:right w:val="none" w:sz="0" w:space="0" w:color="auto"/>
                              </w:divBdr>
                            </w:div>
                            <w:div w:id="212815871">
                              <w:marLeft w:val="0"/>
                              <w:marRight w:val="0"/>
                              <w:marTop w:val="0"/>
                              <w:marBottom w:val="0"/>
                              <w:divBdr>
                                <w:top w:val="none" w:sz="0" w:space="0" w:color="auto"/>
                                <w:left w:val="none" w:sz="0" w:space="0" w:color="auto"/>
                                <w:bottom w:val="none" w:sz="0" w:space="0" w:color="auto"/>
                                <w:right w:val="none" w:sz="0" w:space="0" w:color="auto"/>
                              </w:divBdr>
                              <w:divsChild>
                                <w:div w:id="114242831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05503235">
                                      <w:marLeft w:val="0"/>
                                      <w:marRight w:val="0"/>
                                      <w:marTop w:val="0"/>
                                      <w:marBottom w:val="0"/>
                                      <w:divBdr>
                                        <w:top w:val="none" w:sz="0" w:space="0" w:color="auto"/>
                                        <w:left w:val="none" w:sz="0" w:space="0" w:color="auto"/>
                                        <w:bottom w:val="none" w:sz="0" w:space="0" w:color="auto"/>
                                        <w:right w:val="none" w:sz="0" w:space="0" w:color="auto"/>
                                      </w:divBdr>
                                      <w:divsChild>
                                        <w:div w:id="6307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697121">
                              <w:marLeft w:val="0"/>
                              <w:marRight w:val="0"/>
                              <w:marTop w:val="0"/>
                              <w:marBottom w:val="0"/>
                              <w:divBdr>
                                <w:top w:val="none" w:sz="0" w:space="0" w:color="auto"/>
                                <w:left w:val="none" w:sz="0" w:space="0" w:color="auto"/>
                                <w:bottom w:val="none" w:sz="0" w:space="0" w:color="auto"/>
                                <w:right w:val="none" w:sz="0" w:space="0" w:color="auto"/>
                              </w:divBdr>
                            </w:div>
                            <w:div w:id="1332565862">
                              <w:marLeft w:val="0"/>
                              <w:marRight w:val="0"/>
                              <w:marTop w:val="0"/>
                              <w:marBottom w:val="0"/>
                              <w:divBdr>
                                <w:top w:val="none" w:sz="0" w:space="0" w:color="auto"/>
                                <w:left w:val="none" w:sz="0" w:space="0" w:color="auto"/>
                                <w:bottom w:val="none" w:sz="0" w:space="0" w:color="auto"/>
                                <w:right w:val="none" w:sz="0" w:space="0" w:color="auto"/>
                              </w:divBdr>
                              <w:divsChild>
                                <w:div w:id="17775550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99530438">
                                      <w:marLeft w:val="0"/>
                                      <w:marRight w:val="0"/>
                                      <w:marTop w:val="0"/>
                                      <w:marBottom w:val="0"/>
                                      <w:divBdr>
                                        <w:top w:val="none" w:sz="0" w:space="0" w:color="auto"/>
                                        <w:left w:val="none" w:sz="0" w:space="0" w:color="auto"/>
                                        <w:bottom w:val="none" w:sz="0" w:space="0" w:color="auto"/>
                                        <w:right w:val="none" w:sz="0" w:space="0" w:color="auto"/>
                                      </w:divBdr>
                                      <w:divsChild>
                                        <w:div w:id="2754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746835">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sChild>
                </w:div>
                <w:div w:id="1365210897">
                  <w:marLeft w:val="0"/>
                  <w:marRight w:val="0"/>
                  <w:marTop w:val="0"/>
                  <w:marBottom w:val="0"/>
                  <w:divBdr>
                    <w:top w:val="none" w:sz="0" w:space="0" w:color="auto"/>
                    <w:left w:val="none" w:sz="0" w:space="0" w:color="auto"/>
                    <w:bottom w:val="none" w:sz="0" w:space="0" w:color="auto"/>
                    <w:right w:val="none" w:sz="0" w:space="0" w:color="auto"/>
                  </w:divBdr>
                  <w:divsChild>
                    <w:div w:id="806975287">
                      <w:marLeft w:val="0"/>
                      <w:marRight w:val="0"/>
                      <w:marTop w:val="0"/>
                      <w:marBottom w:val="0"/>
                      <w:divBdr>
                        <w:top w:val="none" w:sz="0" w:space="0" w:color="auto"/>
                        <w:left w:val="none" w:sz="0" w:space="0" w:color="auto"/>
                        <w:bottom w:val="none" w:sz="0" w:space="0" w:color="auto"/>
                        <w:right w:val="none" w:sz="0" w:space="0" w:color="auto"/>
                      </w:divBdr>
                    </w:div>
                    <w:div w:id="1745957353">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sChild>
                        <w:div w:id="1583292158">
                          <w:marLeft w:val="0"/>
                          <w:marRight w:val="0"/>
                          <w:marTop w:val="0"/>
                          <w:marBottom w:val="0"/>
                          <w:divBdr>
                            <w:top w:val="none" w:sz="0" w:space="0" w:color="auto"/>
                            <w:left w:val="none" w:sz="0" w:space="0" w:color="auto"/>
                            <w:bottom w:val="none" w:sz="0" w:space="0" w:color="auto"/>
                            <w:right w:val="none" w:sz="0" w:space="0" w:color="auto"/>
                          </w:divBdr>
                        </w:div>
                        <w:div w:id="769158694">
                          <w:marLeft w:val="0"/>
                          <w:marRight w:val="0"/>
                          <w:marTop w:val="450"/>
                          <w:marBottom w:val="450"/>
                          <w:divBdr>
                            <w:top w:val="none" w:sz="0" w:space="0" w:color="auto"/>
                            <w:left w:val="single" w:sz="24" w:space="0" w:color="6DB33F"/>
                            <w:bottom w:val="none" w:sz="0" w:space="0" w:color="auto"/>
                            <w:right w:val="none" w:sz="0" w:space="0" w:color="auto"/>
                          </w:divBdr>
                          <w:divsChild>
                            <w:div w:id="280263274">
                              <w:marLeft w:val="0"/>
                              <w:marRight w:val="0"/>
                              <w:marTop w:val="0"/>
                              <w:marBottom w:val="0"/>
                              <w:divBdr>
                                <w:top w:val="none" w:sz="0" w:space="0" w:color="auto"/>
                                <w:left w:val="none" w:sz="0" w:space="0" w:color="auto"/>
                                <w:bottom w:val="none" w:sz="0" w:space="0" w:color="auto"/>
                                <w:right w:val="none" w:sz="0" w:space="0" w:color="auto"/>
                              </w:divBdr>
                            </w:div>
                            <w:div w:id="1773937769">
                              <w:marLeft w:val="0"/>
                              <w:marRight w:val="0"/>
                              <w:marTop w:val="0"/>
                              <w:marBottom w:val="0"/>
                              <w:divBdr>
                                <w:top w:val="none" w:sz="0" w:space="0" w:color="auto"/>
                                <w:left w:val="none" w:sz="0" w:space="0" w:color="auto"/>
                                <w:bottom w:val="none" w:sz="0" w:space="0" w:color="auto"/>
                                <w:right w:val="none" w:sz="0" w:space="0" w:color="auto"/>
                              </w:divBdr>
                            </w:div>
                          </w:divsChild>
                        </w:div>
                        <w:div w:id="1101560630">
                          <w:marLeft w:val="0"/>
                          <w:marRight w:val="0"/>
                          <w:marTop w:val="0"/>
                          <w:marBottom w:val="0"/>
                          <w:divBdr>
                            <w:top w:val="none" w:sz="0" w:space="0" w:color="auto"/>
                            <w:left w:val="none" w:sz="0" w:space="0" w:color="auto"/>
                            <w:bottom w:val="none" w:sz="0" w:space="0" w:color="auto"/>
                            <w:right w:val="none" w:sz="0" w:space="0" w:color="auto"/>
                          </w:divBdr>
                        </w:div>
                        <w:div w:id="1959099845">
                          <w:marLeft w:val="0"/>
                          <w:marRight w:val="0"/>
                          <w:marTop w:val="0"/>
                          <w:marBottom w:val="0"/>
                          <w:divBdr>
                            <w:top w:val="none" w:sz="0" w:space="0" w:color="auto"/>
                            <w:left w:val="none" w:sz="0" w:space="0" w:color="auto"/>
                            <w:bottom w:val="none" w:sz="0" w:space="0" w:color="auto"/>
                            <w:right w:val="none" w:sz="0" w:space="0" w:color="auto"/>
                          </w:divBdr>
                        </w:div>
                        <w:div w:id="193541272">
                          <w:marLeft w:val="0"/>
                          <w:marRight w:val="0"/>
                          <w:marTop w:val="0"/>
                          <w:marBottom w:val="0"/>
                          <w:divBdr>
                            <w:top w:val="none" w:sz="0" w:space="0" w:color="auto"/>
                            <w:left w:val="none" w:sz="0" w:space="0" w:color="auto"/>
                            <w:bottom w:val="none" w:sz="0" w:space="0" w:color="auto"/>
                            <w:right w:val="none" w:sz="0" w:space="0" w:color="auto"/>
                          </w:divBdr>
                        </w:div>
                        <w:div w:id="1804810590">
                          <w:marLeft w:val="0"/>
                          <w:marRight w:val="0"/>
                          <w:marTop w:val="0"/>
                          <w:marBottom w:val="0"/>
                          <w:divBdr>
                            <w:top w:val="none" w:sz="0" w:space="0" w:color="auto"/>
                            <w:left w:val="none" w:sz="0" w:space="0" w:color="auto"/>
                            <w:bottom w:val="none" w:sz="0" w:space="0" w:color="auto"/>
                            <w:right w:val="none" w:sz="0" w:space="0" w:color="auto"/>
                          </w:divBdr>
                          <w:divsChild>
                            <w:div w:id="1053309189">
                              <w:marLeft w:val="0"/>
                              <w:marRight w:val="0"/>
                              <w:marTop w:val="0"/>
                              <w:marBottom w:val="0"/>
                              <w:divBdr>
                                <w:top w:val="none" w:sz="0" w:space="0" w:color="auto"/>
                                <w:left w:val="none" w:sz="0" w:space="0" w:color="auto"/>
                                <w:bottom w:val="none" w:sz="0" w:space="0" w:color="auto"/>
                                <w:right w:val="none" w:sz="0" w:space="0" w:color="auto"/>
                              </w:divBdr>
                            </w:div>
                            <w:div w:id="380983791">
                              <w:marLeft w:val="0"/>
                              <w:marRight w:val="0"/>
                              <w:marTop w:val="0"/>
                              <w:marBottom w:val="0"/>
                              <w:divBdr>
                                <w:top w:val="none" w:sz="0" w:space="0" w:color="auto"/>
                                <w:left w:val="none" w:sz="0" w:space="0" w:color="auto"/>
                                <w:bottom w:val="none" w:sz="0" w:space="0" w:color="auto"/>
                                <w:right w:val="none" w:sz="0" w:space="0" w:color="auto"/>
                              </w:divBdr>
                              <w:divsChild>
                                <w:div w:id="26438982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14067618">
                                      <w:marLeft w:val="0"/>
                                      <w:marRight w:val="0"/>
                                      <w:marTop w:val="0"/>
                                      <w:marBottom w:val="0"/>
                                      <w:divBdr>
                                        <w:top w:val="none" w:sz="0" w:space="0" w:color="auto"/>
                                        <w:left w:val="none" w:sz="0" w:space="0" w:color="auto"/>
                                        <w:bottom w:val="none" w:sz="0" w:space="0" w:color="auto"/>
                                        <w:right w:val="none" w:sz="0" w:space="0" w:color="auto"/>
                                      </w:divBdr>
                                      <w:divsChild>
                                        <w:div w:id="21318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03185">
                              <w:marLeft w:val="0"/>
                              <w:marRight w:val="0"/>
                              <w:marTop w:val="0"/>
                              <w:marBottom w:val="0"/>
                              <w:divBdr>
                                <w:top w:val="none" w:sz="0" w:space="0" w:color="auto"/>
                                <w:left w:val="none" w:sz="0" w:space="0" w:color="auto"/>
                                <w:bottom w:val="none" w:sz="0" w:space="0" w:color="auto"/>
                                <w:right w:val="none" w:sz="0" w:space="0" w:color="auto"/>
                              </w:divBdr>
                            </w:div>
                            <w:div w:id="640618356">
                              <w:marLeft w:val="0"/>
                              <w:marRight w:val="0"/>
                              <w:marTop w:val="0"/>
                              <w:marBottom w:val="0"/>
                              <w:divBdr>
                                <w:top w:val="none" w:sz="0" w:space="0" w:color="auto"/>
                                <w:left w:val="none" w:sz="0" w:space="0" w:color="auto"/>
                                <w:bottom w:val="none" w:sz="0" w:space="0" w:color="auto"/>
                                <w:right w:val="none" w:sz="0" w:space="0" w:color="auto"/>
                              </w:divBdr>
                              <w:divsChild>
                                <w:div w:id="10156174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34796367">
                                      <w:marLeft w:val="0"/>
                                      <w:marRight w:val="0"/>
                                      <w:marTop w:val="0"/>
                                      <w:marBottom w:val="300"/>
                                      <w:divBdr>
                                        <w:top w:val="none" w:sz="0" w:space="0" w:color="auto"/>
                                        <w:left w:val="none" w:sz="0" w:space="0" w:color="auto"/>
                                        <w:bottom w:val="none" w:sz="0" w:space="0" w:color="auto"/>
                                        <w:right w:val="none" w:sz="0" w:space="0" w:color="auto"/>
                                      </w:divBdr>
                                      <w:divsChild>
                                        <w:div w:id="28187647">
                                          <w:marLeft w:val="0"/>
                                          <w:marRight w:val="0"/>
                                          <w:marTop w:val="0"/>
                                          <w:marBottom w:val="0"/>
                                          <w:divBdr>
                                            <w:top w:val="none" w:sz="0" w:space="0" w:color="auto"/>
                                            <w:left w:val="none" w:sz="0" w:space="0" w:color="auto"/>
                                            <w:bottom w:val="none" w:sz="0" w:space="0" w:color="auto"/>
                                            <w:right w:val="none" w:sz="0" w:space="0" w:color="auto"/>
                                          </w:divBdr>
                                        </w:div>
                                      </w:divsChild>
                                    </w:div>
                                    <w:div w:id="132021588">
                                      <w:marLeft w:val="0"/>
                                      <w:marRight w:val="0"/>
                                      <w:marTop w:val="0"/>
                                      <w:marBottom w:val="0"/>
                                      <w:divBdr>
                                        <w:top w:val="none" w:sz="0" w:space="0" w:color="auto"/>
                                        <w:left w:val="none" w:sz="0" w:space="0" w:color="auto"/>
                                        <w:bottom w:val="none" w:sz="0" w:space="0" w:color="auto"/>
                                        <w:right w:val="none" w:sz="0" w:space="0" w:color="auto"/>
                                      </w:divBdr>
                                      <w:divsChild>
                                        <w:div w:id="4750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11101">
                              <w:marLeft w:val="0"/>
                              <w:marRight w:val="0"/>
                              <w:marTop w:val="0"/>
                              <w:marBottom w:val="0"/>
                              <w:divBdr>
                                <w:top w:val="none" w:sz="0" w:space="0" w:color="auto"/>
                                <w:left w:val="none" w:sz="0" w:space="0" w:color="auto"/>
                                <w:bottom w:val="none" w:sz="0" w:space="0" w:color="auto"/>
                                <w:right w:val="none" w:sz="0" w:space="0" w:color="auto"/>
                              </w:divBdr>
                            </w:div>
                            <w:div w:id="1746680415">
                              <w:marLeft w:val="0"/>
                              <w:marRight w:val="0"/>
                              <w:marTop w:val="0"/>
                              <w:marBottom w:val="0"/>
                              <w:divBdr>
                                <w:top w:val="none" w:sz="0" w:space="0" w:color="auto"/>
                                <w:left w:val="none" w:sz="0" w:space="0" w:color="auto"/>
                                <w:bottom w:val="none" w:sz="0" w:space="0" w:color="auto"/>
                                <w:right w:val="none" w:sz="0" w:space="0" w:color="auto"/>
                              </w:divBdr>
                              <w:divsChild>
                                <w:div w:id="10857656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77436905">
                                      <w:marLeft w:val="0"/>
                                      <w:marRight w:val="0"/>
                                      <w:marTop w:val="0"/>
                                      <w:marBottom w:val="300"/>
                                      <w:divBdr>
                                        <w:top w:val="none" w:sz="0" w:space="0" w:color="auto"/>
                                        <w:left w:val="none" w:sz="0" w:space="0" w:color="auto"/>
                                        <w:bottom w:val="none" w:sz="0" w:space="0" w:color="auto"/>
                                        <w:right w:val="none" w:sz="0" w:space="0" w:color="auto"/>
                                      </w:divBdr>
                                      <w:divsChild>
                                        <w:div w:id="2053261679">
                                          <w:marLeft w:val="0"/>
                                          <w:marRight w:val="0"/>
                                          <w:marTop w:val="0"/>
                                          <w:marBottom w:val="0"/>
                                          <w:divBdr>
                                            <w:top w:val="none" w:sz="0" w:space="0" w:color="auto"/>
                                            <w:left w:val="none" w:sz="0" w:space="0" w:color="auto"/>
                                            <w:bottom w:val="none" w:sz="0" w:space="0" w:color="auto"/>
                                            <w:right w:val="none" w:sz="0" w:space="0" w:color="auto"/>
                                          </w:divBdr>
                                        </w:div>
                                      </w:divsChild>
                                    </w:div>
                                    <w:div w:id="370687662">
                                      <w:marLeft w:val="0"/>
                                      <w:marRight w:val="0"/>
                                      <w:marTop w:val="0"/>
                                      <w:marBottom w:val="0"/>
                                      <w:divBdr>
                                        <w:top w:val="none" w:sz="0" w:space="0" w:color="auto"/>
                                        <w:left w:val="none" w:sz="0" w:space="0" w:color="auto"/>
                                        <w:bottom w:val="none" w:sz="0" w:space="0" w:color="auto"/>
                                        <w:right w:val="none" w:sz="0" w:space="0" w:color="auto"/>
                                      </w:divBdr>
                                      <w:divsChild>
                                        <w:div w:id="13179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23838">
                              <w:marLeft w:val="0"/>
                              <w:marRight w:val="0"/>
                              <w:marTop w:val="0"/>
                              <w:marBottom w:val="0"/>
                              <w:divBdr>
                                <w:top w:val="none" w:sz="0" w:space="0" w:color="auto"/>
                                <w:left w:val="none" w:sz="0" w:space="0" w:color="auto"/>
                                <w:bottom w:val="none" w:sz="0" w:space="0" w:color="auto"/>
                                <w:right w:val="none" w:sz="0" w:space="0" w:color="auto"/>
                              </w:divBdr>
                            </w:div>
                          </w:divsChild>
                        </w:div>
                        <w:div w:id="422722359">
                          <w:marLeft w:val="0"/>
                          <w:marRight w:val="0"/>
                          <w:marTop w:val="0"/>
                          <w:marBottom w:val="0"/>
                          <w:divBdr>
                            <w:top w:val="none" w:sz="0" w:space="0" w:color="auto"/>
                            <w:left w:val="none" w:sz="0" w:space="0" w:color="auto"/>
                            <w:bottom w:val="none" w:sz="0" w:space="0" w:color="auto"/>
                            <w:right w:val="none" w:sz="0" w:space="0" w:color="auto"/>
                          </w:divBdr>
                          <w:divsChild>
                            <w:div w:id="1522086075">
                              <w:marLeft w:val="0"/>
                              <w:marRight w:val="0"/>
                              <w:marTop w:val="0"/>
                              <w:marBottom w:val="0"/>
                              <w:divBdr>
                                <w:top w:val="none" w:sz="0" w:space="0" w:color="auto"/>
                                <w:left w:val="none" w:sz="0" w:space="0" w:color="auto"/>
                                <w:bottom w:val="none" w:sz="0" w:space="0" w:color="auto"/>
                                <w:right w:val="none" w:sz="0" w:space="0" w:color="auto"/>
                              </w:divBdr>
                            </w:div>
                            <w:div w:id="341515658">
                              <w:marLeft w:val="0"/>
                              <w:marRight w:val="0"/>
                              <w:marTop w:val="0"/>
                              <w:marBottom w:val="0"/>
                              <w:divBdr>
                                <w:top w:val="none" w:sz="0" w:space="0" w:color="auto"/>
                                <w:left w:val="none" w:sz="0" w:space="0" w:color="auto"/>
                                <w:bottom w:val="none" w:sz="0" w:space="0" w:color="auto"/>
                                <w:right w:val="none" w:sz="0" w:space="0" w:color="auto"/>
                              </w:divBdr>
                              <w:divsChild>
                                <w:div w:id="14098857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1569837">
                                      <w:marLeft w:val="0"/>
                                      <w:marRight w:val="0"/>
                                      <w:marTop w:val="0"/>
                                      <w:marBottom w:val="0"/>
                                      <w:divBdr>
                                        <w:top w:val="none" w:sz="0" w:space="0" w:color="auto"/>
                                        <w:left w:val="none" w:sz="0" w:space="0" w:color="auto"/>
                                        <w:bottom w:val="none" w:sz="0" w:space="0" w:color="auto"/>
                                        <w:right w:val="none" w:sz="0" w:space="0" w:color="auto"/>
                                      </w:divBdr>
                                      <w:divsChild>
                                        <w:div w:id="766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32602">
                              <w:marLeft w:val="0"/>
                              <w:marRight w:val="0"/>
                              <w:marTop w:val="0"/>
                              <w:marBottom w:val="0"/>
                              <w:divBdr>
                                <w:top w:val="none" w:sz="0" w:space="0" w:color="auto"/>
                                <w:left w:val="none" w:sz="0" w:space="0" w:color="auto"/>
                                <w:bottom w:val="none" w:sz="0" w:space="0" w:color="auto"/>
                                <w:right w:val="none" w:sz="0" w:space="0" w:color="auto"/>
                              </w:divBdr>
                            </w:div>
                            <w:div w:id="671371376">
                              <w:marLeft w:val="0"/>
                              <w:marRight w:val="0"/>
                              <w:marTop w:val="0"/>
                              <w:marBottom w:val="0"/>
                              <w:divBdr>
                                <w:top w:val="none" w:sz="0" w:space="0" w:color="auto"/>
                                <w:left w:val="none" w:sz="0" w:space="0" w:color="auto"/>
                                <w:bottom w:val="none" w:sz="0" w:space="0" w:color="auto"/>
                                <w:right w:val="none" w:sz="0" w:space="0" w:color="auto"/>
                              </w:divBdr>
                              <w:divsChild>
                                <w:div w:id="3635551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6722995">
                                      <w:marLeft w:val="0"/>
                                      <w:marRight w:val="0"/>
                                      <w:marTop w:val="0"/>
                                      <w:marBottom w:val="300"/>
                                      <w:divBdr>
                                        <w:top w:val="none" w:sz="0" w:space="0" w:color="auto"/>
                                        <w:left w:val="none" w:sz="0" w:space="0" w:color="auto"/>
                                        <w:bottom w:val="none" w:sz="0" w:space="0" w:color="auto"/>
                                        <w:right w:val="none" w:sz="0" w:space="0" w:color="auto"/>
                                      </w:divBdr>
                                      <w:divsChild>
                                        <w:div w:id="776680782">
                                          <w:marLeft w:val="0"/>
                                          <w:marRight w:val="0"/>
                                          <w:marTop w:val="0"/>
                                          <w:marBottom w:val="0"/>
                                          <w:divBdr>
                                            <w:top w:val="none" w:sz="0" w:space="0" w:color="auto"/>
                                            <w:left w:val="none" w:sz="0" w:space="0" w:color="auto"/>
                                            <w:bottom w:val="none" w:sz="0" w:space="0" w:color="auto"/>
                                            <w:right w:val="none" w:sz="0" w:space="0" w:color="auto"/>
                                          </w:divBdr>
                                        </w:div>
                                      </w:divsChild>
                                    </w:div>
                                    <w:div w:id="1473015993">
                                      <w:marLeft w:val="0"/>
                                      <w:marRight w:val="0"/>
                                      <w:marTop w:val="0"/>
                                      <w:marBottom w:val="0"/>
                                      <w:divBdr>
                                        <w:top w:val="none" w:sz="0" w:space="0" w:color="auto"/>
                                        <w:left w:val="none" w:sz="0" w:space="0" w:color="auto"/>
                                        <w:bottom w:val="none" w:sz="0" w:space="0" w:color="auto"/>
                                        <w:right w:val="none" w:sz="0" w:space="0" w:color="auto"/>
                                      </w:divBdr>
                                      <w:divsChild>
                                        <w:div w:id="15793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13253">
                              <w:marLeft w:val="0"/>
                              <w:marRight w:val="0"/>
                              <w:marTop w:val="0"/>
                              <w:marBottom w:val="0"/>
                              <w:divBdr>
                                <w:top w:val="none" w:sz="0" w:space="0" w:color="auto"/>
                                <w:left w:val="none" w:sz="0" w:space="0" w:color="auto"/>
                                <w:bottom w:val="none" w:sz="0" w:space="0" w:color="auto"/>
                                <w:right w:val="none" w:sz="0" w:space="0" w:color="auto"/>
                              </w:divBdr>
                            </w:div>
                            <w:div w:id="2090929848">
                              <w:marLeft w:val="0"/>
                              <w:marRight w:val="0"/>
                              <w:marTop w:val="0"/>
                              <w:marBottom w:val="0"/>
                              <w:divBdr>
                                <w:top w:val="none" w:sz="0" w:space="0" w:color="auto"/>
                                <w:left w:val="none" w:sz="0" w:space="0" w:color="auto"/>
                                <w:bottom w:val="none" w:sz="0" w:space="0" w:color="auto"/>
                                <w:right w:val="none" w:sz="0" w:space="0" w:color="auto"/>
                              </w:divBdr>
                              <w:divsChild>
                                <w:div w:id="3929695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3233081">
                                      <w:marLeft w:val="0"/>
                                      <w:marRight w:val="0"/>
                                      <w:marTop w:val="0"/>
                                      <w:marBottom w:val="300"/>
                                      <w:divBdr>
                                        <w:top w:val="none" w:sz="0" w:space="0" w:color="auto"/>
                                        <w:left w:val="none" w:sz="0" w:space="0" w:color="auto"/>
                                        <w:bottom w:val="none" w:sz="0" w:space="0" w:color="auto"/>
                                        <w:right w:val="none" w:sz="0" w:space="0" w:color="auto"/>
                                      </w:divBdr>
                                      <w:divsChild>
                                        <w:div w:id="184828785">
                                          <w:marLeft w:val="0"/>
                                          <w:marRight w:val="0"/>
                                          <w:marTop w:val="0"/>
                                          <w:marBottom w:val="0"/>
                                          <w:divBdr>
                                            <w:top w:val="none" w:sz="0" w:space="0" w:color="auto"/>
                                            <w:left w:val="none" w:sz="0" w:space="0" w:color="auto"/>
                                            <w:bottom w:val="none" w:sz="0" w:space="0" w:color="auto"/>
                                            <w:right w:val="none" w:sz="0" w:space="0" w:color="auto"/>
                                          </w:divBdr>
                                        </w:div>
                                      </w:divsChild>
                                    </w:div>
                                    <w:div w:id="196629273">
                                      <w:marLeft w:val="0"/>
                                      <w:marRight w:val="0"/>
                                      <w:marTop w:val="0"/>
                                      <w:marBottom w:val="0"/>
                                      <w:divBdr>
                                        <w:top w:val="none" w:sz="0" w:space="0" w:color="auto"/>
                                        <w:left w:val="none" w:sz="0" w:space="0" w:color="auto"/>
                                        <w:bottom w:val="none" w:sz="0" w:space="0" w:color="auto"/>
                                        <w:right w:val="none" w:sz="0" w:space="0" w:color="auto"/>
                                      </w:divBdr>
                                      <w:divsChild>
                                        <w:div w:id="20973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55621">
                              <w:marLeft w:val="0"/>
                              <w:marRight w:val="0"/>
                              <w:marTop w:val="0"/>
                              <w:marBottom w:val="0"/>
                              <w:divBdr>
                                <w:top w:val="none" w:sz="0" w:space="0" w:color="auto"/>
                                <w:left w:val="none" w:sz="0" w:space="0" w:color="auto"/>
                                <w:bottom w:val="none" w:sz="0" w:space="0" w:color="auto"/>
                                <w:right w:val="none" w:sz="0" w:space="0" w:color="auto"/>
                              </w:divBdr>
                            </w:div>
                            <w:div w:id="1793329650">
                              <w:marLeft w:val="0"/>
                              <w:marRight w:val="0"/>
                              <w:marTop w:val="450"/>
                              <w:marBottom w:val="450"/>
                              <w:divBdr>
                                <w:top w:val="none" w:sz="0" w:space="0" w:color="auto"/>
                                <w:left w:val="single" w:sz="24" w:space="0" w:color="6DB33F"/>
                                <w:bottom w:val="none" w:sz="0" w:space="0" w:color="auto"/>
                                <w:right w:val="none" w:sz="0" w:space="0" w:color="auto"/>
                              </w:divBdr>
                            </w:div>
                          </w:divsChild>
                        </w:div>
                        <w:div w:id="1866749688">
                          <w:marLeft w:val="0"/>
                          <w:marRight w:val="0"/>
                          <w:marTop w:val="0"/>
                          <w:marBottom w:val="0"/>
                          <w:divBdr>
                            <w:top w:val="none" w:sz="0" w:space="0" w:color="auto"/>
                            <w:left w:val="none" w:sz="0" w:space="0" w:color="auto"/>
                            <w:bottom w:val="none" w:sz="0" w:space="0" w:color="auto"/>
                            <w:right w:val="none" w:sz="0" w:space="0" w:color="auto"/>
                          </w:divBdr>
                          <w:divsChild>
                            <w:div w:id="1270896571">
                              <w:marLeft w:val="0"/>
                              <w:marRight w:val="0"/>
                              <w:marTop w:val="0"/>
                              <w:marBottom w:val="0"/>
                              <w:divBdr>
                                <w:top w:val="none" w:sz="0" w:space="0" w:color="auto"/>
                                <w:left w:val="none" w:sz="0" w:space="0" w:color="auto"/>
                                <w:bottom w:val="none" w:sz="0" w:space="0" w:color="auto"/>
                                <w:right w:val="none" w:sz="0" w:space="0" w:color="auto"/>
                              </w:divBdr>
                            </w:div>
                            <w:div w:id="1134374049">
                              <w:marLeft w:val="0"/>
                              <w:marRight w:val="0"/>
                              <w:marTop w:val="0"/>
                              <w:marBottom w:val="0"/>
                              <w:divBdr>
                                <w:top w:val="none" w:sz="0" w:space="0" w:color="auto"/>
                                <w:left w:val="none" w:sz="0" w:space="0" w:color="auto"/>
                                <w:bottom w:val="none" w:sz="0" w:space="0" w:color="auto"/>
                                <w:right w:val="none" w:sz="0" w:space="0" w:color="auto"/>
                              </w:divBdr>
                            </w:div>
                            <w:div w:id="561793226">
                              <w:marLeft w:val="0"/>
                              <w:marRight w:val="0"/>
                              <w:marTop w:val="0"/>
                              <w:marBottom w:val="0"/>
                              <w:divBdr>
                                <w:top w:val="none" w:sz="0" w:space="0" w:color="auto"/>
                                <w:left w:val="none" w:sz="0" w:space="0" w:color="auto"/>
                                <w:bottom w:val="none" w:sz="0" w:space="0" w:color="auto"/>
                                <w:right w:val="none" w:sz="0" w:space="0" w:color="auto"/>
                              </w:divBdr>
                            </w:div>
                            <w:div w:id="2073380183">
                              <w:marLeft w:val="0"/>
                              <w:marRight w:val="0"/>
                              <w:marTop w:val="0"/>
                              <w:marBottom w:val="0"/>
                              <w:divBdr>
                                <w:top w:val="none" w:sz="0" w:space="0" w:color="auto"/>
                                <w:left w:val="none" w:sz="0" w:space="0" w:color="auto"/>
                                <w:bottom w:val="none" w:sz="0" w:space="0" w:color="auto"/>
                                <w:right w:val="none" w:sz="0" w:space="0" w:color="auto"/>
                              </w:divBdr>
                              <w:divsChild>
                                <w:div w:id="162072512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97833162">
                                      <w:marLeft w:val="0"/>
                                      <w:marRight w:val="0"/>
                                      <w:marTop w:val="0"/>
                                      <w:marBottom w:val="0"/>
                                      <w:divBdr>
                                        <w:top w:val="none" w:sz="0" w:space="0" w:color="auto"/>
                                        <w:left w:val="none" w:sz="0" w:space="0" w:color="auto"/>
                                        <w:bottom w:val="none" w:sz="0" w:space="0" w:color="auto"/>
                                        <w:right w:val="none" w:sz="0" w:space="0" w:color="auto"/>
                                      </w:divBdr>
                                      <w:divsChild>
                                        <w:div w:id="1972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45779">
                              <w:marLeft w:val="0"/>
                              <w:marRight w:val="0"/>
                              <w:marTop w:val="0"/>
                              <w:marBottom w:val="0"/>
                              <w:divBdr>
                                <w:top w:val="none" w:sz="0" w:space="0" w:color="auto"/>
                                <w:left w:val="none" w:sz="0" w:space="0" w:color="auto"/>
                                <w:bottom w:val="none" w:sz="0" w:space="0" w:color="auto"/>
                                <w:right w:val="none" w:sz="0" w:space="0" w:color="auto"/>
                              </w:divBdr>
                            </w:div>
                            <w:div w:id="2088452755">
                              <w:marLeft w:val="0"/>
                              <w:marRight w:val="0"/>
                              <w:marTop w:val="0"/>
                              <w:marBottom w:val="0"/>
                              <w:divBdr>
                                <w:top w:val="none" w:sz="0" w:space="0" w:color="auto"/>
                                <w:left w:val="none" w:sz="0" w:space="0" w:color="auto"/>
                                <w:bottom w:val="none" w:sz="0" w:space="0" w:color="auto"/>
                                <w:right w:val="none" w:sz="0" w:space="0" w:color="auto"/>
                              </w:divBdr>
                              <w:divsChild>
                                <w:div w:id="1322169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41049921">
                                      <w:marLeft w:val="0"/>
                                      <w:marRight w:val="0"/>
                                      <w:marTop w:val="0"/>
                                      <w:marBottom w:val="0"/>
                                      <w:divBdr>
                                        <w:top w:val="none" w:sz="0" w:space="0" w:color="auto"/>
                                        <w:left w:val="none" w:sz="0" w:space="0" w:color="auto"/>
                                        <w:bottom w:val="none" w:sz="0" w:space="0" w:color="auto"/>
                                        <w:right w:val="none" w:sz="0" w:space="0" w:color="auto"/>
                                      </w:divBdr>
                                      <w:divsChild>
                                        <w:div w:id="13362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89153">
                              <w:marLeft w:val="0"/>
                              <w:marRight w:val="0"/>
                              <w:marTop w:val="0"/>
                              <w:marBottom w:val="0"/>
                              <w:divBdr>
                                <w:top w:val="none" w:sz="0" w:space="0" w:color="auto"/>
                                <w:left w:val="none" w:sz="0" w:space="0" w:color="auto"/>
                                <w:bottom w:val="none" w:sz="0" w:space="0" w:color="auto"/>
                                <w:right w:val="none" w:sz="0" w:space="0" w:color="auto"/>
                              </w:divBdr>
                            </w:div>
                            <w:div w:id="2117210318">
                              <w:marLeft w:val="0"/>
                              <w:marRight w:val="0"/>
                              <w:marTop w:val="0"/>
                              <w:marBottom w:val="0"/>
                              <w:divBdr>
                                <w:top w:val="none" w:sz="0" w:space="0" w:color="auto"/>
                                <w:left w:val="none" w:sz="0" w:space="0" w:color="auto"/>
                                <w:bottom w:val="none" w:sz="0" w:space="0" w:color="auto"/>
                                <w:right w:val="none" w:sz="0" w:space="0" w:color="auto"/>
                              </w:divBdr>
                            </w:div>
                            <w:div w:id="1030687077">
                              <w:marLeft w:val="0"/>
                              <w:marRight w:val="0"/>
                              <w:marTop w:val="0"/>
                              <w:marBottom w:val="0"/>
                              <w:divBdr>
                                <w:top w:val="none" w:sz="0" w:space="0" w:color="auto"/>
                                <w:left w:val="none" w:sz="0" w:space="0" w:color="auto"/>
                                <w:bottom w:val="none" w:sz="0" w:space="0" w:color="auto"/>
                                <w:right w:val="none" w:sz="0" w:space="0" w:color="auto"/>
                              </w:divBdr>
                            </w:div>
                            <w:div w:id="1717436682">
                              <w:marLeft w:val="0"/>
                              <w:marRight w:val="0"/>
                              <w:marTop w:val="0"/>
                              <w:marBottom w:val="0"/>
                              <w:divBdr>
                                <w:top w:val="none" w:sz="0" w:space="0" w:color="auto"/>
                                <w:left w:val="none" w:sz="0" w:space="0" w:color="auto"/>
                                <w:bottom w:val="none" w:sz="0" w:space="0" w:color="auto"/>
                                <w:right w:val="none" w:sz="0" w:space="0" w:color="auto"/>
                              </w:divBdr>
                            </w:div>
                          </w:divsChild>
                        </w:div>
                        <w:div w:id="962617216">
                          <w:marLeft w:val="0"/>
                          <w:marRight w:val="0"/>
                          <w:marTop w:val="0"/>
                          <w:marBottom w:val="0"/>
                          <w:divBdr>
                            <w:top w:val="none" w:sz="0" w:space="0" w:color="auto"/>
                            <w:left w:val="none" w:sz="0" w:space="0" w:color="auto"/>
                            <w:bottom w:val="none" w:sz="0" w:space="0" w:color="auto"/>
                            <w:right w:val="none" w:sz="0" w:space="0" w:color="auto"/>
                          </w:divBdr>
                          <w:divsChild>
                            <w:div w:id="2106025204">
                              <w:marLeft w:val="0"/>
                              <w:marRight w:val="0"/>
                              <w:marTop w:val="0"/>
                              <w:marBottom w:val="0"/>
                              <w:divBdr>
                                <w:top w:val="none" w:sz="0" w:space="0" w:color="auto"/>
                                <w:left w:val="none" w:sz="0" w:space="0" w:color="auto"/>
                                <w:bottom w:val="none" w:sz="0" w:space="0" w:color="auto"/>
                                <w:right w:val="none" w:sz="0" w:space="0" w:color="auto"/>
                              </w:divBdr>
                            </w:div>
                            <w:div w:id="632248949">
                              <w:marLeft w:val="0"/>
                              <w:marRight w:val="0"/>
                              <w:marTop w:val="0"/>
                              <w:marBottom w:val="0"/>
                              <w:divBdr>
                                <w:top w:val="none" w:sz="0" w:space="0" w:color="auto"/>
                                <w:left w:val="none" w:sz="0" w:space="0" w:color="auto"/>
                                <w:bottom w:val="none" w:sz="0" w:space="0" w:color="auto"/>
                                <w:right w:val="none" w:sz="0" w:space="0" w:color="auto"/>
                              </w:divBdr>
                            </w:div>
                            <w:div w:id="593977905">
                              <w:marLeft w:val="0"/>
                              <w:marRight w:val="0"/>
                              <w:marTop w:val="450"/>
                              <w:marBottom w:val="450"/>
                              <w:divBdr>
                                <w:top w:val="none" w:sz="0" w:space="0" w:color="auto"/>
                                <w:left w:val="single" w:sz="24" w:space="0" w:color="6DB33F"/>
                                <w:bottom w:val="none" w:sz="0" w:space="0" w:color="auto"/>
                                <w:right w:val="none" w:sz="0" w:space="0" w:color="auto"/>
                              </w:divBdr>
                            </w:div>
                            <w:div w:id="447971277">
                              <w:marLeft w:val="0"/>
                              <w:marRight w:val="0"/>
                              <w:marTop w:val="0"/>
                              <w:marBottom w:val="0"/>
                              <w:divBdr>
                                <w:top w:val="none" w:sz="0" w:space="0" w:color="auto"/>
                                <w:left w:val="none" w:sz="0" w:space="0" w:color="auto"/>
                                <w:bottom w:val="none" w:sz="0" w:space="0" w:color="auto"/>
                                <w:right w:val="none" w:sz="0" w:space="0" w:color="auto"/>
                              </w:divBdr>
                            </w:div>
                            <w:div w:id="1219973792">
                              <w:marLeft w:val="0"/>
                              <w:marRight w:val="0"/>
                              <w:marTop w:val="0"/>
                              <w:marBottom w:val="0"/>
                              <w:divBdr>
                                <w:top w:val="none" w:sz="0" w:space="0" w:color="auto"/>
                                <w:left w:val="none" w:sz="0" w:space="0" w:color="auto"/>
                                <w:bottom w:val="none" w:sz="0" w:space="0" w:color="auto"/>
                                <w:right w:val="none" w:sz="0" w:space="0" w:color="auto"/>
                              </w:divBdr>
                            </w:div>
                            <w:div w:id="1453014969">
                              <w:marLeft w:val="0"/>
                              <w:marRight w:val="0"/>
                              <w:marTop w:val="0"/>
                              <w:marBottom w:val="0"/>
                              <w:divBdr>
                                <w:top w:val="none" w:sz="0" w:space="0" w:color="auto"/>
                                <w:left w:val="none" w:sz="0" w:space="0" w:color="auto"/>
                                <w:bottom w:val="none" w:sz="0" w:space="0" w:color="auto"/>
                                <w:right w:val="none" w:sz="0" w:space="0" w:color="auto"/>
                              </w:divBdr>
                            </w:div>
                            <w:div w:id="1780101498">
                              <w:marLeft w:val="0"/>
                              <w:marRight w:val="0"/>
                              <w:marTop w:val="0"/>
                              <w:marBottom w:val="0"/>
                              <w:divBdr>
                                <w:top w:val="none" w:sz="0" w:space="0" w:color="auto"/>
                                <w:left w:val="none" w:sz="0" w:space="0" w:color="auto"/>
                                <w:bottom w:val="none" w:sz="0" w:space="0" w:color="auto"/>
                                <w:right w:val="none" w:sz="0" w:space="0" w:color="auto"/>
                              </w:divBdr>
                            </w:div>
                          </w:divsChild>
                        </w:div>
                        <w:div w:id="719481407">
                          <w:marLeft w:val="0"/>
                          <w:marRight w:val="0"/>
                          <w:marTop w:val="0"/>
                          <w:marBottom w:val="0"/>
                          <w:divBdr>
                            <w:top w:val="none" w:sz="0" w:space="0" w:color="auto"/>
                            <w:left w:val="none" w:sz="0" w:space="0" w:color="auto"/>
                            <w:bottom w:val="none" w:sz="0" w:space="0" w:color="auto"/>
                            <w:right w:val="none" w:sz="0" w:space="0" w:color="auto"/>
                          </w:divBdr>
                          <w:divsChild>
                            <w:div w:id="1485851989">
                              <w:marLeft w:val="0"/>
                              <w:marRight w:val="0"/>
                              <w:marTop w:val="0"/>
                              <w:marBottom w:val="0"/>
                              <w:divBdr>
                                <w:top w:val="none" w:sz="0" w:space="0" w:color="auto"/>
                                <w:left w:val="none" w:sz="0" w:space="0" w:color="auto"/>
                                <w:bottom w:val="none" w:sz="0" w:space="0" w:color="auto"/>
                                <w:right w:val="none" w:sz="0" w:space="0" w:color="auto"/>
                              </w:divBdr>
                            </w:div>
                            <w:div w:id="741679588">
                              <w:marLeft w:val="0"/>
                              <w:marRight w:val="0"/>
                              <w:marTop w:val="0"/>
                              <w:marBottom w:val="0"/>
                              <w:divBdr>
                                <w:top w:val="none" w:sz="0" w:space="0" w:color="auto"/>
                                <w:left w:val="none" w:sz="0" w:space="0" w:color="auto"/>
                                <w:bottom w:val="none" w:sz="0" w:space="0" w:color="auto"/>
                                <w:right w:val="none" w:sz="0" w:space="0" w:color="auto"/>
                              </w:divBdr>
                              <w:divsChild>
                                <w:div w:id="5821835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812983706">
                                      <w:marLeft w:val="0"/>
                                      <w:marRight w:val="0"/>
                                      <w:marTop w:val="0"/>
                                      <w:marBottom w:val="0"/>
                                      <w:divBdr>
                                        <w:top w:val="none" w:sz="0" w:space="0" w:color="auto"/>
                                        <w:left w:val="none" w:sz="0" w:space="0" w:color="auto"/>
                                        <w:bottom w:val="none" w:sz="0" w:space="0" w:color="auto"/>
                                        <w:right w:val="none" w:sz="0" w:space="0" w:color="auto"/>
                                      </w:divBdr>
                                      <w:divsChild>
                                        <w:div w:id="15790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01359">
                              <w:marLeft w:val="0"/>
                              <w:marRight w:val="0"/>
                              <w:marTop w:val="0"/>
                              <w:marBottom w:val="0"/>
                              <w:divBdr>
                                <w:top w:val="none" w:sz="0" w:space="0" w:color="auto"/>
                                <w:left w:val="none" w:sz="0" w:space="0" w:color="auto"/>
                                <w:bottom w:val="none" w:sz="0" w:space="0" w:color="auto"/>
                                <w:right w:val="none" w:sz="0" w:space="0" w:color="auto"/>
                              </w:divBdr>
                            </w:div>
                            <w:div w:id="1722749278">
                              <w:marLeft w:val="0"/>
                              <w:marRight w:val="0"/>
                              <w:marTop w:val="0"/>
                              <w:marBottom w:val="0"/>
                              <w:divBdr>
                                <w:top w:val="none" w:sz="0" w:space="0" w:color="auto"/>
                                <w:left w:val="none" w:sz="0" w:space="0" w:color="auto"/>
                                <w:bottom w:val="none" w:sz="0" w:space="0" w:color="auto"/>
                                <w:right w:val="none" w:sz="0" w:space="0" w:color="auto"/>
                              </w:divBdr>
                              <w:divsChild>
                                <w:div w:id="144199518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5606476">
                                      <w:marLeft w:val="0"/>
                                      <w:marRight w:val="0"/>
                                      <w:marTop w:val="0"/>
                                      <w:marBottom w:val="0"/>
                                      <w:divBdr>
                                        <w:top w:val="none" w:sz="0" w:space="0" w:color="auto"/>
                                        <w:left w:val="none" w:sz="0" w:space="0" w:color="auto"/>
                                        <w:bottom w:val="none" w:sz="0" w:space="0" w:color="auto"/>
                                        <w:right w:val="none" w:sz="0" w:space="0" w:color="auto"/>
                                      </w:divBdr>
                                      <w:divsChild>
                                        <w:div w:id="3536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284">
                              <w:marLeft w:val="0"/>
                              <w:marRight w:val="0"/>
                              <w:marTop w:val="0"/>
                              <w:marBottom w:val="0"/>
                              <w:divBdr>
                                <w:top w:val="none" w:sz="0" w:space="0" w:color="auto"/>
                                <w:left w:val="none" w:sz="0" w:space="0" w:color="auto"/>
                                <w:bottom w:val="none" w:sz="0" w:space="0" w:color="auto"/>
                                <w:right w:val="none" w:sz="0" w:space="0" w:color="auto"/>
                              </w:divBdr>
                            </w:div>
                            <w:div w:id="1614052722">
                              <w:marLeft w:val="0"/>
                              <w:marRight w:val="0"/>
                              <w:marTop w:val="450"/>
                              <w:marBottom w:val="450"/>
                              <w:divBdr>
                                <w:top w:val="none" w:sz="0" w:space="0" w:color="auto"/>
                                <w:left w:val="single" w:sz="24" w:space="0" w:color="6DB33F"/>
                                <w:bottom w:val="none" w:sz="0" w:space="0" w:color="auto"/>
                                <w:right w:val="none" w:sz="0" w:space="0" w:color="auto"/>
                              </w:divBdr>
                              <w:divsChild>
                                <w:div w:id="3825337">
                                  <w:marLeft w:val="0"/>
                                  <w:marRight w:val="0"/>
                                  <w:marTop w:val="0"/>
                                  <w:marBottom w:val="0"/>
                                  <w:divBdr>
                                    <w:top w:val="none" w:sz="0" w:space="0" w:color="auto"/>
                                    <w:left w:val="none" w:sz="0" w:space="0" w:color="auto"/>
                                    <w:bottom w:val="none" w:sz="0" w:space="0" w:color="auto"/>
                                    <w:right w:val="none" w:sz="0" w:space="0" w:color="auto"/>
                                  </w:divBdr>
                                </w:div>
                                <w:div w:id="50542962">
                                  <w:marLeft w:val="0"/>
                                  <w:marRight w:val="0"/>
                                  <w:marTop w:val="0"/>
                                  <w:marBottom w:val="0"/>
                                  <w:divBdr>
                                    <w:top w:val="none" w:sz="0" w:space="0" w:color="auto"/>
                                    <w:left w:val="none" w:sz="0" w:space="0" w:color="auto"/>
                                    <w:bottom w:val="none" w:sz="0" w:space="0" w:color="auto"/>
                                    <w:right w:val="none" w:sz="0" w:space="0" w:color="auto"/>
                                  </w:divBdr>
                                </w:div>
                              </w:divsChild>
                            </w:div>
                            <w:div w:id="438183296">
                              <w:marLeft w:val="0"/>
                              <w:marRight w:val="0"/>
                              <w:marTop w:val="0"/>
                              <w:marBottom w:val="0"/>
                              <w:divBdr>
                                <w:top w:val="none" w:sz="0" w:space="0" w:color="auto"/>
                                <w:left w:val="none" w:sz="0" w:space="0" w:color="auto"/>
                                <w:bottom w:val="none" w:sz="0" w:space="0" w:color="auto"/>
                                <w:right w:val="none" w:sz="0" w:space="0" w:color="auto"/>
                              </w:divBdr>
                            </w:div>
                            <w:div w:id="1928423393">
                              <w:marLeft w:val="0"/>
                              <w:marRight w:val="0"/>
                              <w:marTop w:val="0"/>
                              <w:marBottom w:val="0"/>
                              <w:divBdr>
                                <w:top w:val="none" w:sz="0" w:space="0" w:color="auto"/>
                                <w:left w:val="none" w:sz="0" w:space="0" w:color="auto"/>
                                <w:bottom w:val="none" w:sz="0" w:space="0" w:color="auto"/>
                                <w:right w:val="none" w:sz="0" w:space="0" w:color="auto"/>
                              </w:divBdr>
                              <w:divsChild>
                                <w:div w:id="167341552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85616070">
                                      <w:marLeft w:val="0"/>
                                      <w:marRight w:val="0"/>
                                      <w:marTop w:val="0"/>
                                      <w:marBottom w:val="0"/>
                                      <w:divBdr>
                                        <w:top w:val="none" w:sz="0" w:space="0" w:color="auto"/>
                                        <w:left w:val="none" w:sz="0" w:space="0" w:color="auto"/>
                                        <w:bottom w:val="none" w:sz="0" w:space="0" w:color="auto"/>
                                        <w:right w:val="none" w:sz="0" w:space="0" w:color="auto"/>
                                      </w:divBdr>
                                      <w:divsChild>
                                        <w:div w:id="7230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71751">
                              <w:marLeft w:val="0"/>
                              <w:marRight w:val="0"/>
                              <w:marTop w:val="0"/>
                              <w:marBottom w:val="0"/>
                              <w:divBdr>
                                <w:top w:val="none" w:sz="0" w:space="0" w:color="auto"/>
                                <w:left w:val="none" w:sz="0" w:space="0" w:color="auto"/>
                                <w:bottom w:val="none" w:sz="0" w:space="0" w:color="auto"/>
                                <w:right w:val="none" w:sz="0" w:space="0" w:color="auto"/>
                              </w:divBdr>
                            </w:div>
                            <w:div w:id="688991223">
                              <w:marLeft w:val="0"/>
                              <w:marRight w:val="0"/>
                              <w:marTop w:val="0"/>
                              <w:marBottom w:val="0"/>
                              <w:divBdr>
                                <w:top w:val="none" w:sz="0" w:space="0" w:color="auto"/>
                                <w:left w:val="none" w:sz="0" w:space="0" w:color="auto"/>
                                <w:bottom w:val="none" w:sz="0" w:space="0" w:color="auto"/>
                                <w:right w:val="none" w:sz="0" w:space="0" w:color="auto"/>
                              </w:divBdr>
                              <w:divsChild>
                                <w:div w:id="46393281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13633752">
                                      <w:marLeft w:val="0"/>
                                      <w:marRight w:val="0"/>
                                      <w:marTop w:val="0"/>
                                      <w:marBottom w:val="0"/>
                                      <w:divBdr>
                                        <w:top w:val="none" w:sz="0" w:space="0" w:color="auto"/>
                                        <w:left w:val="none" w:sz="0" w:space="0" w:color="auto"/>
                                        <w:bottom w:val="none" w:sz="0" w:space="0" w:color="auto"/>
                                        <w:right w:val="none" w:sz="0" w:space="0" w:color="auto"/>
                                      </w:divBdr>
                                      <w:divsChild>
                                        <w:div w:id="12055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841417">
                              <w:marLeft w:val="0"/>
                              <w:marRight w:val="0"/>
                              <w:marTop w:val="0"/>
                              <w:marBottom w:val="0"/>
                              <w:divBdr>
                                <w:top w:val="none" w:sz="0" w:space="0" w:color="auto"/>
                                <w:left w:val="none" w:sz="0" w:space="0" w:color="auto"/>
                                <w:bottom w:val="none" w:sz="0" w:space="0" w:color="auto"/>
                                <w:right w:val="none" w:sz="0" w:space="0" w:color="auto"/>
                              </w:divBdr>
                            </w:div>
                            <w:div w:id="462696531">
                              <w:marLeft w:val="0"/>
                              <w:marRight w:val="0"/>
                              <w:marTop w:val="0"/>
                              <w:marBottom w:val="0"/>
                              <w:divBdr>
                                <w:top w:val="none" w:sz="0" w:space="0" w:color="auto"/>
                                <w:left w:val="none" w:sz="0" w:space="0" w:color="auto"/>
                                <w:bottom w:val="none" w:sz="0" w:space="0" w:color="auto"/>
                                <w:right w:val="none" w:sz="0" w:space="0" w:color="auto"/>
                              </w:divBdr>
                            </w:div>
                            <w:div w:id="1676613265">
                              <w:marLeft w:val="0"/>
                              <w:marRight w:val="0"/>
                              <w:marTop w:val="0"/>
                              <w:marBottom w:val="0"/>
                              <w:divBdr>
                                <w:top w:val="none" w:sz="0" w:space="0" w:color="auto"/>
                                <w:left w:val="none" w:sz="0" w:space="0" w:color="auto"/>
                                <w:bottom w:val="none" w:sz="0" w:space="0" w:color="auto"/>
                                <w:right w:val="none" w:sz="0" w:space="0" w:color="auto"/>
                              </w:divBdr>
                              <w:divsChild>
                                <w:div w:id="7342841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804127342">
                                      <w:marLeft w:val="0"/>
                                      <w:marRight w:val="0"/>
                                      <w:marTop w:val="0"/>
                                      <w:marBottom w:val="0"/>
                                      <w:divBdr>
                                        <w:top w:val="none" w:sz="0" w:space="0" w:color="auto"/>
                                        <w:left w:val="none" w:sz="0" w:space="0" w:color="auto"/>
                                        <w:bottom w:val="none" w:sz="0" w:space="0" w:color="auto"/>
                                        <w:right w:val="none" w:sz="0" w:space="0" w:color="auto"/>
                                      </w:divBdr>
                                      <w:divsChild>
                                        <w:div w:id="20012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19696">
                              <w:marLeft w:val="0"/>
                              <w:marRight w:val="0"/>
                              <w:marTop w:val="0"/>
                              <w:marBottom w:val="0"/>
                              <w:divBdr>
                                <w:top w:val="none" w:sz="0" w:space="0" w:color="auto"/>
                                <w:left w:val="none" w:sz="0" w:space="0" w:color="auto"/>
                                <w:bottom w:val="none" w:sz="0" w:space="0" w:color="auto"/>
                                <w:right w:val="none" w:sz="0" w:space="0" w:color="auto"/>
                              </w:divBdr>
                            </w:div>
                          </w:divsChild>
                        </w:div>
                        <w:div w:id="377366172">
                          <w:marLeft w:val="0"/>
                          <w:marRight w:val="0"/>
                          <w:marTop w:val="0"/>
                          <w:marBottom w:val="0"/>
                          <w:divBdr>
                            <w:top w:val="none" w:sz="0" w:space="0" w:color="auto"/>
                            <w:left w:val="none" w:sz="0" w:space="0" w:color="auto"/>
                            <w:bottom w:val="none" w:sz="0" w:space="0" w:color="auto"/>
                            <w:right w:val="none" w:sz="0" w:space="0" w:color="auto"/>
                          </w:divBdr>
                          <w:divsChild>
                            <w:div w:id="1290280300">
                              <w:marLeft w:val="0"/>
                              <w:marRight w:val="0"/>
                              <w:marTop w:val="450"/>
                              <w:marBottom w:val="450"/>
                              <w:divBdr>
                                <w:top w:val="none" w:sz="0" w:space="0" w:color="auto"/>
                                <w:left w:val="single" w:sz="24" w:space="0" w:color="6DB33F"/>
                                <w:bottom w:val="none" w:sz="0" w:space="0" w:color="auto"/>
                                <w:right w:val="none" w:sz="0" w:space="0" w:color="auto"/>
                              </w:divBdr>
                              <w:divsChild>
                                <w:div w:id="732460910">
                                  <w:marLeft w:val="0"/>
                                  <w:marRight w:val="0"/>
                                  <w:marTop w:val="0"/>
                                  <w:marBottom w:val="0"/>
                                  <w:divBdr>
                                    <w:top w:val="none" w:sz="0" w:space="0" w:color="auto"/>
                                    <w:left w:val="none" w:sz="0" w:space="0" w:color="auto"/>
                                    <w:bottom w:val="none" w:sz="0" w:space="0" w:color="auto"/>
                                    <w:right w:val="none" w:sz="0" w:space="0" w:color="auto"/>
                                  </w:divBdr>
                                </w:div>
                              </w:divsChild>
                            </w:div>
                            <w:div w:id="1033924876">
                              <w:marLeft w:val="0"/>
                              <w:marRight w:val="0"/>
                              <w:marTop w:val="0"/>
                              <w:marBottom w:val="0"/>
                              <w:divBdr>
                                <w:top w:val="none" w:sz="0" w:space="0" w:color="auto"/>
                                <w:left w:val="none" w:sz="0" w:space="0" w:color="auto"/>
                                <w:bottom w:val="none" w:sz="0" w:space="0" w:color="auto"/>
                                <w:right w:val="none" w:sz="0" w:space="0" w:color="auto"/>
                              </w:divBdr>
                            </w:div>
                            <w:div w:id="2012945432">
                              <w:marLeft w:val="0"/>
                              <w:marRight w:val="0"/>
                              <w:marTop w:val="0"/>
                              <w:marBottom w:val="0"/>
                              <w:divBdr>
                                <w:top w:val="none" w:sz="0" w:space="0" w:color="auto"/>
                                <w:left w:val="none" w:sz="0" w:space="0" w:color="auto"/>
                                <w:bottom w:val="none" w:sz="0" w:space="0" w:color="auto"/>
                                <w:right w:val="none" w:sz="0" w:space="0" w:color="auto"/>
                              </w:divBdr>
                            </w:div>
                            <w:div w:id="556936332">
                              <w:marLeft w:val="0"/>
                              <w:marRight w:val="0"/>
                              <w:marTop w:val="0"/>
                              <w:marBottom w:val="0"/>
                              <w:divBdr>
                                <w:top w:val="none" w:sz="0" w:space="0" w:color="auto"/>
                                <w:left w:val="none" w:sz="0" w:space="0" w:color="auto"/>
                                <w:bottom w:val="none" w:sz="0" w:space="0" w:color="auto"/>
                                <w:right w:val="none" w:sz="0" w:space="0" w:color="auto"/>
                              </w:divBdr>
                              <w:divsChild>
                                <w:div w:id="6770822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602043">
                                      <w:marLeft w:val="0"/>
                                      <w:marRight w:val="0"/>
                                      <w:marTop w:val="0"/>
                                      <w:marBottom w:val="0"/>
                                      <w:divBdr>
                                        <w:top w:val="none" w:sz="0" w:space="0" w:color="auto"/>
                                        <w:left w:val="none" w:sz="0" w:space="0" w:color="auto"/>
                                        <w:bottom w:val="none" w:sz="0" w:space="0" w:color="auto"/>
                                        <w:right w:val="none" w:sz="0" w:space="0" w:color="auto"/>
                                      </w:divBdr>
                                      <w:divsChild>
                                        <w:div w:id="16645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776990">
                      <w:marLeft w:val="0"/>
                      <w:marRight w:val="0"/>
                      <w:marTop w:val="0"/>
                      <w:marBottom w:val="0"/>
                      <w:divBdr>
                        <w:top w:val="none" w:sz="0" w:space="0" w:color="auto"/>
                        <w:left w:val="none" w:sz="0" w:space="0" w:color="auto"/>
                        <w:bottom w:val="none" w:sz="0" w:space="0" w:color="auto"/>
                        <w:right w:val="none" w:sz="0" w:space="0" w:color="auto"/>
                      </w:divBdr>
                      <w:divsChild>
                        <w:div w:id="47924362">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sChild>
                            <w:div w:id="717439901">
                              <w:marLeft w:val="0"/>
                              <w:marRight w:val="0"/>
                              <w:marTop w:val="0"/>
                              <w:marBottom w:val="300"/>
                              <w:divBdr>
                                <w:top w:val="single" w:sz="6" w:space="15" w:color="E6E6E6"/>
                                <w:left w:val="single" w:sz="6" w:space="15" w:color="E6E6E6"/>
                                <w:bottom w:val="single" w:sz="6" w:space="15" w:color="E6E6E6"/>
                                <w:right w:val="single" w:sz="6" w:space="15" w:color="E6E6E6"/>
                              </w:divBdr>
                              <w:divsChild>
                                <w:div w:id="791753699">
                                  <w:marLeft w:val="0"/>
                                  <w:marRight w:val="0"/>
                                  <w:marTop w:val="0"/>
                                  <w:marBottom w:val="0"/>
                                  <w:divBdr>
                                    <w:top w:val="none" w:sz="0" w:space="0" w:color="auto"/>
                                    <w:left w:val="none" w:sz="0" w:space="0" w:color="auto"/>
                                    <w:bottom w:val="none" w:sz="0" w:space="0" w:color="auto"/>
                                    <w:right w:val="none" w:sz="0" w:space="0" w:color="auto"/>
                                  </w:divBdr>
                                  <w:divsChild>
                                    <w:div w:id="214211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35225">
                          <w:marLeft w:val="0"/>
                          <w:marRight w:val="0"/>
                          <w:marTop w:val="0"/>
                          <w:marBottom w:val="0"/>
                          <w:divBdr>
                            <w:top w:val="none" w:sz="0" w:space="0" w:color="auto"/>
                            <w:left w:val="none" w:sz="0" w:space="0" w:color="auto"/>
                            <w:bottom w:val="none" w:sz="0" w:space="0" w:color="auto"/>
                            <w:right w:val="none" w:sz="0" w:space="0" w:color="auto"/>
                          </w:divBdr>
                        </w:div>
                        <w:div w:id="1200818256">
                          <w:marLeft w:val="0"/>
                          <w:marRight w:val="0"/>
                          <w:marTop w:val="0"/>
                          <w:marBottom w:val="0"/>
                          <w:divBdr>
                            <w:top w:val="none" w:sz="0" w:space="0" w:color="auto"/>
                            <w:left w:val="none" w:sz="0" w:space="0" w:color="auto"/>
                            <w:bottom w:val="none" w:sz="0" w:space="0" w:color="auto"/>
                            <w:right w:val="none" w:sz="0" w:space="0" w:color="auto"/>
                          </w:divBdr>
                        </w:div>
                        <w:div w:id="2115899453">
                          <w:marLeft w:val="0"/>
                          <w:marRight w:val="0"/>
                          <w:marTop w:val="0"/>
                          <w:marBottom w:val="0"/>
                          <w:divBdr>
                            <w:top w:val="none" w:sz="0" w:space="0" w:color="auto"/>
                            <w:left w:val="none" w:sz="0" w:space="0" w:color="auto"/>
                            <w:bottom w:val="none" w:sz="0" w:space="0" w:color="auto"/>
                            <w:right w:val="none" w:sz="0" w:space="0" w:color="auto"/>
                          </w:divBdr>
                        </w:div>
                        <w:div w:id="79568979">
                          <w:marLeft w:val="0"/>
                          <w:marRight w:val="0"/>
                          <w:marTop w:val="0"/>
                          <w:marBottom w:val="0"/>
                          <w:divBdr>
                            <w:top w:val="none" w:sz="0" w:space="0" w:color="auto"/>
                            <w:left w:val="none" w:sz="0" w:space="0" w:color="auto"/>
                            <w:bottom w:val="none" w:sz="0" w:space="0" w:color="auto"/>
                            <w:right w:val="none" w:sz="0" w:space="0" w:color="auto"/>
                          </w:divBdr>
                          <w:divsChild>
                            <w:div w:id="9014787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36111929">
                                  <w:marLeft w:val="0"/>
                                  <w:marRight w:val="0"/>
                                  <w:marTop w:val="0"/>
                                  <w:marBottom w:val="0"/>
                                  <w:divBdr>
                                    <w:top w:val="none" w:sz="0" w:space="0" w:color="auto"/>
                                    <w:left w:val="none" w:sz="0" w:space="0" w:color="auto"/>
                                    <w:bottom w:val="none" w:sz="0" w:space="0" w:color="auto"/>
                                    <w:right w:val="none" w:sz="0" w:space="0" w:color="auto"/>
                                  </w:divBdr>
                                  <w:divsChild>
                                    <w:div w:id="21123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84591">
                          <w:marLeft w:val="0"/>
                          <w:marRight w:val="0"/>
                          <w:marTop w:val="0"/>
                          <w:marBottom w:val="0"/>
                          <w:divBdr>
                            <w:top w:val="none" w:sz="0" w:space="0" w:color="auto"/>
                            <w:left w:val="none" w:sz="0" w:space="0" w:color="auto"/>
                            <w:bottom w:val="none" w:sz="0" w:space="0" w:color="auto"/>
                            <w:right w:val="none" w:sz="0" w:space="0" w:color="auto"/>
                          </w:divBdr>
                        </w:div>
                      </w:divsChild>
                    </w:div>
                    <w:div w:id="1219246399">
                      <w:marLeft w:val="0"/>
                      <w:marRight w:val="0"/>
                      <w:marTop w:val="0"/>
                      <w:marBottom w:val="0"/>
                      <w:divBdr>
                        <w:top w:val="none" w:sz="0" w:space="0" w:color="auto"/>
                        <w:left w:val="none" w:sz="0" w:space="0" w:color="auto"/>
                        <w:bottom w:val="none" w:sz="0" w:space="0" w:color="auto"/>
                        <w:right w:val="none" w:sz="0" w:space="0" w:color="auto"/>
                      </w:divBdr>
                      <w:divsChild>
                        <w:div w:id="1685477488">
                          <w:marLeft w:val="0"/>
                          <w:marRight w:val="0"/>
                          <w:marTop w:val="0"/>
                          <w:marBottom w:val="0"/>
                          <w:divBdr>
                            <w:top w:val="none" w:sz="0" w:space="0" w:color="auto"/>
                            <w:left w:val="none" w:sz="0" w:space="0" w:color="auto"/>
                            <w:bottom w:val="none" w:sz="0" w:space="0" w:color="auto"/>
                            <w:right w:val="none" w:sz="0" w:space="0" w:color="auto"/>
                          </w:divBdr>
                        </w:div>
                        <w:div w:id="105272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1655">
                  <w:marLeft w:val="0"/>
                  <w:marRight w:val="0"/>
                  <w:marTop w:val="0"/>
                  <w:marBottom w:val="0"/>
                  <w:divBdr>
                    <w:top w:val="none" w:sz="0" w:space="0" w:color="auto"/>
                    <w:left w:val="none" w:sz="0" w:space="0" w:color="auto"/>
                    <w:bottom w:val="none" w:sz="0" w:space="0" w:color="auto"/>
                    <w:right w:val="none" w:sz="0" w:space="0" w:color="auto"/>
                  </w:divBdr>
                  <w:divsChild>
                    <w:div w:id="1939672329">
                      <w:marLeft w:val="0"/>
                      <w:marRight w:val="0"/>
                      <w:marTop w:val="0"/>
                      <w:marBottom w:val="0"/>
                      <w:divBdr>
                        <w:top w:val="none" w:sz="0" w:space="0" w:color="auto"/>
                        <w:left w:val="none" w:sz="0" w:space="0" w:color="auto"/>
                        <w:bottom w:val="none" w:sz="0" w:space="0" w:color="auto"/>
                        <w:right w:val="none" w:sz="0" w:space="0" w:color="auto"/>
                      </w:divBdr>
                    </w:div>
                    <w:div w:id="577520068">
                      <w:marLeft w:val="0"/>
                      <w:marRight w:val="0"/>
                      <w:marTop w:val="0"/>
                      <w:marBottom w:val="0"/>
                      <w:divBdr>
                        <w:top w:val="none" w:sz="0" w:space="0" w:color="auto"/>
                        <w:left w:val="none" w:sz="0" w:space="0" w:color="auto"/>
                        <w:bottom w:val="none" w:sz="0" w:space="0" w:color="auto"/>
                        <w:right w:val="none" w:sz="0" w:space="0" w:color="auto"/>
                      </w:divBdr>
                    </w:div>
                    <w:div w:id="1247307908">
                      <w:marLeft w:val="0"/>
                      <w:marRight w:val="0"/>
                      <w:marTop w:val="0"/>
                      <w:marBottom w:val="0"/>
                      <w:divBdr>
                        <w:top w:val="none" w:sz="0" w:space="0" w:color="auto"/>
                        <w:left w:val="none" w:sz="0" w:space="0" w:color="auto"/>
                        <w:bottom w:val="none" w:sz="0" w:space="0" w:color="auto"/>
                        <w:right w:val="none" w:sz="0" w:space="0" w:color="auto"/>
                      </w:divBdr>
                      <w:divsChild>
                        <w:div w:id="17506173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11500068">
                              <w:marLeft w:val="0"/>
                              <w:marRight w:val="0"/>
                              <w:marTop w:val="0"/>
                              <w:marBottom w:val="300"/>
                              <w:divBdr>
                                <w:top w:val="none" w:sz="0" w:space="0" w:color="auto"/>
                                <w:left w:val="none" w:sz="0" w:space="0" w:color="auto"/>
                                <w:bottom w:val="none" w:sz="0" w:space="0" w:color="auto"/>
                                <w:right w:val="none" w:sz="0" w:space="0" w:color="auto"/>
                              </w:divBdr>
                              <w:divsChild>
                                <w:div w:id="591821331">
                                  <w:marLeft w:val="0"/>
                                  <w:marRight w:val="0"/>
                                  <w:marTop w:val="0"/>
                                  <w:marBottom w:val="0"/>
                                  <w:divBdr>
                                    <w:top w:val="none" w:sz="0" w:space="0" w:color="auto"/>
                                    <w:left w:val="none" w:sz="0" w:space="0" w:color="auto"/>
                                    <w:bottom w:val="none" w:sz="0" w:space="0" w:color="auto"/>
                                    <w:right w:val="none" w:sz="0" w:space="0" w:color="auto"/>
                                  </w:divBdr>
                                </w:div>
                              </w:divsChild>
                            </w:div>
                            <w:div w:id="16540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3332">
                      <w:marLeft w:val="0"/>
                      <w:marRight w:val="0"/>
                      <w:marTop w:val="0"/>
                      <w:marBottom w:val="0"/>
                      <w:divBdr>
                        <w:top w:val="none" w:sz="0" w:space="0" w:color="auto"/>
                        <w:left w:val="none" w:sz="0" w:space="0" w:color="auto"/>
                        <w:bottom w:val="none" w:sz="0" w:space="0" w:color="auto"/>
                        <w:right w:val="none" w:sz="0" w:space="0" w:color="auto"/>
                      </w:divBdr>
                    </w:div>
                    <w:div w:id="913588096">
                      <w:marLeft w:val="0"/>
                      <w:marRight w:val="0"/>
                      <w:marTop w:val="0"/>
                      <w:marBottom w:val="0"/>
                      <w:divBdr>
                        <w:top w:val="none" w:sz="0" w:space="0" w:color="auto"/>
                        <w:left w:val="none" w:sz="0" w:space="0" w:color="auto"/>
                        <w:bottom w:val="none" w:sz="0" w:space="0" w:color="auto"/>
                        <w:right w:val="none" w:sz="0" w:space="0" w:color="auto"/>
                      </w:divBdr>
                    </w:div>
                    <w:div w:id="530459790">
                      <w:marLeft w:val="0"/>
                      <w:marRight w:val="0"/>
                      <w:marTop w:val="0"/>
                      <w:marBottom w:val="0"/>
                      <w:divBdr>
                        <w:top w:val="none" w:sz="0" w:space="0" w:color="auto"/>
                        <w:left w:val="none" w:sz="0" w:space="0" w:color="auto"/>
                        <w:bottom w:val="none" w:sz="0" w:space="0" w:color="auto"/>
                        <w:right w:val="none" w:sz="0" w:space="0" w:color="auto"/>
                      </w:divBdr>
                    </w:div>
                    <w:div w:id="1680309772">
                      <w:marLeft w:val="0"/>
                      <w:marRight w:val="0"/>
                      <w:marTop w:val="0"/>
                      <w:marBottom w:val="0"/>
                      <w:divBdr>
                        <w:top w:val="none" w:sz="0" w:space="0" w:color="auto"/>
                        <w:left w:val="none" w:sz="0" w:space="0" w:color="auto"/>
                        <w:bottom w:val="none" w:sz="0" w:space="0" w:color="auto"/>
                        <w:right w:val="none" w:sz="0" w:space="0" w:color="auto"/>
                      </w:divBdr>
                    </w:div>
                    <w:div w:id="1865635962">
                      <w:marLeft w:val="0"/>
                      <w:marRight w:val="0"/>
                      <w:marTop w:val="0"/>
                      <w:marBottom w:val="0"/>
                      <w:divBdr>
                        <w:top w:val="none" w:sz="0" w:space="0" w:color="auto"/>
                        <w:left w:val="none" w:sz="0" w:space="0" w:color="auto"/>
                        <w:bottom w:val="none" w:sz="0" w:space="0" w:color="auto"/>
                        <w:right w:val="none" w:sz="0" w:space="0" w:color="auto"/>
                      </w:divBdr>
                      <w:divsChild>
                        <w:div w:id="8457547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21811106">
                              <w:marLeft w:val="0"/>
                              <w:marRight w:val="0"/>
                              <w:marTop w:val="0"/>
                              <w:marBottom w:val="0"/>
                              <w:divBdr>
                                <w:top w:val="none" w:sz="0" w:space="0" w:color="auto"/>
                                <w:left w:val="none" w:sz="0" w:space="0" w:color="auto"/>
                                <w:bottom w:val="none" w:sz="0" w:space="0" w:color="auto"/>
                                <w:right w:val="none" w:sz="0" w:space="0" w:color="auto"/>
                              </w:divBdr>
                              <w:divsChild>
                                <w:div w:id="7880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2143">
                      <w:marLeft w:val="0"/>
                      <w:marRight w:val="0"/>
                      <w:marTop w:val="0"/>
                      <w:marBottom w:val="0"/>
                      <w:divBdr>
                        <w:top w:val="none" w:sz="0" w:space="0" w:color="auto"/>
                        <w:left w:val="none" w:sz="0" w:space="0" w:color="auto"/>
                        <w:bottom w:val="none" w:sz="0" w:space="0" w:color="auto"/>
                        <w:right w:val="none" w:sz="0" w:space="0" w:color="auto"/>
                      </w:divBdr>
                    </w:div>
                    <w:div w:id="804541909">
                      <w:marLeft w:val="0"/>
                      <w:marRight w:val="0"/>
                      <w:marTop w:val="450"/>
                      <w:marBottom w:val="450"/>
                      <w:divBdr>
                        <w:top w:val="none" w:sz="0" w:space="0" w:color="auto"/>
                        <w:left w:val="single" w:sz="24" w:space="0" w:color="6DB33F"/>
                        <w:bottom w:val="none" w:sz="0" w:space="0" w:color="auto"/>
                        <w:right w:val="none" w:sz="0" w:space="0" w:color="auto"/>
                      </w:divBdr>
                    </w:div>
                  </w:divsChild>
                </w:div>
                <w:div w:id="1142697546">
                  <w:marLeft w:val="0"/>
                  <w:marRight w:val="0"/>
                  <w:marTop w:val="0"/>
                  <w:marBottom w:val="0"/>
                  <w:divBdr>
                    <w:top w:val="none" w:sz="0" w:space="0" w:color="auto"/>
                    <w:left w:val="none" w:sz="0" w:space="0" w:color="auto"/>
                    <w:bottom w:val="none" w:sz="0" w:space="0" w:color="auto"/>
                    <w:right w:val="none" w:sz="0" w:space="0" w:color="auto"/>
                  </w:divBdr>
                  <w:divsChild>
                    <w:div w:id="1918173510">
                      <w:marLeft w:val="0"/>
                      <w:marRight w:val="0"/>
                      <w:marTop w:val="0"/>
                      <w:marBottom w:val="0"/>
                      <w:divBdr>
                        <w:top w:val="none" w:sz="0" w:space="0" w:color="auto"/>
                        <w:left w:val="none" w:sz="0" w:space="0" w:color="auto"/>
                        <w:bottom w:val="none" w:sz="0" w:space="0" w:color="auto"/>
                        <w:right w:val="none" w:sz="0" w:space="0" w:color="auto"/>
                      </w:divBdr>
                    </w:div>
                    <w:div w:id="141623631">
                      <w:marLeft w:val="0"/>
                      <w:marRight w:val="0"/>
                      <w:marTop w:val="0"/>
                      <w:marBottom w:val="0"/>
                      <w:divBdr>
                        <w:top w:val="none" w:sz="0" w:space="0" w:color="auto"/>
                        <w:left w:val="none" w:sz="0" w:space="0" w:color="auto"/>
                        <w:bottom w:val="none" w:sz="0" w:space="0" w:color="auto"/>
                        <w:right w:val="none" w:sz="0" w:space="0" w:color="auto"/>
                      </w:divBdr>
                      <w:divsChild>
                        <w:div w:id="1843468902">
                          <w:marLeft w:val="0"/>
                          <w:marRight w:val="0"/>
                          <w:marTop w:val="0"/>
                          <w:marBottom w:val="0"/>
                          <w:divBdr>
                            <w:top w:val="none" w:sz="0" w:space="0" w:color="auto"/>
                            <w:left w:val="none" w:sz="0" w:space="0" w:color="auto"/>
                            <w:bottom w:val="none" w:sz="0" w:space="0" w:color="auto"/>
                            <w:right w:val="none" w:sz="0" w:space="0" w:color="auto"/>
                          </w:divBdr>
                        </w:div>
                        <w:div w:id="1317614637">
                          <w:marLeft w:val="0"/>
                          <w:marRight w:val="0"/>
                          <w:marTop w:val="0"/>
                          <w:marBottom w:val="0"/>
                          <w:divBdr>
                            <w:top w:val="none" w:sz="0" w:space="0" w:color="auto"/>
                            <w:left w:val="none" w:sz="0" w:space="0" w:color="auto"/>
                            <w:bottom w:val="none" w:sz="0" w:space="0" w:color="auto"/>
                            <w:right w:val="none" w:sz="0" w:space="0" w:color="auto"/>
                          </w:divBdr>
                        </w:div>
                        <w:div w:id="1134442373">
                          <w:marLeft w:val="0"/>
                          <w:marRight w:val="0"/>
                          <w:marTop w:val="450"/>
                          <w:marBottom w:val="450"/>
                          <w:divBdr>
                            <w:top w:val="none" w:sz="0" w:space="0" w:color="auto"/>
                            <w:left w:val="single" w:sz="24" w:space="0" w:color="6DB33F"/>
                            <w:bottom w:val="none" w:sz="0" w:space="0" w:color="auto"/>
                            <w:right w:val="none" w:sz="0" w:space="0" w:color="auto"/>
                          </w:divBdr>
                          <w:divsChild>
                            <w:div w:id="979458009">
                              <w:marLeft w:val="0"/>
                              <w:marRight w:val="0"/>
                              <w:marTop w:val="0"/>
                              <w:marBottom w:val="0"/>
                              <w:divBdr>
                                <w:top w:val="none" w:sz="0" w:space="0" w:color="auto"/>
                                <w:left w:val="none" w:sz="0" w:space="0" w:color="auto"/>
                                <w:bottom w:val="none" w:sz="0" w:space="0" w:color="auto"/>
                                <w:right w:val="none" w:sz="0" w:space="0" w:color="auto"/>
                              </w:divBdr>
                            </w:div>
                            <w:div w:id="1018387417">
                              <w:marLeft w:val="0"/>
                              <w:marRight w:val="0"/>
                              <w:marTop w:val="0"/>
                              <w:marBottom w:val="0"/>
                              <w:divBdr>
                                <w:top w:val="none" w:sz="0" w:space="0" w:color="auto"/>
                                <w:left w:val="none" w:sz="0" w:space="0" w:color="auto"/>
                                <w:bottom w:val="none" w:sz="0" w:space="0" w:color="auto"/>
                                <w:right w:val="none" w:sz="0" w:space="0" w:color="auto"/>
                              </w:divBdr>
                            </w:div>
                            <w:div w:id="790242975">
                              <w:marLeft w:val="0"/>
                              <w:marRight w:val="0"/>
                              <w:marTop w:val="0"/>
                              <w:marBottom w:val="0"/>
                              <w:divBdr>
                                <w:top w:val="none" w:sz="0" w:space="0" w:color="auto"/>
                                <w:left w:val="none" w:sz="0" w:space="0" w:color="auto"/>
                                <w:bottom w:val="none" w:sz="0" w:space="0" w:color="auto"/>
                                <w:right w:val="none" w:sz="0" w:space="0" w:color="auto"/>
                              </w:divBdr>
                            </w:div>
                          </w:divsChild>
                        </w:div>
                        <w:div w:id="2005429124">
                          <w:marLeft w:val="0"/>
                          <w:marRight w:val="0"/>
                          <w:marTop w:val="0"/>
                          <w:marBottom w:val="0"/>
                          <w:divBdr>
                            <w:top w:val="none" w:sz="0" w:space="0" w:color="auto"/>
                            <w:left w:val="none" w:sz="0" w:space="0" w:color="auto"/>
                            <w:bottom w:val="none" w:sz="0" w:space="0" w:color="auto"/>
                            <w:right w:val="none" w:sz="0" w:space="0" w:color="auto"/>
                          </w:divBdr>
                        </w:div>
                        <w:div w:id="1278682993">
                          <w:marLeft w:val="0"/>
                          <w:marRight w:val="0"/>
                          <w:marTop w:val="0"/>
                          <w:marBottom w:val="0"/>
                          <w:divBdr>
                            <w:top w:val="none" w:sz="0" w:space="0" w:color="auto"/>
                            <w:left w:val="none" w:sz="0" w:space="0" w:color="auto"/>
                            <w:bottom w:val="none" w:sz="0" w:space="0" w:color="auto"/>
                            <w:right w:val="none" w:sz="0" w:space="0" w:color="auto"/>
                          </w:divBdr>
                        </w:div>
                        <w:div w:id="629211477">
                          <w:marLeft w:val="0"/>
                          <w:marRight w:val="0"/>
                          <w:marTop w:val="0"/>
                          <w:marBottom w:val="0"/>
                          <w:divBdr>
                            <w:top w:val="none" w:sz="0" w:space="0" w:color="auto"/>
                            <w:left w:val="none" w:sz="0" w:space="0" w:color="auto"/>
                            <w:bottom w:val="none" w:sz="0" w:space="0" w:color="auto"/>
                            <w:right w:val="none" w:sz="0" w:space="0" w:color="auto"/>
                          </w:divBdr>
                        </w:div>
                        <w:div w:id="709650693">
                          <w:marLeft w:val="0"/>
                          <w:marRight w:val="0"/>
                          <w:marTop w:val="450"/>
                          <w:marBottom w:val="450"/>
                          <w:divBdr>
                            <w:top w:val="none" w:sz="0" w:space="0" w:color="auto"/>
                            <w:left w:val="single" w:sz="24" w:space="0" w:color="6DB33F"/>
                            <w:bottom w:val="none" w:sz="0" w:space="0" w:color="auto"/>
                            <w:right w:val="none" w:sz="0" w:space="0" w:color="auto"/>
                          </w:divBdr>
                          <w:divsChild>
                            <w:div w:id="359471886">
                              <w:marLeft w:val="0"/>
                              <w:marRight w:val="0"/>
                              <w:marTop w:val="0"/>
                              <w:marBottom w:val="60"/>
                              <w:divBdr>
                                <w:top w:val="none" w:sz="0" w:space="0" w:color="auto"/>
                                <w:left w:val="none" w:sz="0" w:space="0" w:color="auto"/>
                                <w:bottom w:val="none" w:sz="0" w:space="0" w:color="auto"/>
                                <w:right w:val="none" w:sz="0" w:space="0" w:color="auto"/>
                              </w:divBdr>
                            </w:div>
                          </w:divsChild>
                        </w:div>
                        <w:div w:id="396166200">
                          <w:marLeft w:val="0"/>
                          <w:marRight w:val="0"/>
                          <w:marTop w:val="0"/>
                          <w:marBottom w:val="60"/>
                          <w:divBdr>
                            <w:top w:val="none" w:sz="0" w:space="0" w:color="auto"/>
                            <w:left w:val="none" w:sz="0" w:space="0" w:color="auto"/>
                            <w:bottom w:val="none" w:sz="0" w:space="0" w:color="auto"/>
                            <w:right w:val="none" w:sz="0" w:space="0" w:color="auto"/>
                          </w:divBdr>
                        </w:div>
                        <w:div w:id="1753434642">
                          <w:marLeft w:val="0"/>
                          <w:marRight w:val="0"/>
                          <w:marTop w:val="0"/>
                          <w:marBottom w:val="0"/>
                          <w:divBdr>
                            <w:top w:val="none" w:sz="0" w:space="0" w:color="auto"/>
                            <w:left w:val="none" w:sz="0" w:space="0" w:color="auto"/>
                            <w:bottom w:val="none" w:sz="0" w:space="0" w:color="auto"/>
                            <w:right w:val="none" w:sz="0" w:space="0" w:color="auto"/>
                          </w:divBdr>
                        </w:div>
                        <w:div w:id="548804327">
                          <w:marLeft w:val="0"/>
                          <w:marRight w:val="0"/>
                          <w:marTop w:val="0"/>
                          <w:marBottom w:val="0"/>
                          <w:divBdr>
                            <w:top w:val="none" w:sz="0" w:space="0" w:color="auto"/>
                            <w:left w:val="none" w:sz="0" w:space="0" w:color="auto"/>
                            <w:bottom w:val="none" w:sz="0" w:space="0" w:color="auto"/>
                            <w:right w:val="none" w:sz="0" w:space="0" w:color="auto"/>
                          </w:divBdr>
                        </w:div>
                        <w:div w:id="408189440">
                          <w:marLeft w:val="0"/>
                          <w:marRight w:val="0"/>
                          <w:marTop w:val="0"/>
                          <w:marBottom w:val="0"/>
                          <w:divBdr>
                            <w:top w:val="none" w:sz="0" w:space="0" w:color="auto"/>
                            <w:left w:val="none" w:sz="0" w:space="0" w:color="auto"/>
                            <w:bottom w:val="none" w:sz="0" w:space="0" w:color="auto"/>
                            <w:right w:val="none" w:sz="0" w:space="0" w:color="auto"/>
                          </w:divBdr>
                        </w:div>
                        <w:div w:id="1805273283">
                          <w:marLeft w:val="0"/>
                          <w:marRight w:val="0"/>
                          <w:marTop w:val="0"/>
                          <w:marBottom w:val="0"/>
                          <w:divBdr>
                            <w:top w:val="none" w:sz="0" w:space="0" w:color="auto"/>
                            <w:left w:val="none" w:sz="0" w:space="0" w:color="auto"/>
                            <w:bottom w:val="none" w:sz="0" w:space="0" w:color="auto"/>
                            <w:right w:val="none" w:sz="0" w:space="0" w:color="auto"/>
                          </w:divBdr>
                        </w:div>
                        <w:div w:id="382800828">
                          <w:marLeft w:val="0"/>
                          <w:marRight w:val="0"/>
                          <w:marTop w:val="0"/>
                          <w:marBottom w:val="0"/>
                          <w:divBdr>
                            <w:top w:val="none" w:sz="0" w:space="0" w:color="auto"/>
                            <w:left w:val="none" w:sz="0" w:space="0" w:color="auto"/>
                            <w:bottom w:val="none" w:sz="0" w:space="0" w:color="auto"/>
                            <w:right w:val="none" w:sz="0" w:space="0" w:color="auto"/>
                          </w:divBdr>
                          <w:divsChild>
                            <w:div w:id="158010040">
                              <w:marLeft w:val="0"/>
                              <w:marRight w:val="0"/>
                              <w:marTop w:val="0"/>
                              <w:marBottom w:val="0"/>
                              <w:divBdr>
                                <w:top w:val="none" w:sz="0" w:space="0" w:color="auto"/>
                                <w:left w:val="none" w:sz="0" w:space="0" w:color="auto"/>
                                <w:bottom w:val="none" w:sz="0" w:space="0" w:color="auto"/>
                                <w:right w:val="none" w:sz="0" w:space="0" w:color="auto"/>
                              </w:divBdr>
                            </w:div>
                            <w:div w:id="838808242">
                              <w:marLeft w:val="0"/>
                              <w:marRight w:val="0"/>
                              <w:marTop w:val="0"/>
                              <w:marBottom w:val="0"/>
                              <w:divBdr>
                                <w:top w:val="none" w:sz="0" w:space="0" w:color="auto"/>
                                <w:left w:val="none" w:sz="0" w:space="0" w:color="auto"/>
                                <w:bottom w:val="none" w:sz="0" w:space="0" w:color="auto"/>
                                <w:right w:val="none" w:sz="0" w:space="0" w:color="auto"/>
                              </w:divBdr>
                            </w:div>
                            <w:div w:id="338392797">
                              <w:marLeft w:val="0"/>
                              <w:marRight w:val="0"/>
                              <w:marTop w:val="0"/>
                              <w:marBottom w:val="0"/>
                              <w:divBdr>
                                <w:top w:val="none" w:sz="0" w:space="0" w:color="auto"/>
                                <w:left w:val="none" w:sz="0" w:space="0" w:color="auto"/>
                                <w:bottom w:val="none" w:sz="0" w:space="0" w:color="auto"/>
                                <w:right w:val="none" w:sz="0" w:space="0" w:color="auto"/>
                              </w:divBdr>
                              <w:divsChild>
                                <w:div w:id="17018581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37820620">
                                      <w:marLeft w:val="0"/>
                                      <w:marRight w:val="0"/>
                                      <w:marTop w:val="0"/>
                                      <w:marBottom w:val="0"/>
                                      <w:divBdr>
                                        <w:top w:val="none" w:sz="0" w:space="0" w:color="auto"/>
                                        <w:left w:val="none" w:sz="0" w:space="0" w:color="auto"/>
                                        <w:bottom w:val="none" w:sz="0" w:space="0" w:color="auto"/>
                                        <w:right w:val="none" w:sz="0" w:space="0" w:color="auto"/>
                                      </w:divBdr>
                                      <w:divsChild>
                                        <w:div w:id="15736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88684">
                              <w:marLeft w:val="0"/>
                              <w:marRight w:val="0"/>
                              <w:marTop w:val="0"/>
                              <w:marBottom w:val="0"/>
                              <w:divBdr>
                                <w:top w:val="none" w:sz="0" w:space="0" w:color="auto"/>
                                <w:left w:val="none" w:sz="0" w:space="0" w:color="auto"/>
                                <w:bottom w:val="none" w:sz="0" w:space="0" w:color="auto"/>
                                <w:right w:val="none" w:sz="0" w:space="0" w:color="auto"/>
                              </w:divBdr>
                            </w:div>
                            <w:div w:id="1686710740">
                              <w:marLeft w:val="0"/>
                              <w:marRight w:val="0"/>
                              <w:marTop w:val="0"/>
                              <w:marBottom w:val="0"/>
                              <w:divBdr>
                                <w:top w:val="none" w:sz="0" w:space="0" w:color="auto"/>
                                <w:left w:val="none" w:sz="0" w:space="0" w:color="auto"/>
                                <w:bottom w:val="none" w:sz="0" w:space="0" w:color="auto"/>
                                <w:right w:val="none" w:sz="0" w:space="0" w:color="auto"/>
                              </w:divBdr>
                              <w:divsChild>
                                <w:div w:id="6800101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458568725">
                                      <w:marLeft w:val="0"/>
                                      <w:marRight w:val="0"/>
                                      <w:marTop w:val="0"/>
                                      <w:marBottom w:val="0"/>
                                      <w:divBdr>
                                        <w:top w:val="none" w:sz="0" w:space="0" w:color="auto"/>
                                        <w:left w:val="none" w:sz="0" w:space="0" w:color="auto"/>
                                        <w:bottom w:val="none" w:sz="0" w:space="0" w:color="auto"/>
                                        <w:right w:val="none" w:sz="0" w:space="0" w:color="auto"/>
                                      </w:divBdr>
                                      <w:divsChild>
                                        <w:div w:id="12415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43550">
                              <w:marLeft w:val="0"/>
                              <w:marRight w:val="0"/>
                              <w:marTop w:val="0"/>
                              <w:marBottom w:val="0"/>
                              <w:divBdr>
                                <w:top w:val="none" w:sz="0" w:space="0" w:color="auto"/>
                                <w:left w:val="none" w:sz="0" w:space="0" w:color="auto"/>
                                <w:bottom w:val="none" w:sz="0" w:space="0" w:color="auto"/>
                                <w:right w:val="none" w:sz="0" w:space="0" w:color="auto"/>
                              </w:divBdr>
                            </w:div>
                            <w:div w:id="75976795">
                              <w:marLeft w:val="0"/>
                              <w:marRight w:val="0"/>
                              <w:marTop w:val="0"/>
                              <w:marBottom w:val="0"/>
                              <w:divBdr>
                                <w:top w:val="none" w:sz="0" w:space="0" w:color="auto"/>
                                <w:left w:val="none" w:sz="0" w:space="0" w:color="auto"/>
                                <w:bottom w:val="none" w:sz="0" w:space="0" w:color="auto"/>
                                <w:right w:val="none" w:sz="0" w:space="0" w:color="auto"/>
                              </w:divBdr>
                            </w:div>
                            <w:div w:id="725646008">
                              <w:marLeft w:val="0"/>
                              <w:marRight w:val="0"/>
                              <w:marTop w:val="0"/>
                              <w:marBottom w:val="0"/>
                              <w:divBdr>
                                <w:top w:val="none" w:sz="0" w:space="0" w:color="auto"/>
                                <w:left w:val="none" w:sz="0" w:space="0" w:color="auto"/>
                                <w:bottom w:val="none" w:sz="0" w:space="0" w:color="auto"/>
                                <w:right w:val="none" w:sz="0" w:space="0" w:color="auto"/>
                              </w:divBdr>
                              <w:divsChild>
                                <w:div w:id="135715098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38324851">
                                      <w:marLeft w:val="0"/>
                                      <w:marRight w:val="0"/>
                                      <w:marTop w:val="0"/>
                                      <w:marBottom w:val="0"/>
                                      <w:divBdr>
                                        <w:top w:val="none" w:sz="0" w:space="0" w:color="auto"/>
                                        <w:left w:val="none" w:sz="0" w:space="0" w:color="auto"/>
                                        <w:bottom w:val="none" w:sz="0" w:space="0" w:color="auto"/>
                                        <w:right w:val="none" w:sz="0" w:space="0" w:color="auto"/>
                                      </w:divBdr>
                                      <w:divsChild>
                                        <w:div w:id="14494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66564">
                              <w:marLeft w:val="0"/>
                              <w:marRight w:val="0"/>
                              <w:marTop w:val="0"/>
                              <w:marBottom w:val="0"/>
                              <w:divBdr>
                                <w:top w:val="none" w:sz="0" w:space="0" w:color="auto"/>
                                <w:left w:val="none" w:sz="0" w:space="0" w:color="auto"/>
                                <w:bottom w:val="none" w:sz="0" w:space="0" w:color="auto"/>
                                <w:right w:val="none" w:sz="0" w:space="0" w:color="auto"/>
                              </w:divBdr>
                            </w:div>
                            <w:div w:id="969482329">
                              <w:marLeft w:val="0"/>
                              <w:marRight w:val="0"/>
                              <w:marTop w:val="0"/>
                              <w:marBottom w:val="0"/>
                              <w:divBdr>
                                <w:top w:val="none" w:sz="0" w:space="0" w:color="auto"/>
                                <w:left w:val="none" w:sz="0" w:space="0" w:color="auto"/>
                                <w:bottom w:val="none" w:sz="0" w:space="0" w:color="auto"/>
                                <w:right w:val="none" w:sz="0" w:space="0" w:color="auto"/>
                              </w:divBdr>
                              <w:divsChild>
                                <w:div w:id="20339941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2612877">
                                      <w:marLeft w:val="0"/>
                                      <w:marRight w:val="0"/>
                                      <w:marTop w:val="0"/>
                                      <w:marBottom w:val="0"/>
                                      <w:divBdr>
                                        <w:top w:val="none" w:sz="0" w:space="0" w:color="auto"/>
                                        <w:left w:val="none" w:sz="0" w:space="0" w:color="auto"/>
                                        <w:bottom w:val="none" w:sz="0" w:space="0" w:color="auto"/>
                                        <w:right w:val="none" w:sz="0" w:space="0" w:color="auto"/>
                                      </w:divBdr>
                                      <w:divsChild>
                                        <w:div w:id="20986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533035">
                          <w:marLeft w:val="0"/>
                          <w:marRight w:val="0"/>
                          <w:marTop w:val="0"/>
                          <w:marBottom w:val="0"/>
                          <w:divBdr>
                            <w:top w:val="none" w:sz="0" w:space="0" w:color="auto"/>
                            <w:left w:val="none" w:sz="0" w:space="0" w:color="auto"/>
                            <w:bottom w:val="none" w:sz="0" w:space="0" w:color="auto"/>
                            <w:right w:val="none" w:sz="0" w:space="0" w:color="auto"/>
                          </w:divBdr>
                          <w:divsChild>
                            <w:div w:id="2432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4769">
                      <w:marLeft w:val="0"/>
                      <w:marRight w:val="0"/>
                      <w:marTop w:val="0"/>
                      <w:marBottom w:val="0"/>
                      <w:divBdr>
                        <w:top w:val="none" w:sz="0" w:space="0" w:color="auto"/>
                        <w:left w:val="none" w:sz="0" w:space="0" w:color="auto"/>
                        <w:bottom w:val="none" w:sz="0" w:space="0" w:color="auto"/>
                        <w:right w:val="none" w:sz="0" w:space="0" w:color="auto"/>
                      </w:divBdr>
                      <w:divsChild>
                        <w:div w:id="1306163189">
                          <w:marLeft w:val="0"/>
                          <w:marRight w:val="0"/>
                          <w:marTop w:val="0"/>
                          <w:marBottom w:val="0"/>
                          <w:divBdr>
                            <w:top w:val="none" w:sz="0" w:space="0" w:color="auto"/>
                            <w:left w:val="none" w:sz="0" w:space="0" w:color="auto"/>
                            <w:bottom w:val="none" w:sz="0" w:space="0" w:color="auto"/>
                            <w:right w:val="none" w:sz="0" w:space="0" w:color="auto"/>
                          </w:divBdr>
                        </w:div>
                        <w:div w:id="405810193">
                          <w:marLeft w:val="0"/>
                          <w:marRight w:val="0"/>
                          <w:marTop w:val="0"/>
                          <w:marBottom w:val="0"/>
                          <w:divBdr>
                            <w:top w:val="none" w:sz="0" w:space="0" w:color="auto"/>
                            <w:left w:val="none" w:sz="0" w:space="0" w:color="auto"/>
                            <w:bottom w:val="none" w:sz="0" w:space="0" w:color="auto"/>
                            <w:right w:val="none" w:sz="0" w:space="0" w:color="auto"/>
                          </w:divBdr>
                        </w:div>
                        <w:div w:id="1027021202">
                          <w:marLeft w:val="0"/>
                          <w:marRight w:val="0"/>
                          <w:marTop w:val="450"/>
                          <w:marBottom w:val="450"/>
                          <w:divBdr>
                            <w:top w:val="none" w:sz="0" w:space="0" w:color="auto"/>
                            <w:left w:val="single" w:sz="24" w:space="0" w:color="6DB33F"/>
                            <w:bottom w:val="none" w:sz="0" w:space="0" w:color="auto"/>
                            <w:right w:val="none" w:sz="0" w:space="0" w:color="auto"/>
                          </w:divBdr>
                          <w:divsChild>
                            <w:div w:id="346830866">
                              <w:marLeft w:val="0"/>
                              <w:marRight w:val="0"/>
                              <w:marTop w:val="0"/>
                              <w:marBottom w:val="0"/>
                              <w:divBdr>
                                <w:top w:val="none" w:sz="0" w:space="0" w:color="auto"/>
                                <w:left w:val="none" w:sz="0" w:space="0" w:color="auto"/>
                                <w:bottom w:val="none" w:sz="0" w:space="0" w:color="auto"/>
                                <w:right w:val="none" w:sz="0" w:space="0" w:color="auto"/>
                              </w:divBdr>
                            </w:div>
                            <w:div w:id="284773501">
                              <w:marLeft w:val="0"/>
                              <w:marRight w:val="0"/>
                              <w:marTop w:val="0"/>
                              <w:marBottom w:val="0"/>
                              <w:divBdr>
                                <w:top w:val="none" w:sz="0" w:space="0" w:color="auto"/>
                                <w:left w:val="none" w:sz="0" w:space="0" w:color="auto"/>
                                <w:bottom w:val="none" w:sz="0" w:space="0" w:color="auto"/>
                                <w:right w:val="none" w:sz="0" w:space="0" w:color="auto"/>
                              </w:divBdr>
                            </w:div>
                          </w:divsChild>
                        </w:div>
                        <w:div w:id="141048723">
                          <w:marLeft w:val="0"/>
                          <w:marRight w:val="0"/>
                          <w:marTop w:val="0"/>
                          <w:marBottom w:val="0"/>
                          <w:divBdr>
                            <w:top w:val="none" w:sz="0" w:space="0" w:color="auto"/>
                            <w:left w:val="none" w:sz="0" w:space="0" w:color="auto"/>
                            <w:bottom w:val="none" w:sz="0" w:space="0" w:color="auto"/>
                            <w:right w:val="none" w:sz="0" w:space="0" w:color="auto"/>
                          </w:divBdr>
                        </w:div>
                        <w:div w:id="493837388">
                          <w:marLeft w:val="0"/>
                          <w:marRight w:val="0"/>
                          <w:marTop w:val="0"/>
                          <w:marBottom w:val="0"/>
                          <w:divBdr>
                            <w:top w:val="none" w:sz="0" w:space="0" w:color="auto"/>
                            <w:left w:val="none" w:sz="0" w:space="0" w:color="auto"/>
                            <w:bottom w:val="none" w:sz="0" w:space="0" w:color="auto"/>
                            <w:right w:val="none" w:sz="0" w:space="0" w:color="auto"/>
                          </w:divBdr>
                        </w:div>
                        <w:div w:id="1585262408">
                          <w:marLeft w:val="0"/>
                          <w:marRight w:val="0"/>
                          <w:marTop w:val="450"/>
                          <w:marBottom w:val="450"/>
                          <w:divBdr>
                            <w:top w:val="none" w:sz="0" w:space="0" w:color="auto"/>
                            <w:left w:val="single" w:sz="24" w:space="0" w:color="6DB33F"/>
                            <w:bottom w:val="none" w:sz="0" w:space="0" w:color="auto"/>
                            <w:right w:val="none" w:sz="0" w:space="0" w:color="auto"/>
                          </w:divBdr>
                        </w:div>
                        <w:div w:id="916868687">
                          <w:marLeft w:val="0"/>
                          <w:marRight w:val="0"/>
                          <w:marTop w:val="0"/>
                          <w:marBottom w:val="0"/>
                          <w:divBdr>
                            <w:top w:val="none" w:sz="0" w:space="0" w:color="auto"/>
                            <w:left w:val="none" w:sz="0" w:space="0" w:color="auto"/>
                            <w:bottom w:val="none" w:sz="0" w:space="0" w:color="auto"/>
                            <w:right w:val="none" w:sz="0" w:space="0" w:color="auto"/>
                          </w:divBdr>
                          <w:divsChild>
                            <w:div w:id="1648239149">
                              <w:marLeft w:val="0"/>
                              <w:marRight w:val="0"/>
                              <w:marTop w:val="0"/>
                              <w:marBottom w:val="0"/>
                              <w:divBdr>
                                <w:top w:val="none" w:sz="0" w:space="0" w:color="auto"/>
                                <w:left w:val="none" w:sz="0" w:space="0" w:color="auto"/>
                                <w:bottom w:val="none" w:sz="0" w:space="0" w:color="auto"/>
                                <w:right w:val="none" w:sz="0" w:space="0" w:color="auto"/>
                              </w:divBdr>
                            </w:div>
                            <w:div w:id="510147307">
                              <w:marLeft w:val="0"/>
                              <w:marRight w:val="0"/>
                              <w:marTop w:val="0"/>
                              <w:marBottom w:val="0"/>
                              <w:divBdr>
                                <w:top w:val="none" w:sz="0" w:space="0" w:color="auto"/>
                                <w:left w:val="none" w:sz="0" w:space="0" w:color="auto"/>
                                <w:bottom w:val="none" w:sz="0" w:space="0" w:color="auto"/>
                                <w:right w:val="none" w:sz="0" w:space="0" w:color="auto"/>
                              </w:divBdr>
                            </w:div>
                            <w:div w:id="1311441622">
                              <w:marLeft w:val="0"/>
                              <w:marRight w:val="0"/>
                              <w:marTop w:val="0"/>
                              <w:marBottom w:val="0"/>
                              <w:divBdr>
                                <w:top w:val="none" w:sz="0" w:space="0" w:color="auto"/>
                                <w:left w:val="none" w:sz="0" w:space="0" w:color="auto"/>
                                <w:bottom w:val="none" w:sz="0" w:space="0" w:color="auto"/>
                                <w:right w:val="none" w:sz="0" w:space="0" w:color="auto"/>
                              </w:divBdr>
                              <w:divsChild>
                                <w:div w:id="14851258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3990391">
                                      <w:marLeft w:val="0"/>
                                      <w:marRight w:val="0"/>
                                      <w:marTop w:val="0"/>
                                      <w:marBottom w:val="0"/>
                                      <w:divBdr>
                                        <w:top w:val="none" w:sz="0" w:space="0" w:color="auto"/>
                                        <w:left w:val="none" w:sz="0" w:space="0" w:color="auto"/>
                                        <w:bottom w:val="none" w:sz="0" w:space="0" w:color="auto"/>
                                        <w:right w:val="none" w:sz="0" w:space="0" w:color="auto"/>
                                      </w:divBdr>
                                      <w:divsChild>
                                        <w:div w:id="19184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29132">
                              <w:marLeft w:val="0"/>
                              <w:marRight w:val="0"/>
                              <w:marTop w:val="0"/>
                              <w:marBottom w:val="0"/>
                              <w:divBdr>
                                <w:top w:val="none" w:sz="0" w:space="0" w:color="auto"/>
                                <w:left w:val="none" w:sz="0" w:space="0" w:color="auto"/>
                                <w:bottom w:val="none" w:sz="0" w:space="0" w:color="auto"/>
                                <w:right w:val="none" w:sz="0" w:space="0" w:color="auto"/>
                              </w:divBdr>
                            </w:div>
                            <w:div w:id="303045717">
                              <w:marLeft w:val="0"/>
                              <w:marRight w:val="0"/>
                              <w:marTop w:val="0"/>
                              <w:marBottom w:val="0"/>
                              <w:divBdr>
                                <w:top w:val="none" w:sz="0" w:space="0" w:color="auto"/>
                                <w:left w:val="none" w:sz="0" w:space="0" w:color="auto"/>
                                <w:bottom w:val="none" w:sz="0" w:space="0" w:color="auto"/>
                                <w:right w:val="none" w:sz="0" w:space="0" w:color="auto"/>
                              </w:divBdr>
                            </w:div>
                            <w:div w:id="1133668755">
                              <w:marLeft w:val="0"/>
                              <w:marRight w:val="0"/>
                              <w:marTop w:val="0"/>
                              <w:marBottom w:val="0"/>
                              <w:divBdr>
                                <w:top w:val="none" w:sz="0" w:space="0" w:color="auto"/>
                                <w:left w:val="none" w:sz="0" w:space="0" w:color="auto"/>
                                <w:bottom w:val="none" w:sz="0" w:space="0" w:color="auto"/>
                                <w:right w:val="none" w:sz="0" w:space="0" w:color="auto"/>
                              </w:divBdr>
                              <w:divsChild>
                                <w:div w:id="3918569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3305014">
                                      <w:marLeft w:val="0"/>
                                      <w:marRight w:val="0"/>
                                      <w:marTop w:val="0"/>
                                      <w:marBottom w:val="0"/>
                                      <w:divBdr>
                                        <w:top w:val="none" w:sz="0" w:space="0" w:color="auto"/>
                                        <w:left w:val="none" w:sz="0" w:space="0" w:color="auto"/>
                                        <w:bottom w:val="none" w:sz="0" w:space="0" w:color="auto"/>
                                        <w:right w:val="none" w:sz="0" w:space="0" w:color="auto"/>
                                      </w:divBdr>
                                      <w:divsChild>
                                        <w:div w:id="177439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82154">
                              <w:marLeft w:val="0"/>
                              <w:marRight w:val="0"/>
                              <w:marTop w:val="0"/>
                              <w:marBottom w:val="0"/>
                              <w:divBdr>
                                <w:top w:val="none" w:sz="0" w:space="0" w:color="auto"/>
                                <w:left w:val="none" w:sz="0" w:space="0" w:color="auto"/>
                                <w:bottom w:val="none" w:sz="0" w:space="0" w:color="auto"/>
                                <w:right w:val="none" w:sz="0" w:space="0" w:color="auto"/>
                              </w:divBdr>
                            </w:div>
                            <w:div w:id="1388141710">
                              <w:marLeft w:val="0"/>
                              <w:marRight w:val="0"/>
                              <w:marTop w:val="0"/>
                              <w:marBottom w:val="0"/>
                              <w:divBdr>
                                <w:top w:val="none" w:sz="0" w:space="0" w:color="auto"/>
                                <w:left w:val="none" w:sz="0" w:space="0" w:color="auto"/>
                                <w:bottom w:val="none" w:sz="0" w:space="0" w:color="auto"/>
                                <w:right w:val="none" w:sz="0" w:space="0" w:color="auto"/>
                              </w:divBdr>
                            </w:div>
                            <w:div w:id="2004964202">
                              <w:marLeft w:val="0"/>
                              <w:marRight w:val="0"/>
                              <w:marTop w:val="0"/>
                              <w:marBottom w:val="0"/>
                              <w:divBdr>
                                <w:top w:val="none" w:sz="0" w:space="0" w:color="auto"/>
                                <w:left w:val="none" w:sz="0" w:space="0" w:color="auto"/>
                                <w:bottom w:val="none" w:sz="0" w:space="0" w:color="auto"/>
                                <w:right w:val="none" w:sz="0" w:space="0" w:color="auto"/>
                              </w:divBdr>
                              <w:divsChild>
                                <w:div w:id="267588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246573260">
                                      <w:marLeft w:val="0"/>
                                      <w:marRight w:val="0"/>
                                      <w:marTop w:val="0"/>
                                      <w:marBottom w:val="0"/>
                                      <w:divBdr>
                                        <w:top w:val="none" w:sz="0" w:space="0" w:color="auto"/>
                                        <w:left w:val="none" w:sz="0" w:space="0" w:color="auto"/>
                                        <w:bottom w:val="none" w:sz="0" w:space="0" w:color="auto"/>
                                        <w:right w:val="none" w:sz="0" w:space="0" w:color="auto"/>
                                      </w:divBdr>
                                      <w:divsChild>
                                        <w:div w:id="140668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4514">
                              <w:marLeft w:val="0"/>
                              <w:marRight w:val="0"/>
                              <w:marTop w:val="0"/>
                              <w:marBottom w:val="0"/>
                              <w:divBdr>
                                <w:top w:val="none" w:sz="0" w:space="0" w:color="auto"/>
                                <w:left w:val="none" w:sz="0" w:space="0" w:color="auto"/>
                                <w:bottom w:val="none" w:sz="0" w:space="0" w:color="auto"/>
                                <w:right w:val="none" w:sz="0" w:space="0" w:color="auto"/>
                              </w:divBdr>
                            </w:div>
                            <w:div w:id="726992205">
                              <w:marLeft w:val="0"/>
                              <w:marRight w:val="0"/>
                              <w:marTop w:val="0"/>
                              <w:marBottom w:val="0"/>
                              <w:divBdr>
                                <w:top w:val="none" w:sz="0" w:space="0" w:color="auto"/>
                                <w:left w:val="none" w:sz="0" w:space="0" w:color="auto"/>
                                <w:bottom w:val="none" w:sz="0" w:space="0" w:color="auto"/>
                                <w:right w:val="none" w:sz="0" w:space="0" w:color="auto"/>
                              </w:divBdr>
                            </w:div>
                            <w:div w:id="1917283022">
                              <w:marLeft w:val="0"/>
                              <w:marRight w:val="0"/>
                              <w:marTop w:val="0"/>
                              <w:marBottom w:val="0"/>
                              <w:divBdr>
                                <w:top w:val="none" w:sz="0" w:space="0" w:color="auto"/>
                                <w:left w:val="none" w:sz="0" w:space="0" w:color="auto"/>
                                <w:bottom w:val="none" w:sz="0" w:space="0" w:color="auto"/>
                                <w:right w:val="none" w:sz="0" w:space="0" w:color="auto"/>
                              </w:divBdr>
                            </w:div>
                            <w:div w:id="1242641063">
                              <w:marLeft w:val="0"/>
                              <w:marRight w:val="0"/>
                              <w:marTop w:val="450"/>
                              <w:marBottom w:val="450"/>
                              <w:divBdr>
                                <w:top w:val="none" w:sz="0" w:space="0" w:color="auto"/>
                                <w:left w:val="single" w:sz="24" w:space="0" w:color="6DB33F"/>
                                <w:bottom w:val="none" w:sz="0" w:space="0" w:color="auto"/>
                                <w:right w:val="none" w:sz="0" w:space="0" w:color="auto"/>
                              </w:divBdr>
                              <w:divsChild>
                                <w:div w:id="1997801242">
                                  <w:marLeft w:val="0"/>
                                  <w:marRight w:val="0"/>
                                  <w:marTop w:val="0"/>
                                  <w:marBottom w:val="0"/>
                                  <w:divBdr>
                                    <w:top w:val="none" w:sz="0" w:space="0" w:color="auto"/>
                                    <w:left w:val="none" w:sz="0" w:space="0" w:color="auto"/>
                                    <w:bottom w:val="none" w:sz="0" w:space="0" w:color="auto"/>
                                    <w:right w:val="none" w:sz="0" w:space="0" w:color="auto"/>
                                  </w:divBdr>
                                </w:div>
                                <w:div w:id="1844474215">
                                  <w:marLeft w:val="0"/>
                                  <w:marRight w:val="0"/>
                                  <w:marTop w:val="0"/>
                                  <w:marBottom w:val="0"/>
                                  <w:divBdr>
                                    <w:top w:val="none" w:sz="0" w:space="0" w:color="auto"/>
                                    <w:left w:val="none" w:sz="0" w:space="0" w:color="auto"/>
                                    <w:bottom w:val="none" w:sz="0" w:space="0" w:color="auto"/>
                                    <w:right w:val="none" w:sz="0" w:space="0" w:color="auto"/>
                                  </w:divBdr>
                                  <w:divsChild>
                                    <w:div w:id="131460476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99829449">
                                          <w:marLeft w:val="0"/>
                                          <w:marRight w:val="0"/>
                                          <w:marTop w:val="0"/>
                                          <w:marBottom w:val="0"/>
                                          <w:divBdr>
                                            <w:top w:val="none" w:sz="0" w:space="0" w:color="auto"/>
                                            <w:left w:val="none" w:sz="0" w:space="0" w:color="auto"/>
                                            <w:bottom w:val="none" w:sz="0" w:space="0" w:color="auto"/>
                                            <w:right w:val="none" w:sz="0" w:space="0" w:color="auto"/>
                                          </w:divBdr>
                                          <w:divsChild>
                                            <w:div w:id="20658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4249">
                          <w:marLeft w:val="0"/>
                          <w:marRight w:val="0"/>
                          <w:marTop w:val="0"/>
                          <w:marBottom w:val="0"/>
                          <w:divBdr>
                            <w:top w:val="none" w:sz="0" w:space="0" w:color="auto"/>
                            <w:left w:val="none" w:sz="0" w:space="0" w:color="auto"/>
                            <w:bottom w:val="none" w:sz="0" w:space="0" w:color="auto"/>
                            <w:right w:val="none" w:sz="0" w:space="0" w:color="auto"/>
                          </w:divBdr>
                          <w:divsChild>
                            <w:div w:id="1122769067">
                              <w:marLeft w:val="0"/>
                              <w:marRight w:val="0"/>
                              <w:marTop w:val="0"/>
                              <w:marBottom w:val="0"/>
                              <w:divBdr>
                                <w:top w:val="none" w:sz="0" w:space="0" w:color="auto"/>
                                <w:left w:val="none" w:sz="0" w:space="0" w:color="auto"/>
                                <w:bottom w:val="none" w:sz="0" w:space="0" w:color="auto"/>
                                <w:right w:val="none" w:sz="0" w:space="0" w:color="auto"/>
                              </w:divBdr>
                            </w:div>
                            <w:div w:id="1683625232">
                              <w:marLeft w:val="0"/>
                              <w:marRight w:val="0"/>
                              <w:marTop w:val="0"/>
                              <w:marBottom w:val="0"/>
                              <w:divBdr>
                                <w:top w:val="none" w:sz="0" w:space="0" w:color="auto"/>
                                <w:left w:val="none" w:sz="0" w:space="0" w:color="auto"/>
                                <w:bottom w:val="none" w:sz="0" w:space="0" w:color="auto"/>
                                <w:right w:val="none" w:sz="0" w:space="0" w:color="auto"/>
                              </w:divBdr>
                            </w:div>
                            <w:div w:id="121072656">
                              <w:marLeft w:val="0"/>
                              <w:marRight w:val="0"/>
                              <w:marTop w:val="0"/>
                              <w:marBottom w:val="0"/>
                              <w:divBdr>
                                <w:top w:val="none" w:sz="0" w:space="0" w:color="auto"/>
                                <w:left w:val="none" w:sz="0" w:space="0" w:color="auto"/>
                                <w:bottom w:val="none" w:sz="0" w:space="0" w:color="auto"/>
                                <w:right w:val="none" w:sz="0" w:space="0" w:color="auto"/>
                              </w:divBdr>
                            </w:div>
                            <w:div w:id="836654291">
                              <w:marLeft w:val="0"/>
                              <w:marRight w:val="0"/>
                              <w:marTop w:val="0"/>
                              <w:marBottom w:val="0"/>
                              <w:divBdr>
                                <w:top w:val="none" w:sz="0" w:space="0" w:color="auto"/>
                                <w:left w:val="none" w:sz="0" w:space="0" w:color="auto"/>
                                <w:bottom w:val="none" w:sz="0" w:space="0" w:color="auto"/>
                                <w:right w:val="none" w:sz="0" w:space="0" w:color="auto"/>
                              </w:divBdr>
                              <w:divsChild>
                                <w:div w:id="931014543">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4283901">
                                      <w:marLeft w:val="0"/>
                                      <w:marRight w:val="0"/>
                                      <w:marTop w:val="0"/>
                                      <w:marBottom w:val="0"/>
                                      <w:divBdr>
                                        <w:top w:val="none" w:sz="0" w:space="0" w:color="auto"/>
                                        <w:left w:val="none" w:sz="0" w:space="0" w:color="auto"/>
                                        <w:bottom w:val="none" w:sz="0" w:space="0" w:color="auto"/>
                                        <w:right w:val="none" w:sz="0" w:space="0" w:color="auto"/>
                                      </w:divBdr>
                                      <w:divsChild>
                                        <w:div w:id="9352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26657">
                              <w:marLeft w:val="0"/>
                              <w:marRight w:val="0"/>
                              <w:marTop w:val="0"/>
                              <w:marBottom w:val="0"/>
                              <w:divBdr>
                                <w:top w:val="none" w:sz="0" w:space="0" w:color="auto"/>
                                <w:left w:val="none" w:sz="0" w:space="0" w:color="auto"/>
                                <w:bottom w:val="none" w:sz="0" w:space="0" w:color="auto"/>
                                <w:right w:val="none" w:sz="0" w:space="0" w:color="auto"/>
                              </w:divBdr>
                            </w:div>
                            <w:div w:id="1923486266">
                              <w:marLeft w:val="0"/>
                              <w:marRight w:val="0"/>
                              <w:marTop w:val="0"/>
                              <w:marBottom w:val="0"/>
                              <w:divBdr>
                                <w:top w:val="none" w:sz="0" w:space="0" w:color="auto"/>
                                <w:left w:val="none" w:sz="0" w:space="0" w:color="auto"/>
                                <w:bottom w:val="none" w:sz="0" w:space="0" w:color="auto"/>
                                <w:right w:val="none" w:sz="0" w:space="0" w:color="auto"/>
                              </w:divBdr>
                              <w:divsChild>
                                <w:div w:id="9421525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1187183">
                                      <w:marLeft w:val="0"/>
                                      <w:marRight w:val="0"/>
                                      <w:marTop w:val="0"/>
                                      <w:marBottom w:val="0"/>
                                      <w:divBdr>
                                        <w:top w:val="none" w:sz="0" w:space="0" w:color="auto"/>
                                        <w:left w:val="none" w:sz="0" w:space="0" w:color="auto"/>
                                        <w:bottom w:val="none" w:sz="0" w:space="0" w:color="auto"/>
                                        <w:right w:val="none" w:sz="0" w:space="0" w:color="auto"/>
                                      </w:divBdr>
                                      <w:divsChild>
                                        <w:div w:id="18303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159088">
                              <w:marLeft w:val="0"/>
                              <w:marRight w:val="0"/>
                              <w:marTop w:val="0"/>
                              <w:marBottom w:val="0"/>
                              <w:divBdr>
                                <w:top w:val="none" w:sz="0" w:space="0" w:color="auto"/>
                                <w:left w:val="none" w:sz="0" w:space="0" w:color="auto"/>
                                <w:bottom w:val="none" w:sz="0" w:space="0" w:color="auto"/>
                                <w:right w:val="none" w:sz="0" w:space="0" w:color="auto"/>
                              </w:divBdr>
                            </w:div>
                            <w:div w:id="544758677">
                              <w:marLeft w:val="0"/>
                              <w:marRight w:val="0"/>
                              <w:marTop w:val="0"/>
                              <w:marBottom w:val="0"/>
                              <w:divBdr>
                                <w:top w:val="none" w:sz="0" w:space="0" w:color="auto"/>
                                <w:left w:val="none" w:sz="0" w:space="0" w:color="auto"/>
                                <w:bottom w:val="none" w:sz="0" w:space="0" w:color="auto"/>
                                <w:right w:val="none" w:sz="0" w:space="0" w:color="auto"/>
                              </w:divBdr>
                            </w:div>
                            <w:div w:id="1584292438">
                              <w:marLeft w:val="0"/>
                              <w:marRight w:val="0"/>
                              <w:marTop w:val="0"/>
                              <w:marBottom w:val="0"/>
                              <w:divBdr>
                                <w:top w:val="none" w:sz="0" w:space="0" w:color="auto"/>
                                <w:left w:val="none" w:sz="0" w:space="0" w:color="auto"/>
                                <w:bottom w:val="none" w:sz="0" w:space="0" w:color="auto"/>
                                <w:right w:val="none" w:sz="0" w:space="0" w:color="auto"/>
                              </w:divBdr>
                              <w:divsChild>
                                <w:div w:id="10249419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34189970">
                                      <w:marLeft w:val="0"/>
                                      <w:marRight w:val="0"/>
                                      <w:marTop w:val="0"/>
                                      <w:marBottom w:val="0"/>
                                      <w:divBdr>
                                        <w:top w:val="none" w:sz="0" w:space="0" w:color="auto"/>
                                        <w:left w:val="none" w:sz="0" w:space="0" w:color="auto"/>
                                        <w:bottom w:val="none" w:sz="0" w:space="0" w:color="auto"/>
                                        <w:right w:val="none" w:sz="0" w:space="0" w:color="auto"/>
                                      </w:divBdr>
                                      <w:divsChild>
                                        <w:div w:id="1103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14851">
                              <w:marLeft w:val="0"/>
                              <w:marRight w:val="0"/>
                              <w:marTop w:val="450"/>
                              <w:marBottom w:val="450"/>
                              <w:divBdr>
                                <w:top w:val="none" w:sz="0" w:space="0" w:color="auto"/>
                                <w:left w:val="single" w:sz="24" w:space="0" w:color="6DB33F"/>
                                <w:bottom w:val="none" w:sz="0" w:space="0" w:color="auto"/>
                                <w:right w:val="none" w:sz="0" w:space="0" w:color="auto"/>
                              </w:divBdr>
                            </w:div>
                            <w:div w:id="1544251935">
                              <w:marLeft w:val="0"/>
                              <w:marRight w:val="0"/>
                              <w:marTop w:val="0"/>
                              <w:marBottom w:val="0"/>
                              <w:divBdr>
                                <w:top w:val="none" w:sz="0" w:space="0" w:color="auto"/>
                                <w:left w:val="none" w:sz="0" w:space="0" w:color="auto"/>
                                <w:bottom w:val="none" w:sz="0" w:space="0" w:color="auto"/>
                                <w:right w:val="none" w:sz="0" w:space="0" w:color="auto"/>
                              </w:divBdr>
                            </w:div>
                            <w:div w:id="387148116">
                              <w:marLeft w:val="0"/>
                              <w:marRight w:val="0"/>
                              <w:marTop w:val="0"/>
                              <w:marBottom w:val="0"/>
                              <w:divBdr>
                                <w:top w:val="none" w:sz="0" w:space="0" w:color="auto"/>
                                <w:left w:val="none" w:sz="0" w:space="0" w:color="auto"/>
                                <w:bottom w:val="none" w:sz="0" w:space="0" w:color="auto"/>
                                <w:right w:val="none" w:sz="0" w:space="0" w:color="auto"/>
                              </w:divBdr>
                              <w:divsChild>
                                <w:div w:id="20767776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9541942">
                                      <w:marLeft w:val="0"/>
                                      <w:marRight w:val="0"/>
                                      <w:marTop w:val="0"/>
                                      <w:marBottom w:val="0"/>
                                      <w:divBdr>
                                        <w:top w:val="none" w:sz="0" w:space="0" w:color="auto"/>
                                        <w:left w:val="none" w:sz="0" w:space="0" w:color="auto"/>
                                        <w:bottom w:val="none" w:sz="0" w:space="0" w:color="auto"/>
                                        <w:right w:val="none" w:sz="0" w:space="0" w:color="auto"/>
                                      </w:divBdr>
                                      <w:divsChild>
                                        <w:div w:id="14917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373316">
                      <w:marLeft w:val="0"/>
                      <w:marRight w:val="0"/>
                      <w:marTop w:val="0"/>
                      <w:marBottom w:val="0"/>
                      <w:divBdr>
                        <w:top w:val="none" w:sz="0" w:space="0" w:color="auto"/>
                        <w:left w:val="none" w:sz="0" w:space="0" w:color="auto"/>
                        <w:bottom w:val="none" w:sz="0" w:space="0" w:color="auto"/>
                        <w:right w:val="none" w:sz="0" w:space="0" w:color="auto"/>
                      </w:divBdr>
                      <w:divsChild>
                        <w:div w:id="314726756">
                          <w:marLeft w:val="0"/>
                          <w:marRight w:val="0"/>
                          <w:marTop w:val="0"/>
                          <w:marBottom w:val="0"/>
                          <w:divBdr>
                            <w:top w:val="none" w:sz="0" w:space="0" w:color="auto"/>
                            <w:left w:val="none" w:sz="0" w:space="0" w:color="auto"/>
                            <w:bottom w:val="none" w:sz="0" w:space="0" w:color="auto"/>
                            <w:right w:val="none" w:sz="0" w:space="0" w:color="auto"/>
                          </w:divBdr>
                        </w:div>
                        <w:div w:id="1633637875">
                          <w:marLeft w:val="0"/>
                          <w:marRight w:val="0"/>
                          <w:marTop w:val="0"/>
                          <w:marBottom w:val="0"/>
                          <w:divBdr>
                            <w:top w:val="none" w:sz="0" w:space="0" w:color="auto"/>
                            <w:left w:val="none" w:sz="0" w:space="0" w:color="auto"/>
                            <w:bottom w:val="none" w:sz="0" w:space="0" w:color="auto"/>
                            <w:right w:val="none" w:sz="0" w:space="0" w:color="auto"/>
                          </w:divBdr>
                        </w:div>
                        <w:div w:id="1974675473">
                          <w:marLeft w:val="0"/>
                          <w:marRight w:val="0"/>
                          <w:marTop w:val="0"/>
                          <w:marBottom w:val="0"/>
                          <w:divBdr>
                            <w:top w:val="none" w:sz="0" w:space="0" w:color="auto"/>
                            <w:left w:val="none" w:sz="0" w:space="0" w:color="auto"/>
                            <w:bottom w:val="none" w:sz="0" w:space="0" w:color="auto"/>
                            <w:right w:val="none" w:sz="0" w:space="0" w:color="auto"/>
                          </w:divBdr>
                        </w:div>
                        <w:div w:id="1963607121">
                          <w:marLeft w:val="0"/>
                          <w:marRight w:val="0"/>
                          <w:marTop w:val="0"/>
                          <w:marBottom w:val="0"/>
                          <w:divBdr>
                            <w:top w:val="none" w:sz="0" w:space="0" w:color="auto"/>
                            <w:left w:val="none" w:sz="0" w:space="0" w:color="auto"/>
                            <w:bottom w:val="none" w:sz="0" w:space="0" w:color="auto"/>
                            <w:right w:val="none" w:sz="0" w:space="0" w:color="auto"/>
                          </w:divBdr>
                        </w:div>
                        <w:div w:id="1643803245">
                          <w:marLeft w:val="0"/>
                          <w:marRight w:val="0"/>
                          <w:marTop w:val="0"/>
                          <w:marBottom w:val="0"/>
                          <w:divBdr>
                            <w:top w:val="none" w:sz="0" w:space="0" w:color="auto"/>
                            <w:left w:val="none" w:sz="0" w:space="0" w:color="auto"/>
                            <w:bottom w:val="none" w:sz="0" w:space="0" w:color="auto"/>
                            <w:right w:val="none" w:sz="0" w:space="0" w:color="auto"/>
                          </w:divBdr>
                        </w:div>
                        <w:div w:id="15963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0907">
                  <w:marLeft w:val="0"/>
                  <w:marRight w:val="0"/>
                  <w:marTop w:val="0"/>
                  <w:marBottom w:val="0"/>
                  <w:divBdr>
                    <w:top w:val="none" w:sz="0" w:space="0" w:color="auto"/>
                    <w:left w:val="none" w:sz="0" w:space="0" w:color="auto"/>
                    <w:bottom w:val="none" w:sz="0" w:space="0" w:color="auto"/>
                    <w:right w:val="none" w:sz="0" w:space="0" w:color="auto"/>
                  </w:divBdr>
                  <w:divsChild>
                    <w:div w:id="700087482">
                      <w:marLeft w:val="0"/>
                      <w:marRight w:val="0"/>
                      <w:marTop w:val="0"/>
                      <w:marBottom w:val="300"/>
                      <w:divBdr>
                        <w:top w:val="single" w:sz="6" w:space="15" w:color="D7D7D7"/>
                        <w:left w:val="single" w:sz="6" w:space="15" w:color="D7D7D7"/>
                        <w:bottom w:val="single" w:sz="6" w:space="15" w:color="D7D7D7"/>
                        <w:right w:val="single" w:sz="6" w:space="15" w:color="D7D7D7"/>
                      </w:divBdr>
                      <w:divsChild>
                        <w:div w:id="1447772763">
                          <w:marLeft w:val="0"/>
                          <w:marRight w:val="0"/>
                          <w:marTop w:val="0"/>
                          <w:marBottom w:val="0"/>
                          <w:divBdr>
                            <w:top w:val="none" w:sz="0" w:space="0" w:color="auto"/>
                            <w:left w:val="none" w:sz="0" w:space="0" w:color="auto"/>
                            <w:bottom w:val="none" w:sz="0" w:space="0" w:color="auto"/>
                            <w:right w:val="none" w:sz="0" w:space="0" w:color="auto"/>
                          </w:divBdr>
                          <w:divsChild>
                            <w:div w:id="1414083478">
                              <w:marLeft w:val="0"/>
                              <w:marRight w:val="0"/>
                              <w:marTop w:val="0"/>
                              <w:marBottom w:val="120"/>
                              <w:divBdr>
                                <w:top w:val="none" w:sz="0" w:space="0" w:color="auto"/>
                                <w:left w:val="none" w:sz="0" w:space="0" w:color="auto"/>
                                <w:bottom w:val="none" w:sz="0" w:space="0" w:color="auto"/>
                                <w:right w:val="none" w:sz="0" w:space="0" w:color="auto"/>
                              </w:divBdr>
                            </w:div>
                            <w:div w:id="236865124">
                              <w:marLeft w:val="0"/>
                              <w:marRight w:val="0"/>
                              <w:marTop w:val="0"/>
                              <w:marBottom w:val="0"/>
                              <w:divBdr>
                                <w:top w:val="none" w:sz="0" w:space="0" w:color="auto"/>
                                <w:left w:val="none" w:sz="0" w:space="0" w:color="auto"/>
                                <w:bottom w:val="none" w:sz="0" w:space="0" w:color="auto"/>
                                <w:right w:val="none" w:sz="0" w:space="0" w:color="auto"/>
                              </w:divBdr>
                            </w:div>
                            <w:div w:id="301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184">
                      <w:marLeft w:val="0"/>
                      <w:marRight w:val="0"/>
                      <w:marTop w:val="0"/>
                      <w:marBottom w:val="0"/>
                      <w:divBdr>
                        <w:top w:val="none" w:sz="0" w:space="0" w:color="auto"/>
                        <w:left w:val="none" w:sz="0" w:space="0" w:color="auto"/>
                        <w:bottom w:val="none" w:sz="0" w:space="0" w:color="auto"/>
                        <w:right w:val="none" w:sz="0" w:space="0" w:color="auto"/>
                      </w:divBdr>
                    </w:div>
                    <w:div w:id="598560060">
                      <w:marLeft w:val="0"/>
                      <w:marRight w:val="0"/>
                      <w:marTop w:val="450"/>
                      <w:marBottom w:val="450"/>
                      <w:divBdr>
                        <w:top w:val="none" w:sz="0" w:space="0" w:color="auto"/>
                        <w:left w:val="single" w:sz="24" w:space="0" w:color="6DB33F"/>
                        <w:bottom w:val="none" w:sz="0" w:space="0" w:color="auto"/>
                        <w:right w:val="none" w:sz="0" w:space="0" w:color="auto"/>
                      </w:divBdr>
                      <w:divsChild>
                        <w:div w:id="539055441">
                          <w:marLeft w:val="0"/>
                          <w:marRight w:val="0"/>
                          <w:marTop w:val="0"/>
                          <w:marBottom w:val="0"/>
                          <w:divBdr>
                            <w:top w:val="none" w:sz="0" w:space="0" w:color="auto"/>
                            <w:left w:val="none" w:sz="0" w:space="0" w:color="auto"/>
                            <w:bottom w:val="none" w:sz="0" w:space="0" w:color="auto"/>
                            <w:right w:val="none" w:sz="0" w:space="0" w:color="auto"/>
                          </w:divBdr>
                        </w:div>
                      </w:divsChild>
                    </w:div>
                    <w:div w:id="216943111">
                      <w:marLeft w:val="0"/>
                      <w:marRight w:val="0"/>
                      <w:marTop w:val="0"/>
                      <w:marBottom w:val="0"/>
                      <w:divBdr>
                        <w:top w:val="none" w:sz="0" w:space="0" w:color="auto"/>
                        <w:left w:val="none" w:sz="0" w:space="0" w:color="auto"/>
                        <w:bottom w:val="none" w:sz="0" w:space="0" w:color="auto"/>
                        <w:right w:val="none" w:sz="0" w:space="0" w:color="auto"/>
                      </w:divBdr>
                    </w:div>
                    <w:div w:id="1137720523">
                      <w:marLeft w:val="0"/>
                      <w:marRight w:val="0"/>
                      <w:marTop w:val="0"/>
                      <w:marBottom w:val="0"/>
                      <w:divBdr>
                        <w:top w:val="none" w:sz="0" w:space="0" w:color="auto"/>
                        <w:left w:val="none" w:sz="0" w:space="0" w:color="auto"/>
                        <w:bottom w:val="none" w:sz="0" w:space="0" w:color="auto"/>
                        <w:right w:val="none" w:sz="0" w:space="0" w:color="auto"/>
                      </w:divBdr>
                      <w:divsChild>
                        <w:div w:id="7484256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427479">
                              <w:marLeft w:val="0"/>
                              <w:marRight w:val="0"/>
                              <w:marTop w:val="0"/>
                              <w:marBottom w:val="0"/>
                              <w:divBdr>
                                <w:top w:val="none" w:sz="0" w:space="0" w:color="auto"/>
                                <w:left w:val="none" w:sz="0" w:space="0" w:color="auto"/>
                                <w:bottom w:val="none" w:sz="0" w:space="0" w:color="auto"/>
                                <w:right w:val="none" w:sz="0" w:space="0" w:color="auto"/>
                              </w:divBdr>
                              <w:divsChild>
                                <w:div w:id="5265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5778">
                      <w:marLeft w:val="0"/>
                      <w:marRight w:val="0"/>
                      <w:marTop w:val="0"/>
                      <w:marBottom w:val="0"/>
                      <w:divBdr>
                        <w:top w:val="none" w:sz="0" w:space="0" w:color="auto"/>
                        <w:left w:val="none" w:sz="0" w:space="0" w:color="auto"/>
                        <w:bottom w:val="none" w:sz="0" w:space="0" w:color="auto"/>
                        <w:right w:val="none" w:sz="0" w:space="0" w:color="auto"/>
                      </w:divBdr>
                    </w:div>
                    <w:div w:id="700478008">
                      <w:marLeft w:val="0"/>
                      <w:marRight w:val="0"/>
                      <w:marTop w:val="450"/>
                      <w:marBottom w:val="450"/>
                      <w:divBdr>
                        <w:top w:val="none" w:sz="0" w:space="0" w:color="auto"/>
                        <w:left w:val="single" w:sz="24" w:space="0" w:color="6DB33F"/>
                        <w:bottom w:val="none" w:sz="0" w:space="0" w:color="auto"/>
                        <w:right w:val="none" w:sz="0" w:space="0" w:color="auto"/>
                      </w:divBdr>
                      <w:divsChild>
                        <w:div w:id="1445687996">
                          <w:marLeft w:val="0"/>
                          <w:marRight w:val="0"/>
                          <w:marTop w:val="0"/>
                          <w:marBottom w:val="0"/>
                          <w:divBdr>
                            <w:top w:val="none" w:sz="0" w:space="0" w:color="auto"/>
                            <w:left w:val="none" w:sz="0" w:space="0" w:color="auto"/>
                            <w:bottom w:val="none" w:sz="0" w:space="0" w:color="auto"/>
                            <w:right w:val="none" w:sz="0" w:space="0" w:color="auto"/>
                          </w:divBdr>
                        </w:div>
                      </w:divsChild>
                    </w:div>
                    <w:div w:id="2036491338">
                      <w:marLeft w:val="0"/>
                      <w:marRight w:val="0"/>
                      <w:marTop w:val="0"/>
                      <w:marBottom w:val="0"/>
                      <w:divBdr>
                        <w:top w:val="none" w:sz="0" w:space="0" w:color="auto"/>
                        <w:left w:val="none" w:sz="0" w:space="0" w:color="auto"/>
                        <w:bottom w:val="none" w:sz="0" w:space="0" w:color="auto"/>
                        <w:right w:val="none" w:sz="0" w:space="0" w:color="auto"/>
                      </w:divBdr>
                      <w:divsChild>
                        <w:div w:id="1977418396">
                          <w:marLeft w:val="0"/>
                          <w:marRight w:val="0"/>
                          <w:marTop w:val="0"/>
                          <w:marBottom w:val="0"/>
                          <w:divBdr>
                            <w:top w:val="none" w:sz="0" w:space="0" w:color="auto"/>
                            <w:left w:val="none" w:sz="0" w:space="0" w:color="auto"/>
                            <w:bottom w:val="none" w:sz="0" w:space="0" w:color="auto"/>
                            <w:right w:val="none" w:sz="0" w:space="0" w:color="auto"/>
                          </w:divBdr>
                        </w:div>
                        <w:div w:id="2023817577">
                          <w:marLeft w:val="0"/>
                          <w:marRight w:val="0"/>
                          <w:marTop w:val="0"/>
                          <w:marBottom w:val="0"/>
                          <w:divBdr>
                            <w:top w:val="none" w:sz="0" w:space="0" w:color="auto"/>
                            <w:left w:val="none" w:sz="0" w:space="0" w:color="auto"/>
                            <w:bottom w:val="none" w:sz="0" w:space="0" w:color="auto"/>
                            <w:right w:val="none" w:sz="0" w:space="0" w:color="auto"/>
                          </w:divBdr>
                          <w:divsChild>
                            <w:div w:id="1774939967">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5770776">
                                  <w:marLeft w:val="0"/>
                                  <w:marRight w:val="0"/>
                                  <w:marTop w:val="0"/>
                                  <w:marBottom w:val="0"/>
                                  <w:divBdr>
                                    <w:top w:val="none" w:sz="0" w:space="0" w:color="auto"/>
                                    <w:left w:val="none" w:sz="0" w:space="0" w:color="auto"/>
                                    <w:bottom w:val="none" w:sz="0" w:space="0" w:color="auto"/>
                                    <w:right w:val="none" w:sz="0" w:space="0" w:color="auto"/>
                                  </w:divBdr>
                                  <w:divsChild>
                                    <w:div w:id="4086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0768">
                          <w:marLeft w:val="0"/>
                          <w:marRight w:val="0"/>
                          <w:marTop w:val="0"/>
                          <w:marBottom w:val="0"/>
                          <w:divBdr>
                            <w:top w:val="none" w:sz="0" w:space="0" w:color="auto"/>
                            <w:left w:val="none" w:sz="0" w:space="0" w:color="auto"/>
                            <w:bottom w:val="none" w:sz="0" w:space="0" w:color="auto"/>
                            <w:right w:val="none" w:sz="0" w:space="0" w:color="auto"/>
                          </w:divBdr>
                        </w:div>
                        <w:div w:id="931232940">
                          <w:marLeft w:val="0"/>
                          <w:marRight w:val="0"/>
                          <w:marTop w:val="450"/>
                          <w:marBottom w:val="450"/>
                          <w:divBdr>
                            <w:top w:val="none" w:sz="0" w:space="0" w:color="auto"/>
                            <w:left w:val="single" w:sz="24" w:space="0" w:color="6DB33F"/>
                            <w:bottom w:val="none" w:sz="0" w:space="0" w:color="auto"/>
                            <w:right w:val="none" w:sz="0" w:space="0" w:color="auto"/>
                          </w:divBdr>
                          <w:divsChild>
                            <w:div w:id="9264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3889">
                      <w:marLeft w:val="0"/>
                      <w:marRight w:val="0"/>
                      <w:marTop w:val="0"/>
                      <w:marBottom w:val="0"/>
                      <w:divBdr>
                        <w:top w:val="none" w:sz="0" w:space="0" w:color="auto"/>
                        <w:left w:val="none" w:sz="0" w:space="0" w:color="auto"/>
                        <w:bottom w:val="none" w:sz="0" w:space="0" w:color="auto"/>
                        <w:right w:val="none" w:sz="0" w:space="0" w:color="auto"/>
                      </w:divBdr>
                      <w:divsChild>
                        <w:div w:id="697510989">
                          <w:marLeft w:val="0"/>
                          <w:marRight w:val="0"/>
                          <w:marTop w:val="450"/>
                          <w:marBottom w:val="450"/>
                          <w:divBdr>
                            <w:top w:val="none" w:sz="0" w:space="0" w:color="auto"/>
                            <w:left w:val="single" w:sz="24" w:space="0" w:color="6DB33F"/>
                            <w:bottom w:val="none" w:sz="0" w:space="0" w:color="auto"/>
                            <w:right w:val="none" w:sz="0" w:space="0" w:color="auto"/>
                          </w:divBdr>
                          <w:divsChild>
                            <w:div w:id="32465683">
                              <w:marLeft w:val="0"/>
                              <w:marRight w:val="0"/>
                              <w:marTop w:val="0"/>
                              <w:marBottom w:val="0"/>
                              <w:divBdr>
                                <w:top w:val="none" w:sz="0" w:space="0" w:color="auto"/>
                                <w:left w:val="none" w:sz="0" w:space="0" w:color="auto"/>
                                <w:bottom w:val="none" w:sz="0" w:space="0" w:color="auto"/>
                                <w:right w:val="none" w:sz="0" w:space="0" w:color="auto"/>
                              </w:divBdr>
                            </w:div>
                          </w:divsChild>
                        </w:div>
                        <w:div w:id="266818812">
                          <w:marLeft w:val="0"/>
                          <w:marRight w:val="0"/>
                          <w:marTop w:val="0"/>
                          <w:marBottom w:val="0"/>
                          <w:divBdr>
                            <w:top w:val="none" w:sz="0" w:space="0" w:color="auto"/>
                            <w:left w:val="none" w:sz="0" w:space="0" w:color="auto"/>
                            <w:bottom w:val="none" w:sz="0" w:space="0" w:color="auto"/>
                            <w:right w:val="none" w:sz="0" w:space="0" w:color="auto"/>
                          </w:divBdr>
                        </w:div>
                        <w:div w:id="148835647">
                          <w:marLeft w:val="0"/>
                          <w:marRight w:val="0"/>
                          <w:marTop w:val="0"/>
                          <w:marBottom w:val="0"/>
                          <w:divBdr>
                            <w:top w:val="none" w:sz="0" w:space="0" w:color="auto"/>
                            <w:left w:val="none" w:sz="0" w:space="0" w:color="auto"/>
                            <w:bottom w:val="none" w:sz="0" w:space="0" w:color="auto"/>
                            <w:right w:val="none" w:sz="0" w:space="0" w:color="auto"/>
                          </w:divBdr>
                          <w:divsChild>
                            <w:div w:id="117133354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21372701">
                                  <w:marLeft w:val="0"/>
                                  <w:marRight w:val="0"/>
                                  <w:marTop w:val="0"/>
                                  <w:marBottom w:val="0"/>
                                  <w:divBdr>
                                    <w:top w:val="none" w:sz="0" w:space="0" w:color="auto"/>
                                    <w:left w:val="none" w:sz="0" w:space="0" w:color="auto"/>
                                    <w:bottom w:val="none" w:sz="0" w:space="0" w:color="auto"/>
                                    <w:right w:val="none" w:sz="0" w:space="0" w:color="auto"/>
                                  </w:divBdr>
                                  <w:divsChild>
                                    <w:div w:id="19308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34779">
                          <w:marLeft w:val="0"/>
                          <w:marRight w:val="0"/>
                          <w:marTop w:val="450"/>
                          <w:marBottom w:val="450"/>
                          <w:divBdr>
                            <w:top w:val="none" w:sz="0" w:space="0" w:color="auto"/>
                            <w:left w:val="single" w:sz="24" w:space="0" w:color="6DB33F"/>
                            <w:bottom w:val="none" w:sz="0" w:space="0" w:color="auto"/>
                            <w:right w:val="none" w:sz="0" w:space="0" w:color="auto"/>
                          </w:divBdr>
                          <w:divsChild>
                            <w:div w:id="994147951">
                              <w:marLeft w:val="0"/>
                              <w:marRight w:val="0"/>
                              <w:marTop w:val="0"/>
                              <w:marBottom w:val="0"/>
                              <w:divBdr>
                                <w:top w:val="none" w:sz="0" w:space="0" w:color="auto"/>
                                <w:left w:val="none" w:sz="0" w:space="0" w:color="auto"/>
                                <w:bottom w:val="none" w:sz="0" w:space="0" w:color="auto"/>
                                <w:right w:val="none" w:sz="0" w:space="0" w:color="auto"/>
                              </w:divBdr>
                            </w:div>
                          </w:divsChild>
                        </w:div>
                        <w:div w:id="683170184">
                          <w:marLeft w:val="0"/>
                          <w:marRight w:val="0"/>
                          <w:marTop w:val="0"/>
                          <w:marBottom w:val="0"/>
                          <w:divBdr>
                            <w:top w:val="none" w:sz="0" w:space="0" w:color="auto"/>
                            <w:left w:val="none" w:sz="0" w:space="0" w:color="auto"/>
                            <w:bottom w:val="none" w:sz="0" w:space="0" w:color="auto"/>
                            <w:right w:val="none" w:sz="0" w:space="0" w:color="auto"/>
                          </w:divBdr>
                        </w:div>
                        <w:div w:id="1059016250">
                          <w:marLeft w:val="0"/>
                          <w:marRight w:val="0"/>
                          <w:marTop w:val="0"/>
                          <w:marBottom w:val="0"/>
                          <w:divBdr>
                            <w:top w:val="none" w:sz="0" w:space="0" w:color="auto"/>
                            <w:left w:val="none" w:sz="0" w:space="0" w:color="auto"/>
                            <w:bottom w:val="none" w:sz="0" w:space="0" w:color="auto"/>
                            <w:right w:val="none" w:sz="0" w:space="0" w:color="auto"/>
                          </w:divBdr>
                          <w:divsChild>
                            <w:div w:id="19295359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2420111">
                                  <w:marLeft w:val="0"/>
                                  <w:marRight w:val="0"/>
                                  <w:marTop w:val="0"/>
                                  <w:marBottom w:val="0"/>
                                  <w:divBdr>
                                    <w:top w:val="none" w:sz="0" w:space="0" w:color="auto"/>
                                    <w:left w:val="none" w:sz="0" w:space="0" w:color="auto"/>
                                    <w:bottom w:val="none" w:sz="0" w:space="0" w:color="auto"/>
                                    <w:right w:val="none" w:sz="0" w:space="0" w:color="auto"/>
                                  </w:divBdr>
                                  <w:divsChild>
                                    <w:div w:id="15502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19934">
                          <w:marLeft w:val="0"/>
                          <w:marRight w:val="0"/>
                          <w:marTop w:val="0"/>
                          <w:marBottom w:val="0"/>
                          <w:divBdr>
                            <w:top w:val="none" w:sz="0" w:space="0" w:color="auto"/>
                            <w:left w:val="none" w:sz="0" w:space="0" w:color="auto"/>
                            <w:bottom w:val="none" w:sz="0" w:space="0" w:color="auto"/>
                            <w:right w:val="none" w:sz="0" w:space="0" w:color="auto"/>
                          </w:divBdr>
                        </w:div>
                        <w:div w:id="1871646672">
                          <w:marLeft w:val="0"/>
                          <w:marRight w:val="0"/>
                          <w:marTop w:val="0"/>
                          <w:marBottom w:val="0"/>
                          <w:divBdr>
                            <w:top w:val="none" w:sz="0" w:space="0" w:color="auto"/>
                            <w:left w:val="none" w:sz="0" w:space="0" w:color="auto"/>
                            <w:bottom w:val="none" w:sz="0" w:space="0" w:color="auto"/>
                            <w:right w:val="none" w:sz="0" w:space="0" w:color="auto"/>
                          </w:divBdr>
                          <w:divsChild>
                            <w:div w:id="21108815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63598422">
                                  <w:marLeft w:val="0"/>
                                  <w:marRight w:val="0"/>
                                  <w:marTop w:val="0"/>
                                  <w:marBottom w:val="0"/>
                                  <w:divBdr>
                                    <w:top w:val="none" w:sz="0" w:space="0" w:color="auto"/>
                                    <w:left w:val="none" w:sz="0" w:space="0" w:color="auto"/>
                                    <w:bottom w:val="none" w:sz="0" w:space="0" w:color="auto"/>
                                    <w:right w:val="none" w:sz="0" w:space="0" w:color="auto"/>
                                  </w:divBdr>
                                  <w:divsChild>
                                    <w:div w:id="18837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5721">
                          <w:marLeft w:val="0"/>
                          <w:marRight w:val="0"/>
                          <w:marTop w:val="0"/>
                          <w:marBottom w:val="0"/>
                          <w:divBdr>
                            <w:top w:val="none" w:sz="0" w:space="0" w:color="auto"/>
                            <w:left w:val="none" w:sz="0" w:space="0" w:color="auto"/>
                            <w:bottom w:val="none" w:sz="0" w:space="0" w:color="auto"/>
                            <w:right w:val="none" w:sz="0" w:space="0" w:color="auto"/>
                          </w:divBdr>
                        </w:div>
                        <w:div w:id="178127086">
                          <w:marLeft w:val="0"/>
                          <w:marRight w:val="0"/>
                          <w:marTop w:val="0"/>
                          <w:marBottom w:val="0"/>
                          <w:divBdr>
                            <w:top w:val="none" w:sz="0" w:space="0" w:color="auto"/>
                            <w:left w:val="none" w:sz="0" w:space="0" w:color="auto"/>
                            <w:bottom w:val="none" w:sz="0" w:space="0" w:color="auto"/>
                            <w:right w:val="none" w:sz="0" w:space="0" w:color="auto"/>
                          </w:divBdr>
                          <w:divsChild>
                            <w:div w:id="9773014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5694627">
                                  <w:marLeft w:val="0"/>
                                  <w:marRight w:val="0"/>
                                  <w:marTop w:val="0"/>
                                  <w:marBottom w:val="0"/>
                                  <w:divBdr>
                                    <w:top w:val="none" w:sz="0" w:space="0" w:color="auto"/>
                                    <w:left w:val="none" w:sz="0" w:space="0" w:color="auto"/>
                                    <w:bottom w:val="none" w:sz="0" w:space="0" w:color="auto"/>
                                    <w:right w:val="none" w:sz="0" w:space="0" w:color="auto"/>
                                  </w:divBdr>
                                  <w:divsChild>
                                    <w:div w:id="13566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77057">
                          <w:marLeft w:val="0"/>
                          <w:marRight w:val="0"/>
                          <w:marTop w:val="450"/>
                          <w:marBottom w:val="450"/>
                          <w:divBdr>
                            <w:top w:val="none" w:sz="0" w:space="0" w:color="auto"/>
                            <w:left w:val="single" w:sz="24" w:space="0" w:color="6DB33F"/>
                            <w:bottom w:val="none" w:sz="0" w:space="0" w:color="auto"/>
                            <w:right w:val="none" w:sz="0" w:space="0" w:color="auto"/>
                          </w:divBdr>
                          <w:divsChild>
                            <w:div w:id="912546160">
                              <w:marLeft w:val="0"/>
                              <w:marRight w:val="0"/>
                              <w:marTop w:val="0"/>
                              <w:marBottom w:val="0"/>
                              <w:divBdr>
                                <w:top w:val="none" w:sz="0" w:space="0" w:color="auto"/>
                                <w:left w:val="none" w:sz="0" w:space="0" w:color="auto"/>
                                <w:bottom w:val="none" w:sz="0" w:space="0" w:color="auto"/>
                                <w:right w:val="none" w:sz="0" w:space="0" w:color="auto"/>
                              </w:divBdr>
                            </w:div>
                            <w:div w:id="1398091964">
                              <w:marLeft w:val="0"/>
                              <w:marRight w:val="0"/>
                              <w:marTop w:val="0"/>
                              <w:marBottom w:val="0"/>
                              <w:divBdr>
                                <w:top w:val="none" w:sz="0" w:space="0" w:color="auto"/>
                                <w:left w:val="none" w:sz="0" w:space="0" w:color="auto"/>
                                <w:bottom w:val="none" w:sz="0" w:space="0" w:color="auto"/>
                                <w:right w:val="none" w:sz="0" w:space="0" w:color="auto"/>
                              </w:divBdr>
                            </w:div>
                          </w:divsChild>
                        </w:div>
                        <w:div w:id="321350929">
                          <w:marLeft w:val="0"/>
                          <w:marRight w:val="0"/>
                          <w:marTop w:val="0"/>
                          <w:marBottom w:val="0"/>
                          <w:divBdr>
                            <w:top w:val="none" w:sz="0" w:space="0" w:color="auto"/>
                            <w:left w:val="none" w:sz="0" w:space="0" w:color="auto"/>
                            <w:bottom w:val="none" w:sz="0" w:space="0" w:color="auto"/>
                            <w:right w:val="none" w:sz="0" w:space="0" w:color="auto"/>
                          </w:divBdr>
                        </w:div>
                        <w:div w:id="675963567">
                          <w:marLeft w:val="0"/>
                          <w:marRight w:val="0"/>
                          <w:marTop w:val="0"/>
                          <w:marBottom w:val="0"/>
                          <w:divBdr>
                            <w:top w:val="none" w:sz="0" w:space="0" w:color="auto"/>
                            <w:left w:val="none" w:sz="0" w:space="0" w:color="auto"/>
                            <w:bottom w:val="none" w:sz="0" w:space="0" w:color="auto"/>
                            <w:right w:val="none" w:sz="0" w:space="0" w:color="auto"/>
                          </w:divBdr>
                          <w:divsChild>
                            <w:div w:id="1109055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75385764">
                                  <w:marLeft w:val="0"/>
                                  <w:marRight w:val="0"/>
                                  <w:marTop w:val="0"/>
                                  <w:marBottom w:val="0"/>
                                  <w:divBdr>
                                    <w:top w:val="none" w:sz="0" w:space="0" w:color="auto"/>
                                    <w:left w:val="none" w:sz="0" w:space="0" w:color="auto"/>
                                    <w:bottom w:val="none" w:sz="0" w:space="0" w:color="auto"/>
                                    <w:right w:val="none" w:sz="0" w:space="0" w:color="auto"/>
                                  </w:divBdr>
                                  <w:divsChild>
                                    <w:div w:id="106544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169">
                          <w:marLeft w:val="0"/>
                          <w:marRight w:val="0"/>
                          <w:marTop w:val="0"/>
                          <w:marBottom w:val="0"/>
                          <w:divBdr>
                            <w:top w:val="none" w:sz="0" w:space="0" w:color="auto"/>
                            <w:left w:val="none" w:sz="0" w:space="0" w:color="auto"/>
                            <w:bottom w:val="none" w:sz="0" w:space="0" w:color="auto"/>
                            <w:right w:val="none" w:sz="0" w:space="0" w:color="auto"/>
                          </w:divBdr>
                        </w:div>
                        <w:div w:id="1942297510">
                          <w:marLeft w:val="0"/>
                          <w:marRight w:val="0"/>
                          <w:marTop w:val="0"/>
                          <w:marBottom w:val="0"/>
                          <w:divBdr>
                            <w:top w:val="none" w:sz="0" w:space="0" w:color="auto"/>
                            <w:left w:val="none" w:sz="0" w:space="0" w:color="auto"/>
                            <w:bottom w:val="none" w:sz="0" w:space="0" w:color="auto"/>
                            <w:right w:val="none" w:sz="0" w:space="0" w:color="auto"/>
                          </w:divBdr>
                          <w:divsChild>
                            <w:div w:id="8922734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0983180">
                                  <w:marLeft w:val="0"/>
                                  <w:marRight w:val="0"/>
                                  <w:marTop w:val="0"/>
                                  <w:marBottom w:val="0"/>
                                  <w:divBdr>
                                    <w:top w:val="none" w:sz="0" w:space="0" w:color="auto"/>
                                    <w:left w:val="none" w:sz="0" w:space="0" w:color="auto"/>
                                    <w:bottom w:val="none" w:sz="0" w:space="0" w:color="auto"/>
                                    <w:right w:val="none" w:sz="0" w:space="0" w:color="auto"/>
                                  </w:divBdr>
                                  <w:divsChild>
                                    <w:div w:id="14645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1628">
                          <w:marLeft w:val="0"/>
                          <w:marRight w:val="0"/>
                          <w:marTop w:val="450"/>
                          <w:marBottom w:val="450"/>
                          <w:divBdr>
                            <w:top w:val="none" w:sz="0" w:space="0" w:color="auto"/>
                            <w:left w:val="single" w:sz="24" w:space="0" w:color="6DB33F"/>
                            <w:bottom w:val="none" w:sz="0" w:space="0" w:color="auto"/>
                            <w:right w:val="none" w:sz="0" w:space="0" w:color="auto"/>
                          </w:divBdr>
                          <w:divsChild>
                            <w:div w:id="1210146082">
                              <w:marLeft w:val="0"/>
                              <w:marRight w:val="0"/>
                              <w:marTop w:val="0"/>
                              <w:marBottom w:val="0"/>
                              <w:divBdr>
                                <w:top w:val="none" w:sz="0" w:space="0" w:color="auto"/>
                                <w:left w:val="none" w:sz="0" w:space="0" w:color="auto"/>
                                <w:bottom w:val="none" w:sz="0" w:space="0" w:color="auto"/>
                                <w:right w:val="none" w:sz="0" w:space="0" w:color="auto"/>
                              </w:divBdr>
                            </w:div>
                            <w:div w:id="181824130">
                              <w:marLeft w:val="0"/>
                              <w:marRight w:val="0"/>
                              <w:marTop w:val="0"/>
                              <w:marBottom w:val="0"/>
                              <w:divBdr>
                                <w:top w:val="none" w:sz="0" w:space="0" w:color="auto"/>
                                <w:left w:val="none" w:sz="0" w:space="0" w:color="auto"/>
                                <w:bottom w:val="none" w:sz="0" w:space="0" w:color="auto"/>
                                <w:right w:val="none" w:sz="0" w:space="0" w:color="auto"/>
                              </w:divBdr>
                            </w:div>
                            <w:div w:id="608859722">
                              <w:marLeft w:val="0"/>
                              <w:marRight w:val="0"/>
                              <w:marTop w:val="0"/>
                              <w:marBottom w:val="0"/>
                              <w:divBdr>
                                <w:top w:val="none" w:sz="0" w:space="0" w:color="auto"/>
                                <w:left w:val="none" w:sz="0" w:space="0" w:color="auto"/>
                                <w:bottom w:val="none" w:sz="0" w:space="0" w:color="auto"/>
                                <w:right w:val="none" w:sz="0" w:space="0" w:color="auto"/>
                              </w:divBdr>
                            </w:div>
                          </w:divsChild>
                        </w:div>
                        <w:div w:id="1620141348">
                          <w:marLeft w:val="0"/>
                          <w:marRight w:val="0"/>
                          <w:marTop w:val="0"/>
                          <w:marBottom w:val="0"/>
                          <w:divBdr>
                            <w:top w:val="none" w:sz="0" w:space="0" w:color="auto"/>
                            <w:left w:val="none" w:sz="0" w:space="0" w:color="auto"/>
                            <w:bottom w:val="none" w:sz="0" w:space="0" w:color="auto"/>
                            <w:right w:val="none" w:sz="0" w:space="0" w:color="auto"/>
                          </w:divBdr>
                        </w:div>
                        <w:div w:id="1621494820">
                          <w:marLeft w:val="0"/>
                          <w:marRight w:val="0"/>
                          <w:marTop w:val="0"/>
                          <w:marBottom w:val="0"/>
                          <w:divBdr>
                            <w:top w:val="none" w:sz="0" w:space="0" w:color="auto"/>
                            <w:left w:val="none" w:sz="0" w:space="0" w:color="auto"/>
                            <w:bottom w:val="none" w:sz="0" w:space="0" w:color="auto"/>
                            <w:right w:val="none" w:sz="0" w:space="0" w:color="auto"/>
                          </w:divBdr>
                          <w:divsChild>
                            <w:div w:id="1218589518">
                              <w:marLeft w:val="0"/>
                              <w:marRight w:val="0"/>
                              <w:marTop w:val="0"/>
                              <w:marBottom w:val="300"/>
                              <w:divBdr>
                                <w:top w:val="single" w:sz="6" w:space="15" w:color="E6E6E6"/>
                                <w:left w:val="single" w:sz="6" w:space="15" w:color="E6E6E6"/>
                                <w:bottom w:val="single" w:sz="6" w:space="15" w:color="E6E6E6"/>
                                <w:right w:val="single" w:sz="6" w:space="15" w:color="E6E6E6"/>
                              </w:divBdr>
                              <w:divsChild>
                                <w:div w:id="402412558">
                                  <w:marLeft w:val="0"/>
                                  <w:marRight w:val="0"/>
                                  <w:marTop w:val="0"/>
                                  <w:marBottom w:val="0"/>
                                  <w:divBdr>
                                    <w:top w:val="none" w:sz="0" w:space="0" w:color="auto"/>
                                    <w:left w:val="none" w:sz="0" w:space="0" w:color="auto"/>
                                    <w:bottom w:val="none" w:sz="0" w:space="0" w:color="auto"/>
                                    <w:right w:val="none" w:sz="0" w:space="0" w:color="auto"/>
                                  </w:divBdr>
                                  <w:divsChild>
                                    <w:div w:id="11550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41664">
                          <w:marLeft w:val="0"/>
                          <w:marRight w:val="0"/>
                          <w:marTop w:val="0"/>
                          <w:marBottom w:val="0"/>
                          <w:divBdr>
                            <w:top w:val="none" w:sz="0" w:space="0" w:color="auto"/>
                            <w:left w:val="none" w:sz="0" w:space="0" w:color="auto"/>
                            <w:bottom w:val="none" w:sz="0" w:space="0" w:color="auto"/>
                            <w:right w:val="none" w:sz="0" w:space="0" w:color="auto"/>
                          </w:divBdr>
                        </w:div>
                        <w:div w:id="1958028383">
                          <w:marLeft w:val="0"/>
                          <w:marRight w:val="0"/>
                          <w:marTop w:val="0"/>
                          <w:marBottom w:val="0"/>
                          <w:divBdr>
                            <w:top w:val="none" w:sz="0" w:space="0" w:color="auto"/>
                            <w:left w:val="none" w:sz="0" w:space="0" w:color="auto"/>
                            <w:bottom w:val="none" w:sz="0" w:space="0" w:color="auto"/>
                            <w:right w:val="none" w:sz="0" w:space="0" w:color="auto"/>
                          </w:divBdr>
                        </w:div>
                        <w:div w:id="362095021">
                          <w:marLeft w:val="0"/>
                          <w:marRight w:val="0"/>
                          <w:marTop w:val="0"/>
                          <w:marBottom w:val="0"/>
                          <w:divBdr>
                            <w:top w:val="none" w:sz="0" w:space="0" w:color="auto"/>
                            <w:left w:val="none" w:sz="0" w:space="0" w:color="auto"/>
                            <w:bottom w:val="none" w:sz="0" w:space="0" w:color="auto"/>
                            <w:right w:val="none" w:sz="0" w:space="0" w:color="auto"/>
                          </w:divBdr>
                          <w:divsChild>
                            <w:div w:id="81868878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9174850">
                                  <w:marLeft w:val="0"/>
                                  <w:marRight w:val="0"/>
                                  <w:marTop w:val="0"/>
                                  <w:marBottom w:val="0"/>
                                  <w:divBdr>
                                    <w:top w:val="none" w:sz="0" w:space="0" w:color="auto"/>
                                    <w:left w:val="none" w:sz="0" w:space="0" w:color="auto"/>
                                    <w:bottom w:val="none" w:sz="0" w:space="0" w:color="auto"/>
                                    <w:right w:val="none" w:sz="0" w:space="0" w:color="auto"/>
                                  </w:divBdr>
                                  <w:divsChild>
                                    <w:div w:id="18597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631976">
                          <w:marLeft w:val="0"/>
                          <w:marRight w:val="0"/>
                          <w:marTop w:val="0"/>
                          <w:marBottom w:val="0"/>
                          <w:divBdr>
                            <w:top w:val="none" w:sz="0" w:space="0" w:color="auto"/>
                            <w:left w:val="none" w:sz="0" w:space="0" w:color="auto"/>
                            <w:bottom w:val="none" w:sz="0" w:space="0" w:color="auto"/>
                            <w:right w:val="none" w:sz="0" w:space="0" w:color="auto"/>
                          </w:divBdr>
                        </w:div>
                        <w:div w:id="547373511">
                          <w:marLeft w:val="0"/>
                          <w:marRight w:val="0"/>
                          <w:marTop w:val="0"/>
                          <w:marBottom w:val="0"/>
                          <w:divBdr>
                            <w:top w:val="none" w:sz="0" w:space="0" w:color="auto"/>
                            <w:left w:val="none" w:sz="0" w:space="0" w:color="auto"/>
                            <w:bottom w:val="none" w:sz="0" w:space="0" w:color="auto"/>
                            <w:right w:val="none" w:sz="0" w:space="0" w:color="auto"/>
                          </w:divBdr>
                        </w:div>
                        <w:div w:id="1727870271">
                          <w:marLeft w:val="0"/>
                          <w:marRight w:val="0"/>
                          <w:marTop w:val="450"/>
                          <w:marBottom w:val="450"/>
                          <w:divBdr>
                            <w:top w:val="none" w:sz="0" w:space="0" w:color="auto"/>
                            <w:left w:val="single" w:sz="24" w:space="0" w:color="6DB33F"/>
                            <w:bottom w:val="none" w:sz="0" w:space="0" w:color="auto"/>
                            <w:right w:val="none" w:sz="0" w:space="0" w:color="auto"/>
                          </w:divBdr>
                          <w:divsChild>
                            <w:div w:id="128479664">
                              <w:marLeft w:val="0"/>
                              <w:marRight w:val="0"/>
                              <w:marTop w:val="0"/>
                              <w:marBottom w:val="0"/>
                              <w:divBdr>
                                <w:top w:val="none" w:sz="0" w:space="0" w:color="auto"/>
                                <w:left w:val="none" w:sz="0" w:space="0" w:color="auto"/>
                                <w:bottom w:val="none" w:sz="0" w:space="0" w:color="auto"/>
                                <w:right w:val="none" w:sz="0" w:space="0" w:color="auto"/>
                              </w:divBdr>
                            </w:div>
                            <w:div w:id="115176792">
                              <w:marLeft w:val="0"/>
                              <w:marRight w:val="0"/>
                              <w:marTop w:val="0"/>
                              <w:marBottom w:val="0"/>
                              <w:divBdr>
                                <w:top w:val="none" w:sz="0" w:space="0" w:color="auto"/>
                                <w:left w:val="none" w:sz="0" w:space="0" w:color="auto"/>
                                <w:bottom w:val="none" w:sz="0" w:space="0" w:color="auto"/>
                                <w:right w:val="none" w:sz="0" w:space="0" w:color="auto"/>
                              </w:divBdr>
                            </w:div>
                          </w:divsChild>
                        </w:div>
                        <w:div w:id="1461142536">
                          <w:marLeft w:val="0"/>
                          <w:marRight w:val="0"/>
                          <w:marTop w:val="0"/>
                          <w:marBottom w:val="0"/>
                          <w:divBdr>
                            <w:top w:val="none" w:sz="0" w:space="0" w:color="auto"/>
                            <w:left w:val="none" w:sz="0" w:space="0" w:color="auto"/>
                            <w:bottom w:val="none" w:sz="0" w:space="0" w:color="auto"/>
                            <w:right w:val="none" w:sz="0" w:space="0" w:color="auto"/>
                          </w:divBdr>
                        </w:div>
                        <w:div w:id="829635019">
                          <w:marLeft w:val="0"/>
                          <w:marRight w:val="0"/>
                          <w:marTop w:val="0"/>
                          <w:marBottom w:val="0"/>
                          <w:divBdr>
                            <w:top w:val="none" w:sz="0" w:space="0" w:color="auto"/>
                            <w:left w:val="none" w:sz="0" w:space="0" w:color="auto"/>
                            <w:bottom w:val="none" w:sz="0" w:space="0" w:color="auto"/>
                            <w:right w:val="none" w:sz="0" w:space="0" w:color="auto"/>
                          </w:divBdr>
                          <w:divsChild>
                            <w:div w:id="3604018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845751639">
                                  <w:marLeft w:val="0"/>
                                  <w:marRight w:val="0"/>
                                  <w:marTop w:val="0"/>
                                  <w:marBottom w:val="0"/>
                                  <w:divBdr>
                                    <w:top w:val="none" w:sz="0" w:space="0" w:color="auto"/>
                                    <w:left w:val="none" w:sz="0" w:space="0" w:color="auto"/>
                                    <w:bottom w:val="none" w:sz="0" w:space="0" w:color="auto"/>
                                    <w:right w:val="none" w:sz="0" w:space="0" w:color="auto"/>
                                  </w:divBdr>
                                  <w:divsChild>
                                    <w:div w:id="1989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92477">
                          <w:marLeft w:val="0"/>
                          <w:marRight w:val="0"/>
                          <w:marTop w:val="0"/>
                          <w:marBottom w:val="0"/>
                          <w:divBdr>
                            <w:top w:val="none" w:sz="0" w:space="0" w:color="auto"/>
                            <w:left w:val="none" w:sz="0" w:space="0" w:color="auto"/>
                            <w:bottom w:val="none" w:sz="0" w:space="0" w:color="auto"/>
                            <w:right w:val="none" w:sz="0" w:space="0" w:color="auto"/>
                          </w:divBdr>
                        </w:div>
                        <w:div w:id="280577066">
                          <w:marLeft w:val="0"/>
                          <w:marRight w:val="0"/>
                          <w:marTop w:val="0"/>
                          <w:marBottom w:val="0"/>
                          <w:divBdr>
                            <w:top w:val="none" w:sz="0" w:space="0" w:color="auto"/>
                            <w:left w:val="none" w:sz="0" w:space="0" w:color="auto"/>
                            <w:bottom w:val="none" w:sz="0" w:space="0" w:color="auto"/>
                            <w:right w:val="none" w:sz="0" w:space="0" w:color="auto"/>
                          </w:divBdr>
                          <w:divsChild>
                            <w:div w:id="822311118">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9550194">
                                  <w:marLeft w:val="0"/>
                                  <w:marRight w:val="0"/>
                                  <w:marTop w:val="0"/>
                                  <w:marBottom w:val="0"/>
                                  <w:divBdr>
                                    <w:top w:val="none" w:sz="0" w:space="0" w:color="auto"/>
                                    <w:left w:val="none" w:sz="0" w:space="0" w:color="auto"/>
                                    <w:bottom w:val="none" w:sz="0" w:space="0" w:color="auto"/>
                                    <w:right w:val="none" w:sz="0" w:space="0" w:color="auto"/>
                                  </w:divBdr>
                                  <w:divsChild>
                                    <w:div w:id="2073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92464">
                          <w:marLeft w:val="0"/>
                          <w:marRight w:val="0"/>
                          <w:marTop w:val="0"/>
                          <w:marBottom w:val="0"/>
                          <w:divBdr>
                            <w:top w:val="none" w:sz="0" w:space="0" w:color="auto"/>
                            <w:left w:val="none" w:sz="0" w:space="0" w:color="auto"/>
                            <w:bottom w:val="none" w:sz="0" w:space="0" w:color="auto"/>
                            <w:right w:val="none" w:sz="0" w:space="0" w:color="auto"/>
                          </w:divBdr>
                        </w:div>
                        <w:div w:id="1890871813">
                          <w:marLeft w:val="0"/>
                          <w:marRight w:val="0"/>
                          <w:marTop w:val="0"/>
                          <w:marBottom w:val="300"/>
                          <w:divBdr>
                            <w:top w:val="none" w:sz="0" w:space="0" w:color="auto"/>
                            <w:left w:val="none" w:sz="0" w:space="0" w:color="auto"/>
                            <w:bottom w:val="none" w:sz="0" w:space="0" w:color="auto"/>
                            <w:right w:val="none" w:sz="0" w:space="0" w:color="auto"/>
                          </w:divBdr>
                          <w:divsChild>
                            <w:div w:id="2071222608">
                              <w:marLeft w:val="0"/>
                              <w:marRight w:val="0"/>
                              <w:marTop w:val="0"/>
                              <w:marBottom w:val="0"/>
                              <w:divBdr>
                                <w:top w:val="none" w:sz="0" w:space="0" w:color="auto"/>
                                <w:left w:val="none" w:sz="0" w:space="0" w:color="auto"/>
                                <w:bottom w:val="none" w:sz="0" w:space="0" w:color="auto"/>
                                <w:right w:val="none" w:sz="0" w:space="0" w:color="auto"/>
                              </w:divBdr>
                            </w:div>
                          </w:divsChild>
                        </w:div>
                        <w:div w:id="620720933">
                          <w:marLeft w:val="0"/>
                          <w:marRight w:val="0"/>
                          <w:marTop w:val="450"/>
                          <w:marBottom w:val="450"/>
                          <w:divBdr>
                            <w:top w:val="none" w:sz="0" w:space="0" w:color="auto"/>
                            <w:left w:val="single" w:sz="24" w:space="0" w:color="6DB33F"/>
                            <w:bottom w:val="none" w:sz="0" w:space="0" w:color="auto"/>
                            <w:right w:val="none" w:sz="0" w:space="0" w:color="auto"/>
                          </w:divBdr>
                          <w:divsChild>
                            <w:div w:id="20293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2949">
                      <w:marLeft w:val="0"/>
                      <w:marRight w:val="0"/>
                      <w:marTop w:val="0"/>
                      <w:marBottom w:val="0"/>
                      <w:divBdr>
                        <w:top w:val="none" w:sz="0" w:space="0" w:color="auto"/>
                        <w:left w:val="none" w:sz="0" w:space="0" w:color="auto"/>
                        <w:bottom w:val="none" w:sz="0" w:space="0" w:color="auto"/>
                        <w:right w:val="none" w:sz="0" w:space="0" w:color="auto"/>
                      </w:divBdr>
                      <w:divsChild>
                        <w:div w:id="1306274749">
                          <w:marLeft w:val="0"/>
                          <w:marRight w:val="0"/>
                          <w:marTop w:val="0"/>
                          <w:marBottom w:val="0"/>
                          <w:divBdr>
                            <w:top w:val="none" w:sz="0" w:space="0" w:color="auto"/>
                            <w:left w:val="none" w:sz="0" w:space="0" w:color="auto"/>
                            <w:bottom w:val="none" w:sz="0" w:space="0" w:color="auto"/>
                            <w:right w:val="none" w:sz="0" w:space="0" w:color="auto"/>
                          </w:divBdr>
                        </w:div>
                        <w:div w:id="1999650217">
                          <w:marLeft w:val="0"/>
                          <w:marRight w:val="0"/>
                          <w:marTop w:val="0"/>
                          <w:marBottom w:val="0"/>
                          <w:divBdr>
                            <w:top w:val="none" w:sz="0" w:space="0" w:color="auto"/>
                            <w:left w:val="none" w:sz="0" w:space="0" w:color="auto"/>
                            <w:bottom w:val="none" w:sz="0" w:space="0" w:color="auto"/>
                            <w:right w:val="none" w:sz="0" w:space="0" w:color="auto"/>
                          </w:divBdr>
                        </w:div>
                        <w:div w:id="1806897359">
                          <w:marLeft w:val="0"/>
                          <w:marRight w:val="0"/>
                          <w:marTop w:val="0"/>
                          <w:marBottom w:val="0"/>
                          <w:divBdr>
                            <w:top w:val="none" w:sz="0" w:space="0" w:color="auto"/>
                            <w:left w:val="none" w:sz="0" w:space="0" w:color="auto"/>
                            <w:bottom w:val="none" w:sz="0" w:space="0" w:color="auto"/>
                            <w:right w:val="none" w:sz="0" w:space="0" w:color="auto"/>
                          </w:divBdr>
                          <w:divsChild>
                            <w:div w:id="175886607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11570942">
                                  <w:marLeft w:val="0"/>
                                  <w:marRight w:val="0"/>
                                  <w:marTop w:val="0"/>
                                  <w:marBottom w:val="0"/>
                                  <w:divBdr>
                                    <w:top w:val="none" w:sz="0" w:space="0" w:color="auto"/>
                                    <w:left w:val="none" w:sz="0" w:space="0" w:color="auto"/>
                                    <w:bottom w:val="none" w:sz="0" w:space="0" w:color="auto"/>
                                    <w:right w:val="none" w:sz="0" w:space="0" w:color="auto"/>
                                  </w:divBdr>
                                  <w:divsChild>
                                    <w:div w:id="4961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4454">
                          <w:marLeft w:val="0"/>
                          <w:marRight w:val="0"/>
                          <w:marTop w:val="0"/>
                          <w:marBottom w:val="0"/>
                          <w:divBdr>
                            <w:top w:val="none" w:sz="0" w:space="0" w:color="auto"/>
                            <w:left w:val="none" w:sz="0" w:space="0" w:color="auto"/>
                            <w:bottom w:val="none" w:sz="0" w:space="0" w:color="auto"/>
                            <w:right w:val="none" w:sz="0" w:space="0" w:color="auto"/>
                          </w:divBdr>
                        </w:div>
                        <w:div w:id="290596417">
                          <w:marLeft w:val="0"/>
                          <w:marRight w:val="0"/>
                          <w:marTop w:val="0"/>
                          <w:marBottom w:val="0"/>
                          <w:divBdr>
                            <w:top w:val="none" w:sz="0" w:space="0" w:color="auto"/>
                            <w:left w:val="none" w:sz="0" w:space="0" w:color="auto"/>
                            <w:bottom w:val="none" w:sz="0" w:space="0" w:color="auto"/>
                            <w:right w:val="none" w:sz="0" w:space="0" w:color="auto"/>
                          </w:divBdr>
                          <w:divsChild>
                            <w:div w:id="11830875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977029257">
                                  <w:marLeft w:val="0"/>
                                  <w:marRight w:val="0"/>
                                  <w:marTop w:val="0"/>
                                  <w:marBottom w:val="0"/>
                                  <w:divBdr>
                                    <w:top w:val="none" w:sz="0" w:space="0" w:color="auto"/>
                                    <w:left w:val="none" w:sz="0" w:space="0" w:color="auto"/>
                                    <w:bottom w:val="none" w:sz="0" w:space="0" w:color="auto"/>
                                    <w:right w:val="none" w:sz="0" w:space="0" w:color="auto"/>
                                  </w:divBdr>
                                  <w:divsChild>
                                    <w:div w:id="16870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2844">
                          <w:marLeft w:val="0"/>
                          <w:marRight w:val="0"/>
                          <w:marTop w:val="0"/>
                          <w:marBottom w:val="0"/>
                          <w:divBdr>
                            <w:top w:val="none" w:sz="0" w:space="0" w:color="auto"/>
                            <w:left w:val="none" w:sz="0" w:space="0" w:color="auto"/>
                            <w:bottom w:val="none" w:sz="0" w:space="0" w:color="auto"/>
                            <w:right w:val="none" w:sz="0" w:space="0" w:color="auto"/>
                          </w:divBdr>
                        </w:div>
                        <w:div w:id="874080243">
                          <w:marLeft w:val="0"/>
                          <w:marRight w:val="0"/>
                          <w:marTop w:val="0"/>
                          <w:marBottom w:val="0"/>
                          <w:divBdr>
                            <w:top w:val="none" w:sz="0" w:space="0" w:color="auto"/>
                            <w:left w:val="none" w:sz="0" w:space="0" w:color="auto"/>
                            <w:bottom w:val="none" w:sz="0" w:space="0" w:color="auto"/>
                            <w:right w:val="none" w:sz="0" w:space="0" w:color="auto"/>
                          </w:divBdr>
                          <w:divsChild>
                            <w:div w:id="21324358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806506041">
                                  <w:marLeft w:val="0"/>
                                  <w:marRight w:val="0"/>
                                  <w:marTop w:val="0"/>
                                  <w:marBottom w:val="0"/>
                                  <w:divBdr>
                                    <w:top w:val="none" w:sz="0" w:space="0" w:color="auto"/>
                                    <w:left w:val="none" w:sz="0" w:space="0" w:color="auto"/>
                                    <w:bottom w:val="none" w:sz="0" w:space="0" w:color="auto"/>
                                    <w:right w:val="none" w:sz="0" w:space="0" w:color="auto"/>
                                  </w:divBdr>
                                  <w:divsChild>
                                    <w:div w:id="9825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913207">
                      <w:marLeft w:val="0"/>
                      <w:marRight w:val="0"/>
                      <w:marTop w:val="0"/>
                      <w:marBottom w:val="0"/>
                      <w:divBdr>
                        <w:top w:val="none" w:sz="0" w:space="0" w:color="auto"/>
                        <w:left w:val="none" w:sz="0" w:space="0" w:color="auto"/>
                        <w:bottom w:val="none" w:sz="0" w:space="0" w:color="auto"/>
                        <w:right w:val="none" w:sz="0" w:space="0" w:color="auto"/>
                      </w:divBdr>
                      <w:divsChild>
                        <w:div w:id="1412970787">
                          <w:marLeft w:val="0"/>
                          <w:marRight w:val="0"/>
                          <w:marTop w:val="0"/>
                          <w:marBottom w:val="0"/>
                          <w:divBdr>
                            <w:top w:val="none" w:sz="0" w:space="0" w:color="auto"/>
                            <w:left w:val="none" w:sz="0" w:space="0" w:color="auto"/>
                            <w:bottom w:val="none" w:sz="0" w:space="0" w:color="auto"/>
                            <w:right w:val="none" w:sz="0" w:space="0" w:color="auto"/>
                          </w:divBdr>
                        </w:div>
                        <w:div w:id="609581655">
                          <w:marLeft w:val="0"/>
                          <w:marRight w:val="0"/>
                          <w:marTop w:val="0"/>
                          <w:marBottom w:val="0"/>
                          <w:divBdr>
                            <w:top w:val="none" w:sz="0" w:space="0" w:color="auto"/>
                            <w:left w:val="none" w:sz="0" w:space="0" w:color="auto"/>
                            <w:bottom w:val="none" w:sz="0" w:space="0" w:color="auto"/>
                            <w:right w:val="none" w:sz="0" w:space="0" w:color="auto"/>
                          </w:divBdr>
                          <w:divsChild>
                            <w:div w:id="5351166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582647627">
                                  <w:marLeft w:val="0"/>
                                  <w:marRight w:val="0"/>
                                  <w:marTop w:val="0"/>
                                  <w:marBottom w:val="0"/>
                                  <w:divBdr>
                                    <w:top w:val="none" w:sz="0" w:space="0" w:color="auto"/>
                                    <w:left w:val="none" w:sz="0" w:space="0" w:color="auto"/>
                                    <w:bottom w:val="none" w:sz="0" w:space="0" w:color="auto"/>
                                    <w:right w:val="none" w:sz="0" w:space="0" w:color="auto"/>
                                  </w:divBdr>
                                  <w:divsChild>
                                    <w:div w:id="30535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8295">
                          <w:marLeft w:val="0"/>
                          <w:marRight w:val="0"/>
                          <w:marTop w:val="0"/>
                          <w:marBottom w:val="0"/>
                          <w:divBdr>
                            <w:top w:val="none" w:sz="0" w:space="0" w:color="auto"/>
                            <w:left w:val="none" w:sz="0" w:space="0" w:color="auto"/>
                            <w:bottom w:val="none" w:sz="0" w:space="0" w:color="auto"/>
                            <w:right w:val="none" w:sz="0" w:space="0" w:color="auto"/>
                          </w:divBdr>
                        </w:div>
                        <w:div w:id="383335711">
                          <w:marLeft w:val="0"/>
                          <w:marRight w:val="0"/>
                          <w:marTop w:val="0"/>
                          <w:marBottom w:val="0"/>
                          <w:divBdr>
                            <w:top w:val="none" w:sz="0" w:space="0" w:color="auto"/>
                            <w:left w:val="none" w:sz="0" w:space="0" w:color="auto"/>
                            <w:bottom w:val="none" w:sz="0" w:space="0" w:color="auto"/>
                            <w:right w:val="none" w:sz="0" w:space="0" w:color="auto"/>
                          </w:divBdr>
                          <w:divsChild>
                            <w:div w:id="13204205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739713405">
                                  <w:marLeft w:val="0"/>
                                  <w:marRight w:val="0"/>
                                  <w:marTop w:val="0"/>
                                  <w:marBottom w:val="0"/>
                                  <w:divBdr>
                                    <w:top w:val="none" w:sz="0" w:space="0" w:color="auto"/>
                                    <w:left w:val="none" w:sz="0" w:space="0" w:color="auto"/>
                                    <w:bottom w:val="none" w:sz="0" w:space="0" w:color="auto"/>
                                    <w:right w:val="none" w:sz="0" w:space="0" w:color="auto"/>
                                  </w:divBdr>
                                  <w:divsChild>
                                    <w:div w:id="19165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24">
                          <w:marLeft w:val="0"/>
                          <w:marRight w:val="0"/>
                          <w:marTop w:val="0"/>
                          <w:marBottom w:val="0"/>
                          <w:divBdr>
                            <w:top w:val="none" w:sz="0" w:space="0" w:color="auto"/>
                            <w:left w:val="none" w:sz="0" w:space="0" w:color="auto"/>
                            <w:bottom w:val="none" w:sz="0" w:space="0" w:color="auto"/>
                            <w:right w:val="none" w:sz="0" w:space="0" w:color="auto"/>
                          </w:divBdr>
                        </w:div>
                        <w:div w:id="1193496033">
                          <w:marLeft w:val="0"/>
                          <w:marRight w:val="0"/>
                          <w:marTop w:val="0"/>
                          <w:marBottom w:val="0"/>
                          <w:divBdr>
                            <w:top w:val="none" w:sz="0" w:space="0" w:color="auto"/>
                            <w:left w:val="none" w:sz="0" w:space="0" w:color="auto"/>
                            <w:bottom w:val="none" w:sz="0" w:space="0" w:color="auto"/>
                            <w:right w:val="none" w:sz="0" w:space="0" w:color="auto"/>
                          </w:divBdr>
                          <w:divsChild>
                            <w:div w:id="2124291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60064269">
                                  <w:marLeft w:val="0"/>
                                  <w:marRight w:val="0"/>
                                  <w:marTop w:val="0"/>
                                  <w:marBottom w:val="300"/>
                                  <w:divBdr>
                                    <w:top w:val="none" w:sz="0" w:space="0" w:color="auto"/>
                                    <w:left w:val="none" w:sz="0" w:space="0" w:color="auto"/>
                                    <w:bottom w:val="none" w:sz="0" w:space="0" w:color="auto"/>
                                    <w:right w:val="none" w:sz="0" w:space="0" w:color="auto"/>
                                  </w:divBdr>
                                  <w:divsChild>
                                    <w:div w:id="172034958">
                                      <w:marLeft w:val="0"/>
                                      <w:marRight w:val="0"/>
                                      <w:marTop w:val="0"/>
                                      <w:marBottom w:val="0"/>
                                      <w:divBdr>
                                        <w:top w:val="none" w:sz="0" w:space="0" w:color="auto"/>
                                        <w:left w:val="none" w:sz="0" w:space="0" w:color="auto"/>
                                        <w:bottom w:val="none" w:sz="0" w:space="0" w:color="auto"/>
                                        <w:right w:val="none" w:sz="0" w:space="0" w:color="auto"/>
                                      </w:divBdr>
                                    </w:div>
                                  </w:divsChild>
                                </w:div>
                                <w:div w:id="9500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1480">
                          <w:marLeft w:val="0"/>
                          <w:marRight w:val="0"/>
                          <w:marTop w:val="0"/>
                          <w:marBottom w:val="0"/>
                          <w:divBdr>
                            <w:top w:val="none" w:sz="0" w:space="0" w:color="auto"/>
                            <w:left w:val="none" w:sz="0" w:space="0" w:color="auto"/>
                            <w:bottom w:val="none" w:sz="0" w:space="0" w:color="auto"/>
                            <w:right w:val="none" w:sz="0" w:space="0" w:color="auto"/>
                          </w:divBdr>
                        </w:div>
                        <w:div w:id="817920436">
                          <w:marLeft w:val="0"/>
                          <w:marRight w:val="0"/>
                          <w:marTop w:val="0"/>
                          <w:marBottom w:val="0"/>
                          <w:divBdr>
                            <w:top w:val="none" w:sz="0" w:space="0" w:color="auto"/>
                            <w:left w:val="none" w:sz="0" w:space="0" w:color="auto"/>
                            <w:bottom w:val="none" w:sz="0" w:space="0" w:color="auto"/>
                            <w:right w:val="none" w:sz="0" w:space="0" w:color="auto"/>
                          </w:divBdr>
                        </w:div>
                        <w:div w:id="1011640249">
                          <w:marLeft w:val="0"/>
                          <w:marRight w:val="0"/>
                          <w:marTop w:val="450"/>
                          <w:marBottom w:val="450"/>
                          <w:divBdr>
                            <w:top w:val="none" w:sz="0" w:space="0" w:color="auto"/>
                            <w:left w:val="single" w:sz="24" w:space="0" w:color="6DB33F"/>
                            <w:bottom w:val="none" w:sz="0" w:space="0" w:color="auto"/>
                            <w:right w:val="none" w:sz="0" w:space="0" w:color="auto"/>
                          </w:divBdr>
                          <w:divsChild>
                            <w:div w:id="279991590">
                              <w:marLeft w:val="0"/>
                              <w:marRight w:val="0"/>
                              <w:marTop w:val="0"/>
                              <w:marBottom w:val="0"/>
                              <w:divBdr>
                                <w:top w:val="none" w:sz="0" w:space="0" w:color="auto"/>
                                <w:left w:val="none" w:sz="0" w:space="0" w:color="auto"/>
                                <w:bottom w:val="none" w:sz="0" w:space="0" w:color="auto"/>
                                <w:right w:val="none" w:sz="0" w:space="0" w:color="auto"/>
                              </w:divBdr>
                            </w:div>
                            <w:div w:id="1049035861">
                              <w:marLeft w:val="0"/>
                              <w:marRight w:val="0"/>
                              <w:marTop w:val="0"/>
                              <w:marBottom w:val="0"/>
                              <w:divBdr>
                                <w:top w:val="none" w:sz="0" w:space="0" w:color="auto"/>
                                <w:left w:val="none" w:sz="0" w:space="0" w:color="auto"/>
                                <w:bottom w:val="none" w:sz="0" w:space="0" w:color="auto"/>
                                <w:right w:val="none" w:sz="0" w:space="0" w:color="auto"/>
                              </w:divBdr>
                            </w:div>
                            <w:div w:id="874578568">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116172501">
                              <w:marLeft w:val="0"/>
                              <w:marRight w:val="0"/>
                              <w:marTop w:val="0"/>
                              <w:marBottom w:val="0"/>
                              <w:divBdr>
                                <w:top w:val="none" w:sz="0" w:space="0" w:color="auto"/>
                                <w:left w:val="none" w:sz="0" w:space="0" w:color="auto"/>
                                <w:bottom w:val="none" w:sz="0" w:space="0" w:color="auto"/>
                                <w:right w:val="none" w:sz="0" w:space="0" w:color="auto"/>
                              </w:divBdr>
                            </w:div>
                          </w:divsChild>
                        </w:div>
                        <w:div w:id="1436707885">
                          <w:marLeft w:val="0"/>
                          <w:marRight w:val="0"/>
                          <w:marTop w:val="0"/>
                          <w:marBottom w:val="0"/>
                          <w:divBdr>
                            <w:top w:val="none" w:sz="0" w:space="0" w:color="auto"/>
                            <w:left w:val="none" w:sz="0" w:space="0" w:color="auto"/>
                            <w:bottom w:val="none" w:sz="0" w:space="0" w:color="auto"/>
                            <w:right w:val="none" w:sz="0" w:space="0" w:color="auto"/>
                          </w:divBdr>
                        </w:div>
                        <w:div w:id="2146119822">
                          <w:marLeft w:val="0"/>
                          <w:marRight w:val="0"/>
                          <w:marTop w:val="0"/>
                          <w:marBottom w:val="0"/>
                          <w:divBdr>
                            <w:top w:val="none" w:sz="0" w:space="0" w:color="auto"/>
                            <w:left w:val="none" w:sz="0" w:space="0" w:color="auto"/>
                            <w:bottom w:val="none" w:sz="0" w:space="0" w:color="auto"/>
                            <w:right w:val="none" w:sz="0" w:space="0" w:color="auto"/>
                          </w:divBdr>
                          <w:divsChild>
                            <w:div w:id="132686350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76457777">
                                  <w:marLeft w:val="0"/>
                                  <w:marRight w:val="0"/>
                                  <w:marTop w:val="0"/>
                                  <w:marBottom w:val="0"/>
                                  <w:divBdr>
                                    <w:top w:val="none" w:sz="0" w:space="0" w:color="auto"/>
                                    <w:left w:val="none" w:sz="0" w:space="0" w:color="auto"/>
                                    <w:bottom w:val="none" w:sz="0" w:space="0" w:color="auto"/>
                                    <w:right w:val="none" w:sz="0" w:space="0" w:color="auto"/>
                                  </w:divBdr>
                                  <w:divsChild>
                                    <w:div w:id="5229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133589">
                          <w:marLeft w:val="0"/>
                          <w:marRight w:val="0"/>
                          <w:marTop w:val="0"/>
                          <w:marBottom w:val="0"/>
                          <w:divBdr>
                            <w:top w:val="none" w:sz="0" w:space="0" w:color="auto"/>
                            <w:left w:val="none" w:sz="0" w:space="0" w:color="auto"/>
                            <w:bottom w:val="none" w:sz="0" w:space="0" w:color="auto"/>
                            <w:right w:val="none" w:sz="0" w:space="0" w:color="auto"/>
                          </w:divBdr>
                        </w:div>
                        <w:div w:id="143863714">
                          <w:marLeft w:val="0"/>
                          <w:marRight w:val="0"/>
                          <w:marTop w:val="0"/>
                          <w:marBottom w:val="0"/>
                          <w:divBdr>
                            <w:top w:val="none" w:sz="0" w:space="0" w:color="auto"/>
                            <w:left w:val="none" w:sz="0" w:space="0" w:color="auto"/>
                            <w:bottom w:val="none" w:sz="0" w:space="0" w:color="auto"/>
                            <w:right w:val="none" w:sz="0" w:space="0" w:color="auto"/>
                          </w:divBdr>
                          <w:divsChild>
                            <w:div w:id="11696395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05548940">
                                  <w:marLeft w:val="0"/>
                                  <w:marRight w:val="0"/>
                                  <w:marTop w:val="0"/>
                                  <w:marBottom w:val="0"/>
                                  <w:divBdr>
                                    <w:top w:val="none" w:sz="0" w:space="0" w:color="auto"/>
                                    <w:left w:val="none" w:sz="0" w:space="0" w:color="auto"/>
                                    <w:bottom w:val="none" w:sz="0" w:space="0" w:color="auto"/>
                                    <w:right w:val="none" w:sz="0" w:space="0" w:color="auto"/>
                                  </w:divBdr>
                                  <w:divsChild>
                                    <w:div w:id="3937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03470">
                          <w:marLeft w:val="0"/>
                          <w:marRight w:val="0"/>
                          <w:marTop w:val="0"/>
                          <w:marBottom w:val="0"/>
                          <w:divBdr>
                            <w:top w:val="none" w:sz="0" w:space="0" w:color="auto"/>
                            <w:left w:val="none" w:sz="0" w:space="0" w:color="auto"/>
                            <w:bottom w:val="none" w:sz="0" w:space="0" w:color="auto"/>
                            <w:right w:val="none" w:sz="0" w:space="0" w:color="auto"/>
                          </w:divBdr>
                        </w:div>
                        <w:div w:id="248732458">
                          <w:marLeft w:val="0"/>
                          <w:marRight w:val="0"/>
                          <w:marTop w:val="0"/>
                          <w:marBottom w:val="0"/>
                          <w:divBdr>
                            <w:top w:val="none" w:sz="0" w:space="0" w:color="auto"/>
                            <w:left w:val="none" w:sz="0" w:space="0" w:color="auto"/>
                            <w:bottom w:val="none" w:sz="0" w:space="0" w:color="auto"/>
                            <w:right w:val="none" w:sz="0" w:space="0" w:color="auto"/>
                          </w:divBdr>
                          <w:divsChild>
                            <w:div w:id="16958828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73389056">
                                  <w:marLeft w:val="0"/>
                                  <w:marRight w:val="0"/>
                                  <w:marTop w:val="0"/>
                                  <w:marBottom w:val="0"/>
                                  <w:divBdr>
                                    <w:top w:val="none" w:sz="0" w:space="0" w:color="auto"/>
                                    <w:left w:val="none" w:sz="0" w:space="0" w:color="auto"/>
                                    <w:bottom w:val="none" w:sz="0" w:space="0" w:color="auto"/>
                                    <w:right w:val="none" w:sz="0" w:space="0" w:color="auto"/>
                                  </w:divBdr>
                                  <w:divsChild>
                                    <w:div w:id="13671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61033">
                          <w:marLeft w:val="0"/>
                          <w:marRight w:val="0"/>
                          <w:marTop w:val="0"/>
                          <w:marBottom w:val="0"/>
                          <w:divBdr>
                            <w:top w:val="none" w:sz="0" w:space="0" w:color="auto"/>
                            <w:left w:val="none" w:sz="0" w:space="0" w:color="auto"/>
                            <w:bottom w:val="none" w:sz="0" w:space="0" w:color="auto"/>
                            <w:right w:val="none" w:sz="0" w:space="0" w:color="auto"/>
                          </w:divBdr>
                        </w:div>
                        <w:div w:id="1701935458">
                          <w:marLeft w:val="0"/>
                          <w:marRight w:val="0"/>
                          <w:marTop w:val="0"/>
                          <w:marBottom w:val="0"/>
                          <w:divBdr>
                            <w:top w:val="none" w:sz="0" w:space="0" w:color="auto"/>
                            <w:left w:val="none" w:sz="0" w:space="0" w:color="auto"/>
                            <w:bottom w:val="none" w:sz="0" w:space="0" w:color="auto"/>
                            <w:right w:val="none" w:sz="0" w:space="0" w:color="auto"/>
                          </w:divBdr>
                        </w:div>
                        <w:div w:id="1987782052">
                          <w:marLeft w:val="0"/>
                          <w:marRight w:val="0"/>
                          <w:marTop w:val="0"/>
                          <w:marBottom w:val="0"/>
                          <w:divBdr>
                            <w:top w:val="none" w:sz="0" w:space="0" w:color="auto"/>
                            <w:left w:val="none" w:sz="0" w:space="0" w:color="auto"/>
                            <w:bottom w:val="none" w:sz="0" w:space="0" w:color="auto"/>
                            <w:right w:val="none" w:sz="0" w:space="0" w:color="auto"/>
                          </w:divBdr>
                          <w:divsChild>
                            <w:div w:id="8065820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508256">
                                  <w:marLeft w:val="0"/>
                                  <w:marRight w:val="0"/>
                                  <w:marTop w:val="0"/>
                                  <w:marBottom w:val="0"/>
                                  <w:divBdr>
                                    <w:top w:val="none" w:sz="0" w:space="0" w:color="auto"/>
                                    <w:left w:val="none" w:sz="0" w:space="0" w:color="auto"/>
                                    <w:bottom w:val="none" w:sz="0" w:space="0" w:color="auto"/>
                                    <w:right w:val="none" w:sz="0" w:space="0" w:color="auto"/>
                                  </w:divBdr>
                                  <w:divsChild>
                                    <w:div w:id="13782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1988">
                          <w:marLeft w:val="0"/>
                          <w:marRight w:val="0"/>
                          <w:marTop w:val="0"/>
                          <w:marBottom w:val="0"/>
                          <w:divBdr>
                            <w:top w:val="none" w:sz="0" w:space="0" w:color="auto"/>
                            <w:left w:val="none" w:sz="0" w:space="0" w:color="auto"/>
                            <w:bottom w:val="none" w:sz="0" w:space="0" w:color="auto"/>
                            <w:right w:val="none" w:sz="0" w:space="0" w:color="auto"/>
                          </w:divBdr>
                        </w:div>
                        <w:div w:id="525797256">
                          <w:marLeft w:val="0"/>
                          <w:marRight w:val="0"/>
                          <w:marTop w:val="0"/>
                          <w:marBottom w:val="0"/>
                          <w:divBdr>
                            <w:top w:val="none" w:sz="0" w:space="0" w:color="auto"/>
                            <w:left w:val="none" w:sz="0" w:space="0" w:color="auto"/>
                            <w:bottom w:val="none" w:sz="0" w:space="0" w:color="auto"/>
                            <w:right w:val="none" w:sz="0" w:space="0" w:color="auto"/>
                          </w:divBdr>
                          <w:divsChild>
                            <w:div w:id="5374735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721253006">
                                  <w:marLeft w:val="0"/>
                                  <w:marRight w:val="0"/>
                                  <w:marTop w:val="0"/>
                                  <w:marBottom w:val="300"/>
                                  <w:divBdr>
                                    <w:top w:val="none" w:sz="0" w:space="0" w:color="auto"/>
                                    <w:left w:val="none" w:sz="0" w:space="0" w:color="auto"/>
                                    <w:bottom w:val="none" w:sz="0" w:space="0" w:color="auto"/>
                                    <w:right w:val="none" w:sz="0" w:space="0" w:color="auto"/>
                                  </w:divBdr>
                                  <w:divsChild>
                                    <w:div w:id="1521118257">
                                      <w:marLeft w:val="0"/>
                                      <w:marRight w:val="0"/>
                                      <w:marTop w:val="0"/>
                                      <w:marBottom w:val="0"/>
                                      <w:divBdr>
                                        <w:top w:val="none" w:sz="0" w:space="0" w:color="auto"/>
                                        <w:left w:val="none" w:sz="0" w:space="0" w:color="auto"/>
                                        <w:bottom w:val="none" w:sz="0" w:space="0" w:color="auto"/>
                                        <w:right w:val="none" w:sz="0" w:space="0" w:color="auto"/>
                                      </w:divBdr>
                                    </w:div>
                                  </w:divsChild>
                                </w:div>
                                <w:div w:id="1199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7896">
                          <w:marLeft w:val="0"/>
                          <w:marRight w:val="0"/>
                          <w:marTop w:val="0"/>
                          <w:marBottom w:val="0"/>
                          <w:divBdr>
                            <w:top w:val="none" w:sz="0" w:space="0" w:color="auto"/>
                            <w:left w:val="none" w:sz="0" w:space="0" w:color="auto"/>
                            <w:bottom w:val="none" w:sz="0" w:space="0" w:color="auto"/>
                            <w:right w:val="none" w:sz="0" w:space="0" w:color="auto"/>
                          </w:divBdr>
                        </w:div>
                        <w:div w:id="83844978">
                          <w:marLeft w:val="0"/>
                          <w:marRight w:val="0"/>
                          <w:marTop w:val="0"/>
                          <w:marBottom w:val="0"/>
                          <w:divBdr>
                            <w:top w:val="none" w:sz="0" w:space="0" w:color="auto"/>
                            <w:left w:val="none" w:sz="0" w:space="0" w:color="auto"/>
                            <w:bottom w:val="none" w:sz="0" w:space="0" w:color="auto"/>
                            <w:right w:val="none" w:sz="0" w:space="0" w:color="auto"/>
                          </w:divBdr>
                          <w:divsChild>
                            <w:div w:id="12569410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19660629">
                                  <w:marLeft w:val="0"/>
                                  <w:marRight w:val="0"/>
                                  <w:marTop w:val="0"/>
                                  <w:marBottom w:val="300"/>
                                  <w:divBdr>
                                    <w:top w:val="none" w:sz="0" w:space="0" w:color="auto"/>
                                    <w:left w:val="none" w:sz="0" w:space="0" w:color="auto"/>
                                    <w:bottom w:val="none" w:sz="0" w:space="0" w:color="auto"/>
                                    <w:right w:val="none" w:sz="0" w:space="0" w:color="auto"/>
                                  </w:divBdr>
                                  <w:divsChild>
                                    <w:div w:id="1158956056">
                                      <w:marLeft w:val="0"/>
                                      <w:marRight w:val="0"/>
                                      <w:marTop w:val="0"/>
                                      <w:marBottom w:val="0"/>
                                      <w:divBdr>
                                        <w:top w:val="none" w:sz="0" w:space="0" w:color="auto"/>
                                        <w:left w:val="none" w:sz="0" w:space="0" w:color="auto"/>
                                        <w:bottom w:val="none" w:sz="0" w:space="0" w:color="auto"/>
                                        <w:right w:val="none" w:sz="0" w:space="0" w:color="auto"/>
                                      </w:divBdr>
                                    </w:div>
                                  </w:divsChild>
                                </w:div>
                                <w:div w:id="17939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41366">
                          <w:marLeft w:val="0"/>
                          <w:marRight w:val="0"/>
                          <w:marTop w:val="0"/>
                          <w:marBottom w:val="0"/>
                          <w:divBdr>
                            <w:top w:val="none" w:sz="0" w:space="0" w:color="auto"/>
                            <w:left w:val="none" w:sz="0" w:space="0" w:color="auto"/>
                            <w:bottom w:val="none" w:sz="0" w:space="0" w:color="auto"/>
                            <w:right w:val="none" w:sz="0" w:space="0" w:color="auto"/>
                          </w:divBdr>
                        </w:div>
                        <w:div w:id="1589381957">
                          <w:marLeft w:val="0"/>
                          <w:marRight w:val="0"/>
                          <w:marTop w:val="0"/>
                          <w:marBottom w:val="0"/>
                          <w:divBdr>
                            <w:top w:val="none" w:sz="0" w:space="0" w:color="auto"/>
                            <w:left w:val="none" w:sz="0" w:space="0" w:color="auto"/>
                            <w:bottom w:val="none" w:sz="0" w:space="0" w:color="auto"/>
                            <w:right w:val="none" w:sz="0" w:space="0" w:color="auto"/>
                          </w:divBdr>
                          <w:divsChild>
                            <w:div w:id="10127298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9909463">
                                  <w:marLeft w:val="0"/>
                                  <w:marRight w:val="0"/>
                                  <w:marTop w:val="0"/>
                                  <w:marBottom w:val="0"/>
                                  <w:divBdr>
                                    <w:top w:val="none" w:sz="0" w:space="0" w:color="auto"/>
                                    <w:left w:val="none" w:sz="0" w:space="0" w:color="auto"/>
                                    <w:bottom w:val="none" w:sz="0" w:space="0" w:color="auto"/>
                                    <w:right w:val="none" w:sz="0" w:space="0" w:color="auto"/>
                                  </w:divBdr>
                                  <w:divsChild>
                                    <w:div w:id="20889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051009">
                          <w:marLeft w:val="0"/>
                          <w:marRight w:val="0"/>
                          <w:marTop w:val="0"/>
                          <w:marBottom w:val="0"/>
                          <w:divBdr>
                            <w:top w:val="none" w:sz="0" w:space="0" w:color="auto"/>
                            <w:left w:val="none" w:sz="0" w:space="0" w:color="auto"/>
                            <w:bottom w:val="none" w:sz="0" w:space="0" w:color="auto"/>
                            <w:right w:val="none" w:sz="0" w:space="0" w:color="auto"/>
                          </w:divBdr>
                        </w:div>
                        <w:div w:id="847600797">
                          <w:marLeft w:val="0"/>
                          <w:marRight w:val="0"/>
                          <w:marTop w:val="0"/>
                          <w:marBottom w:val="0"/>
                          <w:divBdr>
                            <w:top w:val="none" w:sz="0" w:space="0" w:color="auto"/>
                            <w:left w:val="none" w:sz="0" w:space="0" w:color="auto"/>
                            <w:bottom w:val="none" w:sz="0" w:space="0" w:color="auto"/>
                            <w:right w:val="none" w:sz="0" w:space="0" w:color="auto"/>
                          </w:divBdr>
                          <w:divsChild>
                            <w:div w:id="91011961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47691447">
                                  <w:marLeft w:val="0"/>
                                  <w:marRight w:val="0"/>
                                  <w:marTop w:val="0"/>
                                  <w:marBottom w:val="0"/>
                                  <w:divBdr>
                                    <w:top w:val="none" w:sz="0" w:space="0" w:color="auto"/>
                                    <w:left w:val="none" w:sz="0" w:space="0" w:color="auto"/>
                                    <w:bottom w:val="none" w:sz="0" w:space="0" w:color="auto"/>
                                    <w:right w:val="none" w:sz="0" w:space="0" w:color="auto"/>
                                  </w:divBdr>
                                  <w:divsChild>
                                    <w:div w:id="18987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145649">
                          <w:marLeft w:val="0"/>
                          <w:marRight w:val="0"/>
                          <w:marTop w:val="0"/>
                          <w:marBottom w:val="0"/>
                          <w:divBdr>
                            <w:top w:val="none" w:sz="0" w:space="0" w:color="auto"/>
                            <w:left w:val="none" w:sz="0" w:space="0" w:color="auto"/>
                            <w:bottom w:val="none" w:sz="0" w:space="0" w:color="auto"/>
                            <w:right w:val="none" w:sz="0" w:space="0" w:color="auto"/>
                          </w:divBdr>
                        </w:div>
                        <w:div w:id="1256161155">
                          <w:marLeft w:val="0"/>
                          <w:marRight w:val="0"/>
                          <w:marTop w:val="0"/>
                          <w:marBottom w:val="0"/>
                          <w:divBdr>
                            <w:top w:val="none" w:sz="0" w:space="0" w:color="auto"/>
                            <w:left w:val="none" w:sz="0" w:space="0" w:color="auto"/>
                            <w:bottom w:val="none" w:sz="0" w:space="0" w:color="auto"/>
                            <w:right w:val="none" w:sz="0" w:space="0" w:color="auto"/>
                          </w:divBdr>
                          <w:divsChild>
                            <w:div w:id="12069111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397556819">
                                  <w:marLeft w:val="0"/>
                                  <w:marRight w:val="0"/>
                                  <w:marTop w:val="0"/>
                                  <w:marBottom w:val="0"/>
                                  <w:divBdr>
                                    <w:top w:val="none" w:sz="0" w:space="0" w:color="auto"/>
                                    <w:left w:val="none" w:sz="0" w:space="0" w:color="auto"/>
                                    <w:bottom w:val="none" w:sz="0" w:space="0" w:color="auto"/>
                                    <w:right w:val="none" w:sz="0" w:space="0" w:color="auto"/>
                                  </w:divBdr>
                                  <w:divsChild>
                                    <w:div w:id="9955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07708">
                          <w:marLeft w:val="0"/>
                          <w:marRight w:val="0"/>
                          <w:marTop w:val="0"/>
                          <w:marBottom w:val="0"/>
                          <w:divBdr>
                            <w:top w:val="none" w:sz="0" w:space="0" w:color="auto"/>
                            <w:left w:val="none" w:sz="0" w:space="0" w:color="auto"/>
                            <w:bottom w:val="none" w:sz="0" w:space="0" w:color="auto"/>
                            <w:right w:val="none" w:sz="0" w:space="0" w:color="auto"/>
                          </w:divBdr>
                        </w:div>
                        <w:div w:id="519465993">
                          <w:marLeft w:val="0"/>
                          <w:marRight w:val="0"/>
                          <w:marTop w:val="0"/>
                          <w:marBottom w:val="0"/>
                          <w:divBdr>
                            <w:top w:val="none" w:sz="0" w:space="0" w:color="auto"/>
                            <w:left w:val="none" w:sz="0" w:space="0" w:color="auto"/>
                            <w:bottom w:val="none" w:sz="0" w:space="0" w:color="auto"/>
                            <w:right w:val="none" w:sz="0" w:space="0" w:color="auto"/>
                          </w:divBdr>
                          <w:divsChild>
                            <w:div w:id="14929876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415906202">
                                  <w:marLeft w:val="0"/>
                                  <w:marRight w:val="0"/>
                                  <w:marTop w:val="0"/>
                                  <w:marBottom w:val="0"/>
                                  <w:divBdr>
                                    <w:top w:val="none" w:sz="0" w:space="0" w:color="auto"/>
                                    <w:left w:val="none" w:sz="0" w:space="0" w:color="auto"/>
                                    <w:bottom w:val="none" w:sz="0" w:space="0" w:color="auto"/>
                                    <w:right w:val="none" w:sz="0" w:space="0" w:color="auto"/>
                                  </w:divBdr>
                                  <w:divsChild>
                                    <w:div w:id="13129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34544">
                      <w:marLeft w:val="0"/>
                      <w:marRight w:val="0"/>
                      <w:marTop w:val="0"/>
                      <w:marBottom w:val="0"/>
                      <w:divBdr>
                        <w:top w:val="none" w:sz="0" w:space="0" w:color="auto"/>
                        <w:left w:val="none" w:sz="0" w:space="0" w:color="auto"/>
                        <w:bottom w:val="none" w:sz="0" w:space="0" w:color="auto"/>
                        <w:right w:val="none" w:sz="0" w:space="0" w:color="auto"/>
                      </w:divBdr>
                      <w:divsChild>
                        <w:div w:id="1794980505">
                          <w:marLeft w:val="0"/>
                          <w:marRight w:val="0"/>
                          <w:marTop w:val="0"/>
                          <w:marBottom w:val="0"/>
                          <w:divBdr>
                            <w:top w:val="none" w:sz="0" w:space="0" w:color="auto"/>
                            <w:left w:val="none" w:sz="0" w:space="0" w:color="auto"/>
                            <w:bottom w:val="none" w:sz="0" w:space="0" w:color="auto"/>
                            <w:right w:val="none" w:sz="0" w:space="0" w:color="auto"/>
                          </w:divBdr>
                        </w:div>
                        <w:div w:id="38632460">
                          <w:marLeft w:val="0"/>
                          <w:marRight w:val="0"/>
                          <w:marTop w:val="0"/>
                          <w:marBottom w:val="0"/>
                          <w:divBdr>
                            <w:top w:val="none" w:sz="0" w:space="0" w:color="auto"/>
                            <w:left w:val="none" w:sz="0" w:space="0" w:color="auto"/>
                            <w:bottom w:val="none" w:sz="0" w:space="0" w:color="auto"/>
                            <w:right w:val="none" w:sz="0" w:space="0" w:color="auto"/>
                          </w:divBdr>
                          <w:divsChild>
                            <w:div w:id="7565582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31427422">
                                  <w:marLeft w:val="0"/>
                                  <w:marRight w:val="0"/>
                                  <w:marTop w:val="0"/>
                                  <w:marBottom w:val="0"/>
                                  <w:divBdr>
                                    <w:top w:val="none" w:sz="0" w:space="0" w:color="auto"/>
                                    <w:left w:val="none" w:sz="0" w:space="0" w:color="auto"/>
                                    <w:bottom w:val="none" w:sz="0" w:space="0" w:color="auto"/>
                                    <w:right w:val="none" w:sz="0" w:space="0" w:color="auto"/>
                                  </w:divBdr>
                                  <w:divsChild>
                                    <w:div w:id="6530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9579">
                          <w:marLeft w:val="0"/>
                          <w:marRight w:val="0"/>
                          <w:marTop w:val="0"/>
                          <w:marBottom w:val="0"/>
                          <w:divBdr>
                            <w:top w:val="none" w:sz="0" w:space="0" w:color="auto"/>
                            <w:left w:val="none" w:sz="0" w:space="0" w:color="auto"/>
                            <w:bottom w:val="none" w:sz="0" w:space="0" w:color="auto"/>
                            <w:right w:val="none" w:sz="0" w:space="0" w:color="auto"/>
                          </w:divBdr>
                        </w:div>
                        <w:div w:id="1111780476">
                          <w:marLeft w:val="0"/>
                          <w:marRight w:val="0"/>
                          <w:marTop w:val="0"/>
                          <w:marBottom w:val="0"/>
                          <w:divBdr>
                            <w:top w:val="none" w:sz="0" w:space="0" w:color="auto"/>
                            <w:left w:val="none" w:sz="0" w:space="0" w:color="auto"/>
                            <w:bottom w:val="none" w:sz="0" w:space="0" w:color="auto"/>
                            <w:right w:val="none" w:sz="0" w:space="0" w:color="auto"/>
                          </w:divBdr>
                          <w:divsChild>
                            <w:div w:id="12293426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1797240">
                                  <w:marLeft w:val="0"/>
                                  <w:marRight w:val="0"/>
                                  <w:marTop w:val="0"/>
                                  <w:marBottom w:val="0"/>
                                  <w:divBdr>
                                    <w:top w:val="none" w:sz="0" w:space="0" w:color="auto"/>
                                    <w:left w:val="none" w:sz="0" w:space="0" w:color="auto"/>
                                    <w:bottom w:val="none" w:sz="0" w:space="0" w:color="auto"/>
                                    <w:right w:val="none" w:sz="0" w:space="0" w:color="auto"/>
                                  </w:divBdr>
                                  <w:divsChild>
                                    <w:div w:id="1896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0119">
                          <w:marLeft w:val="0"/>
                          <w:marRight w:val="0"/>
                          <w:marTop w:val="0"/>
                          <w:marBottom w:val="0"/>
                          <w:divBdr>
                            <w:top w:val="none" w:sz="0" w:space="0" w:color="auto"/>
                            <w:left w:val="none" w:sz="0" w:space="0" w:color="auto"/>
                            <w:bottom w:val="none" w:sz="0" w:space="0" w:color="auto"/>
                            <w:right w:val="none" w:sz="0" w:space="0" w:color="auto"/>
                          </w:divBdr>
                        </w:div>
                        <w:div w:id="1647775955">
                          <w:marLeft w:val="0"/>
                          <w:marRight w:val="0"/>
                          <w:marTop w:val="0"/>
                          <w:marBottom w:val="0"/>
                          <w:divBdr>
                            <w:top w:val="none" w:sz="0" w:space="0" w:color="auto"/>
                            <w:left w:val="none" w:sz="0" w:space="0" w:color="auto"/>
                            <w:bottom w:val="none" w:sz="0" w:space="0" w:color="auto"/>
                            <w:right w:val="none" w:sz="0" w:space="0" w:color="auto"/>
                          </w:divBdr>
                          <w:divsChild>
                            <w:div w:id="1064720820">
                              <w:marLeft w:val="0"/>
                              <w:marRight w:val="0"/>
                              <w:marTop w:val="0"/>
                              <w:marBottom w:val="300"/>
                              <w:divBdr>
                                <w:top w:val="single" w:sz="6" w:space="15" w:color="E6E6E6"/>
                                <w:left w:val="single" w:sz="6" w:space="15" w:color="E6E6E6"/>
                                <w:bottom w:val="single" w:sz="6" w:space="15" w:color="E6E6E6"/>
                                <w:right w:val="single" w:sz="6" w:space="15" w:color="E6E6E6"/>
                              </w:divBdr>
                              <w:divsChild>
                                <w:div w:id="581523801">
                                  <w:marLeft w:val="0"/>
                                  <w:marRight w:val="0"/>
                                  <w:marTop w:val="0"/>
                                  <w:marBottom w:val="0"/>
                                  <w:divBdr>
                                    <w:top w:val="none" w:sz="0" w:space="0" w:color="auto"/>
                                    <w:left w:val="none" w:sz="0" w:space="0" w:color="auto"/>
                                    <w:bottom w:val="none" w:sz="0" w:space="0" w:color="auto"/>
                                    <w:right w:val="none" w:sz="0" w:space="0" w:color="auto"/>
                                  </w:divBdr>
                                  <w:divsChild>
                                    <w:div w:id="19134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381082">
                      <w:marLeft w:val="0"/>
                      <w:marRight w:val="0"/>
                      <w:marTop w:val="0"/>
                      <w:marBottom w:val="0"/>
                      <w:divBdr>
                        <w:top w:val="none" w:sz="0" w:space="0" w:color="auto"/>
                        <w:left w:val="none" w:sz="0" w:space="0" w:color="auto"/>
                        <w:bottom w:val="none" w:sz="0" w:space="0" w:color="auto"/>
                        <w:right w:val="none" w:sz="0" w:space="0" w:color="auto"/>
                      </w:divBdr>
                      <w:divsChild>
                        <w:div w:id="382751809">
                          <w:marLeft w:val="0"/>
                          <w:marRight w:val="0"/>
                          <w:marTop w:val="0"/>
                          <w:marBottom w:val="0"/>
                          <w:divBdr>
                            <w:top w:val="none" w:sz="0" w:space="0" w:color="auto"/>
                            <w:left w:val="none" w:sz="0" w:space="0" w:color="auto"/>
                            <w:bottom w:val="none" w:sz="0" w:space="0" w:color="auto"/>
                            <w:right w:val="none" w:sz="0" w:space="0" w:color="auto"/>
                          </w:divBdr>
                        </w:div>
                        <w:div w:id="1125273662">
                          <w:marLeft w:val="0"/>
                          <w:marRight w:val="0"/>
                          <w:marTop w:val="0"/>
                          <w:marBottom w:val="0"/>
                          <w:divBdr>
                            <w:top w:val="none" w:sz="0" w:space="0" w:color="auto"/>
                            <w:left w:val="none" w:sz="0" w:space="0" w:color="auto"/>
                            <w:bottom w:val="none" w:sz="0" w:space="0" w:color="auto"/>
                            <w:right w:val="none" w:sz="0" w:space="0" w:color="auto"/>
                          </w:divBdr>
                          <w:divsChild>
                            <w:div w:id="8722294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62302145">
                                  <w:marLeft w:val="0"/>
                                  <w:marRight w:val="0"/>
                                  <w:marTop w:val="0"/>
                                  <w:marBottom w:val="0"/>
                                  <w:divBdr>
                                    <w:top w:val="none" w:sz="0" w:space="0" w:color="auto"/>
                                    <w:left w:val="none" w:sz="0" w:space="0" w:color="auto"/>
                                    <w:bottom w:val="none" w:sz="0" w:space="0" w:color="auto"/>
                                    <w:right w:val="none" w:sz="0" w:space="0" w:color="auto"/>
                                  </w:divBdr>
                                  <w:divsChild>
                                    <w:div w:id="19424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2394">
                          <w:marLeft w:val="0"/>
                          <w:marRight w:val="0"/>
                          <w:marTop w:val="0"/>
                          <w:marBottom w:val="0"/>
                          <w:divBdr>
                            <w:top w:val="none" w:sz="0" w:space="0" w:color="auto"/>
                            <w:left w:val="none" w:sz="0" w:space="0" w:color="auto"/>
                            <w:bottom w:val="none" w:sz="0" w:space="0" w:color="auto"/>
                            <w:right w:val="none" w:sz="0" w:space="0" w:color="auto"/>
                          </w:divBdr>
                        </w:div>
                        <w:div w:id="698316594">
                          <w:marLeft w:val="0"/>
                          <w:marRight w:val="0"/>
                          <w:marTop w:val="0"/>
                          <w:marBottom w:val="0"/>
                          <w:divBdr>
                            <w:top w:val="none" w:sz="0" w:space="0" w:color="auto"/>
                            <w:left w:val="none" w:sz="0" w:space="0" w:color="auto"/>
                            <w:bottom w:val="none" w:sz="0" w:space="0" w:color="auto"/>
                            <w:right w:val="none" w:sz="0" w:space="0" w:color="auto"/>
                          </w:divBdr>
                        </w:div>
                        <w:div w:id="1766920803">
                          <w:marLeft w:val="0"/>
                          <w:marRight w:val="0"/>
                          <w:marTop w:val="0"/>
                          <w:marBottom w:val="0"/>
                          <w:divBdr>
                            <w:top w:val="none" w:sz="0" w:space="0" w:color="auto"/>
                            <w:left w:val="none" w:sz="0" w:space="0" w:color="auto"/>
                            <w:bottom w:val="none" w:sz="0" w:space="0" w:color="auto"/>
                            <w:right w:val="none" w:sz="0" w:space="0" w:color="auto"/>
                          </w:divBdr>
                        </w:div>
                      </w:divsChild>
                    </w:div>
                    <w:div w:id="1301350668">
                      <w:marLeft w:val="0"/>
                      <w:marRight w:val="0"/>
                      <w:marTop w:val="0"/>
                      <w:marBottom w:val="0"/>
                      <w:divBdr>
                        <w:top w:val="none" w:sz="0" w:space="0" w:color="auto"/>
                        <w:left w:val="none" w:sz="0" w:space="0" w:color="auto"/>
                        <w:bottom w:val="none" w:sz="0" w:space="0" w:color="auto"/>
                        <w:right w:val="none" w:sz="0" w:space="0" w:color="auto"/>
                      </w:divBdr>
                      <w:divsChild>
                        <w:div w:id="1862933586">
                          <w:marLeft w:val="0"/>
                          <w:marRight w:val="0"/>
                          <w:marTop w:val="0"/>
                          <w:marBottom w:val="0"/>
                          <w:divBdr>
                            <w:top w:val="none" w:sz="0" w:space="0" w:color="auto"/>
                            <w:left w:val="none" w:sz="0" w:space="0" w:color="auto"/>
                            <w:bottom w:val="none" w:sz="0" w:space="0" w:color="auto"/>
                            <w:right w:val="none" w:sz="0" w:space="0" w:color="auto"/>
                          </w:divBdr>
                        </w:div>
                        <w:div w:id="75515785">
                          <w:marLeft w:val="0"/>
                          <w:marRight w:val="0"/>
                          <w:marTop w:val="0"/>
                          <w:marBottom w:val="0"/>
                          <w:divBdr>
                            <w:top w:val="none" w:sz="0" w:space="0" w:color="auto"/>
                            <w:left w:val="none" w:sz="0" w:space="0" w:color="auto"/>
                            <w:bottom w:val="none" w:sz="0" w:space="0" w:color="auto"/>
                            <w:right w:val="none" w:sz="0" w:space="0" w:color="auto"/>
                          </w:divBdr>
                        </w:div>
                        <w:div w:id="1275164425">
                          <w:marLeft w:val="0"/>
                          <w:marRight w:val="0"/>
                          <w:marTop w:val="0"/>
                          <w:marBottom w:val="0"/>
                          <w:divBdr>
                            <w:top w:val="none" w:sz="0" w:space="0" w:color="auto"/>
                            <w:left w:val="none" w:sz="0" w:space="0" w:color="auto"/>
                            <w:bottom w:val="none" w:sz="0" w:space="0" w:color="auto"/>
                            <w:right w:val="none" w:sz="0" w:space="0" w:color="auto"/>
                          </w:divBdr>
                          <w:divsChild>
                            <w:div w:id="1041535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859928372">
                                  <w:marLeft w:val="0"/>
                                  <w:marRight w:val="0"/>
                                  <w:marTop w:val="0"/>
                                  <w:marBottom w:val="300"/>
                                  <w:divBdr>
                                    <w:top w:val="none" w:sz="0" w:space="0" w:color="auto"/>
                                    <w:left w:val="none" w:sz="0" w:space="0" w:color="auto"/>
                                    <w:bottom w:val="none" w:sz="0" w:space="0" w:color="auto"/>
                                    <w:right w:val="none" w:sz="0" w:space="0" w:color="auto"/>
                                  </w:divBdr>
                                  <w:divsChild>
                                    <w:div w:id="1734887237">
                                      <w:marLeft w:val="0"/>
                                      <w:marRight w:val="0"/>
                                      <w:marTop w:val="0"/>
                                      <w:marBottom w:val="0"/>
                                      <w:divBdr>
                                        <w:top w:val="none" w:sz="0" w:space="0" w:color="auto"/>
                                        <w:left w:val="none" w:sz="0" w:space="0" w:color="auto"/>
                                        <w:bottom w:val="none" w:sz="0" w:space="0" w:color="auto"/>
                                        <w:right w:val="none" w:sz="0" w:space="0" w:color="auto"/>
                                      </w:divBdr>
                                    </w:div>
                                  </w:divsChild>
                                </w:div>
                                <w:div w:id="12032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6169">
                          <w:marLeft w:val="0"/>
                          <w:marRight w:val="0"/>
                          <w:marTop w:val="0"/>
                          <w:marBottom w:val="0"/>
                          <w:divBdr>
                            <w:top w:val="none" w:sz="0" w:space="0" w:color="auto"/>
                            <w:left w:val="none" w:sz="0" w:space="0" w:color="auto"/>
                            <w:bottom w:val="none" w:sz="0" w:space="0" w:color="auto"/>
                            <w:right w:val="none" w:sz="0" w:space="0" w:color="auto"/>
                          </w:divBdr>
                        </w:div>
                        <w:div w:id="171573361">
                          <w:marLeft w:val="0"/>
                          <w:marRight w:val="0"/>
                          <w:marTop w:val="0"/>
                          <w:marBottom w:val="0"/>
                          <w:divBdr>
                            <w:top w:val="none" w:sz="0" w:space="0" w:color="auto"/>
                            <w:left w:val="none" w:sz="0" w:space="0" w:color="auto"/>
                            <w:bottom w:val="none" w:sz="0" w:space="0" w:color="auto"/>
                            <w:right w:val="none" w:sz="0" w:space="0" w:color="auto"/>
                          </w:divBdr>
                          <w:divsChild>
                            <w:div w:id="14860516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5584532">
                                  <w:marLeft w:val="0"/>
                                  <w:marRight w:val="0"/>
                                  <w:marTop w:val="0"/>
                                  <w:marBottom w:val="0"/>
                                  <w:divBdr>
                                    <w:top w:val="none" w:sz="0" w:space="0" w:color="auto"/>
                                    <w:left w:val="none" w:sz="0" w:space="0" w:color="auto"/>
                                    <w:bottom w:val="none" w:sz="0" w:space="0" w:color="auto"/>
                                    <w:right w:val="none" w:sz="0" w:space="0" w:color="auto"/>
                                  </w:divBdr>
                                  <w:divsChild>
                                    <w:div w:id="107802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04764">
                          <w:marLeft w:val="0"/>
                          <w:marRight w:val="0"/>
                          <w:marTop w:val="450"/>
                          <w:marBottom w:val="450"/>
                          <w:divBdr>
                            <w:top w:val="none" w:sz="0" w:space="0" w:color="auto"/>
                            <w:left w:val="single" w:sz="24" w:space="0" w:color="6DB33F"/>
                            <w:bottom w:val="none" w:sz="0" w:space="0" w:color="auto"/>
                            <w:right w:val="none" w:sz="0" w:space="0" w:color="auto"/>
                          </w:divBdr>
                        </w:div>
                        <w:div w:id="1419643217">
                          <w:marLeft w:val="0"/>
                          <w:marRight w:val="0"/>
                          <w:marTop w:val="0"/>
                          <w:marBottom w:val="0"/>
                          <w:divBdr>
                            <w:top w:val="none" w:sz="0" w:space="0" w:color="auto"/>
                            <w:left w:val="none" w:sz="0" w:space="0" w:color="auto"/>
                            <w:bottom w:val="none" w:sz="0" w:space="0" w:color="auto"/>
                            <w:right w:val="none" w:sz="0" w:space="0" w:color="auto"/>
                          </w:divBdr>
                        </w:div>
                        <w:div w:id="4476316">
                          <w:marLeft w:val="0"/>
                          <w:marRight w:val="0"/>
                          <w:marTop w:val="0"/>
                          <w:marBottom w:val="0"/>
                          <w:divBdr>
                            <w:top w:val="none" w:sz="0" w:space="0" w:color="auto"/>
                            <w:left w:val="none" w:sz="0" w:space="0" w:color="auto"/>
                            <w:bottom w:val="none" w:sz="0" w:space="0" w:color="auto"/>
                            <w:right w:val="none" w:sz="0" w:space="0" w:color="auto"/>
                          </w:divBdr>
                        </w:div>
                        <w:div w:id="1994868519">
                          <w:marLeft w:val="0"/>
                          <w:marRight w:val="0"/>
                          <w:marTop w:val="0"/>
                          <w:marBottom w:val="0"/>
                          <w:divBdr>
                            <w:top w:val="none" w:sz="0" w:space="0" w:color="auto"/>
                            <w:left w:val="none" w:sz="0" w:space="0" w:color="auto"/>
                            <w:bottom w:val="none" w:sz="0" w:space="0" w:color="auto"/>
                            <w:right w:val="none" w:sz="0" w:space="0" w:color="auto"/>
                          </w:divBdr>
                          <w:divsChild>
                            <w:div w:id="1414005983">
                              <w:marLeft w:val="0"/>
                              <w:marRight w:val="0"/>
                              <w:marTop w:val="0"/>
                              <w:marBottom w:val="300"/>
                              <w:divBdr>
                                <w:top w:val="single" w:sz="6" w:space="15" w:color="E6E6E6"/>
                                <w:left w:val="single" w:sz="6" w:space="15" w:color="E6E6E6"/>
                                <w:bottom w:val="single" w:sz="6" w:space="15" w:color="E6E6E6"/>
                                <w:right w:val="single" w:sz="6" w:space="15" w:color="E6E6E6"/>
                              </w:divBdr>
                              <w:divsChild>
                                <w:div w:id="939794776">
                                  <w:marLeft w:val="0"/>
                                  <w:marRight w:val="0"/>
                                  <w:marTop w:val="0"/>
                                  <w:marBottom w:val="300"/>
                                  <w:divBdr>
                                    <w:top w:val="none" w:sz="0" w:space="0" w:color="auto"/>
                                    <w:left w:val="none" w:sz="0" w:space="0" w:color="auto"/>
                                    <w:bottom w:val="none" w:sz="0" w:space="0" w:color="auto"/>
                                    <w:right w:val="none" w:sz="0" w:space="0" w:color="auto"/>
                                  </w:divBdr>
                                  <w:divsChild>
                                    <w:div w:id="1747527627">
                                      <w:marLeft w:val="0"/>
                                      <w:marRight w:val="0"/>
                                      <w:marTop w:val="0"/>
                                      <w:marBottom w:val="0"/>
                                      <w:divBdr>
                                        <w:top w:val="none" w:sz="0" w:space="0" w:color="auto"/>
                                        <w:left w:val="none" w:sz="0" w:space="0" w:color="auto"/>
                                        <w:bottom w:val="none" w:sz="0" w:space="0" w:color="auto"/>
                                        <w:right w:val="none" w:sz="0" w:space="0" w:color="auto"/>
                                      </w:divBdr>
                                    </w:div>
                                  </w:divsChild>
                                </w:div>
                                <w:div w:id="13568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143917">
                      <w:marLeft w:val="0"/>
                      <w:marRight w:val="0"/>
                      <w:marTop w:val="0"/>
                      <w:marBottom w:val="0"/>
                      <w:divBdr>
                        <w:top w:val="none" w:sz="0" w:space="0" w:color="auto"/>
                        <w:left w:val="none" w:sz="0" w:space="0" w:color="auto"/>
                        <w:bottom w:val="none" w:sz="0" w:space="0" w:color="auto"/>
                        <w:right w:val="none" w:sz="0" w:space="0" w:color="auto"/>
                      </w:divBdr>
                      <w:divsChild>
                        <w:div w:id="618532662">
                          <w:marLeft w:val="0"/>
                          <w:marRight w:val="0"/>
                          <w:marTop w:val="0"/>
                          <w:marBottom w:val="0"/>
                          <w:divBdr>
                            <w:top w:val="none" w:sz="0" w:space="0" w:color="auto"/>
                            <w:left w:val="none" w:sz="0" w:space="0" w:color="auto"/>
                            <w:bottom w:val="none" w:sz="0" w:space="0" w:color="auto"/>
                            <w:right w:val="none" w:sz="0" w:space="0" w:color="auto"/>
                          </w:divBdr>
                        </w:div>
                        <w:div w:id="1549300418">
                          <w:marLeft w:val="0"/>
                          <w:marRight w:val="0"/>
                          <w:marTop w:val="0"/>
                          <w:marBottom w:val="0"/>
                          <w:divBdr>
                            <w:top w:val="none" w:sz="0" w:space="0" w:color="auto"/>
                            <w:left w:val="none" w:sz="0" w:space="0" w:color="auto"/>
                            <w:bottom w:val="none" w:sz="0" w:space="0" w:color="auto"/>
                            <w:right w:val="none" w:sz="0" w:space="0" w:color="auto"/>
                          </w:divBdr>
                          <w:divsChild>
                            <w:div w:id="190251822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21569188">
                                  <w:marLeft w:val="0"/>
                                  <w:marRight w:val="0"/>
                                  <w:marTop w:val="0"/>
                                  <w:marBottom w:val="0"/>
                                  <w:divBdr>
                                    <w:top w:val="none" w:sz="0" w:space="0" w:color="auto"/>
                                    <w:left w:val="none" w:sz="0" w:space="0" w:color="auto"/>
                                    <w:bottom w:val="none" w:sz="0" w:space="0" w:color="auto"/>
                                    <w:right w:val="none" w:sz="0" w:space="0" w:color="auto"/>
                                  </w:divBdr>
                                  <w:divsChild>
                                    <w:div w:id="16351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90021">
                          <w:marLeft w:val="0"/>
                          <w:marRight w:val="0"/>
                          <w:marTop w:val="0"/>
                          <w:marBottom w:val="0"/>
                          <w:divBdr>
                            <w:top w:val="none" w:sz="0" w:space="0" w:color="auto"/>
                            <w:left w:val="none" w:sz="0" w:space="0" w:color="auto"/>
                            <w:bottom w:val="none" w:sz="0" w:space="0" w:color="auto"/>
                            <w:right w:val="none" w:sz="0" w:space="0" w:color="auto"/>
                          </w:divBdr>
                        </w:div>
                        <w:div w:id="238953284">
                          <w:marLeft w:val="0"/>
                          <w:marRight w:val="0"/>
                          <w:marTop w:val="450"/>
                          <w:marBottom w:val="450"/>
                          <w:divBdr>
                            <w:top w:val="none" w:sz="0" w:space="0" w:color="auto"/>
                            <w:left w:val="single" w:sz="24" w:space="0" w:color="6DB33F"/>
                            <w:bottom w:val="none" w:sz="0" w:space="0" w:color="auto"/>
                            <w:right w:val="none" w:sz="0" w:space="0" w:color="auto"/>
                          </w:divBdr>
                          <w:divsChild>
                            <w:div w:id="202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49581">
                  <w:marLeft w:val="0"/>
                  <w:marRight w:val="0"/>
                  <w:marTop w:val="0"/>
                  <w:marBottom w:val="0"/>
                  <w:divBdr>
                    <w:top w:val="none" w:sz="0" w:space="0" w:color="auto"/>
                    <w:left w:val="none" w:sz="0" w:space="0" w:color="auto"/>
                    <w:bottom w:val="none" w:sz="0" w:space="0" w:color="auto"/>
                    <w:right w:val="none" w:sz="0" w:space="0" w:color="auto"/>
                  </w:divBdr>
                  <w:divsChild>
                    <w:div w:id="1501696796">
                      <w:marLeft w:val="0"/>
                      <w:marRight w:val="0"/>
                      <w:marTop w:val="0"/>
                      <w:marBottom w:val="0"/>
                      <w:divBdr>
                        <w:top w:val="none" w:sz="0" w:space="0" w:color="auto"/>
                        <w:left w:val="none" w:sz="0" w:space="0" w:color="auto"/>
                        <w:bottom w:val="none" w:sz="0" w:space="0" w:color="auto"/>
                        <w:right w:val="none" w:sz="0" w:space="0" w:color="auto"/>
                      </w:divBdr>
                    </w:div>
                    <w:div w:id="763696562">
                      <w:marLeft w:val="0"/>
                      <w:marRight w:val="0"/>
                      <w:marTop w:val="450"/>
                      <w:marBottom w:val="450"/>
                      <w:divBdr>
                        <w:top w:val="none" w:sz="0" w:space="0" w:color="auto"/>
                        <w:left w:val="single" w:sz="24" w:space="0" w:color="6DB33F"/>
                        <w:bottom w:val="none" w:sz="0" w:space="0" w:color="auto"/>
                        <w:right w:val="none" w:sz="0" w:space="0" w:color="auto"/>
                      </w:divBdr>
                      <w:divsChild>
                        <w:div w:id="542257484">
                          <w:marLeft w:val="0"/>
                          <w:marRight w:val="0"/>
                          <w:marTop w:val="0"/>
                          <w:marBottom w:val="0"/>
                          <w:divBdr>
                            <w:top w:val="none" w:sz="0" w:space="0" w:color="auto"/>
                            <w:left w:val="none" w:sz="0" w:space="0" w:color="auto"/>
                            <w:bottom w:val="none" w:sz="0" w:space="0" w:color="auto"/>
                            <w:right w:val="none" w:sz="0" w:space="0" w:color="auto"/>
                          </w:divBdr>
                        </w:div>
                      </w:divsChild>
                    </w:div>
                    <w:div w:id="1986811892">
                      <w:marLeft w:val="0"/>
                      <w:marRight w:val="0"/>
                      <w:marTop w:val="0"/>
                      <w:marBottom w:val="0"/>
                      <w:divBdr>
                        <w:top w:val="none" w:sz="0" w:space="0" w:color="auto"/>
                        <w:left w:val="none" w:sz="0" w:space="0" w:color="auto"/>
                        <w:bottom w:val="none" w:sz="0" w:space="0" w:color="auto"/>
                        <w:right w:val="none" w:sz="0" w:space="0" w:color="auto"/>
                      </w:divBdr>
                      <w:divsChild>
                        <w:div w:id="1651253354">
                          <w:marLeft w:val="0"/>
                          <w:marRight w:val="0"/>
                          <w:marTop w:val="0"/>
                          <w:marBottom w:val="0"/>
                          <w:divBdr>
                            <w:top w:val="none" w:sz="0" w:space="0" w:color="auto"/>
                            <w:left w:val="none" w:sz="0" w:space="0" w:color="auto"/>
                            <w:bottom w:val="none" w:sz="0" w:space="0" w:color="auto"/>
                            <w:right w:val="none" w:sz="0" w:space="0" w:color="auto"/>
                          </w:divBdr>
                        </w:div>
                        <w:div w:id="84766921">
                          <w:marLeft w:val="0"/>
                          <w:marRight w:val="0"/>
                          <w:marTop w:val="0"/>
                          <w:marBottom w:val="0"/>
                          <w:divBdr>
                            <w:top w:val="none" w:sz="0" w:space="0" w:color="auto"/>
                            <w:left w:val="none" w:sz="0" w:space="0" w:color="auto"/>
                            <w:bottom w:val="none" w:sz="0" w:space="0" w:color="auto"/>
                            <w:right w:val="none" w:sz="0" w:space="0" w:color="auto"/>
                          </w:divBdr>
                        </w:div>
                      </w:divsChild>
                    </w:div>
                    <w:div w:id="1395818126">
                      <w:marLeft w:val="0"/>
                      <w:marRight w:val="0"/>
                      <w:marTop w:val="0"/>
                      <w:marBottom w:val="0"/>
                      <w:divBdr>
                        <w:top w:val="none" w:sz="0" w:space="0" w:color="auto"/>
                        <w:left w:val="none" w:sz="0" w:space="0" w:color="auto"/>
                        <w:bottom w:val="none" w:sz="0" w:space="0" w:color="auto"/>
                        <w:right w:val="none" w:sz="0" w:space="0" w:color="auto"/>
                      </w:divBdr>
                      <w:divsChild>
                        <w:div w:id="1344285477">
                          <w:marLeft w:val="0"/>
                          <w:marRight w:val="0"/>
                          <w:marTop w:val="0"/>
                          <w:marBottom w:val="0"/>
                          <w:divBdr>
                            <w:top w:val="none" w:sz="0" w:space="0" w:color="auto"/>
                            <w:left w:val="none" w:sz="0" w:space="0" w:color="auto"/>
                            <w:bottom w:val="none" w:sz="0" w:space="0" w:color="auto"/>
                            <w:right w:val="none" w:sz="0" w:space="0" w:color="auto"/>
                          </w:divBdr>
                        </w:div>
                        <w:div w:id="1796288959">
                          <w:marLeft w:val="0"/>
                          <w:marRight w:val="0"/>
                          <w:marTop w:val="0"/>
                          <w:marBottom w:val="0"/>
                          <w:divBdr>
                            <w:top w:val="none" w:sz="0" w:space="0" w:color="auto"/>
                            <w:left w:val="none" w:sz="0" w:space="0" w:color="auto"/>
                            <w:bottom w:val="none" w:sz="0" w:space="0" w:color="auto"/>
                            <w:right w:val="none" w:sz="0" w:space="0" w:color="auto"/>
                          </w:divBdr>
                          <w:divsChild>
                            <w:div w:id="17270711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9966077">
                                  <w:marLeft w:val="0"/>
                                  <w:marRight w:val="0"/>
                                  <w:marTop w:val="0"/>
                                  <w:marBottom w:val="300"/>
                                  <w:divBdr>
                                    <w:top w:val="none" w:sz="0" w:space="0" w:color="auto"/>
                                    <w:left w:val="none" w:sz="0" w:space="0" w:color="auto"/>
                                    <w:bottom w:val="none" w:sz="0" w:space="0" w:color="auto"/>
                                    <w:right w:val="none" w:sz="0" w:space="0" w:color="auto"/>
                                  </w:divBdr>
                                  <w:divsChild>
                                    <w:div w:id="1148859079">
                                      <w:marLeft w:val="0"/>
                                      <w:marRight w:val="0"/>
                                      <w:marTop w:val="0"/>
                                      <w:marBottom w:val="0"/>
                                      <w:divBdr>
                                        <w:top w:val="none" w:sz="0" w:space="0" w:color="auto"/>
                                        <w:left w:val="none" w:sz="0" w:space="0" w:color="auto"/>
                                        <w:bottom w:val="none" w:sz="0" w:space="0" w:color="auto"/>
                                        <w:right w:val="none" w:sz="0" w:space="0" w:color="auto"/>
                                      </w:divBdr>
                                    </w:div>
                                  </w:divsChild>
                                </w:div>
                                <w:div w:id="3201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110">
                          <w:marLeft w:val="0"/>
                          <w:marRight w:val="0"/>
                          <w:marTop w:val="0"/>
                          <w:marBottom w:val="0"/>
                          <w:divBdr>
                            <w:top w:val="none" w:sz="0" w:space="0" w:color="auto"/>
                            <w:left w:val="none" w:sz="0" w:space="0" w:color="auto"/>
                            <w:bottom w:val="none" w:sz="0" w:space="0" w:color="auto"/>
                            <w:right w:val="none" w:sz="0" w:space="0" w:color="auto"/>
                          </w:divBdr>
                        </w:div>
                        <w:div w:id="1907184822">
                          <w:marLeft w:val="0"/>
                          <w:marRight w:val="0"/>
                          <w:marTop w:val="0"/>
                          <w:marBottom w:val="0"/>
                          <w:divBdr>
                            <w:top w:val="none" w:sz="0" w:space="0" w:color="auto"/>
                            <w:left w:val="none" w:sz="0" w:space="0" w:color="auto"/>
                            <w:bottom w:val="none" w:sz="0" w:space="0" w:color="auto"/>
                            <w:right w:val="none" w:sz="0" w:space="0" w:color="auto"/>
                          </w:divBdr>
                        </w:div>
                        <w:div w:id="1767732486">
                          <w:marLeft w:val="0"/>
                          <w:marRight w:val="0"/>
                          <w:marTop w:val="0"/>
                          <w:marBottom w:val="300"/>
                          <w:divBdr>
                            <w:top w:val="none" w:sz="0" w:space="0" w:color="auto"/>
                            <w:left w:val="none" w:sz="0" w:space="0" w:color="auto"/>
                            <w:bottom w:val="none" w:sz="0" w:space="0" w:color="auto"/>
                            <w:right w:val="none" w:sz="0" w:space="0" w:color="auto"/>
                          </w:divBdr>
                          <w:divsChild>
                            <w:div w:id="1917740746">
                              <w:marLeft w:val="0"/>
                              <w:marRight w:val="0"/>
                              <w:marTop w:val="0"/>
                              <w:marBottom w:val="0"/>
                              <w:divBdr>
                                <w:top w:val="none" w:sz="0" w:space="0" w:color="auto"/>
                                <w:left w:val="none" w:sz="0" w:space="0" w:color="auto"/>
                                <w:bottom w:val="none" w:sz="0" w:space="0" w:color="auto"/>
                                <w:right w:val="none" w:sz="0" w:space="0" w:color="auto"/>
                              </w:divBdr>
                            </w:div>
                          </w:divsChild>
                        </w:div>
                        <w:div w:id="257519771">
                          <w:marLeft w:val="0"/>
                          <w:marRight w:val="0"/>
                          <w:marTop w:val="0"/>
                          <w:marBottom w:val="0"/>
                          <w:divBdr>
                            <w:top w:val="none" w:sz="0" w:space="0" w:color="auto"/>
                            <w:left w:val="none" w:sz="0" w:space="0" w:color="auto"/>
                            <w:bottom w:val="none" w:sz="0" w:space="0" w:color="auto"/>
                            <w:right w:val="none" w:sz="0" w:space="0" w:color="auto"/>
                          </w:divBdr>
                        </w:div>
                        <w:div w:id="384990786">
                          <w:marLeft w:val="0"/>
                          <w:marRight w:val="0"/>
                          <w:marTop w:val="0"/>
                          <w:marBottom w:val="0"/>
                          <w:divBdr>
                            <w:top w:val="none" w:sz="0" w:space="0" w:color="auto"/>
                            <w:left w:val="none" w:sz="0" w:space="0" w:color="auto"/>
                            <w:bottom w:val="none" w:sz="0" w:space="0" w:color="auto"/>
                            <w:right w:val="none" w:sz="0" w:space="0" w:color="auto"/>
                          </w:divBdr>
                          <w:divsChild>
                            <w:div w:id="691626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57681893">
                                  <w:marLeft w:val="0"/>
                                  <w:marRight w:val="0"/>
                                  <w:marTop w:val="0"/>
                                  <w:marBottom w:val="0"/>
                                  <w:divBdr>
                                    <w:top w:val="none" w:sz="0" w:space="0" w:color="auto"/>
                                    <w:left w:val="none" w:sz="0" w:space="0" w:color="auto"/>
                                    <w:bottom w:val="none" w:sz="0" w:space="0" w:color="auto"/>
                                    <w:right w:val="none" w:sz="0" w:space="0" w:color="auto"/>
                                  </w:divBdr>
                                  <w:divsChild>
                                    <w:div w:id="3607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899507">
                          <w:marLeft w:val="0"/>
                          <w:marRight w:val="0"/>
                          <w:marTop w:val="0"/>
                          <w:marBottom w:val="0"/>
                          <w:divBdr>
                            <w:top w:val="none" w:sz="0" w:space="0" w:color="auto"/>
                            <w:left w:val="none" w:sz="0" w:space="0" w:color="auto"/>
                            <w:bottom w:val="none" w:sz="0" w:space="0" w:color="auto"/>
                            <w:right w:val="none" w:sz="0" w:space="0" w:color="auto"/>
                          </w:divBdr>
                        </w:div>
                        <w:div w:id="1459449024">
                          <w:marLeft w:val="0"/>
                          <w:marRight w:val="0"/>
                          <w:marTop w:val="0"/>
                          <w:marBottom w:val="0"/>
                          <w:divBdr>
                            <w:top w:val="none" w:sz="0" w:space="0" w:color="auto"/>
                            <w:left w:val="none" w:sz="0" w:space="0" w:color="auto"/>
                            <w:bottom w:val="none" w:sz="0" w:space="0" w:color="auto"/>
                            <w:right w:val="none" w:sz="0" w:space="0" w:color="auto"/>
                          </w:divBdr>
                          <w:divsChild>
                            <w:div w:id="125123428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34309209">
                                  <w:marLeft w:val="0"/>
                                  <w:marRight w:val="0"/>
                                  <w:marTop w:val="0"/>
                                  <w:marBottom w:val="0"/>
                                  <w:divBdr>
                                    <w:top w:val="none" w:sz="0" w:space="0" w:color="auto"/>
                                    <w:left w:val="none" w:sz="0" w:space="0" w:color="auto"/>
                                    <w:bottom w:val="none" w:sz="0" w:space="0" w:color="auto"/>
                                    <w:right w:val="none" w:sz="0" w:space="0" w:color="auto"/>
                                  </w:divBdr>
                                  <w:divsChild>
                                    <w:div w:id="5361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718700">
                          <w:marLeft w:val="0"/>
                          <w:marRight w:val="0"/>
                          <w:marTop w:val="0"/>
                          <w:marBottom w:val="0"/>
                          <w:divBdr>
                            <w:top w:val="none" w:sz="0" w:space="0" w:color="auto"/>
                            <w:left w:val="none" w:sz="0" w:space="0" w:color="auto"/>
                            <w:bottom w:val="none" w:sz="0" w:space="0" w:color="auto"/>
                            <w:right w:val="none" w:sz="0" w:space="0" w:color="auto"/>
                          </w:divBdr>
                        </w:div>
                      </w:divsChild>
                    </w:div>
                    <w:div w:id="1272932770">
                      <w:marLeft w:val="0"/>
                      <w:marRight w:val="0"/>
                      <w:marTop w:val="0"/>
                      <w:marBottom w:val="0"/>
                      <w:divBdr>
                        <w:top w:val="none" w:sz="0" w:space="0" w:color="auto"/>
                        <w:left w:val="none" w:sz="0" w:space="0" w:color="auto"/>
                        <w:bottom w:val="none" w:sz="0" w:space="0" w:color="auto"/>
                        <w:right w:val="none" w:sz="0" w:space="0" w:color="auto"/>
                      </w:divBdr>
                      <w:divsChild>
                        <w:div w:id="1003049718">
                          <w:marLeft w:val="0"/>
                          <w:marRight w:val="0"/>
                          <w:marTop w:val="0"/>
                          <w:marBottom w:val="0"/>
                          <w:divBdr>
                            <w:top w:val="none" w:sz="0" w:space="0" w:color="auto"/>
                            <w:left w:val="none" w:sz="0" w:space="0" w:color="auto"/>
                            <w:bottom w:val="none" w:sz="0" w:space="0" w:color="auto"/>
                            <w:right w:val="none" w:sz="0" w:space="0" w:color="auto"/>
                          </w:divBdr>
                        </w:div>
                        <w:div w:id="508756864">
                          <w:marLeft w:val="0"/>
                          <w:marRight w:val="0"/>
                          <w:marTop w:val="0"/>
                          <w:marBottom w:val="0"/>
                          <w:divBdr>
                            <w:top w:val="none" w:sz="0" w:space="0" w:color="auto"/>
                            <w:left w:val="none" w:sz="0" w:space="0" w:color="auto"/>
                            <w:bottom w:val="none" w:sz="0" w:space="0" w:color="auto"/>
                            <w:right w:val="none" w:sz="0" w:space="0" w:color="auto"/>
                          </w:divBdr>
                          <w:divsChild>
                            <w:div w:id="9503589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48047506">
                                  <w:marLeft w:val="0"/>
                                  <w:marRight w:val="0"/>
                                  <w:marTop w:val="0"/>
                                  <w:marBottom w:val="300"/>
                                  <w:divBdr>
                                    <w:top w:val="none" w:sz="0" w:space="0" w:color="auto"/>
                                    <w:left w:val="none" w:sz="0" w:space="0" w:color="auto"/>
                                    <w:bottom w:val="none" w:sz="0" w:space="0" w:color="auto"/>
                                    <w:right w:val="none" w:sz="0" w:space="0" w:color="auto"/>
                                  </w:divBdr>
                                  <w:divsChild>
                                    <w:div w:id="1130170384">
                                      <w:marLeft w:val="0"/>
                                      <w:marRight w:val="0"/>
                                      <w:marTop w:val="0"/>
                                      <w:marBottom w:val="0"/>
                                      <w:divBdr>
                                        <w:top w:val="none" w:sz="0" w:space="0" w:color="auto"/>
                                        <w:left w:val="none" w:sz="0" w:space="0" w:color="auto"/>
                                        <w:bottom w:val="none" w:sz="0" w:space="0" w:color="auto"/>
                                        <w:right w:val="none" w:sz="0" w:space="0" w:color="auto"/>
                                      </w:divBdr>
                                    </w:div>
                                  </w:divsChild>
                                </w:div>
                                <w:div w:id="1267469578">
                                  <w:marLeft w:val="0"/>
                                  <w:marRight w:val="0"/>
                                  <w:marTop w:val="0"/>
                                  <w:marBottom w:val="0"/>
                                  <w:divBdr>
                                    <w:top w:val="none" w:sz="0" w:space="0" w:color="auto"/>
                                    <w:left w:val="none" w:sz="0" w:space="0" w:color="auto"/>
                                    <w:bottom w:val="none" w:sz="0" w:space="0" w:color="auto"/>
                                    <w:right w:val="none" w:sz="0" w:space="0" w:color="auto"/>
                                  </w:divBdr>
                                  <w:divsChild>
                                    <w:div w:id="9472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04269">
                          <w:marLeft w:val="0"/>
                          <w:marRight w:val="0"/>
                          <w:marTop w:val="0"/>
                          <w:marBottom w:val="0"/>
                          <w:divBdr>
                            <w:top w:val="none" w:sz="0" w:space="0" w:color="auto"/>
                            <w:left w:val="none" w:sz="0" w:space="0" w:color="auto"/>
                            <w:bottom w:val="none" w:sz="0" w:space="0" w:color="auto"/>
                            <w:right w:val="none" w:sz="0" w:space="0" w:color="auto"/>
                          </w:divBdr>
                        </w:div>
                        <w:div w:id="1469585821">
                          <w:marLeft w:val="0"/>
                          <w:marRight w:val="0"/>
                          <w:marTop w:val="0"/>
                          <w:marBottom w:val="0"/>
                          <w:divBdr>
                            <w:top w:val="none" w:sz="0" w:space="0" w:color="auto"/>
                            <w:left w:val="none" w:sz="0" w:space="0" w:color="auto"/>
                            <w:bottom w:val="none" w:sz="0" w:space="0" w:color="auto"/>
                            <w:right w:val="none" w:sz="0" w:space="0" w:color="auto"/>
                          </w:divBdr>
                          <w:divsChild>
                            <w:div w:id="1489515853">
                              <w:marLeft w:val="0"/>
                              <w:marRight w:val="0"/>
                              <w:marTop w:val="0"/>
                              <w:marBottom w:val="300"/>
                              <w:divBdr>
                                <w:top w:val="single" w:sz="6" w:space="15" w:color="E6E6E6"/>
                                <w:left w:val="single" w:sz="6" w:space="15" w:color="E6E6E6"/>
                                <w:bottom w:val="single" w:sz="6" w:space="15" w:color="E6E6E6"/>
                                <w:right w:val="single" w:sz="6" w:space="15" w:color="E6E6E6"/>
                              </w:divBdr>
                              <w:divsChild>
                                <w:div w:id="528106890">
                                  <w:marLeft w:val="0"/>
                                  <w:marRight w:val="0"/>
                                  <w:marTop w:val="0"/>
                                  <w:marBottom w:val="0"/>
                                  <w:divBdr>
                                    <w:top w:val="none" w:sz="0" w:space="0" w:color="auto"/>
                                    <w:left w:val="none" w:sz="0" w:space="0" w:color="auto"/>
                                    <w:bottom w:val="none" w:sz="0" w:space="0" w:color="auto"/>
                                    <w:right w:val="none" w:sz="0" w:space="0" w:color="auto"/>
                                  </w:divBdr>
                                  <w:divsChild>
                                    <w:div w:id="20487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29303">
                          <w:marLeft w:val="0"/>
                          <w:marRight w:val="0"/>
                          <w:marTop w:val="450"/>
                          <w:marBottom w:val="450"/>
                          <w:divBdr>
                            <w:top w:val="none" w:sz="0" w:space="0" w:color="auto"/>
                            <w:left w:val="single" w:sz="24" w:space="0" w:color="6DB33F"/>
                            <w:bottom w:val="none" w:sz="0" w:space="0" w:color="auto"/>
                            <w:right w:val="none" w:sz="0" w:space="0" w:color="auto"/>
                          </w:divBdr>
                        </w:div>
                        <w:div w:id="40129378">
                          <w:marLeft w:val="0"/>
                          <w:marRight w:val="0"/>
                          <w:marTop w:val="0"/>
                          <w:marBottom w:val="0"/>
                          <w:divBdr>
                            <w:top w:val="none" w:sz="0" w:space="0" w:color="auto"/>
                            <w:left w:val="none" w:sz="0" w:space="0" w:color="auto"/>
                            <w:bottom w:val="none" w:sz="0" w:space="0" w:color="auto"/>
                            <w:right w:val="none" w:sz="0" w:space="0" w:color="auto"/>
                          </w:divBdr>
                        </w:div>
                        <w:div w:id="883981094">
                          <w:marLeft w:val="0"/>
                          <w:marRight w:val="0"/>
                          <w:marTop w:val="0"/>
                          <w:marBottom w:val="0"/>
                          <w:divBdr>
                            <w:top w:val="none" w:sz="0" w:space="0" w:color="auto"/>
                            <w:left w:val="none" w:sz="0" w:space="0" w:color="auto"/>
                            <w:bottom w:val="none" w:sz="0" w:space="0" w:color="auto"/>
                            <w:right w:val="none" w:sz="0" w:space="0" w:color="auto"/>
                          </w:divBdr>
                          <w:divsChild>
                            <w:div w:id="9745301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61827997">
                                  <w:marLeft w:val="0"/>
                                  <w:marRight w:val="0"/>
                                  <w:marTop w:val="0"/>
                                  <w:marBottom w:val="0"/>
                                  <w:divBdr>
                                    <w:top w:val="none" w:sz="0" w:space="0" w:color="auto"/>
                                    <w:left w:val="none" w:sz="0" w:space="0" w:color="auto"/>
                                    <w:bottom w:val="none" w:sz="0" w:space="0" w:color="auto"/>
                                    <w:right w:val="none" w:sz="0" w:space="0" w:color="auto"/>
                                  </w:divBdr>
                                  <w:divsChild>
                                    <w:div w:id="19170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3049">
                          <w:marLeft w:val="0"/>
                          <w:marRight w:val="0"/>
                          <w:marTop w:val="450"/>
                          <w:marBottom w:val="450"/>
                          <w:divBdr>
                            <w:top w:val="none" w:sz="0" w:space="0" w:color="auto"/>
                            <w:left w:val="single" w:sz="24" w:space="0" w:color="6DB33F"/>
                            <w:bottom w:val="none" w:sz="0" w:space="0" w:color="auto"/>
                            <w:right w:val="none" w:sz="0" w:space="0" w:color="auto"/>
                          </w:divBdr>
                        </w:div>
                        <w:div w:id="1037047704">
                          <w:marLeft w:val="0"/>
                          <w:marRight w:val="0"/>
                          <w:marTop w:val="0"/>
                          <w:marBottom w:val="0"/>
                          <w:divBdr>
                            <w:top w:val="none" w:sz="0" w:space="0" w:color="auto"/>
                            <w:left w:val="none" w:sz="0" w:space="0" w:color="auto"/>
                            <w:bottom w:val="none" w:sz="0" w:space="0" w:color="auto"/>
                            <w:right w:val="none" w:sz="0" w:space="0" w:color="auto"/>
                          </w:divBdr>
                        </w:div>
                        <w:div w:id="897744536">
                          <w:marLeft w:val="0"/>
                          <w:marRight w:val="0"/>
                          <w:marTop w:val="0"/>
                          <w:marBottom w:val="0"/>
                          <w:divBdr>
                            <w:top w:val="none" w:sz="0" w:space="0" w:color="auto"/>
                            <w:left w:val="none" w:sz="0" w:space="0" w:color="auto"/>
                            <w:bottom w:val="none" w:sz="0" w:space="0" w:color="auto"/>
                            <w:right w:val="none" w:sz="0" w:space="0" w:color="auto"/>
                          </w:divBdr>
                        </w:div>
                        <w:div w:id="812677328">
                          <w:marLeft w:val="0"/>
                          <w:marRight w:val="0"/>
                          <w:marTop w:val="0"/>
                          <w:marBottom w:val="0"/>
                          <w:divBdr>
                            <w:top w:val="none" w:sz="0" w:space="0" w:color="auto"/>
                            <w:left w:val="none" w:sz="0" w:space="0" w:color="auto"/>
                            <w:bottom w:val="none" w:sz="0" w:space="0" w:color="auto"/>
                            <w:right w:val="none" w:sz="0" w:space="0" w:color="auto"/>
                          </w:divBdr>
                        </w:div>
                        <w:div w:id="381750455">
                          <w:marLeft w:val="0"/>
                          <w:marRight w:val="0"/>
                          <w:marTop w:val="450"/>
                          <w:marBottom w:val="450"/>
                          <w:divBdr>
                            <w:top w:val="none" w:sz="0" w:space="0" w:color="auto"/>
                            <w:left w:val="single" w:sz="24" w:space="0" w:color="6DB33F"/>
                            <w:bottom w:val="none" w:sz="0" w:space="0" w:color="auto"/>
                            <w:right w:val="none" w:sz="0" w:space="0" w:color="auto"/>
                          </w:divBdr>
                        </w:div>
                      </w:divsChild>
                    </w:div>
                    <w:div w:id="2022390200">
                      <w:marLeft w:val="0"/>
                      <w:marRight w:val="0"/>
                      <w:marTop w:val="0"/>
                      <w:marBottom w:val="0"/>
                      <w:divBdr>
                        <w:top w:val="none" w:sz="0" w:space="0" w:color="auto"/>
                        <w:left w:val="none" w:sz="0" w:space="0" w:color="auto"/>
                        <w:bottom w:val="none" w:sz="0" w:space="0" w:color="auto"/>
                        <w:right w:val="none" w:sz="0" w:space="0" w:color="auto"/>
                      </w:divBdr>
                      <w:divsChild>
                        <w:div w:id="161622687">
                          <w:marLeft w:val="0"/>
                          <w:marRight w:val="0"/>
                          <w:marTop w:val="0"/>
                          <w:marBottom w:val="0"/>
                          <w:divBdr>
                            <w:top w:val="none" w:sz="0" w:space="0" w:color="auto"/>
                            <w:left w:val="none" w:sz="0" w:space="0" w:color="auto"/>
                            <w:bottom w:val="none" w:sz="0" w:space="0" w:color="auto"/>
                            <w:right w:val="none" w:sz="0" w:space="0" w:color="auto"/>
                          </w:divBdr>
                        </w:div>
                        <w:div w:id="1728145604">
                          <w:marLeft w:val="0"/>
                          <w:marRight w:val="0"/>
                          <w:marTop w:val="0"/>
                          <w:marBottom w:val="0"/>
                          <w:divBdr>
                            <w:top w:val="none" w:sz="0" w:space="0" w:color="auto"/>
                            <w:left w:val="none" w:sz="0" w:space="0" w:color="auto"/>
                            <w:bottom w:val="none" w:sz="0" w:space="0" w:color="auto"/>
                            <w:right w:val="none" w:sz="0" w:space="0" w:color="auto"/>
                          </w:divBdr>
                        </w:div>
                        <w:div w:id="471021871">
                          <w:marLeft w:val="0"/>
                          <w:marRight w:val="0"/>
                          <w:marTop w:val="0"/>
                          <w:marBottom w:val="0"/>
                          <w:divBdr>
                            <w:top w:val="none" w:sz="0" w:space="0" w:color="auto"/>
                            <w:left w:val="none" w:sz="0" w:space="0" w:color="auto"/>
                            <w:bottom w:val="none" w:sz="0" w:space="0" w:color="auto"/>
                            <w:right w:val="none" w:sz="0" w:space="0" w:color="auto"/>
                          </w:divBdr>
                          <w:divsChild>
                            <w:div w:id="63787862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10682371">
                                  <w:marLeft w:val="0"/>
                                  <w:marRight w:val="0"/>
                                  <w:marTop w:val="0"/>
                                  <w:marBottom w:val="0"/>
                                  <w:divBdr>
                                    <w:top w:val="none" w:sz="0" w:space="0" w:color="auto"/>
                                    <w:left w:val="none" w:sz="0" w:space="0" w:color="auto"/>
                                    <w:bottom w:val="none" w:sz="0" w:space="0" w:color="auto"/>
                                    <w:right w:val="none" w:sz="0" w:space="0" w:color="auto"/>
                                  </w:divBdr>
                                  <w:divsChild>
                                    <w:div w:id="12522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940445">
                          <w:marLeft w:val="0"/>
                          <w:marRight w:val="0"/>
                          <w:marTop w:val="0"/>
                          <w:marBottom w:val="0"/>
                          <w:divBdr>
                            <w:top w:val="none" w:sz="0" w:space="0" w:color="auto"/>
                            <w:left w:val="none" w:sz="0" w:space="0" w:color="auto"/>
                            <w:bottom w:val="none" w:sz="0" w:space="0" w:color="auto"/>
                            <w:right w:val="none" w:sz="0" w:space="0" w:color="auto"/>
                          </w:divBdr>
                        </w:div>
                        <w:div w:id="313687032">
                          <w:marLeft w:val="0"/>
                          <w:marRight w:val="0"/>
                          <w:marTop w:val="0"/>
                          <w:marBottom w:val="0"/>
                          <w:divBdr>
                            <w:top w:val="none" w:sz="0" w:space="0" w:color="auto"/>
                            <w:left w:val="none" w:sz="0" w:space="0" w:color="auto"/>
                            <w:bottom w:val="none" w:sz="0" w:space="0" w:color="auto"/>
                            <w:right w:val="none" w:sz="0" w:space="0" w:color="auto"/>
                          </w:divBdr>
                          <w:divsChild>
                            <w:div w:id="631907401">
                              <w:marLeft w:val="0"/>
                              <w:marRight w:val="0"/>
                              <w:marTop w:val="0"/>
                              <w:marBottom w:val="300"/>
                              <w:divBdr>
                                <w:top w:val="single" w:sz="6" w:space="15" w:color="E6E6E6"/>
                                <w:left w:val="single" w:sz="6" w:space="15" w:color="E6E6E6"/>
                                <w:bottom w:val="single" w:sz="6" w:space="15" w:color="E6E6E6"/>
                                <w:right w:val="single" w:sz="6" w:space="15" w:color="E6E6E6"/>
                              </w:divBdr>
                              <w:divsChild>
                                <w:div w:id="464198278">
                                  <w:marLeft w:val="0"/>
                                  <w:marRight w:val="0"/>
                                  <w:marTop w:val="0"/>
                                  <w:marBottom w:val="0"/>
                                  <w:divBdr>
                                    <w:top w:val="none" w:sz="0" w:space="0" w:color="auto"/>
                                    <w:left w:val="none" w:sz="0" w:space="0" w:color="auto"/>
                                    <w:bottom w:val="none" w:sz="0" w:space="0" w:color="auto"/>
                                    <w:right w:val="none" w:sz="0" w:space="0" w:color="auto"/>
                                  </w:divBdr>
                                  <w:divsChild>
                                    <w:div w:id="3822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470826">
                          <w:marLeft w:val="0"/>
                          <w:marRight w:val="0"/>
                          <w:marTop w:val="450"/>
                          <w:marBottom w:val="450"/>
                          <w:divBdr>
                            <w:top w:val="none" w:sz="0" w:space="0" w:color="auto"/>
                            <w:left w:val="single" w:sz="24" w:space="0" w:color="6DB33F"/>
                            <w:bottom w:val="none" w:sz="0" w:space="0" w:color="auto"/>
                            <w:right w:val="none" w:sz="0" w:space="0" w:color="auto"/>
                          </w:divBdr>
                        </w:div>
                      </w:divsChild>
                    </w:div>
                    <w:div w:id="1043335571">
                      <w:marLeft w:val="0"/>
                      <w:marRight w:val="0"/>
                      <w:marTop w:val="0"/>
                      <w:marBottom w:val="0"/>
                      <w:divBdr>
                        <w:top w:val="none" w:sz="0" w:space="0" w:color="auto"/>
                        <w:left w:val="none" w:sz="0" w:space="0" w:color="auto"/>
                        <w:bottom w:val="none" w:sz="0" w:space="0" w:color="auto"/>
                        <w:right w:val="none" w:sz="0" w:space="0" w:color="auto"/>
                      </w:divBdr>
                      <w:divsChild>
                        <w:div w:id="1667584696">
                          <w:marLeft w:val="0"/>
                          <w:marRight w:val="0"/>
                          <w:marTop w:val="0"/>
                          <w:marBottom w:val="0"/>
                          <w:divBdr>
                            <w:top w:val="none" w:sz="0" w:space="0" w:color="auto"/>
                            <w:left w:val="none" w:sz="0" w:space="0" w:color="auto"/>
                            <w:bottom w:val="none" w:sz="0" w:space="0" w:color="auto"/>
                            <w:right w:val="none" w:sz="0" w:space="0" w:color="auto"/>
                          </w:divBdr>
                        </w:div>
                        <w:div w:id="658309503">
                          <w:marLeft w:val="0"/>
                          <w:marRight w:val="0"/>
                          <w:marTop w:val="0"/>
                          <w:marBottom w:val="0"/>
                          <w:divBdr>
                            <w:top w:val="none" w:sz="0" w:space="0" w:color="auto"/>
                            <w:left w:val="none" w:sz="0" w:space="0" w:color="auto"/>
                            <w:bottom w:val="none" w:sz="0" w:space="0" w:color="auto"/>
                            <w:right w:val="none" w:sz="0" w:space="0" w:color="auto"/>
                          </w:divBdr>
                          <w:divsChild>
                            <w:div w:id="6680221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1250909">
                                  <w:marLeft w:val="0"/>
                                  <w:marRight w:val="0"/>
                                  <w:marTop w:val="0"/>
                                  <w:marBottom w:val="0"/>
                                  <w:divBdr>
                                    <w:top w:val="none" w:sz="0" w:space="0" w:color="auto"/>
                                    <w:left w:val="none" w:sz="0" w:space="0" w:color="auto"/>
                                    <w:bottom w:val="none" w:sz="0" w:space="0" w:color="auto"/>
                                    <w:right w:val="none" w:sz="0" w:space="0" w:color="auto"/>
                                  </w:divBdr>
                                  <w:divsChild>
                                    <w:div w:id="807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71316">
                          <w:marLeft w:val="0"/>
                          <w:marRight w:val="0"/>
                          <w:marTop w:val="0"/>
                          <w:marBottom w:val="0"/>
                          <w:divBdr>
                            <w:top w:val="none" w:sz="0" w:space="0" w:color="auto"/>
                            <w:left w:val="none" w:sz="0" w:space="0" w:color="auto"/>
                            <w:bottom w:val="none" w:sz="0" w:space="0" w:color="auto"/>
                            <w:right w:val="none" w:sz="0" w:space="0" w:color="auto"/>
                          </w:divBdr>
                        </w:div>
                        <w:div w:id="1459492696">
                          <w:marLeft w:val="0"/>
                          <w:marRight w:val="0"/>
                          <w:marTop w:val="450"/>
                          <w:marBottom w:val="450"/>
                          <w:divBdr>
                            <w:top w:val="none" w:sz="0" w:space="0" w:color="auto"/>
                            <w:left w:val="single" w:sz="24" w:space="0" w:color="6DB33F"/>
                            <w:bottom w:val="none" w:sz="0" w:space="0" w:color="auto"/>
                            <w:right w:val="none" w:sz="0" w:space="0" w:color="auto"/>
                          </w:divBdr>
                        </w:div>
                        <w:div w:id="438110705">
                          <w:marLeft w:val="0"/>
                          <w:marRight w:val="0"/>
                          <w:marTop w:val="0"/>
                          <w:marBottom w:val="0"/>
                          <w:divBdr>
                            <w:top w:val="none" w:sz="0" w:space="0" w:color="auto"/>
                            <w:left w:val="none" w:sz="0" w:space="0" w:color="auto"/>
                            <w:bottom w:val="none" w:sz="0" w:space="0" w:color="auto"/>
                            <w:right w:val="none" w:sz="0" w:space="0" w:color="auto"/>
                          </w:divBdr>
                        </w:div>
                        <w:div w:id="492843559">
                          <w:marLeft w:val="0"/>
                          <w:marRight w:val="0"/>
                          <w:marTop w:val="0"/>
                          <w:marBottom w:val="0"/>
                          <w:divBdr>
                            <w:top w:val="none" w:sz="0" w:space="0" w:color="auto"/>
                            <w:left w:val="none" w:sz="0" w:space="0" w:color="auto"/>
                            <w:bottom w:val="none" w:sz="0" w:space="0" w:color="auto"/>
                            <w:right w:val="none" w:sz="0" w:space="0" w:color="auto"/>
                          </w:divBdr>
                          <w:divsChild>
                            <w:div w:id="507395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238174342">
                                  <w:marLeft w:val="0"/>
                                  <w:marRight w:val="0"/>
                                  <w:marTop w:val="0"/>
                                  <w:marBottom w:val="0"/>
                                  <w:divBdr>
                                    <w:top w:val="none" w:sz="0" w:space="0" w:color="auto"/>
                                    <w:left w:val="none" w:sz="0" w:space="0" w:color="auto"/>
                                    <w:bottom w:val="none" w:sz="0" w:space="0" w:color="auto"/>
                                    <w:right w:val="none" w:sz="0" w:space="0" w:color="auto"/>
                                  </w:divBdr>
                                  <w:divsChild>
                                    <w:div w:id="158330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42160">
                          <w:marLeft w:val="0"/>
                          <w:marRight w:val="0"/>
                          <w:marTop w:val="0"/>
                          <w:marBottom w:val="0"/>
                          <w:divBdr>
                            <w:top w:val="none" w:sz="0" w:space="0" w:color="auto"/>
                            <w:left w:val="none" w:sz="0" w:space="0" w:color="auto"/>
                            <w:bottom w:val="none" w:sz="0" w:space="0" w:color="auto"/>
                            <w:right w:val="none" w:sz="0" w:space="0" w:color="auto"/>
                          </w:divBdr>
                        </w:div>
                        <w:div w:id="1340691858">
                          <w:marLeft w:val="0"/>
                          <w:marRight w:val="0"/>
                          <w:marTop w:val="0"/>
                          <w:marBottom w:val="0"/>
                          <w:divBdr>
                            <w:top w:val="none" w:sz="0" w:space="0" w:color="auto"/>
                            <w:left w:val="none" w:sz="0" w:space="0" w:color="auto"/>
                            <w:bottom w:val="none" w:sz="0" w:space="0" w:color="auto"/>
                            <w:right w:val="none" w:sz="0" w:space="0" w:color="auto"/>
                          </w:divBdr>
                        </w:div>
                        <w:div w:id="11807995">
                          <w:marLeft w:val="0"/>
                          <w:marRight w:val="0"/>
                          <w:marTop w:val="0"/>
                          <w:marBottom w:val="0"/>
                          <w:divBdr>
                            <w:top w:val="none" w:sz="0" w:space="0" w:color="auto"/>
                            <w:left w:val="none" w:sz="0" w:space="0" w:color="auto"/>
                            <w:bottom w:val="none" w:sz="0" w:space="0" w:color="auto"/>
                            <w:right w:val="none" w:sz="0" w:space="0" w:color="auto"/>
                          </w:divBdr>
                          <w:divsChild>
                            <w:div w:id="2305014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96168832">
                                  <w:marLeft w:val="0"/>
                                  <w:marRight w:val="0"/>
                                  <w:marTop w:val="0"/>
                                  <w:marBottom w:val="0"/>
                                  <w:divBdr>
                                    <w:top w:val="none" w:sz="0" w:space="0" w:color="auto"/>
                                    <w:left w:val="none" w:sz="0" w:space="0" w:color="auto"/>
                                    <w:bottom w:val="none" w:sz="0" w:space="0" w:color="auto"/>
                                    <w:right w:val="none" w:sz="0" w:space="0" w:color="auto"/>
                                  </w:divBdr>
                                  <w:divsChild>
                                    <w:div w:id="18677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6632">
                          <w:marLeft w:val="0"/>
                          <w:marRight w:val="0"/>
                          <w:marTop w:val="0"/>
                          <w:marBottom w:val="0"/>
                          <w:divBdr>
                            <w:top w:val="none" w:sz="0" w:space="0" w:color="auto"/>
                            <w:left w:val="none" w:sz="0" w:space="0" w:color="auto"/>
                            <w:bottom w:val="none" w:sz="0" w:space="0" w:color="auto"/>
                            <w:right w:val="none" w:sz="0" w:space="0" w:color="auto"/>
                          </w:divBdr>
                        </w:div>
                        <w:div w:id="890269185">
                          <w:marLeft w:val="0"/>
                          <w:marRight w:val="0"/>
                          <w:marTop w:val="450"/>
                          <w:marBottom w:val="450"/>
                          <w:divBdr>
                            <w:top w:val="none" w:sz="0" w:space="0" w:color="auto"/>
                            <w:left w:val="single" w:sz="24" w:space="0" w:color="6DB33F"/>
                            <w:bottom w:val="none" w:sz="0" w:space="0" w:color="auto"/>
                            <w:right w:val="none" w:sz="0" w:space="0" w:color="auto"/>
                          </w:divBdr>
                          <w:divsChild>
                            <w:div w:id="976880071">
                              <w:marLeft w:val="0"/>
                              <w:marRight w:val="0"/>
                              <w:marTop w:val="0"/>
                              <w:marBottom w:val="0"/>
                              <w:divBdr>
                                <w:top w:val="none" w:sz="0" w:space="0" w:color="auto"/>
                                <w:left w:val="none" w:sz="0" w:space="0" w:color="auto"/>
                                <w:bottom w:val="none" w:sz="0" w:space="0" w:color="auto"/>
                                <w:right w:val="none" w:sz="0" w:space="0" w:color="auto"/>
                              </w:divBdr>
                            </w:div>
                            <w:div w:id="651716392">
                              <w:marLeft w:val="0"/>
                              <w:marRight w:val="0"/>
                              <w:marTop w:val="0"/>
                              <w:marBottom w:val="0"/>
                              <w:divBdr>
                                <w:top w:val="none" w:sz="0" w:space="0" w:color="auto"/>
                                <w:left w:val="none" w:sz="0" w:space="0" w:color="auto"/>
                                <w:bottom w:val="none" w:sz="0" w:space="0" w:color="auto"/>
                                <w:right w:val="none" w:sz="0" w:space="0" w:color="auto"/>
                              </w:divBdr>
                            </w:div>
                            <w:div w:id="179784136">
                              <w:marLeft w:val="0"/>
                              <w:marRight w:val="0"/>
                              <w:marTop w:val="0"/>
                              <w:marBottom w:val="0"/>
                              <w:divBdr>
                                <w:top w:val="none" w:sz="0" w:space="0" w:color="auto"/>
                                <w:left w:val="none" w:sz="0" w:space="0" w:color="auto"/>
                                <w:bottom w:val="none" w:sz="0" w:space="0" w:color="auto"/>
                                <w:right w:val="none" w:sz="0" w:space="0" w:color="auto"/>
                              </w:divBdr>
                            </w:div>
                            <w:div w:id="317534228">
                              <w:marLeft w:val="0"/>
                              <w:marRight w:val="0"/>
                              <w:marTop w:val="0"/>
                              <w:marBottom w:val="0"/>
                              <w:divBdr>
                                <w:top w:val="none" w:sz="0" w:space="0" w:color="auto"/>
                                <w:left w:val="none" w:sz="0" w:space="0" w:color="auto"/>
                                <w:bottom w:val="none" w:sz="0" w:space="0" w:color="auto"/>
                                <w:right w:val="none" w:sz="0" w:space="0" w:color="auto"/>
                              </w:divBdr>
                            </w:div>
                            <w:div w:id="1886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2135">
                      <w:marLeft w:val="0"/>
                      <w:marRight w:val="0"/>
                      <w:marTop w:val="0"/>
                      <w:marBottom w:val="0"/>
                      <w:divBdr>
                        <w:top w:val="none" w:sz="0" w:space="0" w:color="auto"/>
                        <w:left w:val="none" w:sz="0" w:space="0" w:color="auto"/>
                        <w:bottom w:val="none" w:sz="0" w:space="0" w:color="auto"/>
                        <w:right w:val="none" w:sz="0" w:space="0" w:color="auto"/>
                      </w:divBdr>
                      <w:divsChild>
                        <w:div w:id="1258714665">
                          <w:marLeft w:val="0"/>
                          <w:marRight w:val="0"/>
                          <w:marTop w:val="0"/>
                          <w:marBottom w:val="0"/>
                          <w:divBdr>
                            <w:top w:val="none" w:sz="0" w:space="0" w:color="auto"/>
                            <w:left w:val="none" w:sz="0" w:space="0" w:color="auto"/>
                            <w:bottom w:val="none" w:sz="0" w:space="0" w:color="auto"/>
                            <w:right w:val="none" w:sz="0" w:space="0" w:color="auto"/>
                          </w:divBdr>
                        </w:div>
                        <w:div w:id="570235028">
                          <w:marLeft w:val="0"/>
                          <w:marRight w:val="0"/>
                          <w:marTop w:val="0"/>
                          <w:marBottom w:val="0"/>
                          <w:divBdr>
                            <w:top w:val="none" w:sz="0" w:space="0" w:color="auto"/>
                            <w:left w:val="none" w:sz="0" w:space="0" w:color="auto"/>
                            <w:bottom w:val="none" w:sz="0" w:space="0" w:color="auto"/>
                            <w:right w:val="none" w:sz="0" w:space="0" w:color="auto"/>
                          </w:divBdr>
                        </w:div>
                        <w:div w:id="870192665">
                          <w:marLeft w:val="0"/>
                          <w:marRight w:val="0"/>
                          <w:marTop w:val="0"/>
                          <w:marBottom w:val="0"/>
                          <w:divBdr>
                            <w:top w:val="none" w:sz="0" w:space="0" w:color="auto"/>
                            <w:left w:val="none" w:sz="0" w:space="0" w:color="auto"/>
                            <w:bottom w:val="none" w:sz="0" w:space="0" w:color="auto"/>
                            <w:right w:val="none" w:sz="0" w:space="0" w:color="auto"/>
                          </w:divBdr>
                          <w:divsChild>
                            <w:div w:id="12844625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8112473">
                                  <w:marLeft w:val="0"/>
                                  <w:marRight w:val="0"/>
                                  <w:marTop w:val="0"/>
                                  <w:marBottom w:val="300"/>
                                  <w:divBdr>
                                    <w:top w:val="none" w:sz="0" w:space="0" w:color="auto"/>
                                    <w:left w:val="none" w:sz="0" w:space="0" w:color="auto"/>
                                    <w:bottom w:val="none" w:sz="0" w:space="0" w:color="auto"/>
                                    <w:right w:val="none" w:sz="0" w:space="0" w:color="auto"/>
                                  </w:divBdr>
                                  <w:divsChild>
                                    <w:div w:id="55596287">
                                      <w:marLeft w:val="0"/>
                                      <w:marRight w:val="0"/>
                                      <w:marTop w:val="0"/>
                                      <w:marBottom w:val="0"/>
                                      <w:divBdr>
                                        <w:top w:val="none" w:sz="0" w:space="0" w:color="auto"/>
                                        <w:left w:val="none" w:sz="0" w:space="0" w:color="auto"/>
                                        <w:bottom w:val="none" w:sz="0" w:space="0" w:color="auto"/>
                                        <w:right w:val="none" w:sz="0" w:space="0" w:color="auto"/>
                                      </w:divBdr>
                                    </w:div>
                                  </w:divsChild>
                                </w:div>
                                <w:div w:id="589046782">
                                  <w:marLeft w:val="0"/>
                                  <w:marRight w:val="0"/>
                                  <w:marTop w:val="0"/>
                                  <w:marBottom w:val="0"/>
                                  <w:divBdr>
                                    <w:top w:val="none" w:sz="0" w:space="0" w:color="auto"/>
                                    <w:left w:val="none" w:sz="0" w:space="0" w:color="auto"/>
                                    <w:bottom w:val="none" w:sz="0" w:space="0" w:color="auto"/>
                                    <w:right w:val="none" w:sz="0" w:space="0" w:color="auto"/>
                                  </w:divBdr>
                                  <w:divsChild>
                                    <w:div w:id="10326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3849">
                          <w:marLeft w:val="0"/>
                          <w:marRight w:val="0"/>
                          <w:marTop w:val="450"/>
                          <w:marBottom w:val="450"/>
                          <w:divBdr>
                            <w:top w:val="none" w:sz="0" w:space="0" w:color="auto"/>
                            <w:left w:val="single" w:sz="24" w:space="0" w:color="6DB33F"/>
                            <w:bottom w:val="none" w:sz="0" w:space="0" w:color="auto"/>
                            <w:right w:val="none" w:sz="0" w:space="0" w:color="auto"/>
                          </w:divBdr>
                        </w:div>
                        <w:div w:id="494104606">
                          <w:marLeft w:val="0"/>
                          <w:marRight w:val="0"/>
                          <w:marTop w:val="0"/>
                          <w:marBottom w:val="0"/>
                          <w:divBdr>
                            <w:top w:val="none" w:sz="0" w:space="0" w:color="auto"/>
                            <w:left w:val="none" w:sz="0" w:space="0" w:color="auto"/>
                            <w:bottom w:val="none" w:sz="0" w:space="0" w:color="auto"/>
                            <w:right w:val="none" w:sz="0" w:space="0" w:color="auto"/>
                          </w:divBdr>
                          <w:divsChild>
                            <w:div w:id="1519350112">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2193801">
                                  <w:marLeft w:val="0"/>
                                  <w:marRight w:val="0"/>
                                  <w:marTop w:val="0"/>
                                  <w:marBottom w:val="300"/>
                                  <w:divBdr>
                                    <w:top w:val="none" w:sz="0" w:space="0" w:color="auto"/>
                                    <w:left w:val="none" w:sz="0" w:space="0" w:color="auto"/>
                                    <w:bottom w:val="none" w:sz="0" w:space="0" w:color="auto"/>
                                    <w:right w:val="none" w:sz="0" w:space="0" w:color="auto"/>
                                  </w:divBdr>
                                  <w:divsChild>
                                    <w:div w:id="1658072795">
                                      <w:marLeft w:val="0"/>
                                      <w:marRight w:val="0"/>
                                      <w:marTop w:val="0"/>
                                      <w:marBottom w:val="0"/>
                                      <w:divBdr>
                                        <w:top w:val="none" w:sz="0" w:space="0" w:color="auto"/>
                                        <w:left w:val="none" w:sz="0" w:space="0" w:color="auto"/>
                                        <w:bottom w:val="none" w:sz="0" w:space="0" w:color="auto"/>
                                        <w:right w:val="none" w:sz="0" w:space="0" w:color="auto"/>
                                      </w:divBdr>
                                    </w:div>
                                  </w:divsChild>
                                </w:div>
                                <w:div w:id="1345355140">
                                  <w:marLeft w:val="0"/>
                                  <w:marRight w:val="0"/>
                                  <w:marTop w:val="0"/>
                                  <w:marBottom w:val="0"/>
                                  <w:divBdr>
                                    <w:top w:val="none" w:sz="0" w:space="0" w:color="auto"/>
                                    <w:left w:val="none" w:sz="0" w:space="0" w:color="auto"/>
                                    <w:bottom w:val="none" w:sz="0" w:space="0" w:color="auto"/>
                                    <w:right w:val="none" w:sz="0" w:space="0" w:color="auto"/>
                                  </w:divBdr>
                                  <w:divsChild>
                                    <w:div w:id="1982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82585">
                          <w:marLeft w:val="0"/>
                          <w:marRight w:val="0"/>
                          <w:marTop w:val="0"/>
                          <w:marBottom w:val="0"/>
                          <w:divBdr>
                            <w:top w:val="none" w:sz="0" w:space="0" w:color="auto"/>
                            <w:left w:val="none" w:sz="0" w:space="0" w:color="auto"/>
                            <w:bottom w:val="none" w:sz="0" w:space="0" w:color="auto"/>
                            <w:right w:val="none" w:sz="0" w:space="0" w:color="auto"/>
                          </w:divBdr>
                        </w:div>
                      </w:divsChild>
                    </w:div>
                    <w:div w:id="1135559366">
                      <w:marLeft w:val="0"/>
                      <w:marRight w:val="0"/>
                      <w:marTop w:val="0"/>
                      <w:marBottom w:val="0"/>
                      <w:divBdr>
                        <w:top w:val="none" w:sz="0" w:space="0" w:color="auto"/>
                        <w:left w:val="none" w:sz="0" w:space="0" w:color="auto"/>
                        <w:bottom w:val="none" w:sz="0" w:space="0" w:color="auto"/>
                        <w:right w:val="none" w:sz="0" w:space="0" w:color="auto"/>
                      </w:divBdr>
                      <w:divsChild>
                        <w:div w:id="287859346">
                          <w:marLeft w:val="0"/>
                          <w:marRight w:val="0"/>
                          <w:marTop w:val="0"/>
                          <w:marBottom w:val="0"/>
                          <w:divBdr>
                            <w:top w:val="none" w:sz="0" w:space="0" w:color="auto"/>
                            <w:left w:val="none" w:sz="0" w:space="0" w:color="auto"/>
                            <w:bottom w:val="none" w:sz="0" w:space="0" w:color="auto"/>
                            <w:right w:val="none" w:sz="0" w:space="0" w:color="auto"/>
                          </w:divBdr>
                        </w:div>
                        <w:div w:id="712075012">
                          <w:marLeft w:val="0"/>
                          <w:marRight w:val="0"/>
                          <w:marTop w:val="0"/>
                          <w:marBottom w:val="0"/>
                          <w:divBdr>
                            <w:top w:val="none" w:sz="0" w:space="0" w:color="auto"/>
                            <w:left w:val="none" w:sz="0" w:space="0" w:color="auto"/>
                            <w:bottom w:val="none" w:sz="0" w:space="0" w:color="auto"/>
                            <w:right w:val="none" w:sz="0" w:space="0" w:color="auto"/>
                          </w:divBdr>
                          <w:divsChild>
                            <w:div w:id="152424337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07262701">
                                  <w:marLeft w:val="0"/>
                                  <w:marRight w:val="0"/>
                                  <w:marTop w:val="0"/>
                                  <w:marBottom w:val="0"/>
                                  <w:divBdr>
                                    <w:top w:val="none" w:sz="0" w:space="0" w:color="auto"/>
                                    <w:left w:val="none" w:sz="0" w:space="0" w:color="auto"/>
                                    <w:bottom w:val="none" w:sz="0" w:space="0" w:color="auto"/>
                                    <w:right w:val="none" w:sz="0" w:space="0" w:color="auto"/>
                                  </w:divBdr>
                                  <w:divsChild>
                                    <w:div w:id="7461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3786">
                          <w:marLeft w:val="0"/>
                          <w:marRight w:val="0"/>
                          <w:marTop w:val="450"/>
                          <w:marBottom w:val="450"/>
                          <w:divBdr>
                            <w:top w:val="none" w:sz="0" w:space="0" w:color="auto"/>
                            <w:left w:val="single" w:sz="24" w:space="0" w:color="6DB33F"/>
                            <w:bottom w:val="none" w:sz="0" w:space="0" w:color="auto"/>
                            <w:right w:val="none" w:sz="0" w:space="0" w:color="auto"/>
                          </w:divBdr>
                        </w:div>
                        <w:div w:id="847985967">
                          <w:marLeft w:val="0"/>
                          <w:marRight w:val="0"/>
                          <w:marTop w:val="0"/>
                          <w:marBottom w:val="0"/>
                          <w:divBdr>
                            <w:top w:val="none" w:sz="0" w:space="0" w:color="auto"/>
                            <w:left w:val="none" w:sz="0" w:space="0" w:color="auto"/>
                            <w:bottom w:val="none" w:sz="0" w:space="0" w:color="auto"/>
                            <w:right w:val="none" w:sz="0" w:space="0" w:color="auto"/>
                          </w:divBdr>
                        </w:div>
                        <w:div w:id="673846527">
                          <w:marLeft w:val="0"/>
                          <w:marRight w:val="0"/>
                          <w:marTop w:val="450"/>
                          <w:marBottom w:val="450"/>
                          <w:divBdr>
                            <w:top w:val="none" w:sz="0" w:space="0" w:color="auto"/>
                            <w:left w:val="single" w:sz="24" w:space="0" w:color="6DB33F"/>
                            <w:bottom w:val="none" w:sz="0" w:space="0" w:color="auto"/>
                            <w:right w:val="none" w:sz="0" w:space="0" w:color="auto"/>
                          </w:divBdr>
                        </w:div>
                        <w:div w:id="105084212">
                          <w:marLeft w:val="0"/>
                          <w:marRight w:val="0"/>
                          <w:marTop w:val="0"/>
                          <w:marBottom w:val="0"/>
                          <w:divBdr>
                            <w:top w:val="none" w:sz="0" w:space="0" w:color="auto"/>
                            <w:left w:val="none" w:sz="0" w:space="0" w:color="auto"/>
                            <w:bottom w:val="none" w:sz="0" w:space="0" w:color="auto"/>
                            <w:right w:val="none" w:sz="0" w:space="0" w:color="auto"/>
                          </w:divBdr>
                          <w:divsChild>
                            <w:div w:id="20252856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540367877">
                                  <w:marLeft w:val="0"/>
                                  <w:marRight w:val="0"/>
                                  <w:marTop w:val="0"/>
                                  <w:marBottom w:val="300"/>
                                  <w:divBdr>
                                    <w:top w:val="none" w:sz="0" w:space="0" w:color="auto"/>
                                    <w:left w:val="none" w:sz="0" w:space="0" w:color="auto"/>
                                    <w:bottom w:val="none" w:sz="0" w:space="0" w:color="auto"/>
                                    <w:right w:val="none" w:sz="0" w:space="0" w:color="auto"/>
                                  </w:divBdr>
                                  <w:divsChild>
                                    <w:div w:id="57482449">
                                      <w:marLeft w:val="0"/>
                                      <w:marRight w:val="0"/>
                                      <w:marTop w:val="0"/>
                                      <w:marBottom w:val="0"/>
                                      <w:divBdr>
                                        <w:top w:val="none" w:sz="0" w:space="0" w:color="auto"/>
                                        <w:left w:val="none" w:sz="0" w:space="0" w:color="auto"/>
                                        <w:bottom w:val="none" w:sz="0" w:space="0" w:color="auto"/>
                                        <w:right w:val="none" w:sz="0" w:space="0" w:color="auto"/>
                                      </w:divBdr>
                                    </w:div>
                                  </w:divsChild>
                                </w:div>
                                <w:div w:id="1031884422">
                                  <w:marLeft w:val="0"/>
                                  <w:marRight w:val="0"/>
                                  <w:marTop w:val="0"/>
                                  <w:marBottom w:val="0"/>
                                  <w:divBdr>
                                    <w:top w:val="none" w:sz="0" w:space="0" w:color="auto"/>
                                    <w:left w:val="none" w:sz="0" w:space="0" w:color="auto"/>
                                    <w:bottom w:val="none" w:sz="0" w:space="0" w:color="auto"/>
                                    <w:right w:val="none" w:sz="0" w:space="0" w:color="auto"/>
                                  </w:divBdr>
                                  <w:divsChild>
                                    <w:div w:id="11238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359766">
                          <w:marLeft w:val="0"/>
                          <w:marRight w:val="0"/>
                          <w:marTop w:val="0"/>
                          <w:marBottom w:val="0"/>
                          <w:divBdr>
                            <w:top w:val="none" w:sz="0" w:space="0" w:color="auto"/>
                            <w:left w:val="none" w:sz="0" w:space="0" w:color="auto"/>
                            <w:bottom w:val="none" w:sz="0" w:space="0" w:color="auto"/>
                            <w:right w:val="none" w:sz="0" w:space="0" w:color="auto"/>
                          </w:divBdr>
                        </w:div>
                        <w:div w:id="819342744">
                          <w:marLeft w:val="0"/>
                          <w:marRight w:val="0"/>
                          <w:marTop w:val="0"/>
                          <w:marBottom w:val="0"/>
                          <w:divBdr>
                            <w:top w:val="none" w:sz="0" w:space="0" w:color="auto"/>
                            <w:left w:val="none" w:sz="0" w:space="0" w:color="auto"/>
                            <w:bottom w:val="none" w:sz="0" w:space="0" w:color="auto"/>
                            <w:right w:val="none" w:sz="0" w:space="0" w:color="auto"/>
                          </w:divBdr>
                          <w:divsChild>
                            <w:div w:id="19955972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89361864">
                                  <w:marLeft w:val="0"/>
                                  <w:marRight w:val="0"/>
                                  <w:marTop w:val="0"/>
                                  <w:marBottom w:val="300"/>
                                  <w:divBdr>
                                    <w:top w:val="none" w:sz="0" w:space="0" w:color="auto"/>
                                    <w:left w:val="none" w:sz="0" w:space="0" w:color="auto"/>
                                    <w:bottom w:val="none" w:sz="0" w:space="0" w:color="auto"/>
                                    <w:right w:val="none" w:sz="0" w:space="0" w:color="auto"/>
                                  </w:divBdr>
                                  <w:divsChild>
                                    <w:div w:id="942345732">
                                      <w:marLeft w:val="0"/>
                                      <w:marRight w:val="0"/>
                                      <w:marTop w:val="0"/>
                                      <w:marBottom w:val="0"/>
                                      <w:divBdr>
                                        <w:top w:val="none" w:sz="0" w:space="0" w:color="auto"/>
                                        <w:left w:val="none" w:sz="0" w:space="0" w:color="auto"/>
                                        <w:bottom w:val="none" w:sz="0" w:space="0" w:color="auto"/>
                                        <w:right w:val="none" w:sz="0" w:space="0" w:color="auto"/>
                                      </w:divBdr>
                                    </w:div>
                                  </w:divsChild>
                                </w:div>
                                <w:div w:id="1500196740">
                                  <w:marLeft w:val="0"/>
                                  <w:marRight w:val="0"/>
                                  <w:marTop w:val="0"/>
                                  <w:marBottom w:val="0"/>
                                  <w:divBdr>
                                    <w:top w:val="none" w:sz="0" w:space="0" w:color="auto"/>
                                    <w:left w:val="none" w:sz="0" w:space="0" w:color="auto"/>
                                    <w:bottom w:val="none" w:sz="0" w:space="0" w:color="auto"/>
                                    <w:right w:val="none" w:sz="0" w:space="0" w:color="auto"/>
                                  </w:divBdr>
                                  <w:divsChild>
                                    <w:div w:id="5484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18821">
                      <w:marLeft w:val="0"/>
                      <w:marRight w:val="0"/>
                      <w:marTop w:val="0"/>
                      <w:marBottom w:val="0"/>
                      <w:divBdr>
                        <w:top w:val="none" w:sz="0" w:space="0" w:color="auto"/>
                        <w:left w:val="none" w:sz="0" w:space="0" w:color="auto"/>
                        <w:bottom w:val="none" w:sz="0" w:space="0" w:color="auto"/>
                        <w:right w:val="none" w:sz="0" w:space="0" w:color="auto"/>
                      </w:divBdr>
                      <w:divsChild>
                        <w:div w:id="946935500">
                          <w:marLeft w:val="0"/>
                          <w:marRight w:val="0"/>
                          <w:marTop w:val="0"/>
                          <w:marBottom w:val="0"/>
                          <w:divBdr>
                            <w:top w:val="none" w:sz="0" w:space="0" w:color="auto"/>
                            <w:left w:val="none" w:sz="0" w:space="0" w:color="auto"/>
                            <w:bottom w:val="none" w:sz="0" w:space="0" w:color="auto"/>
                            <w:right w:val="none" w:sz="0" w:space="0" w:color="auto"/>
                          </w:divBdr>
                        </w:div>
                        <w:div w:id="26223590">
                          <w:marLeft w:val="0"/>
                          <w:marRight w:val="0"/>
                          <w:marTop w:val="0"/>
                          <w:marBottom w:val="0"/>
                          <w:divBdr>
                            <w:top w:val="none" w:sz="0" w:space="0" w:color="auto"/>
                            <w:left w:val="none" w:sz="0" w:space="0" w:color="auto"/>
                            <w:bottom w:val="none" w:sz="0" w:space="0" w:color="auto"/>
                            <w:right w:val="none" w:sz="0" w:space="0" w:color="auto"/>
                          </w:divBdr>
                          <w:divsChild>
                            <w:div w:id="20612473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63062641">
                                  <w:marLeft w:val="0"/>
                                  <w:marRight w:val="0"/>
                                  <w:marTop w:val="0"/>
                                  <w:marBottom w:val="300"/>
                                  <w:divBdr>
                                    <w:top w:val="none" w:sz="0" w:space="0" w:color="auto"/>
                                    <w:left w:val="none" w:sz="0" w:space="0" w:color="auto"/>
                                    <w:bottom w:val="none" w:sz="0" w:space="0" w:color="auto"/>
                                    <w:right w:val="none" w:sz="0" w:space="0" w:color="auto"/>
                                  </w:divBdr>
                                  <w:divsChild>
                                    <w:div w:id="735519558">
                                      <w:marLeft w:val="0"/>
                                      <w:marRight w:val="0"/>
                                      <w:marTop w:val="0"/>
                                      <w:marBottom w:val="0"/>
                                      <w:divBdr>
                                        <w:top w:val="none" w:sz="0" w:space="0" w:color="auto"/>
                                        <w:left w:val="none" w:sz="0" w:space="0" w:color="auto"/>
                                        <w:bottom w:val="none" w:sz="0" w:space="0" w:color="auto"/>
                                        <w:right w:val="none" w:sz="0" w:space="0" w:color="auto"/>
                                      </w:divBdr>
                                    </w:div>
                                  </w:divsChild>
                                </w:div>
                                <w:div w:id="1607695095">
                                  <w:marLeft w:val="0"/>
                                  <w:marRight w:val="0"/>
                                  <w:marTop w:val="0"/>
                                  <w:marBottom w:val="300"/>
                                  <w:divBdr>
                                    <w:top w:val="none" w:sz="0" w:space="0" w:color="auto"/>
                                    <w:left w:val="none" w:sz="0" w:space="0" w:color="auto"/>
                                    <w:bottom w:val="none" w:sz="0" w:space="0" w:color="auto"/>
                                    <w:right w:val="none" w:sz="0" w:space="0" w:color="auto"/>
                                  </w:divBdr>
                                  <w:divsChild>
                                    <w:div w:id="1675958650">
                                      <w:marLeft w:val="0"/>
                                      <w:marRight w:val="0"/>
                                      <w:marTop w:val="0"/>
                                      <w:marBottom w:val="0"/>
                                      <w:divBdr>
                                        <w:top w:val="none" w:sz="0" w:space="0" w:color="auto"/>
                                        <w:left w:val="none" w:sz="0" w:space="0" w:color="auto"/>
                                        <w:bottom w:val="none" w:sz="0" w:space="0" w:color="auto"/>
                                        <w:right w:val="none" w:sz="0" w:space="0" w:color="auto"/>
                                      </w:divBdr>
                                    </w:div>
                                  </w:divsChild>
                                </w:div>
                                <w:div w:id="268466775">
                                  <w:marLeft w:val="0"/>
                                  <w:marRight w:val="0"/>
                                  <w:marTop w:val="0"/>
                                  <w:marBottom w:val="0"/>
                                  <w:divBdr>
                                    <w:top w:val="none" w:sz="0" w:space="0" w:color="auto"/>
                                    <w:left w:val="none" w:sz="0" w:space="0" w:color="auto"/>
                                    <w:bottom w:val="none" w:sz="0" w:space="0" w:color="auto"/>
                                    <w:right w:val="none" w:sz="0" w:space="0" w:color="auto"/>
                                  </w:divBdr>
                                  <w:divsChild>
                                    <w:div w:id="2056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77707">
                          <w:marLeft w:val="0"/>
                          <w:marRight w:val="0"/>
                          <w:marTop w:val="450"/>
                          <w:marBottom w:val="450"/>
                          <w:divBdr>
                            <w:top w:val="none" w:sz="0" w:space="0" w:color="auto"/>
                            <w:left w:val="single" w:sz="24" w:space="0" w:color="6DB33F"/>
                            <w:bottom w:val="none" w:sz="0" w:space="0" w:color="auto"/>
                            <w:right w:val="none" w:sz="0" w:space="0" w:color="auto"/>
                          </w:divBdr>
                        </w:div>
                      </w:divsChild>
                    </w:div>
                    <w:div w:id="828791441">
                      <w:marLeft w:val="0"/>
                      <w:marRight w:val="0"/>
                      <w:marTop w:val="0"/>
                      <w:marBottom w:val="0"/>
                      <w:divBdr>
                        <w:top w:val="none" w:sz="0" w:space="0" w:color="auto"/>
                        <w:left w:val="none" w:sz="0" w:space="0" w:color="auto"/>
                        <w:bottom w:val="none" w:sz="0" w:space="0" w:color="auto"/>
                        <w:right w:val="none" w:sz="0" w:space="0" w:color="auto"/>
                      </w:divBdr>
                      <w:divsChild>
                        <w:div w:id="1738435617">
                          <w:marLeft w:val="0"/>
                          <w:marRight w:val="0"/>
                          <w:marTop w:val="0"/>
                          <w:marBottom w:val="0"/>
                          <w:divBdr>
                            <w:top w:val="none" w:sz="0" w:space="0" w:color="auto"/>
                            <w:left w:val="none" w:sz="0" w:space="0" w:color="auto"/>
                            <w:bottom w:val="none" w:sz="0" w:space="0" w:color="auto"/>
                            <w:right w:val="none" w:sz="0" w:space="0" w:color="auto"/>
                          </w:divBdr>
                        </w:div>
                        <w:div w:id="1905020838">
                          <w:marLeft w:val="0"/>
                          <w:marRight w:val="0"/>
                          <w:marTop w:val="450"/>
                          <w:marBottom w:val="450"/>
                          <w:divBdr>
                            <w:top w:val="none" w:sz="0" w:space="0" w:color="auto"/>
                            <w:left w:val="single" w:sz="24" w:space="0" w:color="6DB33F"/>
                            <w:bottom w:val="none" w:sz="0" w:space="0" w:color="auto"/>
                            <w:right w:val="none" w:sz="0" w:space="0" w:color="auto"/>
                          </w:divBdr>
                        </w:div>
                        <w:div w:id="950940737">
                          <w:marLeft w:val="0"/>
                          <w:marRight w:val="0"/>
                          <w:marTop w:val="0"/>
                          <w:marBottom w:val="0"/>
                          <w:divBdr>
                            <w:top w:val="none" w:sz="0" w:space="0" w:color="auto"/>
                            <w:left w:val="none" w:sz="0" w:space="0" w:color="auto"/>
                            <w:bottom w:val="none" w:sz="0" w:space="0" w:color="auto"/>
                            <w:right w:val="none" w:sz="0" w:space="0" w:color="auto"/>
                          </w:divBdr>
                        </w:div>
                        <w:div w:id="1761022348">
                          <w:marLeft w:val="0"/>
                          <w:marRight w:val="0"/>
                          <w:marTop w:val="0"/>
                          <w:marBottom w:val="0"/>
                          <w:divBdr>
                            <w:top w:val="none" w:sz="0" w:space="0" w:color="auto"/>
                            <w:left w:val="none" w:sz="0" w:space="0" w:color="auto"/>
                            <w:bottom w:val="none" w:sz="0" w:space="0" w:color="auto"/>
                            <w:right w:val="none" w:sz="0" w:space="0" w:color="auto"/>
                          </w:divBdr>
                          <w:divsChild>
                            <w:div w:id="2828124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11191934">
                                  <w:marLeft w:val="0"/>
                                  <w:marRight w:val="0"/>
                                  <w:marTop w:val="0"/>
                                  <w:marBottom w:val="0"/>
                                  <w:divBdr>
                                    <w:top w:val="none" w:sz="0" w:space="0" w:color="auto"/>
                                    <w:left w:val="none" w:sz="0" w:space="0" w:color="auto"/>
                                    <w:bottom w:val="none" w:sz="0" w:space="0" w:color="auto"/>
                                    <w:right w:val="none" w:sz="0" w:space="0" w:color="auto"/>
                                  </w:divBdr>
                                  <w:divsChild>
                                    <w:div w:id="8491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828876">
                          <w:marLeft w:val="0"/>
                          <w:marRight w:val="0"/>
                          <w:marTop w:val="0"/>
                          <w:marBottom w:val="0"/>
                          <w:divBdr>
                            <w:top w:val="none" w:sz="0" w:space="0" w:color="auto"/>
                            <w:left w:val="none" w:sz="0" w:space="0" w:color="auto"/>
                            <w:bottom w:val="none" w:sz="0" w:space="0" w:color="auto"/>
                            <w:right w:val="none" w:sz="0" w:space="0" w:color="auto"/>
                          </w:divBdr>
                        </w:div>
                        <w:div w:id="525211893">
                          <w:marLeft w:val="0"/>
                          <w:marRight w:val="0"/>
                          <w:marTop w:val="0"/>
                          <w:marBottom w:val="0"/>
                          <w:divBdr>
                            <w:top w:val="none" w:sz="0" w:space="0" w:color="auto"/>
                            <w:left w:val="none" w:sz="0" w:space="0" w:color="auto"/>
                            <w:bottom w:val="none" w:sz="0" w:space="0" w:color="auto"/>
                            <w:right w:val="none" w:sz="0" w:space="0" w:color="auto"/>
                          </w:divBdr>
                          <w:divsChild>
                            <w:div w:id="41590100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51153758">
                                  <w:marLeft w:val="0"/>
                                  <w:marRight w:val="0"/>
                                  <w:marTop w:val="0"/>
                                  <w:marBottom w:val="0"/>
                                  <w:divBdr>
                                    <w:top w:val="none" w:sz="0" w:space="0" w:color="auto"/>
                                    <w:left w:val="none" w:sz="0" w:space="0" w:color="auto"/>
                                    <w:bottom w:val="none" w:sz="0" w:space="0" w:color="auto"/>
                                    <w:right w:val="none" w:sz="0" w:space="0" w:color="auto"/>
                                  </w:divBdr>
                                  <w:divsChild>
                                    <w:div w:id="13475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4451">
                          <w:marLeft w:val="0"/>
                          <w:marRight w:val="0"/>
                          <w:marTop w:val="0"/>
                          <w:marBottom w:val="0"/>
                          <w:divBdr>
                            <w:top w:val="none" w:sz="0" w:space="0" w:color="auto"/>
                            <w:left w:val="none" w:sz="0" w:space="0" w:color="auto"/>
                            <w:bottom w:val="none" w:sz="0" w:space="0" w:color="auto"/>
                            <w:right w:val="none" w:sz="0" w:space="0" w:color="auto"/>
                          </w:divBdr>
                        </w:div>
                        <w:div w:id="1554466365">
                          <w:marLeft w:val="0"/>
                          <w:marRight w:val="0"/>
                          <w:marTop w:val="0"/>
                          <w:marBottom w:val="0"/>
                          <w:divBdr>
                            <w:top w:val="none" w:sz="0" w:space="0" w:color="auto"/>
                            <w:left w:val="none" w:sz="0" w:space="0" w:color="auto"/>
                            <w:bottom w:val="none" w:sz="0" w:space="0" w:color="auto"/>
                            <w:right w:val="none" w:sz="0" w:space="0" w:color="auto"/>
                          </w:divBdr>
                          <w:divsChild>
                            <w:div w:id="1288672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1517641">
                                  <w:marLeft w:val="0"/>
                                  <w:marRight w:val="0"/>
                                  <w:marTop w:val="0"/>
                                  <w:marBottom w:val="0"/>
                                  <w:divBdr>
                                    <w:top w:val="none" w:sz="0" w:space="0" w:color="auto"/>
                                    <w:left w:val="none" w:sz="0" w:space="0" w:color="auto"/>
                                    <w:bottom w:val="none" w:sz="0" w:space="0" w:color="auto"/>
                                    <w:right w:val="none" w:sz="0" w:space="0" w:color="auto"/>
                                  </w:divBdr>
                                  <w:divsChild>
                                    <w:div w:id="68027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87781">
                          <w:marLeft w:val="0"/>
                          <w:marRight w:val="0"/>
                          <w:marTop w:val="0"/>
                          <w:marBottom w:val="0"/>
                          <w:divBdr>
                            <w:top w:val="none" w:sz="0" w:space="0" w:color="auto"/>
                            <w:left w:val="none" w:sz="0" w:space="0" w:color="auto"/>
                            <w:bottom w:val="none" w:sz="0" w:space="0" w:color="auto"/>
                            <w:right w:val="none" w:sz="0" w:space="0" w:color="auto"/>
                          </w:divBdr>
                        </w:div>
                        <w:div w:id="521869468">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534929507">
                  <w:marLeft w:val="0"/>
                  <w:marRight w:val="0"/>
                  <w:marTop w:val="0"/>
                  <w:marBottom w:val="0"/>
                  <w:divBdr>
                    <w:top w:val="none" w:sz="0" w:space="0" w:color="auto"/>
                    <w:left w:val="none" w:sz="0" w:space="0" w:color="auto"/>
                    <w:bottom w:val="none" w:sz="0" w:space="0" w:color="auto"/>
                    <w:right w:val="none" w:sz="0" w:space="0" w:color="auto"/>
                  </w:divBdr>
                  <w:divsChild>
                    <w:div w:id="1056200407">
                      <w:marLeft w:val="0"/>
                      <w:marRight w:val="0"/>
                      <w:marTop w:val="0"/>
                      <w:marBottom w:val="0"/>
                      <w:divBdr>
                        <w:top w:val="none" w:sz="0" w:space="0" w:color="auto"/>
                        <w:left w:val="none" w:sz="0" w:space="0" w:color="auto"/>
                        <w:bottom w:val="none" w:sz="0" w:space="0" w:color="auto"/>
                        <w:right w:val="none" w:sz="0" w:space="0" w:color="auto"/>
                      </w:divBdr>
                    </w:div>
                    <w:div w:id="985276259">
                      <w:marLeft w:val="0"/>
                      <w:marRight w:val="0"/>
                      <w:marTop w:val="450"/>
                      <w:marBottom w:val="450"/>
                      <w:divBdr>
                        <w:top w:val="none" w:sz="0" w:space="0" w:color="auto"/>
                        <w:left w:val="single" w:sz="24" w:space="0" w:color="6DB33F"/>
                        <w:bottom w:val="none" w:sz="0" w:space="0" w:color="auto"/>
                        <w:right w:val="none" w:sz="0" w:space="0" w:color="auto"/>
                      </w:divBdr>
                      <w:divsChild>
                        <w:div w:id="285814982">
                          <w:marLeft w:val="0"/>
                          <w:marRight w:val="0"/>
                          <w:marTop w:val="0"/>
                          <w:marBottom w:val="0"/>
                          <w:divBdr>
                            <w:top w:val="none" w:sz="0" w:space="0" w:color="auto"/>
                            <w:left w:val="none" w:sz="0" w:space="0" w:color="auto"/>
                            <w:bottom w:val="none" w:sz="0" w:space="0" w:color="auto"/>
                            <w:right w:val="none" w:sz="0" w:space="0" w:color="auto"/>
                          </w:divBdr>
                        </w:div>
                        <w:div w:id="1555774098">
                          <w:marLeft w:val="0"/>
                          <w:marRight w:val="0"/>
                          <w:marTop w:val="0"/>
                          <w:marBottom w:val="0"/>
                          <w:divBdr>
                            <w:top w:val="none" w:sz="0" w:space="0" w:color="auto"/>
                            <w:left w:val="none" w:sz="0" w:space="0" w:color="auto"/>
                            <w:bottom w:val="none" w:sz="0" w:space="0" w:color="auto"/>
                            <w:right w:val="none" w:sz="0" w:space="0" w:color="auto"/>
                          </w:divBdr>
                          <w:divsChild>
                            <w:div w:id="455100417">
                              <w:marLeft w:val="0"/>
                              <w:marRight w:val="0"/>
                              <w:marTop w:val="0"/>
                              <w:marBottom w:val="0"/>
                              <w:divBdr>
                                <w:top w:val="single" w:sz="6" w:space="15" w:color="E6E6E6"/>
                                <w:left w:val="single" w:sz="6" w:space="15" w:color="E6E6E6"/>
                                <w:bottom w:val="single" w:sz="6" w:space="15" w:color="E6E6E6"/>
                                <w:right w:val="single" w:sz="6" w:space="15" w:color="E6E6E6"/>
                              </w:divBdr>
                              <w:divsChild>
                                <w:div w:id="2061709082">
                                  <w:marLeft w:val="0"/>
                                  <w:marRight w:val="0"/>
                                  <w:marTop w:val="0"/>
                                  <w:marBottom w:val="0"/>
                                  <w:divBdr>
                                    <w:top w:val="none" w:sz="0" w:space="0" w:color="auto"/>
                                    <w:left w:val="none" w:sz="0" w:space="0" w:color="auto"/>
                                    <w:bottom w:val="none" w:sz="0" w:space="0" w:color="auto"/>
                                    <w:right w:val="none" w:sz="0" w:space="0" w:color="auto"/>
                                  </w:divBdr>
                                  <w:divsChild>
                                    <w:div w:id="9535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448237">
                      <w:marLeft w:val="0"/>
                      <w:marRight w:val="0"/>
                      <w:marTop w:val="0"/>
                      <w:marBottom w:val="0"/>
                      <w:divBdr>
                        <w:top w:val="none" w:sz="0" w:space="0" w:color="auto"/>
                        <w:left w:val="none" w:sz="0" w:space="0" w:color="auto"/>
                        <w:bottom w:val="none" w:sz="0" w:space="0" w:color="auto"/>
                        <w:right w:val="none" w:sz="0" w:space="0" w:color="auto"/>
                      </w:divBdr>
                      <w:divsChild>
                        <w:div w:id="677998743">
                          <w:marLeft w:val="0"/>
                          <w:marRight w:val="0"/>
                          <w:marTop w:val="0"/>
                          <w:marBottom w:val="0"/>
                          <w:divBdr>
                            <w:top w:val="none" w:sz="0" w:space="0" w:color="auto"/>
                            <w:left w:val="none" w:sz="0" w:space="0" w:color="auto"/>
                            <w:bottom w:val="none" w:sz="0" w:space="0" w:color="auto"/>
                            <w:right w:val="none" w:sz="0" w:space="0" w:color="auto"/>
                          </w:divBdr>
                        </w:div>
                        <w:div w:id="1266766645">
                          <w:marLeft w:val="0"/>
                          <w:marRight w:val="0"/>
                          <w:marTop w:val="0"/>
                          <w:marBottom w:val="0"/>
                          <w:divBdr>
                            <w:top w:val="none" w:sz="0" w:space="0" w:color="auto"/>
                            <w:left w:val="none" w:sz="0" w:space="0" w:color="auto"/>
                            <w:bottom w:val="none" w:sz="0" w:space="0" w:color="auto"/>
                            <w:right w:val="none" w:sz="0" w:space="0" w:color="auto"/>
                          </w:divBdr>
                          <w:divsChild>
                            <w:div w:id="209211877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14054923">
                                  <w:marLeft w:val="0"/>
                                  <w:marRight w:val="0"/>
                                  <w:marTop w:val="0"/>
                                  <w:marBottom w:val="0"/>
                                  <w:divBdr>
                                    <w:top w:val="none" w:sz="0" w:space="0" w:color="auto"/>
                                    <w:left w:val="none" w:sz="0" w:space="0" w:color="auto"/>
                                    <w:bottom w:val="none" w:sz="0" w:space="0" w:color="auto"/>
                                    <w:right w:val="none" w:sz="0" w:space="0" w:color="auto"/>
                                  </w:divBdr>
                                  <w:divsChild>
                                    <w:div w:id="20595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06078">
                          <w:marLeft w:val="0"/>
                          <w:marRight w:val="0"/>
                          <w:marTop w:val="0"/>
                          <w:marBottom w:val="0"/>
                          <w:divBdr>
                            <w:top w:val="none" w:sz="0" w:space="0" w:color="auto"/>
                            <w:left w:val="none" w:sz="0" w:space="0" w:color="auto"/>
                            <w:bottom w:val="none" w:sz="0" w:space="0" w:color="auto"/>
                            <w:right w:val="none" w:sz="0" w:space="0" w:color="auto"/>
                          </w:divBdr>
                        </w:div>
                        <w:div w:id="647783767">
                          <w:marLeft w:val="0"/>
                          <w:marRight w:val="0"/>
                          <w:marTop w:val="0"/>
                          <w:marBottom w:val="0"/>
                          <w:divBdr>
                            <w:top w:val="none" w:sz="0" w:space="0" w:color="auto"/>
                            <w:left w:val="none" w:sz="0" w:space="0" w:color="auto"/>
                            <w:bottom w:val="none" w:sz="0" w:space="0" w:color="auto"/>
                            <w:right w:val="none" w:sz="0" w:space="0" w:color="auto"/>
                          </w:divBdr>
                          <w:divsChild>
                            <w:div w:id="4982299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589897494">
                                  <w:marLeft w:val="0"/>
                                  <w:marRight w:val="0"/>
                                  <w:marTop w:val="0"/>
                                  <w:marBottom w:val="0"/>
                                  <w:divBdr>
                                    <w:top w:val="none" w:sz="0" w:space="0" w:color="auto"/>
                                    <w:left w:val="none" w:sz="0" w:space="0" w:color="auto"/>
                                    <w:bottom w:val="none" w:sz="0" w:space="0" w:color="auto"/>
                                    <w:right w:val="none" w:sz="0" w:space="0" w:color="auto"/>
                                  </w:divBdr>
                                  <w:divsChild>
                                    <w:div w:id="20070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4894">
                          <w:marLeft w:val="0"/>
                          <w:marRight w:val="0"/>
                          <w:marTop w:val="0"/>
                          <w:marBottom w:val="0"/>
                          <w:divBdr>
                            <w:top w:val="none" w:sz="0" w:space="0" w:color="auto"/>
                            <w:left w:val="none" w:sz="0" w:space="0" w:color="auto"/>
                            <w:bottom w:val="none" w:sz="0" w:space="0" w:color="auto"/>
                            <w:right w:val="none" w:sz="0" w:space="0" w:color="auto"/>
                          </w:divBdr>
                        </w:div>
                        <w:div w:id="1342439969">
                          <w:marLeft w:val="0"/>
                          <w:marRight w:val="0"/>
                          <w:marTop w:val="0"/>
                          <w:marBottom w:val="0"/>
                          <w:divBdr>
                            <w:top w:val="none" w:sz="0" w:space="0" w:color="auto"/>
                            <w:left w:val="none" w:sz="0" w:space="0" w:color="auto"/>
                            <w:bottom w:val="none" w:sz="0" w:space="0" w:color="auto"/>
                            <w:right w:val="none" w:sz="0" w:space="0" w:color="auto"/>
                          </w:divBdr>
                          <w:divsChild>
                            <w:div w:id="199236222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30062197">
                                  <w:marLeft w:val="0"/>
                                  <w:marRight w:val="0"/>
                                  <w:marTop w:val="0"/>
                                  <w:marBottom w:val="0"/>
                                  <w:divBdr>
                                    <w:top w:val="none" w:sz="0" w:space="0" w:color="auto"/>
                                    <w:left w:val="none" w:sz="0" w:space="0" w:color="auto"/>
                                    <w:bottom w:val="none" w:sz="0" w:space="0" w:color="auto"/>
                                    <w:right w:val="none" w:sz="0" w:space="0" w:color="auto"/>
                                  </w:divBdr>
                                  <w:divsChild>
                                    <w:div w:id="9887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61061">
                          <w:marLeft w:val="0"/>
                          <w:marRight w:val="0"/>
                          <w:marTop w:val="0"/>
                          <w:marBottom w:val="0"/>
                          <w:divBdr>
                            <w:top w:val="none" w:sz="0" w:space="0" w:color="auto"/>
                            <w:left w:val="none" w:sz="0" w:space="0" w:color="auto"/>
                            <w:bottom w:val="none" w:sz="0" w:space="0" w:color="auto"/>
                            <w:right w:val="none" w:sz="0" w:space="0" w:color="auto"/>
                          </w:divBdr>
                        </w:div>
                        <w:div w:id="1969623557">
                          <w:marLeft w:val="0"/>
                          <w:marRight w:val="0"/>
                          <w:marTop w:val="0"/>
                          <w:marBottom w:val="0"/>
                          <w:divBdr>
                            <w:top w:val="none" w:sz="0" w:space="0" w:color="auto"/>
                            <w:left w:val="none" w:sz="0" w:space="0" w:color="auto"/>
                            <w:bottom w:val="none" w:sz="0" w:space="0" w:color="auto"/>
                            <w:right w:val="none" w:sz="0" w:space="0" w:color="auto"/>
                          </w:divBdr>
                          <w:divsChild>
                            <w:div w:id="16559131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474956942">
                                  <w:marLeft w:val="0"/>
                                  <w:marRight w:val="0"/>
                                  <w:marTop w:val="0"/>
                                  <w:marBottom w:val="300"/>
                                  <w:divBdr>
                                    <w:top w:val="none" w:sz="0" w:space="0" w:color="auto"/>
                                    <w:left w:val="none" w:sz="0" w:space="0" w:color="auto"/>
                                    <w:bottom w:val="none" w:sz="0" w:space="0" w:color="auto"/>
                                    <w:right w:val="none" w:sz="0" w:space="0" w:color="auto"/>
                                  </w:divBdr>
                                  <w:divsChild>
                                    <w:div w:id="1263024933">
                                      <w:marLeft w:val="0"/>
                                      <w:marRight w:val="0"/>
                                      <w:marTop w:val="0"/>
                                      <w:marBottom w:val="0"/>
                                      <w:divBdr>
                                        <w:top w:val="none" w:sz="0" w:space="0" w:color="auto"/>
                                        <w:left w:val="none" w:sz="0" w:space="0" w:color="auto"/>
                                        <w:bottom w:val="none" w:sz="0" w:space="0" w:color="auto"/>
                                        <w:right w:val="none" w:sz="0" w:space="0" w:color="auto"/>
                                      </w:divBdr>
                                    </w:div>
                                  </w:divsChild>
                                </w:div>
                                <w:div w:id="81994777">
                                  <w:marLeft w:val="0"/>
                                  <w:marRight w:val="0"/>
                                  <w:marTop w:val="0"/>
                                  <w:marBottom w:val="0"/>
                                  <w:divBdr>
                                    <w:top w:val="none" w:sz="0" w:space="0" w:color="auto"/>
                                    <w:left w:val="none" w:sz="0" w:space="0" w:color="auto"/>
                                    <w:bottom w:val="none" w:sz="0" w:space="0" w:color="auto"/>
                                    <w:right w:val="none" w:sz="0" w:space="0" w:color="auto"/>
                                  </w:divBdr>
                                  <w:divsChild>
                                    <w:div w:id="6244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17306">
                      <w:marLeft w:val="0"/>
                      <w:marRight w:val="0"/>
                      <w:marTop w:val="0"/>
                      <w:marBottom w:val="0"/>
                      <w:divBdr>
                        <w:top w:val="none" w:sz="0" w:space="0" w:color="auto"/>
                        <w:left w:val="none" w:sz="0" w:space="0" w:color="auto"/>
                        <w:bottom w:val="none" w:sz="0" w:space="0" w:color="auto"/>
                        <w:right w:val="none" w:sz="0" w:space="0" w:color="auto"/>
                      </w:divBdr>
                      <w:divsChild>
                        <w:div w:id="436565273">
                          <w:marLeft w:val="0"/>
                          <w:marRight w:val="0"/>
                          <w:marTop w:val="0"/>
                          <w:marBottom w:val="0"/>
                          <w:divBdr>
                            <w:top w:val="none" w:sz="0" w:space="0" w:color="auto"/>
                            <w:left w:val="none" w:sz="0" w:space="0" w:color="auto"/>
                            <w:bottom w:val="none" w:sz="0" w:space="0" w:color="auto"/>
                            <w:right w:val="none" w:sz="0" w:space="0" w:color="auto"/>
                          </w:divBdr>
                        </w:div>
                        <w:div w:id="177618394">
                          <w:marLeft w:val="0"/>
                          <w:marRight w:val="0"/>
                          <w:marTop w:val="0"/>
                          <w:marBottom w:val="0"/>
                          <w:divBdr>
                            <w:top w:val="none" w:sz="0" w:space="0" w:color="auto"/>
                            <w:left w:val="none" w:sz="0" w:space="0" w:color="auto"/>
                            <w:bottom w:val="none" w:sz="0" w:space="0" w:color="auto"/>
                            <w:right w:val="none" w:sz="0" w:space="0" w:color="auto"/>
                          </w:divBdr>
                          <w:divsChild>
                            <w:div w:id="5845302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0782661">
                                  <w:marLeft w:val="0"/>
                                  <w:marRight w:val="0"/>
                                  <w:marTop w:val="0"/>
                                  <w:marBottom w:val="0"/>
                                  <w:divBdr>
                                    <w:top w:val="none" w:sz="0" w:space="0" w:color="auto"/>
                                    <w:left w:val="none" w:sz="0" w:space="0" w:color="auto"/>
                                    <w:bottom w:val="none" w:sz="0" w:space="0" w:color="auto"/>
                                    <w:right w:val="none" w:sz="0" w:space="0" w:color="auto"/>
                                  </w:divBdr>
                                  <w:divsChild>
                                    <w:div w:id="19223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86670">
                          <w:marLeft w:val="0"/>
                          <w:marRight w:val="0"/>
                          <w:marTop w:val="0"/>
                          <w:marBottom w:val="0"/>
                          <w:divBdr>
                            <w:top w:val="none" w:sz="0" w:space="0" w:color="auto"/>
                            <w:left w:val="none" w:sz="0" w:space="0" w:color="auto"/>
                            <w:bottom w:val="none" w:sz="0" w:space="0" w:color="auto"/>
                            <w:right w:val="none" w:sz="0" w:space="0" w:color="auto"/>
                          </w:divBdr>
                        </w:div>
                        <w:div w:id="859273184">
                          <w:marLeft w:val="0"/>
                          <w:marRight w:val="0"/>
                          <w:marTop w:val="0"/>
                          <w:marBottom w:val="0"/>
                          <w:divBdr>
                            <w:top w:val="none" w:sz="0" w:space="0" w:color="auto"/>
                            <w:left w:val="none" w:sz="0" w:space="0" w:color="auto"/>
                            <w:bottom w:val="none" w:sz="0" w:space="0" w:color="auto"/>
                            <w:right w:val="none" w:sz="0" w:space="0" w:color="auto"/>
                          </w:divBdr>
                          <w:divsChild>
                            <w:div w:id="10764417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936716529">
                                  <w:marLeft w:val="0"/>
                                  <w:marRight w:val="0"/>
                                  <w:marTop w:val="0"/>
                                  <w:marBottom w:val="0"/>
                                  <w:divBdr>
                                    <w:top w:val="none" w:sz="0" w:space="0" w:color="auto"/>
                                    <w:left w:val="none" w:sz="0" w:space="0" w:color="auto"/>
                                    <w:bottom w:val="none" w:sz="0" w:space="0" w:color="auto"/>
                                    <w:right w:val="none" w:sz="0" w:space="0" w:color="auto"/>
                                  </w:divBdr>
                                  <w:divsChild>
                                    <w:div w:id="9555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24">
                          <w:marLeft w:val="0"/>
                          <w:marRight w:val="0"/>
                          <w:marTop w:val="0"/>
                          <w:marBottom w:val="0"/>
                          <w:divBdr>
                            <w:top w:val="none" w:sz="0" w:space="0" w:color="auto"/>
                            <w:left w:val="none" w:sz="0" w:space="0" w:color="auto"/>
                            <w:bottom w:val="none" w:sz="0" w:space="0" w:color="auto"/>
                            <w:right w:val="none" w:sz="0" w:space="0" w:color="auto"/>
                          </w:divBdr>
                        </w:div>
                        <w:div w:id="1833524457">
                          <w:marLeft w:val="0"/>
                          <w:marRight w:val="0"/>
                          <w:marTop w:val="0"/>
                          <w:marBottom w:val="0"/>
                          <w:divBdr>
                            <w:top w:val="none" w:sz="0" w:space="0" w:color="auto"/>
                            <w:left w:val="none" w:sz="0" w:space="0" w:color="auto"/>
                            <w:bottom w:val="none" w:sz="0" w:space="0" w:color="auto"/>
                            <w:right w:val="none" w:sz="0" w:space="0" w:color="auto"/>
                          </w:divBdr>
                          <w:divsChild>
                            <w:div w:id="17106394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40870357">
                                  <w:marLeft w:val="0"/>
                                  <w:marRight w:val="0"/>
                                  <w:marTop w:val="0"/>
                                  <w:marBottom w:val="0"/>
                                  <w:divBdr>
                                    <w:top w:val="none" w:sz="0" w:space="0" w:color="auto"/>
                                    <w:left w:val="none" w:sz="0" w:space="0" w:color="auto"/>
                                    <w:bottom w:val="none" w:sz="0" w:space="0" w:color="auto"/>
                                    <w:right w:val="none" w:sz="0" w:space="0" w:color="auto"/>
                                  </w:divBdr>
                                  <w:divsChild>
                                    <w:div w:id="768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416">
                          <w:marLeft w:val="0"/>
                          <w:marRight w:val="0"/>
                          <w:marTop w:val="450"/>
                          <w:marBottom w:val="450"/>
                          <w:divBdr>
                            <w:top w:val="none" w:sz="0" w:space="0" w:color="auto"/>
                            <w:left w:val="single" w:sz="24" w:space="0" w:color="6DB33F"/>
                            <w:bottom w:val="none" w:sz="0" w:space="0" w:color="auto"/>
                            <w:right w:val="none" w:sz="0" w:space="0" w:color="auto"/>
                          </w:divBdr>
                        </w:div>
                      </w:divsChild>
                    </w:div>
                    <w:div w:id="1795708918">
                      <w:marLeft w:val="0"/>
                      <w:marRight w:val="0"/>
                      <w:marTop w:val="0"/>
                      <w:marBottom w:val="0"/>
                      <w:divBdr>
                        <w:top w:val="none" w:sz="0" w:space="0" w:color="auto"/>
                        <w:left w:val="none" w:sz="0" w:space="0" w:color="auto"/>
                        <w:bottom w:val="none" w:sz="0" w:space="0" w:color="auto"/>
                        <w:right w:val="none" w:sz="0" w:space="0" w:color="auto"/>
                      </w:divBdr>
                      <w:divsChild>
                        <w:div w:id="2903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7303">
                  <w:marLeft w:val="0"/>
                  <w:marRight w:val="0"/>
                  <w:marTop w:val="0"/>
                  <w:marBottom w:val="0"/>
                  <w:divBdr>
                    <w:top w:val="none" w:sz="0" w:space="0" w:color="auto"/>
                    <w:left w:val="none" w:sz="0" w:space="0" w:color="auto"/>
                    <w:bottom w:val="none" w:sz="0" w:space="0" w:color="auto"/>
                    <w:right w:val="none" w:sz="0" w:space="0" w:color="auto"/>
                  </w:divBdr>
                  <w:divsChild>
                    <w:div w:id="1250844501">
                      <w:marLeft w:val="0"/>
                      <w:marRight w:val="0"/>
                      <w:marTop w:val="0"/>
                      <w:marBottom w:val="0"/>
                      <w:divBdr>
                        <w:top w:val="none" w:sz="0" w:space="0" w:color="auto"/>
                        <w:left w:val="none" w:sz="0" w:space="0" w:color="auto"/>
                        <w:bottom w:val="none" w:sz="0" w:space="0" w:color="auto"/>
                        <w:right w:val="none" w:sz="0" w:space="0" w:color="auto"/>
                      </w:divBdr>
                    </w:div>
                    <w:div w:id="91899870">
                      <w:marLeft w:val="0"/>
                      <w:marRight w:val="0"/>
                      <w:marTop w:val="0"/>
                      <w:marBottom w:val="0"/>
                      <w:divBdr>
                        <w:top w:val="none" w:sz="0" w:space="0" w:color="auto"/>
                        <w:left w:val="none" w:sz="0" w:space="0" w:color="auto"/>
                        <w:bottom w:val="none" w:sz="0" w:space="0" w:color="auto"/>
                        <w:right w:val="none" w:sz="0" w:space="0" w:color="auto"/>
                      </w:divBdr>
                    </w:div>
                    <w:div w:id="453448495">
                      <w:marLeft w:val="0"/>
                      <w:marRight w:val="0"/>
                      <w:marTop w:val="0"/>
                      <w:marBottom w:val="0"/>
                      <w:divBdr>
                        <w:top w:val="none" w:sz="0" w:space="0" w:color="auto"/>
                        <w:left w:val="none" w:sz="0" w:space="0" w:color="auto"/>
                        <w:bottom w:val="none" w:sz="0" w:space="0" w:color="auto"/>
                        <w:right w:val="none" w:sz="0" w:space="0" w:color="auto"/>
                      </w:divBdr>
                      <w:divsChild>
                        <w:div w:id="859391524">
                          <w:marLeft w:val="0"/>
                          <w:marRight w:val="0"/>
                          <w:marTop w:val="0"/>
                          <w:marBottom w:val="0"/>
                          <w:divBdr>
                            <w:top w:val="none" w:sz="0" w:space="0" w:color="auto"/>
                            <w:left w:val="none" w:sz="0" w:space="0" w:color="auto"/>
                            <w:bottom w:val="none" w:sz="0" w:space="0" w:color="auto"/>
                            <w:right w:val="none" w:sz="0" w:space="0" w:color="auto"/>
                          </w:divBdr>
                        </w:div>
                        <w:div w:id="2072263907">
                          <w:marLeft w:val="0"/>
                          <w:marRight w:val="0"/>
                          <w:marTop w:val="0"/>
                          <w:marBottom w:val="0"/>
                          <w:divBdr>
                            <w:top w:val="none" w:sz="0" w:space="0" w:color="auto"/>
                            <w:left w:val="none" w:sz="0" w:space="0" w:color="auto"/>
                            <w:bottom w:val="none" w:sz="0" w:space="0" w:color="auto"/>
                            <w:right w:val="none" w:sz="0" w:space="0" w:color="auto"/>
                          </w:divBdr>
                        </w:div>
                        <w:div w:id="2091805130">
                          <w:marLeft w:val="0"/>
                          <w:marRight w:val="0"/>
                          <w:marTop w:val="0"/>
                          <w:marBottom w:val="0"/>
                          <w:divBdr>
                            <w:top w:val="none" w:sz="0" w:space="0" w:color="auto"/>
                            <w:left w:val="none" w:sz="0" w:space="0" w:color="auto"/>
                            <w:bottom w:val="none" w:sz="0" w:space="0" w:color="auto"/>
                            <w:right w:val="none" w:sz="0" w:space="0" w:color="auto"/>
                          </w:divBdr>
                        </w:div>
                        <w:div w:id="2084789576">
                          <w:marLeft w:val="0"/>
                          <w:marRight w:val="0"/>
                          <w:marTop w:val="0"/>
                          <w:marBottom w:val="0"/>
                          <w:divBdr>
                            <w:top w:val="none" w:sz="0" w:space="0" w:color="auto"/>
                            <w:left w:val="none" w:sz="0" w:space="0" w:color="auto"/>
                            <w:bottom w:val="none" w:sz="0" w:space="0" w:color="auto"/>
                            <w:right w:val="none" w:sz="0" w:space="0" w:color="auto"/>
                          </w:divBdr>
                          <w:divsChild>
                            <w:div w:id="18673282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06142090">
                                  <w:marLeft w:val="0"/>
                                  <w:marRight w:val="0"/>
                                  <w:marTop w:val="0"/>
                                  <w:marBottom w:val="0"/>
                                  <w:divBdr>
                                    <w:top w:val="none" w:sz="0" w:space="0" w:color="auto"/>
                                    <w:left w:val="none" w:sz="0" w:space="0" w:color="auto"/>
                                    <w:bottom w:val="none" w:sz="0" w:space="0" w:color="auto"/>
                                    <w:right w:val="none" w:sz="0" w:space="0" w:color="auto"/>
                                  </w:divBdr>
                                  <w:divsChild>
                                    <w:div w:id="597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95150">
                          <w:marLeft w:val="0"/>
                          <w:marRight w:val="0"/>
                          <w:marTop w:val="0"/>
                          <w:marBottom w:val="0"/>
                          <w:divBdr>
                            <w:top w:val="none" w:sz="0" w:space="0" w:color="auto"/>
                            <w:left w:val="none" w:sz="0" w:space="0" w:color="auto"/>
                            <w:bottom w:val="none" w:sz="0" w:space="0" w:color="auto"/>
                            <w:right w:val="none" w:sz="0" w:space="0" w:color="auto"/>
                          </w:divBdr>
                        </w:div>
                        <w:div w:id="224076065">
                          <w:marLeft w:val="0"/>
                          <w:marRight w:val="0"/>
                          <w:marTop w:val="0"/>
                          <w:marBottom w:val="0"/>
                          <w:divBdr>
                            <w:top w:val="none" w:sz="0" w:space="0" w:color="auto"/>
                            <w:left w:val="none" w:sz="0" w:space="0" w:color="auto"/>
                            <w:bottom w:val="none" w:sz="0" w:space="0" w:color="auto"/>
                            <w:right w:val="none" w:sz="0" w:space="0" w:color="auto"/>
                          </w:divBdr>
                          <w:divsChild>
                            <w:div w:id="10913338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04753990">
                                  <w:marLeft w:val="0"/>
                                  <w:marRight w:val="0"/>
                                  <w:marTop w:val="0"/>
                                  <w:marBottom w:val="0"/>
                                  <w:divBdr>
                                    <w:top w:val="none" w:sz="0" w:space="0" w:color="auto"/>
                                    <w:left w:val="none" w:sz="0" w:space="0" w:color="auto"/>
                                    <w:bottom w:val="none" w:sz="0" w:space="0" w:color="auto"/>
                                    <w:right w:val="none" w:sz="0" w:space="0" w:color="auto"/>
                                  </w:divBdr>
                                  <w:divsChild>
                                    <w:div w:id="2992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141342">
                          <w:marLeft w:val="0"/>
                          <w:marRight w:val="0"/>
                          <w:marTop w:val="0"/>
                          <w:marBottom w:val="300"/>
                          <w:divBdr>
                            <w:top w:val="single" w:sz="6" w:space="15" w:color="D7D7D7"/>
                            <w:left w:val="single" w:sz="6" w:space="15" w:color="D7D7D7"/>
                            <w:bottom w:val="single" w:sz="6" w:space="15" w:color="D7D7D7"/>
                            <w:right w:val="single" w:sz="6" w:space="15" w:color="D7D7D7"/>
                          </w:divBdr>
                          <w:divsChild>
                            <w:div w:id="1255015357">
                              <w:marLeft w:val="0"/>
                              <w:marRight w:val="0"/>
                              <w:marTop w:val="0"/>
                              <w:marBottom w:val="0"/>
                              <w:divBdr>
                                <w:top w:val="none" w:sz="0" w:space="0" w:color="auto"/>
                                <w:left w:val="none" w:sz="0" w:space="0" w:color="auto"/>
                                <w:bottom w:val="none" w:sz="0" w:space="0" w:color="auto"/>
                                <w:right w:val="none" w:sz="0" w:space="0" w:color="auto"/>
                              </w:divBdr>
                              <w:divsChild>
                                <w:div w:id="269287851">
                                  <w:marLeft w:val="0"/>
                                  <w:marRight w:val="0"/>
                                  <w:marTop w:val="0"/>
                                  <w:marBottom w:val="120"/>
                                  <w:divBdr>
                                    <w:top w:val="none" w:sz="0" w:space="0" w:color="auto"/>
                                    <w:left w:val="none" w:sz="0" w:space="0" w:color="auto"/>
                                    <w:bottom w:val="none" w:sz="0" w:space="0" w:color="auto"/>
                                    <w:right w:val="none" w:sz="0" w:space="0" w:color="auto"/>
                                  </w:divBdr>
                                </w:div>
                                <w:div w:id="367680796">
                                  <w:marLeft w:val="0"/>
                                  <w:marRight w:val="0"/>
                                  <w:marTop w:val="0"/>
                                  <w:marBottom w:val="0"/>
                                  <w:divBdr>
                                    <w:top w:val="none" w:sz="0" w:space="0" w:color="auto"/>
                                    <w:left w:val="none" w:sz="0" w:space="0" w:color="auto"/>
                                    <w:bottom w:val="none" w:sz="0" w:space="0" w:color="auto"/>
                                    <w:right w:val="none" w:sz="0" w:space="0" w:color="auto"/>
                                  </w:divBdr>
                                </w:div>
                                <w:div w:id="704840416">
                                  <w:marLeft w:val="0"/>
                                  <w:marRight w:val="0"/>
                                  <w:marTop w:val="0"/>
                                  <w:marBottom w:val="0"/>
                                  <w:divBdr>
                                    <w:top w:val="none" w:sz="0" w:space="0" w:color="auto"/>
                                    <w:left w:val="none" w:sz="0" w:space="0" w:color="auto"/>
                                    <w:bottom w:val="none" w:sz="0" w:space="0" w:color="auto"/>
                                    <w:right w:val="none" w:sz="0" w:space="0" w:color="auto"/>
                                  </w:divBdr>
                                </w:div>
                                <w:div w:id="15980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2386">
                          <w:marLeft w:val="0"/>
                          <w:marRight w:val="0"/>
                          <w:marTop w:val="0"/>
                          <w:marBottom w:val="0"/>
                          <w:divBdr>
                            <w:top w:val="none" w:sz="0" w:space="0" w:color="auto"/>
                            <w:left w:val="none" w:sz="0" w:space="0" w:color="auto"/>
                            <w:bottom w:val="none" w:sz="0" w:space="0" w:color="auto"/>
                            <w:right w:val="none" w:sz="0" w:space="0" w:color="auto"/>
                          </w:divBdr>
                        </w:div>
                      </w:divsChild>
                    </w:div>
                    <w:div w:id="601184400">
                      <w:marLeft w:val="0"/>
                      <w:marRight w:val="0"/>
                      <w:marTop w:val="0"/>
                      <w:marBottom w:val="0"/>
                      <w:divBdr>
                        <w:top w:val="none" w:sz="0" w:space="0" w:color="auto"/>
                        <w:left w:val="none" w:sz="0" w:space="0" w:color="auto"/>
                        <w:bottom w:val="none" w:sz="0" w:space="0" w:color="auto"/>
                        <w:right w:val="none" w:sz="0" w:space="0" w:color="auto"/>
                      </w:divBdr>
                      <w:divsChild>
                        <w:div w:id="1962564810">
                          <w:marLeft w:val="0"/>
                          <w:marRight w:val="0"/>
                          <w:marTop w:val="0"/>
                          <w:marBottom w:val="0"/>
                          <w:divBdr>
                            <w:top w:val="none" w:sz="0" w:space="0" w:color="auto"/>
                            <w:left w:val="none" w:sz="0" w:space="0" w:color="auto"/>
                            <w:bottom w:val="none" w:sz="0" w:space="0" w:color="auto"/>
                            <w:right w:val="none" w:sz="0" w:space="0" w:color="auto"/>
                          </w:divBdr>
                        </w:div>
                        <w:div w:id="1259754590">
                          <w:marLeft w:val="0"/>
                          <w:marRight w:val="0"/>
                          <w:marTop w:val="0"/>
                          <w:marBottom w:val="0"/>
                          <w:divBdr>
                            <w:top w:val="none" w:sz="0" w:space="0" w:color="auto"/>
                            <w:left w:val="none" w:sz="0" w:space="0" w:color="auto"/>
                            <w:bottom w:val="none" w:sz="0" w:space="0" w:color="auto"/>
                            <w:right w:val="none" w:sz="0" w:space="0" w:color="auto"/>
                          </w:divBdr>
                        </w:div>
                        <w:div w:id="1212383058">
                          <w:marLeft w:val="0"/>
                          <w:marRight w:val="0"/>
                          <w:marTop w:val="0"/>
                          <w:marBottom w:val="0"/>
                          <w:divBdr>
                            <w:top w:val="none" w:sz="0" w:space="0" w:color="auto"/>
                            <w:left w:val="none" w:sz="0" w:space="0" w:color="auto"/>
                            <w:bottom w:val="none" w:sz="0" w:space="0" w:color="auto"/>
                            <w:right w:val="none" w:sz="0" w:space="0" w:color="auto"/>
                          </w:divBdr>
                        </w:div>
                        <w:div w:id="874536351">
                          <w:marLeft w:val="0"/>
                          <w:marRight w:val="0"/>
                          <w:marTop w:val="0"/>
                          <w:marBottom w:val="0"/>
                          <w:divBdr>
                            <w:top w:val="none" w:sz="0" w:space="0" w:color="auto"/>
                            <w:left w:val="none" w:sz="0" w:space="0" w:color="auto"/>
                            <w:bottom w:val="none" w:sz="0" w:space="0" w:color="auto"/>
                            <w:right w:val="none" w:sz="0" w:space="0" w:color="auto"/>
                          </w:divBdr>
                          <w:divsChild>
                            <w:div w:id="620185131">
                              <w:marLeft w:val="0"/>
                              <w:marRight w:val="0"/>
                              <w:marTop w:val="0"/>
                              <w:marBottom w:val="0"/>
                              <w:divBdr>
                                <w:top w:val="none" w:sz="0" w:space="0" w:color="auto"/>
                                <w:left w:val="none" w:sz="0" w:space="0" w:color="auto"/>
                                <w:bottom w:val="none" w:sz="0" w:space="0" w:color="auto"/>
                                <w:right w:val="none" w:sz="0" w:space="0" w:color="auto"/>
                              </w:divBdr>
                            </w:div>
                            <w:div w:id="1844320031">
                              <w:marLeft w:val="0"/>
                              <w:marRight w:val="0"/>
                              <w:marTop w:val="0"/>
                              <w:marBottom w:val="0"/>
                              <w:divBdr>
                                <w:top w:val="none" w:sz="0" w:space="0" w:color="auto"/>
                                <w:left w:val="none" w:sz="0" w:space="0" w:color="auto"/>
                                <w:bottom w:val="none" w:sz="0" w:space="0" w:color="auto"/>
                                <w:right w:val="none" w:sz="0" w:space="0" w:color="auto"/>
                              </w:divBdr>
                              <w:divsChild>
                                <w:div w:id="8473295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34890106">
                                      <w:marLeft w:val="0"/>
                                      <w:marRight w:val="0"/>
                                      <w:marTop w:val="0"/>
                                      <w:marBottom w:val="0"/>
                                      <w:divBdr>
                                        <w:top w:val="none" w:sz="0" w:space="0" w:color="auto"/>
                                        <w:left w:val="none" w:sz="0" w:space="0" w:color="auto"/>
                                        <w:bottom w:val="none" w:sz="0" w:space="0" w:color="auto"/>
                                        <w:right w:val="none" w:sz="0" w:space="0" w:color="auto"/>
                                      </w:divBdr>
                                      <w:divsChild>
                                        <w:div w:id="187773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572721">
                              <w:marLeft w:val="0"/>
                              <w:marRight w:val="0"/>
                              <w:marTop w:val="0"/>
                              <w:marBottom w:val="0"/>
                              <w:divBdr>
                                <w:top w:val="none" w:sz="0" w:space="0" w:color="auto"/>
                                <w:left w:val="none" w:sz="0" w:space="0" w:color="auto"/>
                                <w:bottom w:val="none" w:sz="0" w:space="0" w:color="auto"/>
                                <w:right w:val="none" w:sz="0" w:space="0" w:color="auto"/>
                              </w:divBdr>
                            </w:div>
                            <w:div w:id="237325017">
                              <w:marLeft w:val="0"/>
                              <w:marRight w:val="0"/>
                              <w:marTop w:val="0"/>
                              <w:marBottom w:val="0"/>
                              <w:divBdr>
                                <w:top w:val="none" w:sz="0" w:space="0" w:color="auto"/>
                                <w:left w:val="none" w:sz="0" w:space="0" w:color="auto"/>
                                <w:bottom w:val="none" w:sz="0" w:space="0" w:color="auto"/>
                                <w:right w:val="none" w:sz="0" w:space="0" w:color="auto"/>
                              </w:divBdr>
                              <w:divsChild>
                                <w:div w:id="17195479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56013674">
                                      <w:marLeft w:val="0"/>
                                      <w:marRight w:val="0"/>
                                      <w:marTop w:val="0"/>
                                      <w:marBottom w:val="0"/>
                                      <w:divBdr>
                                        <w:top w:val="none" w:sz="0" w:space="0" w:color="auto"/>
                                        <w:left w:val="none" w:sz="0" w:space="0" w:color="auto"/>
                                        <w:bottom w:val="none" w:sz="0" w:space="0" w:color="auto"/>
                                        <w:right w:val="none" w:sz="0" w:space="0" w:color="auto"/>
                                      </w:divBdr>
                                      <w:divsChild>
                                        <w:div w:id="193713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9716">
                              <w:marLeft w:val="0"/>
                              <w:marRight w:val="0"/>
                              <w:marTop w:val="0"/>
                              <w:marBottom w:val="0"/>
                              <w:divBdr>
                                <w:top w:val="none" w:sz="0" w:space="0" w:color="auto"/>
                                <w:left w:val="none" w:sz="0" w:space="0" w:color="auto"/>
                                <w:bottom w:val="none" w:sz="0" w:space="0" w:color="auto"/>
                                <w:right w:val="none" w:sz="0" w:space="0" w:color="auto"/>
                              </w:divBdr>
                            </w:div>
                          </w:divsChild>
                        </w:div>
                        <w:div w:id="63530078">
                          <w:marLeft w:val="0"/>
                          <w:marRight w:val="0"/>
                          <w:marTop w:val="0"/>
                          <w:marBottom w:val="0"/>
                          <w:divBdr>
                            <w:top w:val="none" w:sz="0" w:space="0" w:color="auto"/>
                            <w:left w:val="none" w:sz="0" w:space="0" w:color="auto"/>
                            <w:bottom w:val="none" w:sz="0" w:space="0" w:color="auto"/>
                            <w:right w:val="none" w:sz="0" w:space="0" w:color="auto"/>
                          </w:divBdr>
                          <w:divsChild>
                            <w:div w:id="1235311793">
                              <w:marLeft w:val="0"/>
                              <w:marRight w:val="0"/>
                              <w:marTop w:val="0"/>
                              <w:marBottom w:val="0"/>
                              <w:divBdr>
                                <w:top w:val="none" w:sz="0" w:space="0" w:color="auto"/>
                                <w:left w:val="none" w:sz="0" w:space="0" w:color="auto"/>
                                <w:bottom w:val="none" w:sz="0" w:space="0" w:color="auto"/>
                                <w:right w:val="none" w:sz="0" w:space="0" w:color="auto"/>
                              </w:divBdr>
                            </w:div>
                            <w:div w:id="1642728168">
                              <w:marLeft w:val="0"/>
                              <w:marRight w:val="0"/>
                              <w:marTop w:val="0"/>
                              <w:marBottom w:val="0"/>
                              <w:divBdr>
                                <w:top w:val="none" w:sz="0" w:space="0" w:color="auto"/>
                                <w:left w:val="none" w:sz="0" w:space="0" w:color="auto"/>
                                <w:bottom w:val="none" w:sz="0" w:space="0" w:color="auto"/>
                                <w:right w:val="none" w:sz="0" w:space="0" w:color="auto"/>
                              </w:divBdr>
                              <w:divsChild>
                                <w:div w:id="17368527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975570693">
                                      <w:marLeft w:val="0"/>
                                      <w:marRight w:val="0"/>
                                      <w:marTop w:val="0"/>
                                      <w:marBottom w:val="0"/>
                                      <w:divBdr>
                                        <w:top w:val="none" w:sz="0" w:space="0" w:color="auto"/>
                                        <w:left w:val="none" w:sz="0" w:space="0" w:color="auto"/>
                                        <w:bottom w:val="none" w:sz="0" w:space="0" w:color="auto"/>
                                        <w:right w:val="none" w:sz="0" w:space="0" w:color="auto"/>
                                      </w:divBdr>
                                      <w:divsChild>
                                        <w:div w:id="678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172338">
                          <w:marLeft w:val="0"/>
                          <w:marRight w:val="0"/>
                          <w:marTop w:val="0"/>
                          <w:marBottom w:val="0"/>
                          <w:divBdr>
                            <w:top w:val="none" w:sz="0" w:space="0" w:color="auto"/>
                            <w:left w:val="none" w:sz="0" w:space="0" w:color="auto"/>
                            <w:bottom w:val="none" w:sz="0" w:space="0" w:color="auto"/>
                            <w:right w:val="none" w:sz="0" w:space="0" w:color="auto"/>
                          </w:divBdr>
                          <w:divsChild>
                            <w:div w:id="212500127">
                              <w:marLeft w:val="0"/>
                              <w:marRight w:val="0"/>
                              <w:marTop w:val="0"/>
                              <w:marBottom w:val="0"/>
                              <w:divBdr>
                                <w:top w:val="none" w:sz="0" w:space="0" w:color="auto"/>
                                <w:left w:val="none" w:sz="0" w:space="0" w:color="auto"/>
                                <w:bottom w:val="none" w:sz="0" w:space="0" w:color="auto"/>
                                <w:right w:val="none" w:sz="0" w:space="0" w:color="auto"/>
                              </w:divBdr>
                            </w:div>
                            <w:div w:id="1175337804">
                              <w:marLeft w:val="0"/>
                              <w:marRight w:val="0"/>
                              <w:marTop w:val="0"/>
                              <w:marBottom w:val="0"/>
                              <w:divBdr>
                                <w:top w:val="none" w:sz="0" w:space="0" w:color="auto"/>
                                <w:left w:val="none" w:sz="0" w:space="0" w:color="auto"/>
                                <w:bottom w:val="none" w:sz="0" w:space="0" w:color="auto"/>
                                <w:right w:val="none" w:sz="0" w:space="0" w:color="auto"/>
                              </w:divBdr>
                              <w:divsChild>
                                <w:div w:id="27841927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75451060">
                                      <w:marLeft w:val="0"/>
                                      <w:marRight w:val="0"/>
                                      <w:marTop w:val="0"/>
                                      <w:marBottom w:val="300"/>
                                      <w:divBdr>
                                        <w:top w:val="none" w:sz="0" w:space="0" w:color="auto"/>
                                        <w:left w:val="none" w:sz="0" w:space="0" w:color="auto"/>
                                        <w:bottom w:val="none" w:sz="0" w:space="0" w:color="auto"/>
                                        <w:right w:val="none" w:sz="0" w:space="0" w:color="auto"/>
                                      </w:divBdr>
                                      <w:divsChild>
                                        <w:div w:id="1361785336">
                                          <w:marLeft w:val="0"/>
                                          <w:marRight w:val="0"/>
                                          <w:marTop w:val="0"/>
                                          <w:marBottom w:val="0"/>
                                          <w:divBdr>
                                            <w:top w:val="none" w:sz="0" w:space="0" w:color="auto"/>
                                            <w:left w:val="none" w:sz="0" w:space="0" w:color="auto"/>
                                            <w:bottom w:val="none" w:sz="0" w:space="0" w:color="auto"/>
                                            <w:right w:val="none" w:sz="0" w:space="0" w:color="auto"/>
                                          </w:divBdr>
                                        </w:div>
                                      </w:divsChild>
                                    </w:div>
                                    <w:div w:id="8707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4969">
                              <w:marLeft w:val="0"/>
                              <w:marRight w:val="0"/>
                              <w:marTop w:val="0"/>
                              <w:marBottom w:val="0"/>
                              <w:divBdr>
                                <w:top w:val="none" w:sz="0" w:space="0" w:color="auto"/>
                                <w:left w:val="none" w:sz="0" w:space="0" w:color="auto"/>
                                <w:bottom w:val="none" w:sz="0" w:space="0" w:color="auto"/>
                                <w:right w:val="none" w:sz="0" w:space="0" w:color="auto"/>
                              </w:divBdr>
                            </w:div>
                            <w:div w:id="2013331937">
                              <w:marLeft w:val="0"/>
                              <w:marRight w:val="0"/>
                              <w:marTop w:val="0"/>
                              <w:marBottom w:val="0"/>
                              <w:divBdr>
                                <w:top w:val="none" w:sz="0" w:space="0" w:color="auto"/>
                                <w:left w:val="none" w:sz="0" w:space="0" w:color="auto"/>
                                <w:bottom w:val="none" w:sz="0" w:space="0" w:color="auto"/>
                                <w:right w:val="none" w:sz="0" w:space="0" w:color="auto"/>
                              </w:divBdr>
                              <w:divsChild>
                                <w:div w:id="798914998">
                                  <w:marLeft w:val="0"/>
                                  <w:marRight w:val="0"/>
                                  <w:marTop w:val="0"/>
                                  <w:marBottom w:val="0"/>
                                  <w:divBdr>
                                    <w:top w:val="single" w:sz="6" w:space="15" w:color="E6E6E6"/>
                                    <w:left w:val="single" w:sz="6" w:space="15" w:color="E6E6E6"/>
                                    <w:bottom w:val="single" w:sz="6" w:space="15" w:color="E6E6E6"/>
                                    <w:right w:val="single" w:sz="6" w:space="15" w:color="E6E6E6"/>
                                  </w:divBdr>
                                  <w:divsChild>
                                    <w:div w:id="1184903503">
                                      <w:marLeft w:val="0"/>
                                      <w:marRight w:val="0"/>
                                      <w:marTop w:val="0"/>
                                      <w:marBottom w:val="0"/>
                                      <w:divBdr>
                                        <w:top w:val="none" w:sz="0" w:space="0" w:color="auto"/>
                                        <w:left w:val="none" w:sz="0" w:space="0" w:color="auto"/>
                                        <w:bottom w:val="none" w:sz="0" w:space="0" w:color="auto"/>
                                        <w:right w:val="none" w:sz="0" w:space="0" w:color="auto"/>
                                      </w:divBdr>
                                      <w:divsChild>
                                        <w:div w:id="79058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94632">
                              <w:marLeft w:val="0"/>
                              <w:marRight w:val="0"/>
                              <w:marTop w:val="0"/>
                              <w:marBottom w:val="0"/>
                              <w:divBdr>
                                <w:top w:val="none" w:sz="0" w:space="0" w:color="auto"/>
                                <w:left w:val="none" w:sz="0" w:space="0" w:color="auto"/>
                                <w:bottom w:val="none" w:sz="0" w:space="0" w:color="auto"/>
                                <w:right w:val="none" w:sz="0" w:space="0" w:color="auto"/>
                              </w:divBdr>
                            </w:div>
                            <w:div w:id="2105957995">
                              <w:marLeft w:val="0"/>
                              <w:marRight w:val="0"/>
                              <w:marTop w:val="0"/>
                              <w:marBottom w:val="0"/>
                              <w:divBdr>
                                <w:top w:val="none" w:sz="0" w:space="0" w:color="auto"/>
                                <w:left w:val="none" w:sz="0" w:space="0" w:color="auto"/>
                                <w:bottom w:val="none" w:sz="0" w:space="0" w:color="auto"/>
                                <w:right w:val="none" w:sz="0" w:space="0" w:color="auto"/>
                              </w:divBdr>
                              <w:divsChild>
                                <w:div w:id="5287635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0962890">
                                      <w:marLeft w:val="0"/>
                                      <w:marRight w:val="0"/>
                                      <w:marTop w:val="0"/>
                                      <w:marBottom w:val="0"/>
                                      <w:divBdr>
                                        <w:top w:val="none" w:sz="0" w:space="0" w:color="auto"/>
                                        <w:left w:val="none" w:sz="0" w:space="0" w:color="auto"/>
                                        <w:bottom w:val="none" w:sz="0" w:space="0" w:color="auto"/>
                                        <w:right w:val="none" w:sz="0" w:space="0" w:color="auto"/>
                                      </w:divBdr>
                                      <w:divsChild>
                                        <w:div w:id="11180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69872">
                              <w:marLeft w:val="0"/>
                              <w:marRight w:val="0"/>
                              <w:marTop w:val="450"/>
                              <w:marBottom w:val="450"/>
                              <w:divBdr>
                                <w:top w:val="none" w:sz="0" w:space="0" w:color="auto"/>
                                <w:left w:val="single" w:sz="24" w:space="0" w:color="6DB33F"/>
                                <w:bottom w:val="none" w:sz="0" w:space="0" w:color="auto"/>
                                <w:right w:val="none" w:sz="0" w:space="0" w:color="auto"/>
                              </w:divBdr>
                            </w:div>
                          </w:divsChild>
                        </w:div>
                        <w:div w:id="1842626385">
                          <w:marLeft w:val="0"/>
                          <w:marRight w:val="0"/>
                          <w:marTop w:val="0"/>
                          <w:marBottom w:val="0"/>
                          <w:divBdr>
                            <w:top w:val="none" w:sz="0" w:space="0" w:color="auto"/>
                            <w:left w:val="none" w:sz="0" w:space="0" w:color="auto"/>
                            <w:bottom w:val="none" w:sz="0" w:space="0" w:color="auto"/>
                            <w:right w:val="none" w:sz="0" w:space="0" w:color="auto"/>
                          </w:divBdr>
                          <w:divsChild>
                            <w:div w:id="842013914">
                              <w:marLeft w:val="0"/>
                              <w:marRight w:val="0"/>
                              <w:marTop w:val="0"/>
                              <w:marBottom w:val="0"/>
                              <w:divBdr>
                                <w:top w:val="none" w:sz="0" w:space="0" w:color="auto"/>
                                <w:left w:val="none" w:sz="0" w:space="0" w:color="auto"/>
                                <w:bottom w:val="none" w:sz="0" w:space="0" w:color="auto"/>
                                <w:right w:val="none" w:sz="0" w:space="0" w:color="auto"/>
                              </w:divBdr>
                            </w:div>
                            <w:div w:id="970282450">
                              <w:marLeft w:val="0"/>
                              <w:marRight w:val="0"/>
                              <w:marTop w:val="0"/>
                              <w:marBottom w:val="0"/>
                              <w:divBdr>
                                <w:top w:val="none" w:sz="0" w:space="0" w:color="auto"/>
                                <w:left w:val="none" w:sz="0" w:space="0" w:color="auto"/>
                                <w:bottom w:val="none" w:sz="0" w:space="0" w:color="auto"/>
                                <w:right w:val="none" w:sz="0" w:space="0" w:color="auto"/>
                              </w:divBdr>
                              <w:divsChild>
                                <w:div w:id="8193478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70320563">
                                      <w:marLeft w:val="0"/>
                                      <w:marRight w:val="0"/>
                                      <w:marTop w:val="0"/>
                                      <w:marBottom w:val="0"/>
                                      <w:divBdr>
                                        <w:top w:val="none" w:sz="0" w:space="0" w:color="auto"/>
                                        <w:left w:val="none" w:sz="0" w:space="0" w:color="auto"/>
                                        <w:bottom w:val="none" w:sz="0" w:space="0" w:color="auto"/>
                                        <w:right w:val="none" w:sz="0" w:space="0" w:color="auto"/>
                                      </w:divBdr>
                                      <w:divsChild>
                                        <w:div w:id="17201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650568">
                      <w:marLeft w:val="0"/>
                      <w:marRight w:val="0"/>
                      <w:marTop w:val="0"/>
                      <w:marBottom w:val="0"/>
                      <w:divBdr>
                        <w:top w:val="none" w:sz="0" w:space="0" w:color="auto"/>
                        <w:left w:val="none" w:sz="0" w:space="0" w:color="auto"/>
                        <w:bottom w:val="none" w:sz="0" w:space="0" w:color="auto"/>
                        <w:right w:val="none" w:sz="0" w:space="0" w:color="auto"/>
                      </w:divBdr>
                      <w:divsChild>
                        <w:div w:id="1057364560">
                          <w:marLeft w:val="0"/>
                          <w:marRight w:val="0"/>
                          <w:marTop w:val="0"/>
                          <w:marBottom w:val="0"/>
                          <w:divBdr>
                            <w:top w:val="none" w:sz="0" w:space="0" w:color="auto"/>
                            <w:left w:val="none" w:sz="0" w:space="0" w:color="auto"/>
                            <w:bottom w:val="none" w:sz="0" w:space="0" w:color="auto"/>
                            <w:right w:val="none" w:sz="0" w:space="0" w:color="auto"/>
                          </w:divBdr>
                        </w:div>
                        <w:div w:id="2044282702">
                          <w:marLeft w:val="0"/>
                          <w:marRight w:val="0"/>
                          <w:marTop w:val="0"/>
                          <w:marBottom w:val="0"/>
                          <w:divBdr>
                            <w:top w:val="none" w:sz="0" w:space="0" w:color="auto"/>
                            <w:left w:val="none" w:sz="0" w:space="0" w:color="auto"/>
                            <w:bottom w:val="none" w:sz="0" w:space="0" w:color="auto"/>
                            <w:right w:val="none" w:sz="0" w:space="0" w:color="auto"/>
                          </w:divBdr>
                        </w:div>
                        <w:div w:id="882448086">
                          <w:marLeft w:val="0"/>
                          <w:marRight w:val="0"/>
                          <w:marTop w:val="0"/>
                          <w:marBottom w:val="0"/>
                          <w:divBdr>
                            <w:top w:val="none" w:sz="0" w:space="0" w:color="auto"/>
                            <w:left w:val="none" w:sz="0" w:space="0" w:color="auto"/>
                            <w:bottom w:val="none" w:sz="0" w:space="0" w:color="auto"/>
                            <w:right w:val="none" w:sz="0" w:space="0" w:color="auto"/>
                          </w:divBdr>
                          <w:divsChild>
                            <w:div w:id="304048215">
                              <w:marLeft w:val="0"/>
                              <w:marRight w:val="0"/>
                              <w:marTop w:val="0"/>
                              <w:marBottom w:val="0"/>
                              <w:divBdr>
                                <w:top w:val="none" w:sz="0" w:space="0" w:color="auto"/>
                                <w:left w:val="none" w:sz="0" w:space="0" w:color="auto"/>
                                <w:bottom w:val="none" w:sz="0" w:space="0" w:color="auto"/>
                                <w:right w:val="none" w:sz="0" w:space="0" w:color="auto"/>
                              </w:divBdr>
                            </w:div>
                            <w:div w:id="363336443">
                              <w:marLeft w:val="0"/>
                              <w:marRight w:val="0"/>
                              <w:marTop w:val="0"/>
                              <w:marBottom w:val="0"/>
                              <w:divBdr>
                                <w:top w:val="none" w:sz="0" w:space="0" w:color="auto"/>
                                <w:left w:val="none" w:sz="0" w:space="0" w:color="auto"/>
                                <w:bottom w:val="none" w:sz="0" w:space="0" w:color="auto"/>
                                <w:right w:val="none" w:sz="0" w:space="0" w:color="auto"/>
                              </w:divBdr>
                              <w:divsChild>
                                <w:div w:id="15646334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16652106">
                                      <w:marLeft w:val="0"/>
                                      <w:marRight w:val="0"/>
                                      <w:marTop w:val="0"/>
                                      <w:marBottom w:val="0"/>
                                      <w:divBdr>
                                        <w:top w:val="none" w:sz="0" w:space="0" w:color="auto"/>
                                        <w:left w:val="none" w:sz="0" w:space="0" w:color="auto"/>
                                        <w:bottom w:val="none" w:sz="0" w:space="0" w:color="auto"/>
                                        <w:right w:val="none" w:sz="0" w:space="0" w:color="auto"/>
                                      </w:divBdr>
                                      <w:divsChild>
                                        <w:div w:id="18542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57067">
                              <w:marLeft w:val="0"/>
                              <w:marRight w:val="0"/>
                              <w:marTop w:val="0"/>
                              <w:marBottom w:val="0"/>
                              <w:divBdr>
                                <w:top w:val="none" w:sz="0" w:space="0" w:color="auto"/>
                                <w:left w:val="none" w:sz="0" w:space="0" w:color="auto"/>
                                <w:bottom w:val="none" w:sz="0" w:space="0" w:color="auto"/>
                                <w:right w:val="none" w:sz="0" w:space="0" w:color="auto"/>
                              </w:divBdr>
                            </w:div>
                            <w:div w:id="365520516">
                              <w:marLeft w:val="0"/>
                              <w:marRight w:val="0"/>
                              <w:marTop w:val="0"/>
                              <w:marBottom w:val="0"/>
                              <w:divBdr>
                                <w:top w:val="none" w:sz="0" w:space="0" w:color="auto"/>
                                <w:left w:val="none" w:sz="0" w:space="0" w:color="auto"/>
                                <w:bottom w:val="none" w:sz="0" w:space="0" w:color="auto"/>
                                <w:right w:val="none" w:sz="0" w:space="0" w:color="auto"/>
                              </w:divBdr>
                              <w:divsChild>
                                <w:div w:id="13569270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4467028">
                                      <w:marLeft w:val="0"/>
                                      <w:marRight w:val="0"/>
                                      <w:marTop w:val="0"/>
                                      <w:marBottom w:val="0"/>
                                      <w:divBdr>
                                        <w:top w:val="none" w:sz="0" w:space="0" w:color="auto"/>
                                        <w:left w:val="none" w:sz="0" w:space="0" w:color="auto"/>
                                        <w:bottom w:val="none" w:sz="0" w:space="0" w:color="auto"/>
                                        <w:right w:val="none" w:sz="0" w:space="0" w:color="auto"/>
                                      </w:divBdr>
                                      <w:divsChild>
                                        <w:div w:id="69692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67402">
                              <w:marLeft w:val="0"/>
                              <w:marRight w:val="0"/>
                              <w:marTop w:val="0"/>
                              <w:marBottom w:val="0"/>
                              <w:divBdr>
                                <w:top w:val="none" w:sz="0" w:space="0" w:color="auto"/>
                                <w:left w:val="none" w:sz="0" w:space="0" w:color="auto"/>
                                <w:bottom w:val="none" w:sz="0" w:space="0" w:color="auto"/>
                                <w:right w:val="none" w:sz="0" w:space="0" w:color="auto"/>
                              </w:divBdr>
                            </w:div>
                            <w:div w:id="1842961026">
                              <w:marLeft w:val="0"/>
                              <w:marRight w:val="0"/>
                              <w:marTop w:val="0"/>
                              <w:marBottom w:val="0"/>
                              <w:divBdr>
                                <w:top w:val="none" w:sz="0" w:space="0" w:color="auto"/>
                                <w:left w:val="none" w:sz="0" w:space="0" w:color="auto"/>
                                <w:bottom w:val="none" w:sz="0" w:space="0" w:color="auto"/>
                                <w:right w:val="none" w:sz="0" w:space="0" w:color="auto"/>
                              </w:divBdr>
                              <w:divsChild>
                                <w:div w:id="10144606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8283295">
                                      <w:marLeft w:val="0"/>
                                      <w:marRight w:val="0"/>
                                      <w:marTop w:val="0"/>
                                      <w:marBottom w:val="0"/>
                                      <w:divBdr>
                                        <w:top w:val="none" w:sz="0" w:space="0" w:color="auto"/>
                                        <w:left w:val="none" w:sz="0" w:space="0" w:color="auto"/>
                                        <w:bottom w:val="none" w:sz="0" w:space="0" w:color="auto"/>
                                        <w:right w:val="none" w:sz="0" w:space="0" w:color="auto"/>
                                      </w:divBdr>
                                      <w:divsChild>
                                        <w:div w:id="16080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496101">
                              <w:marLeft w:val="0"/>
                              <w:marRight w:val="0"/>
                              <w:marTop w:val="0"/>
                              <w:marBottom w:val="0"/>
                              <w:divBdr>
                                <w:top w:val="none" w:sz="0" w:space="0" w:color="auto"/>
                                <w:left w:val="none" w:sz="0" w:space="0" w:color="auto"/>
                                <w:bottom w:val="none" w:sz="0" w:space="0" w:color="auto"/>
                                <w:right w:val="none" w:sz="0" w:space="0" w:color="auto"/>
                              </w:divBdr>
                            </w:div>
                            <w:div w:id="1561673521">
                              <w:marLeft w:val="0"/>
                              <w:marRight w:val="0"/>
                              <w:marTop w:val="0"/>
                              <w:marBottom w:val="0"/>
                              <w:divBdr>
                                <w:top w:val="none" w:sz="0" w:space="0" w:color="auto"/>
                                <w:left w:val="none" w:sz="0" w:space="0" w:color="auto"/>
                                <w:bottom w:val="none" w:sz="0" w:space="0" w:color="auto"/>
                                <w:right w:val="none" w:sz="0" w:space="0" w:color="auto"/>
                              </w:divBdr>
                              <w:divsChild>
                                <w:div w:id="1246378774">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3761575">
                                      <w:marLeft w:val="0"/>
                                      <w:marRight w:val="0"/>
                                      <w:marTop w:val="0"/>
                                      <w:marBottom w:val="0"/>
                                      <w:divBdr>
                                        <w:top w:val="none" w:sz="0" w:space="0" w:color="auto"/>
                                        <w:left w:val="none" w:sz="0" w:space="0" w:color="auto"/>
                                        <w:bottom w:val="none" w:sz="0" w:space="0" w:color="auto"/>
                                        <w:right w:val="none" w:sz="0" w:space="0" w:color="auto"/>
                                      </w:divBdr>
                                      <w:divsChild>
                                        <w:div w:id="21145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028427">
                              <w:marLeft w:val="0"/>
                              <w:marRight w:val="0"/>
                              <w:marTop w:val="0"/>
                              <w:marBottom w:val="0"/>
                              <w:divBdr>
                                <w:top w:val="none" w:sz="0" w:space="0" w:color="auto"/>
                                <w:left w:val="none" w:sz="0" w:space="0" w:color="auto"/>
                                <w:bottom w:val="none" w:sz="0" w:space="0" w:color="auto"/>
                                <w:right w:val="none" w:sz="0" w:space="0" w:color="auto"/>
                              </w:divBdr>
                            </w:div>
                            <w:div w:id="517545010">
                              <w:marLeft w:val="0"/>
                              <w:marRight w:val="0"/>
                              <w:marTop w:val="450"/>
                              <w:marBottom w:val="450"/>
                              <w:divBdr>
                                <w:top w:val="none" w:sz="0" w:space="0" w:color="auto"/>
                                <w:left w:val="single" w:sz="24" w:space="0" w:color="6DB33F"/>
                                <w:bottom w:val="none" w:sz="0" w:space="0" w:color="auto"/>
                                <w:right w:val="none" w:sz="0" w:space="0" w:color="auto"/>
                              </w:divBdr>
                            </w:div>
                          </w:divsChild>
                        </w:div>
                        <w:div w:id="1547640350">
                          <w:marLeft w:val="0"/>
                          <w:marRight w:val="0"/>
                          <w:marTop w:val="0"/>
                          <w:marBottom w:val="0"/>
                          <w:divBdr>
                            <w:top w:val="none" w:sz="0" w:space="0" w:color="auto"/>
                            <w:left w:val="none" w:sz="0" w:space="0" w:color="auto"/>
                            <w:bottom w:val="none" w:sz="0" w:space="0" w:color="auto"/>
                            <w:right w:val="none" w:sz="0" w:space="0" w:color="auto"/>
                          </w:divBdr>
                          <w:divsChild>
                            <w:div w:id="620261382">
                              <w:marLeft w:val="0"/>
                              <w:marRight w:val="0"/>
                              <w:marTop w:val="0"/>
                              <w:marBottom w:val="0"/>
                              <w:divBdr>
                                <w:top w:val="none" w:sz="0" w:space="0" w:color="auto"/>
                                <w:left w:val="none" w:sz="0" w:space="0" w:color="auto"/>
                                <w:bottom w:val="none" w:sz="0" w:space="0" w:color="auto"/>
                                <w:right w:val="none" w:sz="0" w:space="0" w:color="auto"/>
                              </w:divBdr>
                            </w:div>
                            <w:div w:id="977492287">
                              <w:marLeft w:val="0"/>
                              <w:marRight w:val="0"/>
                              <w:marTop w:val="0"/>
                              <w:marBottom w:val="0"/>
                              <w:divBdr>
                                <w:top w:val="none" w:sz="0" w:space="0" w:color="auto"/>
                                <w:left w:val="none" w:sz="0" w:space="0" w:color="auto"/>
                                <w:bottom w:val="none" w:sz="0" w:space="0" w:color="auto"/>
                                <w:right w:val="none" w:sz="0" w:space="0" w:color="auto"/>
                              </w:divBdr>
                              <w:divsChild>
                                <w:div w:id="18161418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64911487">
                                      <w:marLeft w:val="0"/>
                                      <w:marRight w:val="0"/>
                                      <w:marTop w:val="0"/>
                                      <w:marBottom w:val="0"/>
                                      <w:divBdr>
                                        <w:top w:val="none" w:sz="0" w:space="0" w:color="auto"/>
                                        <w:left w:val="none" w:sz="0" w:space="0" w:color="auto"/>
                                        <w:bottom w:val="none" w:sz="0" w:space="0" w:color="auto"/>
                                        <w:right w:val="none" w:sz="0" w:space="0" w:color="auto"/>
                                      </w:divBdr>
                                      <w:divsChild>
                                        <w:div w:id="11750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2925">
                              <w:marLeft w:val="0"/>
                              <w:marRight w:val="0"/>
                              <w:marTop w:val="0"/>
                              <w:marBottom w:val="0"/>
                              <w:divBdr>
                                <w:top w:val="none" w:sz="0" w:space="0" w:color="auto"/>
                                <w:left w:val="none" w:sz="0" w:space="0" w:color="auto"/>
                                <w:bottom w:val="none" w:sz="0" w:space="0" w:color="auto"/>
                                <w:right w:val="none" w:sz="0" w:space="0" w:color="auto"/>
                              </w:divBdr>
                            </w:div>
                          </w:divsChild>
                        </w:div>
                        <w:div w:id="425806873">
                          <w:marLeft w:val="0"/>
                          <w:marRight w:val="0"/>
                          <w:marTop w:val="0"/>
                          <w:marBottom w:val="0"/>
                          <w:divBdr>
                            <w:top w:val="none" w:sz="0" w:space="0" w:color="auto"/>
                            <w:left w:val="none" w:sz="0" w:space="0" w:color="auto"/>
                            <w:bottom w:val="none" w:sz="0" w:space="0" w:color="auto"/>
                            <w:right w:val="none" w:sz="0" w:space="0" w:color="auto"/>
                          </w:divBdr>
                          <w:divsChild>
                            <w:div w:id="1811048828">
                              <w:marLeft w:val="0"/>
                              <w:marRight w:val="0"/>
                              <w:marTop w:val="0"/>
                              <w:marBottom w:val="0"/>
                              <w:divBdr>
                                <w:top w:val="none" w:sz="0" w:space="0" w:color="auto"/>
                                <w:left w:val="none" w:sz="0" w:space="0" w:color="auto"/>
                                <w:bottom w:val="none" w:sz="0" w:space="0" w:color="auto"/>
                                <w:right w:val="none" w:sz="0" w:space="0" w:color="auto"/>
                              </w:divBdr>
                            </w:div>
                            <w:div w:id="1814984118">
                              <w:marLeft w:val="0"/>
                              <w:marRight w:val="0"/>
                              <w:marTop w:val="0"/>
                              <w:marBottom w:val="0"/>
                              <w:divBdr>
                                <w:top w:val="none" w:sz="0" w:space="0" w:color="auto"/>
                                <w:left w:val="none" w:sz="0" w:space="0" w:color="auto"/>
                                <w:bottom w:val="none" w:sz="0" w:space="0" w:color="auto"/>
                                <w:right w:val="none" w:sz="0" w:space="0" w:color="auto"/>
                              </w:divBdr>
                            </w:div>
                            <w:div w:id="46072596">
                              <w:marLeft w:val="0"/>
                              <w:marRight w:val="0"/>
                              <w:marTop w:val="0"/>
                              <w:marBottom w:val="0"/>
                              <w:divBdr>
                                <w:top w:val="none" w:sz="0" w:space="0" w:color="auto"/>
                                <w:left w:val="none" w:sz="0" w:space="0" w:color="auto"/>
                                <w:bottom w:val="none" w:sz="0" w:space="0" w:color="auto"/>
                                <w:right w:val="none" w:sz="0" w:space="0" w:color="auto"/>
                              </w:divBdr>
                            </w:div>
                            <w:div w:id="604390019">
                              <w:marLeft w:val="0"/>
                              <w:marRight w:val="0"/>
                              <w:marTop w:val="0"/>
                              <w:marBottom w:val="0"/>
                              <w:divBdr>
                                <w:top w:val="none" w:sz="0" w:space="0" w:color="auto"/>
                                <w:left w:val="none" w:sz="0" w:space="0" w:color="auto"/>
                                <w:bottom w:val="none" w:sz="0" w:space="0" w:color="auto"/>
                                <w:right w:val="none" w:sz="0" w:space="0" w:color="auto"/>
                              </w:divBdr>
                            </w:div>
                            <w:div w:id="753160423">
                              <w:marLeft w:val="0"/>
                              <w:marRight w:val="0"/>
                              <w:marTop w:val="0"/>
                              <w:marBottom w:val="0"/>
                              <w:divBdr>
                                <w:top w:val="none" w:sz="0" w:space="0" w:color="auto"/>
                                <w:left w:val="none" w:sz="0" w:space="0" w:color="auto"/>
                                <w:bottom w:val="none" w:sz="0" w:space="0" w:color="auto"/>
                                <w:right w:val="none" w:sz="0" w:space="0" w:color="auto"/>
                              </w:divBdr>
                              <w:divsChild>
                                <w:div w:id="12621776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19641343">
                                      <w:marLeft w:val="0"/>
                                      <w:marRight w:val="0"/>
                                      <w:marTop w:val="0"/>
                                      <w:marBottom w:val="0"/>
                                      <w:divBdr>
                                        <w:top w:val="none" w:sz="0" w:space="0" w:color="auto"/>
                                        <w:left w:val="none" w:sz="0" w:space="0" w:color="auto"/>
                                        <w:bottom w:val="none" w:sz="0" w:space="0" w:color="auto"/>
                                        <w:right w:val="none" w:sz="0" w:space="0" w:color="auto"/>
                                      </w:divBdr>
                                      <w:divsChild>
                                        <w:div w:id="8217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11169">
                              <w:marLeft w:val="0"/>
                              <w:marRight w:val="0"/>
                              <w:marTop w:val="450"/>
                              <w:marBottom w:val="450"/>
                              <w:divBdr>
                                <w:top w:val="none" w:sz="0" w:space="0" w:color="auto"/>
                                <w:left w:val="single" w:sz="24" w:space="0" w:color="6DB33F"/>
                                <w:bottom w:val="none" w:sz="0" w:space="0" w:color="auto"/>
                                <w:right w:val="none" w:sz="0" w:space="0" w:color="auto"/>
                              </w:divBdr>
                              <w:divsChild>
                                <w:div w:id="1005400203">
                                  <w:marLeft w:val="0"/>
                                  <w:marRight w:val="0"/>
                                  <w:marTop w:val="0"/>
                                  <w:marBottom w:val="0"/>
                                  <w:divBdr>
                                    <w:top w:val="none" w:sz="0" w:space="0" w:color="auto"/>
                                    <w:left w:val="none" w:sz="0" w:space="0" w:color="auto"/>
                                    <w:bottom w:val="none" w:sz="0" w:space="0" w:color="auto"/>
                                    <w:right w:val="none" w:sz="0" w:space="0" w:color="auto"/>
                                  </w:divBdr>
                                </w:div>
                                <w:div w:id="1708336844">
                                  <w:marLeft w:val="0"/>
                                  <w:marRight w:val="0"/>
                                  <w:marTop w:val="0"/>
                                  <w:marBottom w:val="0"/>
                                  <w:divBdr>
                                    <w:top w:val="none" w:sz="0" w:space="0" w:color="auto"/>
                                    <w:left w:val="none" w:sz="0" w:space="0" w:color="auto"/>
                                    <w:bottom w:val="none" w:sz="0" w:space="0" w:color="auto"/>
                                    <w:right w:val="none" w:sz="0" w:space="0" w:color="auto"/>
                                  </w:divBdr>
                                </w:div>
                                <w:div w:id="2056388621">
                                  <w:marLeft w:val="0"/>
                                  <w:marRight w:val="0"/>
                                  <w:marTop w:val="0"/>
                                  <w:marBottom w:val="0"/>
                                  <w:divBdr>
                                    <w:top w:val="none" w:sz="0" w:space="0" w:color="auto"/>
                                    <w:left w:val="none" w:sz="0" w:space="0" w:color="auto"/>
                                    <w:bottom w:val="none" w:sz="0" w:space="0" w:color="auto"/>
                                    <w:right w:val="none" w:sz="0" w:space="0" w:color="auto"/>
                                  </w:divBdr>
                                </w:div>
                                <w:div w:id="864058442">
                                  <w:marLeft w:val="0"/>
                                  <w:marRight w:val="0"/>
                                  <w:marTop w:val="0"/>
                                  <w:marBottom w:val="0"/>
                                  <w:divBdr>
                                    <w:top w:val="none" w:sz="0" w:space="0" w:color="auto"/>
                                    <w:left w:val="none" w:sz="0" w:space="0" w:color="auto"/>
                                    <w:bottom w:val="none" w:sz="0" w:space="0" w:color="auto"/>
                                    <w:right w:val="none" w:sz="0" w:space="0" w:color="auto"/>
                                  </w:divBdr>
                                  <w:divsChild>
                                    <w:div w:id="161790953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6453369">
                                          <w:marLeft w:val="0"/>
                                          <w:marRight w:val="0"/>
                                          <w:marTop w:val="0"/>
                                          <w:marBottom w:val="0"/>
                                          <w:divBdr>
                                            <w:top w:val="none" w:sz="0" w:space="0" w:color="auto"/>
                                            <w:left w:val="none" w:sz="0" w:space="0" w:color="auto"/>
                                            <w:bottom w:val="none" w:sz="0" w:space="0" w:color="auto"/>
                                            <w:right w:val="none" w:sz="0" w:space="0" w:color="auto"/>
                                          </w:divBdr>
                                          <w:divsChild>
                                            <w:div w:id="205056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034400">
                                  <w:marLeft w:val="0"/>
                                  <w:marRight w:val="0"/>
                                  <w:marTop w:val="0"/>
                                  <w:marBottom w:val="0"/>
                                  <w:divBdr>
                                    <w:top w:val="none" w:sz="0" w:space="0" w:color="auto"/>
                                    <w:left w:val="none" w:sz="0" w:space="0" w:color="auto"/>
                                    <w:bottom w:val="none" w:sz="0" w:space="0" w:color="auto"/>
                                    <w:right w:val="none" w:sz="0" w:space="0" w:color="auto"/>
                                  </w:divBdr>
                                </w:div>
                              </w:divsChild>
                            </w:div>
                            <w:div w:id="1012103317">
                              <w:marLeft w:val="0"/>
                              <w:marRight w:val="0"/>
                              <w:marTop w:val="0"/>
                              <w:marBottom w:val="0"/>
                              <w:divBdr>
                                <w:top w:val="none" w:sz="0" w:space="0" w:color="auto"/>
                                <w:left w:val="none" w:sz="0" w:space="0" w:color="auto"/>
                                <w:bottom w:val="none" w:sz="0" w:space="0" w:color="auto"/>
                                <w:right w:val="none" w:sz="0" w:space="0" w:color="auto"/>
                              </w:divBdr>
                            </w:div>
                            <w:div w:id="128087509">
                              <w:marLeft w:val="0"/>
                              <w:marRight w:val="0"/>
                              <w:marTop w:val="0"/>
                              <w:marBottom w:val="0"/>
                              <w:divBdr>
                                <w:top w:val="none" w:sz="0" w:space="0" w:color="auto"/>
                                <w:left w:val="none" w:sz="0" w:space="0" w:color="auto"/>
                                <w:bottom w:val="none" w:sz="0" w:space="0" w:color="auto"/>
                                <w:right w:val="none" w:sz="0" w:space="0" w:color="auto"/>
                              </w:divBdr>
                              <w:divsChild>
                                <w:div w:id="934024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22029931">
                                      <w:marLeft w:val="0"/>
                                      <w:marRight w:val="0"/>
                                      <w:marTop w:val="0"/>
                                      <w:marBottom w:val="0"/>
                                      <w:divBdr>
                                        <w:top w:val="none" w:sz="0" w:space="0" w:color="auto"/>
                                        <w:left w:val="none" w:sz="0" w:space="0" w:color="auto"/>
                                        <w:bottom w:val="none" w:sz="0" w:space="0" w:color="auto"/>
                                        <w:right w:val="none" w:sz="0" w:space="0" w:color="auto"/>
                                      </w:divBdr>
                                      <w:divsChild>
                                        <w:div w:id="1633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8728">
                              <w:marLeft w:val="0"/>
                              <w:marRight w:val="0"/>
                              <w:marTop w:val="450"/>
                              <w:marBottom w:val="450"/>
                              <w:divBdr>
                                <w:top w:val="none" w:sz="0" w:space="0" w:color="auto"/>
                                <w:left w:val="single" w:sz="24" w:space="0" w:color="6DB33F"/>
                                <w:bottom w:val="none" w:sz="0" w:space="0" w:color="auto"/>
                                <w:right w:val="none" w:sz="0" w:space="0" w:color="auto"/>
                              </w:divBdr>
                            </w:div>
                          </w:divsChild>
                        </w:div>
                        <w:div w:id="1251424606">
                          <w:marLeft w:val="0"/>
                          <w:marRight w:val="0"/>
                          <w:marTop w:val="0"/>
                          <w:marBottom w:val="0"/>
                          <w:divBdr>
                            <w:top w:val="none" w:sz="0" w:space="0" w:color="auto"/>
                            <w:left w:val="none" w:sz="0" w:space="0" w:color="auto"/>
                            <w:bottom w:val="none" w:sz="0" w:space="0" w:color="auto"/>
                            <w:right w:val="none" w:sz="0" w:space="0" w:color="auto"/>
                          </w:divBdr>
                          <w:divsChild>
                            <w:div w:id="2009939531">
                              <w:marLeft w:val="0"/>
                              <w:marRight w:val="0"/>
                              <w:marTop w:val="0"/>
                              <w:marBottom w:val="0"/>
                              <w:divBdr>
                                <w:top w:val="none" w:sz="0" w:space="0" w:color="auto"/>
                                <w:left w:val="none" w:sz="0" w:space="0" w:color="auto"/>
                                <w:bottom w:val="none" w:sz="0" w:space="0" w:color="auto"/>
                                <w:right w:val="none" w:sz="0" w:space="0" w:color="auto"/>
                              </w:divBdr>
                            </w:div>
                            <w:div w:id="1866282494">
                              <w:marLeft w:val="0"/>
                              <w:marRight w:val="0"/>
                              <w:marTop w:val="0"/>
                              <w:marBottom w:val="0"/>
                              <w:divBdr>
                                <w:top w:val="none" w:sz="0" w:space="0" w:color="auto"/>
                                <w:left w:val="none" w:sz="0" w:space="0" w:color="auto"/>
                                <w:bottom w:val="none" w:sz="0" w:space="0" w:color="auto"/>
                                <w:right w:val="none" w:sz="0" w:space="0" w:color="auto"/>
                              </w:divBdr>
                              <w:divsChild>
                                <w:div w:id="1558592552">
                                  <w:marLeft w:val="0"/>
                                  <w:marRight w:val="0"/>
                                  <w:marTop w:val="0"/>
                                  <w:marBottom w:val="0"/>
                                  <w:divBdr>
                                    <w:top w:val="none" w:sz="0" w:space="0" w:color="auto"/>
                                    <w:left w:val="none" w:sz="0" w:space="0" w:color="auto"/>
                                    <w:bottom w:val="none" w:sz="0" w:space="0" w:color="auto"/>
                                    <w:right w:val="none" w:sz="0" w:space="0" w:color="auto"/>
                                  </w:divBdr>
                                </w:div>
                                <w:div w:id="1543323777">
                                  <w:marLeft w:val="0"/>
                                  <w:marRight w:val="0"/>
                                  <w:marTop w:val="0"/>
                                  <w:marBottom w:val="0"/>
                                  <w:divBdr>
                                    <w:top w:val="none" w:sz="0" w:space="0" w:color="auto"/>
                                    <w:left w:val="none" w:sz="0" w:space="0" w:color="auto"/>
                                    <w:bottom w:val="none" w:sz="0" w:space="0" w:color="auto"/>
                                    <w:right w:val="none" w:sz="0" w:space="0" w:color="auto"/>
                                  </w:divBdr>
                                </w:div>
                                <w:div w:id="1839342110">
                                  <w:marLeft w:val="0"/>
                                  <w:marRight w:val="0"/>
                                  <w:marTop w:val="0"/>
                                  <w:marBottom w:val="0"/>
                                  <w:divBdr>
                                    <w:top w:val="none" w:sz="0" w:space="0" w:color="auto"/>
                                    <w:left w:val="none" w:sz="0" w:space="0" w:color="auto"/>
                                    <w:bottom w:val="none" w:sz="0" w:space="0" w:color="auto"/>
                                    <w:right w:val="none" w:sz="0" w:space="0" w:color="auto"/>
                                  </w:divBdr>
                                  <w:divsChild>
                                    <w:div w:id="7789091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539899856">
                                          <w:marLeft w:val="0"/>
                                          <w:marRight w:val="0"/>
                                          <w:marTop w:val="0"/>
                                          <w:marBottom w:val="0"/>
                                          <w:divBdr>
                                            <w:top w:val="none" w:sz="0" w:space="0" w:color="auto"/>
                                            <w:left w:val="none" w:sz="0" w:space="0" w:color="auto"/>
                                            <w:bottom w:val="none" w:sz="0" w:space="0" w:color="auto"/>
                                            <w:right w:val="none" w:sz="0" w:space="0" w:color="auto"/>
                                          </w:divBdr>
                                          <w:divsChild>
                                            <w:div w:id="10634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37940">
                              <w:marLeft w:val="0"/>
                              <w:marRight w:val="0"/>
                              <w:marTop w:val="0"/>
                              <w:marBottom w:val="0"/>
                              <w:divBdr>
                                <w:top w:val="none" w:sz="0" w:space="0" w:color="auto"/>
                                <w:left w:val="none" w:sz="0" w:space="0" w:color="auto"/>
                                <w:bottom w:val="none" w:sz="0" w:space="0" w:color="auto"/>
                                <w:right w:val="none" w:sz="0" w:space="0" w:color="auto"/>
                              </w:divBdr>
                              <w:divsChild>
                                <w:div w:id="1851679197">
                                  <w:marLeft w:val="0"/>
                                  <w:marRight w:val="0"/>
                                  <w:marTop w:val="0"/>
                                  <w:marBottom w:val="0"/>
                                  <w:divBdr>
                                    <w:top w:val="none" w:sz="0" w:space="0" w:color="auto"/>
                                    <w:left w:val="none" w:sz="0" w:space="0" w:color="auto"/>
                                    <w:bottom w:val="none" w:sz="0" w:space="0" w:color="auto"/>
                                    <w:right w:val="none" w:sz="0" w:space="0" w:color="auto"/>
                                  </w:divBdr>
                                </w:div>
                                <w:div w:id="16740066">
                                  <w:marLeft w:val="0"/>
                                  <w:marRight w:val="0"/>
                                  <w:marTop w:val="0"/>
                                  <w:marBottom w:val="0"/>
                                  <w:divBdr>
                                    <w:top w:val="none" w:sz="0" w:space="0" w:color="auto"/>
                                    <w:left w:val="none" w:sz="0" w:space="0" w:color="auto"/>
                                    <w:bottom w:val="none" w:sz="0" w:space="0" w:color="auto"/>
                                    <w:right w:val="none" w:sz="0" w:space="0" w:color="auto"/>
                                  </w:divBdr>
                                </w:div>
                                <w:div w:id="1543635318">
                                  <w:marLeft w:val="0"/>
                                  <w:marRight w:val="0"/>
                                  <w:marTop w:val="0"/>
                                  <w:marBottom w:val="0"/>
                                  <w:divBdr>
                                    <w:top w:val="none" w:sz="0" w:space="0" w:color="auto"/>
                                    <w:left w:val="none" w:sz="0" w:space="0" w:color="auto"/>
                                    <w:bottom w:val="none" w:sz="0" w:space="0" w:color="auto"/>
                                    <w:right w:val="none" w:sz="0" w:space="0" w:color="auto"/>
                                  </w:divBdr>
                                  <w:divsChild>
                                    <w:div w:id="20657853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818035706">
                                          <w:marLeft w:val="0"/>
                                          <w:marRight w:val="0"/>
                                          <w:marTop w:val="0"/>
                                          <w:marBottom w:val="0"/>
                                          <w:divBdr>
                                            <w:top w:val="none" w:sz="0" w:space="0" w:color="auto"/>
                                            <w:left w:val="none" w:sz="0" w:space="0" w:color="auto"/>
                                            <w:bottom w:val="none" w:sz="0" w:space="0" w:color="auto"/>
                                            <w:right w:val="none" w:sz="0" w:space="0" w:color="auto"/>
                                          </w:divBdr>
                                          <w:divsChild>
                                            <w:div w:id="764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117645">
                          <w:marLeft w:val="0"/>
                          <w:marRight w:val="0"/>
                          <w:marTop w:val="0"/>
                          <w:marBottom w:val="0"/>
                          <w:divBdr>
                            <w:top w:val="none" w:sz="0" w:space="0" w:color="auto"/>
                            <w:left w:val="none" w:sz="0" w:space="0" w:color="auto"/>
                            <w:bottom w:val="none" w:sz="0" w:space="0" w:color="auto"/>
                            <w:right w:val="none" w:sz="0" w:space="0" w:color="auto"/>
                          </w:divBdr>
                          <w:divsChild>
                            <w:div w:id="1906867426">
                              <w:marLeft w:val="0"/>
                              <w:marRight w:val="0"/>
                              <w:marTop w:val="0"/>
                              <w:marBottom w:val="0"/>
                              <w:divBdr>
                                <w:top w:val="none" w:sz="0" w:space="0" w:color="auto"/>
                                <w:left w:val="none" w:sz="0" w:space="0" w:color="auto"/>
                                <w:bottom w:val="none" w:sz="0" w:space="0" w:color="auto"/>
                                <w:right w:val="none" w:sz="0" w:space="0" w:color="auto"/>
                              </w:divBdr>
                            </w:div>
                            <w:div w:id="2033605661">
                              <w:marLeft w:val="0"/>
                              <w:marRight w:val="0"/>
                              <w:marTop w:val="0"/>
                              <w:marBottom w:val="0"/>
                              <w:divBdr>
                                <w:top w:val="none" w:sz="0" w:space="0" w:color="auto"/>
                                <w:left w:val="none" w:sz="0" w:space="0" w:color="auto"/>
                                <w:bottom w:val="none" w:sz="0" w:space="0" w:color="auto"/>
                                <w:right w:val="none" w:sz="0" w:space="0" w:color="auto"/>
                              </w:divBdr>
                              <w:divsChild>
                                <w:div w:id="128480934">
                                  <w:marLeft w:val="0"/>
                                  <w:marRight w:val="0"/>
                                  <w:marTop w:val="0"/>
                                  <w:marBottom w:val="300"/>
                                  <w:divBdr>
                                    <w:top w:val="single" w:sz="6" w:space="15" w:color="E6E6E6"/>
                                    <w:left w:val="single" w:sz="6" w:space="15" w:color="E6E6E6"/>
                                    <w:bottom w:val="single" w:sz="6" w:space="15" w:color="E6E6E6"/>
                                    <w:right w:val="single" w:sz="6" w:space="15" w:color="E6E6E6"/>
                                  </w:divBdr>
                                  <w:divsChild>
                                    <w:div w:id="36857580">
                                      <w:marLeft w:val="0"/>
                                      <w:marRight w:val="0"/>
                                      <w:marTop w:val="0"/>
                                      <w:marBottom w:val="0"/>
                                      <w:divBdr>
                                        <w:top w:val="none" w:sz="0" w:space="0" w:color="auto"/>
                                        <w:left w:val="none" w:sz="0" w:space="0" w:color="auto"/>
                                        <w:bottom w:val="none" w:sz="0" w:space="0" w:color="auto"/>
                                        <w:right w:val="none" w:sz="0" w:space="0" w:color="auto"/>
                                      </w:divBdr>
                                      <w:divsChild>
                                        <w:div w:id="474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83765">
                          <w:marLeft w:val="0"/>
                          <w:marRight w:val="0"/>
                          <w:marTop w:val="0"/>
                          <w:marBottom w:val="0"/>
                          <w:divBdr>
                            <w:top w:val="none" w:sz="0" w:space="0" w:color="auto"/>
                            <w:left w:val="none" w:sz="0" w:space="0" w:color="auto"/>
                            <w:bottom w:val="none" w:sz="0" w:space="0" w:color="auto"/>
                            <w:right w:val="none" w:sz="0" w:space="0" w:color="auto"/>
                          </w:divBdr>
                          <w:divsChild>
                            <w:div w:id="2078816550">
                              <w:marLeft w:val="0"/>
                              <w:marRight w:val="0"/>
                              <w:marTop w:val="0"/>
                              <w:marBottom w:val="0"/>
                              <w:divBdr>
                                <w:top w:val="none" w:sz="0" w:space="0" w:color="auto"/>
                                <w:left w:val="none" w:sz="0" w:space="0" w:color="auto"/>
                                <w:bottom w:val="none" w:sz="0" w:space="0" w:color="auto"/>
                                <w:right w:val="none" w:sz="0" w:space="0" w:color="auto"/>
                              </w:divBdr>
                            </w:div>
                            <w:div w:id="905646814">
                              <w:marLeft w:val="0"/>
                              <w:marRight w:val="0"/>
                              <w:marTop w:val="0"/>
                              <w:marBottom w:val="0"/>
                              <w:divBdr>
                                <w:top w:val="none" w:sz="0" w:space="0" w:color="auto"/>
                                <w:left w:val="none" w:sz="0" w:space="0" w:color="auto"/>
                                <w:bottom w:val="none" w:sz="0" w:space="0" w:color="auto"/>
                                <w:right w:val="none" w:sz="0" w:space="0" w:color="auto"/>
                              </w:divBdr>
                              <w:divsChild>
                                <w:div w:id="1443568880">
                                  <w:marLeft w:val="0"/>
                                  <w:marRight w:val="0"/>
                                  <w:marTop w:val="0"/>
                                  <w:marBottom w:val="300"/>
                                  <w:divBdr>
                                    <w:top w:val="single" w:sz="6" w:space="15" w:color="E6E6E6"/>
                                    <w:left w:val="single" w:sz="6" w:space="15" w:color="E6E6E6"/>
                                    <w:bottom w:val="single" w:sz="6" w:space="15" w:color="E6E6E6"/>
                                    <w:right w:val="single" w:sz="6" w:space="15" w:color="E6E6E6"/>
                                  </w:divBdr>
                                  <w:divsChild>
                                    <w:div w:id="496967711">
                                      <w:marLeft w:val="0"/>
                                      <w:marRight w:val="0"/>
                                      <w:marTop w:val="0"/>
                                      <w:marBottom w:val="0"/>
                                      <w:divBdr>
                                        <w:top w:val="none" w:sz="0" w:space="0" w:color="auto"/>
                                        <w:left w:val="none" w:sz="0" w:space="0" w:color="auto"/>
                                        <w:bottom w:val="none" w:sz="0" w:space="0" w:color="auto"/>
                                        <w:right w:val="none" w:sz="0" w:space="0" w:color="auto"/>
                                      </w:divBdr>
                                      <w:divsChild>
                                        <w:div w:id="23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621869">
                          <w:marLeft w:val="0"/>
                          <w:marRight w:val="0"/>
                          <w:marTop w:val="0"/>
                          <w:marBottom w:val="0"/>
                          <w:divBdr>
                            <w:top w:val="none" w:sz="0" w:space="0" w:color="auto"/>
                            <w:left w:val="none" w:sz="0" w:space="0" w:color="auto"/>
                            <w:bottom w:val="none" w:sz="0" w:space="0" w:color="auto"/>
                            <w:right w:val="none" w:sz="0" w:space="0" w:color="auto"/>
                          </w:divBdr>
                          <w:divsChild>
                            <w:div w:id="1734039710">
                              <w:marLeft w:val="0"/>
                              <w:marRight w:val="0"/>
                              <w:marTop w:val="0"/>
                              <w:marBottom w:val="0"/>
                              <w:divBdr>
                                <w:top w:val="none" w:sz="0" w:space="0" w:color="auto"/>
                                <w:left w:val="none" w:sz="0" w:space="0" w:color="auto"/>
                                <w:bottom w:val="none" w:sz="0" w:space="0" w:color="auto"/>
                                <w:right w:val="none" w:sz="0" w:space="0" w:color="auto"/>
                              </w:divBdr>
                            </w:div>
                            <w:div w:id="1520389163">
                              <w:marLeft w:val="0"/>
                              <w:marRight w:val="0"/>
                              <w:marTop w:val="0"/>
                              <w:marBottom w:val="0"/>
                              <w:divBdr>
                                <w:top w:val="none" w:sz="0" w:space="0" w:color="auto"/>
                                <w:left w:val="none" w:sz="0" w:space="0" w:color="auto"/>
                                <w:bottom w:val="none" w:sz="0" w:space="0" w:color="auto"/>
                                <w:right w:val="none" w:sz="0" w:space="0" w:color="auto"/>
                              </w:divBdr>
                            </w:div>
                            <w:div w:id="478500667">
                              <w:marLeft w:val="0"/>
                              <w:marRight w:val="0"/>
                              <w:marTop w:val="0"/>
                              <w:marBottom w:val="0"/>
                              <w:divBdr>
                                <w:top w:val="none" w:sz="0" w:space="0" w:color="auto"/>
                                <w:left w:val="none" w:sz="0" w:space="0" w:color="auto"/>
                                <w:bottom w:val="none" w:sz="0" w:space="0" w:color="auto"/>
                                <w:right w:val="none" w:sz="0" w:space="0" w:color="auto"/>
                              </w:divBdr>
                              <w:divsChild>
                                <w:div w:id="6178777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6111871">
                                      <w:marLeft w:val="0"/>
                                      <w:marRight w:val="0"/>
                                      <w:marTop w:val="0"/>
                                      <w:marBottom w:val="0"/>
                                      <w:divBdr>
                                        <w:top w:val="none" w:sz="0" w:space="0" w:color="auto"/>
                                        <w:left w:val="none" w:sz="0" w:space="0" w:color="auto"/>
                                        <w:bottom w:val="none" w:sz="0" w:space="0" w:color="auto"/>
                                        <w:right w:val="none" w:sz="0" w:space="0" w:color="auto"/>
                                      </w:divBdr>
                                      <w:divsChild>
                                        <w:div w:id="9195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297969">
                      <w:marLeft w:val="0"/>
                      <w:marRight w:val="0"/>
                      <w:marTop w:val="0"/>
                      <w:marBottom w:val="0"/>
                      <w:divBdr>
                        <w:top w:val="none" w:sz="0" w:space="0" w:color="auto"/>
                        <w:left w:val="none" w:sz="0" w:space="0" w:color="auto"/>
                        <w:bottom w:val="none" w:sz="0" w:space="0" w:color="auto"/>
                        <w:right w:val="none" w:sz="0" w:space="0" w:color="auto"/>
                      </w:divBdr>
                      <w:divsChild>
                        <w:div w:id="1158886292">
                          <w:marLeft w:val="0"/>
                          <w:marRight w:val="0"/>
                          <w:marTop w:val="0"/>
                          <w:marBottom w:val="0"/>
                          <w:divBdr>
                            <w:top w:val="none" w:sz="0" w:space="0" w:color="auto"/>
                            <w:left w:val="none" w:sz="0" w:space="0" w:color="auto"/>
                            <w:bottom w:val="none" w:sz="0" w:space="0" w:color="auto"/>
                            <w:right w:val="none" w:sz="0" w:space="0" w:color="auto"/>
                          </w:divBdr>
                        </w:div>
                        <w:div w:id="772551009">
                          <w:marLeft w:val="0"/>
                          <w:marRight w:val="0"/>
                          <w:marTop w:val="0"/>
                          <w:marBottom w:val="0"/>
                          <w:divBdr>
                            <w:top w:val="none" w:sz="0" w:space="0" w:color="auto"/>
                            <w:left w:val="none" w:sz="0" w:space="0" w:color="auto"/>
                            <w:bottom w:val="none" w:sz="0" w:space="0" w:color="auto"/>
                            <w:right w:val="none" w:sz="0" w:space="0" w:color="auto"/>
                          </w:divBdr>
                          <w:divsChild>
                            <w:div w:id="1562985402">
                              <w:marLeft w:val="0"/>
                              <w:marRight w:val="0"/>
                              <w:marTop w:val="0"/>
                              <w:marBottom w:val="0"/>
                              <w:divBdr>
                                <w:top w:val="none" w:sz="0" w:space="0" w:color="auto"/>
                                <w:left w:val="none" w:sz="0" w:space="0" w:color="auto"/>
                                <w:bottom w:val="none" w:sz="0" w:space="0" w:color="auto"/>
                                <w:right w:val="none" w:sz="0" w:space="0" w:color="auto"/>
                              </w:divBdr>
                            </w:div>
                            <w:div w:id="1701203225">
                              <w:marLeft w:val="0"/>
                              <w:marRight w:val="0"/>
                              <w:marTop w:val="0"/>
                              <w:marBottom w:val="0"/>
                              <w:divBdr>
                                <w:top w:val="none" w:sz="0" w:space="0" w:color="auto"/>
                                <w:left w:val="none" w:sz="0" w:space="0" w:color="auto"/>
                                <w:bottom w:val="none" w:sz="0" w:space="0" w:color="auto"/>
                                <w:right w:val="none" w:sz="0" w:space="0" w:color="auto"/>
                              </w:divBdr>
                              <w:divsChild>
                                <w:div w:id="1693457866">
                                  <w:marLeft w:val="0"/>
                                  <w:marRight w:val="0"/>
                                  <w:marTop w:val="0"/>
                                  <w:marBottom w:val="300"/>
                                  <w:divBdr>
                                    <w:top w:val="single" w:sz="6" w:space="15" w:color="E6E6E6"/>
                                    <w:left w:val="single" w:sz="6" w:space="15" w:color="E6E6E6"/>
                                    <w:bottom w:val="single" w:sz="6" w:space="15" w:color="E6E6E6"/>
                                    <w:right w:val="single" w:sz="6" w:space="15" w:color="E6E6E6"/>
                                  </w:divBdr>
                                  <w:divsChild>
                                    <w:div w:id="654573867">
                                      <w:marLeft w:val="0"/>
                                      <w:marRight w:val="0"/>
                                      <w:marTop w:val="0"/>
                                      <w:marBottom w:val="0"/>
                                      <w:divBdr>
                                        <w:top w:val="none" w:sz="0" w:space="0" w:color="auto"/>
                                        <w:left w:val="none" w:sz="0" w:space="0" w:color="auto"/>
                                        <w:bottom w:val="none" w:sz="0" w:space="0" w:color="auto"/>
                                        <w:right w:val="none" w:sz="0" w:space="0" w:color="auto"/>
                                      </w:divBdr>
                                      <w:divsChild>
                                        <w:div w:id="11075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09074">
                              <w:marLeft w:val="0"/>
                              <w:marRight w:val="0"/>
                              <w:marTop w:val="0"/>
                              <w:marBottom w:val="0"/>
                              <w:divBdr>
                                <w:top w:val="none" w:sz="0" w:space="0" w:color="auto"/>
                                <w:left w:val="none" w:sz="0" w:space="0" w:color="auto"/>
                                <w:bottom w:val="none" w:sz="0" w:space="0" w:color="auto"/>
                                <w:right w:val="none" w:sz="0" w:space="0" w:color="auto"/>
                              </w:divBdr>
                            </w:div>
                            <w:div w:id="398787665">
                              <w:marLeft w:val="0"/>
                              <w:marRight w:val="0"/>
                              <w:marTop w:val="450"/>
                              <w:marBottom w:val="450"/>
                              <w:divBdr>
                                <w:top w:val="none" w:sz="0" w:space="0" w:color="auto"/>
                                <w:left w:val="single" w:sz="24" w:space="0" w:color="6DB33F"/>
                                <w:bottom w:val="none" w:sz="0" w:space="0" w:color="auto"/>
                                <w:right w:val="none" w:sz="0" w:space="0" w:color="auto"/>
                              </w:divBdr>
                            </w:div>
                          </w:divsChild>
                        </w:div>
                        <w:div w:id="1930459015">
                          <w:marLeft w:val="0"/>
                          <w:marRight w:val="0"/>
                          <w:marTop w:val="0"/>
                          <w:marBottom w:val="0"/>
                          <w:divBdr>
                            <w:top w:val="none" w:sz="0" w:space="0" w:color="auto"/>
                            <w:left w:val="none" w:sz="0" w:space="0" w:color="auto"/>
                            <w:bottom w:val="none" w:sz="0" w:space="0" w:color="auto"/>
                            <w:right w:val="none" w:sz="0" w:space="0" w:color="auto"/>
                          </w:divBdr>
                          <w:divsChild>
                            <w:div w:id="1976640146">
                              <w:marLeft w:val="0"/>
                              <w:marRight w:val="0"/>
                              <w:marTop w:val="0"/>
                              <w:marBottom w:val="0"/>
                              <w:divBdr>
                                <w:top w:val="none" w:sz="0" w:space="0" w:color="auto"/>
                                <w:left w:val="none" w:sz="0" w:space="0" w:color="auto"/>
                                <w:bottom w:val="none" w:sz="0" w:space="0" w:color="auto"/>
                                <w:right w:val="none" w:sz="0" w:space="0" w:color="auto"/>
                              </w:divBdr>
                            </w:div>
                            <w:div w:id="167528444">
                              <w:marLeft w:val="0"/>
                              <w:marRight w:val="0"/>
                              <w:marTop w:val="0"/>
                              <w:marBottom w:val="0"/>
                              <w:divBdr>
                                <w:top w:val="none" w:sz="0" w:space="0" w:color="auto"/>
                                <w:left w:val="none" w:sz="0" w:space="0" w:color="auto"/>
                                <w:bottom w:val="none" w:sz="0" w:space="0" w:color="auto"/>
                                <w:right w:val="none" w:sz="0" w:space="0" w:color="auto"/>
                              </w:divBdr>
                              <w:divsChild>
                                <w:div w:id="6914194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83689451">
                                      <w:marLeft w:val="0"/>
                                      <w:marRight w:val="0"/>
                                      <w:marTop w:val="0"/>
                                      <w:marBottom w:val="0"/>
                                      <w:divBdr>
                                        <w:top w:val="none" w:sz="0" w:space="0" w:color="auto"/>
                                        <w:left w:val="none" w:sz="0" w:space="0" w:color="auto"/>
                                        <w:bottom w:val="none" w:sz="0" w:space="0" w:color="auto"/>
                                        <w:right w:val="none" w:sz="0" w:space="0" w:color="auto"/>
                                      </w:divBdr>
                                      <w:divsChild>
                                        <w:div w:id="12467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393633">
                              <w:marLeft w:val="0"/>
                              <w:marRight w:val="0"/>
                              <w:marTop w:val="0"/>
                              <w:marBottom w:val="0"/>
                              <w:divBdr>
                                <w:top w:val="none" w:sz="0" w:space="0" w:color="auto"/>
                                <w:left w:val="none" w:sz="0" w:space="0" w:color="auto"/>
                                <w:bottom w:val="none" w:sz="0" w:space="0" w:color="auto"/>
                                <w:right w:val="none" w:sz="0" w:space="0" w:color="auto"/>
                              </w:divBdr>
                            </w:div>
                            <w:div w:id="968169166">
                              <w:marLeft w:val="0"/>
                              <w:marRight w:val="0"/>
                              <w:marTop w:val="0"/>
                              <w:marBottom w:val="0"/>
                              <w:divBdr>
                                <w:top w:val="none" w:sz="0" w:space="0" w:color="auto"/>
                                <w:left w:val="none" w:sz="0" w:space="0" w:color="auto"/>
                                <w:bottom w:val="none" w:sz="0" w:space="0" w:color="auto"/>
                                <w:right w:val="none" w:sz="0" w:space="0" w:color="auto"/>
                              </w:divBdr>
                              <w:divsChild>
                                <w:div w:id="16836234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48901778">
                                      <w:marLeft w:val="0"/>
                                      <w:marRight w:val="0"/>
                                      <w:marTop w:val="0"/>
                                      <w:marBottom w:val="0"/>
                                      <w:divBdr>
                                        <w:top w:val="none" w:sz="0" w:space="0" w:color="auto"/>
                                        <w:left w:val="none" w:sz="0" w:space="0" w:color="auto"/>
                                        <w:bottom w:val="none" w:sz="0" w:space="0" w:color="auto"/>
                                        <w:right w:val="none" w:sz="0" w:space="0" w:color="auto"/>
                                      </w:divBdr>
                                      <w:divsChild>
                                        <w:div w:id="18580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57769">
                          <w:marLeft w:val="0"/>
                          <w:marRight w:val="0"/>
                          <w:marTop w:val="0"/>
                          <w:marBottom w:val="0"/>
                          <w:divBdr>
                            <w:top w:val="none" w:sz="0" w:space="0" w:color="auto"/>
                            <w:left w:val="none" w:sz="0" w:space="0" w:color="auto"/>
                            <w:bottom w:val="none" w:sz="0" w:space="0" w:color="auto"/>
                            <w:right w:val="none" w:sz="0" w:space="0" w:color="auto"/>
                          </w:divBdr>
                          <w:divsChild>
                            <w:div w:id="574823425">
                              <w:marLeft w:val="0"/>
                              <w:marRight w:val="0"/>
                              <w:marTop w:val="0"/>
                              <w:marBottom w:val="0"/>
                              <w:divBdr>
                                <w:top w:val="none" w:sz="0" w:space="0" w:color="auto"/>
                                <w:left w:val="none" w:sz="0" w:space="0" w:color="auto"/>
                                <w:bottom w:val="none" w:sz="0" w:space="0" w:color="auto"/>
                                <w:right w:val="none" w:sz="0" w:space="0" w:color="auto"/>
                              </w:divBdr>
                            </w:div>
                            <w:div w:id="695816977">
                              <w:marLeft w:val="0"/>
                              <w:marRight w:val="0"/>
                              <w:marTop w:val="0"/>
                              <w:marBottom w:val="0"/>
                              <w:divBdr>
                                <w:top w:val="none" w:sz="0" w:space="0" w:color="auto"/>
                                <w:left w:val="none" w:sz="0" w:space="0" w:color="auto"/>
                                <w:bottom w:val="none" w:sz="0" w:space="0" w:color="auto"/>
                                <w:right w:val="none" w:sz="0" w:space="0" w:color="auto"/>
                              </w:divBdr>
                              <w:divsChild>
                                <w:div w:id="131348385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080307">
                                      <w:marLeft w:val="0"/>
                                      <w:marRight w:val="0"/>
                                      <w:marTop w:val="0"/>
                                      <w:marBottom w:val="0"/>
                                      <w:divBdr>
                                        <w:top w:val="none" w:sz="0" w:space="0" w:color="auto"/>
                                        <w:left w:val="none" w:sz="0" w:space="0" w:color="auto"/>
                                        <w:bottom w:val="none" w:sz="0" w:space="0" w:color="auto"/>
                                        <w:right w:val="none" w:sz="0" w:space="0" w:color="auto"/>
                                      </w:divBdr>
                                      <w:divsChild>
                                        <w:div w:id="15630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30802">
                              <w:marLeft w:val="0"/>
                              <w:marRight w:val="0"/>
                              <w:marTop w:val="0"/>
                              <w:marBottom w:val="0"/>
                              <w:divBdr>
                                <w:top w:val="none" w:sz="0" w:space="0" w:color="auto"/>
                                <w:left w:val="none" w:sz="0" w:space="0" w:color="auto"/>
                                <w:bottom w:val="none" w:sz="0" w:space="0" w:color="auto"/>
                                <w:right w:val="none" w:sz="0" w:space="0" w:color="auto"/>
                              </w:divBdr>
                            </w:div>
                            <w:div w:id="1876382135">
                              <w:marLeft w:val="0"/>
                              <w:marRight w:val="0"/>
                              <w:marTop w:val="450"/>
                              <w:marBottom w:val="450"/>
                              <w:divBdr>
                                <w:top w:val="none" w:sz="0" w:space="0" w:color="auto"/>
                                <w:left w:val="single" w:sz="24" w:space="0" w:color="6DB33F"/>
                                <w:bottom w:val="none" w:sz="0" w:space="0" w:color="auto"/>
                                <w:right w:val="none" w:sz="0" w:space="0" w:color="auto"/>
                              </w:divBdr>
                            </w:div>
                            <w:div w:id="124661267">
                              <w:marLeft w:val="0"/>
                              <w:marRight w:val="0"/>
                              <w:marTop w:val="0"/>
                              <w:marBottom w:val="0"/>
                              <w:divBdr>
                                <w:top w:val="none" w:sz="0" w:space="0" w:color="auto"/>
                                <w:left w:val="none" w:sz="0" w:space="0" w:color="auto"/>
                                <w:bottom w:val="none" w:sz="0" w:space="0" w:color="auto"/>
                                <w:right w:val="none" w:sz="0" w:space="0" w:color="auto"/>
                              </w:divBdr>
                            </w:div>
                            <w:div w:id="2019649756">
                              <w:marLeft w:val="0"/>
                              <w:marRight w:val="0"/>
                              <w:marTop w:val="450"/>
                              <w:marBottom w:val="450"/>
                              <w:divBdr>
                                <w:top w:val="none" w:sz="0" w:space="0" w:color="auto"/>
                                <w:left w:val="single" w:sz="24" w:space="0" w:color="6DB33F"/>
                                <w:bottom w:val="none" w:sz="0" w:space="0" w:color="auto"/>
                                <w:right w:val="none" w:sz="0" w:space="0" w:color="auto"/>
                              </w:divBdr>
                              <w:divsChild>
                                <w:div w:id="1200894097">
                                  <w:marLeft w:val="0"/>
                                  <w:marRight w:val="0"/>
                                  <w:marTop w:val="0"/>
                                  <w:marBottom w:val="0"/>
                                  <w:divBdr>
                                    <w:top w:val="none" w:sz="0" w:space="0" w:color="auto"/>
                                    <w:left w:val="none" w:sz="0" w:space="0" w:color="auto"/>
                                    <w:bottom w:val="none" w:sz="0" w:space="0" w:color="auto"/>
                                    <w:right w:val="none" w:sz="0" w:space="0" w:color="auto"/>
                                  </w:divBdr>
                                </w:div>
                                <w:div w:id="11678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90073">
                      <w:marLeft w:val="0"/>
                      <w:marRight w:val="0"/>
                      <w:marTop w:val="0"/>
                      <w:marBottom w:val="0"/>
                      <w:divBdr>
                        <w:top w:val="none" w:sz="0" w:space="0" w:color="auto"/>
                        <w:left w:val="none" w:sz="0" w:space="0" w:color="auto"/>
                        <w:bottom w:val="none" w:sz="0" w:space="0" w:color="auto"/>
                        <w:right w:val="none" w:sz="0" w:space="0" w:color="auto"/>
                      </w:divBdr>
                      <w:divsChild>
                        <w:div w:id="14161845">
                          <w:marLeft w:val="0"/>
                          <w:marRight w:val="0"/>
                          <w:marTop w:val="0"/>
                          <w:marBottom w:val="0"/>
                          <w:divBdr>
                            <w:top w:val="none" w:sz="0" w:space="0" w:color="auto"/>
                            <w:left w:val="none" w:sz="0" w:space="0" w:color="auto"/>
                            <w:bottom w:val="none" w:sz="0" w:space="0" w:color="auto"/>
                            <w:right w:val="none" w:sz="0" w:space="0" w:color="auto"/>
                          </w:divBdr>
                        </w:div>
                        <w:div w:id="1220870839">
                          <w:marLeft w:val="0"/>
                          <w:marRight w:val="0"/>
                          <w:marTop w:val="0"/>
                          <w:marBottom w:val="0"/>
                          <w:divBdr>
                            <w:top w:val="none" w:sz="0" w:space="0" w:color="auto"/>
                            <w:left w:val="none" w:sz="0" w:space="0" w:color="auto"/>
                            <w:bottom w:val="none" w:sz="0" w:space="0" w:color="auto"/>
                            <w:right w:val="none" w:sz="0" w:space="0" w:color="auto"/>
                          </w:divBdr>
                          <w:divsChild>
                            <w:div w:id="3752259">
                              <w:marLeft w:val="0"/>
                              <w:marRight w:val="0"/>
                              <w:marTop w:val="0"/>
                              <w:marBottom w:val="0"/>
                              <w:divBdr>
                                <w:top w:val="none" w:sz="0" w:space="0" w:color="auto"/>
                                <w:left w:val="none" w:sz="0" w:space="0" w:color="auto"/>
                                <w:bottom w:val="none" w:sz="0" w:space="0" w:color="auto"/>
                                <w:right w:val="none" w:sz="0" w:space="0" w:color="auto"/>
                              </w:divBdr>
                            </w:div>
                            <w:div w:id="295718212">
                              <w:marLeft w:val="0"/>
                              <w:marRight w:val="0"/>
                              <w:marTop w:val="0"/>
                              <w:marBottom w:val="0"/>
                              <w:divBdr>
                                <w:top w:val="none" w:sz="0" w:space="0" w:color="auto"/>
                                <w:left w:val="none" w:sz="0" w:space="0" w:color="auto"/>
                                <w:bottom w:val="none" w:sz="0" w:space="0" w:color="auto"/>
                                <w:right w:val="none" w:sz="0" w:space="0" w:color="auto"/>
                              </w:divBdr>
                              <w:divsChild>
                                <w:div w:id="124999804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71666118">
                                      <w:marLeft w:val="0"/>
                                      <w:marRight w:val="0"/>
                                      <w:marTop w:val="0"/>
                                      <w:marBottom w:val="0"/>
                                      <w:divBdr>
                                        <w:top w:val="none" w:sz="0" w:space="0" w:color="auto"/>
                                        <w:left w:val="none" w:sz="0" w:space="0" w:color="auto"/>
                                        <w:bottom w:val="none" w:sz="0" w:space="0" w:color="auto"/>
                                        <w:right w:val="none" w:sz="0" w:space="0" w:color="auto"/>
                                      </w:divBdr>
                                      <w:divsChild>
                                        <w:div w:id="13033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0717">
                              <w:marLeft w:val="0"/>
                              <w:marRight w:val="0"/>
                              <w:marTop w:val="0"/>
                              <w:marBottom w:val="0"/>
                              <w:divBdr>
                                <w:top w:val="none" w:sz="0" w:space="0" w:color="auto"/>
                                <w:left w:val="none" w:sz="0" w:space="0" w:color="auto"/>
                                <w:bottom w:val="none" w:sz="0" w:space="0" w:color="auto"/>
                                <w:right w:val="none" w:sz="0" w:space="0" w:color="auto"/>
                              </w:divBdr>
                            </w:div>
                            <w:div w:id="975377907">
                              <w:marLeft w:val="0"/>
                              <w:marRight w:val="0"/>
                              <w:marTop w:val="0"/>
                              <w:marBottom w:val="0"/>
                              <w:divBdr>
                                <w:top w:val="none" w:sz="0" w:space="0" w:color="auto"/>
                                <w:left w:val="none" w:sz="0" w:space="0" w:color="auto"/>
                                <w:bottom w:val="none" w:sz="0" w:space="0" w:color="auto"/>
                                <w:right w:val="none" w:sz="0" w:space="0" w:color="auto"/>
                              </w:divBdr>
                              <w:divsChild>
                                <w:div w:id="189026226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2635977">
                                      <w:marLeft w:val="0"/>
                                      <w:marRight w:val="0"/>
                                      <w:marTop w:val="0"/>
                                      <w:marBottom w:val="0"/>
                                      <w:divBdr>
                                        <w:top w:val="none" w:sz="0" w:space="0" w:color="auto"/>
                                        <w:left w:val="none" w:sz="0" w:space="0" w:color="auto"/>
                                        <w:bottom w:val="none" w:sz="0" w:space="0" w:color="auto"/>
                                        <w:right w:val="none" w:sz="0" w:space="0" w:color="auto"/>
                                      </w:divBdr>
                                      <w:divsChild>
                                        <w:div w:id="315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92750">
                              <w:marLeft w:val="0"/>
                              <w:marRight w:val="0"/>
                              <w:marTop w:val="0"/>
                              <w:marBottom w:val="0"/>
                              <w:divBdr>
                                <w:top w:val="none" w:sz="0" w:space="0" w:color="auto"/>
                                <w:left w:val="none" w:sz="0" w:space="0" w:color="auto"/>
                                <w:bottom w:val="none" w:sz="0" w:space="0" w:color="auto"/>
                                <w:right w:val="none" w:sz="0" w:space="0" w:color="auto"/>
                              </w:divBdr>
                            </w:div>
                            <w:div w:id="41904515">
                              <w:marLeft w:val="0"/>
                              <w:marRight w:val="0"/>
                              <w:marTop w:val="450"/>
                              <w:marBottom w:val="450"/>
                              <w:divBdr>
                                <w:top w:val="none" w:sz="0" w:space="0" w:color="auto"/>
                                <w:left w:val="single" w:sz="24" w:space="0" w:color="6DB33F"/>
                                <w:bottom w:val="none" w:sz="0" w:space="0" w:color="auto"/>
                                <w:right w:val="none" w:sz="0" w:space="0" w:color="auto"/>
                              </w:divBdr>
                            </w:div>
                            <w:div w:id="919146199">
                              <w:marLeft w:val="0"/>
                              <w:marRight w:val="0"/>
                              <w:marTop w:val="0"/>
                              <w:marBottom w:val="0"/>
                              <w:divBdr>
                                <w:top w:val="none" w:sz="0" w:space="0" w:color="auto"/>
                                <w:left w:val="none" w:sz="0" w:space="0" w:color="auto"/>
                                <w:bottom w:val="none" w:sz="0" w:space="0" w:color="auto"/>
                                <w:right w:val="none" w:sz="0" w:space="0" w:color="auto"/>
                              </w:divBdr>
                              <w:divsChild>
                                <w:div w:id="1603144129">
                                  <w:marLeft w:val="0"/>
                                  <w:marRight w:val="0"/>
                                  <w:marTop w:val="0"/>
                                  <w:marBottom w:val="0"/>
                                  <w:divBdr>
                                    <w:top w:val="none" w:sz="0" w:space="0" w:color="auto"/>
                                    <w:left w:val="none" w:sz="0" w:space="0" w:color="auto"/>
                                    <w:bottom w:val="none" w:sz="0" w:space="0" w:color="auto"/>
                                    <w:right w:val="none" w:sz="0" w:space="0" w:color="auto"/>
                                  </w:divBdr>
                                </w:div>
                                <w:div w:id="720711196">
                                  <w:marLeft w:val="0"/>
                                  <w:marRight w:val="0"/>
                                  <w:marTop w:val="0"/>
                                  <w:marBottom w:val="0"/>
                                  <w:divBdr>
                                    <w:top w:val="none" w:sz="0" w:space="0" w:color="auto"/>
                                    <w:left w:val="none" w:sz="0" w:space="0" w:color="auto"/>
                                    <w:bottom w:val="none" w:sz="0" w:space="0" w:color="auto"/>
                                    <w:right w:val="none" w:sz="0" w:space="0" w:color="auto"/>
                                  </w:divBdr>
                                </w:div>
                                <w:div w:id="545720345">
                                  <w:marLeft w:val="0"/>
                                  <w:marRight w:val="0"/>
                                  <w:marTop w:val="0"/>
                                  <w:marBottom w:val="0"/>
                                  <w:divBdr>
                                    <w:top w:val="none" w:sz="0" w:space="0" w:color="auto"/>
                                    <w:left w:val="none" w:sz="0" w:space="0" w:color="auto"/>
                                    <w:bottom w:val="none" w:sz="0" w:space="0" w:color="auto"/>
                                    <w:right w:val="none" w:sz="0" w:space="0" w:color="auto"/>
                                  </w:divBdr>
                                  <w:divsChild>
                                    <w:div w:id="17782063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20425699">
                                          <w:marLeft w:val="0"/>
                                          <w:marRight w:val="0"/>
                                          <w:marTop w:val="0"/>
                                          <w:marBottom w:val="0"/>
                                          <w:divBdr>
                                            <w:top w:val="none" w:sz="0" w:space="0" w:color="auto"/>
                                            <w:left w:val="none" w:sz="0" w:space="0" w:color="auto"/>
                                            <w:bottom w:val="none" w:sz="0" w:space="0" w:color="auto"/>
                                            <w:right w:val="none" w:sz="0" w:space="0" w:color="auto"/>
                                          </w:divBdr>
                                          <w:divsChild>
                                            <w:div w:id="18004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891138">
                                  <w:marLeft w:val="0"/>
                                  <w:marRight w:val="0"/>
                                  <w:marTop w:val="0"/>
                                  <w:marBottom w:val="0"/>
                                  <w:divBdr>
                                    <w:top w:val="none" w:sz="0" w:space="0" w:color="auto"/>
                                    <w:left w:val="none" w:sz="0" w:space="0" w:color="auto"/>
                                    <w:bottom w:val="none" w:sz="0" w:space="0" w:color="auto"/>
                                    <w:right w:val="none" w:sz="0" w:space="0" w:color="auto"/>
                                  </w:divBdr>
                                </w:div>
                                <w:div w:id="538469363">
                                  <w:marLeft w:val="0"/>
                                  <w:marRight w:val="0"/>
                                  <w:marTop w:val="450"/>
                                  <w:marBottom w:val="450"/>
                                  <w:divBdr>
                                    <w:top w:val="none" w:sz="0" w:space="0" w:color="auto"/>
                                    <w:left w:val="single" w:sz="24" w:space="0" w:color="6DB33F"/>
                                    <w:bottom w:val="none" w:sz="0" w:space="0" w:color="auto"/>
                                    <w:right w:val="none" w:sz="0" w:space="0" w:color="auto"/>
                                  </w:divBdr>
                                  <w:divsChild>
                                    <w:div w:id="322855349">
                                      <w:marLeft w:val="0"/>
                                      <w:marRight w:val="0"/>
                                      <w:marTop w:val="0"/>
                                      <w:marBottom w:val="0"/>
                                      <w:divBdr>
                                        <w:top w:val="none" w:sz="0" w:space="0" w:color="auto"/>
                                        <w:left w:val="none" w:sz="0" w:space="0" w:color="auto"/>
                                        <w:bottom w:val="none" w:sz="0" w:space="0" w:color="auto"/>
                                        <w:right w:val="none" w:sz="0" w:space="0" w:color="auto"/>
                                      </w:divBdr>
                                    </w:div>
                                    <w:div w:id="2052805322">
                                      <w:marLeft w:val="0"/>
                                      <w:marRight w:val="0"/>
                                      <w:marTop w:val="0"/>
                                      <w:marBottom w:val="0"/>
                                      <w:divBdr>
                                        <w:top w:val="none" w:sz="0" w:space="0" w:color="auto"/>
                                        <w:left w:val="none" w:sz="0" w:space="0" w:color="auto"/>
                                        <w:bottom w:val="none" w:sz="0" w:space="0" w:color="auto"/>
                                        <w:right w:val="none" w:sz="0" w:space="0" w:color="auto"/>
                                      </w:divBdr>
                                    </w:div>
                                  </w:divsChild>
                                </w:div>
                                <w:div w:id="2013868555">
                                  <w:marLeft w:val="0"/>
                                  <w:marRight w:val="0"/>
                                  <w:marTop w:val="0"/>
                                  <w:marBottom w:val="0"/>
                                  <w:divBdr>
                                    <w:top w:val="none" w:sz="0" w:space="0" w:color="auto"/>
                                    <w:left w:val="none" w:sz="0" w:space="0" w:color="auto"/>
                                    <w:bottom w:val="none" w:sz="0" w:space="0" w:color="auto"/>
                                    <w:right w:val="none" w:sz="0" w:space="0" w:color="auto"/>
                                  </w:divBdr>
                                </w:div>
                                <w:div w:id="792016343">
                                  <w:marLeft w:val="0"/>
                                  <w:marRight w:val="0"/>
                                  <w:marTop w:val="0"/>
                                  <w:marBottom w:val="0"/>
                                  <w:divBdr>
                                    <w:top w:val="none" w:sz="0" w:space="0" w:color="auto"/>
                                    <w:left w:val="none" w:sz="0" w:space="0" w:color="auto"/>
                                    <w:bottom w:val="none" w:sz="0" w:space="0" w:color="auto"/>
                                    <w:right w:val="none" w:sz="0" w:space="0" w:color="auto"/>
                                  </w:divBdr>
                                  <w:divsChild>
                                    <w:div w:id="1407329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75471330">
                                          <w:marLeft w:val="0"/>
                                          <w:marRight w:val="0"/>
                                          <w:marTop w:val="0"/>
                                          <w:marBottom w:val="0"/>
                                          <w:divBdr>
                                            <w:top w:val="none" w:sz="0" w:space="0" w:color="auto"/>
                                            <w:left w:val="none" w:sz="0" w:space="0" w:color="auto"/>
                                            <w:bottom w:val="none" w:sz="0" w:space="0" w:color="auto"/>
                                            <w:right w:val="none" w:sz="0" w:space="0" w:color="auto"/>
                                          </w:divBdr>
                                          <w:divsChild>
                                            <w:div w:id="15768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25003">
                                  <w:marLeft w:val="0"/>
                                  <w:marRight w:val="0"/>
                                  <w:marTop w:val="450"/>
                                  <w:marBottom w:val="450"/>
                                  <w:divBdr>
                                    <w:top w:val="none" w:sz="0" w:space="0" w:color="auto"/>
                                    <w:left w:val="single" w:sz="24" w:space="0" w:color="6DB33F"/>
                                    <w:bottom w:val="none" w:sz="0" w:space="0" w:color="auto"/>
                                    <w:right w:val="none" w:sz="0" w:space="0" w:color="auto"/>
                                  </w:divBdr>
                                </w:div>
                                <w:div w:id="347759144">
                                  <w:marLeft w:val="0"/>
                                  <w:marRight w:val="0"/>
                                  <w:marTop w:val="0"/>
                                  <w:marBottom w:val="0"/>
                                  <w:divBdr>
                                    <w:top w:val="none" w:sz="0" w:space="0" w:color="auto"/>
                                    <w:left w:val="none" w:sz="0" w:space="0" w:color="auto"/>
                                    <w:bottom w:val="none" w:sz="0" w:space="0" w:color="auto"/>
                                    <w:right w:val="none" w:sz="0" w:space="0" w:color="auto"/>
                                  </w:divBdr>
                                  <w:divsChild>
                                    <w:div w:id="1564367043">
                                      <w:marLeft w:val="0"/>
                                      <w:marRight w:val="0"/>
                                      <w:marTop w:val="0"/>
                                      <w:marBottom w:val="60"/>
                                      <w:divBdr>
                                        <w:top w:val="none" w:sz="0" w:space="0" w:color="auto"/>
                                        <w:left w:val="none" w:sz="0" w:space="0" w:color="auto"/>
                                        <w:bottom w:val="none" w:sz="0" w:space="0" w:color="auto"/>
                                        <w:right w:val="none" w:sz="0" w:space="0" w:color="auto"/>
                                      </w:divBdr>
                                    </w:div>
                                    <w:div w:id="140462502">
                                      <w:marLeft w:val="0"/>
                                      <w:marRight w:val="0"/>
                                      <w:marTop w:val="0"/>
                                      <w:marBottom w:val="0"/>
                                      <w:divBdr>
                                        <w:top w:val="none" w:sz="0" w:space="0" w:color="auto"/>
                                        <w:left w:val="none" w:sz="0" w:space="0" w:color="auto"/>
                                        <w:bottom w:val="none" w:sz="0" w:space="0" w:color="auto"/>
                                        <w:right w:val="none" w:sz="0" w:space="0" w:color="auto"/>
                                      </w:divBdr>
                                      <w:divsChild>
                                        <w:div w:id="1128282453">
                                          <w:marLeft w:val="0"/>
                                          <w:marRight w:val="0"/>
                                          <w:marTop w:val="0"/>
                                          <w:marBottom w:val="0"/>
                                          <w:divBdr>
                                            <w:top w:val="none" w:sz="0" w:space="0" w:color="auto"/>
                                            <w:left w:val="none" w:sz="0" w:space="0" w:color="auto"/>
                                            <w:bottom w:val="none" w:sz="0" w:space="0" w:color="auto"/>
                                            <w:right w:val="none" w:sz="0" w:space="0" w:color="auto"/>
                                          </w:divBdr>
                                        </w:div>
                                        <w:div w:id="203102311">
                                          <w:marLeft w:val="0"/>
                                          <w:marRight w:val="0"/>
                                          <w:marTop w:val="0"/>
                                          <w:marBottom w:val="0"/>
                                          <w:divBdr>
                                            <w:top w:val="none" w:sz="0" w:space="0" w:color="auto"/>
                                            <w:left w:val="none" w:sz="0" w:space="0" w:color="auto"/>
                                            <w:bottom w:val="none" w:sz="0" w:space="0" w:color="auto"/>
                                            <w:right w:val="none" w:sz="0" w:space="0" w:color="auto"/>
                                          </w:divBdr>
                                        </w:div>
                                        <w:div w:id="183829774">
                                          <w:marLeft w:val="0"/>
                                          <w:marRight w:val="0"/>
                                          <w:marTop w:val="0"/>
                                          <w:marBottom w:val="0"/>
                                          <w:divBdr>
                                            <w:top w:val="none" w:sz="0" w:space="0" w:color="auto"/>
                                            <w:left w:val="none" w:sz="0" w:space="0" w:color="auto"/>
                                            <w:bottom w:val="none" w:sz="0" w:space="0" w:color="auto"/>
                                            <w:right w:val="none" w:sz="0" w:space="0" w:color="auto"/>
                                          </w:divBdr>
                                          <w:divsChild>
                                            <w:div w:id="17831094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495876040">
                                                  <w:marLeft w:val="0"/>
                                                  <w:marRight w:val="0"/>
                                                  <w:marTop w:val="0"/>
                                                  <w:marBottom w:val="0"/>
                                                  <w:divBdr>
                                                    <w:top w:val="none" w:sz="0" w:space="0" w:color="auto"/>
                                                    <w:left w:val="none" w:sz="0" w:space="0" w:color="auto"/>
                                                    <w:bottom w:val="none" w:sz="0" w:space="0" w:color="auto"/>
                                                    <w:right w:val="none" w:sz="0" w:space="0" w:color="auto"/>
                                                  </w:divBdr>
                                                  <w:divsChild>
                                                    <w:div w:id="6026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5770">
                                          <w:marLeft w:val="0"/>
                                          <w:marRight w:val="0"/>
                                          <w:marTop w:val="0"/>
                                          <w:marBottom w:val="0"/>
                                          <w:divBdr>
                                            <w:top w:val="none" w:sz="0" w:space="0" w:color="auto"/>
                                            <w:left w:val="none" w:sz="0" w:space="0" w:color="auto"/>
                                            <w:bottom w:val="none" w:sz="0" w:space="0" w:color="auto"/>
                                            <w:right w:val="none" w:sz="0" w:space="0" w:color="auto"/>
                                          </w:divBdr>
                                        </w:div>
                                        <w:div w:id="2097511674">
                                          <w:marLeft w:val="0"/>
                                          <w:marRight w:val="0"/>
                                          <w:marTop w:val="0"/>
                                          <w:marBottom w:val="0"/>
                                          <w:divBdr>
                                            <w:top w:val="none" w:sz="0" w:space="0" w:color="auto"/>
                                            <w:left w:val="none" w:sz="0" w:space="0" w:color="auto"/>
                                            <w:bottom w:val="none" w:sz="0" w:space="0" w:color="auto"/>
                                            <w:right w:val="none" w:sz="0" w:space="0" w:color="auto"/>
                                          </w:divBdr>
                                          <w:divsChild>
                                            <w:div w:id="71966870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35899699">
                                                  <w:marLeft w:val="0"/>
                                                  <w:marRight w:val="0"/>
                                                  <w:marTop w:val="0"/>
                                                  <w:marBottom w:val="0"/>
                                                  <w:divBdr>
                                                    <w:top w:val="none" w:sz="0" w:space="0" w:color="auto"/>
                                                    <w:left w:val="none" w:sz="0" w:space="0" w:color="auto"/>
                                                    <w:bottom w:val="none" w:sz="0" w:space="0" w:color="auto"/>
                                                    <w:right w:val="none" w:sz="0" w:space="0" w:color="auto"/>
                                                  </w:divBdr>
                                                  <w:divsChild>
                                                    <w:div w:id="13301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01490">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1191988576">
                          <w:marLeft w:val="0"/>
                          <w:marRight w:val="0"/>
                          <w:marTop w:val="0"/>
                          <w:marBottom w:val="0"/>
                          <w:divBdr>
                            <w:top w:val="none" w:sz="0" w:space="0" w:color="auto"/>
                            <w:left w:val="none" w:sz="0" w:space="0" w:color="auto"/>
                            <w:bottom w:val="none" w:sz="0" w:space="0" w:color="auto"/>
                            <w:right w:val="none" w:sz="0" w:space="0" w:color="auto"/>
                          </w:divBdr>
                          <w:divsChild>
                            <w:div w:id="1084036092">
                              <w:marLeft w:val="0"/>
                              <w:marRight w:val="0"/>
                              <w:marTop w:val="0"/>
                              <w:marBottom w:val="0"/>
                              <w:divBdr>
                                <w:top w:val="none" w:sz="0" w:space="0" w:color="auto"/>
                                <w:left w:val="none" w:sz="0" w:space="0" w:color="auto"/>
                                <w:bottom w:val="none" w:sz="0" w:space="0" w:color="auto"/>
                                <w:right w:val="none" w:sz="0" w:space="0" w:color="auto"/>
                              </w:divBdr>
                            </w:div>
                            <w:div w:id="830948437">
                              <w:marLeft w:val="0"/>
                              <w:marRight w:val="0"/>
                              <w:marTop w:val="0"/>
                              <w:marBottom w:val="0"/>
                              <w:divBdr>
                                <w:top w:val="none" w:sz="0" w:space="0" w:color="auto"/>
                                <w:left w:val="none" w:sz="0" w:space="0" w:color="auto"/>
                                <w:bottom w:val="none" w:sz="0" w:space="0" w:color="auto"/>
                                <w:right w:val="none" w:sz="0" w:space="0" w:color="auto"/>
                              </w:divBdr>
                            </w:div>
                            <w:div w:id="300772534">
                              <w:marLeft w:val="0"/>
                              <w:marRight w:val="0"/>
                              <w:marTop w:val="0"/>
                              <w:marBottom w:val="0"/>
                              <w:divBdr>
                                <w:top w:val="none" w:sz="0" w:space="0" w:color="auto"/>
                                <w:left w:val="none" w:sz="0" w:space="0" w:color="auto"/>
                                <w:bottom w:val="none" w:sz="0" w:space="0" w:color="auto"/>
                                <w:right w:val="none" w:sz="0" w:space="0" w:color="auto"/>
                              </w:divBdr>
                            </w:div>
                            <w:div w:id="359015554">
                              <w:marLeft w:val="0"/>
                              <w:marRight w:val="0"/>
                              <w:marTop w:val="0"/>
                              <w:marBottom w:val="0"/>
                              <w:divBdr>
                                <w:top w:val="none" w:sz="0" w:space="0" w:color="auto"/>
                                <w:left w:val="none" w:sz="0" w:space="0" w:color="auto"/>
                                <w:bottom w:val="none" w:sz="0" w:space="0" w:color="auto"/>
                                <w:right w:val="none" w:sz="0" w:space="0" w:color="auto"/>
                              </w:divBdr>
                              <w:divsChild>
                                <w:div w:id="153133948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84958430">
                                      <w:marLeft w:val="0"/>
                                      <w:marRight w:val="0"/>
                                      <w:marTop w:val="0"/>
                                      <w:marBottom w:val="0"/>
                                      <w:divBdr>
                                        <w:top w:val="none" w:sz="0" w:space="0" w:color="auto"/>
                                        <w:left w:val="none" w:sz="0" w:space="0" w:color="auto"/>
                                        <w:bottom w:val="none" w:sz="0" w:space="0" w:color="auto"/>
                                        <w:right w:val="none" w:sz="0" w:space="0" w:color="auto"/>
                                      </w:divBdr>
                                      <w:divsChild>
                                        <w:div w:id="727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5276">
                              <w:marLeft w:val="0"/>
                              <w:marRight w:val="0"/>
                              <w:marTop w:val="0"/>
                              <w:marBottom w:val="0"/>
                              <w:divBdr>
                                <w:top w:val="none" w:sz="0" w:space="0" w:color="auto"/>
                                <w:left w:val="none" w:sz="0" w:space="0" w:color="auto"/>
                                <w:bottom w:val="none" w:sz="0" w:space="0" w:color="auto"/>
                                <w:right w:val="none" w:sz="0" w:space="0" w:color="auto"/>
                              </w:divBdr>
                            </w:div>
                          </w:divsChild>
                        </w:div>
                        <w:div w:id="1374816181">
                          <w:marLeft w:val="0"/>
                          <w:marRight w:val="0"/>
                          <w:marTop w:val="0"/>
                          <w:marBottom w:val="0"/>
                          <w:divBdr>
                            <w:top w:val="none" w:sz="0" w:space="0" w:color="auto"/>
                            <w:left w:val="none" w:sz="0" w:space="0" w:color="auto"/>
                            <w:bottom w:val="none" w:sz="0" w:space="0" w:color="auto"/>
                            <w:right w:val="none" w:sz="0" w:space="0" w:color="auto"/>
                          </w:divBdr>
                          <w:divsChild>
                            <w:div w:id="79913610">
                              <w:marLeft w:val="0"/>
                              <w:marRight w:val="0"/>
                              <w:marTop w:val="0"/>
                              <w:marBottom w:val="0"/>
                              <w:divBdr>
                                <w:top w:val="none" w:sz="0" w:space="0" w:color="auto"/>
                                <w:left w:val="none" w:sz="0" w:space="0" w:color="auto"/>
                                <w:bottom w:val="none" w:sz="0" w:space="0" w:color="auto"/>
                                <w:right w:val="none" w:sz="0" w:space="0" w:color="auto"/>
                              </w:divBdr>
                            </w:div>
                            <w:div w:id="311525059">
                              <w:marLeft w:val="0"/>
                              <w:marRight w:val="0"/>
                              <w:marTop w:val="0"/>
                              <w:marBottom w:val="0"/>
                              <w:divBdr>
                                <w:top w:val="none" w:sz="0" w:space="0" w:color="auto"/>
                                <w:left w:val="none" w:sz="0" w:space="0" w:color="auto"/>
                                <w:bottom w:val="none" w:sz="0" w:space="0" w:color="auto"/>
                                <w:right w:val="none" w:sz="0" w:space="0" w:color="auto"/>
                              </w:divBdr>
                              <w:divsChild>
                                <w:div w:id="1543979372">
                                  <w:marLeft w:val="0"/>
                                  <w:marRight w:val="0"/>
                                  <w:marTop w:val="0"/>
                                  <w:marBottom w:val="0"/>
                                  <w:divBdr>
                                    <w:top w:val="none" w:sz="0" w:space="0" w:color="auto"/>
                                    <w:left w:val="none" w:sz="0" w:space="0" w:color="auto"/>
                                    <w:bottom w:val="none" w:sz="0" w:space="0" w:color="auto"/>
                                    <w:right w:val="none" w:sz="0" w:space="0" w:color="auto"/>
                                  </w:divBdr>
                                </w:div>
                                <w:div w:id="232012723">
                                  <w:marLeft w:val="0"/>
                                  <w:marRight w:val="0"/>
                                  <w:marTop w:val="0"/>
                                  <w:marBottom w:val="0"/>
                                  <w:divBdr>
                                    <w:top w:val="none" w:sz="0" w:space="0" w:color="auto"/>
                                    <w:left w:val="none" w:sz="0" w:space="0" w:color="auto"/>
                                    <w:bottom w:val="none" w:sz="0" w:space="0" w:color="auto"/>
                                    <w:right w:val="none" w:sz="0" w:space="0" w:color="auto"/>
                                  </w:divBdr>
                                  <w:divsChild>
                                    <w:div w:id="1861122685">
                                      <w:marLeft w:val="0"/>
                                      <w:marRight w:val="0"/>
                                      <w:marTop w:val="0"/>
                                      <w:marBottom w:val="60"/>
                                      <w:divBdr>
                                        <w:top w:val="none" w:sz="0" w:space="0" w:color="auto"/>
                                        <w:left w:val="none" w:sz="0" w:space="0" w:color="auto"/>
                                        <w:bottom w:val="none" w:sz="0" w:space="0" w:color="auto"/>
                                        <w:right w:val="none" w:sz="0" w:space="0" w:color="auto"/>
                                      </w:divBdr>
                                    </w:div>
                                    <w:div w:id="1675643062">
                                      <w:marLeft w:val="0"/>
                                      <w:marRight w:val="0"/>
                                      <w:marTop w:val="0"/>
                                      <w:marBottom w:val="0"/>
                                      <w:divBdr>
                                        <w:top w:val="none" w:sz="0" w:space="0" w:color="auto"/>
                                        <w:left w:val="none" w:sz="0" w:space="0" w:color="auto"/>
                                        <w:bottom w:val="none" w:sz="0" w:space="0" w:color="auto"/>
                                        <w:right w:val="none" w:sz="0" w:space="0" w:color="auto"/>
                                      </w:divBdr>
                                      <w:divsChild>
                                        <w:div w:id="924416482">
                                          <w:marLeft w:val="0"/>
                                          <w:marRight w:val="0"/>
                                          <w:marTop w:val="0"/>
                                          <w:marBottom w:val="0"/>
                                          <w:divBdr>
                                            <w:top w:val="none" w:sz="0" w:space="0" w:color="auto"/>
                                            <w:left w:val="none" w:sz="0" w:space="0" w:color="auto"/>
                                            <w:bottom w:val="none" w:sz="0" w:space="0" w:color="auto"/>
                                            <w:right w:val="none" w:sz="0" w:space="0" w:color="auto"/>
                                          </w:divBdr>
                                        </w:div>
                                        <w:div w:id="122238452">
                                          <w:marLeft w:val="0"/>
                                          <w:marRight w:val="0"/>
                                          <w:marTop w:val="0"/>
                                          <w:marBottom w:val="0"/>
                                          <w:divBdr>
                                            <w:top w:val="none" w:sz="0" w:space="0" w:color="auto"/>
                                            <w:left w:val="none" w:sz="0" w:space="0" w:color="auto"/>
                                            <w:bottom w:val="none" w:sz="0" w:space="0" w:color="auto"/>
                                            <w:right w:val="none" w:sz="0" w:space="0" w:color="auto"/>
                                          </w:divBdr>
                                        </w:div>
                                        <w:div w:id="606930556">
                                          <w:marLeft w:val="0"/>
                                          <w:marRight w:val="0"/>
                                          <w:marTop w:val="0"/>
                                          <w:marBottom w:val="0"/>
                                          <w:divBdr>
                                            <w:top w:val="none" w:sz="0" w:space="0" w:color="auto"/>
                                            <w:left w:val="none" w:sz="0" w:space="0" w:color="auto"/>
                                            <w:bottom w:val="none" w:sz="0" w:space="0" w:color="auto"/>
                                            <w:right w:val="none" w:sz="0" w:space="0" w:color="auto"/>
                                          </w:divBdr>
                                          <w:divsChild>
                                            <w:div w:id="16799636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8410851">
                                                  <w:marLeft w:val="0"/>
                                                  <w:marRight w:val="0"/>
                                                  <w:marTop w:val="0"/>
                                                  <w:marBottom w:val="0"/>
                                                  <w:divBdr>
                                                    <w:top w:val="none" w:sz="0" w:space="0" w:color="auto"/>
                                                    <w:left w:val="none" w:sz="0" w:space="0" w:color="auto"/>
                                                    <w:bottom w:val="none" w:sz="0" w:space="0" w:color="auto"/>
                                                    <w:right w:val="none" w:sz="0" w:space="0" w:color="auto"/>
                                                  </w:divBdr>
                                                  <w:divsChild>
                                                    <w:div w:id="19989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388393">
                                          <w:marLeft w:val="0"/>
                                          <w:marRight w:val="0"/>
                                          <w:marTop w:val="0"/>
                                          <w:marBottom w:val="0"/>
                                          <w:divBdr>
                                            <w:top w:val="none" w:sz="0" w:space="0" w:color="auto"/>
                                            <w:left w:val="none" w:sz="0" w:space="0" w:color="auto"/>
                                            <w:bottom w:val="none" w:sz="0" w:space="0" w:color="auto"/>
                                            <w:right w:val="none" w:sz="0" w:space="0" w:color="auto"/>
                                          </w:divBdr>
                                        </w:div>
                                        <w:div w:id="1797486300">
                                          <w:marLeft w:val="0"/>
                                          <w:marRight w:val="0"/>
                                          <w:marTop w:val="0"/>
                                          <w:marBottom w:val="0"/>
                                          <w:divBdr>
                                            <w:top w:val="none" w:sz="0" w:space="0" w:color="auto"/>
                                            <w:left w:val="none" w:sz="0" w:space="0" w:color="auto"/>
                                            <w:bottom w:val="none" w:sz="0" w:space="0" w:color="auto"/>
                                            <w:right w:val="none" w:sz="0" w:space="0" w:color="auto"/>
                                          </w:divBdr>
                                          <w:divsChild>
                                            <w:div w:id="20662902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6197997">
                                                  <w:marLeft w:val="0"/>
                                                  <w:marRight w:val="0"/>
                                                  <w:marTop w:val="0"/>
                                                  <w:marBottom w:val="0"/>
                                                  <w:divBdr>
                                                    <w:top w:val="none" w:sz="0" w:space="0" w:color="auto"/>
                                                    <w:left w:val="none" w:sz="0" w:space="0" w:color="auto"/>
                                                    <w:bottom w:val="none" w:sz="0" w:space="0" w:color="auto"/>
                                                    <w:right w:val="none" w:sz="0" w:space="0" w:color="auto"/>
                                                  </w:divBdr>
                                                  <w:divsChild>
                                                    <w:div w:id="7463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0682">
                                          <w:marLeft w:val="0"/>
                                          <w:marRight w:val="0"/>
                                          <w:marTop w:val="0"/>
                                          <w:marBottom w:val="0"/>
                                          <w:divBdr>
                                            <w:top w:val="none" w:sz="0" w:space="0" w:color="auto"/>
                                            <w:left w:val="none" w:sz="0" w:space="0" w:color="auto"/>
                                            <w:bottom w:val="none" w:sz="0" w:space="0" w:color="auto"/>
                                            <w:right w:val="none" w:sz="0" w:space="0" w:color="auto"/>
                                          </w:divBdr>
                                        </w:div>
                                        <w:div w:id="235406539">
                                          <w:marLeft w:val="0"/>
                                          <w:marRight w:val="0"/>
                                          <w:marTop w:val="0"/>
                                          <w:marBottom w:val="0"/>
                                          <w:divBdr>
                                            <w:top w:val="none" w:sz="0" w:space="0" w:color="auto"/>
                                            <w:left w:val="none" w:sz="0" w:space="0" w:color="auto"/>
                                            <w:bottom w:val="none" w:sz="0" w:space="0" w:color="auto"/>
                                            <w:right w:val="none" w:sz="0" w:space="0" w:color="auto"/>
                                          </w:divBdr>
                                          <w:divsChild>
                                            <w:div w:id="16223451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15297193">
                                                  <w:marLeft w:val="0"/>
                                                  <w:marRight w:val="0"/>
                                                  <w:marTop w:val="0"/>
                                                  <w:marBottom w:val="300"/>
                                                  <w:divBdr>
                                                    <w:top w:val="none" w:sz="0" w:space="0" w:color="auto"/>
                                                    <w:left w:val="none" w:sz="0" w:space="0" w:color="auto"/>
                                                    <w:bottom w:val="none" w:sz="0" w:space="0" w:color="auto"/>
                                                    <w:right w:val="none" w:sz="0" w:space="0" w:color="auto"/>
                                                  </w:divBdr>
                                                  <w:divsChild>
                                                    <w:div w:id="630598712">
                                                      <w:marLeft w:val="0"/>
                                                      <w:marRight w:val="0"/>
                                                      <w:marTop w:val="0"/>
                                                      <w:marBottom w:val="0"/>
                                                      <w:divBdr>
                                                        <w:top w:val="none" w:sz="0" w:space="0" w:color="auto"/>
                                                        <w:left w:val="none" w:sz="0" w:space="0" w:color="auto"/>
                                                        <w:bottom w:val="none" w:sz="0" w:space="0" w:color="auto"/>
                                                        <w:right w:val="none" w:sz="0" w:space="0" w:color="auto"/>
                                                      </w:divBdr>
                                                    </w:div>
                                                  </w:divsChild>
                                                </w:div>
                                                <w:div w:id="1463570290">
                                                  <w:marLeft w:val="0"/>
                                                  <w:marRight w:val="0"/>
                                                  <w:marTop w:val="0"/>
                                                  <w:marBottom w:val="0"/>
                                                  <w:divBdr>
                                                    <w:top w:val="none" w:sz="0" w:space="0" w:color="auto"/>
                                                    <w:left w:val="none" w:sz="0" w:space="0" w:color="auto"/>
                                                    <w:bottom w:val="none" w:sz="0" w:space="0" w:color="auto"/>
                                                    <w:right w:val="none" w:sz="0" w:space="0" w:color="auto"/>
                                                  </w:divBdr>
                                                  <w:divsChild>
                                                    <w:div w:id="6951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732280">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516893549">
                                  <w:marLeft w:val="0"/>
                                  <w:marRight w:val="0"/>
                                  <w:marTop w:val="0"/>
                                  <w:marBottom w:val="0"/>
                                  <w:divBdr>
                                    <w:top w:val="none" w:sz="0" w:space="0" w:color="auto"/>
                                    <w:left w:val="none" w:sz="0" w:space="0" w:color="auto"/>
                                    <w:bottom w:val="none" w:sz="0" w:space="0" w:color="auto"/>
                                    <w:right w:val="none" w:sz="0" w:space="0" w:color="auto"/>
                                  </w:divBdr>
                                  <w:divsChild>
                                    <w:div w:id="1685283754">
                                      <w:marLeft w:val="0"/>
                                      <w:marRight w:val="0"/>
                                      <w:marTop w:val="0"/>
                                      <w:marBottom w:val="60"/>
                                      <w:divBdr>
                                        <w:top w:val="none" w:sz="0" w:space="0" w:color="auto"/>
                                        <w:left w:val="none" w:sz="0" w:space="0" w:color="auto"/>
                                        <w:bottom w:val="none" w:sz="0" w:space="0" w:color="auto"/>
                                        <w:right w:val="none" w:sz="0" w:space="0" w:color="auto"/>
                                      </w:divBdr>
                                    </w:div>
                                    <w:div w:id="1888250498">
                                      <w:marLeft w:val="0"/>
                                      <w:marRight w:val="0"/>
                                      <w:marTop w:val="0"/>
                                      <w:marBottom w:val="0"/>
                                      <w:divBdr>
                                        <w:top w:val="none" w:sz="0" w:space="0" w:color="auto"/>
                                        <w:left w:val="none" w:sz="0" w:space="0" w:color="auto"/>
                                        <w:bottom w:val="none" w:sz="0" w:space="0" w:color="auto"/>
                                        <w:right w:val="none" w:sz="0" w:space="0" w:color="auto"/>
                                      </w:divBdr>
                                      <w:divsChild>
                                        <w:div w:id="264120032">
                                          <w:marLeft w:val="0"/>
                                          <w:marRight w:val="0"/>
                                          <w:marTop w:val="0"/>
                                          <w:marBottom w:val="0"/>
                                          <w:divBdr>
                                            <w:top w:val="none" w:sz="0" w:space="0" w:color="auto"/>
                                            <w:left w:val="none" w:sz="0" w:space="0" w:color="auto"/>
                                            <w:bottom w:val="none" w:sz="0" w:space="0" w:color="auto"/>
                                            <w:right w:val="none" w:sz="0" w:space="0" w:color="auto"/>
                                          </w:divBdr>
                                        </w:div>
                                        <w:div w:id="1960457098">
                                          <w:marLeft w:val="0"/>
                                          <w:marRight w:val="0"/>
                                          <w:marTop w:val="0"/>
                                          <w:marBottom w:val="0"/>
                                          <w:divBdr>
                                            <w:top w:val="none" w:sz="0" w:space="0" w:color="auto"/>
                                            <w:left w:val="none" w:sz="0" w:space="0" w:color="auto"/>
                                            <w:bottom w:val="none" w:sz="0" w:space="0" w:color="auto"/>
                                            <w:right w:val="none" w:sz="0" w:space="0" w:color="auto"/>
                                          </w:divBdr>
                                        </w:div>
                                        <w:div w:id="274366175">
                                          <w:marLeft w:val="0"/>
                                          <w:marRight w:val="0"/>
                                          <w:marTop w:val="0"/>
                                          <w:marBottom w:val="0"/>
                                          <w:divBdr>
                                            <w:top w:val="none" w:sz="0" w:space="0" w:color="auto"/>
                                            <w:left w:val="none" w:sz="0" w:space="0" w:color="auto"/>
                                            <w:bottom w:val="none" w:sz="0" w:space="0" w:color="auto"/>
                                            <w:right w:val="none" w:sz="0" w:space="0" w:color="auto"/>
                                          </w:divBdr>
                                          <w:divsChild>
                                            <w:div w:id="3535750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12893117">
                                                  <w:marLeft w:val="0"/>
                                                  <w:marRight w:val="0"/>
                                                  <w:marTop w:val="0"/>
                                                  <w:marBottom w:val="0"/>
                                                  <w:divBdr>
                                                    <w:top w:val="none" w:sz="0" w:space="0" w:color="auto"/>
                                                    <w:left w:val="none" w:sz="0" w:space="0" w:color="auto"/>
                                                    <w:bottom w:val="none" w:sz="0" w:space="0" w:color="auto"/>
                                                    <w:right w:val="none" w:sz="0" w:space="0" w:color="auto"/>
                                                  </w:divBdr>
                                                  <w:divsChild>
                                                    <w:div w:id="12233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404413">
                              <w:marLeft w:val="0"/>
                              <w:marRight w:val="0"/>
                              <w:marTop w:val="0"/>
                              <w:marBottom w:val="0"/>
                              <w:divBdr>
                                <w:top w:val="none" w:sz="0" w:space="0" w:color="auto"/>
                                <w:left w:val="none" w:sz="0" w:space="0" w:color="auto"/>
                                <w:bottom w:val="none" w:sz="0" w:space="0" w:color="auto"/>
                                <w:right w:val="none" w:sz="0" w:space="0" w:color="auto"/>
                              </w:divBdr>
                              <w:divsChild>
                                <w:div w:id="851379338">
                                  <w:marLeft w:val="0"/>
                                  <w:marRight w:val="0"/>
                                  <w:marTop w:val="0"/>
                                  <w:marBottom w:val="0"/>
                                  <w:divBdr>
                                    <w:top w:val="none" w:sz="0" w:space="0" w:color="auto"/>
                                    <w:left w:val="none" w:sz="0" w:space="0" w:color="auto"/>
                                    <w:bottom w:val="none" w:sz="0" w:space="0" w:color="auto"/>
                                    <w:right w:val="none" w:sz="0" w:space="0" w:color="auto"/>
                                  </w:divBdr>
                                </w:div>
                                <w:div w:id="1004287438">
                                  <w:marLeft w:val="0"/>
                                  <w:marRight w:val="0"/>
                                  <w:marTop w:val="0"/>
                                  <w:marBottom w:val="0"/>
                                  <w:divBdr>
                                    <w:top w:val="none" w:sz="0" w:space="0" w:color="auto"/>
                                    <w:left w:val="none" w:sz="0" w:space="0" w:color="auto"/>
                                    <w:bottom w:val="none" w:sz="0" w:space="0" w:color="auto"/>
                                    <w:right w:val="none" w:sz="0" w:space="0" w:color="auto"/>
                                  </w:divBdr>
                                  <w:divsChild>
                                    <w:div w:id="7488867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821969">
                                          <w:marLeft w:val="0"/>
                                          <w:marRight w:val="0"/>
                                          <w:marTop w:val="0"/>
                                          <w:marBottom w:val="300"/>
                                          <w:divBdr>
                                            <w:top w:val="none" w:sz="0" w:space="0" w:color="auto"/>
                                            <w:left w:val="none" w:sz="0" w:space="0" w:color="auto"/>
                                            <w:bottom w:val="none" w:sz="0" w:space="0" w:color="auto"/>
                                            <w:right w:val="none" w:sz="0" w:space="0" w:color="auto"/>
                                          </w:divBdr>
                                          <w:divsChild>
                                            <w:div w:id="486363358">
                                              <w:marLeft w:val="0"/>
                                              <w:marRight w:val="0"/>
                                              <w:marTop w:val="0"/>
                                              <w:marBottom w:val="0"/>
                                              <w:divBdr>
                                                <w:top w:val="none" w:sz="0" w:space="0" w:color="auto"/>
                                                <w:left w:val="none" w:sz="0" w:space="0" w:color="auto"/>
                                                <w:bottom w:val="none" w:sz="0" w:space="0" w:color="auto"/>
                                                <w:right w:val="none" w:sz="0" w:space="0" w:color="auto"/>
                                              </w:divBdr>
                                            </w:div>
                                          </w:divsChild>
                                        </w:div>
                                        <w:div w:id="1105226605">
                                          <w:marLeft w:val="0"/>
                                          <w:marRight w:val="0"/>
                                          <w:marTop w:val="0"/>
                                          <w:marBottom w:val="300"/>
                                          <w:divBdr>
                                            <w:top w:val="none" w:sz="0" w:space="0" w:color="auto"/>
                                            <w:left w:val="none" w:sz="0" w:space="0" w:color="auto"/>
                                            <w:bottom w:val="none" w:sz="0" w:space="0" w:color="auto"/>
                                            <w:right w:val="none" w:sz="0" w:space="0" w:color="auto"/>
                                          </w:divBdr>
                                          <w:divsChild>
                                            <w:div w:id="1482575452">
                                              <w:marLeft w:val="0"/>
                                              <w:marRight w:val="0"/>
                                              <w:marTop w:val="0"/>
                                              <w:marBottom w:val="0"/>
                                              <w:divBdr>
                                                <w:top w:val="none" w:sz="0" w:space="0" w:color="auto"/>
                                                <w:left w:val="none" w:sz="0" w:space="0" w:color="auto"/>
                                                <w:bottom w:val="none" w:sz="0" w:space="0" w:color="auto"/>
                                                <w:right w:val="none" w:sz="0" w:space="0" w:color="auto"/>
                                              </w:divBdr>
                                            </w:div>
                                          </w:divsChild>
                                        </w:div>
                                        <w:div w:id="1616062449">
                                          <w:marLeft w:val="0"/>
                                          <w:marRight w:val="0"/>
                                          <w:marTop w:val="0"/>
                                          <w:marBottom w:val="300"/>
                                          <w:divBdr>
                                            <w:top w:val="none" w:sz="0" w:space="0" w:color="auto"/>
                                            <w:left w:val="none" w:sz="0" w:space="0" w:color="auto"/>
                                            <w:bottom w:val="none" w:sz="0" w:space="0" w:color="auto"/>
                                            <w:right w:val="none" w:sz="0" w:space="0" w:color="auto"/>
                                          </w:divBdr>
                                          <w:divsChild>
                                            <w:div w:id="1302155379">
                                              <w:marLeft w:val="0"/>
                                              <w:marRight w:val="0"/>
                                              <w:marTop w:val="0"/>
                                              <w:marBottom w:val="0"/>
                                              <w:divBdr>
                                                <w:top w:val="none" w:sz="0" w:space="0" w:color="auto"/>
                                                <w:left w:val="none" w:sz="0" w:space="0" w:color="auto"/>
                                                <w:bottom w:val="none" w:sz="0" w:space="0" w:color="auto"/>
                                                <w:right w:val="none" w:sz="0" w:space="0" w:color="auto"/>
                                              </w:divBdr>
                                            </w:div>
                                          </w:divsChild>
                                        </w:div>
                                        <w:div w:id="280578021">
                                          <w:marLeft w:val="0"/>
                                          <w:marRight w:val="0"/>
                                          <w:marTop w:val="0"/>
                                          <w:marBottom w:val="0"/>
                                          <w:divBdr>
                                            <w:top w:val="none" w:sz="0" w:space="0" w:color="auto"/>
                                            <w:left w:val="none" w:sz="0" w:space="0" w:color="auto"/>
                                            <w:bottom w:val="none" w:sz="0" w:space="0" w:color="auto"/>
                                            <w:right w:val="none" w:sz="0" w:space="0" w:color="auto"/>
                                          </w:divBdr>
                                          <w:divsChild>
                                            <w:div w:id="153422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099260">
                  <w:marLeft w:val="0"/>
                  <w:marRight w:val="0"/>
                  <w:marTop w:val="0"/>
                  <w:marBottom w:val="0"/>
                  <w:divBdr>
                    <w:top w:val="none" w:sz="0" w:space="0" w:color="auto"/>
                    <w:left w:val="none" w:sz="0" w:space="0" w:color="auto"/>
                    <w:bottom w:val="none" w:sz="0" w:space="0" w:color="auto"/>
                    <w:right w:val="none" w:sz="0" w:space="0" w:color="auto"/>
                  </w:divBdr>
                  <w:divsChild>
                    <w:div w:id="1474328704">
                      <w:marLeft w:val="0"/>
                      <w:marRight w:val="0"/>
                      <w:marTop w:val="0"/>
                      <w:marBottom w:val="0"/>
                      <w:divBdr>
                        <w:top w:val="none" w:sz="0" w:space="0" w:color="auto"/>
                        <w:left w:val="none" w:sz="0" w:space="0" w:color="auto"/>
                        <w:bottom w:val="none" w:sz="0" w:space="0" w:color="auto"/>
                        <w:right w:val="none" w:sz="0" w:space="0" w:color="auto"/>
                      </w:divBdr>
                    </w:div>
                    <w:div w:id="2134712194">
                      <w:marLeft w:val="0"/>
                      <w:marRight w:val="0"/>
                      <w:marTop w:val="0"/>
                      <w:marBottom w:val="0"/>
                      <w:divBdr>
                        <w:top w:val="none" w:sz="0" w:space="0" w:color="auto"/>
                        <w:left w:val="none" w:sz="0" w:space="0" w:color="auto"/>
                        <w:bottom w:val="none" w:sz="0" w:space="0" w:color="auto"/>
                        <w:right w:val="none" w:sz="0" w:space="0" w:color="auto"/>
                      </w:divBdr>
                    </w:div>
                    <w:div w:id="1443914468">
                      <w:marLeft w:val="0"/>
                      <w:marRight w:val="0"/>
                      <w:marTop w:val="0"/>
                      <w:marBottom w:val="0"/>
                      <w:divBdr>
                        <w:top w:val="none" w:sz="0" w:space="0" w:color="auto"/>
                        <w:left w:val="none" w:sz="0" w:space="0" w:color="auto"/>
                        <w:bottom w:val="none" w:sz="0" w:space="0" w:color="auto"/>
                        <w:right w:val="none" w:sz="0" w:space="0" w:color="auto"/>
                      </w:divBdr>
                    </w:div>
                    <w:div w:id="767654435">
                      <w:marLeft w:val="0"/>
                      <w:marRight w:val="0"/>
                      <w:marTop w:val="0"/>
                      <w:marBottom w:val="0"/>
                      <w:divBdr>
                        <w:top w:val="none" w:sz="0" w:space="0" w:color="auto"/>
                        <w:left w:val="none" w:sz="0" w:space="0" w:color="auto"/>
                        <w:bottom w:val="none" w:sz="0" w:space="0" w:color="auto"/>
                        <w:right w:val="none" w:sz="0" w:space="0" w:color="auto"/>
                      </w:divBdr>
                      <w:divsChild>
                        <w:div w:id="1921330843">
                          <w:marLeft w:val="0"/>
                          <w:marRight w:val="0"/>
                          <w:marTop w:val="0"/>
                          <w:marBottom w:val="0"/>
                          <w:divBdr>
                            <w:top w:val="none" w:sz="0" w:space="0" w:color="auto"/>
                            <w:left w:val="none" w:sz="0" w:space="0" w:color="auto"/>
                            <w:bottom w:val="none" w:sz="0" w:space="0" w:color="auto"/>
                            <w:right w:val="none" w:sz="0" w:space="0" w:color="auto"/>
                          </w:divBdr>
                        </w:div>
                        <w:div w:id="282157712">
                          <w:marLeft w:val="0"/>
                          <w:marRight w:val="0"/>
                          <w:marTop w:val="0"/>
                          <w:marBottom w:val="0"/>
                          <w:divBdr>
                            <w:top w:val="none" w:sz="0" w:space="0" w:color="auto"/>
                            <w:left w:val="none" w:sz="0" w:space="0" w:color="auto"/>
                            <w:bottom w:val="none" w:sz="0" w:space="0" w:color="auto"/>
                            <w:right w:val="none" w:sz="0" w:space="0" w:color="auto"/>
                          </w:divBdr>
                        </w:div>
                        <w:div w:id="1667248133">
                          <w:marLeft w:val="0"/>
                          <w:marRight w:val="0"/>
                          <w:marTop w:val="0"/>
                          <w:marBottom w:val="0"/>
                          <w:divBdr>
                            <w:top w:val="none" w:sz="0" w:space="0" w:color="auto"/>
                            <w:left w:val="none" w:sz="0" w:space="0" w:color="auto"/>
                            <w:bottom w:val="none" w:sz="0" w:space="0" w:color="auto"/>
                            <w:right w:val="none" w:sz="0" w:space="0" w:color="auto"/>
                          </w:divBdr>
                        </w:div>
                        <w:div w:id="1805657013">
                          <w:marLeft w:val="0"/>
                          <w:marRight w:val="0"/>
                          <w:marTop w:val="0"/>
                          <w:marBottom w:val="0"/>
                          <w:divBdr>
                            <w:top w:val="none" w:sz="0" w:space="0" w:color="auto"/>
                            <w:left w:val="none" w:sz="0" w:space="0" w:color="auto"/>
                            <w:bottom w:val="none" w:sz="0" w:space="0" w:color="auto"/>
                            <w:right w:val="none" w:sz="0" w:space="0" w:color="auto"/>
                          </w:divBdr>
                          <w:divsChild>
                            <w:div w:id="13047709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39586084">
                                  <w:marLeft w:val="0"/>
                                  <w:marRight w:val="0"/>
                                  <w:marTop w:val="0"/>
                                  <w:marBottom w:val="0"/>
                                  <w:divBdr>
                                    <w:top w:val="none" w:sz="0" w:space="0" w:color="auto"/>
                                    <w:left w:val="none" w:sz="0" w:space="0" w:color="auto"/>
                                    <w:bottom w:val="none" w:sz="0" w:space="0" w:color="auto"/>
                                    <w:right w:val="none" w:sz="0" w:space="0" w:color="auto"/>
                                  </w:divBdr>
                                  <w:divsChild>
                                    <w:div w:id="14499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81666">
                          <w:marLeft w:val="0"/>
                          <w:marRight w:val="0"/>
                          <w:marTop w:val="0"/>
                          <w:marBottom w:val="0"/>
                          <w:divBdr>
                            <w:top w:val="none" w:sz="0" w:space="0" w:color="auto"/>
                            <w:left w:val="none" w:sz="0" w:space="0" w:color="auto"/>
                            <w:bottom w:val="none" w:sz="0" w:space="0" w:color="auto"/>
                            <w:right w:val="none" w:sz="0" w:space="0" w:color="auto"/>
                          </w:divBdr>
                        </w:div>
                        <w:div w:id="584146178">
                          <w:marLeft w:val="0"/>
                          <w:marRight w:val="0"/>
                          <w:marTop w:val="0"/>
                          <w:marBottom w:val="0"/>
                          <w:divBdr>
                            <w:top w:val="none" w:sz="0" w:space="0" w:color="auto"/>
                            <w:left w:val="none" w:sz="0" w:space="0" w:color="auto"/>
                            <w:bottom w:val="none" w:sz="0" w:space="0" w:color="auto"/>
                            <w:right w:val="none" w:sz="0" w:space="0" w:color="auto"/>
                          </w:divBdr>
                          <w:divsChild>
                            <w:div w:id="17801059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89105152">
                                  <w:marLeft w:val="0"/>
                                  <w:marRight w:val="0"/>
                                  <w:marTop w:val="0"/>
                                  <w:marBottom w:val="0"/>
                                  <w:divBdr>
                                    <w:top w:val="none" w:sz="0" w:space="0" w:color="auto"/>
                                    <w:left w:val="none" w:sz="0" w:space="0" w:color="auto"/>
                                    <w:bottom w:val="none" w:sz="0" w:space="0" w:color="auto"/>
                                    <w:right w:val="none" w:sz="0" w:space="0" w:color="auto"/>
                                  </w:divBdr>
                                  <w:divsChild>
                                    <w:div w:id="15571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16623">
                          <w:marLeft w:val="0"/>
                          <w:marRight w:val="0"/>
                          <w:marTop w:val="0"/>
                          <w:marBottom w:val="0"/>
                          <w:divBdr>
                            <w:top w:val="none" w:sz="0" w:space="0" w:color="auto"/>
                            <w:left w:val="none" w:sz="0" w:space="0" w:color="auto"/>
                            <w:bottom w:val="none" w:sz="0" w:space="0" w:color="auto"/>
                            <w:right w:val="none" w:sz="0" w:space="0" w:color="auto"/>
                          </w:divBdr>
                        </w:div>
                        <w:div w:id="1626157667">
                          <w:marLeft w:val="0"/>
                          <w:marRight w:val="0"/>
                          <w:marTop w:val="0"/>
                          <w:marBottom w:val="0"/>
                          <w:divBdr>
                            <w:top w:val="none" w:sz="0" w:space="0" w:color="auto"/>
                            <w:left w:val="none" w:sz="0" w:space="0" w:color="auto"/>
                            <w:bottom w:val="none" w:sz="0" w:space="0" w:color="auto"/>
                            <w:right w:val="none" w:sz="0" w:space="0" w:color="auto"/>
                          </w:divBdr>
                        </w:div>
                        <w:div w:id="948051560">
                          <w:marLeft w:val="0"/>
                          <w:marRight w:val="0"/>
                          <w:marTop w:val="0"/>
                          <w:marBottom w:val="0"/>
                          <w:divBdr>
                            <w:top w:val="none" w:sz="0" w:space="0" w:color="auto"/>
                            <w:left w:val="none" w:sz="0" w:space="0" w:color="auto"/>
                            <w:bottom w:val="none" w:sz="0" w:space="0" w:color="auto"/>
                            <w:right w:val="none" w:sz="0" w:space="0" w:color="auto"/>
                          </w:divBdr>
                          <w:divsChild>
                            <w:div w:id="135799750">
                              <w:marLeft w:val="0"/>
                              <w:marRight w:val="0"/>
                              <w:marTop w:val="0"/>
                              <w:marBottom w:val="0"/>
                              <w:divBdr>
                                <w:top w:val="none" w:sz="0" w:space="0" w:color="auto"/>
                                <w:left w:val="none" w:sz="0" w:space="0" w:color="auto"/>
                                <w:bottom w:val="none" w:sz="0" w:space="0" w:color="auto"/>
                                <w:right w:val="none" w:sz="0" w:space="0" w:color="auto"/>
                              </w:divBdr>
                            </w:div>
                            <w:div w:id="590748095">
                              <w:marLeft w:val="0"/>
                              <w:marRight w:val="0"/>
                              <w:marTop w:val="0"/>
                              <w:marBottom w:val="0"/>
                              <w:divBdr>
                                <w:top w:val="none" w:sz="0" w:space="0" w:color="auto"/>
                                <w:left w:val="none" w:sz="0" w:space="0" w:color="auto"/>
                                <w:bottom w:val="none" w:sz="0" w:space="0" w:color="auto"/>
                                <w:right w:val="none" w:sz="0" w:space="0" w:color="auto"/>
                              </w:divBdr>
                              <w:divsChild>
                                <w:div w:id="14296164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66269618">
                                      <w:marLeft w:val="0"/>
                                      <w:marRight w:val="0"/>
                                      <w:marTop w:val="0"/>
                                      <w:marBottom w:val="300"/>
                                      <w:divBdr>
                                        <w:top w:val="none" w:sz="0" w:space="0" w:color="auto"/>
                                        <w:left w:val="none" w:sz="0" w:space="0" w:color="auto"/>
                                        <w:bottom w:val="none" w:sz="0" w:space="0" w:color="auto"/>
                                        <w:right w:val="none" w:sz="0" w:space="0" w:color="auto"/>
                                      </w:divBdr>
                                      <w:divsChild>
                                        <w:div w:id="1935943489">
                                          <w:marLeft w:val="0"/>
                                          <w:marRight w:val="0"/>
                                          <w:marTop w:val="0"/>
                                          <w:marBottom w:val="0"/>
                                          <w:divBdr>
                                            <w:top w:val="none" w:sz="0" w:space="0" w:color="auto"/>
                                            <w:left w:val="none" w:sz="0" w:space="0" w:color="auto"/>
                                            <w:bottom w:val="none" w:sz="0" w:space="0" w:color="auto"/>
                                            <w:right w:val="none" w:sz="0" w:space="0" w:color="auto"/>
                                          </w:divBdr>
                                        </w:div>
                                      </w:divsChild>
                                    </w:div>
                                    <w:div w:id="1821578734">
                                      <w:marLeft w:val="0"/>
                                      <w:marRight w:val="0"/>
                                      <w:marTop w:val="0"/>
                                      <w:marBottom w:val="0"/>
                                      <w:divBdr>
                                        <w:top w:val="none" w:sz="0" w:space="0" w:color="auto"/>
                                        <w:left w:val="none" w:sz="0" w:space="0" w:color="auto"/>
                                        <w:bottom w:val="none" w:sz="0" w:space="0" w:color="auto"/>
                                        <w:right w:val="none" w:sz="0" w:space="0" w:color="auto"/>
                                      </w:divBdr>
                                      <w:divsChild>
                                        <w:div w:id="1247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11985">
                              <w:marLeft w:val="0"/>
                              <w:marRight w:val="0"/>
                              <w:marTop w:val="450"/>
                              <w:marBottom w:val="450"/>
                              <w:divBdr>
                                <w:top w:val="none" w:sz="0" w:space="0" w:color="auto"/>
                                <w:left w:val="single" w:sz="24" w:space="0" w:color="6DB33F"/>
                                <w:bottom w:val="none" w:sz="0" w:space="0" w:color="auto"/>
                                <w:right w:val="none" w:sz="0" w:space="0" w:color="auto"/>
                              </w:divBdr>
                            </w:div>
                            <w:div w:id="553545663">
                              <w:marLeft w:val="0"/>
                              <w:marRight w:val="0"/>
                              <w:marTop w:val="0"/>
                              <w:marBottom w:val="0"/>
                              <w:divBdr>
                                <w:top w:val="none" w:sz="0" w:space="0" w:color="auto"/>
                                <w:left w:val="none" w:sz="0" w:space="0" w:color="auto"/>
                                <w:bottom w:val="none" w:sz="0" w:space="0" w:color="auto"/>
                                <w:right w:val="none" w:sz="0" w:space="0" w:color="auto"/>
                              </w:divBdr>
                            </w:div>
                            <w:div w:id="481849876">
                              <w:marLeft w:val="0"/>
                              <w:marRight w:val="0"/>
                              <w:marTop w:val="0"/>
                              <w:marBottom w:val="0"/>
                              <w:divBdr>
                                <w:top w:val="none" w:sz="0" w:space="0" w:color="auto"/>
                                <w:left w:val="none" w:sz="0" w:space="0" w:color="auto"/>
                                <w:bottom w:val="none" w:sz="0" w:space="0" w:color="auto"/>
                                <w:right w:val="none" w:sz="0" w:space="0" w:color="auto"/>
                              </w:divBdr>
                            </w:div>
                            <w:div w:id="1192458066">
                              <w:marLeft w:val="0"/>
                              <w:marRight w:val="0"/>
                              <w:marTop w:val="450"/>
                              <w:marBottom w:val="450"/>
                              <w:divBdr>
                                <w:top w:val="none" w:sz="0" w:space="0" w:color="auto"/>
                                <w:left w:val="single" w:sz="24" w:space="0" w:color="6DB33F"/>
                                <w:bottom w:val="none" w:sz="0" w:space="0" w:color="auto"/>
                                <w:right w:val="none" w:sz="0" w:space="0" w:color="auto"/>
                              </w:divBdr>
                            </w:div>
                            <w:div w:id="1062100171">
                              <w:marLeft w:val="0"/>
                              <w:marRight w:val="0"/>
                              <w:marTop w:val="0"/>
                              <w:marBottom w:val="0"/>
                              <w:divBdr>
                                <w:top w:val="none" w:sz="0" w:space="0" w:color="auto"/>
                                <w:left w:val="none" w:sz="0" w:space="0" w:color="auto"/>
                                <w:bottom w:val="none" w:sz="0" w:space="0" w:color="auto"/>
                                <w:right w:val="none" w:sz="0" w:space="0" w:color="auto"/>
                              </w:divBdr>
                            </w:div>
                            <w:div w:id="2077824675">
                              <w:marLeft w:val="0"/>
                              <w:marRight w:val="0"/>
                              <w:marTop w:val="0"/>
                              <w:marBottom w:val="0"/>
                              <w:divBdr>
                                <w:top w:val="none" w:sz="0" w:space="0" w:color="auto"/>
                                <w:left w:val="none" w:sz="0" w:space="0" w:color="auto"/>
                                <w:bottom w:val="none" w:sz="0" w:space="0" w:color="auto"/>
                                <w:right w:val="none" w:sz="0" w:space="0" w:color="auto"/>
                              </w:divBdr>
                              <w:divsChild>
                                <w:div w:id="104582987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53563594">
                                      <w:marLeft w:val="0"/>
                                      <w:marRight w:val="0"/>
                                      <w:marTop w:val="0"/>
                                      <w:marBottom w:val="0"/>
                                      <w:divBdr>
                                        <w:top w:val="none" w:sz="0" w:space="0" w:color="auto"/>
                                        <w:left w:val="none" w:sz="0" w:space="0" w:color="auto"/>
                                        <w:bottom w:val="none" w:sz="0" w:space="0" w:color="auto"/>
                                        <w:right w:val="none" w:sz="0" w:space="0" w:color="auto"/>
                                      </w:divBdr>
                                      <w:divsChild>
                                        <w:div w:id="185060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71161">
                              <w:marLeft w:val="0"/>
                              <w:marRight w:val="0"/>
                              <w:marTop w:val="450"/>
                              <w:marBottom w:val="450"/>
                              <w:divBdr>
                                <w:top w:val="none" w:sz="0" w:space="0" w:color="auto"/>
                                <w:left w:val="single" w:sz="24" w:space="0" w:color="6DB33F"/>
                                <w:bottom w:val="none" w:sz="0" w:space="0" w:color="auto"/>
                                <w:right w:val="none" w:sz="0" w:space="0" w:color="auto"/>
                              </w:divBdr>
                            </w:div>
                            <w:div w:id="2001499780">
                              <w:marLeft w:val="0"/>
                              <w:marRight w:val="0"/>
                              <w:marTop w:val="0"/>
                              <w:marBottom w:val="0"/>
                              <w:divBdr>
                                <w:top w:val="none" w:sz="0" w:space="0" w:color="auto"/>
                                <w:left w:val="none" w:sz="0" w:space="0" w:color="auto"/>
                                <w:bottom w:val="none" w:sz="0" w:space="0" w:color="auto"/>
                                <w:right w:val="none" w:sz="0" w:space="0" w:color="auto"/>
                              </w:divBdr>
                            </w:div>
                            <w:div w:id="297298782">
                              <w:marLeft w:val="0"/>
                              <w:marRight w:val="0"/>
                              <w:marTop w:val="0"/>
                              <w:marBottom w:val="0"/>
                              <w:divBdr>
                                <w:top w:val="none" w:sz="0" w:space="0" w:color="auto"/>
                                <w:left w:val="none" w:sz="0" w:space="0" w:color="auto"/>
                                <w:bottom w:val="none" w:sz="0" w:space="0" w:color="auto"/>
                                <w:right w:val="none" w:sz="0" w:space="0" w:color="auto"/>
                              </w:divBdr>
                              <w:divsChild>
                                <w:div w:id="13676333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31767319">
                                      <w:marLeft w:val="0"/>
                                      <w:marRight w:val="0"/>
                                      <w:marTop w:val="0"/>
                                      <w:marBottom w:val="300"/>
                                      <w:divBdr>
                                        <w:top w:val="none" w:sz="0" w:space="0" w:color="auto"/>
                                        <w:left w:val="none" w:sz="0" w:space="0" w:color="auto"/>
                                        <w:bottom w:val="none" w:sz="0" w:space="0" w:color="auto"/>
                                        <w:right w:val="none" w:sz="0" w:space="0" w:color="auto"/>
                                      </w:divBdr>
                                      <w:divsChild>
                                        <w:div w:id="1288857095">
                                          <w:marLeft w:val="0"/>
                                          <w:marRight w:val="0"/>
                                          <w:marTop w:val="0"/>
                                          <w:marBottom w:val="0"/>
                                          <w:divBdr>
                                            <w:top w:val="none" w:sz="0" w:space="0" w:color="auto"/>
                                            <w:left w:val="none" w:sz="0" w:space="0" w:color="auto"/>
                                            <w:bottom w:val="none" w:sz="0" w:space="0" w:color="auto"/>
                                            <w:right w:val="none" w:sz="0" w:space="0" w:color="auto"/>
                                          </w:divBdr>
                                        </w:div>
                                      </w:divsChild>
                                    </w:div>
                                    <w:div w:id="156271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8686">
                              <w:marLeft w:val="0"/>
                              <w:marRight w:val="0"/>
                              <w:marTop w:val="0"/>
                              <w:marBottom w:val="0"/>
                              <w:divBdr>
                                <w:top w:val="none" w:sz="0" w:space="0" w:color="auto"/>
                                <w:left w:val="none" w:sz="0" w:space="0" w:color="auto"/>
                                <w:bottom w:val="none" w:sz="0" w:space="0" w:color="auto"/>
                                <w:right w:val="none" w:sz="0" w:space="0" w:color="auto"/>
                              </w:divBdr>
                            </w:div>
                            <w:div w:id="1510217648">
                              <w:marLeft w:val="0"/>
                              <w:marRight w:val="0"/>
                              <w:marTop w:val="0"/>
                              <w:marBottom w:val="0"/>
                              <w:divBdr>
                                <w:top w:val="none" w:sz="0" w:space="0" w:color="auto"/>
                                <w:left w:val="none" w:sz="0" w:space="0" w:color="auto"/>
                                <w:bottom w:val="none" w:sz="0" w:space="0" w:color="auto"/>
                                <w:right w:val="none" w:sz="0" w:space="0" w:color="auto"/>
                              </w:divBdr>
                            </w:div>
                          </w:divsChild>
                        </w:div>
                        <w:div w:id="979461149">
                          <w:marLeft w:val="0"/>
                          <w:marRight w:val="0"/>
                          <w:marTop w:val="0"/>
                          <w:marBottom w:val="0"/>
                          <w:divBdr>
                            <w:top w:val="none" w:sz="0" w:space="0" w:color="auto"/>
                            <w:left w:val="none" w:sz="0" w:space="0" w:color="auto"/>
                            <w:bottom w:val="none" w:sz="0" w:space="0" w:color="auto"/>
                            <w:right w:val="none" w:sz="0" w:space="0" w:color="auto"/>
                          </w:divBdr>
                          <w:divsChild>
                            <w:div w:id="248662612">
                              <w:marLeft w:val="0"/>
                              <w:marRight w:val="0"/>
                              <w:marTop w:val="0"/>
                              <w:marBottom w:val="0"/>
                              <w:divBdr>
                                <w:top w:val="none" w:sz="0" w:space="0" w:color="auto"/>
                                <w:left w:val="none" w:sz="0" w:space="0" w:color="auto"/>
                                <w:bottom w:val="none" w:sz="0" w:space="0" w:color="auto"/>
                                <w:right w:val="none" w:sz="0" w:space="0" w:color="auto"/>
                              </w:divBdr>
                            </w:div>
                            <w:div w:id="990905836">
                              <w:marLeft w:val="0"/>
                              <w:marRight w:val="0"/>
                              <w:marTop w:val="0"/>
                              <w:marBottom w:val="0"/>
                              <w:divBdr>
                                <w:top w:val="none" w:sz="0" w:space="0" w:color="auto"/>
                                <w:left w:val="none" w:sz="0" w:space="0" w:color="auto"/>
                                <w:bottom w:val="none" w:sz="0" w:space="0" w:color="auto"/>
                                <w:right w:val="none" w:sz="0" w:space="0" w:color="auto"/>
                              </w:divBdr>
                              <w:divsChild>
                                <w:div w:id="3051675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97203920">
                                      <w:marLeft w:val="0"/>
                                      <w:marRight w:val="0"/>
                                      <w:marTop w:val="0"/>
                                      <w:marBottom w:val="300"/>
                                      <w:divBdr>
                                        <w:top w:val="none" w:sz="0" w:space="0" w:color="auto"/>
                                        <w:left w:val="none" w:sz="0" w:space="0" w:color="auto"/>
                                        <w:bottom w:val="none" w:sz="0" w:space="0" w:color="auto"/>
                                        <w:right w:val="none" w:sz="0" w:space="0" w:color="auto"/>
                                      </w:divBdr>
                                      <w:divsChild>
                                        <w:div w:id="421611201">
                                          <w:marLeft w:val="0"/>
                                          <w:marRight w:val="0"/>
                                          <w:marTop w:val="0"/>
                                          <w:marBottom w:val="0"/>
                                          <w:divBdr>
                                            <w:top w:val="none" w:sz="0" w:space="0" w:color="auto"/>
                                            <w:left w:val="none" w:sz="0" w:space="0" w:color="auto"/>
                                            <w:bottom w:val="none" w:sz="0" w:space="0" w:color="auto"/>
                                            <w:right w:val="none" w:sz="0" w:space="0" w:color="auto"/>
                                          </w:divBdr>
                                        </w:div>
                                      </w:divsChild>
                                    </w:div>
                                    <w:div w:id="1298875531">
                                      <w:marLeft w:val="0"/>
                                      <w:marRight w:val="0"/>
                                      <w:marTop w:val="0"/>
                                      <w:marBottom w:val="0"/>
                                      <w:divBdr>
                                        <w:top w:val="none" w:sz="0" w:space="0" w:color="auto"/>
                                        <w:left w:val="none" w:sz="0" w:space="0" w:color="auto"/>
                                        <w:bottom w:val="none" w:sz="0" w:space="0" w:color="auto"/>
                                        <w:right w:val="none" w:sz="0" w:space="0" w:color="auto"/>
                                      </w:divBdr>
                                      <w:divsChild>
                                        <w:div w:id="2141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50927">
                              <w:marLeft w:val="0"/>
                              <w:marRight w:val="0"/>
                              <w:marTop w:val="0"/>
                              <w:marBottom w:val="0"/>
                              <w:divBdr>
                                <w:top w:val="none" w:sz="0" w:space="0" w:color="auto"/>
                                <w:left w:val="none" w:sz="0" w:space="0" w:color="auto"/>
                                <w:bottom w:val="none" w:sz="0" w:space="0" w:color="auto"/>
                                <w:right w:val="none" w:sz="0" w:space="0" w:color="auto"/>
                              </w:divBdr>
                            </w:div>
                            <w:div w:id="1817409584">
                              <w:marLeft w:val="0"/>
                              <w:marRight w:val="0"/>
                              <w:marTop w:val="0"/>
                              <w:marBottom w:val="0"/>
                              <w:divBdr>
                                <w:top w:val="none" w:sz="0" w:space="0" w:color="auto"/>
                                <w:left w:val="none" w:sz="0" w:space="0" w:color="auto"/>
                                <w:bottom w:val="none" w:sz="0" w:space="0" w:color="auto"/>
                                <w:right w:val="none" w:sz="0" w:space="0" w:color="auto"/>
                              </w:divBdr>
                              <w:divsChild>
                                <w:div w:id="96353828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83648738">
                                      <w:marLeft w:val="0"/>
                                      <w:marRight w:val="0"/>
                                      <w:marTop w:val="0"/>
                                      <w:marBottom w:val="0"/>
                                      <w:divBdr>
                                        <w:top w:val="none" w:sz="0" w:space="0" w:color="auto"/>
                                        <w:left w:val="none" w:sz="0" w:space="0" w:color="auto"/>
                                        <w:bottom w:val="none" w:sz="0" w:space="0" w:color="auto"/>
                                        <w:right w:val="none" w:sz="0" w:space="0" w:color="auto"/>
                                      </w:divBdr>
                                      <w:divsChild>
                                        <w:div w:id="8717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42408">
                              <w:marLeft w:val="0"/>
                              <w:marRight w:val="0"/>
                              <w:marTop w:val="0"/>
                              <w:marBottom w:val="0"/>
                              <w:divBdr>
                                <w:top w:val="none" w:sz="0" w:space="0" w:color="auto"/>
                                <w:left w:val="none" w:sz="0" w:space="0" w:color="auto"/>
                                <w:bottom w:val="none" w:sz="0" w:space="0" w:color="auto"/>
                                <w:right w:val="none" w:sz="0" w:space="0" w:color="auto"/>
                              </w:divBdr>
                            </w:div>
                            <w:div w:id="1130828976">
                              <w:marLeft w:val="0"/>
                              <w:marRight w:val="0"/>
                              <w:marTop w:val="450"/>
                              <w:marBottom w:val="450"/>
                              <w:divBdr>
                                <w:top w:val="none" w:sz="0" w:space="0" w:color="auto"/>
                                <w:left w:val="single" w:sz="24" w:space="0" w:color="6DB33F"/>
                                <w:bottom w:val="none" w:sz="0" w:space="0" w:color="auto"/>
                                <w:right w:val="none" w:sz="0" w:space="0" w:color="auto"/>
                              </w:divBdr>
                              <w:divsChild>
                                <w:div w:id="329676724">
                                  <w:marLeft w:val="0"/>
                                  <w:marRight w:val="0"/>
                                  <w:marTop w:val="0"/>
                                  <w:marBottom w:val="0"/>
                                  <w:divBdr>
                                    <w:top w:val="none" w:sz="0" w:space="0" w:color="auto"/>
                                    <w:left w:val="none" w:sz="0" w:space="0" w:color="auto"/>
                                    <w:bottom w:val="none" w:sz="0" w:space="0" w:color="auto"/>
                                    <w:right w:val="none" w:sz="0" w:space="0" w:color="auto"/>
                                  </w:divBdr>
                                </w:div>
                                <w:div w:id="1906210783">
                                  <w:marLeft w:val="0"/>
                                  <w:marRight w:val="0"/>
                                  <w:marTop w:val="0"/>
                                  <w:marBottom w:val="0"/>
                                  <w:divBdr>
                                    <w:top w:val="none" w:sz="0" w:space="0" w:color="auto"/>
                                    <w:left w:val="none" w:sz="0" w:space="0" w:color="auto"/>
                                    <w:bottom w:val="none" w:sz="0" w:space="0" w:color="auto"/>
                                    <w:right w:val="none" w:sz="0" w:space="0" w:color="auto"/>
                                  </w:divBdr>
                                  <w:divsChild>
                                    <w:div w:id="37100313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6743914">
                                          <w:marLeft w:val="0"/>
                                          <w:marRight w:val="0"/>
                                          <w:marTop w:val="0"/>
                                          <w:marBottom w:val="0"/>
                                          <w:divBdr>
                                            <w:top w:val="none" w:sz="0" w:space="0" w:color="auto"/>
                                            <w:left w:val="none" w:sz="0" w:space="0" w:color="auto"/>
                                            <w:bottom w:val="none" w:sz="0" w:space="0" w:color="auto"/>
                                            <w:right w:val="none" w:sz="0" w:space="0" w:color="auto"/>
                                          </w:divBdr>
                                          <w:divsChild>
                                            <w:div w:id="14330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2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3100">
                          <w:marLeft w:val="0"/>
                          <w:marRight w:val="0"/>
                          <w:marTop w:val="0"/>
                          <w:marBottom w:val="0"/>
                          <w:divBdr>
                            <w:top w:val="none" w:sz="0" w:space="0" w:color="auto"/>
                            <w:left w:val="none" w:sz="0" w:space="0" w:color="auto"/>
                            <w:bottom w:val="none" w:sz="0" w:space="0" w:color="auto"/>
                            <w:right w:val="none" w:sz="0" w:space="0" w:color="auto"/>
                          </w:divBdr>
                          <w:divsChild>
                            <w:div w:id="1185291840">
                              <w:marLeft w:val="0"/>
                              <w:marRight w:val="0"/>
                              <w:marTop w:val="0"/>
                              <w:marBottom w:val="0"/>
                              <w:divBdr>
                                <w:top w:val="none" w:sz="0" w:space="0" w:color="auto"/>
                                <w:left w:val="none" w:sz="0" w:space="0" w:color="auto"/>
                                <w:bottom w:val="none" w:sz="0" w:space="0" w:color="auto"/>
                                <w:right w:val="none" w:sz="0" w:space="0" w:color="auto"/>
                              </w:divBdr>
                            </w:div>
                            <w:div w:id="389622357">
                              <w:marLeft w:val="0"/>
                              <w:marRight w:val="0"/>
                              <w:marTop w:val="0"/>
                              <w:marBottom w:val="0"/>
                              <w:divBdr>
                                <w:top w:val="none" w:sz="0" w:space="0" w:color="auto"/>
                                <w:left w:val="none" w:sz="0" w:space="0" w:color="auto"/>
                                <w:bottom w:val="none" w:sz="0" w:space="0" w:color="auto"/>
                                <w:right w:val="none" w:sz="0" w:space="0" w:color="auto"/>
                              </w:divBdr>
                            </w:div>
                            <w:div w:id="1876232669">
                              <w:marLeft w:val="0"/>
                              <w:marRight w:val="0"/>
                              <w:marTop w:val="0"/>
                              <w:marBottom w:val="0"/>
                              <w:divBdr>
                                <w:top w:val="none" w:sz="0" w:space="0" w:color="auto"/>
                                <w:left w:val="none" w:sz="0" w:space="0" w:color="auto"/>
                                <w:bottom w:val="none" w:sz="0" w:space="0" w:color="auto"/>
                                <w:right w:val="none" w:sz="0" w:space="0" w:color="auto"/>
                              </w:divBdr>
                              <w:divsChild>
                                <w:div w:id="4500500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88244235">
                                      <w:marLeft w:val="0"/>
                                      <w:marRight w:val="0"/>
                                      <w:marTop w:val="0"/>
                                      <w:marBottom w:val="0"/>
                                      <w:divBdr>
                                        <w:top w:val="none" w:sz="0" w:space="0" w:color="auto"/>
                                        <w:left w:val="none" w:sz="0" w:space="0" w:color="auto"/>
                                        <w:bottom w:val="none" w:sz="0" w:space="0" w:color="auto"/>
                                        <w:right w:val="none" w:sz="0" w:space="0" w:color="auto"/>
                                      </w:divBdr>
                                      <w:divsChild>
                                        <w:div w:id="277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663424">
                              <w:marLeft w:val="0"/>
                              <w:marRight w:val="0"/>
                              <w:marTop w:val="0"/>
                              <w:marBottom w:val="0"/>
                              <w:divBdr>
                                <w:top w:val="none" w:sz="0" w:space="0" w:color="auto"/>
                                <w:left w:val="none" w:sz="0" w:space="0" w:color="auto"/>
                                <w:bottom w:val="none" w:sz="0" w:space="0" w:color="auto"/>
                                <w:right w:val="none" w:sz="0" w:space="0" w:color="auto"/>
                              </w:divBdr>
                            </w:div>
                            <w:div w:id="789740345">
                              <w:marLeft w:val="0"/>
                              <w:marRight w:val="0"/>
                              <w:marTop w:val="0"/>
                              <w:marBottom w:val="0"/>
                              <w:divBdr>
                                <w:top w:val="none" w:sz="0" w:space="0" w:color="auto"/>
                                <w:left w:val="none" w:sz="0" w:space="0" w:color="auto"/>
                                <w:bottom w:val="none" w:sz="0" w:space="0" w:color="auto"/>
                                <w:right w:val="none" w:sz="0" w:space="0" w:color="auto"/>
                              </w:divBdr>
                            </w:div>
                            <w:div w:id="289747996">
                              <w:marLeft w:val="0"/>
                              <w:marRight w:val="0"/>
                              <w:marTop w:val="0"/>
                              <w:marBottom w:val="0"/>
                              <w:divBdr>
                                <w:top w:val="none" w:sz="0" w:space="0" w:color="auto"/>
                                <w:left w:val="none" w:sz="0" w:space="0" w:color="auto"/>
                                <w:bottom w:val="none" w:sz="0" w:space="0" w:color="auto"/>
                                <w:right w:val="none" w:sz="0" w:space="0" w:color="auto"/>
                              </w:divBdr>
                              <w:divsChild>
                                <w:div w:id="84805938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90180173">
                                      <w:marLeft w:val="0"/>
                                      <w:marRight w:val="0"/>
                                      <w:marTop w:val="0"/>
                                      <w:marBottom w:val="0"/>
                                      <w:divBdr>
                                        <w:top w:val="none" w:sz="0" w:space="0" w:color="auto"/>
                                        <w:left w:val="none" w:sz="0" w:space="0" w:color="auto"/>
                                        <w:bottom w:val="none" w:sz="0" w:space="0" w:color="auto"/>
                                        <w:right w:val="none" w:sz="0" w:space="0" w:color="auto"/>
                                      </w:divBdr>
                                      <w:divsChild>
                                        <w:div w:id="1498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391642">
                              <w:marLeft w:val="0"/>
                              <w:marRight w:val="0"/>
                              <w:marTop w:val="0"/>
                              <w:marBottom w:val="0"/>
                              <w:divBdr>
                                <w:top w:val="none" w:sz="0" w:space="0" w:color="auto"/>
                                <w:left w:val="none" w:sz="0" w:space="0" w:color="auto"/>
                                <w:bottom w:val="none" w:sz="0" w:space="0" w:color="auto"/>
                                <w:right w:val="none" w:sz="0" w:space="0" w:color="auto"/>
                              </w:divBdr>
                            </w:div>
                            <w:div w:id="218397563">
                              <w:marLeft w:val="0"/>
                              <w:marRight w:val="0"/>
                              <w:marTop w:val="0"/>
                              <w:marBottom w:val="0"/>
                              <w:divBdr>
                                <w:top w:val="none" w:sz="0" w:space="0" w:color="auto"/>
                                <w:left w:val="none" w:sz="0" w:space="0" w:color="auto"/>
                                <w:bottom w:val="none" w:sz="0" w:space="0" w:color="auto"/>
                                <w:right w:val="none" w:sz="0" w:space="0" w:color="auto"/>
                              </w:divBdr>
                              <w:divsChild>
                                <w:div w:id="1378881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8622153">
                                      <w:marLeft w:val="0"/>
                                      <w:marRight w:val="0"/>
                                      <w:marTop w:val="0"/>
                                      <w:marBottom w:val="0"/>
                                      <w:divBdr>
                                        <w:top w:val="none" w:sz="0" w:space="0" w:color="auto"/>
                                        <w:left w:val="none" w:sz="0" w:space="0" w:color="auto"/>
                                        <w:bottom w:val="none" w:sz="0" w:space="0" w:color="auto"/>
                                        <w:right w:val="none" w:sz="0" w:space="0" w:color="auto"/>
                                      </w:divBdr>
                                      <w:divsChild>
                                        <w:div w:id="3391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179682">
                          <w:marLeft w:val="0"/>
                          <w:marRight w:val="0"/>
                          <w:marTop w:val="0"/>
                          <w:marBottom w:val="0"/>
                          <w:divBdr>
                            <w:top w:val="none" w:sz="0" w:space="0" w:color="auto"/>
                            <w:left w:val="none" w:sz="0" w:space="0" w:color="auto"/>
                            <w:bottom w:val="none" w:sz="0" w:space="0" w:color="auto"/>
                            <w:right w:val="none" w:sz="0" w:space="0" w:color="auto"/>
                          </w:divBdr>
                          <w:divsChild>
                            <w:div w:id="1379934131">
                              <w:marLeft w:val="0"/>
                              <w:marRight w:val="0"/>
                              <w:marTop w:val="0"/>
                              <w:marBottom w:val="0"/>
                              <w:divBdr>
                                <w:top w:val="none" w:sz="0" w:space="0" w:color="auto"/>
                                <w:left w:val="none" w:sz="0" w:space="0" w:color="auto"/>
                                <w:bottom w:val="none" w:sz="0" w:space="0" w:color="auto"/>
                                <w:right w:val="none" w:sz="0" w:space="0" w:color="auto"/>
                              </w:divBdr>
                            </w:div>
                            <w:div w:id="1944874445">
                              <w:marLeft w:val="0"/>
                              <w:marRight w:val="0"/>
                              <w:marTop w:val="0"/>
                              <w:marBottom w:val="0"/>
                              <w:divBdr>
                                <w:top w:val="none" w:sz="0" w:space="0" w:color="auto"/>
                                <w:left w:val="none" w:sz="0" w:space="0" w:color="auto"/>
                                <w:bottom w:val="none" w:sz="0" w:space="0" w:color="auto"/>
                                <w:right w:val="none" w:sz="0" w:space="0" w:color="auto"/>
                              </w:divBdr>
                              <w:divsChild>
                                <w:div w:id="18901426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618268098">
                                      <w:marLeft w:val="0"/>
                                      <w:marRight w:val="0"/>
                                      <w:marTop w:val="0"/>
                                      <w:marBottom w:val="0"/>
                                      <w:divBdr>
                                        <w:top w:val="none" w:sz="0" w:space="0" w:color="auto"/>
                                        <w:left w:val="none" w:sz="0" w:space="0" w:color="auto"/>
                                        <w:bottom w:val="none" w:sz="0" w:space="0" w:color="auto"/>
                                        <w:right w:val="none" w:sz="0" w:space="0" w:color="auto"/>
                                      </w:divBdr>
                                      <w:divsChild>
                                        <w:div w:id="5521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859025">
                              <w:marLeft w:val="0"/>
                              <w:marRight w:val="0"/>
                              <w:marTop w:val="0"/>
                              <w:marBottom w:val="0"/>
                              <w:divBdr>
                                <w:top w:val="none" w:sz="0" w:space="0" w:color="auto"/>
                                <w:left w:val="none" w:sz="0" w:space="0" w:color="auto"/>
                                <w:bottom w:val="none" w:sz="0" w:space="0" w:color="auto"/>
                                <w:right w:val="none" w:sz="0" w:space="0" w:color="auto"/>
                              </w:divBdr>
                            </w:div>
                            <w:div w:id="7438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0739">
                      <w:marLeft w:val="0"/>
                      <w:marRight w:val="0"/>
                      <w:marTop w:val="0"/>
                      <w:marBottom w:val="0"/>
                      <w:divBdr>
                        <w:top w:val="none" w:sz="0" w:space="0" w:color="auto"/>
                        <w:left w:val="none" w:sz="0" w:space="0" w:color="auto"/>
                        <w:bottom w:val="none" w:sz="0" w:space="0" w:color="auto"/>
                        <w:right w:val="none" w:sz="0" w:space="0" w:color="auto"/>
                      </w:divBdr>
                      <w:divsChild>
                        <w:div w:id="938828292">
                          <w:marLeft w:val="0"/>
                          <w:marRight w:val="0"/>
                          <w:marTop w:val="0"/>
                          <w:marBottom w:val="0"/>
                          <w:divBdr>
                            <w:top w:val="none" w:sz="0" w:space="0" w:color="auto"/>
                            <w:left w:val="none" w:sz="0" w:space="0" w:color="auto"/>
                            <w:bottom w:val="none" w:sz="0" w:space="0" w:color="auto"/>
                            <w:right w:val="none" w:sz="0" w:space="0" w:color="auto"/>
                          </w:divBdr>
                        </w:div>
                        <w:div w:id="2063403417">
                          <w:marLeft w:val="0"/>
                          <w:marRight w:val="0"/>
                          <w:marTop w:val="0"/>
                          <w:marBottom w:val="0"/>
                          <w:divBdr>
                            <w:top w:val="none" w:sz="0" w:space="0" w:color="auto"/>
                            <w:left w:val="none" w:sz="0" w:space="0" w:color="auto"/>
                            <w:bottom w:val="none" w:sz="0" w:space="0" w:color="auto"/>
                            <w:right w:val="none" w:sz="0" w:space="0" w:color="auto"/>
                          </w:divBdr>
                          <w:divsChild>
                            <w:div w:id="7200572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382295411">
                                  <w:marLeft w:val="0"/>
                                  <w:marRight w:val="0"/>
                                  <w:marTop w:val="0"/>
                                  <w:marBottom w:val="0"/>
                                  <w:divBdr>
                                    <w:top w:val="none" w:sz="0" w:space="0" w:color="auto"/>
                                    <w:left w:val="none" w:sz="0" w:space="0" w:color="auto"/>
                                    <w:bottom w:val="none" w:sz="0" w:space="0" w:color="auto"/>
                                    <w:right w:val="none" w:sz="0" w:space="0" w:color="auto"/>
                                  </w:divBdr>
                                  <w:divsChild>
                                    <w:div w:id="16958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919158">
                          <w:marLeft w:val="0"/>
                          <w:marRight w:val="0"/>
                          <w:marTop w:val="0"/>
                          <w:marBottom w:val="0"/>
                          <w:divBdr>
                            <w:top w:val="none" w:sz="0" w:space="0" w:color="auto"/>
                            <w:left w:val="none" w:sz="0" w:space="0" w:color="auto"/>
                            <w:bottom w:val="none" w:sz="0" w:space="0" w:color="auto"/>
                            <w:right w:val="none" w:sz="0" w:space="0" w:color="auto"/>
                          </w:divBdr>
                        </w:div>
                        <w:div w:id="2115324839">
                          <w:marLeft w:val="0"/>
                          <w:marRight w:val="0"/>
                          <w:marTop w:val="450"/>
                          <w:marBottom w:val="450"/>
                          <w:divBdr>
                            <w:top w:val="none" w:sz="0" w:space="0" w:color="auto"/>
                            <w:left w:val="single" w:sz="24" w:space="0" w:color="6DB33F"/>
                            <w:bottom w:val="none" w:sz="0" w:space="0" w:color="auto"/>
                            <w:right w:val="none" w:sz="0" w:space="0" w:color="auto"/>
                          </w:divBdr>
                        </w:div>
                        <w:div w:id="1727027007">
                          <w:marLeft w:val="0"/>
                          <w:marRight w:val="0"/>
                          <w:marTop w:val="0"/>
                          <w:marBottom w:val="0"/>
                          <w:divBdr>
                            <w:top w:val="none" w:sz="0" w:space="0" w:color="auto"/>
                            <w:left w:val="none" w:sz="0" w:space="0" w:color="auto"/>
                            <w:bottom w:val="none" w:sz="0" w:space="0" w:color="auto"/>
                            <w:right w:val="none" w:sz="0" w:space="0" w:color="auto"/>
                          </w:divBdr>
                        </w:div>
                        <w:div w:id="1780563422">
                          <w:marLeft w:val="0"/>
                          <w:marRight w:val="0"/>
                          <w:marTop w:val="450"/>
                          <w:marBottom w:val="450"/>
                          <w:divBdr>
                            <w:top w:val="none" w:sz="0" w:space="0" w:color="auto"/>
                            <w:left w:val="single" w:sz="24" w:space="0" w:color="6DB33F"/>
                            <w:bottom w:val="none" w:sz="0" w:space="0" w:color="auto"/>
                            <w:right w:val="none" w:sz="0" w:space="0" w:color="auto"/>
                          </w:divBdr>
                          <w:divsChild>
                            <w:div w:id="558976923">
                              <w:marLeft w:val="0"/>
                              <w:marRight w:val="0"/>
                              <w:marTop w:val="0"/>
                              <w:marBottom w:val="0"/>
                              <w:divBdr>
                                <w:top w:val="none" w:sz="0" w:space="0" w:color="auto"/>
                                <w:left w:val="none" w:sz="0" w:space="0" w:color="auto"/>
                                <w:bottom w:val="none" w:sz="0" w:space="0" w:color="auto"/>
                                <w:right w:val="none" w:sz="0" w:space="0" w:color="auto"/>
                              </w:divBdr>
                            </w:div>
                            <w:div w:id="2071800914">
                              <w:marLeft w:val="0"/>
                              <w:marRight w:val="0"/>
                              <w:marTop w:val="0"/>
                              <w:marBottom w:val="0"/>
                              <w:divBdr>
                                <w:top w:val="none" w:sz="0" w:space="0" w:color="auto"/>
                                <w:left w:val="none" w:sz="0" w:space="0" w:color="auto"/>
                                <w:bottom w:val="none" w:sz="0" w:space="0" w:color="auto"/>
                                <w:right w:val="none" w:sz="0" w:space="0" w:color="auto"/>
                              </w:divBdr>
                            </w:div>
                            <w:div w:id="1238395089">
                              <w:marLeft w:val="0"/>
                              <w:marRight w:val="0"/>
                              <w:marTop w:val="0"/>
                              <w:marBottom w:val="0"/>
                              <w:divBdr>
                                <w:top w:val="none" w:sz="0" w:space="0" w:color="auto"/>
                                <w:left w:val="none" w:sz="0" w:space="0" w:color="auto"/>
                                <w:bottom w:val="none" w:sz="0" w:space="0" w:color="auto"/>
                                <w:right w:val="none" w:sz="0" w:space="0" w:color="auto"/>
                              </w:divBdr>
                            </w:div>
                          </w:divsChild>
                        </w:div>
                        <w:div w:id="2072149461">
                          <w:marLeft w:val="0"/>
                          <w:marRight w:val="0"/>
                          <w:marTop w:val="0"/>
                          <w:marBottom w:val="0"/>
                          <w:divBdr>
                            <w:top w:val="none" w:sz="0" w:space="0" w:color="auto"/>
                            <w:left w:val="none" w:sz="0" w:space="0" w:color="auto"/>
                            <w:bottom w:val="none" w:sz="0" w:space="0" w:color="auto"/>
                            <w:right w:val="none" w:sz="0" w:space="0" w:color="auto"/>
                          </w:divBdr>
                        </w:div>
                        <w:div w:id="1615013946">
                          <w:marLeft w:val="0"/>
                          <w:marRight w:val="0"/>
                          <w:marTop w:val="0"/>
                          <w:marBottom w:val="0"/>
                          <w:divBdr>
                            <w:top w:val="none" w:sz="0" w:space="0" w:color="auto"/>
                            <w:left w:val="none" w:sz="0" w:space="0" w:color="auto"/>
                            <w:bottom w:val="none" w:sz="0" w:space="0" w:color="auto"/>
                            <w:right w:val="none" w:sz="0" w:space="0" w:color="auto"/>
                          </w:divBdr>
                          <w:divsChild>
                            <w:div w:id="17230197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18854448">
                                  <w:marLeft w:val="0"/>
                                  <w:marRight w:val="0"/>
                                  <w:marTop w:val="0"/>
                                  <w:marBottom w:val="0"/>
                                  <w:divBdr>
                                    <w:top w:val="none" w:sz="0" w:space="0" w:color="auto"/>
                                    <w:left w:val="none" w:sz="0" w:space="0" w:color="auto"/>
                                    <w:bottom w:val="none" w:sz="0" w:space="0" w:color="auto"/>
                                    <w:right w:val="none" w:sz="0" w:space="0" w:color="auto"/>
                                  </w:divBdr>
                                  <w:divsChild>
                                    <w:div w:id="2880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098283">
                          <w:marLeft w:val="0"/>
                          <w:marRight w:val="0"/>
                          <w:marTop w:val="0"/>
                          <w:marBottom w:val="0"/>
                          <w:divBdr>
                            <w:top w:val="none" w:sz="0" w:space="0" w:color="auto"/>
                            <w:left w:val="none" w:sz="0" w:space="0" w:color="auto"/>
                            <w:bottom w:val="none" w:sz="0" w:space="0" w:color="auto"/>
                            <w:right w:val="none" w:sz="0" w:space="0" w:color="auto"/>
                          </w:divBdr>
                        </w:div>
                      </w:divsChild>
                    </w:div>
                    <w:div w:id="1638486990">
                      <w:marLeft w:val="0"/>
                      <w:marRight w:val="0"/>
                      <w:marTop w:val="0"/>
                      <w:marBottom w:val="0"/>
                      <w:divBdr>
                        <w:top w:val="none" w:sz="0" w:space="0" w:color="auto"/>
                        <w:left w:val="none" w:sz="0" w:space="0" w:color="auto"/>
                        <w:bottom w:val="none" w:sz="0" w:space="0" w:color="auto"/>
                        <w:right w:val="none" w:sz="0" w:space="0" w:color="auto"/>
                      </w:divBdr>
                      <w:divsChild>
                        <w:div w:id="326131168">
                          <w:marLeft w:val="0"/>
                          <w:marRight w:val="0"/>
                          <w:marTop w:val="0"/>
                          <w:marBottom w:val="0"/>
                          <w:divBdr>
                            <w:top w:val="none" w:sz="0" w:space="0" w:color="auto"/>
                            <w:left w:val="none" w:sz="0" w:space="0" w:color="auto"/>
                            <w:bottom w:val="none" w:sz="0" w:space="0" w:color="auto"/>
                            <w:right w:val="none" w:sz="0" w:space="0" w:color="auto"/>
                          </w:divBdr>
                        </w:div>
                        <w:div w:id="1979337214">
                          <w:marLeft w:val="0"/>
                          <w:marRight w:val="0"/>
                          <w:marTop w:val="0"/>
                          <w:marBottom w:val="0"/>
                          <w:divBdr>
                            <w:top w:val="none" w:sz="0" w:space="0" w:color="auto"/>
                            <w:left w:val="none" w:sz="0" w:space="0" w:color="auto"/>
                            <w:bottom w:val="none" w:sz="0" w:space="0" w:color="auto"/>
                            <w:right w:val="none" w:sz="0" w:space="0" w:color="auto"/>
                          </w:divBdr>
                        </w:div>
                        <w:div w:id="94910809">
                          <w:marLeft w:val="0"/>
                          <w:marRight w:val="0"/>
                          <w:marTop w:val="0"/>
                          <w:marBottom w:val="0"/>
                          <w:divBdr>
                            <w:top w:val="none" w:sz="0" w:space="0" w:color="auto"/>
                            <w:left w:val="none" w:sz="0" w:space="0" w:color="auto"/>
                            <w:bottom w:val="none" w:sz="0" w:space="0" w:color="auto"/>
                            <w:right w:val="none" w:sz="0" w:space="0" w:color="auto"/>
                          </w:divBdr>
                          <w:divsChild>
                            <w:div w:id="14182173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08551244">
                                  <w:marLeft w:val="0"/>
                                  <w:marRight w:val="0"/>
                                  <w:marTop w:val="0"/>
                                  <w:marBottom w:val="0"/>
                                  <w:divBdr>
                                    <w:top w:val="none" w:sz="0" w:space="0" w:color="auto"/>
                                    <w:left w:val="none" w:sz="0" w:space="0" w:color="auto"/>
                                    <w:bottom w:val="none" w:sz="0" w:space="0" w:color="auto"/>
                                    <w:right w:val="none" w:sz="0" w:space="0" w:color="auto"/>
                                  </w:divBdr>
                                  <w:divsChild>
                                    <w:div w:id="7416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940106">
                          <w:marLeft w:val="0"/>
                          <w:marRight w:val="0"/>
                          <w:marTop w:val="0"/>
                          <w:marBottom w:val="0"/>
                          <w:divBdr>
                            <w:top w:val="none" w:sz="0" w:space="0" w:color="auto"/>
                            <w:left w:val="none" w:sz="0" w:space="0" w:color="auto"/>
                            <w:bottom w:val="none" w:sz="0" w:space="0" w:color="auto"/>
                            <w:right w:val="none" w:sz="0" w:space="0" w:color="auto"/>
                          </w:divBdr>
                        </w:div>
                        <w:div w:id="1490899511">
                          <w:marLeft w:val="0"/>
                          <w:marRight w:val="0"/>
                          <w:marTop w:val="0"/>
                          <w:marBottom w:val="0"/>
                          <w:divBdr>
                            <w:top w:val="none" w:sz="0" w:space="0" w:color="auto"/>
                            <w:left w:val="none" w:sz="0" w:space="0" w:color="auto"/>
                            <w:bottom w:val="none" w:sz="0" w:space="0" w:color="auto"/>
                            <w:right w:val="none" w:sz="0" w:space="0" w:color="auto"/>
                          </w:divBdr>
                          <w:divsChild>
                            <w:div w:id="12666162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16053430">
                                  <w:marLeft w:val="0"/>
                                  <w:marRight w:val="0"/>
                                  <w:marTop w:val="0"/>
                                  <w:marBottom w:val="0"/>
                                  <w:divBdr>
                                    <w:top w:val="none" w:sz="0" w:space="0" w:color="auto"/>
                                    <w:left w:val="none" w:sz="0" w:space="0" w:color="auto"/>
                                    <w:bottom w:val="none" w:sz="0" w:space="0" w:color="auto"/>
                                    <w:right w:val="none" w:sz="0" w:space="0" w:color="auto"/>
                                  </w:divBdr>
                                  <w:divsChild>
                                    <w:div w:id="19221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47839">
                          <w:marLeft w:val="0"/>
                          <w:marRight w:val="0"/>
                          <w:marTop w:val="0"/>
                          <w:marBottom w:val="0"/>
                          <w:divBdr>
                            <w:top w:val="none" w:sz="0" w:space="0" w:color="auto"/>
                            <w:left w:val="none" w:sz="0" w:space="0" w:color="auto"/>
                            <w:bottom w:val="none" w:sz="0" w:space="0" w:color="auto"/>
                            <w:right w:val="none" w:sz="0" w:space="0" w:color="auto"/>
                          </w:divBdr>
                        </w:div>
                        <w:div w:id="1180772604">
                          <w:marLeft w:val="0"/>
                          <w:marRight w:val="0"/>
                          <w:marTop w:val="450"/>
                          <w:marBottom w:val="450"/>
                          <w:divBdr>
                            <w:top w:val="none" w:sz="0" w:space="0" w:color="auto"/>
                            <w:left w:val="single" w:sz="24" w:space="0" w:color="6DB33F"/>
                            <w:bottom w:val="none" w:sz="0" w:space="0" w:color="auto"/>
                            <w:right w:val="none" w:sz="0" w:space="0" w:color="auto"/>
                          </w:divBdr>
                        </w:div>
                      </w:divsChild>
                    </w:div>
                    <w:div w:id="699088916">
                      <w:marLeft w:val="0"/>
                      <w:marRight w:val="0"/>
                      <w:marTop w:val="0"/>
                      <w:marBottom w:val="0"/>
                      <w:divBdr>
                        <w:top w:val="none" w:sz="0" w:space="0" w:color="auto"/>
                        <w:left w:val="none" w:sz="0" w:space="0" w:color="auto"/>
                        <w:bottom w:val="none" w:sz="0" w:space="0" w:color="auto"/>
                        <w:right w:val="none" w:sz="0" w:space="0" w:color="auto"/>
                      </w:divBdr>
                      <w:divsChild>
                        <w:div w:id="764155791">
                          <w:marLeft w:val="0"/>
                          <w:marRight w:val="0"/>
                          <w:marTop w:val="0"/>
                          <w:marBottom w:val="0"/>
                          <w:divBdr>
                            <w:top w:val="none" w:sz="0" w:space="0" w:color="auto"/>
                            <w:left w:val="none" w:sz="0" w:space="0" w:color="auto"/>
                            <w:bottom w:val="none" w:sz="0" w:space="0" w:color="auto"/>
                            <w:right w:val="none" w:sz="0" w:space="0" w:color="auto"/>
                          </w:divBdr>
                        </w:div>
                        <w:div w:id="1329023244">
                          <w:marLeft w:val="0"/>
                          <w:marRight w:val="0"/>
                          <w:marTop w:val="0"/>
                          <w:marBottom w:val="0"/>
                          <w:divBdr>
                            <w:top w:val="none" w:sz="0" w:space="0" w:color="auto"/>
                            <w:left w:val="none" w:sz="0" w:space="0" w:color="auto"/>
                            <w:bottom w:val="none" w:sz="0" w:space="0" w:color="auto"/>
                            <w:right w:val="none" w:sz="0" w:space="0" w:color="auto"/>
                          </w:divBdr>
                        </w:div>
                        <w:div w:id="53509467">
                          <w:marLeft w:val="0"/>
                          <w:marRight w:val="0"/>
                          <w:marTop w:val="0"/>
                          <w:marBottom w:val="0"/>
                          <w:divBdr>
                            <w:top w:val="none" w:sz="0" w:space="0" w:color="auto"/>
                            <w:left w:val="none" w:sz="0" w:space="0" w:color="auto"/>
                            <w:bottom w:val="none" w:sz="0" w:space="0" w:color="auto"/>
                            <w:right w:val="none" w:sz="0" w:space="0" w:color="auto"/>
                          </w:divBdr>
                          <w:divsChild>
                            <w:div w:id="7602993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86685762">
                                  <w:marLeft w:val="0"/>
                                  <w:marRight w:val="0"/>
                                  <w:marTop w:val="0"/>
                                  <w:marBottom w:val="0"/>
                                  <w:divBdr>
                                    <w:top w:val="none" w:sz="0" w:space="0" w:color="auto"/>
                                    <w:left w:val="none" w:sz="0" w:space="0" w:color="auto"/>
                                    <w:bottom w:val="none" w:sz="0" w:space="0" w:color="auto"/>
                                    <w:right w:val="none" w:sz="0" w:space="0" w:color="auto"/>
                                  </w:divBdr>
                                  <w:divsChild>
                                    <w:div w:id="19885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4657">
                  <w:marLeft w:val="0"/>
                  <w:marRight w:val="0"/>
                  <w:marTop w:val="0"/>
                  <w:marBottom w:val="0"/>
                  <w:divBdr>
                    <w:top w:val="none" w:sz="0" w:space="0" w:color="auto"/>
                    <w:left w:val="none" w:sz="0" w:space="0" w:color="auto"/>
                    <w:bottom w:val="none" w:sz="0" w:space="0" w:color="auto"/>
                    <w:right w:val="none" w:sz="0" w:space="0" w:color="auto"/>
                  </w:divBdr>
                  <w:divsChild>
                    <w:div w:id="937298922">
                      <w:marLeft w:val="0"/>
                      <w:marRight w:val="0"/>
                      <w:marTop w:val="0"/>
                      <w:marBottom w:val="0"/>
                      <w:divBdr>
                        <w:top w:val="none" w:sz="0" w:space="0" w:color="auto"/>
                        <w:left w:val="none" w:sz="0" w:space="0" w:color="auto"/>
                        <w:bottom w:val="none" w:sz="0" w:space="0" w:color="auto"/>
                        <w:right w:val="none" w:sz="0" w:space="0" w:color="auto"/>
                      </w:divBdr>
                    </w:div>
                    <w:div w:id="752699197">
                      <w:marLeft w:val="0"/>
                      <w:marRight w:val="0"/>
                      <w:marTop w:val="0"/>
                      <w:marBottom w:val="0"/>
                      <w:divBdr>
                        <w:top w:val="none" w:sz="0" w:space="0" w:color="auto"/>
                        <w:left w:val="none" w:sz="0" w:space="0" w:color="auto"/>
                        <w:bottom w:val="none" w:sz="0" w:space="0" w:color="auto"/>
                        <w:right w:val="none" w:sz="0" w:space="0" w:color="auto"/>
                      </w:divBdr>
                    </w:div>
                    <w:div w:id="2015499674">
                      <w:marLeft w:val="0"/>
                      <w:marRight w:val="0"/>
                      <w:marTop w:val="0"/>
                      <w:marBottom w:val="0"/>
                      <w:divBdr>
                        <w:top w:val="none" w:sz="0" w:space="0" w:color="auto"/>
                        <w:left w:val="none" w:sz="0" w:space="0" w:color="auto"/>
                        <w:bottom w:val="none" w:sz="0" w:space="0" w:color="auto"/>
                        <w:right w:val="none" w:sz="0" w:space="0" w:color="auto"/>
                      </w:divBdr>
                      <w:divsChild>
                        <w:div w:id="14639613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06360934">
                              <w:marLeft w:val="0"/>
                              <w:marRight w:val="0"/>
                              <w:marTop w:val="0"/>
                              <w:marBottom w:val="0"/>
                              <w:divBdr>
                                <w:top w:val="none" w:sz="0" w:space="0" w:color="auto"/>
                                <w:left w:val="none" w:sz="0" w:space="0" w:color="auto"/>
                                <w:bottom w:val="none" w:sz="0" w:space="0" w:color="auto"/>
                                <w:right w:val="none" w:sz="0" w:space="0" w:color="auto"/>
                              </w:divBdr>
                              <w:divsChild>
                                <w:div w:id="249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86257">
                      <w:marLeft w:val="0"/>
                      <w:marRight w:val="0"/>
                      <w:marTop w:val="0"/>
                      <w:marBottom w:val="0"/>
                      <w:divBdr>
                        <w:top w:val="none" w:sz="0" w:space="0" w:color="auto"/>
                        <w:left w:val="none" w:sz="0" w:space="0" w:color="auto"/>
                        <w:bottom w:val="none" w:sz="0" w:space="0" w:color="auto"/>
                        <w:right w:val="none" w:sz="0" w:space="0" w:color="auto"/>
                      </w:divBdr>
                    </w:div>
                    <w:div w:id="1279333552">
                      <w:marLeft w:val="0"/>
                      <w:marRight w:val="0"/>
                      <w:marTop w:val="0"/>
                      <w:marBottom w:val="0"/>
                      <w:divBdr>
                        <w:top w:val="none" w:sz="0" w:space="0" w:color="auto"/>
                        <w:left w:val="none" w:sz="0" w:space="0" w:color="auto"/>
                        <w:bottom w:val="none" w:sz="0" w:space="0" w:color="auto"/>
                        <w:right w:val="none" w:sz="0" w:space="0" w:color="auto"/>
                      </w:divBdr>
                      <w:divsChild>
                        <w:div w:id="124552873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800577">
                              <w:marLeft w:val="0"/>
                              <w:marRight w:val="0"/>
                              <w:marTop w:val="0"/>
                              <w:marBottom w:val="0"/>
                              <w:divBdr>
                                <w:top w:val="none" w:sz="0" w:space="0" w:color="auto"/>
                                <w:left w:val="none" w:sz="0" w:space="0" w:color="auto"/>
                                <w:bottom w:val="none" w:sz="0" w:space="0" w:color="auto"/>
                                <w:right w:val="none" w:sz="0" w:space="0" w:color="auto"/>
                              </w:divBdr>
                              <w:divsChild>
                                <w:div w:id="9396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85470">
                      <w:marLeft w:val="0"/>
                      <w:marRight w:val="0"/>
                      <w:marTop w:val="0"/>
                      <w:marBottom w:val="0"/>
                      <w:divBdr>
                        <w:top w:val="none" w:sz="0" w:space="0" w:color="auto"/>
                        <w:left w:val="none" w:sz="0" w:space="0" w:color="auto"/>
                        <w:bottom w:val="none" w:sz="0" w:space="0" w:color="auto"/>
                        <w:right w:val="none" w:sz="0" w:space="0" w:color="auto"/>
                      </w:divBdr>
                    </w:div>
                  </w:divsChild>
                </w:div>
                <w:div w:id="1306930481">
                  <w:marLeft w:val="0"/>
                  <w:marRight w:val="0"/>
                  <w:marTop w:val="0"/>
                  <w:marBottom w:val="0"/>
                  <w:divBdr>
                    <w:top w:val="none" w:sz="0" w:space="0" w:color="auto"/>
                    <w:left w:val="none" w:sz="0" w:space="0" w:color="auto"/>
                    <w:bottom w:val="none" w:sz="0" w:space="0" w:color="auto"/>
                    <w:right w:val="none" w:sz="0" w:space="0" w:color="auto"/>
                  </w:divBdr>
                  <w:divsChild>
                    <w:div w:id="895629083">
                      <w:marLeft w:val="0"/>
                      <w:marRight w:val="0"/>
                      <w:marTop w:val="0"/>
                      <w:marBottom w:val="0"/>
                      <w:divBdr>
                        <w:top w:val="none" w:sz="0" w:space="0" w:color="auto"/>
                        <w:left w:val="none" w:sz="0" w:space="0" w:color="auto"/>
                        <w:bottom w:val="none" w:sz="0" w:space="0" w:color="auto"/>
                        <w:right w:val="none" w:sz="0" w:space="0" w:color="auto"/>
                      </w:divBdr>
                    </w:div>
                    <w:div w:id="382946140">
                      <w:marLeft w:val="0"/>
                      <w:marRight w:val="0"/>
                      <w:marTop w:val="0"/>
                      <w:marBottom w:val="0"/>
                      <w:divBdr>
                        <w:top w:val="none" w:sz="0" w:space="0" w:color="auto"/>
                        <w:left w:val="none" w:sz="0" w:space="0" w:color="auto"/>
                        <w:bottom w:val="none" w:sz="0" w:space="0" w:color="auto"/>
                        <w:right w:val="none" w:sz="0" w:space="0" w:color="auto"/>
                      </w:divBdr>
                    </w:div>
                    <w:div w:id="889418197">
                      <w:marLeft w:val="0"/>
                      <w:marRight w:val="0"/>
                      <w:marTop w:val="0"/>
                      <w:marBottom w:val="0"/>
                      <w:divBdr>
                        <w:top w:val="none" w:sz="0" w:space="0" w:color="auto"/>
                        <w:left w:val="none" w:sz="0" w:space="0" w:color="auto"/>
                        <w:bottom w:val="none" w:sz="0" w:space="0" w:color="auto"/>
                        <w:right w:val="none" w:sz="0" w:space="0" w:color="auto"/>
                      </w:divBdr>
                    </w:div>
                    <w:div w:id="741875610">
                      <w:marLeft w:val="0"/>
                      <w:marRight w:val="0"/>
                      <w:marTop w:val="0"/>
                      <w:marBottom w:val="0"/>
                      <w:divBdr>
                        <w:top w:val="none" w:sz="0" w:space="0" w:color="auto"/>
                        <w:left w:val="none" w:sz="0" w:space="0" w:color="auto"/>
                        <w:bottom w:val="none" w:sz="0" w:space="0" w:color="auto"/>
                        <w:right w:val="none" w:sz="0" w:space="0" w:color="auto"/>
                      </w:divBdr>
                      <w:divsChild>
                        <w:div w:id="873734895">
                          <w:marLeft w:val="0"/>
                          <w:marRight w:val="0"/>
                          <w:marTop w:val="0"/>
                          <w:marBottom w:val="0"/>
                          <w:divBdr>
                            <w:top w:val="none" w:sz="0" w:space="0" w:color="auto"/>
                            <w:left w:val="none" w:sz="0" w:space="0" w:color="auto"/>
                            <w:bottom w:val="none" w:sz="0" w:space="0" w:color="auto"/>
                            <w:right w:val="none" w:sz="0" w:space="0" w:color="auto"/>
                          </w:divBdr>
                        </w:div>
                        <w:div w:id="2110661683">
                          <w:marLeft w:val="0"/>
                          <w:marRight w:val="0"/>
                          <w:marTop w:val="0"/>
                          <w:marBottom w:val="0"/>
                          <w:divBdr>
                            <w:top w:val="none" w:sz="0" w:space="0" w:color="auto"/>
                            <w:left w:val="none" w:sz="0" w:space="0" w:color="auto"/>
                            <w:bottom w:val="none" w:sz="0" w:space="0" w:color="auto"/>
                            <w:right w:val="none" w:sz="0" w:space="0" w:color="auto"/>
                          </w:divBdr>
                        </w:div>
                        <w:div w:id="1418165688">
                          <w:marLeft w:val="0"/>
                          <w:marRight w:val="0"/>
                          <w:marTop w:val="0"/>
                          <w:marBottom w:val="0"/>
                          <w:divBdr>
                            <w:top w:val="none" w:sz="0" w:space="0" w:color="auto"/>
                            <w:left w:val="none" w:sz="0" w:space="0" w:color="auto"/>
                            <w:bottom w:val="none" w:sz="0" w:space="0" w:color="auto"/>
                            <w:right w:val="none" w:sz="0" w:space="0" w:color="auto"/>
                          </w:divBdr>
                        </w:div>
                        <w:div w:id="444079057">
                          <w:marLeft w:val="0"/>
                          <w:marRight w:val="0"/>
                          <w:marTop w:val="0"/>
                          <w:marBottom w:val="0"/>
                          <w:divBdr>
                            <w:top w:val="none" w:sz="0" w:space="0" w:color="auto"/>
                            <w:left w:val="none" w:sz="0" w:space="0" w:color="auto"/>
                            <w:bottom w:val="none" w:sz="0" w:space="0" w:color="auto"/>
                            <w:right w:val="none" w:sz="0" w:space="0" w:color="auto"/>
                          </w:divBdr>
                        </w:div>
                        <w:div w:id="859975266">
                          <w:marLeft w:val="0"/>
                          <w:marRight w:val="0"/>
                          <w:marTop w:val="0"/>
                          <w:marBottom w:val="0"/>
                          <w:divBdr>
                            <w:top w:val="none" w:sz="0" w:space="0" w:color="auto"/>
                            <w:left w:val="none" w:sz="0" w:space="0" w:color="auto"/>
                            <w:bottom w:val="none" w:sz="0" w:space="0" w:color="auto"/>
                            <w:right w:val="none" w:sz="0" w:space="0" w:color="auto"/>
                          </w:divBdr>
                          <w:divsChild>
                            <w:div w:id="21408754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419758350">
                                  <w:marLeft w:val="0"/>
                                  <w:marRight w:val="0"/>
                                  <w:marTop w:val="0"/>
                                  <w:marBottom w:val="0"/>
                                  <w:divBdr>
                                    <w:top w:val="none" w:sz="0" w:space="0" w:color="auto"/>
                                    <w:left w:val="none" w:sz="0" w:space="0" w:color="auto"/>
                                    <w:bottom w:val="none" w:sz="0" w:space="0" w:color="auto"/>
                                    <w:right w:val="none" w:sz="0" w:space="0" w:color="auto"/>
                                  </w:divBdr>
                                  <w:divsChild>
                                    <w:div w:id="8227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29809">
                          <w:marLeft w:val="0"/>
                          <w:marRight w:val="0"/>
                          <w:marTop w:val="0"/>
                          <w:marBottom w:val="0"/>
                          <w:divBdr>
                            <w:top w:val="none" w:sz="0" w:space="0" w:color="auto"/>
                            <w:left w:val="none" w:sz="0" w:space="0" w:color="auto"/>
                            <w:bottom w:val="none" w:sz="0" w:space="0" w:color="auto"/>
                            <w:right w:val="none" w:sz="0" w:space="0" w:color="auto"/>
                          </w:divBdr>
                        </w:div>
                        <w:div w:id="955909333">
                          <w:marLeft w:val="0"/>
                          <w:marRight w:val="0"/>
                          <w:marTop w:val="0"/>
                          <w:marBottom w:val="0"/>
                          <w:divBdr>
                            <w:top w:val="none" w:sz="0" w:space="0" w:color="auto"/>
                            <w:left w:val="none" w:sz="0" w:space="0" w:color="auto"/>
                            <w:bottom w:val="none" w:sz="0" w:space="0" w:color="auto"/>
                            <w:right w:val="none" w:sz="0" w:space="0" w:color="auto"/>
                          </w:divBdr>
                          <w:divsChild>
                            <w:div w:id="501236438">
                              <w:marLeft w:val="0"/>
                              <w:marRight w:val="0"/>
                              <w:marTop w:val="0"/>
                              <w:marBottom w:val="300"/>
                              <w:divBdr>
                                <w:top w:val="single" w:sz="6" w:space="15" w:color="E6E6E6"/>
                                <w:left w:val="single" w:sz="6" w:space="15" w:color="E6E6E6"/>
                                <w:bottom w:val="single" w:sz="6" w:space="15" w:color="E6E6E6"/>
                                <w:right w:val="single" w:sz="6" w:space="15" w:color="E6E6E6"/>
                              </w:divBdr>
                              <w:divsChild>
                                <w:div w:id="78528301">
                                  <w:marLeft w:val="0"/>
                                  <w:marRight w:val="0"/>
                                  <w:marTop w:val="0"/>
                                  <w:marBottom w:val="300"/>
                                  <w:divBdr>
                                    <w:top w:val="none" w:sz="0" w:space="0" w:color="auto"/>
                                    <w:left w:val="none" w:sz="0" w:space="0" w:color="auto"/>
                                    <w:bottom w:val="none" w:sz="0" w:space="0" w:color="auto"/>
                                    <w:right w:val="none" w:sz="0" w:space="0" w:color="auto"/>
                                  </w:divBdr>
                                  <w:divsChild>
                                    <w:div w:id="1816487546">
                                      <w:marLeft w:val="0"/>
                                      <w:marRight w:val="0"/>
                                      <w:marTop w:val="0"/>
                                      <w:marBottom w:val="0"/>
                                      <w:divBdr>
                                        <w:top w:val="none" w:sz="0" w:space="0" w:color="auto"/>
                                        <w:left w:val="none" w:sz="0" w:space="0" w:color="auto"/>
                                        <w:bottom w:val="none" w:sz="0" w:space="0" w:color="auto"/>
                                        <w:right w:val="none" w:sz="0" w:space="0" w:color="auto"/>
                                      </w:divBdr>
                                    </w:div>
                                  </w:divsChild>
                                </w:div>
                                <w:div w:id="1674214686">
                                  <w:marLeft w:val="0"/>
                                  <w:marRight w:val="0"/>
                                  <w:marTop w:val="0"/>
                                  <w:marBottom w:val="0"/>
                                  <w:divBdr>
                                    <w:top w:val="none" w:sz="0" w:space="0" w:color="auto"/>
                                    <w:left w:val="none" w:sz="0" w:space="0" w:color="auto"/>
                                    <w:bottom w:val="none" w:sz="0" w:space="0" w:color="auto"/>
                                    <w:right w:val="none" w:sz="0" w:space="0" w:color="auto"/>
                                  </w:divBdr>
                                  <w:divsChild>
                                    <w:div w:id="11530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28543">
                          <w:marLeft w:val="0"/>
                          <w:marRight w:val="0"/>
                          <w:marTop w:val="0"/>
                          <w:marBottom w:val="0"/>
                          <w:divBdr>
                            <w:top w:val="none" w:sz="0" w:space="0" w:color="auto"/>
                            <w:left w:val="none" w:sz="0" w:space="0" w:color="auto"/>
                            <w:bottom w:val="none" w:sz="0" w:space="0" w:color="auto"/>
                            <w:right w:val="none" w:sz="0" w:space="0" w:color="auto"/>
                          </w:divBdr>
                        </w:div>
                        <w:div w:id="34619947">
                          <w:marLeft w:val="0"/>
                          <w:marRight w:val="0"/>
                          <w:marTop w:val="0"/>
                          <w:marBottom w:val="0"/>
                          <w:divBdr>
                            <w:top w:val="none" w:sz="0" w:space="0" w:color="auto"/>
                            <w:left w:val="none" w:sz="0" w:space="0" w:color="auto"/>
                            <w:bottom w:val="none" w:sz="0" w:space="0" w:color="auto"/>
                            <w:right w:val="none" w:sz="0" w:space="0" w:color="auto"/>
                          </w:divBdr>
                          <w:divsChild>
                            <w:div w:id="16934125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771779808">
                                  <w:marLeft w:val="0"/>
                                  <w:marRight w:val="0"/>
                                  <w:marTop w:val="0"/>
                                  <w:marBottom w:val="0"/>
                                  <w:divBdr>
                                    <w:top w:val="none" w:sz="0" w:space="0" w:color="auto"/>
                                    <w:left w:val="none" w:sz="0" w:space="0" w:color="auto"/>
                                    <w:bottom w:val="none" w:sz="0" w:space="0" w:color="auto"/>
                                    <w:right w:val="none" w:sz="0" w:space="0" w:color="auto"/>
                                  </w:divBdr>
                                  <w:divsChild>
                                    <w:div w:id="20113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49058">
                          <w:marLeft w:val="0"/>
                          <w:marRight w:val="0"/>
                          <w:marTop w:val="0"/>
                          <w:marBottom w:val="0"/>
                          <w:divBdr>
                            <w:top w:val="none" w:sz="0" w:space="0" w:color="auto"/>
                            <w:left w:val="none" w:sz="0" w:space="0" w:color="auto"/>
                            <w:bottom w:val="none" w:sz="0" w:space="0" w:color="auto"/>
                            <w:right w:val="none" w:sz="0" w:space="0" w:color="auto"/>
                          </w:divBdr>
                        </w:div>
                        <w:div w:id="1745689096">
                          <w:marLeft w:val="0"/>
                          <w:marRight w:val="0"/>
                          <w:marTop w:val="0"/>
                          <w:marBottom w:val="0"/>
                          <w:divBdr>
                            <w:top w:val="none" w:sz="0" w:space="0" w:color="auto"/>
                            <w:left w:val="none" w:sz="0" w:space="0" w:color="auto"/>
                            <w:bottom w:val="none" w:sz="0" w:space="0" w:color="auto"/>
                            <w:right w:val="none" w:sz="0" w:space="0" w:color="auto"/>
                          </w:divBdr>
                          <w:divsChild>
                            <w:div w:id="153446247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79596009">
                                  <w:marLeft w:val="0"/>
                                  <w:marRight w:val="0"/>
                                  <w:marTop w:val="0"/>
                                  <w:marBottom w:val="0"/>
                                  <w:divBdr>
                                    <w:top w:val="none" w:sz="0" w:space="0" w:color="auto"/>
                                    <w:left w:val="none" w:sz="0" w:space="0" w:color="auto"/>
                                    <w:bottom w:val="none" w:sz="0" w:space="0" w:color="auto"/>
                                    <w:right w:val="none" w:sz="0" w:space="0" w:color="auto"/>
                                  </w:divBdr>
                                  <w:divsChild>
                                    <w:div w:id="21051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9897">
                          <w:marLeft w:val="0"/>
                          <w:marRight w:val="0"/>
                          <w:marTop w:val="0"/>
                          <w:marBottom w:val="0"/>
                          <w:divBdr>
                            <w:top w:val="none" w:sz="0" w:space="0" w:color="auto"/>
                            <w:left w:val="none" w:sz="0" w:space="0" w:color="auto"/>
                            <w:bottom w:val="none" w:sz="0" w:space="0" w:color="auto"/>
                            <w:right w:val="none" w:sz="0" w:space="0" w:color="auto"/>
                          </w:divBdr>
                        </w:div>
                        <w:div w:id="1573849952">
                          <w:marLeft w:val="0"/>
                          <w:marRight w:val="0"/>
                          <w:marTop w:val="0"/>
                          <w:marBottom w:val="0"/>
                          <w:divBdr>
                            <w:top w:val="none" w:sz="0" w:space="0" w:color="auto"/>
                            <w:left w:val="none" w:sz="0" w:space="0" w:color="auto"/>
                            <w:bottom w:val="none" w:sz="0" w:space="0" w:color="auto"/>
                            <w:right w:val="none" w:sz="0" w:space="0" w:color="auto"/>
                          </w:divBdr>
                        </w:div>
                        <w:div w:id="40256476">
                          <w:marLeft w:val="0"/>
                          <w:marRight w:val="0"/>
                          <w:marTop w:val="0"/>
                          <w:marBottom w:val="0"/>
                          <w:divBdr>
                            <w:top w:val="none" w:sz="0" w:space="0" w:color="auto"/>
                            <w:left w:val="none" w:sz="0" w:space="0" w:color="auto"/>
                            <w:bottom w:val="none" w:sz="0" w:space="0" w:color="auto"/>
                            <w:right w:val="none" w:sz="0" w:space="0" w:color="auto"/>
                          </w:divBdr>
                          <w:divsChild>
                            <w:div w:id="98955497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26891135">
                                  <w:marLeft w:val="0"/>
                                  <w:marRight w:val="0"/>
                                  <w:marTop w:val="0"/>
                                  <w:marBottom w:val="300"/>
                                  <w:divBdr>
                                    <w:top w:val="none" w:sz="0" w:space="0" w:color="auto"/>
                                    <w:left w:val="none" w:sz="0" w:space="0" w:color="auto"/>
                                    <w:bottom w:val="none" w:sz="0" w:space="0" w:color="auto"/>
                                    <w:right w:val="none" w:sz="0" w:space="0" w:color="auto"/>
                                  </w:divBdr>
                                  <w:divsChild>
                                    <w:div w:id="1674992456">
                                      <w:marLeft w:val="0"/>
                                      <w:marRight w:val="0"/>
                                      <w:marTop w:val="0"/>
                                      <w:marBottom w:val="0"/>
                                      <w:divBdr>
                                        <w:top w:val="none" w:sz="0" w:space="0" w:color="auto"/>
                                        <w:left w:val="none" w:sz="0" w:space="0" w:color="auto"/>
                                        <w:bottom w:val="none" w:sz="0" w:space="0" w:color="auto"/>
                                        <w:right w:val="none" w:sz="0" w:space="0" w:color="auto"/>
                                      </w:divBdr>
                                    </w:div>
                                  </w:divsChild>
                                </w:div>
                                <w:div w:id="2066757654">
                                  <w:marLeft w:val="0"/>
                                  <w:marRight w:val="0"/>
                                  <w:marTop w:val="0"/>
                                  <w:marBottom w:val="0"/>
                                  <w:divBdr>
                                    <w:top w:val="none" w:sz="0" w:space="0" w:color="auto"/>
                                    <w:left w:val="none" w:sz="0" w:space="0" w:color="auto"/>
                                    <w:bottom w:val="none" w:sz="0" w:space="0" w:color="auto"/>
                                    <w:right w:val="none" w:sz="0" w:space="0" w:color="auto"/>
                                  </w:divBdr>
                                  <w:divsChild>
                                    <w:div w:id="4510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0814">
                          <w:marLeft w:val="0"/>
                          <w:marRight w:val="0"/>
                          <w:marTop w:val="0"/>
                          <w:marBottom w:val="0"/>
                          <w:divBdr>
                            <w:top w:val="none" w:sz="0" w:space="0" w:color="auto"/>
                            <w:left w:val="none" w:sz="0" w:space="0" w:color="auto"/>
                            <w:bottom w:val="none" w:sz="0" w:space="0" w:color="auto"/>
                            <w:right w:val="none" w:sz="0" w:space="0" w:color="auto"/>
                          </w:divBdr>
                        </w:div>
                        <w:div w:id="1698850999">
                          <w:marLeft w:val="0"/>
                          <w:marRight w:val="0"/>
                          <w:marTop w:val="0"/>
                          <w:marBottom w:val="0"/>
                          <w:divBdr>
                            <w:top w:val="none" w:sz="0" w:space="0" w:color="auto"/>
                            <w:left w:val="none" w:sz="0" w:space="0" w:color="auto"/>
                            <w:bottom w:val="none" w:sz="0" w:space="0" w:color="auto"/>
                            <w:right w:val="none" w:sz="0" w:space="0" w:color="auto"/>
                          </w:divBdr>
                          <w:divsChild>
                            <w:div w:id="1689530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4392260">
                                  <w:marLeft w:val="0"/>
                                  <w:marRight w:val="0"/>
                                  <w:marTop w:val="0"/>
                                  <w:marBottom w:val="0"/>
                                  <w:divBdr>
                                    <w:top w:val="none" w:sz="0" w:space="0" w:color="auto"/>
                                    <w:left w:val="none" w:sz="0" w:space="0" w:color="auto"/>
                                    <w:bottom w:val="none" w:sz="0" w:space="0" w:color="auto"/>
                                    <w:right w:val="none" w:sz="0" w:space="0" w:color="auto"/>
                                  </w:divBdr>
                                  <w:divsChild>
                                    <w:div w:id="6071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59783">
                          <w:marLeft w:val="0"/>
                          <w:marRight w:val="0"/>
                          <w:marTop w:val="0"/>
                          <w:marBottom w:val="0"/>
                          <w:divBdr>
                            <w:top w:val="none" w:sz="0" w:space="0" w:color="auto"/>
                            <w:left w:val="none" w:sz="0" w:space="0" w:color="auto"/>
                            <w:bottom w:val="none" w:sz="0" w:space="0" w:color="auto"/>
                            <w:right w:val="none" w:sz="0" w:space="0" w:color="auto"/>
                          </w:divBdr>
                        </w:div>
                        <w:div w:id="1547373538">
                          <w:marLeft w:val="0"/>
                          <w:marRight w:val="0"/>
                          <w:marTop w:val="0"/>
                          <w:marBottom w:val="0"/>
                          <w:divBdr>
                            <w:top w:val="none" w:sz="0" w:space="0" w:color="auto"/>
                            <w:left w:val="none" w:sz="0" w:space="0" w:color="auto"/>
                            <w:bottom w:val="none" w:sz="0" w:space="0" w:color="auto"/>
                            <w:right w:val="none" w:sz="0" w:space="0" w:color="auto"/>
                          </w:divBdr>
                        </w:div>
                        <w:div w:id="959534859">
                          <w:marLeft w:val="0"/>
                          <w:marRight w:val="0"/>
                          <w:marTop w:val="0"/>
                          <w:marBottom w:val="0"/>
                          <w:divBdr>
                            <w:top w:val="none" w:sz="0" w:space="0" w:color="auto"/>
                            <w:left w:val="none" w:sz="0" w:space="0" w:color="auto"/>
                            <w:bottom w:val="none" w:sz="0" w:space="0" w:color="auto"/>
                            <w:right w:val="none" w:sz="0" w:space="0" w:color="auto"/>
                          </w:divBdr>
                          <w:divsChild>
                            <w:div w:id="172040202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8109338">
                                  <w:marLeft w:val="0"/>
                                  <w:marRight w:val="0"/>
                                  <w:marTop w:val="0"/>
                                  <w:marBottom w:val="300"/>
                                  <w:divBdr>
                                    <w:top w:val="none" w:sz="0" w:space="0" w:color="auto"/>
                                    <w:left w:val="none" w:sz="0" w:space="0" w:color="auto"/>
                                    <w:bottom w:val="none" w:sz="0" w:space="0" w:color="auto"/>
                                    <w:right w:val="none" w:sz="0" w:space="0" w:color="auto"/>
                                  </w:divBdr>
                                  <w:divsChild>
                                    <w:div w:id="1887719165">
                                      <w:marLeft w:val="0"/>
                                      <w:marRight w:val="0"/>
                                      <w:marTop w:val="0"/>
                                      <w:marBottom w:val="0"/>
                                      <w:divBdr>
                                        <w:top w:val="none" w:sz="0" w:space="0" w:color="auto"/>
                                        <w:left w:val="none" w:sz="0" w:space="0" w:color="auto"/>
                                        <w:bottom w:val="none" w:sz="0" w:space="0" w:color="auto"/>
                                        <w:right w:val="none" w:sz="0" w:space="0" w:color="auto"/>
                                      </w:divBdr>
                                    </w:div>
                                  </w:divsChild>
                                </w:div>
                                <w:div w:id="292060455">
                                  <w:marLeft w:val="0"/>
                                  <w:marRight w:val="0"/>
                                  <w:marTop w:val="0"/>
                                  <w:marBottom w:val="0"/>
                                  <w:divBdr>
                                    <w:top w:val="none" w:sz="0" w:space="0" w:color="auto"/>
                                    <w:left w:val="none" w:sz="0" w:space="0" w:color="auto"/>
                                    <w:bottom w:val="none" w:sz="0" w:space="0" w:color="auto"/>
                                    <w:right w:val="none" w:sz="0" w:space="0" w:color="auto"/>
                                  </w:divBdr>
                                  <w:divsChild>
                                    <w:div w:id="2005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5322">
                          <w:marLeft w:val="0"/>
                          <w:marRight w:val="0"/>
                          <w:marTop w:val="0"/>
                          <w:marBottom w:val="0"/>
                          <w:divBdr>
                            <w:top w:val="none" w:sz="0" w:space="0" w:color="auto"/>
                            <w:left w:val="none" w:sz="0" w:space="0" w:color="auto"/>
                            <w:bottom w:val="none" w:sz="0" w:space="0" w:color="auto"/>
                            <w:right w:val="none" w:sz="0" w:space="0" w:color="auto"/>
                          </w:divBdr>
                        </w:div>
                        <w:div w:id="1699426394">
                          <w:marLeft w:val="0"/>
                          <w:marRight w:val="0"/>
                          <w:marTop w:val="0"/>
                          <w:marBottom w:val="0"/>
                          <w:divBdr>
                            <w:top w:val="none" w:sz="0" w:space="0" w:color="auto"/>
                            <w:left w:val="none" w:sz="0" w:space="0" w:color="auto"/>
                            <w:bottom w:val="none" w:sz="0" w:space="0" w:color="auto"/>
                            <w:right w:val="none" w:sz="0" w:space="0" w:color="auto"/>
                          </w:divBdr>
                          <w:divsChild>
                            <w:div w:id="6211572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91465261">
                                  <w:marLeft w:val="0"/>
                                  <w:marRight w:val="0"/>
                                  <w:marTop w:val="0"/>
                                  <w:marBottom w:val="0"/>
                                  <w:divBdr>
                                    <w:top w:val="none" w:sz="0" w:space="0" w:color="auto"/>
                                    <w:left w:val="none" w:sz="0" w:space="0" w:color="auto"/>
                                    <w:bottom w:val="none" w:sz="0" w:space="0" w:color="auto"/>
                                    <w:right w:val="none" w:sz="0" w:space="0" w:color="auto"/>
                                  </w:divBdr>
                                  <w:divsChild>
                                    <w:div w:id="8125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8647">
                          <w:marLeft w:val="0"/>
                          <w:marRight w:val="0"/>
                          <w:marTop w:val="0"/>
                          <w:marBottom w:val="0"/>
                          <w:divBdr>
                            <w:top w:val="none" w:sz="0" w:space="0" w:color="auto"/>
                            <w:left w:val="none" w:sz="0" w:space="0" w:color="auto"/>
                            <w:bottom w:val="none" w:sz="0" w:space="0" w:color="auto"/>
                            <w:right w:val="none" w:sz="0" w:space="0" w:color="auto"/>
                          </w:divBdr>
                        </w:div>
                        <w:div w:id="1098015518">
                          <w:marLeft w:val="0"/>
                          <w:marRight w:val="0"/>
                          <w:marTop w:val="450"/>
                          <w:marBottom w:val="450"/>
                          <w:divBdr>
                            <w:top w:val="none" w:sz="0" w:space="0" w:color="auto"/>
                            <w:left w:val="single" w:sz="24" w:space="0" w:color="6DB33F"/>
                            <w:bottom w:val="none" w:sz="0" w:space="0" w:color="auto"/>
                            <w:right w:val="none" w:sz="0" w:space="0" w:color="auto"/>
                          </w:divBdr>
                        </w:div>
                      </w:divsChild>
                    </w:div>
                    <w:div w:id="808471375">
                      <w:marLeft w:val="0"/>
                      <w:marRight w:val="0"/>
                      <w:marTop w:val="0"/>
                      <w:marBottom w:val="0"/>
                      <w:divBdr>
                        <w:top w:val="none" w:sz="0" w:space="0" w:color="auto"/>
                        <w:left w:val="none" w:sz="0" w:space="0" w:color="auto"/>
                        <w:bottom w:val="none" w:sz="0" w:space="0" w:color="auto"/>
                        <w:right w:val="none" w:sz="0" w:space="0" w:color="auto"/>
                      </w:divBdr>
                      <w:divsChild>
                        <w:div w:id="2031910241">
                          <w:marLeft w:val="0"/>
                          <w:marRight w:val="0"/>
                          <w:marTop w:val="0"/>
                          <w:marBottom w:val="0"/>
                          <w:divBdr>
                            <w:top w:val="none" w:sz="0" w:space="0" w:color="auto"/>
                            <w:left w:val="none" w:sz="0" w:space="0" w:color="auto"/>
                            <w:bottom w:val="none" w:sz="0" w:space="0" w:color="auto"/>
                            <w:right w:val="none" w:sz="0" w:space="0" w:color="auto"/>
                          </w:divBdr>
                        </w:div>
                        <w:div w:id="907568132">
                          <w:marLeft w:val="0"/>
                          <w:marRight w:val="0"/>
                          <w:marTop w:val="450"/>
                          <w:marBottom w:val="450"/>
                          <w:divBdr>
                            <w:top w:val="none" w:sz="0" w:space="0" w:color="auto"/>
                            <w:left w:val="single" w:sz="24" w:space="0" w:color="6DB33F"/>
                            <w:bottom w:val="none" w:sz="0" w:space="0" w:color="auto"/>
                            <w:right w:val="none" w:sz="0" w:space="0" w:color="auto"/>
                          </w:divBdr>
                        </w:div>
                        <w:div w:id="85271946">
                          <w:marLeft w:val="0"/>
                          <w:marRight w:val="0"/>
                          <w:marTop w:val="0"/>
                          <w:marBottom w:val="0"/>
                          <w:divBdr>
                            <w:top w:val="none" w:sz="0" w:space="0" w:color="auto"/>
                            <w:left w:val="none" w:sz="0" w:space="0" w:color="auto"/>
                            <w:bottom w:val="none" w:sz="0" w:space="0" w:color="auto"/>
                            <w:right w:val="none" w:sz="0" w:space="0" w:color="auto"/>
                          </w:divBdr>
                        </w:div>
                        <w:div w:id="1524780871">
                          <w:marLeft w:val="0"/>
                          <w:marRight w:val="0"/>
                          <w:marTop w:val="0"/>
                          <w:marBottom w:val="0"/>
                          <w:divBdr>
                            <w:top w:val="none" w:sz="0" w:space="0" w:color="auto"/>
                            <w:left w:val="none" w:sz="0" w:space="0" w:color="auto"/>
                            <w:bottom w:val="none" w:sz="0" w:space="0" w:color="auto"/>
                            <w:right w:val="none" w:sz="0" w:space="0" w:color="auto"/>
                          </w:divBdr>
                        </w:div>
                        <w:div w:id="1209336619">
                          <w:marLeft w:val="0"/>
                          <w:marRight w:val="0"/>
                          <w:marTop w:val="0"/>
                          <w:marBottom w:val="0"/>
                          <w:divBdr>
                            <w:top w:val="none" w:sz="0" w:space="0" w:color="auto"/>
                            <w:left w:val="none" w:sz="0" w:space="0" w:color="auto"/>
                            <w:bottom w:val="none" w:sz="0" w:space="0" w:color="auto"/>
                            <w:right w:val="none" w:sz="0" w:space="0" w:color="auto"/>
                          </w:divBdr>
                          <w:divsChild>
                            <w:div w:id="16298976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89863364">
                                  <w:marLeft w:val="0"/>
                                  <w:marRight w:val="0"/>
                                  <w:marTop w:val="0"/>
                                  <w:marBottom w:val="0"/>
                                  <w:divBdr>
                                    <w:top w:val="none" w:sz="0" w:space="0" w:color="auto"/>
                                    <w:left w:val="none" w:sz="0" w:space="0" w:color="auto"/>
                                    <w:bottom w:val="none" w:sz="0" w:space="0" w:color="auto"/>
                                    <w:right w:val="none" w:sz="0" w:space="0" w:color="auto"/>
                                  </w:divBdr>
                                  <w:divsChild>
                                    <w:div w:id="204131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07486">
                          <w:marLeft w:val="0"/>
                          <w:marRight w:val="0"/>
                          <w:marTop w:val="0"/>
                          <w:marBottom w:val="0"/>
                          <w:divBdr>
                            <w:top w:val="none" w:sz="0" w:space="0" w:color="auto"/>
                            <w:left w:val="none" w:sz="0" w:space="0" w:color="auto"/>
                            <w:bottom w:val="none" w:sz="0" w:space="0" w:color="auto"/>
                            <w:right w:val="none" w:sz="0" w:space="0" w:color="auto"/>
                          </w:divBdr>
                        </w:div>
                        <w:div w:id="804856352">
                          <w:marLeft w:val="0"/>
                          <w:marRight w:val="0"/>
                          <w:marTop w:val="0"/>
                          <w:marBottom w:val="0"/>
                          <w:divBdr>
                            <w:top w:val="none" w:sz="0" w:space="0" w:color="auto"/>
                            <w:left w:val="none" w:sz="0" w:space="0" w:color="auto"/>
                            <w:bottom w:val="none" w:sz="0" w:space="0" w:color="auto"/>
                            <w:right w:val="none" w:sz="0" w:space="0" w:color="auto"/>
                          </w:divBdr>
                          <w:divsChild>
                            <w:div w:id="12231021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97010036">
                                  <w:marLeft w:val="0"/>
                                  <w:marRight w:val="0"/>
                                  <w:marTop w:val="0"/>
                                  <w:marBottom w:val="0"/>
                                  <w:divBdr>
                                    <w:top w:val="none" w:sz="0" w:space="0" w:color="auto"/>
                                    <w:left w:val="none" w:sz="0" w:space="0" w:color="auto"/>
                                    <w:bottom w:val="none" w:sz="0" w:space="0" w:color="auto"/>
                                    <w:right w:val="none" w:sz="0" w:space="0" w:color="auto"/>
                                  </w:divBdr>
                                  <w:divsChild>
                                    <w:div w:id="13456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29180">
                          <w:marLeft w:val="0"/>
                          <w:marRight w:val="0"/>
                          <w:marTop w:val="0"/>
                          <w:marBottom w:val="0"/>
                          <w:divBdr>
                            <w:top w:val="none" w:sz="0" w:space="0" w:color="auto"/>
                            <w:left w:val="none" w:sz="0" w:space="0" w:color="auto"/>
                            <w:bottom w:val="none" w:sz="0" w:space="0" w:color="auto"/>
                            <w:right w:val="none" w:sz="0" w:space="0" w:color="auto"/>
                          </w:divBdr>
                        </w:div>
                        <w:div w:id="425006823">
                          <w:marLeft w:val="0"/>
                          <w:marRight w:val="0"/>
                          <w:marTop w:val="0"/>
                          <w:marBottom w:val="0"/>
                          <w:divBdr>
                            <w:top w:val="none" w:sz="0" w:space="0" w:color="auto"/>
                            <w:left w:val="none" w:sz="0" w:space="0" w:color="auto"/>
                            <w:bottom w:val="none" w:sz="0" w:space="0" w:color="auto"/>
                            <w:right w:val="none" w:sz="0" w:space="0" w:color="auto"/>
                          </w:divBdr>
                        </w:div>
                        <w:div w:id="1317683006">
                          <w:marLeft w:val="0"/>
                          <w:marRight w:val="0"/>
                          <w:marTop w:val="0"/>
                          <w:marBottom w:val="0"/>
                          <w:divBdr>
                            <w:top w:val="none" w:sz="0" w:space="0" w:color="auto"/>
                            <w:left w:val="none" w:sz="0" w:space="0" w:color="auto"/>
                            <w:bottom w:val="none" w:sz="0" w:space="0" w:color="auto"/>
                            <w:right w:val="none" w:sz="0" w:space="0" w:color="auto"/>
                          </w:divBdr>
                          <w:divsChild>
                            <w:div w:id="4039134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00829529">
                                  <w:marLeft w:val="0"/>
                                  <w:marRight w:val="0"/>
                                  <w:marTop w:val="0"/>
                                  <w:marBottom w:val="0"/>
                                  <w:divBdr>
                                    <w:top w:val="none" w:sz="0" w:space="0" w:color="auto"/>
                                    <w:left w:val="none" w:sz="0" w:space="0" w:color="auto"/>
                                    <w:bottom w:val="none" w:sz="0" w:space="0" w:color="auto"/>
                                    <w:right w:val="none" w:sz="0" w:space="0" w:color="auto"/>
                                  </w:divBdr>
                                  <w:divsChild>
                                    <w:div w:id="7307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73067">
                          <w:marLeft w:val="0"/>
                          <w:marRight w:val="0"/>
                          <w:marTop w:val="0"/>
                          <w:marBottom w:val="0"/>
                          <w:divBdr>
                            <w:top w:val="none" w:sz="0" w:space="0" w:color="auto"/>
                            <w:left w:val="none" w:sz="0" w:space="0" w:color="auto"/>
                            <w:bottom w:val="none" w:sz="0" w:space="0" w:color="auto"/>
                            <w:right w:val="none" w:sz="0" w:space="0" w:color="auto"/>
                          </w:divBdr>
                        </w:div>
                        <w:div w:id="2061321459">
                          <w:marLeft w:val="0"/>
                          <w:marRight w:val="0"/>
                          <w:marTop w:val="0"/>
                          <w:marBottom w:val="0"/>
                          <w:divBdr>
                            <w:top w:val="none" w:sz="0" w:space="0" w:color="auto"/>
                            <w:left w:val="none" w:sz="0" w:space="0" w:color="auto"/>
                            <w:bottom w:val="none" w:sz="0" w:space="0" w:color="auto"/>
                            <w:right w:val="none" w:sz="0" w:space="0" w:color="auto"/>
                          </w:divBdr>
                        </w:div>
                        <w:div w:id="1830752871">
                          <w:marLeft w:val="0"/>
                          <w:marRight w:val="0"/>
                          <w:marTop w:val="0"/>
                          <w:marBottom w:val="0"/>
                          <w:divBdr>
                            <w:top w:val="none" w:sz="0" w:space="0" w:color="auto"/>
                            <w:left w:val="none" w:sz="0" w:space="0" w:color="auto"/>
                            <w:bottom w:val="none" w:sz="0" w:space="0" w:color="auto"/>
                            <w:right w:val="none" w:sz="0" w:space="0" w:color="auto"/>
                          </w:divBdr>
                          <w:divsChild>
                            <w:div w:id="16889482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2600360">
                                  <w:marLeft w:val="0"/>
                                  <w:marRight w:val="0"/>
                                  <w:marTop w:val="0"/>
                                  <w:marBottom w:val="0"/>
                                  <w:divBdr>
                                    <w:top w:val="none" w:sz="0" w:space="0" w:color="auto"/>
                                    <w:left w:val="none" w:sz="0" w:space="0" w:color="auto"/>
                                    <w:bottom w:val="none" w:sz="0" w:space="0" w:color="auto"/>
                                    <w:right w:val="none" w:sz="0" w:space="0" w:color="auto"/>
                                  </w:divBdr>
                                  <w:divsChild>
                                    <w:div w:id="10974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79600">
                          <w:marLeft w:val="0"/>
                          <w:marRight w:val="0"/>
                          <w:marTop w:val="0"/>
                          <w:marBottom w:val="0"/>
                          <w:divBdr>
                            <w:top w:val="none" w:sz="0" w:space="0" w:color="auto"/>
                            <w:left w:val="none" w:sz="0" w:space="0" w:color="auto"/>
                            <w:bottom w:val="none" w:sz="0" w:space="0" w:color="auto"/>
                            <w:right w:val="none" w:sz="0" w:space="0" w:color="auto"/>
                          </w:divBdr>
                        </w:div>
                        <w:div w:id="1109349062">
                          <w:marLeft w:val="0"/>
                          <w:marRight w:val="0"/>
                          <w:marTop w:val="450"/>
                          <w:marBottom w:val="450"/>
                          <w:divBdr>
                            <w:top w:val="none" w:sz="0" w:space="0" w:color="auto"/>
                            <w:left w:val="single" w:sz="24" w:space="0" w:color="6DB33F"/>
                            <w:bottom w:val="none" w:sz="0" w:space="0" w:color="auto"/>
                            <w:right w:val="none" w:sz="0" w:space="0" w:color="auto"/>
                          </w:divBdr>
                        </w:div>
                        <w:div w:id="1808429526">
                          <w:marLeft w:val="0"/>
                          <w:marRight w:val="0"/>
                          <w:marTop w:val="0"/>
                          <w:marBottom w:val="0"/>
                          <w:divBdr>
                            <w:top w:val="none" w:sz="0" w:space="0" w:color="auto"/>
                            <w:left w:val="none" w:sz="0" w:space="0" w:color="auto"/>
                            <w:bottom w:val="none" w:sz="0" w:space="0" w:color="auto"/>
                            <w:right w:val="none" w:sz="0" w:space="0" w:color="auto"/>
                          </w:divBdr>
                          <w:divsChild>
                            <w:div w:id="251553903">
                              <w:marLeft w:val="0"/>
                              <w:marRight w:val="0"/>
                              <w:marTop w:val="0"/>
                              <w:marBottom w:val="0"/>
                              <w:divBdr>
                                <w:top w:val="none" w:sz="0" w:space="0" w:color="auto"/>
                                <w:left w:val="none" w:sz="0" w:space="0" w:color="auto"/>
                                <w:bottom w:val="none" w:sz="0" w:space="0" w:color="auto"/>
                                <w:right w:val="none" w:sz="0" w:space="0" w:color="auto"/>
                              </w:divBdr>
                            </w:div>
                            <w:div w:id="2086604527">
                              <w:marLeft w:val="0"/>
                              <w:marRight w:val="0"/>
                              <w:marTop w:val="0"/>
                              <w:marBottom w:val="0"/>
                              <w:divBdr>
                                <w:top w:val="none" w:sz="0" w:space="0" w:color="auto"/>
                                <w:left w:val="none" w:sz="0" w:space="0" w:color="auto"/>
                                <w:bottom w:val="none" w:sz="0" w:space="0" w:color="auto"/>
                                <w:right w:val="none" w:sz="0" w:space="0" w:color="auto"/>
                              </w:divBdr>
                              <w:divsChild>
                                <w:div w:id="476841377">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2955287">
                                      <w:marLeft w:val="0"/>
                                      <w:marRight w:val="0"/>
                                      <w:marTop w:val="0"/>
                                      <w:marBottom w:val="0"/>
                                      <w:divBdr>
                                        <w:top w:val="none" w:sz="0" w:space="0" w:color="auto"/>
                                        <w:left w:val="none" w:sz="0" w:space="0" w:color="auto"/>
                                        <w:bottom w:val="none" w:sz="0" w:space="0" w:color="auto"/>
                                        <w:right w:val="none" w:sz="0" w:space="0" w:color="auto"/>
                                      </w:divBdr>
                                      <w:divsChild>
                                        <w:div w:id="4183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10940">
                              <w:marLeft w:val="0"/>
                              <w:marRight w:val="0"/>
                              <w:marTop w:val="0"/>
                              <w:marBottom w:val="0"/>
                              <w:divBdr>
                                <w:top w:val="none" w:sz="0" w:space="0" w:color="auto"/>
                                <w:left w:val="none" w:sz="0" w:space="0" w:color="auto"/>
                                <w:bottom w:val="none" w:sz="0" w:space="0" w:color="auto"/>
                                <w:right w:val="none" w:sz="0" w:space="0" w:color="auto"/>
                              </w:divBdr>
                            </w:div>
                            <w:div w:id="515852542">
                              <w:marLeft w:val="0"/>
                              <w:marRight w:val="0"/>
                              <w:marTop w:val="0"/>
                              <w:marBottom w:val="0"/>
                              <w:divBdr>
                                <w:top w:val="none" w:sz="0" w:space="0" w:color="auto"/>
                                <w:left w:val="none" w:sz="0" w:space="0" w:color="auto"/>
                                <w:bottom w:val="none" w:sz="0" w:space="0" w:color="auto"/>
                                <w:right w:val="none" w:sz="0" w:space="0" w:color="auto"/>
                              </w:divBdr>
                            </w:div>
                            <w:div w:id="1173298107">
                              <w:marLeft w:val="0"/>
                              <w:marRight w:val="0"/>
                              <w:marTop w:val="0"/>
                              <w:marBottom w:val="0"/>
                              <w:divBdr>
                                <w:top w:val="none" w:sz="0" w:space="0" w:color="auto"/>
                                <w:left w:val="none" w:sz="0" w:space="0" w:color="auto"/>
                                <w:bottom w:val="none" w:sz="0" w:space="0" w:color="auto"/>
                                <w:right w:val="none" w:sz="0" w:space="0" w:color="auto"/>
                              </w:divBdr>
                              <w:divsChild>
                                <w:div w:id="18574228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37696311">
                                      <w:marLeft w:val="0"/>
                                      <w:marRight w:val="0"/>
                                      <w:marTop w:val="0"/>
                                      <w:marBottom w:val="0"/>
                                      <w:divBdr>
                                        <w:top w:val="none" w:sz="0" w:space="0" w:color="auto"/>
                                        <w:left w:val="none" w:sz="0" w:space="0" w:color="auto"/>
                                        <w:bottom w:val="none" w:sz="0" w:space="0" w:color="auto"/>
                                        <w:right w:val="none" w:sz="0" w:space="0" w:color="auto"/>
                                      </w:divBdr>
                                      <w:divsChild>
                                        <w:div w:id="13469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44962">
                              <w:marLeft w:val="0"/>
                              <w:marRight w:val="0"/>
                              <w:marTop w:val="0"/>
                              <w:marBottom w:val="0"/>
                              <w:divBdr>
                                <w:top w:val="none" w:sz="0" w:space="0" w:color="auto"/>
                                <w:left w:val="none" w:sz="0" w:space="0" w:color="auto"/>
                                <w:bottom w:val="none" w:sz="0" w:space="0" w:color="auto"/>
                                <w:right w:val="none" w:sz="0" w:space="0" w:color="auto"/>
                              </w:divBdr>
                            </w:div>
                            <w:div w:id="1494177246">
                              <w:marLeft w:val="0"/>
                              <w:marRight w:val="0"/>
                              <w:marTop w:val="0"/>
                              <w:marBottom w:val="0"/>
                              <w:divBdr>
                                <w:top w:val="none" w:sz="0" w:space="0" w:color="auto"/>
                                <w:left w:val="none" w:sz="0" w:space="0" w:color="auto"/>
                                <w:bottom w:val="none" w:sz="0" w:space="0" w:color="auto"/>
                                <w:right w:val="none" w:sz="0" w:space="0" w:color="auto"/>
                              </w:divBdr>
                            </w:div>
                            <w:div w:id="758873300">
                              <w:marLeft w:val="0"/>
                              <w:marRight w:val="0"/>
                              <w:marTop w:val="0"/>
                              <w:marBottom w:val="0"/>
                              <w:divBdr>
                                <w:top w:val="none" w:sz="0" w:space="0" w:color="auto"/>
                                <w:left w:val="none" w:sz="0" w:space="0" w:color="auto"/>
                                <w:bottom w:val="none" w:sz="0" w:space="0" w:color="auto"/>
                                <w:right w:val="none" w:sz="0" w:space="0" w:color="auto"/>
                              </w:divBdr>
                              <w:divsChild>
                                <w:div w:id="3285577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56390981">
                                      <w:marLeft w:val="0"/>
                                      <w:marRight w:val="0"/>
                                      <w:marTop w:val="0"/>
                                      <w:marBottom w:val="0"/>
                                      <w:divBdr>
                                        <w:top w:val="none" w:sz="0" w:space="0" w:color="auto"/>
                                        <w:left w:val="none" w:sz="0" w:space="0" w:color="auto"/>
                                        <w:bottom w:val="none" w:sz="0" w:space="0" w:color="auto"/>
                                        <w:right w:val="none" w:sz="0" w:space="0" w:color="auto"/>
                                      </w:divBdr>
                                      <w:divsChild>
                                        <w:div w:id="11690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20221">
                              <w:marLeft w:val="0"/>
                              <w:marRight w:val="0"/>
                              <w:marTop w:val="0"/>
                              <w:marBottom w:val="0"/>
                              <w:divBdr>
                                <w:top w:val="none" w:sz="0" w:space="0" w:color="auto"/>
                                <w:left w:val="none" w:sz="0" w:space="0" w:color="auto"/>
                                <w:bottom w:val="none" w:sz="0" w:space="0" w:color="auto"/>
                                <w:right w:val="none" w:sz="0" w:space="0" w:color="auto"/>
                              </w:divBdr>
                            </w:div>
                            <w:div w:id="933636224">
                              <w:marLeft w:val="0"/>
                              <w:marRight w:val="0"/>
                              <w:marTop w:val="0"/>
                              <w:marBottom w:val="0"/>
                              <w:divBdr>
                                <w:top w:val="none" w:sz="0" w:space="0" w:color="auto"/>
                                <w:left w:val="none" w:sz="0" w:space="0" w:color="auto"/>
                                <w:bottom w:val="none" w:sz="0" w:space="0" w:color="auto"/>
                                <w:right w:val="none" w:sz="0" w:space="0" w:color="auto"/>
                              </w:divBdr>
                            </w:div>
                            <w:div w:id="1247030998">
                              <w:marLeft w:val="0"/>
                              <w:marRight w:val="0"/>
                              <w:marTop w:val="0"/>
                              <w:marBottom w:val="0"/>
                              <w:divBdr>
                                <w:top w:val="none" w:sz="0" w:space="0" w:color="auto"/>
                                <w:left w:val="none" w:sz="0" w:space="0" w:color="auto"/>
                                <w:bottom w:val="none" w:sz="0" w:space="0" w:color="auto"/>
                                <w:right w:val="none" w:sz="0" w:space="0" w:color="auto"/>
                              </w:divBdr>
                            </w:div>
                            <w:div w:id="1126855181">
                              <w:marLeft w:val="0"/>
                              <w:marRight w:val="0"/>
                              <w:marTop w:val="0"/>
                              <w:marBottom w:val="0"/>
                              <w:divBdr>
                                <w:top w:val="none" w:sz="0" w:space="0" w:color="auto"/>
                                <w:left w:val="none" w:sz="0" w:space="0" w:color="auto"/>
                                <w:bottom w:val="none" w:sz="0" w:space="0" w:color="auto"/>
                                <w:right w:val="none" w:sz="0" w:space="0" w:color="auto"/>
                              </w:divBdr>
                              <w:divsChild>
                                <w:div w:id="1552209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33328192">
                                      <w:marLeft w:val="0"/>
                                      <w:marRight w:val="0"/>
                                      <w:marTop w:val="0"/>
                                      <w:marBottom w:val="0"/>
                                      <w:divBdr>
                                        <w:top w:val="none" w:sz="0" w:space="0" w:color="auto"/>
                                        <w:left w:val="none" w:sz="0" w:space="0" w:color="auto"/>
                                        <w:bottom w:val="none" w:sz="0" w:space="0" w:color="auto"/>
                                        <w:right w:val="none" w:sz="0" w:space="0" w:color="auto"/>
                                      </w:divBdr>
                                      <w:divsChild>
                                        <w:div w:id="18191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467039">
                              <w:marLeft w:val="0"/>
                              <w:marRight w:val="0"/>
                              <w:marTop w:val="450"/>
                              <w:marBottom w:val="450"/>
                              <w:divBdr>
                                <w:top w:val="none" w:sz="0" w:space="0" w:color="auto"/>
                                <w:left w:val="single" w:sz="24" w:space="0" w:color="6DB33F"/>
                                <w:bottom w:val="none" w:sz="0" w:space="0" w:color="auto"/>
                                <w:right w:val="none" w:sz="0" w:space="0" w:color="auto"/>
                              </w:divBdr>
                            </w:div>
                            <w:div w:id="1919513881">
                              <w:marLeft w:val="0"/>
                              <w:marRight w:val="0"/>
                              <w:marTop w:val="0"/>
                              <w:marBottom w:val="0"/>
                              <w:divBdr>
                                <w:top w:val="none" w:sz="0" w:space="0" w:color="auto"/>
                                <w:left w:val="none" w:sz="0" w:space="0" w:color="auto"/>
                                <w:bottom w:val="none" w:sz="0" w:space="0" w:color="auto"/>
                                <w:right w:val="none" w:sz="0" w:space="0" w:color="auto"/>
                              </w:divBdr>
                            </w:div>
                          </w:divsChild>
                        </w:div>
                        <w:div w:id="1863590450">
                          <w:marLeft w:val="0"/>
                          <w:marRight w:val="0"/>
                          <w:marTop w:val="0"/>
                          <w:marBottom w:val="0"/>
                          <w:divBdr>
                            <w:top w:val="none" w:sz="0" w:space="0" w:color="auto"/>
                            <w:left w:val="none" w:sz="0" w:space="0" w:color="auto"/>
                            <w:bottom w:val="none" w:sz="0" w:space="0" w:color="auto"/>
                            <w:right w:val="none" w:sz="0" w:space="0" w:color="auto"/>
                          </w:divBdr>
                          <w:divsChild>
                            <w:div w:id="938370089">
                              <w:marLeft w:val="0"/>
                              <w:marRight w:val="0"/>
                              <w:marTop w:val="0"/>
                              <w:marBottom w:val="0"/>
                              <w:divBdr>
                                <w:top w:val="none" w:sz="0" w:space="0" w:color="auto"/>
                                <w:left w:val="none" w:sz="0" w:space="0" w:color="auto"/>
                                <w:bottom w:val="none" w:sz="0" w:space="0" w:color="auto"/>
                                <w:right w:val="none" w:sz="0" w:space="0" w:color="auto"/>
                              </w:divBdr>
                            </w:div>
                            <w:div w:id="1799570698">
                              <w:marLeft w:val="0"/>
                              <w:marRight w:val="0"/>
                              <w:marTop w:val="0"/>
                              <w:marBottom w:val="0"/>
                              <w:divBdr>
                                <w:top w:val="none" w:sz="0" w:space="0" w:color="auto"/>
                                <w:left w:val="none" w:sz="0" w:space="0" w:color="auto"/>
                                <w:bottom w:val="none" w:sz="0" w:space="0" w:color="auto"/>
                                <w:right w:val="none" w:sz="0" w:space="0" w:color="auto"/>
                              </w:divBdr>
                              <w:divsChild>
                                <w:div w:id="18856731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67905263">
                                      <w:marLeft w:val="0"/>
                                      <w:marRight w:val="0"/>
                                      <w:marTop w:val="0"/>
                                      <w:marBottom w:val="0"/>
                                      <w:divBdr>
                                        <w:top w:val="none" w:sz="0" w:space="0" w:color="auto"/>
                                        <w:left w:val="none" w:sz="0" w:space="0" w:color="auto"/>
                                        <w:bottom w:val="none" w:sz="0" w:space="0" w:color="auto"/>
                                        <w:right w:val="none" w:sz="0" w:space="0" w:color="auto"/>
                                      </w:divBdr>
                                      <w:divsChild>
                                        <w:div w:id="69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10379">
                              <w:marLeft w:val="0"/>
                              <w:marRight w:val="0"/>
                              <w:marTop w:val="0"/>
                              <w:marBottom w:val="0"/>
                              <w:divBdr>
                                <w:top w:val="none" w:sz="0" w:space="0" w:color="auto"/>
                                <w:left w:val="none" w:sz="0" w:space="0" w:color="auto"/>
                                <w:bottom w:val="none" w:sz="0" w:space="0" w:color="auto"/>
                                <w:right w:val="none" w:sz="0" w:space="0" w:color="auto"/>
                              </w:divBdr>
                            </w:div>
                            <w:div w:id="261498645">
                              <w:marLeft w:val="0"/>
                              <w:marRight w:val="0"/>
                              <w:marTop w:val="0"/>
                              <w:marBottom w:val="0"/>
                              <w:divBdr>
                                <w:top w:val="none" w:sz="0" w:space="0" w:color="auto"/>
                                <w:left w:val="none" w:sz="0" w:space="0" w:color="auto"/>
                                <w:bottom w:val="none" w:sz="0" w:space="0" w:color="auto"/>
                                <w:right w:val="none" w:sz="0" w:space="0" w:color="auto"/>
                              </w:divBdr>
                            </w:div>
                          </w:divsChild>
                        </w:div>
                        <w:div w:id="739254551">
                          <w:marLeft w:val="0"/>
                          <w:marRight w:val="0"/>
                          <w:marTop w:val="0"/>
                          <w:marBottom w:val="0"/>
                          <w:divBdr>
                            <w:top w:val="none" w:sz="0" w:space="0" w:color="auto"/>
                            <w:left w:val="none" w:sz="0" w:space="0" w:color="auto"/>
                            <w:bottom w:val="none" w:sz="0" w:space="0" w:color="auto"/>
                            <w:right w:val="none" w:sz="0" w:space="0" w:color="auto"/>
                          </w:divBdr>
                          <w:divsChild>
                            <w:div w:id="1928343332">
                              <w:marLeft w:val="0"/>
                              <w:marRight w:val="0"/>
                              <w:marTop w:val="0"/>
                              <w:marBottom w:val="0"/>
                              <w:divBdr>
                                <w:top w:val="none" w:sz="0" w:space="0" w:color="auto"/>
                                <w:left w:val="none" w:sz="0" w:space="0" w:color="auto"/>
                                <w:bottom w:val="none" w:sz="0" w:space="0" w:color="auto"/>
                                <w:right w:val="none" w:sz="0" w:space="0" w:color="auto"/>
                              </w:divBdr>
                            </w:div>
                            <w:div w:id="819423771">
                              <w:marLeft w:val="0"/>
                              <w:marRight w:val="0"/>
                              <w:marTop w:val="0"/>
                              <w:marBottom w:val="0"/>
                              <w:divBdr>
                                <w:top w:val="none" w:sz="0" w:space="0" w:color="auto"/>
                                <w:left w:val="none" w:sz="0" w:space="0" w:color="auto"/>
                                <w:bottom w:val="none" w:sz="0" w:space="0" w:color="auto"/>
                                <w:right w:val="none" w:sz="0" w:space="0" w:color="auto"/>
                              </w:divBdr>
                              <w:divsChild>
                                <w:div w:id="8918930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3617175">
                                      <w:marLeft w:val="0"/>
                                      <w:marRight w:val="0"/>
                                      <w:marTop w:val="0"/>
                                      <w:marBottom w:val="0"/>
                                      <w:divBdr>
                                        <w:top w:val="none" w:sz="0" w:space="0" w:color="auto"/>
                                        <w:left w:val="none" w:sz="0" w:space="0" w:color="auto"/>
                                        <w:bottom w:val="none" w:sz="0" w:space="0" w:color="auto"/>
                                        <w:right w:val="none" w:sz="0" w:space="0" w:color="auto"/>
                                      </w:divBdr>
                                      <w:divsChild>
                                        <w:div w:id="2362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4506">
                          <w:marLeft w:val="0"/>
                          <w:marRight w:val="0"/>
                          <w:marTop w:val="0"/>
                          <w:marBottom w:val="0"/>
                          <w:divBdr>
                            <w:top w:val="none" w:sz="0" w:space="0" w:color="auto"/>
                            <w:left w:val="none" w:sz="0" w:space="0" w:color="auto"/>
                            <w:bottom w:val="none" w:sz="0" w:space="0" w:color="auto"/>
                            <w:right w:val="none" w:sz="0" w:space="0" w:color="auto"/>
                          </w:divBdr>
                          <w:divsChild>
                            <w:div w:id="281960378">
                              <w:marLeft w:val="0"/>
                              <w:marRight w:val="0"/>
                              <w:marTop w:val="0"/>
                              <w:marBottom w:val="0"/>
                              <w:divBdr>
                                <w:top w:val="none" w:sz="0" w:space="0" w:color="auto"/>
                                <w:left w:val="none" w:sz="0" w:space="0" w:color="auto"/>
                                <w:bottom w:val="none" w:sz="0" w:space="0" w:color="auto"/>
                                <w:right w:val="none" w:sz="0" w:space="0" w:color="auto"/>
                              </w:divBdr>
                            </w:div>
                            <w:div w:id="321783069">
                              <w:marLeft w:val="0"/>
                              <w:marRight w:val="0"/>
                              <w:marTop w:val="0"/>
                              <w:marBottom w:val="0"/>
                              <w:divBdr>
                                <w:top w:val="none" w:sz="0" w:space="0" w:color="auto"/>
                                <w:left w:val="none" w:sz="0" w:space="0" w:color="auto"/>
                                <w:bottom w:val="none" w:sz="0" w:space="0" w:color="auto"/>
                                <w:right w:val="none" w:sz="0" w:space="0" w:color="auto"/>
                              </w:divBdr>
                              <w:divsChild>
                                <w:div w:id="15697314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406074557">
                                      <w:marLeft w:val="0"/>
                                      <w:marRight w:val="0"/>
                                      <w:marTop w:val="0"/>
                                      <w:marBottom w:val="0"/>
                                      <w:divBdr>
                                        <w:top w:val="none" w:sz="0" w:space="0" w:color="auto"/>
                                        <w:left w:val="none" w:sz="0" w:space="0" w:color="auto"/>
                                        <w:bottom w:val="none" w:sz="0" w:space="0" w:color="auto"/>
                                        <w:right w:val="none" w:sz="0" w:space="0" w:color="auto"/>
                                      </w:divBdr>
                                      <w:divsChild>
                                        <w:div w:id="4105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31455">
                              <w:marLeft w:val="0"/>
                              <w:marRight w:val="0"/>
                              <w:marTop w:val="0"/>
                              <w:marBottom w:val="0"/>
                              <w:divBdr>
                                <w:top w:val="none" w:sz="0" w:space="0" w:color="auto"/>
                                <w:left w:val="none" w:sz="0" w:space="0" w:color="auto"/>
                                <w:bottom w:val="none" w:sz="0" w:space="0" w:color="auto"/>
                                <w:right w:val="none" w:sz="0" w:space="0" w:color="auto"/>
                              </w:divBdr>
                            </w:div>
                            <w:div w:id="204028299">
                              <w:marLeft w:val="0"/>
                              <w:marRight w:val="0"/>
                              <w:marTop w:val="0"/>
                              <w:marBottom w:val="0"/>
                              <w:divBdr>
                                <w:top w:val="none" w:sz="0" w:space="0" w:color="auto"/>
                                <w:left w:val="none" w:sz="0" w:space="0" w:color="auto"/>
                                <w:bottom w:val="none" w:sz="0" w:space="0" w:color="auto"/>
                                <w:right w:val="none" w:sz="0" w:space="0" w:color="auto"/>
                              </w:divBdr>
                            </w:div>
                            <w:div w:id="591352748">
                              <w:marLeft w:val="0"/>
                              <w:marRight w:val="0"/>
                              <w:marTop w:val="0"/>
                              <w:marBottom w:val="0"/>
                              <w:divBdr>
                                <w:top w:val="none" w:sz="0" w:space="0" w:color="auto"/>
                                <w:left w:val="none" w:sz="0" w:space="0" w:color="auto"/>
                                <w:bottom w:val="none" w:sz="0" w:space="0" w:color="auto"/>
                                <w:right w:val="none" w:sz="0" w:space="0" w:color="auto"/>
                              </w:divBdr>
                              <w:divsChild>
                                <w:div w:id="1696884163">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8507653">
                                      <w:marLeft w:val="0"/>
                                      <w:marRight w:val="0"/>
                                      <w:marTop w:val="0"/>
                                      <w:marBottom w:val="0"/>
                                      <w:divBdr>
                                        <w:top w:val="none" w:sz="0" w:space="0" w:color="auto"/>
                                        <w:left w:val="none" w:sz="0" w:space="0" w:color="auto"/>
                                        <w:bottom w:val="none" w:sz="0" w:space="0" w:color="auto"/>
                                        <w:right w:val="none" w:sz="0" w:space="0" w:color="auto"/>
                                      </w:divBdr>
                                      <w:divsChild>
                                        <w:div w:id="7327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19547">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446895810">
                      <w:marLeft w:val="0"/>
                      <w:marRight w:val="0"/>
                      <w:marTop w:val="0"/>
                      <w:marBottom w:val="0"/>
                      <w:divBdr>
                        <w:top w:val="none" w:sz="0" w:space="0" w:color="auto"/>
                        <w:left w:val="none" w:sz="0" w:space="0" w:color="auto"/>
                        <w:bottom w:val="none" w:sz="0" w:space="0" w:color="auto"/>
                        <w:right w:val="none" w:sz="0" w:space="0" w:color="auto"/>
                      </w:divBdr>
                      <w:divsChild>
                        <w:div w:id="608196977">
                          <w:marLeft w:val="0"/>
                          <w:marRight w:val="0"/>
                          <w:marTop w:val="0"/>
                          <w:marBottom w:val="0"/>
                          <w:divBdr>
                            <w:top w:val="none" w:sz="0" w:space="0" w:color="auto"/>
                            <w:left w:val="none" w:sz="0" w:space="0" w:color="auto"/>
                            <w:bottom w:val="none" w:sz="0" w:space="0" w:color="auto"/>
                            <w:right w:val="none" w:sz="0" w:space="0" w:color="auto"/>
                          </w:divBdr>
                        </w:div>
                        <w:div w:id="1796096279">
                          <w:marLeft w:val="0"/>
                          <w:marRight w:val="0"/>
                          <w:marTop w:val="0"/>
                          <w:marBottom w:val="0"/>
                          <w:divBdr>
                            <w:top w:val="none" w:sz="0" w:space="0" w:color="auto"/>
                            <w:left w:val="none" w:sz="0" w:space="0" w:color="auto"/>
                            <w:bottom w:val="none" w:sz="0" w:space="0" w:color="auto"/>
                            <w:right w:val="none" w:sz="0" w:space="0" w:color="auto"/>
                          </w:divBdr>
                        </w:div>
                        <w:div w:id="791676761">
                          <w:marLeft w:val="0"/>
                          <w:marRight w:val="0"/>
                          <w:marTop w:val="0"/>
                          <w:marBottom w:val="0"/>
                          <w:divBdr>
                            <w:top w:val="none" w:sz="0" w:space="0" w:color="auto"/>
                            <w:left w:val="none" w:sz="0" w:space="0" w:color="auto"/>
                            <w:bottom w:val="none" w:sz="0" w:space="0" w:color="auto"/>
                            <w:right w:val="none" w:sz="0" w:space="0" w:color="auto"/>
                          </w:divBdr>
                        </w:div>
                        <w:div w:id="2055419291">
                          <w:marLeft w:val="0"/>
                          <w:marRight w:val="0"/>
                          <w:marTop w:val="0"/>
                          <w:marBottom w:val="0"/>
                          <w:divBdr>
                            <w:top w:val="none" w:sz="0" w:space="0" w:color="auto"/>
                            <w:left w:val="none" w:sz="0" w:space="0" w:color="auto"/>
                            <w:bottom w:val="none" w:sz="0" w:space="0" w:color="auto"/>
                            <w:right w:val="none" w:sz="0" w:space="0" w:color="auto"/>
                          </w:divBdr>
                        </w:div>
                      </w:divsChild>
                    </w:div>
                    <w:div w:id="49883460">
                      <w:marLeft w:val="0"/>
                      <w:marRight w:val="0"/>
                      <w:marTop w:val="0"/>
                      <w:marBottom w:val="0"/>
                      <w:divBdr>
                        <w:top w:val="none" w:sz="0" w:space="0" w:color="auto"/>
                        <w:left w:val="none" w:sz="0" w:space="0" w:color="auto"/>
                        <w:bottom w:val="none" w:sz="0" w:space="0" w:color="auto"/>
                        <w:right w:val="none" w:sz="0" w:space="0" w:color="auto"/>
                      </w:divBdr>
                      <w:divsChild>
                        <w:div w:id="322321673">
                          <w:marLeft w:val="0"/>
                          <w:marRight w:val="0"/>
                          <w:marTop w:val="0"/>
                          <w:marBottom w:val="0"/>
                          <w:divBdr>
                            <w:top w:val="none" w:sz="0" w:space="0" w:color="auto"/>
                            <w:left w:val="none" w:sz="0" w:space="0" w:color="auto"/>
                            <w:bottom w:val="none" w:sz="0" w:space="0" w:color="auto"/>
                            <w:right w:val="none" w:sz="0" w:space="0" w:color="auto"/>
                          </w:divBdr>
                        </w:div>
                        <w:div w:id="551426374">
                          <w:marLeft w:val="0"/>
                          <w:marRight w:val="0"/>
                          <w:marTop w:val="0"/>
                          <w:marBottom w:val="0"/>
                          <w:divBdr>
                            <w:top w:val="none" w:sz="0" w:space="0" w:color="auto"/>
                            <w:left w:val="none" w:sz="0" w:space="0" w:color="auto"/>
                            <w:bottom w:val="none" w:sz="0" w:space="0" w:color="auto"/>
                            <w:right w:val="none" w:sz="0" w:space="0" w:color="auto"/>
                          </w:divBdr>
                        </w:div>
                        <w:div w:id="62259439">
                          <w:marLeft w:val="0"/>
                          <w:marRight w:val="0"/>
                          <w:marTop w:val="0"/>
                          <w:marBottom w:val="0"/>
                          <w:divBdr>
                            <w:top w:val="none" w:sz="0" w:space="0" w:color="auto"/>
                            <w:left w:val="none" w:sz="0" w:space="0" w:color="auto"/>
                            <w:bottom w:val="none" w:sz="0" w:space="0" w:color="auto"/>
                            <w:right w:val="none" w:sz="0" w:space="0" w:color="auto"/>
                          </w:divBdr>
                          <w:divsChild>
                            <w:div w:id="21054168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35164820">
                                  <w:marLeft w:val="0"/>
                                  <w:marRight w:val="0"/>
                                  <w:marTop w:val="0"/>
                                  <w:marBottom w:val="0"/>
                                  <w:divBdr>
                                    <w:top w:val="none" w:sz="0" w:space="0" w:color="auto"/>
                                    <w:left w:val="none" w:sz="0" w:space="0" w:color="auto"/>
                                    <w:bottom w:val="none" w:sz="0" w:space="0" w:color="auto"/>
                                    <w:right w:val="none" w:sz="0" w:space="0" w:color="auto"/>
                                  </w:divBdr>
                                  <w:divsChild>
                                    <w:div w:id="6075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3098">
                          <w:marLeft w:val="0"/>
                          <w:marRight w:val="0"/>
                          <w:marTop w:val="0"/>
                          <w:marBottom w:val="0"/>
                          <w:divBdr>
                            <w:top w:val="none" w:sz="0" w:space="0" w:color="auto"/>
                            <w:left w:val="none" w:sz="0" w:space="0" w:color="auto"/>
                            <w:bottom w:val="none" w:sz="0" w:space="0" w:color="auto"/>
                            <w:right w:val="none" w:sz="0" w:space="0" w:color="auto"/>
                          </w:divBdr>
                        </w:div>
                      </w:divsChild>
                    </w:div>
                    <w:div w:id="853493704">
                      <w:marLeft w:val="0"/>
                      <w:marRight w:val="0"/>
                      <w:marTop w:val="0"/>
                      <w:marBottom w:val="0"/>
                      <w:divBdr>
                        <w:top w:val="none" w:sz="0" w:space="0" w:color="auto"/>
                        <w:left w:val="none" w:sz="0" w:space="0" w:color="auto"/>
                        <w:bottom w:val="none" w:sz="0" w:space="0" w:color="auto"/>
                        <w:right w:val="none" w:sz="0" w:space="0" w:color="auto"/>
                      </w:divBdr>
                      <w:divsChild>
                        <w:div w:id="911162877">
                          <w:marLeft w:val="0"/>
                          <w:marRight w:val="0"/>
                          <w:marTop w:val="0"/>
                          <w:marBottom w:val="0"/>
                          <w:divBdr>
                            <w:top w:val="none" w:sz="0" w:space="0" w:color="auto"/>
                            <w:left w:val="none" w:sz="0" w:space="0" w:color="auto"/>
                            <w:bottom w:val="none" w:sz="0" w:space="0" w:color="auto"/>
                            <w:right w:val="none" w:sz="0" w:space="0" w:color="auto"/>
                          </w:divBdr>
                        </w:div>
                        <w:div w:id="856112657">
                          <w:marLeft w:val="0"/>
                          <w:marRight w:val="0"/>
                          <w:marTop w:val="0"/>
                          <w:marBottom w:val="0"/>
                          <w:divBdr>
                            <w:top w:val="none" w:sz="0" w:space="0" w:color="auto"/>
                            <w:left w:val="none" w:sz="0" w:space="0" w:color="auto"/>
                            <w:bottom w:val="none" w:sz="0" w:space="0" w:color="auto"/>
                            <w:right w:val="none" w:sz="0" w:space="0" w:color="auto"/>
                          </w:divBdr>
                        </w:div>
                        <w:div w:id="791442771">
                          <w:marLeft w:val="0"/>
                          <w:marRight w:val="0"/>
                          <w:marTop w:val="0"/>
                          <w:marBottom w:val="0"/>
                          <w:divBdr>
                            <w:top w:val="none" w:sz="0" w:space="0" w:color="auto"/>
                            <w:left w:val="none" w:sz="0" w:space="0" w:color="auto"/>
                            <w:bottom w:val="none" w:sz="0" w:space="0" w:color="auto"/>
                            <w:right w:val="none" w:sz="0" w:space="0" w:color="auto"/>
                          </w:divBdr>
                        </w:div>
                        <w:div w:id="487600971">
                          <w:marLeft w:val="0"/>
                          <w:marRight w:val="0"/>
                          <w:marTop w:val="0"/>
                          <w:marBottom w:val="0"/>
                          <w:divBdr>
                            <w:top w:val="none" w:sz="0" w:space="0" w:color="auto"/>
                            <w:left w:val="none" w:sz="0" w:space="0" w:color="auto"/>
                            <w:bottom w:val="none" w:sz="0" w:space="0" w:color="auto"/>
                            <w:right w:val="none" w:sz="0" w:space="0" w:color="auto"/>
                          </w:divBdr>
                        </w:div>
                        <w:div w:id="1683506875">
                          <w:marLeft w:val="0"/>
                          <w:marRight w:val="0"/>
                          <w:marTop w:val="0"/>
                          <w:marBottom w:val="0"/>
                          <w:divBdr>
                            <w:top w:val="none" w:sz="0" w:space="0" w:color="auto"/>
                            <w:left w:val="none" w:sz="0" w:space="0" w:color="auto"/>
                            <w:bottom w:val="none" w:sz="0" w:space="0" w:color="auto"/>
                            <w:right w:val="none" w:sz="0" w:space="0" w:color="auto"/>
                          </w:divBdr>
                        </w:div>
                        <w:div w:id="752581442">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796262971">
                  <w:marLeft w:val="0"/>
                  <w:marRight w:val="0"/>
                  <w:marTop w:val="0"/>
                  <w:marBottom w:val="0"/>
                  <w:divBdr>
                    <w:top w:val="none" w:sz="0" w:space="0" w:color="auto"/>
                    <w:left w:val="none" w:sz="0" w:space="0" w:color="auto"/>
                    <w:bottom w:val="none" w:sz="0" w:space="0" w:color="auto"/>
                    <w:right w:val="none" w:sz="0" w:space="0" w:color="auto"/>
                  </w:divBdr>
                  <w:divsChild>
                    <w:div w:id="908732911">
                      <w:marLeft w:val="0"/>
                      <w:marRight w:val="0"/>
                      <w:marTop w:val="0"/>
                      <w:marBottom w:val="0"/>
                      <w:divBdr>
                        <w:top w:val="none" w:sz="0" w:space="0" w:color="auto"/>
                        <w:left w:val="none" w:sz="0" w:space="0" w:color="auto"/>
                        <w:bottom w:val="none" w:sz="0" w:space="0" w:color="auto"/>
                        <w:right w:val="none" w:sz="0" w:space="0" w:color="auto"/>
                      </w:divBdr>
                    </w:div>
                    <w:div w:id="1209494998">
                      <w:marLeft w:val="0"/>
                      <w:marRight w:val="0"/>
                      <w:marTop w:val="0"/>
                      <w:marBottom w:val="0"/>
                      <w:divBdr>
                        <w:top w:val="none" w:sz="0" w:space="0" w:color="auto"/>
                        <w:left w:val="none" w:sz="0" w:space="0" w:color="auto"/>
                        <w:bottom w:val="none" w:sz="0" w:space="0" w:color="auto"/>
                        <w:right w:val="none" w:sz="0" w:space="0" w:color="auto"/>
                      </w:divBdr>
                    </w:div>
                    <w:div w:id="1629361776">
                      <w:marLeft w:val="0"/>
                      <w:marRight w:val="0"/>
                      <w:marTop w:val="0"/>
                      <w:marBottom w:val="0"/>
                      <w:divBdr>
                        <w:top w:val="none" w:sz="0" w:space="0" w:color="auto"/>
                        <w:left w:val="none" w:sz="0" w:space="0" w:color="auto"/>
                        <w:bottom w:val="none" w:sz="0" w:space="0" w:color="auto"/>
                        <w:right w:val="none" w:sz="0" w:space="0" w:color="auto"/>
                      </w:divBdr>
                    </w:div>
                    <w:div w:id="66389614">
                      <w:marLeft w:val="0"/>
                      <w:marRight w:val="0"/>
                      <w:marTop w:val="0"/>
                      <w:marBottom w:val="0"/>
                      <w:divBdr>
                        <w:top w:val="none" w:sz="0" w:space="0" w:color="auto"/>
                        <w:left w:val="none" w:sz="0" w:space="0" w:color="auto"/>
                        <w:bottom w:val="none" w:sz="0" w:space="0" w:color="auto"/>
                        <w:right w:val="none" w:sz="0" w:space="0" w:color="auto"/>
                      </w:divBdr>
                      <w:divsChild>
                        <w:div w:id="1668557617">
                          <w:marLeft w:val="0"/>
                          <w:marRight w:val="0"/>
                          <w:marTop w:val="0"/>
                          <w:marBottom w:val="0"/>
                          <w:divBdr>
                            <w:top w:val="none" w:sz="0" w:space="0" w:color="auto"/>
                            <w:left w:val="none" w:sz="0" w:space="0" w:color="auto"/>
                            <w:bottom w:val="none" w:sz="0" w:space="0" w:color="auto"/>
                            <w:right w:val="none" w:sz="0" w:space="0" w:color="auto"/>
                          </w:divBdr>
                        </w:div>
                        <w:div w:id="10841315">
                          <w:marLeft w:val="0"/>
                          <w:marRight w:val="0"/>
                          <w:marTop w:val="0"/>
                          <w:marBottom w:val="0"/>
                          <w:divBdr>
                            <w:top w:val="none" w:sz="0" w:space="0" w:color="auto"/>
                            <w:left w:val="none" w:sz="0" w:space="0" w:color="auto"/>
                            <w:bottom w:val="none" w:sz="0" w:space="0" w:color="auto"/>
                            <w:right w:val="none" w:sz="0" w:space="0" w:color="auto"/>
                          </w:divBdr>
                        </w:div>
                        <w:div w:id="1807040269">
                          <w:marLeft w:val="0"/>
                          <w:marRight w:val="0"/>
                          <w:marTop w:val="0"/>
                          <w:marBottom w:val="0"/>
                          <w:divBdr>
                            <w:top w:val="none" w:sz="0" w:space="0" w:color="auto"/>
                            <w:left w:val="none" w:sz="0" w:space="0" w:color="auto"/>
                            <w:bottom w:val="none" w:sz="0" w:space="0" w:color="auto"/>
                            <w:right w:val="none" w:sz="0" w:space="0" w:color="auto"/>
                          </w:divBdr>
                        </w:div>
                        <w:div w:id="2121484357">
                          <w:marLeft w:val="0"/>
                          <w:marRight w:val="0"/>
                          <w:marTop w:val="0"/>
                          <w:marBottom w:val="0"/>
                          <w:divBdr>
                            <w:top w:val="none" w:sz="0" w:space="0" w:color="auto"/>
                            <w:left w:val="none" w:sz="0" w:space="0" w:color="auto"/>
                            <w:bottom w:val="none" w:sz="0" w:space="0" w:color="auto"/>
                            <w:right w:val="none" w:sz="0" w:space="0" w:color="auto"/>
                          </w:divBdr>
                        </w:div>
                        <w:div w:id="405225385">
                          <w:marLeft w:val="0"/>
                          <w:marRight w:val="0"/>
                          <w:marTop w:val="0"/>
                          <w:marBottom w:val="0"/>
                          <w:divBdr>
                            <w:top w:val="none" w:sz="0" w:space="0" w:color="auto"/>
                            <w:left w:val="none" w:sz="0" w:space="0" w:color="auto"/>
                            <w:bottom w:val="none" w:sz="0" w:space="0" w:color="auto"/>
                            <w:right w:val="none" w:sz="0" w:space="0" w:color="auto"/>
                          </w:divBdr>
                        </w:div>
                        <w:div w:id="1665427156">
                          <w:marLeft w:val="0"/>
                          <w:marRight w:val="0"/>
                          <w:marTop w:val="0"/>
                          <w:marBottom w:val="0"/>
                          <w:divBdr>
                            <w:top w:val="none" w:sz="0" w:space="0" w:color="auto"/>
                            <w:left w:val="none" w:sz="0" w:space="0" w:color="auto"/>
                            <w:bottom w:val="none" w:sz="0" w:space="0" w:color="auto"/>
                            <w:right w:val="none" w:sz="0" w:space="0" w:color="auto"/>
                          </w:divBdr>
                        </w:div>
                        <w:div w:id="380441701">
                          <w:marLeft w:val="0"/>
                          <w:marRight w:val="0"/>
                          <w:marTop w:val="0"/>
                          <w:marBottom w:val="0"/>
                          <w:divBdr>
                            <w:top w:val="none" w:sz="0" w:space="0" w:color="auto"/>
                            <w:left w:val="none" w:sz="0" w:space="0" w:color="auto"/>
                            <w:bottom w:val="none" w:sz="0" w:space="0" w:color="auto"/>
                            <w:right w:val="none" w:sz="0" w:space="0" w:color="auto"/>
                          </w:divBdr>
                          <w:divsChild>
                            <w:div w:id="182820979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9720938">
                                  <w:marLeft w:val="0"/>
                                  <w:marRight w:val="0"/>
                                  <w:marTop w:val="0"/>
                                  <w:marBottom w:val="0"/>
                                  <w:divBdr>
                                    <w:top w:val="none" w:sz="0" w:space="0" w:color="auto"/>
                                    <w:left w:val="none" w:sz="0" w:space="0" w:color="auto"/>
                                    <w:bottom w:val="none" w:sz="0" w:space="0" w:color="auto"/>
                                    <w:right w:val="none" w:sz="0" w:space="0" w:color="auto"/>
                                  </w:divBdr>
                                  <w:divsChild>
                                    <w:div w:id="17707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19455">
                          <w:marLeft w:val="0"/>
                          <w:marRight w:val="0"/>
                          <w:marTop w:val="0"/>
                          <w:marBottom w:val="0"/>
                          <w:divBdr>
                            <w:top w:val="none" w:sz="0" w:space="0" w:color="auto"/>
                            <w:left w:val="none" w:sz="0" w:space="0" w:color="auto"/>
                            <w:bottom w:val="none" w:sz="0" w:space="0" w:color="auto"/>
                            <w:right w:val="none" w:sz="0" w:space="0" w:color="auto"/>
                          </w:divBdr>
                        </w:div>
                        <w:div w:id="1271624798">
                          <w:marLeft w:val="0"/>
                          <w:marRight w:val="0"/>
                          <w:marTop w:val="0"/>
                          <w:marBottom w:val="0"/>
                          <w:divBdr>
                            <w:top w:val="none" w:sz="0" w:space="0" w:color="auto"/>
                            <w:left w:val="none" w:sz="0" w:space="0" w:color="auto"/>
                            <w:bottom w:val="none" w:sz="0" w:space="0" w:color="auto"/>
                            <w:right w:val="none" w:sz="0" w:space="0" w:color="auto"/>
                          </w:divBdr>
                          <w:divsChild>
                            <w:div w:id="2194406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3772404">
                                  <w:marLeft w:val="0"/>
                                  <w:marRight w:val="0"/>
                                  <w:marTop w:val="0"/>
                                  <w:marBottom w:val="0"/>
                                  <w:divBdr>
                                    <w:top w:val="none" w:sz="0" w:space="0" w:color="auto"/>
                                    <w:left w:val="none" w:sz="0" w:space="0" w:color="auto"/>
                                    <w:bottom w:val="none" w:sz="0" w:space="0" w:color="auto"/>
                                    <w:right w:val="none" w:sz="0" w:space="0" w:color="auto"/>
                                  </w:divBdr>
                                  <w:divsChild>
                                    <w:div w:id="6117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245943">
                          <w:marLeft w:val="0"/>
                          <w:marRight w:val="0"/>
                          <w:marTop w:val="0"/>
                          <w:marBottom w:val="0"/>
                          <w:divBdr>
                            <w:top w:val="none" w:sz="0" w:space="0" w:color="auto"/>
                            <w:left w:val="none" w:sz="0" w:space="0" w:color="auto"/>
                            <w:bottom w:val="none" w:sz="0" w:space="0" w:color="auto"/>
                            <w:right w:val="none" w:sz="0" w:space="0" w:color="auto"/>
                          </w:divBdr>
                        </w:div>
                        <w:div w:id="1084450063">
                          <w:marLeft w:val="0"/>
                          <w:marRight w:val="0"/>
                          <w:marTop w:val="450"/>
                          <w:marBottom w:val="450"/>
                          <w:divBdr>
                            <w:top w:val="none" w:sz="0" w:space="0" w:color="auto"/>
                            <w:left w:val="single" w:sz="24" w:space="0" w:color="6DB33F"/>
                            <w:bottom w:val="none" w:sz="0" w:space="0" w:color="auto"/>
                            <w:right w:val="none" w:sz="0" w:space="0" w:color="auto"/>
                          </w:divBdr>
                          <w:divsChild>
                            <w:div w:id="146600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278105">
          <w:marLeft w:val="0"/>
          <w:marRight w:val="0"/>
          <w:marTop w:val="0"/>
          <w:marBottom w:val="0"/>
          <w:divBdr>
            <w:top w:val="single" w:sz="6" w:space="0" w:color="EFEFED"/>
            <w:left w:val="none" w:sz="0" w:space="0" w:color="auto"/>
            <w:bottom w:val="none" w:sz="0" w:space="0" w:color="auto"/>
            <w:right w:val="none" w:sz="0" w:space="0" w:color="auto"/>
          </w:divBdr>
          <w:divsChild>
            <w:div w:id="1531146861">
              <w:marLeft w:val="0"/>
              <w:marRight w:val="0"/>
              <w:marTop w:val="0"/>
              <w:marBottom w:val="0"/>
              <w:divBdr>
                <w:top w:val="none" w:sz="0" w:space="0" w:color="auto"/>
                <w:left w:val="none" w:sz="0" w:space="0" w:color="auto"/>
                <w:bottom w:val="none" w:sz="0" w:space="0" w:color="auto"/>
                <w:right w:val="none" w:sz="0" w:space="0" w:color="auto"/>
              </w:divBdr>
              <w:divsChild>
                <w:div w:id="478035464">
                  <w:marLeft w:val="0"/>
                  <w:marRight w:val="0"/>
                  <w:marTop w:val="0"/>
                  <w:marBottom w:val="0"/>
                  <w:divBdr>
                    <w:top w:val="none" w:sz="0" w:space="0" w:color="auto"/>
                    <w:left w:val="none" w:sz="0" w:space="0" w:color="auto"/>
                    <w:bottom w:val="none" w:sz="0" w:space="0" w:color="auto"/>
                    <w:right w:val="none" w:sz="0" w:space="0" w:color="auto"/>
                  </w:divBdr>
                </w:div>
                <w:div w:id="332607641">
                  <w:marLeft w:val="0"/>
                  <w:marRight w:val="0"/>
                  <w:marTop w:val="0"/>
                  <w:marBottom w:val="0"/>
                  <w:divBdr>
                    <w:top w:val="none" w:sz="0" w:space="0" w:color="auto"/>
                    <w:left w:val="none" w:sz="0" w:space="0" w:color="auto"/>
                    <w:bottom w:val="none" w:sz="0" w:space="0" w:color="auto"/>
                    <w:right w:val="none" w:sz="0" w:space="0" w:color="auto"/>
                  </w:divBdr>
                </w:div>
                <w:div w:id="1295253842">
                  <w:marLeft w:val="0"/>
                  <w:marRight w:val="0"/>
                  <w:marTop w:val="0"/>
                  <w:marBottom w:val="0"/>
                  <w:divBdr>
                    <w:top w:val="none" w:sz="0" w:space="0" w:color="auto"/>
                    <w:left w:val="none" w:sz="0" w:space="0" w:color="auto"/>
                    <w:bottom w:val="none" w:sz="0" w:space="0" w:color="auto"/>
                    <w:right w:val="none" w:sz="0" w:space="0" w:color="auto"/>
                  </w:divBdr>
                  <w:divsChild>
                    <w:div w:id="1994723795">
                      <w:marLeft w:val="0"/>
                      <w:marRight w:val="0"/>
                      <w:marTop w:val="0"/>
                      <w:marBottom w:val="0"/>
                      <w:divBdr>
                        <w:top w:val="none" w:sz="0" w:space="0" w:color="auto"/>
                        <w:left w:val="none" w:sz="0" w:space="0" w:color="auto"/>
                        <w:bottom w:val="none" w:sz="0" w:space="0" w:color="auto"/>
                        <w:right w:val="none" w:sz="0" w:space="0" w:color="auto"/>
                      </w:divBdr>
                    </w:div>
                  </w:divsChild>
                </w:div>
                <w:div w:id="1755079753">
                  <w:marLeft w:val="0"/>
                  <w:marRight w:val="0"/>
                  <w:marTop w:val="0"/>
                  <w:marBottom w:val="0"/>
                  <w:divBdr>
                    <w:top w:val="none" w:sz="0" w:space="0" w:color="auto"/>
                    <w:left w:val="none" w:sz="0" w:space="0" w:color="auto"/>
                    <w:bottom w:val="none" w:sz="0" w:space="0" w:color="auto"/>
                    <w:right w:val="none" w:sz="0" w:space="0" w:color="auto"/>
                  </w:divBdr>
                  <w:divsChild>
                    <w:div w:id="1016804378">
                      <w:marLeft w:val="0"/>
                      <w:marRight w:val="0"/>
                      <w:marTop w:val="0"/>
                      <w:marBottom w:val="0"/>
                      <w:divBdr>
                        <w:top w:val="none" w:sz="0" w:space="0" w:color="auto"/>
                        <w:left w:val="none" w:sz="0" w:space="0" w:color="auto"/>
                        <w:bottom w:val="none" w:sz="0" w:space="0" w:color="auto"/>
                        <w:right w:val="none" w:sz="0" w:space="0" w:color="auto"/>
                      </w:divBdr>
                    </w:div>
                    <w:div w:id="682973497">
                      <w:marLeft w:val="0"/>
                      <w:marRight w:val="0"/>
                      <w:marTop w:val="0"/>
                      <w:marBottom w:val="0"/>
                      <w:divBdr>
                        <w:top w:val="none" w:sz="0" w:space="0" w:color="auto"/>
                        <w:left w:val="none" w:sz="0" w:space="0" w:color="auto"/>
                        <w:bottom w:val="none" w:sz="0" w:space="0" w:color="auto"/>
                        <w:right w:val="none" w:sz="0" w:space="0" w:color="auto"/>
                      </w:divBdr>
                      <w:divsChild>
                        <w:div w:id="208599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895892718">
                              <w:marLeft w:val="0"/>
                              <w:marRight w:val="0"/>
                              <w:marTop w:val="0"/>
                              <w:marBottom w:val="0"/>
                              <w:divBdr>
                                <w:top w:val="none" w:sz="0" w:space="0" w:color="auto"/>
                                <w:left w:val="none" w:sz="0" w:space="0" w:color="auto"/>
                                <w:bottom w:val="none" w:sz="0" w:space="0" w:color="auto"/>
                                <w:right w:val="none" w:sz="0" w:space="0" w:color="auto"/>
                              </w:divBdr>
                              <w:divsChild>
                                <w:div w:id="15916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85469">
                      <w:marLeft w:val="0"/>
                      <w:marRight w:val="0"/>
                      <w:marTop w:val="0"/>
                      <w:marBottom w:val="0"/>
                      <w:divBdr>
                        <w:top w:val="none" w:sz="0" w:space="0" w:color="auto"/>
                        <w:left w:val="none" w:sz="0" w:space="0" w:color="auto"/>
                        <w:bottom w:val="none" w:sz="0" w:space="0" w:color="auto"/>
                        <w:right w:val="none" w:sz="0" w:space="0" w:color="auto"/>
                      </w:divBdr>
                    </w:div>
                    <w:div w:id="278924606">
                      <w:marLeft w:val="0"/>
                      <w:marRight w:val="0"/>
                      <w:marTop w:val="0"/>
                      <w:marBottom w:val="0"/>
                      <w:divBdr>
                        <w:top w:val="none" w:sz="0" w:space="0" w:color="auto"/>
                        <w:left w:val="none" w:sz="0" w:space="0" w:color="auto"/>
                        <w:bottom w:val="none" w:sz="0" w:space="0" w:color="auto"/>
                        <w:right w:val="none" w:sz="0" w:space="0" w:color="auto"/>
                      </w:divBdr>
                      <w:divsChild>
                        <w:div w:id="12762072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67486975">
                              <w:marLeft w:val="0"/>
                              <w:marRight w:val="0"/>
                              <w:marTop w:val="0"/>
                              <w:marBottom w:val="0"/>
                              <w:divBdr>
                                <w:top w:val="none" w:sz="0" w:space="0" w:color="auto"/>
                                <w:left w:val="none" w:sz="0" w:space="0" w:color="auto"/>
                                <w:bottom w:val="none" w:sz="0" w:space="0" w:color="auto"/>
                                <w:right w:val="none" w:sz="0" w:space="0" w:color="auto"/>
                              </w:divBdr>
                              <w:divsChild>
                                <w:div w:id="114308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68786">
                      <w:marLeft w:val="0"/>
                      <w:marRight w:val="0"/>
                      <w:marTop w:val="0"/>
                      <w:marBottom w:val="0"/>
                      <w:divBdr>
                        <w:top w:val="none" w:sz="0" w:space="0" w:color="auto"/>
                        <w:left w:val="none" w:sz="0" w:space="0" w:color="auto"/>
                        <w:bottom w:val="none" w:sz="0" w:space="0" w:color="auto"/>
                        <w:right w:val="none" w:sz="0" w:space="0" w:color="auto"/>
                      </w:divBdr>
                    </w:div>
                    <w:div w:id="743259716">
                      <w:marLeft w:val="0"/>
                      <w:marRight w:val="0"/>
                      <w:marTop w:val="0"/>
                      <w:marBottom w:val="0"/>
                      <w:divBdr>
                        <w:top w:val="none" w:sz="0" w:space="0" w:color="auto"/>
                        <w:left w:val="none" w:sz="0" w:space="0" w:color="auto"/>
                        <w:bottom w:val="none" w:sz="0" w:space="0" w:color="auto"/>
                        <w:right w:val="none" w:sz="0" w:space="0" w:color="auto"/>
                      </w:divBdr>
                    </w:div>
                    <w:div w:id="1398170437">
                      <w:marLeft w:val="0"/>
                      <w:marRight w:val="0"/>
                      <w:marTop w:val="0"/>
                      <w:marBottom w:val="0"/>
                      <w:divBdr>
                        <w:top w:val="none" w:sz="0" w:space="0" w:color="auto"/>
                        <w:left w:val="none" w:sz="0" w:space="0" w:color="auto"/>
                        <w:bottom w:val="none" w:sz="0" w:space="0" w:color="auto"/>
                        <w:right w:val="none" w:sz="0" w:space="0" w:color="auto"/>
                      </w:divBdr>
                    </w:div>
                    <w:div w:id="1632513213">
                      <w:marLeft w:val="0"/>
                      <w:marRight w:val="0"/>
                      <w:marTop w:val="0"/>
                      <w:marBottom w:val="0"/>
                      <w:divBdr>
                        <w:top w:val="none" w:sz="0" w:space="0" w:color="auto"/>
                        <w:left w:val="none" w:sz="0" w:space="0" w:color="auto"/>
                        <w:bottom w:val="none" w:sz="0" w:space="0" w:color="auto"/>
                        <w:right w:val="none" w:sz="0" w:space="0" w:color="auto"/>
                      </w:divBdr>
                    </w:div>
                    <w:div w:id="1592008738">
                      <w:marLeft w:val="0"/>
                      <w:marRight w:val="0"/>
                      <w:marTop w:val="0"/>
                      <w:marBottom w:val="0"/>
                      <w:divBdr>
                        <w:top w:val="none" w:sz="0" w:space="0" w:color="auto"/>
                        <w:left w:val="none" w:sz="0" w:space="0" w:color="auto"/>
                        <w:bottom w:val="none" w:sz="0" w:space="0" w:color="auto"/>
                        <w:right w:val="none" w:sz="0" w:space="0" w:color="auto"/>
                      </w:divBdr>
                    </w:div>
                    <w:div w:id="1044451348">
                      <w:marLeft w:val="0"/>
                      <w:marRight w:val="0"/>
                      <w:marTop w:val="450"/>
                      <w:marBottom w:val="450"/>
                      <w:divBdr>
                        <w:top w:val="none" w:sz="0" w:space="0" w:color="auto"/>
                        <w:left w:val="single" w:sz="24" w:space="0" w:color="6DB33F"/>
                        <w:bottom w:val="none" w:sz="0" w:space="0" w:color="auto"/>
                        <w:right w:val="none" w:sz="0" w:space="0" w:color="auto"/>
                      </w:divBdr>
                    </w:div>
                  </w:divsChild>
                </w:div>
                <w:div w:id="596906239">
                  <w:marLeft w:val="0"/>
                  <w:marRight w:val="0"/>
                  <w:marTop w:val="0"/>
                  <w:marBottom w:val="0"/>
                  <w:divBdr>
                    <w:top w:val="none" w:sz="0" w:space="0" w:color="auto"/>
                    <w:left w:val="none" w:sz="0" w:space="0" w:color="auto"/>
                    <w:bottom w:val="none" w:sz="0" w:space="0" w:color="auto"/>
                    <w:right w:val="none" w:sz="0" w:space="0" w:color="auto"/>
                  </w:divBdr>
                  <w:divsChild>
                    <w:div w:id="1624461252">
                      <w:marLeft w:val="0"/>
                      <w:marRight w:val="0"/>
                      <w:marTop w:val="0"/>
                      <w:marBottom w:val="0"/>
                      <w:divBdr>
                        <w:top w:val="none" w:sz="0" w:space="0" w:color="auto"/>
                        <w:left w:val="none" w:sz="0" w:space="0" w:color="auto"/>
                        <w:bottom w:val="none" w:sz="0" w:space="0" w:color="auto"/>
                        <w:right w:val="none" w:sz="0" w:space="0" w:color="auto"/>
                      </w:divBdr>
                    </w:div>
                    <w:div w:id="2062171627">
                      <w:marLeft w:val="0"/>
                      <w:marRight w:val="0"/>
                      <w:marTop w:val="0"/>
                      <w:marBottom w:val="0"/>
                      <w:divBdr>
                        <w:top w:val="none" w:sz="0" w:space="0" w:color="auto"/>
                        <w:left w:val="none" w:sz="0" w:space="0" w:color="auto"/>
                        <w:bottom w:val="none" w:sz="0" w:space="0" w:color="auto"/>
                        <w:right w:val="none" w:sz="0" w:space="0" w:color="auto"/>
                      </w:divBdr>
                    </w:div>
                    <w:div w:id="1076245139">
                      <w:marLeft w:val="0"/>
                      <w:marRight w:val="0"/>
                      <w:marTop w:val="0"/>
                      <w:marBottom w:val="0"/>
                      <w:divBdr>
                        <w:top w:val="none" w:sz="0" w:space="0" w:color="auto"/>
                        <w:left w:val="none" w:sz="0" w:space="0" w:color="auto"/>
                        <w:bottom w:val="none" w:sz="0" w:space="0" w:color="auto"/>
                        <w:right w:val="none" w:sz="0" w:space="0" w:color="auto"/>
                      </w:divBdr>
                      <w:divsChild>
                        <w:div w:id="2145615753">
                          <w:marLeft w:val="0"/>
                          <w:marRight w:val="0"/>
                          <w:marTop w:val="0"/>
                          <w:marBottom w:val="0"/>
                          <w:divBdr>
                            <w:top w:val="none" w:sz="0" w:space="0" w:color="auto"/>
                            <w:left w:val="none" w:sz="0" w:space="0" w:color="auto"/>
                            <w:bottom w:val="none" w:sz="0" w:space="0" w:color="auto"/>
                            <w:right w:val="none" w:sz="0" w:space="0" w:color="auto"/>
                          </w:divBdr>
                        </w:div>
                        <w:div w:id="1367562047">
                          <w:marLeft w:val="0"/>
                          <w:marRight w:val="0"/>
                          <w:marTop w:val="0"/>
                          <w:marBottom w:val="0"/>
                          <w:divBdr>
                            <w:top w:val="none" w:sz="0" w:space="0" w:color="auto"/>
                            <w:left w:val="none" w:sz="0" w:space="0" w:color="auto"/>
                            <w:bottom w:val="none" w:sz="0" w:space="0" w:color="auto"/>
                            <w:right w:val="none" w:sz="0" w:space="0" w:color="auto"/>
                          </w:divBdr>
                        </w:div>
                      </w:divsChild>
                    </w:div>
                    <w:div w:id="1942369059">
                      <w:marLeft w:val="0"/>
                      <w:marRight w:val="0"/>
                      <w:marTop w:val="0"/>
                      <w:marBottom w:val="0"/>
                      <w:divBdr>
                        <w:top w:val="none" w:sz="0" w:space="0" w:color="auto"/>
                        <w:left w:val="none" w:sz="0" w:space="0" w:color="auto"/>
                        <w:bottom w:val="none" w:sz="0" w:space="0" w:color="auto"/>
                        <w:right w:val="none" w:sz="0" w:space="0" w:color="auto"/>
                      </w:divBdr>
                      <w:divsChild>
                        <w:div w:id="939752466">
                          <w:marLeft w:val="0"/>
                          <w:marRight w:val="0"/>
                          <w:marTop w:val="0"/>
                          <w:marBottom w:val="0"/>
                          <w:divBdr>
                            <w:top w:val="none" w:sz="0" w:space="0" w:color="auto"/>
                            <w:left w:val="none" w:sz="0" w:space="0" w:color="auto"/>
                            <w:bottom w:val="none" w:sz="0" w:space="0" w:color="auto"/>
                            <w:right w:val="none" w:sz="0" w:space="0" w:color="auto"/>
                          </w:divBdr>
                        </w:div>
                        <w:div w:id="1911428811">
                          <w:marLeft w:val="0"/>
                          <w:marRight w:val="0"/>
                          <w:marTop w:val="0"/>
                          <w:marBottom w:val="0"/>
                          <w:divBdr>
                            <w:top w:val="none" w:sz="0" w:space="0" w:color="auto"/>
                            <w:left w:val="none" w:sz="0" w:space="0" w:color="auto"/>
                            <w:bottom w:val="none" w:sz="0" w:space="0" w:color="auto"/>
                            <w:right w:val="none" w:sz="0" w:space="0" w:color="auto"/>
                          </w:divBdr>
                        </w:div>
                        <w:div w:id="1899438912">
                          <w:marLeft w:val="0"/>
                          <w:marRight w:val="0"/>
                          <w:marTop w:val="0"/>
                          <w:marBottom w:val="0"/>
                          <w:divBdr>
                            <w:top w:val="none" w:sz="0" w:space="0" w:color="auto"/>
                            <w:left w:val="none" w:sz="0" w:space="0" w:color="auto"/>
                            <w:bottom w:val="none" w:sz="0" w:space="0" w:color="auto"/>
                            <w:right w:val="none" w:sz="0" w:space="0" w:color="auto"/>
                          </w:divBdr>
                        </w:div>
                      </w:divsChild>
                    </w:div>
                    <w:div w:id="2023507415">
                      <w:marLeft w:val="0"/>
                      <w:marRight w:val="0"/>
                      <w:marTop w:val="0"/>
                      <w:marBottom w:val="0"/>
                      <w:divBdr>
                        <w:top w:val="none" w:sz="0" w:space="0" w:color="auto"/>
                        <w:left w:val="none" w:sz="0" w:space="0" w:color="auto"/>
                        <w:bottom w:val="none" w:sz="0" w:space="0" w:color="auto"/>
                        <w:right w:val="none" w:sz="0" w:space="0" w:color="auto"/>
                      </w:divBdr>
                      <w:divsChild>
                        <w:div w:id="1654137394">
                          <w:marLeft w:val="0"/>
                          <w:marRight w:val="0"/>
                          <w:marTop w:val="0"/>
                          <w:marBottom w:val="0"/>
                          <w:divBdr>
                            <w:top w:val="none" w:sz="0" w:space="0" w:color="auto"/>
                            <w:left w:val="none" w:sz="0" w:space="0" w:color="auto"/>
                            <w:bottom w:val="none" w:sz="0" w:space="0" w:color="auto"/>
                            <w:right w:val="none" w:sz="0" w:space="0" w:color="auto"/>
                          </w:divBdr>
                        </w:div>
                      </w:divsChild>
                    </w:div>
                    <w:div w:id="2029982824">
                      <w:marLeft w:val="0"/>
                      <w:marRight w:val="0"/>
                      <w:marTop w:val="0"/>
                      <w:marBottom w:val="0"/>
                      <w:divBdr>
                        <w:top w:val="none" w:sz="0" w:space="0" w:color="auto"/>
                        <w:left w:val="none" w:sz="0" w:space="0" w:color="auto"/>
                        <w:bottom w:val="none" w:sz="0" w:space="0" w:color="auto"/>
                        <w:right w:val="none" w:sz="0" w:space="0" w:color="auto"/>
                      </w:divBdr>
                      <w:divsChild>
                        <w:div w:id="2007515160">
                          <w:marLeft w:val="0"/>
                          <w:marRight w:val="0"/>
                          <w:marTop w:val="0"/>
                          <w:marBottom w:val="0"/>
                          <w:divBdr>
                            <w:top w:val="none" w:sz="0" w:space="0" w:color="auto"/>
                            <w:left w:val="none" w:sz="0" w:space="0" w:color="auto"/>
                            <w:bottom w:val="none" w:sz="0" w:space="0" w:color="auto"/>
                            <w:right w:val="none" w:sz="0" w:space="0" w:color="auto"/>
                          </w:divBdr>
                        </w:div>
                        <w:div w:id="2070490979">
                          <w:marLeft w:val="0"/>
                          <w:marRight w:val="0"/>
                          <w:marTop w:val="0"/>
                          <w:marBottom w:val="0"/>
                          <w:divBdr>
                            <w:top w:val="none" w:sz="0" w:space="0" w:color="auto"/>
                            <w:left w:val="none" w:sz="0" w:space="0" w:color="auto"/>
                            <w:bottom w:val="none" w:sz="0" w:space="0" w:color="auto"/>
                            <w:right w:val="none" w:sz="0" w:space="0" w:color="auto"/>
                          </w:divBdr>
                        </w:div>
                      </w:divsChild>
                    </w:div>
                    <w:div w:id="1248076413">
                      <w:marLeft w:val="0"/>
                      <w:marRight w:val="0"/>
                      <w:marTop w:val="0"/>
                      <w:marBottom w:val="0"/>
                      <w:divBdr>
                        <w:top w:val="none" w:sz="0" w:space="0" w:color="auto"/>
                        <w:left w:val="none" w:sz="0" w:space="0" w:color="auto"/>
                        <w:bottom w:val="none" w:sz="0" w:space="0" w:color="auto"/>
                        <w:right w:val="none" w:sz="0" w:space="0" w:color="auto"/>
                      </w:divBdr>
                      <w:divsChild>
                        <w:div w:id="1460495846">
                          <w:marLeft w:val="0"/>
                          <w:marRight w:val="0"/>
                          <w:marTop w:val="0"/>
                          <w:marBottom w:val="0"/>
                          <w:divBdr>
                            <w:top w:val="none" w:sz="0" w:space="0" w:color="auto"/>
                            <w:left w:val="none" w:sz="0" w:space="0" w:color="auto"/>
                            <w:bottom w:val="none" w:sz="0" w:space="0" w:color="auto"/>
                            <w:right w:val="none" w:sz="0" w:space="0" w:color="auto"/>
                          </w:divBdr>
                        </w:div>
                        <w:div w:id="1038359002">
                          <w:marLeft w:val="0"/>
                          <w:marRight w:val="0"/>
                          <w:marTop w:val="0"/>
                          <w:marBottom w:val="0"/>
                          <w:divBdr>
                            <w:top w:val="none" w:sz="0" w:space="0" w:color="auto"/>
                            <w:left w:val="none" w:sz="0" w:space="0" w:color="auto"/>
                            <w:bottom w:val="none" w:sz="0" w:space="0" w:color="auto"/>
                            <w:right w:val="none" w:sz="0" w:space="0" w:color="auto"/>
                          </w:divBdr>
                        </w:div>
                      </w:divsChild>
                    </w:div>
                    <w:div w:id="312875858">
                      <w:marLeft w:val="0"/>
                      <w:marRight w:val="0"/>
                      <w:marTop w:val="0"/>
                      <w:marBottom w:val="0"/>
                      <w:divBdr>
                        <w:top w:val="none" w:sz="0" w:space="0" w:color="auto"/>
                        <w:left w:val="none" w:sz="0" w:space="0" w:color="auto"/>
                        <w:bottom w:val="none" w:sz="0" w:space="0" w:color="auto"/>
                        <w:right w:val="none" w:sz="0" w:space="0" w:color="auto"/>
                      </w:divBdr>
                      <w:divsChild>
                        <w:div w:id="770004890">
                          <w:marLeft w:val="0"/>
                          <w:marRight w:val="0"/>
                          <w:marTop w:val="0"/>
                          <w:marBottom w:val="0"/>
                          <w:divBdr>
                            <w:top w:val="none" w:sz="0" w:space="0" w:color="auto"/>
                            <w:left w:val="none" w:sz="0" w:space="0" w:color="auto"/>
                            <w:bottom w:val="none" w:sz="0" w:space="0" w:color="auto"/>
                            <w:right w:val="none" w:sz="0" w:space="0" w:color="auto"/>
                          </w:divBdr>
                        </w:div>
                        <w:div w:id="12515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6837">
                  <w:marLeft w:val="0"/>
                  <w:marRight w:val="0"/>
                  <w:marTop w:val="0"/>
                  <w:marBottom w:val="0"/>
                  <w:divBdr>
                    <w:top w:val="none" w:sz="0" w:space="0" w:color="auto"/>
                    <w:left w:val="none" w:sz="0" w:space="0" w:color="auto"/>
                    <w:bottom w:val="none" w:sz="0" w:space="0" w:color="auto"/>
                    <w:right w:val="none" w:sz="0" w:space="0" w:color="auto"/>
                  </w:divBdr>
                  <w:divsChild>
                    <w:div w:id="345401570">
                      <w:marLeft w:val="0"/>
                      <w:marRight w:val="0"/>
                      <w:marTop w:val="0"/>
                      <w:marBottom w:val="0"/>
                      <w:divBdr>
                        <w:top w:val="none" w:sz="0" w:space="0" w:color="auto"/>
                        <w:left w:val="none" w:sz="0" w:space="0" w:color="auto"/>
                        <w:bottom w:val="none" w:sz="0" w:space="0" w:color="auto"/>
                        <w:right w:val="none" w:sz="0" w:space="0" w:color="auto"/>
                      </w:divBdr>
                    </w:div>
                    <w:div w:id="1672440789">
                      <w:marLeft w:val="0"/>
                      <w:marRight w:val="0"/>
                      <w:marTop w:val="0"/>
                      <w:marBottom w:val="0"/>
                      <w:divBdr>
                        <w:top w:val="none" w:sz="0" w:space="0" w:color="auto"/>
                        <w:left w:val="none" w:sz="0" w:space="0" w:color="auto"/>
                        <w:bottom w:val="none" w:sz="0" w:space="0" w:color="auto"/>
                        <w:right w:val="none" w:sz="0" w:space="0" w:color="auto"/>
                      </w:divBdr>
                      <w:divsChild>
                        <w:div w:id="20559304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327947435">
                              <w:marLeft w:val="0"/>
                              <w:marRight w:val="0"/>
                              <w:marTop w:val="0"/>
                              <w:marBottom w:val="0"/>
                              <w:divBdr>
                                <w:top w:val="none" w:sz="0" w:space="0" w:color="auto"/>
                                <w:left w:val="none" w:sz="0" w:space="0" w:color="auto"/>
                                <w:bottom w:val="none" w:sz="0" w:space="0" w:color="auto"/>
                                <w:right w:val="none" w:sz="0" w:space="0" w:color="auto"/>
                              </w:divBdr>
                              <w:divsChild>
                                <w:div w:id="11966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14538">
                      <w:marLeft w:val="0"/>
                      <w:marRight w:val="0"/>
                      <w:marTop w:val="0"/>
                      <w:marBottom w:val="0"/>
                      <w:divBdr>
                        <w:top w:val="none" w:sz="0" w:space="0" w:color="auto"/>
                        <w:left w:val="none" w:sz="0" w:space="0" w:color="auto"/>
                        <w:bottom w:val="none" w:sz="0" w:space="0" w:color="auto"/>
                        <w:right w:val="none" w:sz="0" w:space="0" w:color="auto"/>
                      </w:divBdr>
                    </w:div>
                    <w:div w:id="1361004588">
                      <w:marLeft w:val="0"/>
                      <w:marRight w:val="0"/>
                      <w:marTop w:val="0"/>
                      <w:marBottom w:val="0"/>
                      <w:divBdr>
                        <w:top w:val="none" w:sz="0" w:space="0" w:color="auto"/>
                        <w:left w:val="none" w:sz="0" w:space="0" w:color="auto"/>
                        <w:bottom w:val="none" w:sz="0" w:space="0" w:color="auto"/>
                        <w:right w:val="none" w:sz="0" w:space="0" w:color="auto"/>
                      </w:divBdr>
                    </w:div>
                    <w:div w:id="1852379892">
                      <w:marLeft w:val="0"/>
                      <w:marRight w:val="0"/>
                      <w:marTop w:val="0"/>
                      <w:marBottom w:val="0"/>
                      <w:divBdr>
                        <w:top w:val="none" w:sz="0" w:space="0" w:color="auto"/>
                        <w:left w:val="none" w:sz="0" w:space="0" w:color="auto"/>
                        <w:bottom w:val="none" w:sz="0" w:space="0" w:color="auto"/>
                        <w:right w:val="none" w:sz="0" w:space="0" w:color="auto"/>
                      </w:divBdr>
                      <w:divsChild>
                        <w:div w:id="13513764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90401565">
                              <w:marLeft w:val="0"/>
                              <w:marRight w:val="0"/>
                              <w:marTop w:val="0"/>
                              <w:marBottom w:val="0"/>
                              <w:divBdr>
                                <w:top w:val="none" w:sz="0" w:space="0" w:color="auto"/>
                                <w:left w:val="none" w:sz="0" w:space="0" w:color="auto"/>
                                <w:bottom w:val="none" w:sz="0" w:space="0" w:color="auto"/>
                                <w:right w:val="none" w:sz="0" w:space="0" w:color="auto"/>
                              </w:divBdr>
                              <w:divsChild>
                                <w:div w:id="12723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957445">
                      <w:marLeft w:val="0"/>
                      <w:marRight w:val="0"/>
                      <w:marTop w:val="0"/>
                      <w:marBottom w:val="0"/>
                      <w:divBdr>
                        <w:top w:val="none" w:sz="0" w:space="0" w:color="auto"/>
                        <w:left w:val="none" w:sz="0" w:space="0" w:color="auto"/>
                        <w:bottom w:val="none" w:sz="0" w:space="0" w:color="auto"/>
                        <w:right w:val="none" w:sz="0" w:space="0" w:color="auto"/>
                      </w:divBdr>
                    </w:div>
                    <w:div w:id="1241020875">
                      <w:marLeft w:val="0"/>
                      <w:marRight w:val="0"/>
                      <w:marTop w:val="0"/>
                      <w:marBottom w:val="0"/>
                      <w:divBdr>
                        <w:top w:val="none" w:sz="0" w:space="0" w:color="auto"/>
                        <w:left w:val="none" w:sz="0" w:space="0" w:color="auto"/>
                        <w:bottom w:val="none" w:sz="0" w:space="0" w:color="auto"/>
                        <w:right w:val="none" w:sz="0" w:space="0" w:color="auto"/>
                      </w:divBdr>
                    </w:div>
                    <w:div w:id="420107603">
                      <w:marLeft w:val="0"/>
                      <w:marRight w:val="0"/>
                      <w:marTop w:val="0"/>
                      <w:marBottom w:val="0"/>
                      <w:divBdr>
                        <w:top w:val="none" w:sz="0" w:space="0" w:color="auto"/>
                        <w:left w:val="none" w:sz="0" w:space="0" w:color="auto"/>
                        <w:bottom w:val="none" w:sz="0" w:space="0" w:color="auto"/>
                        <w:right w:val="none" w:sz="0" w:space="0" w:color="auto"/>
                      </w:divBdr>
                    </w:div>
                    <w:div w:id="1158884764">
                      <w:marLeft w:val="0"/>
                      <w:marRight w:val="0"/>
                      <w:marTop w:val="0"/>
                      <w:marBottom w:val="0"/>
                      <w:divBdr>
                        <w:top w:val="none" w:sz="0" w:space="0" w:color="auto"/>
                        <w:left w:val="none" w:sz="0" w:space="0" w:color="auto"/>
                        <w:bottom w:val="none" w:sz="0" w:space="0" w:color="auto"/>
                        <w:right w:val="none" w:sz="0" w:space="0" w:color="auto"/>
                      </w:divBdr>
                      <w:divsChild>
                        <w:div w:id="19316939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421294461">
                              <w:marLeft w:val="0"/>
                              <w:marRight w:val="0"/>
                              <w:marTop w:val="0"/>
                              <w:marBottom w:val="0"/>
                              <w:divBdr>
                                <w:top w:val="none" w:sz="0" w:space="0" w:color="auto"/>
                                <w:left w:val="none" w:sz="0" w:space="0" w:color="auto"/>
                                <w:bottom w:val="none" w:sz="0" w:space="0" w:color="auto"/>
                                <w:right w:val="none" w:sz="0" w:space="0" w:color="auto"/>
                              </w:divBdr>
                              <w:divsChild>
                                <w:div w:id="660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51558">
                      <w:marLeft w:val="0"/>
                      <w:marRight w:val="0"/>
                      <w:marTop w:val="0"/>
                      <w:marBottom w:val="0"/>
                      <w:divBdr>
                        <w:top w:val="none" w:sz="0" w:space="0" w:color="auto"/>
                        <w:left w:val="none" w:sz="0" w:space="0" w:color="auto"/>
                        <w:bottom w:val="none" w:sz="0" w:space="0" w:color="auto"/>
                        <w:right w:val="none" w:sz="0" w:space="0" w:color="auto"/>
                      </w:divBdr>
                    </w:div>
                    <w:div w:id="652027309">
                      <w:marLeft w:val="0"/>
                      <w:marRight w:val="0"/>
                      <w:marTop w:val="0"/>
                      <w:marBottom w:val="0"/>
                      <w:divBdr>
                        <w:top w:val="none" w:sz="0" w:space="0" w:color="auto"/>
                        <w:left w:val="none" w:sz="0" w:space="0" w:color="auto"/>
                        <w:bottom w:val="none" w:sz="0" w:space="0" w:color="auto"/>
                        <w:right w:val="none" w:sz="0" w:space="0" w:color="auto"/>
                      </w:divBdr>
                      <w:divsChild>
                        <w:div w:id="7690064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87987908">
                              <w:marLeft w:val="0"/>
                              <w:marRight w:val="0"/>
                              <w:marTop w:val="0"/>
                              <w:marBottom w:val="300"/>
                              <w:divBdr>
                                <w:top w:val="none" w:sz="0" w:space="0" w:color="auto"/>
                                <w:left w:val="none" w:sz="0" w:space="0" w:color="auto"/>
                                <w:bottom w:val="none" w:sz="0" w:space="0" w:color="auto"/>
                                <w:right w:val="none" w:sz="0" w:space="0" w:color="auto"/>
                              </w:divBdr>
                              <w:divsChild>
                                <w:div w:id="1498031706">
                                  <w:marLeft w:val="0"/>
                                  <w:marRight w:val="0"/>
                                  <w:marTop w:val="0"/>
                                  <w:marBottom w:val="0"/>
                                  <w:divBdr>
                                    <w:top w:val="none" w:sz="0" w:space="0" w:color="auto"/>
                                    <w:left w:val="none" w:sz="0" w:space="0" w:color="auto"/>
                                    <w:bottom w:val="none" w:sz="0" w:space="0" w:color="auto"/>
                                    <w:right w:val="none" w:sz="0" w:space="0" w:color="auto"/>
                                  </w:divBdr>
                                </w:div>
                              </w:divsChild>
                            </w:div>
                            <w:div w:id="1726174115">
                              <w:marLeft w:val="0"/>
                              <w:marRight w:val="0"/>
                              <w:marTop w:val="0"/>
                              <w:marBottom w:val="0"/>
                              <w:divBdr>
                                <w:top w:val="none" w:sz="0" w:space="0" w:color="auto"/>
                                <w:left w:val="none" w:sz="0" w:space="0" w:color="auto"/>
                                <w:bottom w:val="none" w:sz="0" w:space="0" w:color="auto"/>
                                <w:right w:val="none" w:sz="0" w:space="0" w:color="auto"/>
                              </w:divBdr>
                              <w:divsChild>
                                <w:div w:id="12250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39765">
                      <w:marLeft w:val="0"/>
                      <w:marRight w:val="0"/>
                      <w:marTop w:val="0"/>
                      <w:marBottom w:val="0"/>
                      <w:divBdr>
                        <w:top w:val="none" w:sz="0" w:space="0" w:color="auto"/>
                        <w:left w:val="none" w:sz="0" w:space="0" w:color="auto"/>
                        <w:bottom w:val="none" w:sz="0" w:space="0" w:color="auto"/>
                        <w:right w:val="none" w:sz="0" w:space="0" w:color="auto"/>
                      </w:divBdr>
                    </w:div>
                  </w:divsChild>
                </w:div>
                <w:div w:id="1200319541">
                  <w:marLeft w:val="0"/>
                  <w:marRight w:val="0"/>
                  <w:marTop w:val="0"/>
                  <w:marBottom w:val="0"/>
                  <w:divBdr>
                    <w:top w:val="none" w:sz="0" w:space="0" w:color="auto"/>
                    <w:left w:val="none" w:sz="0" w:space="0" w:color="auto"/>
                    <w:bottom w:val="none" w:sz="0" w:space="0" w:color="auto"/>
                    <w:right w:val="none" w:sz="0" w:space="0" w:color="auto"/>
                  </w:divBdr>
                  <w:divsChild>
                    <w:div w:id="2013948440">
                      <w:marLeft w:val="0"/>
                      <w:marRight w:val="0"/>
                      <w:marTop w:val="0"/>
                      <w:marBottom w:val="0"/>
                      <w:divBdr>
                        <w:top w:val="none" w:sz="0" w:space="0" w:color="auto"/>
                        <w:left w:val="none" w:sz="0" w:space="0" w:color="auto"/>
                        <w:bottom w:val="none" w:sz="0" w:space="0" w:color="auto"/>
                        <w:right w:val="none" w:sz="0" w:space="0" w:color="auto"/>
                      </w:divBdr>
                    </w:div>
                    <w:div w:id="320159549">
                      <w:marLeft w:val="0"/>
                      <w:marRight w:val="0"/>
                      <w:marTop w:val="0"/>
                      <w:marBottom w:val="0"/>
                      <w:divBdr>
                        <w:top w:val="none" w:sz="0" w:space="0" w:color="auto"/>
                        <w:left w:val="none" w:sz="0" w:space="0" w:color="auto"/>
                        <w:bottom w:val="none" w:sz="0" w:space="0" w:color="auto"/>
                        <w:right w:val="none" w:sz="0" w:space="0" w:color="auto"/>
                      </w:divBdr>
                      <w:divsChild>
                        <w:div w:id="11396165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1358143">
                              <w:marLeft w:val="0"/>
                              <w:marRight w:val="0"/>
                              <w:marTop w:val="0"/>
                              <w:marBottom w:val="0"/>
                              <w:divBdr>
                                <w:top w:val="none" w:sz="0" w:space="0" w:color="auto"/>
                                <w:left w:val="none" w:sz="0" w:space="0" w:color="auto"/>
                                <w:bottom w:val="none" w:sz="0" w:space="0" w:color="auto"/>
                                <w:right w:val="none" w:sz="0" w:space="0" w:color="auto"/>
                              </w:divBdr>
                              <w:divsChild>
                                <w:div w:id="131152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78872">
                      <w:marLeft w:val="0"/>
                      <w:marRight w:val="0"/>
                      <w:marTop w:val="0"/>
                      <w:marBottom w:val="0"/>
                      <w:divBdr>
                        <w:top w:val="none" w:sz="0" w:space="0" w:color="auto"/>
                        <w:left w:val="none" w:sz="0" w:space="0" w:color="auto"/>
                        <w:bottom w:val="none" w:sz="0" w:space="0" w:color="auto"/>
                        <w:right w:val="none" w:sz="0" w:space="0" w:color="auto"/>
                      </w:divBdr>
                    </w:div>
                    <w:div w:id="1050349326">
                      <w:marLeft w:val="0"/>
                      <w:marRight w:val="0"/>
                      <w:marTop w:val="0"/>
                      <w:marBottom w:val="0"/>
                      <w:divBdr>
                        <w:top w:val="none" w:sz="0" w:space="0" w:color="auto"/>
                        <w:left w:val="none" w:sz="0" w:space="0" w:color="auto"/>
                        <w:bottom w:val="none" w:sz="0" w:space="0" w:color="auto"/>
                        <w:right w:val="none" w:sz="0" w:space="0" w:color="auto"/>
                      </w:divBdr>
                    </w:div>
                    <w:div w:id="300816558">
                      <w:marLeft w:val="0"/>
                      <w:marRight w:val="0"/>
                      <w:marTop w:val="0"/>
                      <w:marBottom w:val="0"/>
                      <w:divBdr>
                        <w:top w:val="none" w:sz="0" w:space="0" w:color="auto"/>
                        <w:left w:val="none" w:sz="0" w:space="0" w:color="auto"/>
                        <w:bottom w:val="none" w:sz="0" w:space="0" w:color="auto"/>
                        <w:right w:val="none" w:sz="0" w:space="0" w:color="auto"/>
                      </w:divBdr>
                    </w:div>
                  </w:divsChild>
                </w:div>
                <w:div w:id="353457779">
                  <w:marLeft w:val="0"/>
                  <w:marRight w:val="0"/>
                  <w:marTop w:val="0"/>
                  <w:marBottom w:val="0"/>
                  <w:divBdr>
                    <w:top w:val="none" w:sz="0" w:space="0" w:color="auto"/>
                    <w:left w:val="none" w:sz="0" w:space="0" w:color="auto"/>
                    <w:bottom w:val="none" w:sz="0" w:space="0" w:color="auto"/>
                    <w:right w:val="none" w:sz="0" w:space="0" w:color="auto"/>
                  </w:divBdr>
                  <w:divsChild>
                    <w:div w:id="1361515878">
                      <w:marLeft w:val="0"/>
                      <w:marRight w:val="0"/>
                      <w:marTop w:val="0"/>
                      <w:marBottom w:val="0"/>
                      <w:divBdr>
                        <w:top w:val="none" w:sz="0" w:space="0" w:color="auto"/>
                        <w:left w:val="none" w:sz="0" w:space="0" w:color="auto"/>
                        <w:bottom w:val="none" w:sz="0" w:space="0" w:color="auto"/>
                        <w:right w:val="none" w:sz="0" w:space="0" w:color="auto"/>
                      </w:divBdr>
                    </w:div>
                    <w:div w:id="1728458745">
                      <w:marLeft w:val="0"/>
                      <w:marRight w:val="0"/>
                      <w:marTop w:val="0"/>
                      <w:marBottom w:val="0"/>
                      <w:divBdr>
                        <w:top w:val="none" w:sz="0" w:space="0" w:color="auto"/>
                        <w:left w:val="none" w:sz="0" w:space="0" w:color="auto"/>
                        <w:bottom w:val="none" w:sz="0" w:space="0" w:color="auto"/>
                        <w:right w:val="none" w:sz="0" w:space="0" w:color="auto"/>
                      </w:divBdr>
                    </w:div>
                    <w:div w:id="225334828">
                      <w:marLeft w:val="0"/>
                      <w:marRight w:val="0"/>
                      <w:marTop w:val="0"/>
                      <w:marBottom w:val="0"/>
                      <w:divBdr>
                        <w:top w:val="none" w:sz="0" w:space="0" w:color="auto"/>
                        <w:left w:val="none" w:sz="0" w:space="0" w:color="auto"/>
                        <w:bottom w:val="none" w:sz="0" w:space="0" w:color="auto"/>
                        <w:right w:val="none" w:sz="0" w:space="0" w:color="auto"/>
                      </w:divBdr>
                      <w:divsChild>
                        <w:div w:id="86274428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0969437">
                              <w:marLeft w:val="0"/>
                              <w:marRight w:val="0"/>
                              <w:marTop w:val="0"/>
                              <w:marBottom w:val="0"/>
                              <w:divBdr>
                                <w:top w:val="none" w:sz="0" w:space="0" w:color="auto"/>
                                <w:left w:val="none" w:sz="0" w:space="0" w:color="auto"/>
                                <w:bottom w:val="none" w:sz="0" w:space="0" w:color="auto"/>
                                <w:right w:val="none" w:sz="0" w:space="0" w:color="auto"/>
                              </w:divBdr>
                              <w:divsChild>
                                <w:div w:id="18521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9484">
                      <w:marLeft w:val="0"/>
                      <w:marRight w:val="0"/>
                      <w:marTop w:val="0"/>
                      <w:marBottom w:val="0"/>
                      <w:divBdr>
                        <w:top w:val="none" w:sz="0" w:space="0" w:color="auto"/>
                        <w:left w:val="none" w:sz="0" w:space="0" w:color="auto"/>
                        <w:bottom w:val="none" w:sz="0" w:space="0" w:color="auto"/>
                        <w:right w:val="none" w:sz="0" w:space="0" w:color="auto"/>
                      </w:divBdr>
                    </w:div>
                    <w:div w:id="1662079357">
                      <w:marLeft w:val="0"/>
                      <w:marRight w:val="0"/>
                      <w:marTop w:val="0"/>
                      <w:marBottom w:val="0"/>
                      <w:divBdr>
                        <w:top w:val="none" w:sz="0" w:space="0" w:color="auto"/>
                        <w:left w:val="none" w:sz="0" w:space="0" w:color="auto"/>
                        <w:bottom w:val="none" w:sz="0" w:space="0" w:color="auto"/>
                        <w:right w:val="none" w:sz="0" w:space="0" w:color="auto"/>
                      </w:divBdr>
                    </w:div>
                    <w:div w:id="463742976">
                      <w:marLeft w:val="0"/>
                      <w:marRight w:val="0"/>
                      <w:marTop w:val="0"/>
                      <w:marBottom w:val="0"/>
                      <w:divBdr>
                        <w:top w:val="none" w:sz="0" w:space="0" w:color="auto"/>
                        <w:left w:val="none" w:sz="0" w:space="0" w:color="auto"/>
                        <w:bottom w:val="none" w:sz="0" w:space="0" w:color="auto"/>
                        <w:right w:val="none" w:sz="0" w:space="0" w:color="auto"/>
                      </w:divBdr>
                      <w:divsChild>
                        <w:div w:id="26596349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61545298">
                              <w:marLeft w:val="0"/>
                              <w:marRight w:val="0"/>
                              <w:marTop w:val="0"/>
                              <w:marBottom w:val="300"/>
                              <w:divBdr>
                                <w:top w:val="none" w:sz="0" w:space="0" w:color="auto"/>
                                <w:left w:val="none" w:sz="0" w:space="0" w:color="auto"/>
                                <w:bottom w:val="none" w:sz="0" w:space="0" w:color="auto"/>
                                <w:right w:val="none" w:sz="0" w:space="0" w:color="auto"/>
                              </w:divBdr>
                              <w:divsChild>
                                <w:div w:id="1258371934">
                                  <w:marLeft w:val="0"/>
                                  <w:marRight w:val="0"/>
                                  <w:marTop w:val="0"/>
                                  <w:marBottom w:val="0"/>
                                  <w:divBdr>
                                    <w:top w:val="none" w:sz="0" w:space="0" w:color="auto"/>
                                    <w:left w:val="none" w:sz="0" w:space="0" w:color="auto"/>
                                    <w:bottom w:val="none" w:sz="0" w:space="0" w:color="auto"/>
                                    <w:right w:val="none" w:sz="0" w:space="0" w:color="auto"/>
                                  </w:divBdr>
                                </w:div>
                              </w:divsChild>
                            </w:div>
                            <w:div w:id="1042098863">
                              <w:marLeft w:val="0"/>
                              <w:marRight w:val="0"/>
                              <w:marTop w:val="0"/>
                              <w:marBottom w:val="0"/>
                              <w:divBdr>
                                <w:top w:val="none" w:sz="0" w:space="0" w:color="auto"/>
                                <w:left w:val="none" w:sz="0" w:space="0" w:color="auto"/>
                                <w:bottom w:val="none" w:sz="0" w:space="0" w:color="auto"/>
                                <w:right w:val="none" w:sz="0" w:space="0" w:color="auto"/>
                              </w:divBdr>
                              <w:divsChild>
                                <w:div w:id="7362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9488">
                  <w:marLeft w:val="0"/>
                  <w:marRight w:val="0"/>
                  <w:marTop w:val="0"/>
                  <w:marBottom w:val="0"/>
                  <w:divBdr>
                    <w:top w:val="none" w:sz="0" w:space="0" w:color="auto"/>
                    <w:left w:val="none" w:sz="0" w:space="0" w:color="auto"/>
                    <w:bottom w:val="none" w:sz="0" w:space="0" w:color="auto"/>
                    <w:right w:val="none" w:sz="0" w:space="0" w:color="auto"/>
                  </w:divBdr>
                  <w:divsChild>
                    <w:div w:id="774906874">
                      <w:marLeft w:val="0"/>
                      <w:marRight w:val="0"/>
                      <w:marTop w:val="0"/>
                      <w:marBottom w:val="0"/>
                      <w:divBdr>
                        <w:top w:val="none" w:sz="0" w:space="0" w:color="auto"/>
                        <w:left w:val="none" w:sz="0" w:space="0" w:color="auto"/>
                        <w:bottom w:val="none" w:sz="0" w:space="0" w:color="auto"/>
                        <w:right w:val="none" w:sz="0" w:space="0" w:color="auto"/>
                      </w:divBdr>
                    </w:div>
                    <w:div w:id="660738464">
                      <w:marLeft w:val="0"/>
                      <w:marRight w:val="0"/>
                      <w:marTop w:val="0"/>
                      <w:marBottom w:val="0"/>
                      <w:divBdr>
                        <w:top w:val="none" w:sz="0" w:space="0" w:color="auto"/>
                        <w:left w:val="none" w:sz="0" w:space="0" w:color="auto"/>
                        <w:bottom w:val="none" w:sz="0" w:space="0" w:color="auto"/>
                        <w:right w:val="none" w:sz="0" w:space="0" w:color="auto"/>
                      </w:divBdr>
                      <w:divsChild>
                        <w:div w:id="784664988">
                          <w:marLeft w:val="0"/>
                          <w:marRight w:val="0"/>
                          <w:marTop w:val="0"/>
                          <w:marBottom w:val="0"/>
                          <w:divBdr>
                            <w:top w:val="none" w:sz="0" w:space="0" w:color="auto"/>
                            <w:left w:val="none" w:sz="0" w:space="0" w:color="auto"/>
                            <w:bottom w:val="none" w:sz="0" w:space="0" w:color="auto"/>
                            <w:right w:val="none" w:sz="0" w:space="0" w:color="auto"/>
                          </w:divBdr>
                        </w:div>
                        <w:div w:id="792670812">
                          <w:marLeft w:val="0"/>
                          <w:marRight w:val="0"/>
                          <w:marTop w:val="0"/>
                          <w:marBottom w:val="0"/>
                          <w:divBdr>
                            <w:top w:val="none" w:sz="0" w:space="0" w:color="auto"/>
                            <w:left w:val="none" w:sz="0" w:space="0" w:color="auto"/>
                            <w:bottom w:val="none" w:sz="0" w:space="0" w:color="auto"/>
                            <w:right w:val="none" w:sz="0" w:space="0" w:color="auto"/>
                          </w:divBdr>
                        </w:div>
                        <w:div w:id="1423836891">
                          <w:marLeft w:val="0"/>
                          <w:marRight w:val="0"/>
                          <w:marTop w:val="0"/>
                          <w:marBottom w:val="0"/>
                          <w:divBdr>
                            <w:top w:val="none" w:sz="0" w:space="0" w:color="auto"/>
                            <w:left w:val="none" w:sz="0" w:space="0" w:color="auto"/>
                            <w:bottom w:val="none" w:sz="0" w:space="0" w:color="auto"/>
                            <w:right w:val="none" w:sz="0" w:space="0" w:color="auto"/>
                          </w:divBdr>
                          <w:divsChild>
                            <w:div w:id="155373497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70816933">
                                  <w:marLeft w:val="0"/>
                                  <w:marRight w:val="0"/>
                                  <w:marTop w:val="0"/>
                                  <w:marBottom w:val="0"/>
                                  <w:divBdr>
                                    <w:top w:val="none" w:sz="0" w:space="0" w:color="auto"/>
                                    <w:left w:val="none" w:sz="0" w:space="0" w:color="auto"/>
                                    <w:bottom w:val="none" w:sz="0" w:space="0" w:color="auto"/>
                                    <w:right w:val="none" w:sz="0" w:space="0" w:color="auto"/>
                                  </w:divBdr>
                                  <w:divsChild>
                                    <w:div w:id="607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022982">
                          <w:marLeft w:val="0"/>
                          <w:marRight w:val="0"/>
                          <w:marTop w:val="0"/>
                          <w:marBottom w:val="0"/>
                          <w:divBdr>
                            <w:top w:val="none" w:sz="0" w:space="0" w:color="auto"/>
                            <w:left w:val="none" w:sz="0" w:space="0" w:color="auto"/>
                            <w:bottom w:val="none" w:sz="0" w:space="0" w:color="auto"/>
                            <w:right w:val="none" w:sz="0" w:space="0" w:color="auto"/>
                          </w:divBdr>
                        </w:div>
                        <w:div w:id="469634917">
                          <w:marLeft w:val="0"/>
                          <w:marRight w:val="0"/>
                          <w:marTop w:val="0"/>
                          <w:marBottom w:val="0"/>
                          <w:divBdr>
                            <w:top w:val="none" w:sz="0" w:space="0" w:color="auto"/>
                            <w:left w:val="none" w:sz="0" w:space="0" w:color="auto"/>
                            <w:bottom w:val="none" w:sz="0" w:space="0" w:color="auto"/>
                            <w:right w:val="none" w:sz="0" w:space="0" w:color="auto"/>
                          </w:divBdr>
                          <w:divsChild>
                            <w:div w:id="21165593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885533685">
                                  <w:marLeft w:val="0"/>
                                  <w:marRight w:val="0"/>
                                  <w:marTop w:val="0"/>
                                  <w:marBottom w:val="0"/>
                                  <w:divBdr>
                                    <w:top w:val="none" w:sz="0" w:space="0" w:color="auto"/>
                                    <w:left w:val="none" w:sz="0" w:space="0" w:color="auto"/>
                                    <w:bottom w:val="none" w:sz="0" w:space="0" w:color="auto"/>
                                    <w:right w:val="none" w:sz="0" w:space="0" w:color="auto"/>
                                  </w:divBdr>
                                  <w:divsChild>
                                    <w:div w:id="307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94608">
                          <w:marLeft w:val="0"/>
                          <w:marRight w:val="0"/>
                          <w:marTop w:val="0"/>
                          <w:marBottom w:val="0"/>
                          <w:divBdr>
                            <w:top w:val="none" w:sz="0" w:space="0" w:color="auto"/>
                            <w:left w:val="none" w:sz="0" w:space="0" w:color="auto"/>
                            <w:bottom w:val="none" w:sz="0" w:space="0" w:color="auto"/>
                            <w:right w:val="none" w:sz="0" w:space="0" w:color="auto"/>
                          </w:divBdr>
                        </w:div>
                        <w:div w:id="516038497">
                          <w:marLeft w:val="0"/>
                          <w:marRight w:val="0"/>
                          <w:marTop w:val="0"/>
                          <w:marBottom w:val="0"/>
                          <w:divBdr>
                            <w:top w:val="none" w:sz="0" w:space="0" w:color="auto"/>
                            <w:left w:val="none" w:sz="0" w:space="0" w:color="auto"/>
                            <w:bottom w:val="none" w:sz="0" w:space="0" w:color="auto"/>
                            <w:right w:val="none" w:sz="0" w:space="0" w:color="auto"/>
                          </w:divBdr>
                        </w:div>
                        <w:div w:id="886571295">
                          <w:marLeft w:val="0"/>
                          <w:marRight w:val="0"/>
                          <w:marTop w:val="0"/>
                          <w:marBottom w:val="300"/>
                          <w:divBdr>
                            <w:top w:val="none" w:sz="0" w:space="0" w:color="auto"/>
                            <w:left w:val="none" w:sz="0" w:space="0" w:color="auto"/>
                            <w:bottom w:val="none" w:sz="0" w:space="0" w:color="auto"/>
                            <w:right w:val="none" w:sz="0" w:space="0" w:color="auto"/>
                          </w:divBdr>
                          <w:divsChild>
                            <w:div w:id="1662008142">
                              <w:marLeft w:val="0"/>
                              <w:marRight w:val="0"/>
                              <w:marTop w:val="0"/>
                              <w:marBottom w:val="0"/>
                              <w:divBdr>
                                <w:top w:val="none" w:sz="0" w:space="0" w:color="auto"/>
                                <w:left w:val="none" w:sz="0" w:space="0" w:color="auto"/>
                                <w:bottom w:val="none" w:sz="0" w:space="0" w:color="auto"/>
                                <w:right w:val="none" w:sz="0" w:space="0" w:color="auto"/>
                              </w:divBdr>
                            </w:div>
                          </w:divsChild>
                        </w:div>
                        <w:div w:id="297761800">
                          <w:marLeft w:val="0"/>
                          <w:marRight w:val="0"/>
                          <w:marTop w:val="0"/>
                          <w:marBottom w:val="0"/>
                          <w:divBdr>
                            <w:top w:val="none" w:sz="0" w:space="0" w:color="auto"/>
                            <w:left w:val="none" w:sz="0" w:space="0" w:color="auto"/>
                            <w:bottom w:val="none" w:sz="0" w:space="0" w:color="auto"/>
                            <w:right w:val="none" w:sz="0" w:space="0" w:color="auto"/>
                          </w:divBdr>
                        </w:div>
                        <w:div w:id="860779239">
                          <w:marLeft w:val="0"/>
                          <w:marRight w:val="0"/>
                          <w:marTop w:val="0"/>
                          <w:marBottom w:val="0"/>
                          <w:divBdr>
                            <w:top w:val="none" w:sz="0" w:space="0" w:color="auto"/>
                            <w:left w:val="none" w:sz="0" w:space="0" w:color="auto"/>
                            <w:bottom w:val="none" w:sz="0" w:space="0" w:color="auto"/>
                            <w:right w:val="none" w:sz="0" w:space="0" w:color="auto"/>
                          </w:divBdr>
                          <w:divsChild>
                            <w:div w:id="1900743941">
                              <w:marLeft w:val="0"/>
                              <w:marRight w:val="0"/>
                              <w:marTop w:val="0"/>
                              <w:marBottom w:val="0"/>
                              <w:divBdr>
                                <w:top w:val="none" w:sz="0" w:space="0" w:color="auto"/>
                                <w:left w:val="none" w:sz="0" w:space="0" w:color="auto"/>
                                <w:bottom w:val="none" w:sz="0" w:space="0" w:color="auto"/>
                                <w:right w:val="none" w:sz="0" w:space="0" w:color="auto"/>
                              </w:divBdr>
                            </w:div>
                            <w:div w:id="360713426">
                              <w:marLeft w:val="0"/>
                              <w:marRight w:val="0"/>
                              <w:marTop w:val="0"/>
                              <w:marBottom w:val="0"/>
                              <w:divBdr>
                                <w:top w:val="none" w:sz="0" w:space="0" w:color="auto"/>
                                <w:left w:val="none" w:sz="0" w:space="0" w:color="auto"/>
                                <w:bottom w:val="none" w:sz="0" w:space="0" w:color="auto"/>
                                <w:right w:val="none" w:sz="0" w:space="0" w:color="auto"/>
                              </w:divBdr>
                            </w:div>
                            <w:div w:id="846797602">
                              <w:marLeft w:val="0"/>
                              <w:marRight w:val="0"/>
                              <w:marTop w:val="0"/>
                              <w:marBottom w:val="0"/>
                              <w:divBdr>
                                <w:top w:val="none" w:sz="0" w:space="0" w:color="auto"/>
                                <w:left w:val="none" w:sz="0" w:space="0" w:color="auto"/>
                                <w:bottom w:val="none" w:sz="0" w:space="0" w:color="auto"/>
                                <w:right w:val="none" w:sz="0" w:space="0" w:color="auto"/>
                              </w:divBdr>
                              <w:divsChild>
                                <w:div w:id="12675384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8813046">
                                      <w:marLeft w:val="0"/>
                                      <w:marRight w:val="0"/>
                                      <w:marTop w:val="0"/>
                                      <w:marBottom w:val="0"/>
                                      <w:divBdr>
                                        <w:top w:val="none" w:sz="0" w:space="0" w:color="auto"/>
                                        <w:left w:val="none" w:sz="0" w:space="0" w:color="auto"/>
                                        <w:bottom w:val="none" w:sz="0" w:space="0" w:color="auto"/>
                                        <w:right w:val="none" w:sz="0" w:space="0" w:color="auto"/>
                                      </w:divBdr>
                                      <w:divsChild>
                                        <w:div w:id="12919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27670">
                              <w:marLeft w:val="0"/>
                              <w:marRight w:val="0"/>
                              <w:marTop w:val="0"/>
                              <w:marBottom w:val="0"/>
                              <w:divBdr>
                                <w:top w:val="none" w:sz="0" w:space="0" w:color="auto"/>
                                <w:left w:val="none" w:sz="0" w:space="0" w:color="auto"/>
                                <w:bottom w:val="none" w:sz="0" w:space="0" w:color="auto"/>
                                <w:right w:val="none" w:sz="0" w:space="0" w:color="auto"/>
                              </w:divBdr>
                            </w:div>
                            <w:div w:id="222329499">
                              <w:marLeft w:val="0"/>
                              <w:marRight w:val="0"/>
                              <w:marTop w:val="0"/>
                              <w:marBottom w:val="0"/>
                              <w:divBdr>
                                <w:top w:val="none" w:sz="0" w:space="0" w:color="auto"/>
                                <w:left w:val="none" w:sz="0" w:space="0" w:color="auto"/>
                                <w:bottom w:val="none" w:sz="0" w:space="0" w:color="auto"/>
                                <w:right w:val="none" w:sz="0" w:space="0" w:color="auto"/>
                              </w:divBdr>
                              <w:divsChild>
                                <w:div w:id="18265111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357656840">
                                      <w:marLeft w:val="0"/>
                                      <w:marRight w:val="0"/>
                                      <w:marTop w:val="0"/>
                                      <w:marBottom w:val="0"/>
                                      <w:divBdr>
                                        <w:top w:val="none" w:sz="0" w:space="0" w:color="auto"/>
                                        <w:left w:val="none" w:sz="0" w:space="0" w:color="auto"/>
                                        <w:bottom w:val="none" w:sz="0" w:space="0" w:color="auto"/>
                                        <w:right w:val="none" w:sz="0" w:space="0" w:color="auto"/>
                                      </w:divBdr>
                                      <w:divsChild>
                                        <w:div w:id="11691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3624">
                      <w:marLeft w:val="0"/>
                      <w:marRight w:val="0"/>
                      <w:marTop w:val="0"/>
                      <w:marBottom w:val="0"/>
                      <w:divBdr>
                        <w:top w:val="none" w:sz="0" w:space="0" w:color="auto"/>
                        <w:left w:val="none" w:sz="0" w:space="0" w:color="auto"/>
                        <w:bottom w:val="none" w:sz="0" w:space="0" w:color="auto"/>
                        <w:right w:val="none" w:sz="0" w:space="0" w:color="auto"/>
                      </w:divBdr>
                      <w:divsChild>
                        <w:div w:id="1177958111">
                          <w:marLeft w:val="0"/>
                          <w:marRight w:val="0"/>
                          <w:marTop w:val="0"/>
                          <w:marBottom w:val="0"/>
                          <w:divBdr>
                            <w:top w:val="none" w:sz="0" w:space="0" w:color="auto"/>
                            <w:left w:val="none" w:sz="0" w:space="0" w:color="auto"/>
                            <w:bottom w:val="none" w:sz="0" w:space="0" w:color="auto"/>
                            <w:right w:val="none" w:sz="0" w:space="0" w:color="auto"/>
                          </w:divBdr>
                        </w:div>
                        <w:div w:id="788865079">
                          <w:marLeft w:val="0"/>
                          <w:marRight w:val="0"/>
                          <w:marTop w:val="0"/>
                          <w:marBottom w:val="0"/>
                          <w:divBdr>
                            <w:top w:val="none" w:sz="0" w:space="0" w:color="auto"/>
                            <w:left w:val="none" w:sz="0" w:space="0" w:color="auto"/>
                            <w:bottom w:val="none" w:sz="0" w:space="0" w:color="auto"/>
                            <w:right w:val="none" w:sz="0" w:space="0" w:color="auto"/>
                          </w:divBdr>
                        </w:div>
                        <w:div w:id="1583830320">
                          <w:marLeft w:val="0"/>
                          <w:marRight w:val="0"/>
                          <w:marTop w:val="0"/>
                          <w:marBottom w:val="0"/>
                          <w:divBdr>
                            <w:top w:val="none" w:sz="0" w:space="0" w:color="auto"/>
                            <w:left w:val="none" w:sz="0" w:space="0" w:color="auto"/>
                            <w:bottom w:val="none" w:sz="0" w:space="0" w:color="auto"/>
                            <w:right w:val="none" w:sz="0" w:space="0" w:color="auto"/>
                          </w:divBdr>
                        </w:div>
                        <w:div w:id="516314627">
                          <w:marLeft w:val="0"/>
                          <w:marRight w:val="0"/>
                          <w:marTop w:val="0"/>
                          <w:marBottom w:val="0"/>
                          <w:divBdr>
                            <w:top w:val="none" w:sz="0" w:space="0" w:color="auto"/>
                            <w:left w:val="none" w:sz="0" w:space="0" w:color="auto"/>
                            <w:bottom w:val="none" w:sz="0" w:space="0" w:color="auto"/>
                            <w:right w:val="none" w:sz="0" w:space="0" w:color="auto"/>
                          </w:divBdr>
                          <w:divsChild>
                            <w:div w:id="889194724">
                              <w:marLeft w:val="0"/>
                              <w:marRight w:val="0"/>
                              <w:marTop w:val="0"/>
                              <w:marBottom w:val="0"/>
                              <w:divBdr>
                                <w:top w:val="none" w:sz="0" w:space="0" w:color="auto"/>
                                <w:left w:val="none" w:sz="0" w:space="0" w:color="auto"/>
                                <w:bottom w:val="none" w:sz="0" w:space="0" w:color="auto"/>
                                <w:right w:val="none" w:sz="0" w:space="0" w:color="auto"/>
                              </w:divBdr>
                            </w:div>
                            <w:div w:id="1333332041">
                              <w:marLeft w:val="0"/>
                              <w:marRight w:val="0"/>
                              <w:marTop w:val="0"/>
                              <w:marBottom w:val="0"/>
                              <w:divBdr>
                                <w:top w:val="none" w:sz="0" w:space="0" w:color="auto"/>
                                <w:left w:val="none" w:sz="0" w:space="0" w:color="auto"/>
                                <w:bottom w:val="none" w:sz="0" w:space="0" w:color="auto"/>
                                <w:right w:val="none" w:sz="0" w:space="0" w:color="auto"/>
                              </w:divBdr>
                              <w:divsChild>
                                <w:div w:id="5600188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06856016">
                                      <w:marLeft w:val="0"/>
                                      <w:marRight w:val="0"/>
                                      <w:marTop w:val="0"/>
                                      <w:marBottom w:val="0"/>
                                      <w:divBdr>
                                        <w:top w:val="none" w:sz="0" w:space="0" w:color="auto"/>
                                        <w:left w:val="none" w:sz="0" w:space="0" w:color="auto"/>
                                        <w:bottom w:val="none" w:sz="0" w:space="0" w:color="auto"/>
                                        <w:right w:val="none" w:sz="0" w:space="0" w:color="auto"/>
                                      </w:divBdr>
                                      <w:divsChild>
                                        <w:div w:id="3716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5463">
                              <w:marLeft w:val="0"/>
                              <w:marRight w:val="0"/>
                              <w:marTop w:val="0"/>
                              <w:marBottom w:val="0"/>
                              <w:divBdr>
                                <w:top w:val="none" w:sz="0" w:space="0" w:color="auto"/>
                                <w:left w:val="none" w:sz="0" w:space="0" w:color="auto"/>
                                <w:bottom w:val="none" w:sz="0" w:space="0" w:color="auto"/>
                                <w:right w:val="none" w:sz="0" w:space="0" w:color="auto"/>
                              </w:divBdr>
                            </w:div>
                            <w:div w:id="802770954">
                              <w:marLeft w:val="0"/>
                              <w:marRight w:val="0"/>
                              <w:marTop w:val="0"/>
                              <w:marBottom w:val="0"/>
                              <w:divBdr>
                                <w:top w:val="none" w:sz="0" w:space="0" w:color="auto"/>
                                <w:left w:val="none" w:sz="0" w:space="0" w:color="auto"/>
                                <w:bottom w:val="none" w:sz="0" w:space="0" w:color="auto"/>
                                <w:right w:val="none" w:sz="0" w:space="0" w:color="auto"/>
                              </w:divBdr>
                              <w:divsChild>
                                <w:div w:id="643240913">
                                  <w:marLeft w:val="0"/>
                                  <w:marRight w:val="0"/>
                                  <w:marTop w:val="0"/>
                                  <w:marBottom w:val="0"/>
                                  <w:divBdr>
                                    <w:top w:val="none" w:sz="0" w:space="0" w:color="auto"/>
                                    <w:left w:val="none" w:sz="0" w:space="0" w:color="auto"/>
                                    <w:bottom w:val="none" w:sz="0" w:space="0" w:color="auto"/>
                                    <w:right w:val="none" w:sz="0" w:space="0" w:color="auto"/>
                                  </w:divBdr>
                                </w:div>
                                <w:div w:id="1462767008">
                                  <w:marLeft w:val="0"/>
                                  <w:marRight w:val="0"/>
                                  <w:marTop w:val="0"/>
                                  <w:marBottom w:val="0"/>
                                  <w:divBdr>
                                    <w:top w:val="none" w:sz="0" w:space="0" w:color="auto"/>
                                    <w:left w:val="none" w:sz="0" w:space="0" w:color="auto"/>
                                    <w:bottom w:val="none" w:sz="0" w:space="0" w:color="auto"/>
                                    <w:right w:val="none" w:sz="0" w:space="0" w:color="auto"/>
                                  </w:divBdr>
                                </w:div>
                                <w:div w:id="8314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80808">
                          <w:marLeft w:val="0"/>
                          <w:marRight w:val="0"/>
                          <w:marTop w:val="0"/>
                          <w:marBottom w:val="0"/>
                          <w:divBdr>
                            <w:top w:val="none" w:sz="0" w:space="0" w:color="auto"/>
                            <w:left w:val="none" w:sz="0" w:space="0" w:color="auto"/>
                            <w:bottom w:val="none" w:sz="0" w:space="0" w:color="auto"/>
                            <w:right w:val="none" w:sz="0" w:space="0" w:color="auto"/>
                          </w:divBdr>
                          <w:divsChild>
                            <w:div w:id="1085374210">
                              <w:marLeft w:val="0"/>
                              <w:marRight w:val="0"/>
                              <w:marTop w:val="0"/>
                              <w:marBottom w:val="0"/>
                              <w:divBdr>
                                <w:top w:val="none" w:sz="0" w:space="0" w:color="auto"/>
                                <w:left w:val="none" w:sz="0" w:space="0" w:color="auto"/>
                                <w:bottom w:val="none" w:sz="0" w:space="0" w:color="auto"/>
                                <w:right w:val="none" w:sz="0" w:space="0" w:color="auto"/>
                              </w:divBdr>
                            </w:div>
                            <w:div w:id="2821476">
                              <w:marLeft w:val="0"/>
                              <w:marRight w:val="0"/>
                              <w:marTop w:val="0"/>
                              <w:marBottom w:val="0"/>
                              <w:divBdr>
                                <w:top w:val="none" w:sz="0" w:space="0" w:color="auto"/>
                                <w:left w:val="none" w:sz="0" w:space="0" w:color="auto"/>
                                <w:bottom w:val="none" w:sz="0" w:space="0" w:color="auto"/>
                                <w:right w:val="none" w:sz="0" w:space="0" w:color="auto"/>
                              </w:divBdr>
                              <w:divsChild>
                                <w:div w:id="207474225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14264179">
                                      <w:marLeft w:val="0"/>
                                      <w:marRight w:val="0"/>
                                      <w:marTop w:val="0"/>
                                      <w:marBottom w:val="0"/>
                                      <w:divBdr>
                                        <w:top w:val="none" w:sz="0" w:space="0" w:color="auto"/>
                                        <w:left w:val="none" w:sz="0" w:space="0" w:color="auto"/>
                                        <w:bottom w:val="none" w:sz="0" w:space="0" w:color="auto"/>
                                        <w:right w:val="none" w:sz="0" w:space="0" w:color="auto"/>
                                      </w:divBdr>
                                      <w:divsChild>
                                        <w:div w:id="3712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079874">
                              <w:marLeft w:val="0"/>
                              <w:marRight w:val="0"/>
                              <w:marTop w:val="0"/>
                              <w:marBottom w:val="0"/>
                              <w:divBdr>
                                <w:top w:val="none" w:sz="0" w:space="0" w:color="auto"/>
                                <w:left w:val="none" w:sz="0" w:space="0" w:color="auto"/>
                                <w:bottom w:val="none" w:sz="0" w:space="0" w:color="auto"/>
                                <w:right w:val="none" w:sz="0" w:space="0" w:color="auto"/>
                              </w:divBdr>
                            </w:div>
                            <w:div w:id="1595819900">
                              <w:marLeft w:val="0"/>
                              <w:marRight w:val="0"/>
                              <w:marTop w:val="450"/>
                              <w:marBottom w:val="450"/>
                              <w:divBdr>
                                <w:top w:val="none" w:sz="0" w:space="0" w:color="auto"/>
                                <w:left w:val="single" w:sz="24" w:space="0" w:color="6DB33F"/>
                                <w:bottom w:val="none" w:sz="0" w:space="0" w:color="auto"/>
                                <w:right w:val="none" w:sz="0" w:space="0" w:color="auto"/>
                              </w:divBdr>
                            </w:div>
                            <w:div w:id="2047876241">
                              <w:marLeft w:val="0"/>
                              <w:marRight w:val="0"/>
                              <w:marTop w:val="0"/>
                              <w:marBottom w:val="0"/>
                              <w:divBdr>
                                <w:top w:val="none" w:sz="0" w:space="0" w:color="auto"/>
                                <w:left w:val="none" w:sz="0" w:space="0" w:color="auto"/>
                                <w:bottom w:val="none" w:sz="0" w:space="0" w:color="auto"/>
                                <w:right w:val="none" w:sz="0" w:space="0" w:color="auto"/>
                              </w:divBdr>
                            </w:div>
                          </w:divsChild>
                        </w:div>
                        <w:div w:id="2058429418">
                          <w:marLeft w:val="0"/>
                          <w:marRight w:val="0"/>
                          <w:marTop w:val="0"/>
                          <w:marBottom w:val="0"/>
                          <w:divBdr>
                            <w:top w:val="none" w:sz="0" w:space="0" w:color="auto"/>
                            <w:left w:val="none" w:sz="0" w:space="0" w:color="auto"/>
                            <w:bottom w:val="none" w:sz="0" w:space="0" w:color="auto"/>
                            <w:right w:val="none" w:sz="0" w:space="0" w:color="auto"/>
                          </w:divBdr>
                          <w:divsChild>
                            <w:div w:id="868109983">
                              <w:marLeft w:val="0"/>
                              <w:marRight w:val="0"/>
                              <w:marTop w:val="0"/>
                              <w:marBottom w:val="0"/>
                              <w:divBdr>
                                <w:top w:val="none" w:sz="0" w:space="0" w:color="auto"/>
                                <w:left w:val="none" w:sz="0" w:space="0" w:color="auto"/>
                                <w:bottom w:val="none" w:sz="0" w:space="0" w:color="auto"/>
                                <w:right w:val="none" w:sz="0" w:space="0" w:color="auto"/>
                              </w:divBdr>
                            </w:div>
                            <w:div w:id="1037704439">
                              <w:marLeft w:val="0"/>
                              <w:marRight w:val="0"/>
                              <w:marTop w:val="0"/>
                              <w:marBottom w:val="0"/>
                              <w:divBdr>
                                <w:top w:val="none" w:sz="0" w:space="0" w:color="auto"/>
                                <w:left w:val="none" w:sz="0" w:space="0" w:color="auto"/>
                                <w:bottom w:val="none" w:sz="0" w:space="0" w:color="auto"/>
                                <w:right w:val="none" w:sz="0" w:space="0" w:color="auto"/>
                              </w:divBdr>
                            </w:div>
                            <w:div w:id="1028337373">
                              <w:marLeft w:val="0"/>
                              <w:marRight w:val="0"/>
                              <w:marTop w:val="450"/>
                              <w:marBottom w:val="450"/>
                              <w:divBdr>
                                <w:top w:val="none" w:sz="0" w:space="0" w:color="auto"/>
                                <w:left w:val="single" w:sz="24" w:space="0" w:color="6DB33F"/>
                                <w:bottom w:val="none" w:sz="0" w:space="0" w:color="auto"/>
                                <w:right w:val="none" w:sz="0" w:space="0" w:color="auto"/>
                              </w:divBdr>
                              <w:divsChild>
                                <w:div w:id="871456735">
                                  <w:marLeft w:val="0"/>
                                  <w:marRight w:val="0"/>
                                  <w:marTop w:val="0"/>
                                  <w:marBottom w:val="0"/>
                                  <w:divBdr>
                                    <w:top w:val="none" w:sz="0" w:space="0" w:color="auto"/>
                                    <w:left w:val="none" w:sz="0" w:space="0" w:color="auto"/>
                                    <w:bottom w:val="none" w:sz="0" w:space="0" w:color="auto"/>
                                    <w:right w:val="none" w:sz="0" w:space="0" w:color="auto"/>
                                  </w:divBdr>
                                </w:div>
                                <w:div w:id="107430761">
                                  <w:marLeft w:val="0"/>
                                  <w:marRight w:val="0"/>
                                  <w:marTop w:val="0"/>
                                  <w:marBottom w:val="0"/>
                                  <w:divBdr>
                                    <w:top w:val="none" w:sz="0" w:space="0" w:color="auto"/>
                                    <w:left w:val="none" w:sz="0" w:space="0" w:color="auto"/>
                                    <w:bottom w:val="none" w:sz="0" w:space="0" w:color="auto"/>
                                    <w:right w:val="none" w:sz="0" w:space="0" w:color="auto"/>
                                  </w:divBdr>
                                </w:div>
                              </w:divsChild>
                            </w:div>
                            <w:div w:id="1728916870">
                              <w:marLeft w:val="0"/>
                              <w:marRight w:val="0"/>
                              <w:marTop w:val="0"/>
                              <w:marBottom w:val="0"/>
                              <w:divBdr>
                                <w:top w:val="none" w:sz="0" w:space="0" w:color="auto"/>
                                <w:left w:val="none" w:sz="0" w:space="0" w:color="auto"/>
                                <w:bottom w:val="none" w:sz="0" w:space="0" w:color="auto"/>
                                <w:right w:val="none" w:sz="0" w:space="0" w:color="auto"/>
                              </w:divBdr>
                            </w:div>
                            <w:div w:id="2100983426">
                              <w:marLeft w:val="0"/>
                              <w:marRight w:val="0"/>
                              <w:marTop w:val="0"/>
                              <w:marBottom w:val="0"/>
                              <w:divBdr>
                                <w:top w:val="none" w:sz="0" w:space="0" w:color="auto"/>
                                <w:left w:val="none" w:sz="0" w:space="0" w:color="auto"/>
                                <w:bottom w:val="none" w:sz="0" w:space="0" w:color="auto"/>
                                <w:right w:val="none" w:sz="0" w:space="0" w:color="auto"/>
                              </w:divBdr>
                              <w:divsChild>
                                <w:div w:id="4069966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92939778">
                                      <w:marLeft w:val="0"/>
                                      <w:marRight w:val="0"/>
                                      <w:marTop w:val="0"/>
                                      <w:marBottom w:val="0"/>
                                      <w:divBdr>
                                        <w:top w:val="none" w:sz="0" w:space="0" w:color="auto"/>
                                        <w:left w:val="none" w:sz="0" w:space="0" w:color="auto"/>
                                        <w:bottom w:val="none" w:sz="0" w:space="0" w:color="auto"/>
                                        <w:right w:val="none" w:sz="0" w:space="0" w:color="auto"/>
                                      </w:divBdr>
                                      <w:divsChild>
                                        <w:div w:id="3560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692459">
                              <w:marLeft w:val="0"/>
                              <w:marRight w:val="0"/>
                              <w:marTop w:val="0"/>
                              <w:marBottom w:val="0"/>
                              <w:divBdr>
                                <w:top w:val="none" w:sz="0" w:space="0" w:color="auto"/>
                                <w:left w:val="none" w:sz="0" w:space="0" w:color="auto"/>
                                <w:bottom w:val="none" w:sz="0" w:space="0" w:color="auto"/>
                                <w:right w:val="none" w:sz="0" w:space="0" w:color="auto"/>
                              </w:divBdr>
                            </w:div>
                            <w:div w:id="1432511592">
                              <w:marLeft w:val="0"/>
                              <w:marRight w:val="0"/>
                              <w:marTop w:val="0"/>
                              <w:marBottom w:val="300"/>
                              <w:divBdr>
                                <w:top w:val="none" w:sz="0" w:space="0" w:color="auto"/>
                                <w:left w:val="none" w:sz="0" w:space="0" w:color="auto"/>
                                <w:bottom w:val="none" w:sz="0" w:space="0" w:color="auto"/>
                                <w:right w:val="none" w:sz="0" w:space="0" w:color="auto"/>
                              </w:divBdr>
                              <w:divsChild>
                                <w:div w:id="110175417">
                                  <w:marLeft w:val="0"/>
                                  <w:marRight w:val="0"/>
                                  <w:marTop w:val="0"/>
                                  <w:marBottom w:val="0"/>
                                  <w:divBdr>
                                    <w:top w:val="none" w:sz="0" w:space="0" w:color="auto"/>
                                    <w:left w:val="none" w:sz="0" w:space="0" w:color="auto"/>
                                    <w:bottom w:val="none" w:sz="0" w:space="0" w:color="auto"/>
                                    <w:right w:val="none" w:sz="0" w:space="0" w:color="auto"/>
                                  </w:divBdr>
                                </w:div>
                              </w:divsChild>
                            </w:div>
                            <w:div w:id="20579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4078">
                      <w:marLeft w:val="0"/>
                      <w:marRight w:val="0"/>
                      <w:marTop w:val="0"/>
                      <w:marBottom w:val="0"/>
                      <w:divBdr>
                        <w:top w:val="none" w:sz="0" w:space="0" w:color="auto"/>
                        <w:left w:val="none" w:sz="0" w:space="0" w:color="auto"/>
                        <w:bottom w:val="none" w:sz="0" w:space="0" w:color="auto"/>
                        <w:right w:val="none" w:sz="0" w:space="0" w:color="auto"/>
                      </w:divBdr>
                      <w:divsChild>
                        <w:div w:id="788469754">
                          <w:marLeft w:val="0"/>
                          <w:marRight w:val="0"/>
                          <w:marTop w:val="0"/>
                          <w:marBottom w:val="0"/>
                          <w:divBdr>
                            <w:top w:val="none" w:sz="0" w:space="0" w:color="auto"/>
                            <w:left w:val="none" w:sz="0" w:space="0" w:color="auto"/>
                            <w:bottom w:val="none" w:sz="0" w:space="0" w:color="auto"/>
                            <w:right w:val="none" w:sz="0" w:space="0" w:color="auto"/>
                          </w:divBdr>
                        </w:div>
                        <w:div w:id="1601569839">
                          <w:marLeft w:val="0"/>
                          <w:marRight w:val="0"/>
                          <w:marTop w:val="0"/>
                          <w:marBottom w:val="0"/>
                          <w:divBdr>
                            <w:top w:val="none" w:sz="0" w:space="0" w:color="auto"/>
                            <w:left w:val="none" w:sz="0" w:space="0" w:color="auto"/>
                            <w:bottom w:val="none" w:sz="0" w:space="0" w:color="auto"/>
                            <w:right w:val="none" w:sz="0" w:space="0" w:color="auto"/>
                          </w:divBdr>
                        </w:div>
                        <w:div w:id="2049262169">
                          <w:marLeft w:val="0"/>
                          <w:marRight w:val="0"/>
                          <w:marTop w:val="0"/>
                          <w:marBottom w:val="0"/>
                          <w:divBdr>
                            <w:top w:val="none" w:sz="0" w:space="0" w:color="auto"/>
                            <w:left w:val="none" w:sz="0" w:space="0" w:color="auto"/>
                            <w:bottom w:val="none" w:sz="0" w:space="0" w:color="auto"/>
                            <w:right w:val="none" w:sz="0" w:space="0" w:color="auto"/>
                          </w:divBdr>
                          <w:divsChild>
                            <w:div w:id="10642593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14270990">
                                  <w:marLeft w:val="0"/>
                                  <w:marRight w:val="0"/>
                                  <w:marTop w:val="0"/>
                                  <w:marBottom w:val="300"/>
                                  <w:divBdr>
                                    <w:top w:val="none" w:sz="0" w:space="0" w:color="auto"/>
                                    <w:left w:val="none" w:sz="0" w:space="0" w:color="auto"/>
                                    <w:bottom w:val="none" w:sz="0" w:space="0" w:color="auto"/>
                                    <w:right w:val="none" w:sz="0" w:space="0" w:color="auto"/>
                                  </w:divBdr>
                                  <w:divsChild>
                                    <w:div w:id="2082681028">
                                      <w:marLeft w:val="0"/>
                                      <w:marRight w:val="0"/>
                                      <w:marTop w:val="0"/>
                                      <w:marBottom w:val="0"/>
                                      <w:divBdr>
                                        <w:top w:val="none" w:sz="0" w:space="0" w:color="auto"/>
                                        <w:left w:val="none" w:sz="0" w:space="0" w:color="auto"/>
                                        <w:bottom w:val="none" w:sz="0" w:space="0" w:color="auto"/>
                                        <w:right w:val="none" w:sz="0" w:space="0" w:color="auto"/>
                                      </w:divBdr>
                                    </w:div>
                                  </w:divsChild>
                                </w:div>
                                <w:div w:id="1315528999">
                                  <w:marLeft w:val="0"/>
                                  <w:marRight w:val="0"/>
                                  <w:marTop w:val="0"/>
                                  <w:marBottom w:val="0"/>
                                  <w:divBdr>
                                    <w:top w:val="none" w:sz="0" w:space="0" w:color="auto"/>
                                    <w:left w:val="none" w:sz="0" w:space="0" w:color="auto"/>
                                    <w:bottom w:val="none" w:sz="0" w:space="0" w:color="auto"/>
                                    <w:right w:val="none" w:sz="0" w:space="0" w:color="auto"/>
                                  </w:divBdr>
                                  <w:divsChild>
                                    <w:div w:id="128607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3055">
                          <w:marLeft w:val="0"/>
                          <w:marRight w:val="0"/>
                          <w:marTop w:val="0"/>
                          <w:marBottom w:val="0"/>
                          <w:divBdr>
                            <w:top w:val="none" w:sz="0" w:space="0" w:color="auto"/>
                            <w:left w:val="none" w:sz="0" w:space="0" w:color="auto"/>
                            <w:bottom w:val="none" w:sz="0" w:space="0" w:color="auto"/>
                            <w:right w:val="none" w:sz="0" w:space="0" w:color="auto"/>
                          </w:divBdr>
                        </w:div>
                        <w:div w:id="1622030186">
                          <w:marLeft w:val="0"/>
                          <w:marRight w:val="0"/>
                          <w:marTop w:val="0"/>
                          <w:marBottom w:val="0"/>
                          <w:divBdr>
                            <w:top w:val="none" w:sz="0" w:space="0" w:color="auto"/>
                            <w:left w:val="none" w:sz="0" w:space="0" w:color="auto"/>
                            <w:bottom w:val="none" w:sz="0" w:space="0" w:color="auto"/>
                            <w:right w:val="none" w:sz="0" w:space="0" w:color="auto"/>
                          </w:divBdr>
                          <w:divsChild>
                            <w:div w:id="21426471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755977436">
                                  <w:marLeft w:val="0"/>
                                  <w:marRight w:val="0"/>
                                  <w:marTop w:val="0"/>
                                  <w:marBottom w:val="300"/>
                                  <w:divBdr>
                                    <w:top w:val="none" w:sz="0" w:space="0" w:color="auto"/>
                                    <w:left w:val="none" w:sz="0" w:space="0" w:color="auto"/>
                                    <w:bottom w:val="none" w:sz="0" w:space="0" w:color="auto"/>
                                    <w:right w:val="none" w:sz="0" w:space="0" w:color="auto"/>
                                  </w:divBdr>
                                  <w:divsChild>
                                    <w:div w:id="290484213">
                                      <w:marLeft w:val="0"/>
                                      <w:marRight w:val="0"/>
                                      <w:marTop w:val="0"/>
                                      <w:marBottom w:val="0"/>
                                      <w:divBdr>
                                        <w:top w:val="none" w:sz="0" w:space="0" w:color="auto"/>
                                        <w:left w:val="none" w:sz="0" w:space="0" w:color="auto"/>
                                        <w:bottom w:val="none" w:sz="0" w:space="0" w:color="auto"/>
                                        <w:right w:val="none" w:sz="0" w:space="0" w:color="auto"/>
                                      </w:divBdr>
                                    </w:div>
                                  </w:divsChild>
                                </w:div>
                                <w:div w:id="162933956">
                                  <w:marLeft w:val="0"/>
                                  <w:marRight w:val="0"/>
                                  <w:marTop w:val="0"/>
                                  <w:marBottom w:val="0"/>
                                  <w:divBdr>
                                    <w:top w:val="none" w:sz="0" w:space="0" w:color="auto"/>
                                    <w:left w:val="none" w:sz="0" w:space="0" w:color="auto"/>
                                    <w:bottom w:val="none" w:sz="0" w:space="0" w:color="auto"/>
                                    <w:right w:val="none" w:sz="0" w:space="0" w:color="auto"/>
                                  </w:divBdr>
                                  <w:divsChild>
                                    <w:div w:id="8896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4900">
                          <w:marLeft w:val="0"/>
                          <w:marRight w:val="0"/>
                          <w:marTop w:val="0"/>
                          <w:marBottom w:val="0"/>
                          <w:divBdr>
                            <w:top w:val="none" w:sz="0" w:space="0" w:color="auto"/>
                            <w:left w:val="none" w:sz="0" w:space="0" w:color="auto"/>
                            <w:bottom w:val="none" w:sz="0" w:space="0" w:color="auto"/>
                            <w:right w:val="none" w:sz="0" w:space="0" w:color="auto"/>
                          </w:divBdr>
                        </w:div>
                        <w:div w:id="1049382892">
                          <w:marLeft w:val="0"/>
                          <w:marRight w:val="0"/>
                          <w:marTop w:val="0"/>
                          <w:marBottom w:val="0"/>
                          <w:divBdr>
                            <w:top w:val="none" w:sz="0" w:space="0" w:color="auto"/>
                            <w:left w:val="none" w:sz="0" w:space="0" w:color="auto"/>
                            <w:bottom w:val="none" w:sz="0" w:space="0" w:color="auto"/>
                            <w:right w:val="none" w:sz="0" w:space="0" w:color="auto"/>
                          </w:divBdr>
                          <w:divsChild>
                            <w:div w:id="16422257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00383854">
                                  <w:marLeft w:val="0"/>
                                  <w:marRight w:val="0"/>
                                  <w:marTop w:val="0"/>
                                  <w:marBottom w:val="300"/>
                                  <w:divBdr>
                                    <w:top w:val="none" w:sz="0" w:space="0" w:color="auto"/>
                                    <w:left w:val="none" w:sz="0" w:space="0" w:color="auto"/>
                                    <w:bottom w:val="none" w:sz="0" w:space="0" w:color="auto"/>
                                    <w:right w:val="none" w:sz="0" w:space="0" w:color="auto"/>
                                  </w:divBdr>
                                  <w:divsChild>
                                    <w:div w:id="1615595511">
                                      <w:marLeft w:val="0"/>
                                      <w:marRight w:val="0"/>
                                      <w:marTop w:val="0"/>
                                      <w:marBottom w:val="0"/>
                                      <w:divBdr>
                                        <w:top w:val="none" w:sz="0" w:space="0" w:color="auto"/>
                                        <w:left w:val="none" w:sz="0" w:space="0" w:color="auto"/>
                                        <w:bottom w:val="none" w:sz="0" w:space="0" w:color="auto"/>
                                        <w:right w:val="none" w:sz="0" w:space="0" w:color="auto"/>
                                      </w:divBdr>
                                    </w:div>
                                  </w:divsChild>
                                </w:div>
                                <w:div w:id="1872721600">
                                  <w:marLeft w:val="0"/>
                                  <w:marRight w:val="0"/>
                                  <w:marTop w:val="0"/>
                                  <w:marBottom w:val="0"/>
                                  <w:divBdr>
                                    <w:top w:val="none" w:sz="0" w:space="0" w:color="auto"/>
                                    <w:left w:val="none" w:sz="0" w:space="0" w:color="auto"/>
                                    <w:bottom w:val="none" w:sz="0" w:space="0" w:color="auto"/>
                                    <w:right w:val="none" w:sz="0" w:space="0" w:color="auto"/>
                                  </w:divBdr>
                                  <w:divsChild>
                                    <w:div w:id="17352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3092511">
          <w:marLeft w:val="0"/>
          <w:marRight w:val="0"/>
          <w:marTop w:val="0"/>
          <w:marBottom w:val="0"/>
          <w:divBdr>
            <w:top w:val="single" w:sz="6" w:space="0" w:color="EFEFED"/>
            <w:left w:val="none" w:sz="0" w:space="0" w:color="auto"/>
            <w:bottom w:val="none" w:sz="0" w:space="0" w:color="auto"/>
            <w:right w:val="none" w:sz="0" w:space="0" w:color="auto"/>
          </w:divBdr>
          <w:divsChild>
            <w:div w:id="1562672351">
              <w:marLeft w:val="0"/>
              <w:marRight w:val="0"/>
              <w:marTop w:val="0"/>
              <w:marBottom w:val="0"/>
              <w:divBdr>
                <w:top w:val="none" w:sz="0" w:space="0" w:color="auto"/>
                <w:left w:val="none" w:sz="0" w:space="0" w:color="auto"/>
                <w:bottom w:val="none" w:sz="0" w:space="0" w:color="auto"/>
                <w:right w:val="none" w:sz="0" w:space="0" w:color="auto"/>
              </w:divBdr>
              <w:divsChild>
                <w:div w:id="1960262639">
                  <w:marLeft w:val="0"/>
                  <w:marRight w:val="0"/>
                  <w:marTop w:val="0"/>
                  <w:marBottom w:val="0"/>
                  <w:divBdr>
                    <w:top w:val="none" w:sz="0" w:space="0" w:color="auto"/>
                    <w:left w:val="none" w:sz="0" w:space="0" w:color="auto"/>
                    <w:bottom w:val="none" w:sz="0" w:space="0" w:color="auto"/>
                    <w:right w:val="none" w:sz="0" w:space="0" w:color="auto"/>
                  </w:divBdr>
                </w:div>
                <w:div w:id="1184244294">
                  <w:marLeft w:val="0"/>
                  <w:marRight w:val="0"/>
                  <w:marTop w:val="0"/>
                  <w:marBottom w:val="0"/>
                  <w:divBdr>
                    <w:top w:val="none" w:sz="0" w:space="0" w:color="auto"/>
                    <w:left w:val="none" w:sz="0" w:space="0" w:color="auto"/>
                    <w:bottom w:val="none" w:sz="0" w:space="0" w:color="auto"/>
                    <w:right w:val="none" w:sz="0" w:space="0" w:color="auto"/>
                  </w:divBdr>
                </w:div>
                <w:div w:id="1952743009">
                  <w:marLeft w:val="0"/>
                  <w:marRight w:val="0"/>
                  <w:marTop w:val="0"/>
                  <w:marBottom w:val="0"/>
                  <w:divBdr>
                    <w:top w:val="none" w:sz="0" w:space="0" w:color="auto"/>
                    <w:left w:val="none" w:sz="0" w:space="0" w:color="auto"/>
                    <w:bottom w:val="none" w:sz="0" w:space="0" w:color="auto"/>
                    <w:right w:val="none" w:sz="0" w:space="0" w:color="auto"/>
                  </w:divBdr>
                </w:div>
                <w:div w:id="1999916156">
                  <w:marLeft w:val="0"/>
                  <w:marRight w:val="0"/>
                  <w:marTop w:val="0"/>
                  <w:marBottom w:val="0"/>
                  <w:divBdr>
                    <w:top w:val="none" w:sz="0" w:space="0" w:color="auto"/>
                    <w:left w:val="none" w:sz="0" w:space="0" w:color="auto"/>
                    <w:bottom w:val="none" w:sz="0" w:space="0" w:color="auto"/>
                    <w:right w:val="none" w:sz="0" w:space="0" w:color="auto"/>
                  </w:divBdr>
                </w:div>
                <w:div w:id="713313203">
                  <w:marLeft w:val="0"/>
                  <w:marRight w:val="0"/>
                  <w:marTop w:val="0"/>
                  <w:marBottom w:val="300"/>
                  <w:divBdr>
                    <w:top w:val="single" w:sz="6" w:space="15" w:color="D7D7D7"/>
                    <w:left w:val="single" w:sz="6" w:space="15" w:color="D7D7D7"/>
                    <w:bottom w:val="single" w:sz="6" w:space="15" w:color="D7D7D7"/>
                    <w:right w:val="single" w:sz="6" w:space="15" w:color="D7D7D7"/>
                  </w:divBdr>
                  <w:divsChild>
                    <w:div w:id="1940872516">
                      <w:marLeft w:val="0"/>
                      <w:marRight w:val="0"/>
                      <w:marTop w:val="0"/>
                      <w:marBottom w:val="0"/>
                      <w:divBdr>
                        <w:top w:val="none" w:sz="0" w:space="0" w:color="auto"/>
                        <w:left w:val="none" w:sz="0" w:space="0" w:color="auto"/>
                        <w:bottom w:val="none" w:sz="0" w:space="0" w:color="auto"/>
                        <w:right w:val="none" w:sz="0" w:space="0" w:color="auto"/>
                      </w:divBdr>
                      <w:divsChild>
                        <w:div w:id="1285425085">
                          <w:marLeft w:val="0"/>
                          <w:marRight w:val="0"/>
                          <w:marTop w:val="0"/>
                          <w:marBottom w:val="120"/>
                          <w:divBdr>
                            <w:top w:val="none" w:sz="0" w:space="0" w:color="auto"/>
                            <w:left w:val="none" w:sz="0" w:space="0" w:color="auto"/>
                            <w:bottom w:val="none" w:sz="0" w:space="0" w:color="auto"/>
                            <w:right w:val="none" w:sz="0" w:space="0" w:color="auto"/>
                          </w:divBdr>
                        </w:div>
                        <w:div w:id="2004427825">
                          <w:marLeft w:val="0"/>
                          <w:marRight w:val="0"/>
                          <w:marTop w:val="0"/>
                          <w:marBottom w:val="0"/>
                          <w:divBdr>
                            <w:top w:val="none" w:sz="0" w:space="0" w:color="auto"/>
                            <w:left w:val="none" w:sz="0" w:space="0" w:color="auto"/>
                            <w:bottom w:val="none" w:sz="0" w:space="0" w:color="auto"/>
                            <w:right w:val="none" w:sz="0" w:space="0" w:color="auto"/>
                          </w:divBdr>
                        </w:div>
                        <w:div w:id="124933989">
                          <w:marLeft w:val="0"/>
                          <w:marRight w:val="0"/>
                          <w:marTop w:val="0"/>
                          <w:marBottom w:val="0"/>
                          <w:divBdr>
                            <w:top w:val="none" w:sz="0" w:space="0" w:color="auto"/>
                            <w:left w:val="none" w:sz="0" w:space="0" w:color="auto"/>
                            <w:bottom w:val="none" w:sz="0" w:space="0" w:color="auto"/>
                            <w:right w:val="none" w:sz="0" w:space="0" w:color="auto"/>
                          </w:divBdr>
                        </w:div>
                        <w:div w:id="14920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8404">
                  <w:marLeft w:val="0"/>
                  <w:marRight w:val="0"/>
                  <w:marTop w:val="0"/>
                  <w:marBottom w:val="0"/>
                  <w:divBdr>
                    <w:top w:val="none" w:sz="0" w:space="0" w:color="auto"/>
                    <w:left w:val="none" w:sz="0" w:space="0" w:color="auto"/>
                    <w:bottom w:val="none" w:sz="0" w:space="0" w:color="auto"/>
                    <w:right w:val="none" w:sz="0" w:space="0" w:color="auto"/>
                  </w:divBdr>
                  <w:divsChild>
                    <w:div w:id="661012569">
                      <w:marLeft w:val="0"/>
                      <w:marRight w:val="0"/>
                      <w:marTop w:val="0"/>
                      <w:marBottom w:val="0"/>
                      <w:divBdr>
                        <w:top w:val="none" w:sz="0" w:space="0" w:color="auto"/>
                        <w:left w:val="none" w:sz="0" w:space="0" w:color="auto"/>
                        <w:bottom w:val="none" w:sz="0" w:space="0" w:color="auto"/>
                        <w:right w:val="none" w:sz="0" w:space="0" w:color="auto"/>
                      </w:divBdr>
                    </w:div>
                    <w:div w:id="985862843">
                      <w:marLeft w:val="0"/>
                      <w:marRight w:val="0"/>
                      <w:marTop w:val="0"/>
                      <w:marBottom w:val="0"/>
                      <w:divBdr>
                        <w:top w:val="none" w:sz="0" w:space="0" w:color="auto"/>
                        <w:left w:val="none" w:sz="0" w:space="0" w:color="auto"/>
                        <w:bottom w:val="none" w:sz="0" w:space="0" w:color="auto"/>
                        <w:right w:val="none" w:sz="0" w:space="0" w:color="auto"/>
                      </w:divBdr>
                    </w:div>
                    <w:div w:id="1558012803">
                      <w:marLeft w:val="0"/>
                      <w:marRight w:val="0"/>
                      <w:marTop w:val="0"/>
                      <w:marBottom w:val="0"/>
                      <w:divBdr>
                        <w:top w:val="none" w:sz="0" w:space="0" w:color="auto"/>
                        <w:left w:val="none" w:sz="0" w:space="0" w:color="auto"/>
                        <w:bottom w:val="none" w:sz="0" w:space="0" w:color="auto"/>
                        <w:right w:val="none" w:sz="0" w:space="0" w:color="auto"/>
                      </w:divBdr>
                      <w:divsChild>
                        <w:div w:id="141127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8576979">
                              <w:marLeft w:val="0"/>
                              <w:marRight w:val="0"/>
                              <w:marTop w:val="0"/>
                              <w:marBottom w:val="0"/>
                              <w:divBdr>
                                <w:top w:val="none" w:sz="0" w:space="0" w:color="auto"/>
                                <w:left w:val="none" w:sz="0" w:space="0" w:color="auto"/>
                                <w:bottom w:val="none" w:sz="0" w:space="0" w:color="auto"/>
                                <w:right w:val="none" w:sz="0" w:space="0" w:color="auto"/>
                              </w:divBdr>
                              <w:divsChild>
                                <w:div w:id="3869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21355">
                      <w:marLeft w:val="0"/>
                      <w:marRight w:val="0"/>
                      <w:marTop w:val="0"/>
                      <w:marBottom w:val="0"/>
                      <w:divBdr>
                        <w:top w:val="none" w:sz="0" w:space="0" w:color="auto"/>
                        <w:left w:val="none" w:sz="0" w:space="0" w:color="auto"/>
                        <w:bottom w:val="none" w:sz="0" w:space="0" w:color="auto"/>
                        <w:right w:val="none" w:sz="0" w:space="0" w:color="auto"/>
                      </w:divBdr>
                    </w:div>
                    <w:div w:id="1952593418">
                      <w:marLeft w:val="0"/>
                      <w:marRight w:val="0"/>
                      <w:marTop w:val="0"/>
                      <w:marBottom w:val="0"/>
                      <w:divBdr>
                        <w:top w:val="none" w:sz="0" w:space="0" w:color="auto"/>
                        <w:left w:val="none" w:sz="0" w:space="0" w:color="auto"/>
                        <w:bottom w:val="none" w:sz="0" w:space="0" w:color="auto"/>
                        <w:right w:val="none" w:sz="0" w:space="0" w:color="auto"/>
                      </w:divBdr>
                    </w:div>
                    <w:div w:id="1218318428">
                      <w:marLeft w:val="0"/>
                      <w:marRight w:val="0"/>
                      <w:marTop w:val="0"/>
                      <w:marBottom w:val="0"/>
                      <w:divBdr>
                        <w:top w:val="none" w:sz="0" w:space="0" w:color="auto"/>
                        <w:left w:val="none" w:sz="0" w:space="0" w:color="auto"/>
                        <w:bottom w:val="none" w:sz="0" w:space="0" w:color="auto"/>
                        <w:right w:val="none" w:sz="0" w:space="0" w:color="auto"/>
                      </w:divBdr>
                    </w:div>
                    <w:div w:id="1842966700">
                      <w:marLeft w:val="0"/>
                      <w:marRight w:val="0"/>
                      <w:marTop w:val="0"/>
                      <w:marBottom w:val="0"/>
                      <w:divBdr>
                        <w:top w:val="none" w:sz="0" w:space="0" w:color="auto"/>
                        <w:left w:val="none" w:sz="0" w:space="0" w:color="auto"/>
                        <w:bottom w:val="none" w:sz="0" w:space="0" w:color="auto"/>
                        <w:right w:val="none" w:sz="0" w:space="0" w:color="auto"/>
                      </w:divBdr>
                      <w:divsChild>
                        <w:div w:id="17876557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17332065">
                              <w:marLeft w:val="0"/>
                              <w:marRight w:val="0"/>
                              <w:marTop w:val="0"/>
                              <w:marBottom w:val="0"/>
                              <w:divBdr>
                                <w:top w:val="none" w:sz="0" w:space="0" w:color="auto"/>
                                <w:left w:val="none" w:sz="0" w:space="0" w:color="auto"/>
                                <w:bottom w:val="none" w:sz="0" w:space="0" w:color="auto"/>
                                <w:right w:val="none" w:sz="0" w:space="0" w:color="auto"/>
                              </w:divBdr>
                              <w:divsChild>
                                <w:div w:id="77883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63098">
                      <w:marLeft w:val="0"/>
                      <w:marRight w:val="0"/>
                      <w:marTop w:val="0"/>
                      <w:marBottom w:val="0"/>
                      <w:divBdr>
                        <w:top w:val="none" w:sz="0" w:space="0" w:color="auto"/>
                        <w:left w:val="none" w:sz="0" w:space="0" w:color="auto"/>
                        <w:bottom w:val="none" w:sz="0" w:space="0" w:color="auto"/>
                        <w:right w:val="none" w:sz="0" w:space="0" w:color="auto"/>
                      </w:divBdr>
                    </w:div>
                    <w:div w:id="2096971183">
                      <w:marLeft w:val="0"/>
                      <w:marRight w:val="0"/>
                      <w:marTop w:val="0"/>
                      <w:marBottom w:val="0"/>
                      <w:divBdr>
                        <w:top w:val="none" w:sz="0" w:space="0" w:color="auto"/>
                        <w:left w:val="none" w:sz="0" w:space="0" w:color="auto"/>
                        <w:bottom w:val="none" w:sz="0" w:space="0" w:color="auto"/>
                        <w:right w:val="none" w:sz="0" w:space="0" w:color="auto"/>
                      </w:divBdr>
                    </w:div>
                    <w:div w:id="1470978501">
                      <w:marLeft w:val="0"/>
                      <w:marRight w:val="0"/>
                      <w:marTop w:val="0"/>
                      <w:marBottom w:val="0"/>
                      <w:divBdr>
                        <w:top w:val="none" w:sz="0" w:space="0" w:color="auto"/>
                        <w:left w:val="none" w:sz="0" w:space="0" w:color="auto"/>
                        <w:bottom w:val="none" w:sz="0" w:space="0" w:color="auto"/>
                        <w:right w:val="none" w:sz="0" w:space="0" w:color="auto"/>
                      </w:divBdr>
                      <w:divsChild>
                        <w:div w:id="5294950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579104163">
                              <w:marLeft w:val="0"/>
                              <w:marRight w:val="0"/>
                              <w:marTop w:val="0"/>
                              <w:marBottom w:val="0"/>
                              <w:divBdr>
                                <w:top w:val="none" w:sz="0" w:space="0" w:color="auto"/>
                                <w:left w:val="none" w:sz="0" w:space="0" w:color="auto"/>
                                <w:bottom w:val="none" w:sz="0" w:space="0" w:color="auto"/>
                                <w:right w:val="none" w:sz="0" w:space="0" w:color="auto"/>
                              </w:divBdr>
                              <w:divsChild>
                                <w:div w:id="18753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0799">
                      <w:marLeft w:val="0"/>
                      <w:marRight w:val="0"/>
                      <w:marTop w:val="0"/>
                      <w:marBottom w:val="0"/>
                      <w:divBdr>
                        <w:top w:val="none" w:sz="0" w:space="0" w:color="auto"/>
                        <w:left w:val="none" w:sz="0" w:space="0" w:color="auto"/>
                        <w:bottom w:val="none" w:sz="0" w:space="0" w:color="auto"/>
                        <w:right w:val="none" w:sz="0" w:space="0" w:color="auto"/>
                      </w:divBdr>
                    </w:div>
                  </w:divsChild>
                </w:div>
                <w:div w:id="72505979">
                  <w:marLeft w:val="0"/>
                  <w:marRight w:val="0"/>
                  <w:marTop w:val="0"/>
                  <w:marBottom w:val="0"/>
                  <w:divBdr>
                    <w:top w:val="none" w:sz="0" w:space="0" w:color="auto"/>
                    <w:left w:val="none" w:sz="0" w:space="0" w:color="auto"/>
                    <w:bottom w:val="none" w:sz="0" w:space="0" w:color="auto"/>
                    <w:right w:val="none" w:sz="0" w:space="0" w:color="auto"/>
                  </w:divBdr>
                  <w:divsChild>
                    <w:div w:id="1869365581">
                      <w:marLeft w:val="0"/>
                      <w:marRight w:val="0"/>
                      <w:marTop w:val="0"/>
                      <w:marBottom w:val="0"/>
                      <w:divBdr>
                        <w:top w:val="none" w:sz="0" w:space="0" w:color="auto"/>
                        <w:left w:val="none" w:sz="0" w:space="0" w:color="auto"/>
                        <w:bottom w:val="none" w:sz="0" w:space="0" w:color="auto"/>
                        <w:right w:val="none" w:sz="0" w:space="0" w:color="auto"/>
                      </w:divBdr>
                    </w:div>
                    <w:div w:id="818574674">
                      <w:marLeft w:val="0"/>
                      <w:marRight w:val="0"/>
                      <w:marTop w:val="0"/>
                      <w:marBottom w:val="0"/>
                      <w:divBdr>
                        <w:top w:val="none" w:sz="0" w:space="0" w:color="auto"/>
                        <w:left w:val="none" w:sz="0" w:space="0" w:color="auto"/>
                        <w:bottom w:val="none" w:sz="0" w:space="0" w:color="auto"/>
                        <w:right w:val="none" w:sz="0" w:space="0" w:color="auto"/>
                      </w:divBdr>
                    </w:div>
                  </w:divsChild>
                </w:div>
                <w:div w:id="1477457662">
                  <w:marLeft w:val="0"/>
                  <w:marRight w:val="0"/>
                  <w:marTop w:val="0"/>
                  <w:marBottom w:val="0"/>
                  <w:divBdr>
                    <w:top w:val="none" w:sz="0" w:space="0" w:color="auto"/>
                    <w:left w:val="none" w:sz="0" w:space="0" w:color="auto"/>
                    <w:bottom w:val="none" w:sz="0" w:space="0" w:color="auto"/>
                    <w:right w:val="none" w:sz="0" w:space="0" w:color="auto"/>
                  </w:divBdr>
                  <w:divsChild>
                    <w:div w:id="1065176483">
                      <w:marLeft w:val="0"/>
                      <w:marRight w:val="0"/>
                      <w:marTop w:val="0"/>
                      <w:marBottom w:val="0"/>
                      <w:divBdr>
                        <w:top w:val="none" w:sz="0" w:space="0" w:color="auto"/>
                        <w:left w:val="none" w:sz="0" w:space="0" w:color="auto"/>
                        <w:bottom w:val="none" w:sz="0" w:space="0" w:color="auto"/>
                        <w:right w:val="none" w:sz="0" w:space="0" w:color="auto"/>
                      </w:divBdr>
                    </w:div>
                    <w:div w:id="1942564668">
                      <w:marLeft w:val="0"/>
                      <w:marRight w:val="0"/>
                      <w:marTop w:val="0"/>
                      <w:marBottom w:val="0"/>
                      <w:divBdr>
                        <w:top w:val="none" w:sz="0" w:space="0" w:color="auto"/>
                        <w:left w:val="none" w:sz="0" w:space="0" w:color="auto"/>
                        <w:bottom w:val="none" w:sz="0" w:space="0" w:color="auto"/>
                        <w:right w:val="none" w:sz="0" w:space="0" w:color="auto"/>
                      </w:divBdr>
                    </w:div>
                    <w:div w:id="942031235">
                      <w:marLeft w:val="0"/>
                      <w:marRight w:val="0"/>
                      <w:marTop w:val="0"/>
                      <w:marBottom w:val="0"/>
                      <w:divBdr>
                        <w:top w:val="none" w:sz="0" w:space="0" w:color="auto"/>
                        <w:left w:val="none" w:sz="0" w:space="0" w:color="auto"/>
                        <w:bottom w:val="none" w:sz="0" w:space="0" w:color="auto"/>
                        <w:right w:val="none" w:sz="0" w:space="0" w:color="auto"/>
                      </w:divBdr>
                    </w:div>
                    <w:div w:id="686255641">
                      <w:marLeft w:val="0"/>
                      <w:marRight w:val="0"/>
                      <w:marTop w:val="0"/>
                      <w:marBottom w:val="0"/>
                      <w:divBdr>
                        <w:top w:val="none" w:sz="0" w:space="0" w:color="auto"/>
                        <w:left w:val="none" w:sz="0" w:space="0" w:color="auto"/>
                        <w:bottom w:val="none" w:sz="0" w:space="0" w:color="auto"/>
                        <w:right w:val="none" w:sz="0" w:space="0" w:color="auto"/>
                      </w:divBdr>
                      <w:divsChild>
                        <w:div w:id="1609655291">
                          <w:marLeft w:val="0"/>
                          <w:marRight w:val="0"/>
                          <w:marTop w:val="0"/>
                          <w:marBottom w:val="0"/>
                          <w:divBdr>
                            <w:top w:val="none" w:sz="0" w:space="0" w:color="auto"/>
                            <w:left w:val="none" w:sz="0" w:space="0" w:color="auto"/>
                            <w:bottom w:val="none" w:sz="0" w:space="0" w:color="auto"/>
                            <w:right w:val="none" w:sz="0" w:space="0" w:color="auto"/>
                          </w:divBdr>
                        </w:div>
                        <w:div w:id="1803766419">
                          <w:marLeft w:val="0"/>
                          <w:marRight w:val="0"/>
                          <w:marTop w:val="0"/>
                          <w:marBottom w:val="0"/>
                          <w:divBdr>
                            <w:top w:val="none" w:sz="0" w:space="0" w:color="auto"/>
                            <w:left w:val="none" w:sz="0" w:space="0" w:color="auto"/>
                            <w:bottom w:val="none" w:sz="0" w:space="0" w:color="auto"/>
                            <w:right w:val="none" w:sz="0" w:space="0" w:color="auto"/>
                          </w:divBdr>
                        </w:div>
                        <w:div w:id="221525844">
                          <w:marLeft w:val="0"/>
                          <w:marRight w:val="0"/>
                          <w:marTop w:val="0"/>
                          <w:marBottom w:val="0"/>
                          <w:divBdr>
                            <w:top w:val="none" w:sz="0" w:space="0" w:color="auto"/>
                            <w:left w:val="none" w:sz="0" w:space="0" w:color="auto"/>
                            <w:bottom w:val="none" w:sz="0" w:space="0" w:color="auto"/>
                            <w:right w:val="none" w:sz="0" w:space="0" w:color="auto"/>
                          </w:divBdr>
                        </w:div>
                        <w:div w:id="410006879">
                          <w:marLeft w:val="0"/>
                          <w:marRight w:val="0"/>
                          <w:marTop w:val="0"/>
                          <w:marBottom w:val="0"/>
                          <w:divBdr>
                            <w:top w:val="none" w:sz="0" w:space="0" w:color="auto"/>
                            <w:left w:val="none" w:sz="0" w:space="0" w:color="auto"/>
                            <w:bottom w:val="none" w:sz="0" w:space="0" w:color="auto"/>
                            <w:right w:val="none" w:sz="0" w:space="0" w:color="auto"/>
                          </w:divBdr>
                          <w:divsChild>
                            <w:div w:id="18164843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01584842">
                                  <w:marLeft w:val="0"/>
                                  <w:marRight w:val="0"/>
                                  <w:marTop w:val="0"/>
                                  <w:marBottom w:val="300"/>
                                  <w:divBdr>
                                    <w:top w:val="none" w:sz="0" w:space="0" w:color="auto"/>
                                    <w:left w:val="none" w:sz="0" w:space="0" w:color="auto"/>
                                    <w:bottom w:val="none" w:sz="0" w:space="0" w:color="auto"/>
                                    <w:right w:val="none" w:sz="0" w:space="0" w:color="auto"/>
                                  </w:divBdr>
                                  <w:divsChild>
                                    <w:div w:id="770971976">
                                      <w:marLeft w:val="0"/>
                                      <w:marRight w:val="0"/>
                                      <w:marTop w:val="0"/>
                                      <w:marBottom w:val="0"/>
                                      <w:divBdr>
                                        <w:top w:val="none" w:sz="0" w:space="0" w:color="auto"/>
                                        <w:left w:val="none" w:sz="0" w:space="0" w:color="auto"/>
                                        <w:bottom w:val="none" w:sz="0" w:space="0" w:color="auto"/>
                                        <w:right w:val="none" w:sz="0" w:space="0" w:color="auto"/>
                                      </w:divBdr>
                                    </w:div>
                                  </w:divsChild>
                                </w:div>
                                <w:div w:id="1796826956">
                                  <w:marLeft w:val="0"/>
                                  <w:marRight w:val="0"/>
                                  <w:marTop w:val="0"/>
                                  <w:marBottom w:val="0"/>
                                  <w:divBdr>
                                    <w:top w:val="none" w:sz="0" w:space="0" w:color="auto"/>
                                    <w:left w:val="none" w:sz="0" w:space="0" w:color="auto"/>
                                    <w:bottom w:val="none" w:sz="0" w:space="0" w:color="auto"/>
                                    <w:right w:val="none" w:sz="0" w:space="0" w:color="auto"/>
                                  </w:divBdr>
                                  <w:divsChild>
                                    <w:div w:id="7499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37516">
                          <w:marLeft w:val="0"/>
                          <w:marRight w:val="0"/>
                          <w:marTop w:val="0"/>
                          <w:marBottom w:val="0"/>
                          <w:divBdr>
                            <w:top w:val="none" w:sz="0" w:space="0" w:color="auto"/>
                            <w:left w:val="none" w:sz="0" w:space="0" w:color="auto"/>
                            <w:bottom w:val="none" w:sz="0" w:space="0" w:color="auto"/>
                            <w:right w:val="none" w:sz="0" w:space="0" w:color="auto"/>
                          </w:divBdr>
                        </w:div>
                        <w:div w:id="2032602521">
                          <w:marLeft w:val="0"/>
                          <w:marRight w:val="0"/>
                          <w:marTop w:val="0"/>
                          <w:marBottom w:val="0"/>
                          <w:divBdr>
                            <w:top w:val="none" w:sz="0" w:space="0" w:color="auto"/>
                            <w:left w:val="none" w:sz="0" w:space="0" w:color="auto"/>
                            <w:bottom w:val="none" w:sz="0" w:space="0" w:color="auto"/>
                            <w:right w:val="none" w:sz="0" w:space="0" w:color="auto"/>
                          </w:divBdr>
                          <w:divsChild>
                            <w:div w:id="15133725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128050">
                                  <w:marLeft w:val="0"/>
                                  <w:marRight w:val="0"/>
                                  <w:marTop w:val="0"/>
                                  <w:marBottom w:val="0"/>
                                  <w:divBdr>
                                    <w:top w:val="none" w:sz="0" w:space="0" w:color="auto"/>
                                    <w:left w:val="none" w:sz="0" w:space="0" w:color="auto"/>
                                    <w:bottom w:val="none" w:sz="0" w:space="0" w:color="auto"/>
                                    <w:right w:val="none" w:sz="0" w:space="0" w:color="auto"/>
                                  </w:divBdr>
                                  <w:divsChild>
                                    <w:div w:id="119157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465494">
                      <w:marLeft w:val="0"/>
                      <w:marRight w:val="0"/>
                      <w:marTop w:val="0"/>
                      <w:marBottom w:val="0"/>
                      <w:divBdr>
                        <w:top w:val="none" w:sz="0" w:space="0" w:color="auto"/>
                        <w:left w:val="none" w:sz="0" w:space="0" w:color="auto"/>
                        <w:bottom w:val="none" w:sz="0" w:space="0" w:color="auto"/>
                        <w:right w:val="none" w:sz="0" w:space="0" w:color="auto"/>
                      </w:divBdr>
                      <w:divsChild>
                        <w:div w:id="1897008560">
                          <w:marLeft w:val="0"/>
                          <w:marRight w:val="0"/>
                          <w:marTop w:val="0"/>
                          <w:marBottom w:val="0"/>
                          <w:divBdr>
                            <w:top w:val="none" w:sz="0" w:space="0" w:color="auto"/>
                            <w:left w:val="none" w:sz="0" w:space="0" w:color="auto"/>
                            <w:bottom w:val="none" w:sz="0" w:space="0" w:color="auto"/>
                            <w:right w:val="none" w:sz="0" w:space="0" w:color="auto"/>
                          </w:divBdr>
                        </w:div>
                        <w:div w:id="532233926">
                          <w:marLeft w:val="0"/>
                          <w:marRight w:val="0"/>
                          <w:marTop w:val="0"/>
                          <w:marBottom w:val="0"/>
                          <w:divBdr>
                            <w:top w:val="none" w:sz="0" w:space="0" w:color="auto"/>
                            <w:left w:val="none" w:sz="0" w:space="0" w:color="auto"/>
                            <w:bottom w:val="none" w:sz="0" w:space="0" w:color="auto"/>
                            <w:right w:val="none" w:sz="0" w:space="0" w:color="auto"/>
                          </w:divBdr>
                        </w:div>
                        <w:div w:id="595552506">
                          <w:marLeft w:val="0"/>
                          <w:marRight w:val="0"/>
                          <w:marTop w:val="0"/>
                          <w:marBottom w:val="0"/>
                          <w:divBdr>
                            <w:top w:val="none" w:sz="0" w:space="0" w:color="auto"/>
                            <w:left w:val="none" w:sz="0" w:space="0" w:color="auto"/>
                            <w:bottom w:val="none" w:sz="0" w:space="0" w:color="auto"/>
                            <w:right w:val="none" w:sz="0" w:space="0" w:color="auto"/>
                          </w:divBdr>
                        </w:div>
                        <w:div w:id="1677417449">
                          <w:marLeft w:val="0"/>
                          <w:marRight w:val="0"/>
                          <w:marTop w:val="0"/>
                          <w:marBottom w:val="0"/>
                          <w:divBdr>
                            <w:top w:val="none" w:sz="0" w:space="0" w:color="auto"/>
                            <w:left w:val="none" w:sz="0" w:space="0" w:color="auto"/>
                            <w:bottom w:val="none" w:sz="0" w:space="0" w:color="auto"/>
                            <w:right w:val="none" w:sz="0" w:space="0" w:color="auto"/>
                          </w:divBdr>
                        </w:div>
                        <w:div w:id="374895717">
                          <w:marLeft w:val="0"/>
                          <w:marRight w:val="0"/>
                          <w:marTop w:val="0"/>
                          <w:marBottom w:val="0"/>
                          <w:divBdr>
                            <w:top w:val="none" w:sz="0" w:space="0" w:color="auto"/>
                            <w:left w:val="none" w:sz="0" w:space="0" w:color="auto"/>
                            <w:bottom w:val="none" w:sz="0" w:space="0" w:color="auto"/>
                            <w:right w:val="none" w:sz="0" w:space="0" w:color="auto"/>
                          </w:divBdr>
                        </w:div>
                        <w:div w:id="253369372">
                          <w:marLeft w:val="0"/>
                          <w:marRight w:val="0"/>
                          <w:marTop w:val="0"/>
                          <w:marBottom w:val="0"/>
                          <w:divBdr>
                            <w:top w:val="none" w:sz="0" w:space="0" w:color="auto"/>
                            <w:left w:val="none" w:sz="0" w:space="0" w:color="auto"/>
                            <w:bottom w:val="none" w:sz="0" w:space="0" w:color="auto"/>
                            <w:right w:val="none" w:sz="0" w:space="0" w:color="auto"/>
                          </w:divBdr>
                          <w:divsChild>
                            <w:div w:id="20293278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6614618">
                                  <w:marLeft w:val="0"/>
                                  <w:marRight w:val="0"/>
                                  <w:marTop w:val="0"/>
                                  <w:marBottom w:val="0"/>
                                  <w:divBdr>
                                    <w:top w:val="none" w:sz="0" w:space="0" w:color="auto"/>
                                    <w:left w:val="none" w:sz="0" w:space="0" w:color="auto"/>
                                    <w:bottom w:val="none" w:sz="0" w:space="0" w:color="auto"/>
                                    <w:right w:val="none" w:sz="0" w:space="0" w:color="auto"/>
                                  </w:divBdr>
                                  <w:divsChild>
                                    <w:div w:id="20019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2920">
                          <w:marLeft w:val="0"/>
                          <w:marRight w:val="0"/>
                          <w:marTop w:val="0"/>
                          <w:marBottom w:val="0"/>
                          <w:divBdr>
                            <w:top w:val="none" w:sz="0" w:space="0" w:color="auto"/>
                            <w:left w:val="none" w:sz="0" w:space="0" w:color="auto"/>
                            <w:bottom w:val="none" w:sz="0" w:space="0" w:color="auto"/>
                            <w:right w:val="none" w:sz="0" w:space="0" w:color="auto"/>
                          </w:divBdr>
                        </w:div>
                        <w:div w:id="2140606890">
                          <w:marLeft w:val="0"/>
                          <w:marRight w:val="0"/>
                          <w:marTop w:val="0"/>
                          <w:marBottom w:val="0"/>
                          <w:divBdr>
                            <w:top w:val="none" w:sz="0" w:space="0" w:color="auto"/>
                            <w:left w:val="none" w:sz="0" w:space="0" w:color="auto"/>
                            <w:bottom w:val="none" w:sz="0" w:space="0" w:color="auto"/>
                            <w:right w:val="none" w:sz="0" w:space="0" w:color="auto"/>
                          </w:divBdr>
                          <w:divsChild>
                            <w:div w:id="20558833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8530091">
                                  <w:marLeft w:val="0"/>
                                  <w:marRight w:val="0"/>
                                  <w:marTop w:val="0"/>
                                  <w:marBottom w:val="0"/>
                                  <w:divBdr>
                                    <w:top w:val="none" w:sz="0" w:space="0" w:color="auto"/>
                                    <w:left w:val="none" w:sz="0" w:space="0" w:color="auto"/>
                                    <w:bottom w:val="none" w:sz="0" w:space="0" w:color="auto"/>
                                    <w:right w:val="none" w:sz="0" w:space="0" w:color="auto"/>
                                  </w:divBdr>
                                  <w:divsChild>
                                    <w:div w:id="10799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08861">
                          <w:marLeft w:val="0"/>
                          <w:marRight w:val="0"/>
                          <w:marTop w:val="0"/>
                          <w:marBottom w:val="0"/>
                          <w:divBdr>
                            <w:top w:val="none" w:sz="0" w:space="0" w:color="auto"/>
                            <w:left w:val="none" w:sz="0" w:space="0" w:color="auto"/>
                            <w:bottom w:val="none" w:sz="0" w:space="0" w:color="auto"/>
                            <w:right w:val="none" w:sz="0" w:space="0" w:color="auto"/>
                          </w:divBdr>
                        </w:div>
                        <w:div w:id="1250894136">
                          <w:marLeft w:val="0"/>
                          <w:marRight w:val="0"/>
                          <w:marTop w:val="0"/>
                          <w:marBottom w:val="0"/>
                          <w:divBdr>
                            <w:top w:val="none" w:sz="0" w:space="0" w:color="auto"/>
                            <w:left w:val="none" w:sz="0" w:space="0" w:color="auto"/>
                            <w:bottom w:val="none" w:sz="0" w:space="0" w:color="auto"/>
                            <w:right w:val="none" w:sz="0" w:space="0" w:color="auto"/>
                          </w:divBdr>
                          <w:divsChild>
                            <w:div w:id="6761577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37801778">
                                  <w:marLeft w:val="0"/>
                                  <w:marRight w:val="0"/>
                                  <w:marTop w:val="0"/>
                                  <w:marBottom w:val="0"/>
                                  <w:divBdr>
                                    <w:top w:val="none" w:sz="0" w:space="0" w:color="auto"/>
                                    <w:left w:val="none" w:sz="0" w:space="0" w:color="auto"/>
                                    <w:bottom w:val="none" w:sz="0" w:space="0" w:color="auto"/>
                                    <w:right w:val="none" w:sz="0" w:space="0" w:color="auto"/>
                                  </w:divBdr>
                                  <w:divsChild>
                                    <w:div w:id="97355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96813">
                          <w:marLeft w:val="0"/>
                          <w:marRight w:val="0"/>
                          <w:marTop w:val="0"/>
                          <w:marBottom w:val="0"/>
                          <w:divBdr>
                            <w:top w:val="none" w:sz="0" w:space="0" w:color="auto"/>
                            <w:left w:val="none" w:sz="0" w:space="0" w:color="auto"/>
                            <w:bottom w:val="none" w:sz="0" w:space="0" w:color="auto"/>
                            <w:right w:val="none" w:sz="0" w:space="0" w:color="auto"/>
                          </w:divBdr>
                          <w:divsChild>
                            <w:div w:id="1929578684">
                              <w:marLeft w:val="0"/>
                              <w:marRight w:val="0"/>
                              <w:marTop w:val="0"/>
                              <w:marBottom w:val="0"/>
                              <w:divBdr>
                                <w:top w:val="none" w:sz="0" w:space="0" w:color="auto"/>
                                <w:left w:val="none" w:sz="0" w:space="0" w:color="auto"/>
                                <w:bottom w:val="none" w:sz="0" w:space="0" w:color="auto"/>
                                <w:right w:val="none" w:sz="0" w:space="0" w:color="auto"/>
                              </w:divBdr>
                            </w:div>
                            <w:div w:id="396900964">
                              <w:marLeft w:val="0"/>
                              <w:marRight w:val="0"/>
                              <w:marTop w:val="0"/>
                              <w:marBottom w:val="0"/>
                              <w:divBdr>
                                <w:top w:val="none" w:sz="0" w:space="0" w:color="auto"/>
                                <w:left w:val="none" w:sz="0" w:space="0" w:color="auto"/>
                                <w:bottom w:val="none" w:sz="0" w:space="0" w:color="auto"/>
                                <w:right w:val="none" w:sz="0" w:space="0" w:color="auto"/>
                              </w:divBdr>
                            </w:div>
                            <w:div w:id="517739447">
                              <w:marLeft w:val="0"/>
                              <w:marRight w:val="0"/>
                              <w:marTop w:val="0"/>
                              <w:marBottom w:val="0"/>
                              <w:divBdr>
                                <w:top w:val="none" w:sz="0" w:space="0" w:color="auto"/>
                                <w:left w:val="none" w:sz="0" w:space="0" w:color="auto"/>
                                <w:bottom w:val="none" w:sz="0" w:space="0" w:color="auto"/>
                                <w:right w:val="none" w:sz="0" w:space="0" w:color="auto"/>
                              </w:divBdr>
                            </w:div>
                            <w:div w:id="1381439630">
                              <w:marLeft w:val="0"/>
                              <w:marRight w:val="0"/>
                              <w:marTop w:val="0"/>
                              <w:marBottom w:val="0"/>
                              <w:divBdr>
                                <w:top w:val="none" w:sz="0" w:space="0" w:color="auto"/>
                                <w:left w:val="none" w:sz="0" w:space="0" w:color="auto"/>
                                <w:bottom w:val="none" w:sz="0" w:space="0" w:color="auto"/>
                                <w:right w:val="none" w:sz="0" w:space="0" w:color="auto"/>
                              </w:divBdr>
                            </w:div>
                            <w:div w:id="277025555">
                              <w:marLeft w:val="0"/>
                              <w:marRight w:val="0"/>
                              <w:marTop w:val="0"/>
                              <w:marBottom w:val="0"/>
                              <w:divBdr>
                                <w:top w:val="none" w:sz="0" w:space="0" w:color="auto"/>
                                <w:left w:val="none" w:sz="0" w:space="0" w:color="auto"/>
                                <w:bottom w:val="none" w:sz="0" w:space="0" w:color="auto"/>
                                <w:right w:val="none" w:sz="0" w:space="0" w:color="auto"/>
                              </w:divBdr>
                            </w:div>
                            <w:div w:id="1141773760">
                              <w:marLeft w:val="0"/>
                              <w:marRight w:val="0"/>
                              <w:marTop w:val="0"/>
                              <w:marBottom w:val="0"/>
                              <w:divBdr>
                                <w:top w:val="none" w:sz="0" w:space="0" w:color="auto"/>
                                <w:left w:val="none" w:sz="0" w:space="0" w:color="auto"/>
                                <w:bottom w:val="none" w:sz="0" w:space="0" w:color="auto"/>
                                <w:right w:val="none" w:sz="0" w:space="0" w:color="auto"/>
                              </w:divBdr>
                              <w:divsChild>
                                <w:div w:id="7697413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7076087">
                                      <w:marLeft w:val="0"/>
                                      <w:marRight w:val="0"/>
                                      <w:marTop w:val="0"/>
                                      <w:marBottom w:val="0"/>
                                      <w:divBdr>
                                        <w:top w:val="none" w:sz="0" w:space="0" w:color="auto"/>
                                        <w:left w:val="none" w:sz="0" w:space="0" w:color="auto"/>
                                        <w:bottom w:val="none" w:sz="0" w:space="0" w:color="auto"/>
                                        <w:right w:val="none" w:sz="0" w:space="0" w:color="auto"/>
                                      </w:divBdr>
                                      <w:divsChild>
                                        <w:div w:id="11097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5800">
                              <w:marLeft w:val="0"/>
                              <w:marRight w:val="0"/>
                              <w:marTop w:val="0"/>
                              <w:marBottom w:val="0"/>
                              <w:divBdr>
                                <w:top w:val="none" w:sz="0" w:space="0" w:color="auto"/>
                                <w:left w:val="none" w:sz="0" w:space="0" w:color="auto"/>
                                <w:bottom w:val="none" w:sz="0" w:space="0" w:color="auto"/>
                                <w:right w:val="none" w:sz="0" w:space="0" w:color="auto"/>
                              </w:divBdr>
                            </w:div>
                            <w:div w:id="897740642">
                              <w:marLeft w:val="0"/>
                              <w:marRight w:val="0"/>
                              <w:marTop w:val="0"/>
                              <w:marBottom w:val="0"/>
                              <w:divBdr>
                                <w:top w:val="none" w:sz="0" w:space="0" w:color="auto"/>
                                <w:left w:val="none" w:sz="0" w:space="0" w:color="auto"/>
                                <w:bottom w:val="none" w:sz="0" w:space="0" w:color="auto"/>
                                <w:right w:val="none" w:sz="0" w:space="0" w:color="auto"/>
                              </w:divBdr>
                              <w:divsChild>
                                <w:div w:id="19347052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90423837">
                                      <w:marLeft w:val="0"/>
                                      <w:marRight w:val="0"/>
                                      <w:marTop w:val="0"/>
                                      <w:marBottom w:val="0"/>
                                      <w:divBdr>
                                        <w:top w:val="none" w:sz="0" w:space="0" w:color="auto"/>
                                        <w:left w:val="none" w:sz="0" w:space="0" w:color="auto"/>
                                        <w:bottom w:val="none" w:sz="0" w:space="0" w:color="auto"/>
                                        <w:right w:val="none" w:sz="0" w:space="0" w:color="auto"/>
                                      </w:divBdr>
                                      <w:divsChild>
                                        <w:div w:id="1275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468306">
                              <w:marLeft w:val="0"/>
                              <w:marRight w:val="0"/>
                              <w:marTop w:val="0"/>
                              <w:marBottom w:val="0"/>
                              <w:divBdr>
                                <w:top w:val="none" w:sz="0" w:space="0" w:color="auto"/>
                                <w:left w:val="none" w:sz="0" w:space="0" w:color="auto"/>
                                <w:bottom w:val="none" w:sz="0" w:space="0" w:color="auto"/>
                                <w:right w:val="none" w:sz="0" w:space="0" w:color="auto"/>
                              </w:divBdr>
                            </w:div>
                            <w:div w:id="1668904890">
                              <w:marLeft w:val="0"/>
                              <w:marRight w:val="0"/>
                              <w:marTop w:val="0"/>
                              <w:marBottom w:val="0"/>
                              <w:divBdr>
                                <w:top w:val="none" w:sz="0" w:space="0" w:color="auto"/>
                                <w:left w:val="none" w:sz="0" w:space="0" w:color="auto"/>
                                <w:bottom w:val="none" w:sz="0" w:space="0" w:color="auto"/>
                                <w:right w:val="none" w:sz="0" w:space="0" w:color="auto"/>
                              </w:divBdr>
                              <w:divsChild>
                                <w:div w:id="12480807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530454478">
                                      <w:marLeft w:val="0"/>
                                      <w:marRight w:val="0"/>
                                      <w:marTop w:val="0"/>
                                      <w:marBottom w:val="0"/>
                                      <w:divBdr>
                                        <w:top w:val="none" w:sz="0" w:space="0" w:color="auto"/>
                                        <w:left w:val="none" w:sz="0" w:space="0" w:color="auto"/>
                                        <w:bottom w:val="none" w:sz="0" w:space="0" w:color="auto"/>
                                        <w:right w:val="none" w:sz="0" w:space="0" w:color="auto"/>
                                      </w:divBdr>
                                      <w:divsChild>
                                        <w:div w:id="6961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35331">
                              <w:marLeft w:val="0"/>
                              <w:marRight w:val="0"/>
                              <w:marTop w:val="0"/>
                              <w:marBottom w:val="0"/>
                              <w:divBdr>
                                <w:top w:val="none" w:sz="0" w:space="0" w:color="auto"/>
                                <w:left w:val="none" w:sz="0" w:space="0" w:color="auto"/>
                                <w:bottom w:val="none" w:sz="0" w:space="0" w:color="auto"/>
                                <w:right w:val="none" w:sz="0" w:space="0" w:color="auto"/>
                              </w:divBdr>
                            </w:div>
                            <w:div w:id="1317565998">
                              <w:marLeft w:val="0"/>
                              <w:marRight w:val="0"/>
                              <w:marTop w:val="0"/>
                              <w:marBottom w:val="0"/>
                              <w:divBdr>
                                <w:top w:val="none" w:sz="0" w:space="0" w:color="auto"/>
                                <w:left w:val="none" w:sz="0" w:space="0" w:color="auto"/>
                                <w:bottom w:val="none" w:sz="0" w:space="0" w:color="auto"/>
                                <w:right w:val="none" w:sz="0" w:space="0" w:color="auto"/>
                              </w:divBdr>
                              <w:divsChild>
                                <w:div w:id="9031010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8245507">
                                      <w:marLeft w:val="0"/>
                                      <w:marRight w:val="0"/>
                                      <w:marTop w:val="0"/>
                                      <w:marBottom w:val="0"/>
                                      <w:divBdr>
                                        <w:top w:val="none" w:sz="0" w:space="0" w:color="auto"/>
                                        <w:left w:val="none" w:sz="0" w:space="0" w:color="auto"/>
                                        <w:bottom w:val="none" w:sz="0" w:space="0" w:color="auto"/>
                                        <w:right w:val="none" w:sz="0" w:space="0" w:color="auto"/>
                                      </w:divBdr>
                                      <w:divsChild>
                                        <w:div w:id="1108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0526">
                              <w:marLeft w:val="0"/>
                              <w:marRight w:val="0"/>
                              <w:marTop w:val="0"/>
                              <w:marBottom w:val="0"/>
                              <w:divBdr>
                                <w:top w:val="none" w:sz="0" w:space="0" w:color="auto"/>
                                <w:left w:val="none" w:sz="0" w:space="0" w:color="auto"/>
                                <w:bottom w:val="none" w:sz="0" w:space="0" w:color="auto"/>
                                <w:right w:val="none" w:sz="0" w:space="0" w:color="auto"/>
                              </w:divBdr>
                              <w:divsChild>
                                <w:div w:id="1876383969">
                                  <w:marLeft w:val="0"/>
                                  <w:marRight w:val="0"/>
                                  <w:marTop w:val="0"/>
                                  <w:marBottom w:val="0"/>
                                  <w:divBdr>
                                    <w:top w:val="none" w:sz="0" w:space="0" w:color="auto"/>
                                    <w:left w:val="none" w:sz="0" w:space="0" w:color="auto"/>
                                    <w:bottom w:val="none" w:sz="0" w:space="0" w:color="auto"/>
                                    <w:right w:val="none" w:sz="0" w:space="0" w:color="auto"/>
                                  </w:divBdr>
                                </w:div>
                                <w:div w:id="1125662940">
                                  <w:marLeft w:val="0"/>
                                  <w:marRight w:val="0"/>
                                  <w:marTop w:val="0"/>
                                  <w:marBottom w:val="0"/>
                                  <w:divBdr>
                                    <w:top w:val="none" w:sz="0" w:space="0" w:color="auto"/>
                                    <w:left w:val="none" w:sz="0" w:space="0" w:color="auto"/>
                                    <w:bottom w:val="none" w:sz="0" w:space="0" w:color="auto"/>
                                    <w:right w:val="none" w:sz="0" w:space="0" w:color="auto"/>
                                  </w:divBdr>
                                </w:div>
                                <w:div w:id="637153950">
                                  <w:marLeft w:val="0"/>
                                  <w:marRight w:val="0"/>
                                  <w:marTop w:val="0"/>
                                  <w:marBottom w:val="0"/>
                                  <w:divBdr>
                                    <w:top w:val="none" w:sz="0" w:space="0" w:color="auto"/>
                                    <w:left w:val="none" w:sz="0" w:space="0" w:color="auto"/>
                                    <w:bottom w:val="none" w:sz="0" w:space="0" w:color="auto"/>
                                    <w:right w:val="none" w:sz="0" w:space="0" w:color="auto"/>
                                  </w:divBdr>
                                  <w:divsChild>
                                    <w:div w:id="1364128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26270803">
                                          <w:marLeft w:val="0"/>
                                          <w:marRight w:val="0"/>
                                          <w:marTop w:val="0"/>
                                          <w:marBottom w:val="0"/>
                                          <w:divBdr>
                                            <w:top w:val="none" w:sz="0" w:space="0" w:color="auto"/>
                                            <w:left w:val="none" w:sz="0" w:space="0" w:color="auto"/>
                                            <w:bottom w:val="none" w:sz="0" w:space="0" w:color="auto"/>
                                            <w:right w:val="none" w:sz="0" w:space="0" w:color="auto"/>
                                          </w:divBdr>
                                          <w:divsChild>
                                            <w:div w:id="16430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47048">
                                  <w:marLeft w:val="0"/>
                                  <w:marRight w:val="0"/>
                                  <w:marTop w:val="0"/>
                                  <w:marBottom w:val="0"/>
                                  <w:divBdr>
                                    <w:top w:val="none" w:sz="0" w:space="0" w:color="auto"/>
                                    <w:left w:val="none" w:sz="0" w:space="0" w:color="auto"/>
                                    <w:bottom w:val="none" w:sz="0" w:space="0" w:color="auto"/>
                                    <w:right w:val="none" w:sz="0" w:space="0" w:color="auto"/>
                                  </w:divBdr>
                                </w:div>
                                <w:div w:id="389960208">
                                  <w:marLeft w:val="0"/>
                                  <w:marRight w:val="0"/>
                                  <w:marTop w:val="0"/>
                                  <w:marBottom w:val="0"/>
                                  <w:divBdr>
                                    <w:top w:val="none" w:sz="0" w:space="0" w:color="auto"/>
                                    <w:left w:val="none" w:sz="0" w:space="0" w:color="auto"/>
                                    <w:bottom w:val="none" w:sz="0" w:space="0" w:color="auto"/>
                                    <w:right w:val="none" w:sz="0" w:space="0" w:color="auto"/>
                                  </w:divBdr>
                                </w:div>
                                <w:div w:id="619649240">
                                  <w:marLeft w:val="0"/>
                                  <w:marRight w:val="0"/>
                                  <w:marTop w:val="0"/>
                                  <w:marBottom w:val="0"/>
                                  <w:divBdr>
                                    <w:top w:val="none" w:sz="0" w:space="0" w:color="auto"/>
                                    <w:left w:val="none" w:sz="0" w:space="0" w:color="auto"/>
                                    <w:bottom w:val="none" w:sz="0" w:space="0" w:color="auto"/>
                                    <w:right w:val="none" w:sz="0" w:space="0" w:color="auto"/>
                                  </w:divBdr>
                                  <w:divsChild>
                                    <w:div w:id="10944006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861822474">
                                          <w:marLeft w:val="0"/>
                                          <w:marRight w:val="0"/>
                                          <w:marTop w:val="0"/>
                                          <w:marBottom w:val="0"/>
                                          <w:divBdr>
                                            <w:top w:val="none" w:sz="0" w:space="0" w:color="auto"/>
                                            <w:left w:val="none" w:sz="0" w:space="0" w:color="auto"/>
                                            <w:bottom w:val="none" w:sz="0" w:space="0" w:color="auto"/>
                                            <w:right w:val="none" w:sz="0" w:space="0" w:color="auto"/>
                                          </w:divBdr>
                                          <w:divsChild>
                                            <w:div w:id="163964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44591">
                                  <w:marLeft w:val="0"/>
                                  <w:marRight w:val="0"/>
                                  <w:marTop w:val="0"/>
                                  <w:marBottom w:val="0"/>
                                  <w:divBdr>
                                    <w:top w:val="none" w:sz="0" w:space="0" w:color="auto"/>
                                    <w:left w:val="none" w:sz="0" w:space="0" w:color="auto"/>
                                    <w:bottom w:val="none" w:sz="0" w:space="0" w:color="auto"/>
                                    <w:right w:val="none" w:sz="0" w:space="0" w:color="auto"/>
                                  </w:divBdr>
                                </w:div>
                                <w:div w:id="708723898">
                                  <w:marLeft w:val="0"/>
                                  <w:marRight w:val="0"/>
                                  <w:marTop w:val="0"/>
                                  <w:marBottom w:val="0"/>
                                  <w:divBdr>
                                    <w:top w:val="none" w:sz="0" w:space="0" w:color="auto"/>
                                    <w:left w:val="none" w:sz="0" w:space="0" w:color="auto"/>
                                    <w:bottom w:val="none" w:sz="0" w:space="0" w:color="auto"/>
                                    <w:right w:val="none" w:sz="0" w:space="0" w:color="auto"/>
                                  </w:divBdr>
                                  <w:divsChild>
                                    <w:div w:id="3828700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57958819">
                                          <w:marLeft w:val="0"/>
                                          <w:marRight w:val="0"/>
                                          <w:marTop w:val="0"/>
                                          <w:marBottom w:val="0"/>
                                          <w:divBdr>
                                            <w:top w:val="none" w:sz="0" w:space="0" w:color="auto"/>
                                            <w:left w:val="none" w:sz="0" w:space="0" w:color="auto"/>
                                            <w:bottom w:val="none" w:sz="0" w:space="0" w:color="auto"/>
                                            <w:right w:val="none" w:sz="0" w:space="0" w:color="auto"/>
                                          </w:divBdr>
                                          <w:divsChild>
                                            <w:div w:id="14258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7299">
                  <w:marLeft w:val="0"/>
                  <w:marRight w:val="0"/>
                  <w:marTop w:val="0"/>
                  <w:marBottom w:val="0"/>
                  <w:divBdr>
                    <w:top w:val="none" w:sz="0" w:space="0" w:color="auto"/>
                    <w:left w:val="none" w:sz="0" w:space="0" w:color="auto"/>
                    <w:bottom w:val="none" w:sz="0" w:space="0" w:color="auto"/>
                    <w:right w:val="none" w:sz="0" w:space="0" w:color="auto"/>
                  </w:divBdr>
                  <w:divsChild>
                    <w:div w:id="1052919553">
                      <w:marLeft w:val="0"/>
                      <w:marRight w:val="0"/>
                      <w:marTop w:val="0"/>
                      <w:marBottom w:val="0"/>
                      <w:divBdr>
                        <w:top w:val="none" w:sz="0" w:space="0" w:color="auto"/>
                        <w:left w:val="none" w:sz="0" w:space="0" w:color="auto"/>
                        <w:bottom w:val="none" w:sz="0" w:space="0" w:color="auto"/>
                        <w:right w:val="none" w:sz="0" w:space="0" w:color="auto"/>
                      </w:divBdr>
                    </w:div>
                    <w:div w:id="1235237421">
                      <w:marLeft w:val="0"/>
                      <w:marRight w:val="0"/>
                      <w:marTop w:val="0"/>
                      <w:marBottom w:val="0"/>
                      <w:divBdr>
                        <w:top w:val="none" w:sz="0" w:space="0" w:color="auto"/>
                        <w:left w:val="none" w:sz="0" w:space="0" w:color="auto"/>
                        <w:bottom w:val="none" w:sz="0" w:space="0" w:color="auto"/>
                        <w:right w:val="none" w:sz="0" w:space="0" w:color="auto"/>
                      </w:divBdr>
                      <w:divsChild>
                        <w:div w:id="242958248">
                          <w:marLeft w:val="0"/>
                          <w:marRight w:val="0"/>
                          <w:marTop w:val="0"/>
                          <w:marBottom w:val="0"/>
                          <w:divBdr>
                            <w:top w:val="none" w:sz="0" w:space="0" w:color="auto"/>
                            <w:left w:val="none" w:sz="0" w:space="0" w:color="auto"/>
                            <w:bottom w:val="none" w:sz="0" w:space="0" w:color="auto"/>
                            <w:right w:val="none" w:sz="0" w:space="0" w:color="auto"/>
                          </w:divBdr>
                        </w:div>
                        <w:div w:id="1580628016">
                          <w:marLeft w:val="0"/>
                          <w:marRight w:val="0"/>
                          <w:marTop w:val="0"/>
                          <w:marBottom w:val="0"/>
                          <w:divBdr>
                            <w:top w:val="none" w:sz="0" w:space="0" w:color="auto"/>
                            <w:left w:val="none" w:sz="0" w:space="0" w:color="auto"/>
                            <w:bottom w:val="none" w:sz="0" w:space="0" w:color="auto"/>
                            <w:right w:val="none" w:sz="0" w:space="0" w:color="auto"/>
                          </w:divBdr>
                          <w:divsChild>
                            <w:div w:id="13859817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24000100">
                                  <w:marLeft w:val="0"/>
                                  <w:marRight w:val="0"/>
                                  <w:marTop w:val="0"/>
                                  <w:marBottom w:val="0"/>
                                  <w:divBdr>
                                    <w:top w:val="none" w:sz="0" w:space="0" w:color="auto"/>
                                    <w:left w:val="none" w:sz="0" w:space="0" w:color="auto"/>
                                    <w:bottom w:val="none" w:sz="0" w:space="0" w:color="auto"/>
                                    <w:right w:val="none" w:sz="0" w:space="0" w:color="auto"/>
                                  </w:divBdr>
                                  <w:divsChild>
                                    <w:div w:id="9641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60397">
                          <w:marLeft w:val="0"/>
                          <w:marRight w:val="0"/>
                          <w:marTop w:val="0"/>
                          <w:marBottom w:val="0"/>
                          <w:divBdr>
                            <w:top w:val="none" w:sz="0" w:space="0" w:color="auto"/>
                            <w:left w:val="none" w:sz="0" w:space="0" w:color="auto"/>
                            <w:bottom w:val="none" w:sz="0" w:space="0" w:color="auto"/>
                            <w:right w:val="none" w:sz="0" w:space="0" w:color="auto"/>
                          </w:divBdr>
                        </w:div>
                        <w:div w:id="2106923584">
                          <w:marLeft w:val="0"/>
                          <w:marRight w:val="0"/>
                          <w:marTop w:val="0"/>
                          <w:marBottom w:val="0"/>
                          <w:divBdr>
                            <w:top w:val="none" w:sz="0" w:space="0" w:color="auto"/>
                            <w:left w:val="none" w:sz="0" w:space="0" w:color="auto"/>
                            <w:bottom w:val="none" w:sz="0" w:space="0" w:color="auto"/>
                            <w:right w:val="none" w:sz="0" w:space="0" w:color="auto"/>
                          </w:divBdr>
                        </w:div>
                        <w:div w:id="605116991">
                          <w:marLeft w:val="0"/>
                          <w:marRight w:val="0"/>
                          <w:marTop w:val="0"/>
                          <w:marBottom w:val="0"/>
                          <w:divBdr>
                            <w:top w:val="none" w:sz="0" w:space="0" w:color="auto"/>
                            <w:left w:val="none" w:sz="0" w:space="0" w:color="auto"/>
                            <w:bottom w:val="none" w:sz="0" w:space="0" w:color="auto"/>
                            <w:right w:val="none" w:sz="0" w:space="0" w:color="auto"/>
                          </w:divBdr>
                        </w:div>
                        <w:div w:id="1321494564">
                          <w:marLeft w:val="0"/>
                          <w:marRight w:val="0"/>
                          <w:marTop w:val="0"/>
                          <w:marBottom w:val="0"/>
                          <w:divBdr>
                            <w:top w:val="none" w:sz="0" w:space="0" w:color="auto"/>
                            <w:left w:val="none" w:sz="0" w:space="0" w:color="auto"/>
                            <w:bottom w:val="none" w:sz="0" w:space="0" w:color="auto"/>
                            <w:right w:val="none" w:sz="0" w:space="0" w:color="auto"/>
                          </w:divBdr>
                          <w:divsChild>
                            <w:div w:id="9037624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299652">
                                  <w:marLeft w:val="0"/>
                                  <w:marRight w:val="0"/>
                                  <w:marTop w:val="0"/>
                                  <w:marBottom w:val="0"/>
                                  <w:divBdr>
                                    <w:top w:val="none" w:sz="0" w:space="0" w:color="auto"/>
                                    <w:left w:val="none" w:sz="0" w:space="0" w:color="auto"/>
                                    <w:bottom w:val="none" w:sz="0" w:space="0" w:color="auto"/>
                                    <w:right w:val="none" w:sz="0" w:space="0" w:color="auto"/>
                                  </w:divBdr>
                                  <w:divsChild>
                                    <w:div w:id="12173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89149">
                      <w:marLeft w:val="0"/>
                      <w:marRight w:val="0"/>
                      <w:marTop w:val="0"/>
                      <w:marBottom w:val="0"/>
                      <w:divBdr>
                        <w:top w:val="none" w:sz="0" w:space="0" w:color="auto"/>
                        <w:left w:val="none" w:sz="0" w:space="0" w:color="auto"/>
                        <w:bottom w:val="none" w:sz="0" w:space="0" w:color="auto"/>
                        <w:right w:val="none" w:sz="0" w:space="0" w:color="auto"/>
                      </w:divBdr>
                      <w:divsChild>
                        <w:div w:id="1474836760">
                          <w:marLeft w:val="0"/>
                          <w:marRight w:val="0"/>
                          <w:marTop w:val="0"/>
                          <w:marBottom w:val="0"/>
                          <w:divBdr>
                            <w:top w:val="none" w:sz="0" w:space="0" w:color="auto"/>
                            <w:left w:val="none" w:sz="0" w:space="0" w:color="auto"/>
                            <w:bottom w:val="none" w:sz="0" w:space="0" w:color="auto"/>
                            <w:right w:val="none" w:sz="0" w:space="0" w:color="auto"/>
                          </w:divBdr>
                        </w:div>
                        <w:div w:id="1460143595">
                          <w:marLeft w:val="0"/>
                          <w:marRight w:val="0"/>
                          <w:marTop w:val="0"/>
                          <w:marBottom w:val="0"/>
                          <w:divBdr>
                            <w:top w:val="none" w:sz="0" w:space="0" w:color="auto"/>
                            <w:left w:val="none" w:sz="0" w:space="0" w:color="auto"/>
                            <w:bottom w:val="none" w:sz="0" w:space="0" w:color="auto"/>
                            <w:right w:val="none" w:sz="0" w:space="0" w:color="auto"/>
                          </w:divBdr>
                          <w:divsChild>
                            <w:div w:id="63040108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09202461">
                                  <w:marLeft w:val="0"/>
                                  <w:marRight w:val="0"/>
                                  <w:marTop w:val="0"/>
                                  <w:marBottom w:val="0"/>
                                  <w:divBdr>
                                    <w:top w:val="none" w:sz="0" w:space="0" w:color="auto"/>
                                    <w:left w:val="none" w:sz="0" w:space="0" w:color="auto"/>
                                    <w:bottom w:val="none" w:sz="0" w:space="0" w:color="auto"/>
                                    <w:right w:val="none" w:sz="0" w:space="0" w:color="auto"/>
                                  </w:divBdr>
                                  <w:divsChild>
                                    <w:div w:id="15201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827998">
                          <w:marLeft w:val="0"/>
                          <w:marRight w:val="0"/>
                          <w:marTop w:val="0"/>
                          <w:marBottom w:val="0"/>
                          <w:divBdr>
                            <w:top w:val="none" w:sz="0" w:space="0" w:color="auto"/>
                            <w:left w:val="none" w:sz="0" w:space="0" w:color="auto"/>
                            <w:bottom w:val="none" w:sz="0" w:space="0" w:color="auto"/>
                            <w:right w:val="none" w:sz="0" w:space="0" w:color="auto"/>
                          </w:divBdr>
                        </w:div>
                        <w:div w:id="1062679952">
                          <w:marLeft w:val="0"/>
                          <w:marRight w:val="0"/>
                          <w:marTop w:val="0"/>
                          <w:marBottom w:val="0"/>
                          <w:divBdr>
                            <w:top w:val="none" w:sz="0" w:space="0" w:color="auto"/>
                            <w:left w:val="none" w:sz="0" w:space="0" w:color="auto"/>
                            <w:bottom w:val="none" w:sz="0" w:space="0" w:color="auto"/>
                            <w:right w:val="none" w:sz="0" w:space="0" w:color="auto"/>
                          </w:divBdr>
                        </w:div>
                        <w:div w:id="1564876997">
                          <w:marLeft w:val="0"/>
                          <w:marRight w:val="0"/>
                          <w:marTop w:val="0"/>
                          <w:marBottom w:val="0"/>
                          <w:divBdr>
                            <w:top w:val="none" w:sz="0" w:space="0" w:color="auto"/>
                            <w:left w:val="none" w:sz="0" w:space="0" w:color="auto"/>
                            <w:bottom w:val="none" w:sz="0" w:space="0" w:color="auto"/>
                            <w:right w:val="none" w:sz="0" w:space="0" w:color="auto"/>
                          </w:divBdr>
                          <w:divsChild>
                            <w:div w:id="17498867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8630514">
                                  <w:marLeft w:val="0"/>
                                  <w:marRight w:val="0"/>
                                  <w:marTop w:val="0"/>
                                  <w:marBottom w:val="0"/>
                                  <w:divBdr>
                                    <w:top w:val="none" w:sz="0" w:space="0" w:color="auto"/>
                                    <w:left w:val="none" w:sz="0" w:space="0" w:color="auto"/>
                                    <w:bottom w:val="none" w:sz="0" w:space="0" w:color="auto"/>
                                    <w:right w:val="none" w:sz="0" w:space="0" w:color="auto"/>
                                  </w:divBdr>
                                  <w:divsChild>
                                    <w:div w:id="16308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70272">
                      <w:marLeft w:val="0"/>
                      <w:marRight w:val="0"/>
                      <w:marTop w:val="0"/>
                      <w:marBottom w:val="0"/>
                      <w:divBdr>
                        <w:top w:val="none" w:sz="0" w:space="0" w:color="auto"/>
                        <w:left w:val="none" w:sz="0" w:space="0" w:color="auto"/>
                        <w:bottom w:val="none" w:sz="0" w:space="0" w:color="auto"/>
                        <w:right w:val="none" w:sz="0" w:space="0" w:color="auto"/>
                      </w:divBdr>
                      <w:divsChild>
                        <w:div w:id="190841761">
                          <w:marLeft w:val="0"/>
                          <w:marRight w:val="0"/>
                          <w:marTop w:val="0"/>
                          <w:marBottom w:val="0"/>
                          <w:divBdr>
                            <w:top w:val="none" w:sz="0" w:space="0" w:color="auto"/>
                            <w:left w:val="none" w:sz="0" w:space="0" w:color="auto"/>
                            <w:bottom w:val="none" w:sz="0" w:space="0" w:color="auto"/>
                            <w:right w:val="none" w:sz="0" w:space="0" w:color="auto"/>
                          </w:divBdr>
                        </w:div>
                        <w:div w:id="1866288976">
                          <w:marLeft w:val="0"/>
                          <w:marRight w:val="0"/>
                          <w:marTop w:val="0"/>
                          <w:marBottom w:val="0"/>
                          <w:divBdr>
                            <w:top w:val="none" w:sz="0" w:space="0" w:color="auto"/>
                            <w:left w:val="none" w:sz="0" w:space="0" w:color="auto"/>
                            <w:bottom w:val="none" w:sz="0" w:space="0" w:color="auto"/>
                            <w:right w:val="none" w:sz="0" w:space="0" w:color="auto"/>
                          </w:divBdr>
                          <w:divsChild>
                            <w:div w:id="221005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3968608">
                                  <w:marLeft w:val="0"/>
                                  <w:marRight w:val="0"/>
                                  <w:marTop w:val="0"/>
                                  <w:marBottom w:val="0"/>
                                  <w:divBdr>
                                    <w:top w:val="none" w:sz="0" w:space="0" w:color="auto"/>
                                    <w:left w:val="none" w:sz="0" w:space="0" w:color="auto"/>
                                    <w:bottom w:val="none" w:sz="0" w:space="0" w:color="auto"/>
                                    <w:right w:val="none" w:sz="0" w:space="0" w:color="auto"/>
                                  </w:divBdr>
                                  <w:divsChild>
                                    <w:div w:id="11314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240974">
                          <w:marLeft w:val="0"/>
                          <w:marRight w:val="0"/>
                          <w:marTop w:val="0"/>
                          <w:marBottom w:val="0"/>
                          <w:divBdr>
                            <w:top w:val="none" w:sz="0" w:space="0" w:color="auto"/>
                            <w:left w:val="none" w:sz="0" w:space="0" w:color="auto"/>
                            <w:bottom w:val="none" w:sz="0" w:space="0" w:color="auto"/>
                            <w:right w:val="none" w:sz="0" w:space="0" w:color="auto"/>
                          </w:divBdr>
                        </w:div>
                        <w:div w:id="130709844">
                          <w:marLeft w:val="0"/>
                          <w:marRight w:val="0"/>
                          <w:marTop w:val="0"/>
                          <w:marBottom w:val="0"/>
                          <w:divBdr>
                            <w:top w:val="none" w:sz="0" w:space="0" w:color="auto"/>
                            <w:left w:val="none" w:sz="0" w:space="0" w:color="auto"/>
                            <w:bottom w:val="none" w:sz="0" w:space="0" w:color="auto"/>
                            <w:right w:val="none" w:sz="0" w:space="0" w:color="auto"/>
                          </w:divBdr>
                        </w:div>
                        <w:div w:id="113256799">
                          <w:marLeft w:val="0"/>
                          <w:marRight w:val="0"/>
                          <w:marTop w:val="450"/>
                          <w:marBottom w:val="450"/>
                          <w:divBdr>
                            <w:top w:val="none" w:sz="0" w:space="0" w:color="auto"/>
                            <w:left w:val="single" w:sz="24" w:space="0" w:color="6DB33F"/>
                            <w:bottom w:val="none" w:sz="0" w:space="0" w:color="auto"/>
                            <w:right w:val="none" w:sz="0" w:space="0" w:color="auto"/>
                          </w:divBdr>
                        </w:div>
                        <w:div w:id="1262449535">
                          <w:marLeft w:val="0"/>
                          <w:marRight w:val="0"/>
                          <w:marTop w:val="0"/>
                          <w:marBottom w:val="0"/>
                          <w:divBdr>
                            <w:top w:val="none" w:sz="0" w:space="0" w:color="auto"/>
                            <w:left w:val="none" w:sz="0" w:space="0" w:color="auto"/>
                            <w:bottom w:val="none" w:sz="0" w:space="0" w:color="auto"/>
                            <w:right w:val="none" w:sz="0" w:space="0" w:color="auto"/>
                          </w:divBdr>
                          <w:divsChild>
                            <w:div w:id="685668144">
                              <w:marLeft w:val="0"/>
                              <w:marRight w:val="0"/>
                              <w:marTop w:val="0"/>
                              <w:marBottom w:val="0"/>
                              <w:divBdr>
                                <w:top w:val="none" w:sz="0" w:space="0" w:color="auto"/>
                                <w:left w:val="none" w:sz="0" w:space="0" w:color="auto"/>
                                <w:bottom w:val="none" w:sz="0" w:space="0" w:color="auto"/>
                                <w:right w:val="none" w:sz="0" w:space="0" w:color="auto"/>
                              </w:divBdr>
                            </w:div>
                            <w:div w:id="1288974168">
                              <w:marLeft w:val="0"/>
                              <w:marRight w:val="0"/>
                              <w:marTop w:val="0"/>
                              <w:marBottom w:val="0"/>
                              <w:divBdr>
                                <w:top w:val="none" w:sz="0" w:space="0" w:color="auto"/>
                                <w:left w:val="none" w:sz="0" w:space="0" w:color="auto"/>
                                <w:bottom w:val="none" w:sz="0" w:space="0" w:color="auto"/>
                                <w:right w:val="none" w:sz="0" w:space="0" w:color="auto"/>
                              </w:divBdr>
                              <w:divsChild>
                                <w:div w:id="14244941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5888787">
                                      <w:marLeft w:val="0"/>
                                      <w:marRight w:val="0"/>
                                      <w:marTop w:val="0"/>
                                      <w:marBottom w:val="0"/>
                                      <w:divBdr>
                                        <w:top w:val="none" w:sz="0" w:space="0" w:color="auto"/>
                                        <w:left w:val="none" w:sz="0" w:space="0" w:color="auto"/>
                                        <w:bottom w:val="none" w:sz="0" w:space="0" w:color="auto"/>
                                        <w:right w:val="none" w:sz="0" w:space="0" w:color="auto"/>
                                      </w:divBdr>
                                      <w:divsChild>
                                        <w:div w:id="5338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0887">
                      <w:marLeft w:val="0"/>
                      <w:marRight w:val="0"/>
                      <w:marTop w:val="0"/>
                      <w:marBottom w:val="0"/>
                      <w:divBdr>
                        <w:top w:val="none" w:sz="0" w:space="0" w:color="auto"/>
                        <w:left w:val="none" w:sz="0" w:space="0" w:color="auto"/>
                        <w:bottom w:val="none" w:sz="0" w:space="0" w:color="auto"/>
                        <w:right w:val="none" w:sz="0" w:space="0" w:color="auto"/>
                      </w:divBdr>
                      <w:divsChild>
                        <w:div w:id="90663830">
                          <w:marLeft w:val="0"/>
                          <w:marRight w:val="0"/>
                          <w:marTop w:val="0"/>
                          <w:marBottom w:val="0"/>
                          <w:divBdr>
                            <w:top w:val="none" w:sz="0" w:space="0" w:color="auto"/>
                            <w:left w:val="none" w:sz="0" w:space="0" w:color="auto"/>
                            <w:bottom w:val="none" w:sz="0" w:space="0" w:color="auto"/>
                            <w:right w:val="none" w:sz="0" w:space="0" w:color="auto"/>
                          </w:divBdr>
                        </w:div>
                        <w:div w:id="1146822173">
                          <w:marLeft w:val="0"/>
                          <w:marRight w:val="0"/>
                          <w:marTop w:val="0"/>
                          <w:marBottom w:val="0"/>
                          <w:divBdr>
                            <w:top w:val="none" w:sz="0" w:space="0" w:color="auto"/>
                            <w:left w:val="none" w:sz="0" w:space="0" w:color="auto"/>
                            <w:bottom w:val="none" w:sz="0" w:space="0" w:color="auto"/>
                            <w:right w:val="none" w:sz="0" w:space="0" w:color="auto"/>
                          </w:divBdr>
                          <w:divsChild>
                            <w:div w:id="205503715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48397797">
                                  <w:marLeft w:val="0"/>
                                  <w:marRight w:val="0"/>
                                  <w:marTop w:val="0"/>
                                  <w:marBottom w:val="0"/>
                                  <w:divBdr>
                                    <w:top w:val="none" w:sz="0" w:space="0" w:color="auto"/>
                                    <w:left w:val="none" w:sz="0" w:space="0" w:color="auto"/>
                                    <w:bottom w:val="none" w:sz="0" w:space="0" w:color="auto"/>
                                    <w:right w:val="none" w:sz="0" w:space="0" w:color="auto"/>
                                  </w:divBdr>
                                  <w:divsChild>
                                    <w:div w:id="195887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965287">
                          <w:marLeft w:val="0"/>
                          <w:marRight w:val="0"/>
                          <w:marTop w:val="0"/>
                          <w:marBottom w:val="0"/>
                          <w:divBdr>
                            <w:top w:val="none" w:sz="0" w:space="0" w:color="auto"/>
                            <w:left w:val="none" w:sz="0" w:space="0" w:color="auto"/>
                            <w:bottom w:val="none" w:sz="0" w:space="0" w:color="auto"/>
                            <w:right w:val="none" w:sz="0" w:space="0" w:color="auto"/>
                          </w:divBdr>
                        </w:div>
                        <w:div w:id="879632826">
                          <w:marLeft w:val="0"/>
                          <w:marRight w:val="0"/>
                          <w:marTop w:val="0"/>
                          <w:marBottom w:val="0"/>
                          <w:divBdr>
                            <w:top w:val="none" w:sz="0" w:space="0" w:color="auto"/>
                            <w:left w:val="none" w:sz="0" w:space="0" w:color="auto"/>
                            <w:bottom w:val="none" w:sz="0" w:space="0" w:color="auto"/>
                            <w:right w:val="none" w:sz="0" w:space="0" w:color="auto"/>
                          </w:divBdr>
                        </w:div>
                      </w:divsChild>
                    </w:div>
                    <w:div w:id="135221900">
                      <w:marLeft w:val="0"/>
                      <w:marRight w:val="0"/>
                      <w:marTop w:val="0"/>
                      <w:marBottom w:val="0"/>
                      <w:divBdr>
                        <w:top w:val="none" w:sz="0" w:space="0" w:color="auto"/>
                        <w:left w:val="none" w:sz="0" w:space="0" w:color="auto"/>
                        <w:bottom w:val="none" w:sz="0" w:space="0" w:color="auto"/>
                        <w:right w:val="none" w:sz="0" w:space="0" w:color="auto"/>
                      </w:divBdr>
                      <w:divsChild>
                        <w:div w:id="1880433496">
                          <w:marLeft w:val="0"/>
                          <w:marRight w:val="0"/>
                          <w:marTop w:val="0"/>
                          <w:marBottom w:val="0"/>
                          <w:divBdr>
                            <w:top w:val="none" w:sz="0" w:space="0" w:color="auto"/>
                            <w:left w:val="none" w:sz="0" w:space="0" w:color="auto"/>
                            <w:bottom w:val="none" w:sz="0" w:space="0" w:color="auto"/>
                            <w:right w:val="none" w:sz="0" w:space="0" w:color="auto"/>
                          </w:divBdr>
                        </w:div>
                        <w:div w:id="74478120">
                          <w:marLeft w:val="0"/>
                          <w:marRight w:val="0"/>
                          <w:marTop w:val="450"/>
                          <w:marBottom w:val="450"/>
                          <w:divBdr>
                            <w:top w:val="none" w:sz="0" w:space="0" w:color="auto"/>
                            <w:left w:val="single" w:sz="24" w:space="0" w:color="6DB33F"/>
                            <w:bottom w:val="none" w:sz="0" w:space="0" w:color="auto"/>
                            <w:right w:val="none" w:sz="0" w:space="0" w:color="auto"/>
                          </w:divBdr>
                        </w:div>
                        <w:div w:id="566918641">
                          <w:marLeft w:val="0"/>
                          <w:marRight w:val="0"/>
                          <w:marTop w:val="0"/>
                          <w:marBottom w:val="0"/>
                          <w:divBdr>
                            <w:top w:val="none" w:sz="0" w:space="0" w:color="auto"/>
                            <w:left w:val="none" w:sz="0" w:space="0" w:color="auto"/>
                            <w:bottom w:val="none" w:sz="0" w:space="0" w:color="auto"/>
                            <w:right w:val="none" w:sz="0" w:space="0" w:color="auto"/>
                          </w:divBdr>
                        </w:div>
                        <w:div w:id="45766063">
                          <w:marLeft w:val="0"/>
                          <w:marRight w:val="0"/>
                          <w:marTop w:val="0"/>
                          <w:marBottom w:val="0"/>
                          <w:divBdr>
                            <w:top w:val="none" w:sz="0" w:space="0" w:color="auto"/>
                            <w:left w:val="none" w:sz="0" w:space="0" w:color="auto"/>
                            <w:bottom w:val="none" w:sz="0" w:space="0" w:color="auto"/>
                            <w:right w:val="none" w:sz="0" w:space="0" w:color="auto"/>
                          </w:divBdr>
                          <w:divsChild>
                            <w:div w:id="16908323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4412455">
                                  <w:marLeft w:val="0"/>
                                  <w:marRight w:val="0"/>
                                  <w:marTop w:val="0"/>
                                  <w:marBottom w:val="0"/>
                                  <w:divBdr>
                                    <w:top w:val="none" w:sz="0" w:space="0" w:color="auto"/>
                                    <w:left w:val="none" w:sz="0" w:space="0" w:color="auto"/>
                                    <w:bottom w:val="none" w:sz="0" w:space="0" w:color="auto"/>
                                    <w:right w:val="none" w:sz="0" w:space="0" w:color="auto"/>
                                  </w:divBdr>
                                  <w:divsChild>
                                    <w:div w:id="6629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53883">
                          <w:marLeft w:val="0"/>
                          <w:marRight w:val="0"/>
                          <w:marTop w:val="0"/>
                          <w:marBottom w:val="0"/>
                          <w:divBdr>
                            <w:top w:val="none" w:sz="0" w:space="0" w:color="auto"/>
                            <w:left w:val="none" w:sz="0" w:space="0" w:color="auto"/>
                            <w:bottom w:val="none" w:sz="0" w:space="0" w:color="auto"/>
                            <w:right w:val="none" w:sz="0" w:space="0" w:color="auto"/>
                          </w:divBdr>
                        </w:div>
                        <w:div w:id="331959558">
                          <w:marLeft w:val="0"/>
                          <w:marRight w:val="0"/>
                          <w:marTop w:val="0"/>
                          <w:marBottom w:val="0"/>
                          <w:divBdr>
                            <w:top w:val="none" w:sz="0" w:space="0" w:color="auto"/>
                            <w:left w:val="none" w:sz="0" w:space="0" w:color="auto"/>
                            <w:bottom w:val="none" w:sz="0" w:space="0" w:color="auto"/>
                            <w:right w:val="none" w:sz="0" w:space="0" w:color="auto"/>
                          </w:divBdr>
                          <w:divsChild>
                            <w:div w:id="12602885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95843698">
                                  <w:marLeft w:val="0"/>
                                  <w:marRight w:val="0"/>
                                  <w:marTop w:val="0"/>
                                  <w:marBottom w:val="0"/>
                                  <w:divBdr>
                                    <w:top w:val="none" w:sz="0" w:space="0" w:color="auto"/>
                                    <w:left w:val="none" w:sz="0" w:space="0" w:color="auto"/>
                                    <w:bottom w:val="none" w:sz="0" w:space="0" w:color="auto"/>
                                    <w:right w:val="none" w:sz="0" w:space="0" w:color="auto"/>
                                  </w:divBdr>
                                  <w:divsChild>
                                    <w:div w:id="19732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07885">
                          <w:marLeft w:val="0"/>
                          <w:marRight w:val="0"/>
                          <w:marTop w:val="0"/>
                          <w:marBottom w:val="0"/>
                          <w:divBdr>
                            <w:top w:val="none" w:sz="0" w:space="0" w:color="auto"/>
                            <w:left w:val="none" w:sz="0" w:space="0" w:color="auto"/>
                            <w:bottom w:val="none" w:sz="0" w:space="0" w:color="auto"/>
                            <w:right w:val="none" w:sz="0" w:space="0" w:color="auto"/>
                          </w:divBdr>
                        </w:div>
                        <w:div w:id="1246183806">
                          <w:marLeft w:val="0"/>
                          <w:marRight w:val="0"/>
                          <w:marTop w:val="0"/>
                          <w:marBottom w:val="0"/>
                          <w:divBdr>
                            <w:top w:val="none" w:sz="0" w:space="0" w:color="auto"/>
                            <w:left w:val="none" w:sz="0" w:space="0" w:color="auto"/>
                            <w:bottom w:val="none" w:sz="0" w:space="0" w:color="auto"/>
                            <w:right w:val="none" w:sz="0" w:space="0" w:color="auto"/>
                          </w:divBdr>
                        </w:div>
                      </w:divsChild>
                    </w:div>
                    <w:div w:id="1574705917">
                      <w:marLeft w:val="0"/>
                      <w:marRight w:val="0"/>
                      <w:marTop w:val="0"/>
                      <w:marBottom w:val="0"/>
                      <w:divBdr>
                        <w:top w:val="none" w:sz="0" w:space="0" w:color="auto"/>
                        <w:left w:val="none" w:sz="0" w:space="0" w:color="auto"/>
                        <w:bottom w:val="none" w:sz="0" w:space="0" w:color="auto"/>
                        <w:right w:val="none" w:sz="0" w:space="0" w:color="auto"/>
                      </w:divBdr>
                      <w:divsChild>
                        <w:div w:id="1427310649">
                          <w:marLeft w:val="0"/>
                          <w:marRight w:val="0"/>
                          <w:marTop w:val="0"/>
                          <w:marBottom w:val="0"/>
                          <w:divBdr>
                            <w:top w:val="none" w:sz="0" w:space="0" w:color="auto"/>
                            <w:left w:val="none" w:sz="0" w:space="0" w:color="auto"/>
                            <w:bottom w:val="none" w:sz="0" w:space="0" w:color="auto"/>
                            <w:right w:val="none" w:sz="0" w:space="0" w:color="auto"/>
                          </w:divBdr>
                        </w:div>
                        <w:div w:id="1053044923">
                          <w:marLeft w:val="0"/>
                          <w:marRight w:val="0"/>
                          <w:marTop w:val="0"/>
                          <w:marBottom w:val="0"/>
                          <w:divBdr>
                            <w:top w:val="none" w:sz="0" w:space="0" w:color="auto"/>
                            <w:left w:val="none" w:sz="0" w:space="0" w:color="auto"/>
                            <w:bottom w:val="none" w:sz="0" w:space="0" w:color="auto"/>
                            <w:right w:val="none" w:sz="0" w:space="0" w:color="auto"/>
                          </w:divBdr>
                          <w:divsChild>
                            <w:div w:id="6442864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00815022">
                                  <w:marLeft w:val="0"/>
                                  <w:marRight w:val="0"/>
                                  <w:marTop w:val="0"/>
                                  <w:marBottom w:val="0"/>
                                  <w:divBdr>
                                    <w:top w:val="none" w:sz="0" w:space="0" w:color="auto"/>
                                    <w:left w:val="none" w:sz="0" w:space="0" w:color="auto"/>
                                    <w:bottom w:val="none" w:sz="0" w:space="0" w:color="auto"/>
                                    <w:right w:val="none" w:sz="0" w:space="0" w:color="auto"/>
                                  </w:divBdr>
                                  <w:divsChild>
                                    <w:div w:id="2097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76799">
                          <w:marLeft w:val="0"/>
                          <w:marRight w:val="0"/>
                          <w:marTop w:val="0"/>
                          <w:marBottom w:val="0"/>
                          <w:divBdr>
                            <w:top w:val="none" w:sz="0" w:space="0" w:color="auto"/>
                            <w:left w:val="none" w:sz="0" w:space="0" w:color="auto"/>
                            <w:bottom w:val="none" w:sz="0" w:space="0" w:color="auto"/>
                            <w:right w:val="none" w:sz="0" w:space="0" w:color="auto"/>
                          </w:divBdr>
                        </w:div>
                        <w:div w:id="32316046">
                          <w:marLeft w:val="0"/>
                          <w:marRight w:val="0"/>
                          <w:marTop w:val="0"/>
                          <w:marBottom w:val="0"/>
                          <w:divBdr>
                            <w:top w:val="none" w:sz="0" w:space="0" w:color="auto"/>
                            <w:left w:val="none" w:sz="0" w:space="0" w:color="auto"/>
                            <w:bottom w:val="none" w:sz="0" w:space="0" w:color="auto"/>
                            <w:right w:val="none" w:sz="0" w:space="0" w:color="auto"/>
                          </w:divBdr>
                        </w:div>
                        <w:div w:id="1941378010">
                          <w:marLeft w:val="0"/>
                          <w:marRight w:val="0"/>
                          <w:marTop w:val="0"/>
                          <w:marBottom w:val="0"/>
                          <w:divBdr>
                            <w:top w:val="none" w:sz="0" w:space="0" w:color="auto"/>
                            <w:left w:val="none" w:sz="0" w:space="0" w:color="auto"/>
                            <w:bottom w:val="none" w:sz="0" w:space="0" w:color="auto"/>
                            <w:right w:val="none" w:sz="0" w:space="0" w:color="auto"/>
                          </w:divBdr>
                          <w:divsChild>
                            <w:div w:id="16623520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49039601">
                                  <w:marLeft w:val="0"/>
                                  <w:marRight w:val="0"/>
                                  <w:marTop w:val="0"/>
                                  <w:marBottom w:val="0"/>
                                  <w:divBdr>
                                    <w:top w:val="none" w:sz="0" w:space="0" w:color="auto"/>
                                    <w:left w:val="none" w:sz="0" w:space="0" w:color="auto"/>
                                    <w:bottom w:val="none" w:sz="0" w:space="0" w:color="auto"/>
                                    <w:right w:val="none" w:sz="0" w:space="0" w:color="auto"/>
                                  </w:divBdr>
                                  <w:divsChild>
                                    <w:div w:id="11445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87172">
                          <w:marLeft w:val="0"/>
                          <w:marRight w:val="0"/>
                          <w:marTop w:val="0"/>
                          <w:marBottom w:val="0"/>
                          <w:divBdr>
                            <w:top w:val="none" w:sz="0" w:space="0" w:color="auto"/>
                            <w:left w:val="none" w:sz="0" w:space="0" w:color="auto"/>
                            <w:bottom w:val="none" w:sz="0" w:space="0" w:color="auto"/>
                            <w:right w:val="none" w:sz="0" w:space="0" w:color="auto"/>
                          </w:divBdr>
                        </w:div>
                        <w:div w:id="5387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1405">
                  <w:marLeft w:val="0"/>
                  <w:marRight w:val="0"/>
                  <w:marTop w:val="0"/>
                  <w:marBottom w:val="0"/>
                  <w:divBdr>
                    <w:top w:val="none" w:sz="0" w:space="0" w:color="auto"/>
                    <w:left w:val="none" w:sz="0" w:space="0" w:color="auto"/>
                    <w:bottom w:val="none" w:sz="0" w:space="0" w:color="auto"/>
                    <w:right w:val="none" w:sz="0" w:space="0" w:color="auto"/>
                  </w:divBdr>
                  <w:divsChild>
                    <w:div w:id="277570532">
                      <w:marLeft w:val="0"/>
                      <w:marRight w:val="0"/>
                      <w:marTop w:val="0"/>
                      <w:marBottom w:val="0"/>
                      <w:divBdr>
                        <w:top w:val="none" w:sz="0" w:space="0" w:color="auto"/>
                        <w:left w:val="none" w:sz="0" w:space="0" w:color="auto"/>
                        <w:bottom w:val="none" w:sz="0" w:space="0" w:color="auto"/>
                        <w:right w:val="none" w:sz="0" w:space="0" w:color="auto"/>
                      </w:divBdr>
                    </w:div>
                    <w:div w:id="1164125760">
                      <w:marLeft w:val="0"/>
                      <w:marRight w:val="0"/>
                      <w:marTop w:val="0"/>
                      <w:marBottom w:val="0"/>
                      <w:divBdr>
                        <w:top w:val="none" w:sz="0" w:space="0" w:color="auto"/>
                        <w:left w:val="none" w:sz="0" w:space="0" w:color="auto"/>
                        <w:bottom w:val="none" w:sz="0" w:space="0" w:color="auto"/>
                        <w:right w:val="none" w:sz="0" w:space="0" w:color="auto"/>
                      </w:divBdr>
                    </w:div>
                    <w:div w:id="175466990">
                      <w:marLeft w:val="0"/>
                      <w:marRight w:val="0"/>
                      <w:marTop w:val="0"/>
                      <w:marBottom w:val="0"/>
                      <w:divBdr>
                        <w:top w:val="none" w:sz="0" w:space="0" w:color="auto"/>
                        <w:left w:val="none" w:sz="0" w:space="0" w:color="auto"/>
                        <w:bottom w:val="none" w:sz="0" w:space="0" w:color="auto"/>
                        <w:right w:val="none" w:sz="0" w:space="0" w:color="auto"/>
                      </w:divBdr>
                    </w:div>
                    <w:div w:id="255208528">
                      <w:marLeft w:val="0"/>
                      <w:marRight w:val="0"/>
                      <w:marTop w:val="0"/>
                      <w:marBottom w:val="0"/>
                      <w:divBdr>
                        <w:top w:val="none" w:sz="0" w:space="0" w:color="auto"/>
                        <w:left w:val="none" w:sz="0" w:space="0" w:color="auto"/>
                        <w:bottom w:val="none" w:sz="0" w:space="0" w:color="auto"/>
                        <w:right w:val="none" w:sz="0" w:space="0" w:color="auto"/>
                      </w:divBdr>
                      <w:divsChild>
                        <w:div w:id="50353473">
                          <w:marLeft w:val="0"/>
                          <w:marRight w:val="0"/>
                          <w:marTop w:val="0"/>
                          <w:marBottom w:val="0"/>
                          <w:divBdr>
                            <w:top w:val="none" w:sz="0" w:space="0" w:color="auto"/>
                            <w:left w:val="none" w:sz="0" w:space="0" w:color="auto"/>
                            <w:bottom w:val="none" w:sz="0" w:space="0" w:color="auto"/>
                            <w:right w:val="none" w:sz="0" w:space="0" w:color="auto"/>
                          </w:divBdr>
                        </w:div>
                        <w:div w:id="1759399121">
                          <w:marLeft w:val="0"/>
                          <w:marRight w:val="0"/>
                          <w:marTop w:val="0"/>
                          <w:marBottom w:val="0"/>
                          <w:divBdr>
                            <w:top w:val="none" w:sz="0" w:space="0" w:color="auto"/>
                            <w:left w:val="none" w:sz="0" w:space="0" w:color="auto"/>
                            <w:bottom w:val="none" w:sz="0" w:space="0" w:color="auto"/>
                            <w:right w:val="none" w:sz="0" w:space="0" w:color="auto"/>
                          </w:divBdr>
                          <w:divsChild>
                            <w:div w:id="10419055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20217540">
                                  <w:marLeft w:val="0"/>
                                  <w:marRight w:val="0"/>
                                  <w:marTop w:val="0"/>
                                  <w:marBottom w:val="0"/>
                                  <w:divBdr>
                                    <w:top w:val="none" w:sz="0" w:space="0" w:color="auto"/>
                                    <w:left w:val="none" w:sz="0" w:space="0" w:color="auto"/>
                                    <w:bottom w:val="none" w:sz="0" w:space="0" w:color="auto"/>
                                    <w:right w:val="none" w:sz="0" w:space="0" w:color="auto"/>
                                  </w:divBdr>
                                  <w:divsChild>
                                    <w:div w:id="8158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4536">
                          <w:marLeft w:val="0"/>
                          <w:marRight w:val="0"/>
                          <w:marTop w:val="0"/>
                          <w:marBottom w:val="0"/>
                          <w:divBdr>
                            <w:top w:val="none" w:sz="0" w:space="0" w:color="auto"/>
                            <w:left w:val="none" w:sz="0" w:space="0" w:color="auto"/>
                            <w:bottom w:val="none" w:sz="0" w:space="0" w:color="auto"/>
                            <w:right w:val="none" w:sz="0" w:space="0" w:color="auto"/>
                          </w:divBdr>
                        </w:div>
                        <w:div w:id="2034652510">
                          <w:marLeft w:val="0"/>
                          <w:marRight w:val="0"/>
                          <w:marTop w:val="0"/>
                          <w:marBottom w:val="0"/>
                          <w:divBdr>
                            <w:top w:val="none" w:sz="0" w:space="0" w:color="auto"/>
                            <w:left w:val="none" w:sz="0" w:space="0" w:color="auto"/>
                            <w:bottom w:val="none" w:sz="0" w:space="0" w:color="auto"/>
                            <w:right w:val="none" w:sz="0" w:space="0" w:color="auto"/>
                          </w:divBdr>
                          <w:divsChild>
                            <w:div w:id="18685172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5579703">
                                  <w:marLeft w:val="0"/>
                                  <w:marRight w:val="0"/>
                                  <w:marTop w:val="0"/>
                                  <w:marBottom w:val="300"/>
                                  <w:divBdr>
                                    <w:top w:val="none" w:sz="0" w:space="0" w:color="auto"/>
                                    <w:left w:val="none" w:sz="0" w:space="0" w:color="auto"/>
                                    <w:bottom w:val="none" w:sz="0" w:space="0" w:color="auto"/>
                                    <w:right w:val="none" w:sz="0" w:space="0" w:color="auto"/>
                                  </w:divBdr>
                                  <w:divsChild>
                                    <w:div w:id="317920767">
                                      <w:marLeft w:val="0"/>
                                      <w:marRight w:val="0"/>
                                      <w:marTop w:val="0"/>
                                      <w:marBottom w:val="0"/>
                                      <w:divBdr>
                                        <w:top w:val="none" w:sz="0" w:space="0" w:color="auto"/>
                                        <w:left w:val="none" w:sz="0" w:space="0" w:color="auto"/>
                                        <w:bottom w:val="none" w:sz="0" w:space="0" w:color="auto"/>
                                        <w:right w:val="none" w:sz="0" w:space="0" w:color="auto"/>
                                      </w:divBdr>
                                    </w:div>
                                  </w:divsChild>
                                </w:div>
                                <w:div w:id="2000768308">
                                  <w:marLeft w:val="0"/>
                                  <w:marRight w:val="0"/>
                                  <w:marTop w:val="0"/>
                                  <w:marBottom w:val="0"/>
                                  <w:divBdr>
                                    <w:top w:val="none" w:sz="0" w:space="0" w:color="auto"/>
                                    <w:left w:val="none" w:sz="0" w:space="0" w:color="auto"/>
                                    <w:bottom w:val="none" w:sz="0" w:space="0" w:color="auto"/>
                                    <w:right w:val="none" w:sz="0" w:space="0" w:color="auto"/>
                                  </w:divBdr>
                                  <w:divsChild>
                                    <w:div w:id="8871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2433">
                          <w:marLeft w:val="0"/>
                          <w:marRight w:val="0"/>
                          <w:marTop w:val="0"/>
                          <w:marBottom w:val="0"/>
                          <w:divBdr>
                            <w:top w:val="none" w:sz="0" w:space="0" w:color="auto"/>
                            <w:left w:val="none" w:sz="0" w:space="0" w:color="auto"/>
                            <w:bottom w:val="none" w:sz="0" w:space="0" w:color="auto"/>
                            <w:right w:val="none" w:sz="0" w:space="0" w:color="auto"/>
                          </w:divBdr>
                        </w:div>
                        <w:div w:id="879439820">
                          <w:marLeft w:val="0"/>
                          <w:marRight w:val="0"/>
                          <w:marTop w:val="0"/>
                          <w:marBottom w:val="0"/>
                          <w:divBdr>
                            <w:top w:val="none" w:sz="0" w:space="0" w:color="auto"/>
                            <w:left w:val="none" w:sz="0" w:space="0" w:color="auto"/>
                            <w:bottom w:val="none" w:sz="0" w:space="0" w:color="auto"/>
                            <w:right w:val="none" w:sz="0" w:space="0" w:color="auto"/>
                          </w:divBdr>
                        </w:div>
                        <w:div w:id="1149519178">
                          <w:marLeft w:val="0"/>
                          <w:marRight w:val="0"/>
                          <w:marTop w:val="0"/>
                          <w:marBottom w:val="0"/>
                          <w:divBdr>
                            <w:top w:val="none" w:sz="0" w:space="0" w:color="auto"/>
                            <w:left w:val="none" w:sz="0" w:space="0" w:color="auto"/>
                            <w:bottom w:val="none" w:sz="0" w:space="0" w:color="auto"/>
                            <w:right w:val="none" w:sz="0" w:space="0" w:color="auto"/>
                          </w:divBdr>
                        </w:div>
                        <w:div w:id="1353797650">
                          <w:marLeft w:val="0"/>
                          <w:marRight w:val="0"/>
                          <w:marTop w:val="0"/>
                          <w:marBottom w:val="0"/>
                          <w:divBdr>
                            <w:top w:val="none" w:sz="0" w:space="0" w:color="auto"/>
                            <w:left w:val="none" w:sz="0" w:space="0" w:color="auto"/>
                            <w:bottom w:val="none" w:sz="0" w:space="0" w:color="auto"/>
                            <w:right w:val="none" w:sz="0" w:space="0" w:color="auto"/>
                          </w:divBdr>
                          <w:divsChild>
                            <w:div w:id="15351477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35592446">
                                  <w:marLeft w:val="0"/>
                                  <w:marRight w:val="0"/>
                                  <w:marTop w:val="0"/>
                                  <w:marBottom w:val="0"/>
                                  <w:divBdr>
                                    <w:top w:val="none" w:sz="0" w:space="0" w:color="auto"/>
                                    <w:left w:val="none" w:sz="0" w:space="0" w:color="auto"/>
                                    <w:bottom w:val="none" w:sz="0" w:space="0" w:color="auto"/>
                                    <w:right w:val="none" w:sz="0" w:space="0" w:color="auto"/>
                                  </w:divBdr>
                                  <w:divsChild>
                                    <w:div w:id="13936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652888">
                          <w:marLeft w:val="0"/>
                          <w:marRight w:val="0"/>
                          <w:marTop w:val="0"/>
                          <w:marBottom w:val="0"/>
                          <w:divBdr>
                            <w:top w:val="none" w:sz="0" w:space="0" w:color="auto"/>
                            <w:left w:val="none" w:sz="0" w:space="0" w:color="auto"/>
                            <w:bottom w:val="none" w:sz="0" w:space="0" w:color="auto"/>
                            <w:right w:val="none" w:sz="0" w:space="0" w:color="auto"/>
                          </w:divBdr>
                        </w:div>
                      </w:divsChild>
                    </w:div>
                    <w:div w:id="1468164383">
                      <w:marLeft w:val="0"/>
                      <w:marRight w:val="0"/>
                      <w:marTop w:val="0"/>
                      <w:marBottom w:val="0"/>
                      <w:divBdr>
                        <w:top w:val="none" w:sz="0" w:space="0" w:color="auto"/>
                        <w:left w:val="none" w:sz="0" w:space="0" w:color="auto"/>
                        <w:bottom w:val="none" w:sz="0" w:space="0" w:color="auto"/>
                        <w:right w:val="none" w:sz="0" w:space="0" w:color="auto"/>
                      </w:divBdr>
                      <w:divsChild>
                        <w:div w:id="307588218">
                          <w:marLeft w:val="0"/>
                          <w:marRight w:val="0"/>
                          <w:marTop w:val="0"/>
                          <w:marBottom w:val="0"/>
                          <w:divBdr>
                            <w:top w:val="none" w:sz="0" w:space="0" w:color="auto"/>
                            <w:left w:val="none" w:sz="0" w:space="0" w:color="auto"/>
                            <w:bottom w:val="none" w:sz="0" w:space="0" w:color="auto"/>
                            <w:right w:val="none" w:sz="0" w:space="0" w:color="auto"/>
                          </w:divBdr>
                        </w:div>
                        <w:div w:id="1829132313">
                          <w:marLeft w:val="0"/>
                          <w:marRight w:val="0"/>
                          <w:marTop w:val="0"/>
                          <w:marBottom w:val="0"/>
                          <w:divBdr>
                            <w:top w:val="none" w:sz="0" w:space="0" w:color="auto"/>
                            <w:left w:val="none" w:sz="0" w:space="0" w:color="auto"/>
                            <w:bottom w:val="none" w:sz="0" w:space="0" w:color="auto"/>
                            <w:right w:val="none" w:sz="0" w:space="0" w:color="auto"/>
                          </w:divBdr>
                          <w:divsChild>
                            <w:div w:id="1738870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97260742">
                                  <w:marLeft w:val="0"/>
                                  <w:marRight w:val="0"/>
                                  <w:marTop w:val="0"/>
                                  <w:marBottom w:val="0"/>
                                  <w:divBdr>
                                    <w:top w:val="none" w:sz="0" w:space="0" w:color="auto"/>
                                    <w:left w:val="none" w:sz="0" w:space="0" w:color="auto"/>
                                    <w:bottom w:val="none" w:sz="0" w:space="0" w:color="auto"/>
                                    <w:right w:val="none" w:sz="0" w:space="0" w:color="auto"/>
                                  </w:divBdr>
                                  <w:divsChild>
                                    <w:div w:id="7304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14877">
                          <w:marLeft w:val="0"/>
                          <w:marRight w:val="0"/>
                          <w:marTop w:val="0"/>
                          <w:marBottom w:val="0"/>
                          <w:divBdr>
                            <w:top w:val="none" w:sz="0" w:space="0" w:color="auto"/>
                            <w:left w:val="none" w:sz="0" w:space="0" w:color="auto"/>
                            <w:bottom w:val="none" w:sz="0" w:space="0" w:color="auto"/>
                            <w:right w:val="none" w:sz="0" w:space="0" w:color="auto"/>
                          </w:divBdr>
                        </w:div>
                        <w:div w:id="1403331691">
                          <w:marLeft w:val="0"/>
                          <w:marRight w:val="0"/>
                          <w:marTop w:val="0"/>
                          <w:marBottom w:val="0"/>
                          <w:divBdr>
                            <w:top w:val="none" w:sz="0" w:space="0" w:color="auto"/>
                            <w:left w:val="none" w:sz="0" w:space="0" w:color="auto"/>
                            <w:bottom w:val="none" w:sz="0" w:space="0" w:color="auto"/>
                            <w:right w:val="none" w:sz="0" w:space="0" w:color="auto"/>
                          </w:divBdr>
                        </w:div>
                        <w:div w:id="380250189">
                          <w:marLeft w:val="0"/>
                          <w:marRight w:val="0"/>
                          <w:marTop w:val="0"/>
                          <w:marBottom w:val="0"/>
                          <w:divBdr>
                            <w:top w:val="none" w:sz="0" w:space="0" w:color="auto"/>
                            <w:left w:val="none" w:sz="0" w:space="0" w:color="auto"/>
                            <w:bottom w:val="none" w:sz="0" w:space="0" w:color="auto"/>
                            <w:right w:val="none" w:sz="0" w:space="0" w:color="auto"/>
                          </w:divBdr>
                          <w:divsChild>
                            <w:div w:id="12050974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94008522">
                                  <w:marLeft w:val="0"/>
                                  <w:marRight w:val="0"/>
                                  <w:marTop w:val="0"/>
                                  <w:marBottom w:val="0"/>
                                  <w:divBdr>
                                    <w:top w:val="none" w:sz="0" w:space="0" w:color="auto"/>
                                    <w:left w:val="none" w:sz="0" w:space="0" w:color="auto"/>
                                    <w:bottom w:val="none" w:sz="0" w:space="0" w:color="auto"/>
                                    <w:right w:val="none" w:sz="0" w:space="0" w:color="auto"/>
                                  </w:divBdr>
                                  <w:divsChild>
                                    <w:div w:id="10328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6599">
                          <w:marLeft w:val="0"/>
                          <w:marRight w:val="0"/>
                          <w:marTop w:val="0"/>
                          <w:marBottom w:val="0"/>
                          <w:divBdr>
                            <w:top w:val="none" w:sz="0" w:space="0" w:color="auto"/>
                            <w:left w:val="none" w:sz="0" w:space="0" w:color="auto"/>
                            <w:bottom w:val="none" w:sz="0" w:space="0" w:color="auto"/>
                            <w:right w:val="none" w:sz="0" w:space="0" w:color="auto"/>
                          </w:divBdr>
                        </w:div>
                        <w:div w:id="1913351101">
                          <w:marLeft w:val="0"/>
                          <w:marRight w:val="0"/>
                          <w:marTop w:val="0"/>
                          <w:marBottom w:val="0"/>
                          <w:divBdr>
                            <w:top w:val="none" w:sz="0" w:space="0" w:color="auto"/>
                            <w:left w:val="none" w:sz="0" w:space="0" w:color="auto"/>
                            <w:bottom w:val="none" w:sz="0" w:space="0" w:color="auto"/>
                            <w:right w:val="none" w:sz="0" w:space="0" w:color="auto"/>
                          </w:divBdr>
                          <w:divsChild>
                            <w:div w:id="1926377391">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1246950">
                                  <w:marLeft w:val="0"/>
                                  <w:marRight w:val="0"/>
                                  <w:marTop w:val="0"/>
                                  <w:marBottom w:val="0"/>
                                  <w:divBdr>
                                    <w:top w:val="none" w:sz="0" w:space="0" w:color="auto"/>
                                    <w:left w:val="none" w:sz="0" w:space="0" w:color="auto"/>
                                    <w:bottom w:val="none" w:sz="0" w:space="0" w:color="auto"/>
                                    <w:right w:val="none" w:sz="0" w:space="0" w:color="auto"/>
                                  </w:divBdr>
                                  <w:divsChild>
                                    <w:div w:id="174294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613011">
                          <w:marLeft w:val="0"/>
                          <w:marRight w:val="0"/>
                          <w:marTop w:val="0"/>
                          <w:marBottom w:val="0"/>
                          <w:divBdr>
                            <w:top w:val="none" w:sz="0" w:space="0" w:color="auto"/>
                            <w:left w:val="none" w:sz="0" w:space="0" w:color="auto"/>
                            <w:bottom w:val="none" w:sz="0" w:space="0" w:color="auto"/>
                            <w:right w:val="none" w:sz="0" w:space="0" w:color="auto"/>
                          </w:divBdr>
                          <w:divsChild>
                            <w:div w:id="1591234072">
                              <w:marLeft w:val="0"/>
                              <w:marRight w:val="0"/>
                              <w:marTop w:val="0"/>
                              <w:marBottom w:val="0"/>
                              <w:divBdr>
                                <w:top w:val="none" w:sz="0" w:space="0" w:color="auto"/>
                                <w:left w:val="none" w:sz="0" w:space="0" w:color="auto"/>
                                <w:bottom w:val="none" w:sz="0" w:space="0" w:color="auto"/>
                                <w:right w:val="none" w:sz="0" w:space="0" w:color="auto"/>
                              </w:divBdr>
                            </w:div>
                            <w:div w:id="130100105">
                              <w:marLeft w:val="0"/>
                              <w:marRight w:val="0"/>
                              <w:marTop w:val="0"/>
                              <w:marBottom w:val="0"/>
                              <w:divBdr>
                                <w:top w:val="none" w:sz="0" w:space="0" w:color="auto"/>
                                <w:left w:val="none" w:sz="0" w:space="0" w:color="auto"/>
                                <w:bottom w:val="none" w:sz="0" w:space="0" w:color="auto"/>
                                <w:right w:val="none" w:sz="0" w:space="0" w:color="auto"/>
                              </w:divBdr>
                            </w:div>
                            <w:div w:id="1730877927">
                              <w:marLeft w:val="0"/>
                              <w:marRight w:val="0"/>
                              <w:marTop w:val="0"/>
                              <w:marBottom w:val="0"/>
                              <w:divBdr>
                                <w:top w:val="none" w:sz="0" w:space="0" w:color="auto"/>
                                <w:left w:val="none" w:sz="0" w:space="0" w:color="auto"/>
                                <w:bottom w:val="none" w:sz="0" w:space="0" w:color="auto"/>
                                <w:right w:val="none" w:sz="0" w:space="0" w:color="auto"/>
                              </w:divBdr>
                              <w:divsChild>
                                <w:div w:id="3757428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317558">
                                      <w:marLeft w:val="0"/>
                                      <w:marRight w:val="0"/>
                                      <w:marTop w:val="0"/>
                                      <w:marBottom w:val="0"/>
                                      <w:divBdr>
                                        <w:top w:val="none" w:sz="0" w:space="0" w:color="auto"/>
                                        <w:left w:val="none" w:sz="0" w:space="0" w:color="auto"/>
                                        <w:bottom w:val="none" w:sz="0" w:space="0" w:color="auto"/>
                                        <w:right w:val="none" w:sz="0" w:space="0" w:color="auto"/>
                                      </w:divBdr>
                                      <w:divsChild>
                                        <w:div w:id="91766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500411">
                      <w:marLeft w:val="0"/>
                      <w:marRight w:val="0"/>
                      <w:marTop w:val="0"/>
                      <w:marBottom w:val="0"/>
                      <w:divBdr>
                        <w:top w:val="none" w:sz="0" w:space="0" w:color="auto"/>
                        <w:left w:val="none" w:sz="0" w:space="0" w:color="auto"/>
                        <w:bottom w:val="none" w:sz="0" w:space="0" w:color="auto"/>
                        <w:right w:val="none" w:sz="0" w:space="0" w:color="auto"/>
                      </w:divBdr>
                      <w:divsChild>
                        <w:div w:id="78986509">
                          <w:marLeft w:val="0"/>
                          <w:marRight w:val="0"/>
                          <w:marTop w:val="0"/>
                          <w:marBottom w:val="0"/>
                          <w:divBdr>
                            <w:top w:val="none" w:sz="0" w:space="0" w:color="auto"/>
                            <w:left w:val="none" w:sz="0" w:space="0" w:color="auto"/>
                            <w:bottom w:val="none" w:sz="0" w:space="0" w:color="auto"/>
                            <w:right w:val="none" w:sz="0" w:space="0" w:color="auto"/>
                          </w:divBdr>
                        </w:div>
                        <w:div w:id="772556213">
                          <w:marLeft w:val="0"/>
                          <w:marRight w:val="0"/>
                          <w:marTop w:val="0"/>
                          <w:marBottom w:val="0"/>
                          <w:divBdr>
                            <w:top w:val="none" w:sz="0" w:space="0" w:color="auto"/>
                            <w:left w:val="none" w:sz="0" w:space="0" w:color="auto"/>
                            <w:bottom w:val="none" w:sz="0" w:space="0" w:color="auto"/>
                            <w:right w:val="none" w:sz="0" w:space="0" w:color="auto"/>
                          </w:divBdr>
                        </w:div>
                        <w:div w:id="1685937876">
                          <w:marLeft w:val="0"/>
                          <w:marRight w:val="0"/>
                          <w:marTop w:val="0"/>
                          <w:marBottom w:val="0"/>
                          <w:divBdr>
                            <w:top w:val="none" w:sz="0" w:space="0" w:color="auto"/>
                            <w:left w:val="none" w:sz="0" w:space="0" w:color="auto"/>
                            <w:bottom w:val="none" w:sz="0" w:space="0" w:color="auto"/>
                            <w:right w:val="none" w:sz="0" w:space="0" w:color="auto"/>
                          </w:divBdr>
                          <w:divsChild>
                            <w:div w:id="7905928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49616996">
                                  <w:marLeft w:val="0"/>
                                  <w:marRight w:val="0"/>
                                  <w:marTop w:val="0"/>
                                  <w:marBottom w:val="0"/>
                                  <w:divBdr>
                                    <w:top w:val="none" w:sz="0" w:space="0" w:color="auto"/>
                                    <w:left w:val="none" w:sz="0" w:space="0" w:color="auto"/>
                                    <w:bottom w:val="none" w:sz="0" w:space="0" w:color="auto"/>
                                    <w:right w:val="none" w:sz="0" w:space="0" w:color="auto"/>
                                  </w:divBdr>
                                  <w:divsChild>
                                    <w:div w:id="130292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73734">
                          <w:marLeft w:val="0"/>
                          <w:marRight w:val="0"/>
                          <w:marTop w:val="0"/>
                          <w:marBottom w:val="0"/>
                          <w:divBdr>
                            <w:top w:val="none" w:sz="0" w:space="0" w:color="auto"/>
                            <w:left w:val="none" w:sz="0" w:space="0" w:color="auto"/>
                            <w:bottom w:val="none" w:sz="0" w:space="0" w:color="auto"/>
                            <w:right w:val="none" w:sz="0" w:space="0" w:color="auto"/>
                          </w:divBdr>
                        </w:div>
                        <w:div w:id="184565869">
                          <w:marLeft w:val="0"/>
                          <w:marRight w:val="0"/>
                          <w:marTop w:val="0"/>
                          <w:marBottom w:val="0"/>
                          <w:divBdr>
                            <w:top w:val="none" w:sz="0" w:space="0" w:color="auto"/>
                            <w:left w:val="none" w:sz="0" w:space="0" w:color="auto"/>
                            <w:bottom w:val="none" w:sz="0" w:space="0" w:color="auto"/>
                            <w:right w:val="none" w:sz="0" w:space="0" w:color="auto"/>
                          </w:divBdr>
                        </w:div>
                      </w:divsChild>
                    </w:div>
                    <w:div w:id="1975676931">
                      <w:marLeft w:val="0"/>
                      <w:marRight w:val="0"/>
                      <w:marTop w:val="0"/>
                      <w:marBottom w:val="0"/>
                      <w:divBdr>
                        <w:top w:val="none" w:sz="0" w:space="0" w:color="auto"/>
                        <w:left w:val="none" w:sz="0" w:space="0" w:color="auto"/>
                        <w:bottom w:val="none" w:sz="0" w:space="0" w:color="auto"/>
                        <w:right w:val="none" w:sz="0" w:space="0" w:color="auto"/>
                      </w:divBdr>
                      <w:divsChild>
                        <w:div w:id="1725719026">
                          <w:marLeft w:val="0"/>
                          <w:marRight w:val="0"/>
                          <w:marTop w:val="0"/>
                          <w:marBottom w:val="0"/>
                          <w:divBdr>
                            <w:top w:val="none" w:sz="0" w:space="0" w:color="auto"/>
                            <w:left w:val="none" w:sz="0" w:space="0" w:color="auto"/>
                            <w:bottom w:val="none" w:sz="0" w:space="0" w:color="auto"/>
                            <w:right w:val="none" w:sz="0" w:space="0" w:color="auto"/>
                          </w:divBdr>
                        </w:div>
                        <w:div w:id="1459687416">
                          <w:marLeft w:val="0"/>
                          <w:marRight w:val="0"/>
                          <w:marTop w:val="0"/>
                          <w:marBottom w:val="0"/>
                          <w:divBdr>
                            <w:top w:val="none" w:sz="0" w:space="0" w:color="auto"/>
                            <w:left w:val="none" w:sz="0" w:space="0" w:color="auto"/>
                            <w:bottom w:val="none" w:sz="0" w:space="0" w:color="auto"/>
                            <w:right w:val="none" w:sz="0" w:space="0" w:color="auto"/>
                          </w:divBdr>
                          <w:divsChild>
                            <w:div w:id="14924063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69813025">
                                  <w:marLeft w:val="0"/>
                                  <w:marRight w:val="0"/>
                                  <w:marTop w:val="0"/>
                                  <w:marBottom w:val="0"/>
                                  <w:divBdr>
                                    <w:top w:val="none" w:sz="0" w:space="0" w:color="auto"/>
                                    <w:left w:val="none" w:sz="0" w:space="0" w:color="auto"/>
                                    <w:bottom w:val="none" w:sz="0" w:space="0" w:color="auto"/>
                                    <w:right w:val="none" w:sz="0" w:space="0" w:color="auto"/>
                                  </w:divBdr>
                                  <w:divsChild>
                                    <w:div w:id="4836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23934">
                          <w:marLeft w:val="0"/>
                          <w:marRight w:val="0"/>
                          <w:marTop w:val="0"/>
                          <w:marBottom w:val="0"/>
                          <w:divBdr>
                            <w:top w:val="none" w:sz="0" w:space="0" w:color="auto"/>
                            <w:left w:val="none" w:sz="0" w:space="0" w:color="auto"/>
                            <w:bottom w:val="none" w:sz="0" w:space="0" w:color="auto"/>
                            <w:right w:val="none" w:sz="0" w:space="0" w:color="auto"/>
                          </w:divBdr>
                        </w:div>
                      </w:divsChild>
                    </w:div>
                    <w:div w:id="1462647474">
                      <w:marLeft w:val="0"/>
                      <w:marRight w:val="0"/>
                      <w:marTop w:val="0"/>
                      <w:marBottom w:val="0"/>
                      <w:divBdr>
                        <w:top w:val="none" w:sz="0" w:space="0" w:color="auto"/>
                        <w:left w:val="none" w:sz="0" w:space="0" w:color="auto"/>
                        <w:bottom w:val="none" w:sz="0" w:space="0" w:color="auto"/>
                        <w:right w:val="none" w:sz="0" w:space="0" w:color="auto"/>
                      </w:divBdr>
                      <w:divsChild>
                        <w:div w:id="11032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9024">
                  <w:marLeft w:val="0"/>
                  <w:marRight w:val="0"/>
                  <w:marTop w:val="0"/>
                  <w:marBottom w:val="0"/>
                  <w:divBdr>
                    <w:top w:val="none" w:sz="0" w:space="0" w:color="auto"/>
                    <w:left w:val="none" w:sz="0" w:space="0" w:color="auto"/>
                    <w:bottom w:val="none" w:sz="0" w:space="0" w:color="auto"/>
                    <w:right w:val="none" w:sz="0" w:space="0" w:color="auto"/>
                  </w:divBdr>
                  <w:divsChild>
                    <w:div w:id="1957641577">
                      <w:marLeft w:val="0"/>
                      <w:marRight w:val="0"/>
                      <w:marTop w:val="0"/>
                      <w:marBottom w:val="0"/>
                      <w:divBdr>
                        <w:top w:val="none" w:sz="0" w:space="0" w:color="auto"/>
                        <w:left w:val="none" w:sz="0" w:space="0" w:color="auto"/>
                        <w:bottom w:val="none" w:sz="0" w:space="0" w:color="auto"/>
                        <w:right w:val="none" w:sz="0" w:space="0" w:color="auto"/>
                      </w:divBdr>
                    </w:div>
                    <w:div w:id="1832524646">
                      <w:marLeft w:val="0"/>
                      <w:marRight w:val="0"/>
                      <w:marTop w:val="0"/>
                      <w:marBottom w:val="0"/>
                      <w:divBdr>
                        <w:top w:val="none" w:sz="0" w:space="0" w:color="auto"/>
                        <w:left w:val="none" w:sz="0" w:space="0" w:color="auto"/>
                        <w:bottom w:val="none" w:sz="0" w:space="0" w:color="auto"/>
                        <w:right w:val="none" w:sz="0" w:space="0" w:color="auto"/>
                      </w:divBdr>
                    </w:div>
                    <w:div w:id="924415459">
                      <w:marLeft w:val="0"/>
                      <w:marRight w:val="0"/>
                      <w:marTop w:val="0"/>
                      <w:marBottom w:val="0"/>
                      <w:divBdr>
                        <w:top w:val="none" w:sz="0" w:space="0" w:color="auto"/>
                        <w:left w:val="none" w:sz="0" w:space="0" w:color="auto"/>
                        <w:bottom w:val="none" w:sz="0" w:space="0" w:color="auto"/>
                        <w:right w:val="none" w:sz="0" w:space="0" w:color="auto"/>
                      </w:divBdr>
                    </w:div>
                    <w:div w:id="2066372566">
                      <w:marLeft w:val="0"/>
                      <w:marRight w:val="0"/>
                      <w:marTop w:val="0"/>
                      <w:marBottom w:val="0"/>
                      <w:divBdr>
                        <w:top w:val="none" w:sz="0" w:space="0" w:color="auto"/>
                        <w:left w:val="none" w:sz="0" w:space="0" w:color="auto"/>
                        <w:bottom w:val="none" w:sz="0" w:space="0" w:color="auto"/>
                        <w:right w:val="none" w:sz="0" w:space="0" w:color="auto"/>
                      </w:divBdr>
                      <w:divsChild>
                        <w:div w:id="8785920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309138034">
                              <w:marLeft w:val="0"/>
                              <w:marRight w:val="0"/>
                              <w:marTop w:val="0"/>
                              <w:marBottom w:val="0"/>
                              <w:divBdr>
                                <w:top w:val="none" w:sz="0" w:space="0" w:color="auto"/>
                                <w:left w:val="none" w:sz="0" w:space="0" w:color="auto"/>
                                <w:bottom w:val="none" w:sz="0" w:space="0" w:color="auto"/>
                                <w:right w:val="none" w:sz="0" w:space="0" w:color="auto"/>
                              </w:divBdr>
                              <w:divsChild>
                                <w:div w:id="656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80062">
                      <w:marLeft w:val="0"/>
                      <w:marRight w:val="0"/>
                      <w:marTop w:val="0"/>
                      <w:marBottom w:val="0"/>
                      <w:divBdr>
                        <w:top w:val="none" w:sz="0" w:space="0" w:color="auto"/>
                        <w:left w:val="none" w:sz="0" w:space="0" w:color="auto"/>
                        <w:bottom w:val="none" w:sz="0" w:space="0" w:color="auto"/>
                        <w:right w:val="none" w:sz="0" w:space="0" w:color="auto"/>
                      </w:divBdr>
                    </w:div>
                    <w:div w:id="1651907583">
                      <w:marLeft w:val="0"/>
                      <w:marRight w:val="0"/>
                      <w:marTop w:val="0"/>
                      <w:marBottom w:val="0"/>
                      <w:divBdr>
                        <w:top w:val="none" w:sz="0" w:space="0" w:color="auto"/>
                        <w:left w:val="none" w:sz="0" w:space="0" w:color="auto"/>
                        <w:bottom w:val="none" w:sz="0" w:space="0" w:color="auto"/>
                        <w:right w:val="none" w:sz="0" w:space="0" w:color="auto"/>
                      </w:divBdr>
                      <w:divsChild>
                        <w:div w:id="17069516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04624316">
                              <w:marLeft w:val="0"/>
                              <w:marRight w:val="0"/>
                              <w:marTop w:val="0"/>
                              <w:marBottom w:val="0"/>
                              <w:divBdr>
                                <w:top w:val="none" w:sz="0" w:space="0" w:color="auto"/>
                                <w:left w:val="none" w:sz="0" w:space="0" w:color="auto"/>
                                <w:bottom w:val="none" w:sz="0" w:space="0" w:color="auto"/>
                                <w:right w:val="none" w:sz="0" w:space="0" w:color="auto"/>
                              </w:divBdr>
                              <w:divsChild>
                                <w:div w:id="18160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057">
                      <w:marLeft w:val="0"/>
                      <w:marRight w:val="0"/>
                      <w:marTop w:val="450"/>
                      <w:marBottom w:val="450"/>
                      <w:divBdr>
                        <w:top w:val="none" w:sz="0" w:space="0" w:color="auto"/>
                        <w:left w:val="single" w:sz="24" w:space="0" w:color="6DB33F"/>
                        <w:bottom w:val="none" w:sz="0" w:space="0" w:color="auto"/>
                        <w:right w:val="none" w:sz="0" w:space="0" w:color="auto"/>
                      </w:divBdr>
                    </w:div>
                  </w:divsChild>
                </w:div>
                <w:div w:id="1351643073">
                  <w:marLeft w:val="0"/>
                  <w:marRight w:val="0"/>
                  <w:marTop w:val="0"/>
                  <w:marBottom w:val="0"/>
                  <w:divBdr>
                    <w:top w:val="none" w:sz="0" w:space="0" w:color="auto"/>
                    <w:left w:val="none" w:sz="0" w:space="0" w:color="auto"/>
                    <w:bottom w:val="none" w:sz="0" w:space="0" w:color="auto"/>
                    <w:right w:val="none" w:sz="0" w:space="0" w:color="auto"/>
                  </w:divBdr>
                  <w:divsChild>
                    <w:div w:id="1556088232">
                      <w:marLeft w:val="0"/>
                      <w:marRight w:val="0"/>
                      <w:marTop w:val="0"/>
                      <w:marBottom w:val="0"/>
                      <w:divBdr>
                        <w:top w:val="none" w:sz="0" w:space="0" w:color="auto"/>
                        <w:left w:val="none" w:sz="0" w:space="0" w:color="auto"/>
                        <w:bottom w:val="none" w:sz="0" w:space="0" w:color="auto"/>
                        <w:right w:val="none" w:sz="0" w:space="0" w:color="auto"/>
                      </w:divBdr>
                    </w:div>
                    <w:div w:id="1521116530">
                      <w:marLeft w:val="0"/>
                      <w:marRight w:val="0"/>
                      <w:marTop w:val="0"/>
                      <w:marBottom w:val="0"/>
                      <w:divBdr>
                        <w:top w:val="none" w:sz="0" w:space="0" w:color="auto"/>
                        <w:left w:val="none" w:sz="0" w:space="0" w:color="auto"/>
                        <w:bottom w:val="none" w:sz="0" w:space="0" w:color="auto"/>
                        <w:right w:val="none" w:sz="0" w:space="0" w:color="auto"/>
                      </w:divBdr>
                      <w:divsChild>
                        <w:div w:id="309335556">
                          <w:marLeft w:val="0"/>
                          <w:marRight w:val="0"/>
                          <w:marTop w:val="0"/>
                          <w:marBottom w:val="0"/>
                          <w:divBdr>
                            <w:top w:val="none" w:sz="0" w:space="0" w:color="auto"/>
                            <w:left w:val="none" w:sz="0" w:space="0" w:color="auto"/>
                            <w:bottom w:val="none" w:sz="0" w:space="0" w:color="auto"/>
                            <w:right w:val="none" w:sz="0" w:space="0" w:color="auto"/>
                          </w:divBdr>
                        </w:div>
                        <w:div w:id="425003518">
                          <w:marLeft w:val="0"/>
                          <w:marRight w:val="0"/>
                          <w:marTop w:val="0"/>
                          <w:marBottom w:val="0"/>
                          <w:divBdr>
                            <w:top w:val="none" w:sz="0" w:space="0" w:color="auto"/>
                            <w:left w:val="none" w:sz="0" w:space="0" w:color="auto"/>
                            <w:bottom w:val="none" w:sz="0" w:space="0" w:color="auto"/>
                            <w:right w:val="none" w:sz="0" w:space="0" w:color="auto"/>
                          </w:divBdr>
                        </w:div>
                        <w:div w:id="852576574">
                          <w:marLeft w:val="0"/>
                          <w:marRight w:val="0"/>
                          <w:marTop w:val="0"/>
                          <w:marBottom w:val="0"/>
                          <w:divBdr>
                            <w:top w:val="none" w:sz="0" w:space="0" w:color="auto"/>
                            <w:left w:val="none" w:sz="0" w:space="0" w:color="auto"/>
                            <w:bottom w:val="none" w:sz="0" w:space="0" w:color="auto"/>
                            <w:right w:val="none" w:sz="0" w:space="0" w:color="auto"/>
                          </w:divBdr>
                          <w:divsChild>
                            <w:div w:id="131121095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31483653">
                                  <w:marLeft w:val="0"/>
                                  <w:marRight w:val="0"/>
                                  <w:marTop w:val="0"/>
                                  <w:marBottom w:val="0"/>
                                  <w:divBdr>
                                    <w:top w:val="none" w:sz="0" w:space="0" w:color="auto"/>
                                    <w:left w:val="none" w:sz="0" w:space="0" w:color="auto"/>
                                    <w:bottom w:val="none" w:sz="0" w:space="0" w:color="auto"/>
                                    <w:right w:val="none" w:sz="0" w:space="0" w:color="auto"/>
                                  </w:divBdr>
                                  <w:divsChild>
                                    <w:div w:id="18806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696857">
                          <w:marLeft w:val="0"/>
                          <w:marRight w:val="0"/>
                          <w:marTop w:val="0"/>
                          <w:marBottom w:val="0"/>
                          <w:divBdr>
                            <w:top w:val="none" w:sz="0" w:space="0" w:color="auto"/>
                            <w:left w:val="none" w:sz="0" w:space="0" w:color="auto"/>
                            <w:bottom w:val="none" w:sz="0" w:space="0" w:color="auto"/>
                            <w:right w:val="none" w:sz="0" w:space="0" w:color="auto"/>
                          </w:divBdr>
                        </w:div>
                        <w:div w:id="1116098092">
                          <w:marLeft w:val="0"/>
                          <w:marRight w:val="0"/>
                          <w:marTop w:val="0"/>
                          <w:marBottom w:val="0"/>
                          <w:divBdr>
                            <w:top w:val="none" w:sz="0" w:space="0" w:color="auto"/>
                            <w:left w:val="none" w:sz="0" w:space="0" w:color="auto"/>
                            <w:bottom w:val="none" w:sz="0" w:space="0" w:color="auto"/>
                            <w:right w:val="none" w:sz="0" w:space="0" w:color="auto"/>
                          </w:divBdr>
                          <w:divsChild>
                            <w:div w:id="430248853">
                              <w:marLeft w:val="0"/>
                              <w:marRight w:val="0"/>
                              <w:marTop w:val="0"/>
                              <w:marBottom w:val="300"/>
                              <w:divBdr>
                                <w:top w:val="single" w:sz="6" w:space="15" w:color="E6E6E6"/>
                                <w:left w:val="single" w:sz="6" w:space="15" w:color="E6E6E6"/>
                                <w:bottom w:val="single" w:sz="6" w:space="15" w:color="E6E6E6"/>
                                <w:right w:val="single" w:sz="6" w:space="15" w:color="E6E6E6"/>
                              </w:divBdr>
                              <w:divsChild>
                                <w:div w:id="777021451">
                                  <w:marLeft w:val="0"/>
                                  <w:marRight w:val="0"/>
                                  <w:marTop w:val="0"/>
                                  <w:marBottom w:val="0"/>
                                  <w:divBdr>
                                    <w:top w:val="none" w:sz="0" w:space="0" w:color="auto"/>
                                    <w:left w:val="none" w:sz="0" w:space="0" w:color="auto"/>
                                    <w:bottom w:val="none" w:sz="0" w:space="0" w:color="auto"/>
                                    <w:right w:val="none" w:sz="0" w:space="0" w:color="auto"/>
                                  </w:divBdr>
                                  <w:divsChild>
                                    <w:div w:id="53531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398795">
                          <w:marLeft w:val="0"/>
                          <w:marRight w:val="0"/>
                          <w:marTop w:val="0"/>
                          <w:marBottom w:val="0"/>
                          <w:divBdr>
                            <w:top w:val="none" w:sz="0" w:space="0" w:color="auto"/>
                            <w:left w:val="none" w:sz="0" w:space="0" w:color="auto"/>
                            <w:bottom w:val="none" w:sz="0" w:space="0" w:color="auto"/>
                            <w:right w:val="none" w:sz="0" w:space="0" w:color="auto"/>
                          </w:divBdr>
                        </w:div>
                        <w:div w:id="2100829915">
                          <w:marLeft w:val="0"/>
                          <w:marRight w:val="0"/>
                          <w:marTop w:val="0"/>
                          <w:marBottom w:val="0"/>
                          <w:divBdr>
                            <w:top w:val="none" w:sz="0" w:space="0" w:color="auto"/>
                            <w:left w:val="none" w:sz="0" w:space="0" w:color="auto"/>
                            <w:bottom w:val="none" w:sz="0" w:space="0" w:color="auto"/>
                            <w:right w:val="none" w:sz="0" w:space="0" w:color="auto"/>
                          </w:divBdr>
                        </w:div>
                      </w:divsChild>
                    </w:div>
                    <w:div w:id="1408916607">
                      <w:marLeft w:val="0"/>
                      <w:marRight w:val="0"/>
                      <w:marTop w:val="0"/>
                      <w:marBottom w:val="0"/>
                      <w:divBdr>
                        <w:top w:val="none" w:sz="0" w:space="0" w:color="auto"/>
                        <w:left w:val="none" w:sz="0" w:space="0" w:color="auto"/>
                        <w:bottom w:val="none" w:sz="0" w:space="0" w:color="auto"/>
                        <w:right w:val="none" w:sz="0" w:space="0" w:color="auto"/>
                      </w:divBdr>
                      <w:divsChild>
                        <w:div w:id="2106266068">
                          <w:marLeft w:val="0"/>
                          <w:marRight w:val="0"/>
                          <w:marTop w:val="0"/>
                          <w:marBottom w:val="0"/>
                          <w:divBdr>
                            <w:top w:val="none" w:sz="0" w:space="0" w:color="auto"/>
                            <w:left w:val="none" w:sz="0" w:space="0" w:color="auto"/>
                            <w:bottom w:val="none" w:sz="0" w:space="0" w:color="auto"/>
                            <w:right w:val="none" w:sz="0" w:space="0" w:color="auto"/>
                          </w:divBdr>
                        </w:div>
                        <w:div w:id="110711984">
                          <w:marLeft w:val="0"/>
                          <w:marRight w:val="0"/>
                          <w:marTop w:val="0"/>
                          <w:marBottom w:val="0"/>
                          <w:divBdr>
                            <w:top w:val="none" w:sz="0" w:space="0" w:color="auto"/>
                            <w:left w:val="none" w:sz="0" w:space="0" w:color="auto"/>
                            <w:bottom w:val="none" w:sz="0" w:space="0" w:color="auto"/>
                            <w:right w:val="none" w:sz="0" w:space="0" w:color="auto"/>
                          </w:divBdr>
                        </w:div>
                        <w:div w:id="253129202">
                          <w:marLeft w:val="0"/>
                          <w:marRight w:val="0"/>
                          <w:marTop w:val="0"/>
                          <w:marBottom w:val="0"/>
                          <w:divBdr>
                            <w:top w:val="none" w:sz="0" w:space="0" w:color="auto"/>
                            <w:left w:val="none" w:sz="0" w:space="0" w:color="auto"/>
                            <w:bottom w:val="none" w:sz="0" w:space="0" w:color="auto"/>
                            <w:right w:val="none" w:sz="0" w:space="0" w:color="auto"/>
                          </w:divBdr>
                          <w:divsChild>
                            <w:div w:id="5799524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10334206">
                                  <w:marLeft w:val="0"/>
                                  <w:marRight w:val="0"/>
                                  <w:marTop w:val="0"/>
                                  <w:marBottom w:val="0"/>
                                  <w:divBdr>
                                    <w:top w:val="none" w:sz="0" w:space="0" w:color="auto"/>
                                    <w:left w:val="none" w:sz="0" w:space="0" w:color="auto"/>
                                    <w:bottom w:val="none" w:sz="0" w:space="0" w:color="auto"/>
                                    <w:right w:val="none" w:sz="0" w:space="0" w:color="auto"/>
                                  </w:divBdr>
                                  <w:divsChild>
                                    <w:div w:id="3105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29915">
                          <w:marLeft w:val="0"/>
                          <w:marRight w:val="0"/>
                          <w:marTop w:val="0"/>
                          <w:marBottom w:val="0"/>
                          <w:divBdr>
                            <w:top w:val="none" w:sz="0" w:space="0" w:color="auto"/>
                            <w:left w:val="none" w:sz="0" w:space="0" w:color="auto"/>
                            <w:bottom w:val="none" w:sz="0" w:space="0" w:color="auto"/>
                            <w:right w:val="none" w:sz="0" w:space="0" w:color="auto"/>
                          </w:divBdr>
                        </w:div>
                        <w:div w:id="311060040">
                          <w:marLeft w:val="0"/>
                          <w:marRight w:val="0"/>
                          <w:marTop w:val="0"/>
                          <w:marBottom w:val="0"/>
                          <w:divBdr>
                            <w:top w:val="none" w:sz="0" w:space="0" w:color="auto"/>
                            <w:left w:val="none" w:sz="0" w:space="0" w:color="auto"/>
                            <w:bottom w:val="none" w:sz="0" w:space="0" w:color="auto"/>
                            <w:right w:val="none" w:sz="0" w:space="0" w:color="auto"/>
                          </w:divBdr>
                          <w:divsChild>
                            <w:div w:id="2074309871">
                              <w:marLeft w:val="0"/>
                              <w:marRight w:val="0"/>
                              <w:marTop w:val="0"/>
                              <w:marBottom w:val="0"/>
                              <w:divBdr>
                                <w:top w:val="none" w:sz="0" w:space="0" w:color="auto"/>
                                <w:left w:val="none" w:sz="0" w:space="0" w:color="auto"/>
                                <w:bottom w:val="none" w:sz="0" w:space="0" w:color="auto"/>
                                <w:right w:val="none" w:sz="0" w:space="0" w:color="auto"/>
                              </w:divBdr>
                            </w:div>
                            <w:div w:id="542865741">
                              <w:marLeft w:val="0"/>
                              <w:marRight w:val="0"/>
                              <w:marTop w:val="0"/>
                              <w:marBottom w:val="0"/>
                              <w:divBdr>
                                <w:top w:val="none" w:sz="0" w:space="0" w:color="auto"/>
                                <w:left w:val="none" w:sz="0" w:space="0" w:color="auto"/>
                                <w:bottom w:val="none" w:sz="0" w:space="0" w:color="auto"/>
                                <w:right w:val="none" w:sz="0" w:space="0" w:color="auto"/>
                              </w:divBdr>
                            </w:div>
                            <w:div w:id="1525050361">
                              <w:marLeft w:val="0"/>
                              <w:marRight w:val="0"/>
                              <w:marTop w:val="0"/>
                              <w:marBottom w:val="0"/>
                              <w:divBdr>
                                <w:top w:val="none" w:sz="0" w:space="0" w:color="auto"/>
                                <w:left w:val="none" w:sz="0" w:space="0" w:color="auto"/>
                                <w:bottom w:val="none" w:sz="0" w:space="0" w:color="auto"/>
                                <w:right w:val="none" w:sz="0" w:space="0" w:color="auto"/>
                              </w:divBdr>
                              <w:divsChild>
                                <w:div w:id="132273778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86482609">
                                      <w:marLeft w:val="0"/>
                                      <w:marRight w:val="0"/>
                                      <w:marTop w:val="0"/>
                                      <w:marBottom w:val="0"/>
                                      <w:divBdr>
                                        <w:top w:val="none" w:sz="0" w:space="0" w:color="auto"/>
                                        <w:left w:val="none" w:sz="0" w:space="0" w:color="auto"/>
                                        <w:bottom w:val="none" w:sz="0" w:space="0" w:color="auto"/>
                                        <w:right w:val="none" w:sz="0" w:space="0" w:color="auto"/>
                                      </w:divBdr>
                                      <w:divsChild>
                                        <w:div w:id="7040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9235">
                              <w:marLeft w:val="0"/>
                              <w:marRight w:val="0"/>
                              <w:marTop w:val="0"/>
                              <w:marBottom w:val="0"/>
                              <w:divBdr>
                                <w:top w:val="none" w:sz="0" w:space="0" w:color="auto"/>
                                <w:left w:val="none" w:sz="0" w:space="0" w:color="auto"/>
                                <w:bottom w:val="none" w:sz="0" w:space="0" w:color="auto"/>
                                <w:right w:val="none" w:sz="0" w:space="0" w:color="auto"/>
                              </w:divBdr>
                            </w:div>
                            <w:div w:id="1504399106">
                              <w:marLeft w:val="0"/>
                              <w:marRight w:val="0"/>
                              <w:marTop w:val="0"/>
                              <w:marBottom w:val="0"/>
                              <w:divBdr>
                                <w:top w:val="none" w:sz="0" w:space="0" w:color="auto"/>
                                <w:left w:val="none" w:sz="0" w:space="0" w:color="auto"/>
                                <w:bottom w:val="none" w:sz="0" w:space="0" w:color="auto"/>
                                <w:right w:val="none" w:sz="0" w:space="0" w:color="auto"/>
                              </w:divBdr>
                              <w:divsChild>
                                <w:div w:id="9987949">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3504858">
                                      <w:marLeft w:val="0"/>
                                      <w:marRight w:val="0"/>
                                      <w:marTop w:val="0"/>
                                      <w:marBottom w:val="0"/>
                                      <w:divBdr>
                                        <w:top w:val="none" w:sz="0" w:space="0" w:color="auto"/>
                                        <w:left w:val="none" w:sz="0" w:space="0" w:color="auto"/>
                                        <w:bottom w:val="none" w:sz="0" w:space="0" w:color="auto"/>
                                        <w:right w:val="none" w:sz="0" w:space="0" w:color="auto"/>
                                      </w:divBdr>
                                      <w:divsChild>
                                        <w:div w:id="4033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357813">
                          <w:marLeft w:val="0"/>
                          <w:marRight w:val="0"/>
                          <w:marTop w:val="0"/>
                          <w:marBottom w:val="0"/>
                          <w:divBdr>
                            <w:top w:val="none" w:sz="0" w:space="0" w:color="auto"/>
                            <w:left w:val="none" w:sz="0" w:space="0" w:color="auto"/>
                            <w:bottom w:val="none" w:sz="0" w:space="0" w:color="auto"/>
                            <w:right w:val="none" w:sz="0" w:space="0" w:color="auto"/>
                          </w:divBdr>
                          <w:divsChild>
                            <w:div w:id="1854144917">
                              <w:marLeft w:val="0"/>
                              <w:marRight w:val="0"/>
                              <w:marTop w:val="0"/>
                              <w:marBottom w:val="0"/>
                              <w:divBdr>
                                <w:top w:val="none" w:sz="0" w:space="0" w:color="auto"/>
                                <w:left w:val="none" w:sz="0" w:space="0" w:color="auto"/>
                                <w:bottom w:val="none" w:sz="0" w:space="0" w:color="auto"/>
                                <w:right w:val="none" w:sz="0" w:space="0" w:color="auto"/>
                              </w:divBdr>
                            </w:div>
                            <w:div w:id="928973784">
                              <w:marLeft w:val="0"/>
                              <w:marRight w:val="0"/>
                              <w:marTop w:val="0"/>
                              <w:marBottom w:val="0"/>
                              <w:divBdr>
                                <w:top w:val="none" w:sz="0" w:space="0" w:color="auto"/>
                                <w:left w:val="none" w:sz="0" w:space="0" w:color="auto"/>
                                <w:bottom w:val="none" w:sz="0" w:space="0" w:color="auto"/>
                                <w:right w:val="none" w:sz="0" w:space="0" w:color="auto"/>
                              </w:divBdr>
                            </w:div>
                            <w:div w:id="1956525210">
                              <w:marLeft w:val="0"/>
                              <w:marRight w:val="0"/>
                              <w:marTop w:val="0"/>
                              <w:marBottom w:val="0"/>
                              <w:divBdr>
                                <w:top w:val="none" w:sz="0" w:space="0" w:color="auto"/>
                                <w:left w:val="none" w:sz="0" w:space="0" w:color="auto"/>
                                <w:bottom w:val="none" w:sz="0" w:space="0" w:color="auto"/>
                                <w:right w:val="none" w:sz="0" w:space="0" w:color="auto"/>
                              </w:divBdr>
                            </w:div>
                            <w:div w:id="496458015">
                              <w:marLeft w:val="0"/>
                              <w:marRight w:val="0"/>
                              <w:marTop w:val="0"/>
                              <w:marBottom w:val="0"/>
                              <w:divBdr>
                                <w:top w:val="none" w:sz="0" w:space="0" w:color="auto"/>
                                <w:left w:val="none" w:sz="0" w:space="0" w:color="auto"/>
                                <w:bottom w:val="none" w:sz="0" w:space="0" w:color="auto"/>
                                <w:right w:val="none" w:sz="0" w:space="0" w:color="auto"/>
                              </w:divBdr>
                            </w:div>
                            <w:div w:id="323779028">
                              <w:marLeft w:val="0"/>
                              <w:marRight w:val="0"/>
                              <w:marTop w:val="0"/>
                              <w:marBottom w:val="0"/>
                              <w:divBdr>
                                <w:top w:val="none" w:sz="0" w:space="0" w:color="auto"/>
                                <w:left w:val="none" w:sz="0" w:space="0" w:color="auto"/>
                                <w:bottom w:val="none" w:sz="0" w:space="0" w:color="auto"/>
                                <w:right w:val="none" w:sz="0" w:space="0" w:color="auto"/>
                              </w:divBdr>
                              <w:divsChild>
                                <w:div w:id="106884624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894756">
                                      <w:marLeft w:val="0"/>
                                      <w:marRight w:val="0"/>
                                      <w:marTop w:val="0"/>
                                      <w:marBottom w:val="300"/>
                                      <w:divBdr>
                                        <w:top w:val="none" w:sz="0" w:space="0" w:color="auto"/>
                                        <w:left w:val="none" w:sz="0" w:space="0" w:color="auto"/>
                                        <w:bottom w:val="none" w:sz="0" w:space="0" w:color="auto"/>
                                        <w:right w:val="none" w:sz="0" w:space="0" w:color="auto"/>
                                      </w:divBdr>
                                      <w:divsChild>
                                        <w:div w:id="714086388">
                                          <w:marLeft w:val="0"/>
                                          <w:marRight w:val="0"/>
                                          <w:marTop w:val="0"/>
                                          <w:marBottom w:val="0"/>
                                          <w:divBdr>
                                            <w:top w:val="none" w:sz="0" w:space="0" w:color="auto"/>
                                            <w:left w:val="none" w:sz="0" w:space="0" w:color="auto"/>
                                            <w:bottom w:val="none" w:sz="0" w:space="0" w:color="auto"/>
                                            <w:right w:val="none" w:sz="0" w:space="0" w:color="auto"/>
                                          </w:divBdr>
                                        </w:div>
                                      </w:divsChild>
                                    </w:div>
                                    <w:div w:id="2100367616">
                                      <w:marLeft w:val="0"/>
                                      <w:marRight w:val="0"/>
                                      <w:marTop w:val="0"/>
                                      <w:marBottom w:val="0"/>
                                      <w:divBdr>
                                        <w:top w:val="none" w:sz="0" w:space="0" w:color="auto"/>
                                        <w:left w:val="none" w:sz="0" w:space="0" w:color="auto"/>
                                        <w:bottom w:val="none" w:sz="0" w:space="0" w:color="auto"/>
                                        <w:right w:val="none" w:sz="0" w:space="0" w:color="auto"/>
                                      </w:divBdr>
                                      <w:divsChild>
                                        <w:div w:id="2107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41054">
                              <w:marLeft w:val="0"/>
                              <w:marRight w:val="0"/>
                              <w:marTop w:val="0"/>
                              <w:marBottom w:val="0"/>
                              <w:divBdr>
                                <w:top w:val="none" w:sz="0" w:space="0" w:color="auto"/>
                                <w:left w:val="none" w:sz="0" w:space="0" w:color="auto"/>
                                <w:bottom w:val="none" w:sz="0" w:space="0" w:color="auto"/>
                                <w:right w:val="none" w:sz="0" w:space="0" w:color="auto"/>
                              </w:divBdr>
                            </w:div>
                          </w:divsChild>
                        </w:div>
                        <w:div w:id="1586455495">
                          <w:marLeft w:val="0"/>
                          <w:marRight w:val="0"/>
                          <w:marTop w:val="0"/>
                          <w:marBottom w:val="0"/>
                          <w:divBdr>
                            <w:top w:val="none" w:sz="0" w:space="0" w:color="auto"/>
                            <w:left w:val="none" w:sz="0" w:space="0" w:color="auto"/>
                            <w:bottom w:val="none" w:sz="0" w:space="0" w:color="auto"/>
                            <w:right w:val="none" w:sz="0" w:space="0" w:color="auto"/>
                          </w:divBdr>
                          <w:divsChild>
                            <w:div w:id="2143840676">
                              <w:marLeft w:val="0"/>
                              <w:marRight w:val="0"/>
                              <w:marTop w:val="0"/>
                              <w:marBottom w:val="0"/>
                              <w:divBdr>
                                <w:top w:val="none" w:sz="0" w:space="0" w:color="auto"/>
                                <w:left w:val="none" w:sz="0" w:space="0" w:color="auto"/>
                                <w:bottom w:val="none" w:sz="0" w:space="0" w:color="auto"/>
                                <w:right w:val="none" w:sz="0" w:space="0" w:color="auto"/>
                              </w:divBdr>
                            </w:div>
                            <w:div w:id="1208494970">
                              <w:marLeft w:val="0"/>
                              <w:marRight w:val="0"/>
                              <w:marTop w:val="0"/>
                              <w:marBottom w:val="0"/>
                              <w:divBdr>
                                <w:top w:val="none" w:sz="0" w:space="0" w:color="auto"/>
                                <w:left w:val="none" w:sz="0" w:space="0" w:color="auto"/>
                                <w:bottom w:val="none" w:sz="0" w:space="0" w:color="auto"/>
                                <w:right w:val="none" w:sz="0" w:space="0" w:color="auto"/>
                              </w:divBdr>
                              <w:divsChild>
                                <w:div w:id="93266603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90132386">
                                      <w:marLeft w:val="0"/>
                                      <w:marRight w:val="0"/>
                                      <w:marTop w:val="0"/>
                                      <w:marBottom w:val="0"/>
                                      <w:divBdr>
                                        <w:top w:val="none" w:sz="0" w:space="0" w:color="auto"/>
                                        <w:left w:val="none" w:sz="0" w:space="0" w:color="auto"/>
                                        <w:bottom w:val="none" w:sz="0" w:space="0" w:color="auto"/>
                                        <w:right w:val="none" w:sz="0" w:space="0" w:color="auto"/>
                                      </w:divBdr>
                                      <w:divsChild>
                                        <w:div w:id="1799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8781">
                              <w:marLeft w:val="0"/>
                              <w:marRight w:val="0"/>
                              <w:marTop w:val="0"/>
                              <w:marBottom w:val="0"/>
                              <w:divBdr>
                                <w:top w:val="none" w:sz="0" w:space="0" w:color="auto"/>
                                <w:left w:val="none" w:sz="0" w:space="0" w:color="auto"/>
                                <w:bottom w:val="none" w:sz="0" w:space="0" w:color="auto"/>
                                <w:right w:val="none" w:sz="0" w:space="0" w:color="auto"/>
                              </w:divBdr>
                            </w:div>
                          </w:divsChild>
                        </w:div>
                        <w:div w:id="286590662">
                          <w:marLeft w:val="0"/>
                          <w:marRight w:val="0"/>
                          <w:marTop w:val="0"/>
                          <w:marBottom w:val="0"/>
                          <w:divBdr>
                            <w:top w:val="none" w:sz="0" w:space="0" w:color="auto"/>
                            <w:left w:val="none" w:sz="0" w:space="0" w:color="auto"/>
                            <w:bottom w:val="none" w:sz="0" w:space="0" w:color="auto"/>
                            <w:right w:val="none" w:sz="0" w:space="0" w:color="auto"/>
                          </w:divBdr>
                          <w:divsChild>
                            <w:div w:id="15527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958">
                      <w:marLeft w:val="0"/>
                      <w:marRight w:val="0"/>
                      <w:marTop w:val="0"/>
                      <w:marBottom w:val="0"/>
                      <w:divBdr>
                        <w:top w:val="none" w:sz="0" w:space="0" w:color="auto"/>
                        <w:left w:val="none" w:sz="0" w:space="0" w:color="auto"/>
                        <w:bottom w:val="none" w:sz="0" w:space="0" w:color="auto"/>
                        <w:right w:val="none" w:sz="0" w:space="0" w:color="auto"/>
                      </w:divBdr>
                      <w:divsChild>
                        <w:div w:id="701708805">
                          <w:marLeft w:val="0"/>
                          <w:marRight w:val="0"/>
                          <w:marTop w:val="0"/>
                          <w:marBottom w:val="0"/>
                          <w:divBdr>
                            <w:top w:val="none" w:sz="0" w:space="0" w:color="auto"/>
                            <w:left w:val="none" w:sz="0" w:space="0" w:color="auto"/>
                            <w:bottom w:val="none" w:sz="0" w:space="0" w:color="auto"/>
                            <w:right w:val="none" w:sz="0" w:space="0" w:color="auto"/>
                          </w:divBdr>
                        </w:div>
                        <w:div w:id="2033529618">
                          <w:marLeft w:val="0"/>
                          <w:marRight w:val="0"/>
                          <w:marTop w:val="0"/>
                          <w:marBottom w:val="0"/>
                          <w:divBdr>
                            <w:top w:val="none" w:sz="0" w:space="0" w:color="auto"/>
                            <w:left w:val="none" w:sz="0" w:space="0" w:color="auto"/>
                            <w:bottom w:val="none" w:sz="0" w:space="0" w:color="auto"/>
                            <w:right w:val="none" w:sz="0" w:space="0" w:color="auto"/>
                          </w:divBdr>
                        </w:div>
                        <w:div w:id="1621180235">
                          <w:marLeft w:val="0"/>
                          <w:marRight w:val="0"/>
                          <w:marTop w:val="0"/>
                          <w:marBottom w:val="0"/>
                          <w:divBdr>
                            <w:top w:val="none" w:sz="0" w:space="0" w:color="auto"/>
                            <w:left w:val="none" w:sz="0" w:space="0" w:color="auto"/>
                            <w:bottom w:val="none" w:sz="0" w:space="0" w:color="auto"/>
                            <w:right w:val="none" w:sz="0" w:space="0" w:color="auto"/>
                          </w:divBdr>
                          <w:divsChild>
                            <w:div w:id="18403867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2656919">
                                  <w:marLeft w:val="0"/>
                                  <w:marRight w:val="0"/>
                                  <w:marTop w:val="0"/>
                                  <w:marBottom w:val="0"/>
                                  <w:divBdr>
                                    <w:top w:val="none" w:sz="0" w:space="0" w:color="auto"/>
                                    <w:left w:val="none" w:sz="0" w:space="0" w:color="auto"/>
                                    <w:bottom w:val="none" w:sz="0" w:space="0" w:color="auto"/>
                                    <w:right w:val="none" w:sz="0" w:space="0" w:color="auto"/>
                                  </w:divBdr>
                                  <w:divsChild>
                                    <w:div w:id="15508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138737">
                          <w:marLeft w:val="0"/>
                          <w:marRight w:val="0"/>
                          <w:marTop w:val="0"/>
                          <w:marBottom w:val="0"/>
                          <w:divBdr>
                            <w:top w:val="none" w:sz="0" w:space="0" w:color="auto"/>
                            <w:left w:val="none" w:sz="0" w:space="0" w:color="auto"/>
                            <w:bottom w:val="none" w:sz="0" w:space="0" w:color="auto"/>
                            <w:right w:val="none" w:sz="0" w:space="0" w:color="auto"/>
                          </w:divBdr>
                        </w:div>
                      </w:divsChild>
                    </w:div>
                    <w:div w:id="633175691">
                      <w:marLeft w:val="0"/>
                      <w:marRight w:val="0"/>
                      <w:marTop w:val="0"/>
                      <w:marBottom w:val="0"/>
                      <w:divBdr>
                        <w:top w:val="none" w:sz="0" w:space="0" w:color="auto"/>
                        <w:left w:val="none" w:sz="0" w:space="0" w:color="auto"/>
                        <w:bottom w:val="none" w:sz="0" w:space="0" w:color="auto"/>
                        <w:right w:val="none" w:sz="0" w:space="0" w:color="auto"/>
                      </w:divBdr>
                      <w:divsChild>
                        <w:div w:id="9948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07970">
          <w:marLeft w:val="0"/>
          <w:marRight w:val="0"/>
          <w:marTop w:val="0"/>
          <w:marBottom w:val="0"/>
          <w:divBdr>
            <w:top w:val="single" w:sz="6" w:space="0" w:color="EFEFED"/>
            <w:left w:val="none" w:sz="0" w:space="0" w:color="auto"/>
            <w:bottom w:val="none" w:sz="0" w:space="0" w:color="auto"/>
            <w:right w:val="none" w:sz="0" w:space="0" w:color="auto"/>
          </w:divBdr>
          <w:divsChild>
            <w:div w:id="560141609">
              <w:marLeft w:val="0"/>
              <w:marRight w:val="0"/>
              <w:marTop w:val="0"/>
              <w:marBottom w:val="0"/>
              <w:divBdr>
                <w:top w:val="none" w:sz="0" w:space="0" w:color="auto"/>
                <w:left w:val="none" w:sz="0" w:space="0" w:color="auto"/>
                <w:bottom w:val="none" w:sz="0" w:space="0" w:color="auto"/>
                <w:right w:val="none" w:sz="0" w:space="0" w:color="auto"/>
              </w:divBdr>
              <w:divsChild>
                <w:div w:id="1089960204">
                  <w:marLeft w:val="0"/>
                  <w:marRight w:val="0"/>
                  <w:marTop w:val="0"/>
                  <w:marBottom w:val="0"/>
                  <w:divBdr>
                    <w:top w:val="none" w:sz="0" w:space="0" w:color="auto"/>
                    <w:left w:val="none" w:sz="0" w:space="0" w:color="auto"/>
                    <w:bottom w:val="none" w:sz="0" w:space="0" w:color="auto"/>
                    <w:right w:val="none" w:sz="0" w:space="0" w:color="auto"/>
                  </w:divBdr>
                </w:div>
                <w:div w:id="1925214654">
                  <w:marLeft w:val="0"/>
                  <w:marRight w:val="0"/>
                  <w:marTop w:val="0"/>
                  <w:marBottom w:val="0"/>
                  <w:divBdr>
                    <w:top w:val="none" w:sz="0" w:space="0" w:color="auto"/>
                    <w:left w:val="none" w:sz="0" w:space="0" w:color="auto"/>
                    <w:bottom w:val="none" w:sz="0" w:space="0" w:color="auto"/>
                    <w:right w:val="none" w:sz="0" w:space="0" w:color="auto"/>
                  </w:divBdr>
                </w:div>
                <w:div w:id="888997503">
                  <w:marLeft w:val="0"/>
                  <w:marRight w:val="0"/>
                  <w:marTop w:val="0"/>
                  <w:marBottom w:val="0"/>
                  <w:divBdr>
                    <w:top w:val="none" w:sz="0" w:space="0" w:color="auto"/>
                    <w:left w:val="none" w:sz="0" w:space="0" w:color="auto"/>
                    <w:bottom w:val="none" w:sz="0" w:space="0" w:color="auto"/>
                    <w:right w:val="none" w:sz="0" w:space="0" w:color="auto"/>
                  </w:divBdr>
                </w:div>
                <w:div w:id="821628370">
                  <w:marLeft w:val="0"/>
                  <w:marRight w:val="0"/>
                  <w:marTop w:val="0"/>
                  <w:marBottom w:val="0"/>
                  <w:divBdr>
                    <w:top w:val="none" w:sz="0" w:space="0" w:color="auto"/>
                    <w:left w:val="none" w:sz="0" w:space="0" w:color="auto"/>
                    <w:bottom w:val="none" w:sz="0" w:space="0" w:color="auto"/>
                    <w:right w:val="none" w:sz="0" w:space="0" w:color="auto"/>
                  </w:divBdr>
                </w:div>
                <w:div w:id="1124739520">
                  <w:marLeft w:val="0"/>
                  <w:marRight w:val="0"/>
                  <w:marTop w:val="0"/>
                  <w:marBottom w:val="0"/>
                  <w:divBdr>
                    <w:top w:val="none" w:sz="0" w:space="0" w:color="auto"/>
                    <w:left w:val="none" w:sz="0" w:space="0" w:color="auto"/>
                    <w:bottom w:val="none" w:sz="0" w:space="0" w:color="auto"/>
                    <w:right w:val="none" w:sz="0" w:space="0" w:color="auto"/>
                  </w:divBdr>
                </w:div>
                <w:div w:id="2046715938">
                  <w:marLeft w:val="0"/>
                  <w:marRight w:val="0"/>
                  <w:marTop w:val="0"/>
                  <w:marBottom w:val="0"/>
                  <w:divBdr>
                    <w:top w:val="none" w:sz="0" w:space="0" w:color="auto"/>
                    <w:left w:val="none" w:sz="0" w:space="0" w:color="auto"/>
                    <w:bottom w:val="none" w:sz="0" w:space="0" w:color="auto"/>
                    <w:right w:val="none" w:sz="0" w:space="0" w:color="auto"/>
                  </w:divBdr>
                </w:div>
                <w:div w:id="1724062446">
                  <w:marLeft w:val="0"/>
                  <w:marRight w:val="0"/>
                  <w:marTop w:val="0"/>
                  <w:marBottom w:val="0"/>
                  <w:divBdr>
                    <w:top w:val="none" w:sz="0" w:space="0" w:color="auto"/>
                    <w:left w:val="none" w:sz="0" w:space="0" w:color="auto"/>
                    <w:bottom w:val="none" w:sz="0" w:space="0" w:color="auto"/>
                    <w:right w:val="none" w:sz="0" w:space="0" w:color="auto"/>
                  </w:divBdr>
                  <w:divsChild>
                    <w:div w:id="344137179">
                      <w:marLeft w:val="0"/>
                      <w:marRight w:val="0"/>
                      <w:marTop w:val="0"/>
                      <w:marBottom w:val="0"/>
                      <w:divBdr>
                        <w:top w:val="none" w:sz="0" w:space="0" w:color="auto"/>
                        <w:left w:val="none" w:sz="0" w:space="0" w:color="auto"/>
                        <w:bottom w:val="none" w:sz="0" w:space="0" w:color="auto"/>
                        <w:right w:val="none" w:sz="0" w:space="0" w:color="auto"/>
                      </w:divBdr>
                    </w:div>
                    <w:div w:id="1555196166">
                      <w:marLeft w:val="0"/>
                      <w:marRight w:val="0"/>
                      <w:marTop w:val="0"/>
                      <w:marBottom w:val="0"/>
                      <w:divBdr>
                        <w:top w:val="none" w:sz="0" w:space="0" w:color="auto"/>
                        <w:left w:val="none" w:sz="0" w:space="0" w:color="auto"/>
                        <w:bottom w:val="none" w:sz="0" w:space="0" w:color="auto"/>
                        <w:right w:val="none" w:sz="0" w:space="0" w:color="auto"/>
                      </w:divBdr>
                    </w:div>
                    <w:div w:id="840200400">
                      <w:marLeft w:val="0"/>
                      <w:marRight w:val="0"/>
                      <w:marTop w:val="0"/>
                      <w:marBottom w:val="0"/>
                      <w:divBdr>
                        <w:top w:val="none" w:sz="0" w:space="0" w:color="auto"/>
                        <w:left w:val="none" w:sz="0" w:space="0" w:color="auto"/>
                        <w:bottom w:val="none" w:sz="0" w:space="0" w:color="auto"/>
                        <w:right w:val="none" w:sz="0" w:space="0" w:color="auto"/>
                      </w:divBdr>
                      <w:divsChild>
                        <w:div w:id="2463546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75017397">
                              <w:marLeft w:val="0"/>
                              <w:marRight w:val="0"/>
                              <w:marTop w:val="0"/>
                              <w:marBottom w:val="300"/>
                              <w:divBdr>
                                <w:top w:val="none" w:sz="0" w:space="0" w:color="auto"/>
                                <w:left w:val="none" w:sz="0" w:space="0" w:color="auto"/>
                                <w:bottom w:val="none" w:sz="0" w:space="0" w:color="auto"/>
                                <w:right w:val="none" w:sz="0" w:space="0" w:color="auto"/>
                              </w:divBdr>
                              <w:divsChild>
                                <w:div w:id="713849313">
                                  <w:marLeft w:val="0"/>
                                  <w:marRight w:val="0"/>
                                  <w:marTop w:val="0"/>
                                  <w:marBottom w:val="0"/>
                                  <w:divBdr>
                                    <w:top w:val="none" w:sz="0" w:space="0" w:color="auto"/>
                                    <w:left w:val="none" w:sz="0" w:space="0" w:color="auto"/>
                                    <w:bottom w:val="none" w:sz="0" w:space="0" w:color="auto"/>
                                    <w:right w:val="none" w:sz="0" w:space="0" w:color="auto"/>
                                  </w:divBdr>
                                </w:div>
                              </w:divsChild>
                            </w:div>
                            <w:div w:id="21445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87344">
                      <w:marLeft w:val="0"/>
                      <w:marRight w:val="0"/>
                      <w:marTop w:val="0"/>
                      <w:marBottom w:val="0"/>
                      <w:divBdr>
                        <w:top w:val="none" w:sz="0" w:space="0" w:color="auto"/>
                        <w:left w:val="none" w:sz="0" w:space="0" w:color="auto"/>
                        <w:bottom w:val="none" w:sz="0" w:space="0" w:color="auto"/>
                        <w:right w:val="none" w:sz="0" w:space="0" w:color="auto"/>
                      </w:divBdr>
                    </w:div>
                    <w:div w:id="539630843">
                      <w:marLeft w:val="0"/>
                      <w:marRight w:val="0"/>
                      <w:marTop w:val="0"/>
                      <w:marBottom w:val="0"/>
                      <w:divBdr>
                        <w:top w:val="none" w:sz="0" w:space="0" w:color="auto"/>
                        <w:left w:val="none" w:sz="0" w:space="0" w:color="auto"/>
                        <w:bottom w:val="none" w:sz="0" w:space="0" w:color="auto"/>
                        <w:right w:val="none" w:sz="0" w:space="0" w:color="auto"/>
                      </w:divBdr>
                    </w:div>
                    <w:div w:id="1821770702">
                      <w:marLeft w:val="0"/>
                      <w:marRight w:val="0"/>
                      <w:marTop w:val="0"/>
                      <w:marBottom w:val="0"/>
                      <w:divBdr>
                        <w:top w:val="none" w:sz="0" w:space="0" w:color="auto"/>
                        <w:left w:val="none" w:sz="0" w:space="0" w:color="auto"/>
                        <w:bottom w:val="none" w:sz="0" w:space="0" w:color="auto"/>
                        <w:right w:val="none" w:sz="0" w:space="0" w:color="auto"/>
                      </w:divBdr>
                    </w:div>
                    <w:div w:id="2140222124">
                      <w:marLeft w:val="0"/>
                      <w:marRight w:val="0"/>
                      <w:marTop w:val="0"/>
                      <w:marBottom w:val="0"/>
                      <w:divBdr>
                        <w:top w:val="none" w:sz="0" w:space="0" w:color="auto"/>
                        <w:left w:val="none" w:sz="0" w:space="0" w:color="auto"/>
                        <w:bottom w:val="none" w:sz="0" w:space="0" w:color="auto"/>
                        <w:right w:val="none" w:sz="0" w:space="0" w:color="auto"/>
                      </w:divBdr>
                    </w:div>
                    <w:div w:id="858662105">
                      <w:marLeft w:val="0"/>
                      <w:marRight w:val="0"/>
                      <w:marTop w:val="0"/>
                      <w:marBottom w:val="0"/>
                      <w:divBdr>
                        <w:top w:val="none" w:sz="0" w:space="0" w:color="auto"/>
                        <w:left w:val="none" w:sz="0" w:space="0" w:color="auto"/>
                        <w:bottom w:val="none" w:sz="0" w:space="0" w:color="auto"/>
                        <w:right w:val="none" w:sz="0" w:space="0" w:color="auto"/>
                      </w:divBdr>
                      <w:divsChild>
                        <w:div w:id="7130401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14523200">
                              <w:marLeft w:val="0"/>
                              <w:marRight w:val="0"/>
                              <w:marTop w:val="0"/>
                              <w:marBottom w:val="300"/>
                              <w:divBdr>
                                <w:top w:val="none" w:sz="0" w:space="0" w:color="auto"/>
                                <w:left w:val="none" w:sz="0" w:space="0" w:color="auto"/>
                                <w:bottom w:val="none" w:sz="0" w:space="0" w:color="auto"/>
                                <w:right w:val="none" w:sz="0" w:space="0" w:color="auto"/>
                              </w:divBdr>
                              <w:divsChild>
                                <w:div w:id="237983528">
                                  <w:marLeft w:val="0"/>
                                  <w:marRight w:val="0"/>
                                  <w:marTop w:val="0"/>
                                  <w:marBottom w:val="0"/>
                                  <w:divBdr>
                                    <w:top w:val="none" w:sz="0" w:space="0" w:color="auto"/>
                                    <w:left w:val="none" w:sz="0" w:space="0" w:color="auto"/>
                                    <w:bottom w:val="none" w:sz="0" w:space="0" w:color="auto"/>
                                    <w:right w:val="none" w:sz="0" w:space="0" w:color="auto"/>
                                  </w:divBdr>
                                </w:div>
                              </w:divsChild>
                            </w:div>
                            <w:div w:id="7853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371">
                      <w:marLeft w:val="0"/>
                      <w:marRight w:val="0"/>
                      <w:marTop w:val="0"/>
                      <w:marBottom w:val="0"/>
                      <w:divBdr>
                        <w:top w:val="none" w:sz="0" w:space="0" w:color="auto"/>
                        <w:left w:val="none" w:sz="0" w:space="0" w:color="auto"/>
                        <w:bottom w:val="none" w:sz="0" w:space="0" w:color="auto"/>
                        <w:right w:val="none" w:sz="0" w:space="0" w:color="auto"/>
                      </w:divBdr>
                    </w:div>
                    <w:div w:id="1559517417">
                      <w:marLeft w:val="0"/>
                      <w:marRight w:val="0"/>
                      <w:marTop w:val="0"/>
                      <w:marBottom w:val="0"/>
                      <w:divBdr>
                        <w:top w:val="none" w:sz="0" w:space="0" w:color="auto"/>
                        <w:left w:val="none" w:sz="0" w:space="0" w:color="auto"/>
                        <w:bottom w:val="none" w:sz="0" w:space="0" w:color="auto"/>
                        <w:right w:val="none" w:sz="0" w:space="0" w:color="auto"/>
                      </w:divBdr>
                      <w:divsChild>
                        <w:div w:id="75513344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83217470">
                              <w:marLeft w:val="0"/>
                              <w:marRight w:val="0"/>
                              <w:marTop w:val="0"/>
                              <w:marBottom w:val="300"/>
                              <w:divBdr>
                                <w:top w:val="none" w:sz="0" w:space="0" w:color="auto"/>
                                <w:left w:val="none" w:sz="0" w:space="0" w:color="auto"/>
                                <w:bottom w:val="none" w:sz="0" w:space="0" w:color="auto"/>
                                <w:right w:val="none" w:sz="0" w:space="0" w:color="auto"/>
                              </w:divBdr>
                              <w:divsChild>
                                <w:div w:id="175727782">
                                  <w:marLeft w:val="0"/>
                                  <w:marRight w:val="0"/>
                                  <w:marTop w:val="0"/>
                                  <w:marBottom w:val="0"/>
                                  <w:divBdr>
                                    <w:top w:val="none" w:sz="0" w:space="0" w:color="auto"/>
                                    <w:left w:val="none" w:sz="0" w:space="0" w:color="auto"/>
                                    <w:bottom w:val="none" w:sz="0" w:space="0" w:color="auto"/>
                                    <w:right w:val="none" w:sz="0" w:space="0" w:color="auto"/>
                                  </w:divBdr>
                                </w:div>
                              </w:divsChild>
                            </w:div>
                            <w:div w:id="13754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229">
                      <w:marLeft w:val="0"/>
                      <w:marRight w:val="0"/>
                      <w:marTop w:val="0"/>
                      <w:marBottom w:val="0"/>
                      <w:divBdr>
                        <w:top w:val="none" w:sz="0" w:space="0" w:color="auto"/>
                        <w:left w:val="none" w:sz="0" w:space="0" w:color="auto"/>
                        <w:bottom w:val="none" w:sz="0" w:space="0" w:color="auto"/>
                        <w:right w:val="none" w:sz="0" w:space="0" w:color="auto"/>
                      </w:divBdr>
                    </w:div>
                    <w:div w:id="846166719">
                      <w:marLeft w:val="0"/>
                      <w:marRight w:val="0"/>
                      <w:marTop w:val="0"/>
                      <w:marBottom w:val="0"/>
                      <w:divBdr>
                        <w:top w:val="none" w:sz="0" w:space="0" w:color="auto"/>
                        <w:left w:val="none" w:sz="0" w:space="0" w:color="auto"/>
                        <w:bottom w:val="none" w:sz="0" w:space="0" w:color="auto"/>
                        <w:right w:val="none" w:sz="0" w:space="0" w:color="auto"/>
                      </w:divBdr>
                    </w:div>
                    <w:div w:id="496573300">
                      <w:marLeft w:val="0"/>
                      <w:marRight w:val="0"/>
                      <w:marTop w:val="0"/>
                      <w:marBottom w:val="0"/>
                      <w:divBdr>
                        <w:top w:val="none" w:sz="0" w:space="0" w:color="auto"/>
                        <w:left w:val="none" w:sz="0" w:space="0" w:color="auto"/>
                        <w:bottom w:val="none" w:sz="0" w:space="0" w:color="auto"/>
                        <w:right w:val="none" w:sz="0" w:space="0" w:color="auto"/>
                      </w:divBdr>
                      <w:divsChild>
                        <w:div w:id="19875411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498641">
                              <w:marLeft w:val="0"/>
                              <w:marRight w:val="0"/>
                              <w:marTop w:val="0"/>
                              <w:marBottom w:val="300"/>
                              <w:divBdr>
                                <w:top w:val="none" w:sz="0" w:space="0" w:color="auto"/>
                                <w:left w:val="none" w:sz="0" w:space="0" w:color="auto"/>
                                <w:bottom w:val="none" w:sz="0" w:space="0" w:color="auto"/>
                                <w:right w:val="none" w:sz="0" w:space="0" w:color="auto"/>
                              </w:divBdr>
                              <w:divsChild>
                                <w:div w:id="450822594">
                                  <w:marLeft w:val="0"/>
                                  <w:marRight w:val="0"/>
                                  <w:marTop w:val="0"/>
                                  <w:marBottom w:val="0"/>
                                  <w:divBdr>
                                    <w:top w:val="none" w:sz="0" w:space="0" w:color="auto"/>
                                    <w:left w:val="none" w:sz="0" w:space="0" w:color="auto"/>
                                    <w:bottom w:val="none" w:sz="0" w:space="0" w:color="auto"/>
                                    <w:right w:val="none" w:sz="0" w:space="0" w:color="auto"/>
                                  </w:divBdr>
                                </w:div>
                              </w:divsChild>
                            </w:div>
                            <w:div w:id="179806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5764">
                      <w:marLeft w:val="0"/>
                      <w:marRight w:val="0"/>
                      <w:marTop w:val="0"/>
                      <w:marBottom w:val="0"/>
                      <w:divBdr>
                        <w:top w:val="none" w:sz="0" w:space="0" w:color="auto"/>
                        <w:left w:val="none" w:sz="0" w:space="0" w:color="auto"/>
                        <w:bottom w:val="none" w:sz="0" w:space="0" w:color="auto"/>
                        <w:right w:val="none" w:sz="0" w:space="0" w:color="auto"/>
                      </w:divBdr>
                    </w:div>
                    <w:div w:id="1190797347">
                      <w:marLeft w:val="0"/>
                      <w:marRight w:val="0"/>
                      <w:marTop w:val="0"/>
                      <w:marBottom w:val="0"/>
                      <w:divBdr>
                        <w:top w:val="none" w:sz="0" w:space="0" w:color="auto"/>
                        <w:left w:val="none" w:sz="0" w:space="0" w:color="auto"/>
                        <w:bottom w:val="none" w:sz="0" w:space="0" w:color="auto"/>
                        <w:right w:val="none" w:sz="0" w:space="0" w:color="auto"/>
                      </w:divBdr>
                      <w:divsChild>
                        <w:div w:id="13627779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4080773">
                              <w:marLeft w:val="0"/>
                              <w:marRight w:val="0"/>
                              <w:marTop w:val="0"/>
                              <w:marBottom w:val="300"/>
                              <w:divBdr>
                                <w:top w:val="none" w:sz="0" w:space="0" w:color="auto"/>
                                <w:left w:val="none" w:sz="0" w:space="0" w:color="auto"/>
                                <w:bottom w:val="none" w:sz="0" w:space="0" w:color="auto"/>
                                <w:right w:val="none" w:sz="0" w:space="0" w:color="auto"/>
                              </w:divBdr>
                              <w:divsChild>
                                <w:div w:id="668560403">
                                  <w:marLeft w:val="0"/>
                                  <w:marRight w:val="0"/>
                                  <w:marTop w:val="0"/>
                                  <w:marBottom w:val="0"/>
                                  <w:divBdr>
                                    <w:top w:val="none" w:sz="0" w:space="0" w:color="auto"/>
                                    <w:left w:val="none" w:sz="0" w:space="0" w:color="auto"/>
                                    <w:bottom w:val="none" w:sz="0" w:space="0" w:color="auto"/>
                                    <w:right w:val="none" w:sz="0" w:space="0" w:color="auto"/>
                                  </w:divBdr>
                                </w:div>
                              </w:divsChild>
                            </w:div>
                            <w:div w:id="19276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7336">
                      <w:marLeft w:val="0"/>
                      <w:marRight w:val="0"/>
                      <w:marTop w:val="0"/>
                      <w:marBottom w:val="0"/>
                      <w:divBdr>
                        <w:top w:val="none" w:sz="0" w:space="0" w:color="auto"/>
                        <w:left w:val="none" w:sz="0" w:space="0" w:color="auto"/>
                        <w:bottom w:val="none" w:sz="0" w:space="0" w:color="auto"/>
                        <w:right w:val="none" w:sz="0" w:space="0" w:color="auto"/>
                      </w:divBdr>
                    </w:div>
                    <w:div w:id="1456487139">
                      <w:marLeft w:val="0"/>
                      <w:marRight w:val="0"/>
                      <w:marTop w:val="0"/>
                      <w:marBottom w:val="0"/>
                      <w:divBdr>
                        <w:top w:val="none" w:sz="0" w:space="0" w:color="auto"/>
                        <w:left w:val="none" w:sz="0" w:space="0" w:color="auto"/>
                        <w:bottom w:val="none" w:sz="0" w:space="0" w:color="auto"/>
                        <w:right w:val="none" w:sz="0" w:space="0" w:color="auto"/>
                      </w:divBdr>
                    </w:div>
                    <w:div w:id="239944447">
                      <w:marLeft w:val="0"/>
                      <w:marRight w:val="0"/>
                      <w:marTop w:val="0"/>
                      <w:marBottom w:val="0"/>
                      <w:divBdr>
                        <w:top w:val="none" w:sz="0" w:space="0" w:color="auto"/>
                        <w:left w:val="none" w:sz="0" w:space="0" w:color="auto"/>
                        <w:bottom w:val="none" w:sz="0" w:space="0" w:color="auto"/>
                        <w:right w:val="none" w:sz="0" w:space="0" w:color="auto"/>
                      </w:divBdr>
                      <w:divsChild>
                        <w:div w:id="7288421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34898958">
                              <w:marLeft w:val="0"/>
                              <w:marRight w:val="0"/>
                              <w:marTop w:val="0"/>
                              <w:marBottom w:val="300"/>
                              <w:divBdr>
                                <w:top w:val="none" w:sz="0" w:space="0" w:color="auto"/>
                                <w:left w:val="none" w:sz="0" w:space="0" w:color="auto"/>
                                <w:bottom w:val="none" w:sz="0" w:space="0" w:color="auto"/>
                                <w:right w:val="none" w:sz="0" w:space="0" w:color="auto"/>
                              </w:divBdr>
                              <w:divsChild>
                                <w:div w:id="948317165">
                                  <w:marLeft w:val="0"/>
                                  <w:marRight w:val="0"/>
                                  <w:marTop w:val="0"/>
                                  <w:marBottom w:val="0"/>
                                  <w:divBdr>
                                    <w:top w:val="none" w:sz="0" w:space="0" w:color="auto"/>
                                    <w:left w:val="none" w:sz="0" w:space="0" w:color="auto"/>
                                    <w:bottom w:val="none" w:sz="0" w:space="0" w:color="auto"/>
                                    <w:right w:val="none" w:sz="0" w:space="0" w:color="auto"/>
                                  </w:divBdr>
                                </w:div>
                              </w:divsChild>
                            </w:div>
                            <w:div w:id="587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9439">
                      <w:marLeft w:val="0"/>
                      <w:marRight w:val="0"/>
                      <w:marTop w:val="0"/>
                      <w:marBottom w:val="0"/>
                      <w:divBdr>
                        <w:top w:val="none" w:sz="0" w:space="0" w:color="auto"/>
                        <w:left w:val="none" w:sz="0" w:space="0" w:color="auto"/>
                        <w:bottom w:val="none" w:sz="0" w:space="0" w:color="auto"/>
                        <w:right w:val="none" w:sz="0" w:space="0" w:color="auto"/>
                      </w:divBdr>
                      <w:divsChild>
                        <w:div w:id="1447114869">
                          <w:marLeft w:val="0"/>
                          <w:marRight w:val="0"/>
                          <w:marTop w:val="0"/>
                          <w:marBottom w:val="0"/>
                          <w:divBdr>
                            <w:top w:val="none" w:sz="0" w:space="0" w:color="auto"/>
                            <w:left w:val="none" w:sz="0" w:space="0" w:color="auto"/>
                            <w:bottom w:val="none" w:sz="0" w:space="0" w:color="auto"/>
                            <w:right w:val="none" w:sz="0" w:space="0" w:color="auto"/>
                          </w:divBdr>
                        </w:div>
                        <w:div w:id="627013270">
                          <w:marLeft w:val="0"/>
                          <w:marRight w:val="0"/>
                          <w:marTop w:val="0"/>
                          <w:marBottom w:val="0"/>
                          <w:divBdr>
                            <w:top w:val="none" w:sz="0" w:space="0" w:color="auto"/>
                            <w:left w:val="none" w:sz="0" w:space="0" w:color="auto"/>
                            <w:bottom w:val="none" w:sz="0" w:space="0" w:color="auto"/>
                            <w:right w:val="none" w:sz="0" w:space="0" w:color="auto"/>
                          </w:divBdr>
                        </w:div>
                        <w:div w:id="187253679">
                          <w:marLeft w:val="0"/>
                          <w:marRight w:val="0"/>
                          <w:marTop w:val="0"/>
                          <w:marBottom w:val="0"/>
                          <w:divBdr>
                            <w:top w:val="none" w:sz="0" w:space="0" w:color="auto"/>
                            <w:left w:val="none" w:sz="0" w:space="0" w:color="auto"/>
                            <w:bottom w:val="none" w:sz="0" w:space="0" w:color="auto"/>
                            <w:right w:val="none" w:sz="0" w:space="0" w:color="auto"/>
                          </w:divBdr>
                        </w:div>
                        <w:div w:id="1961839188">
                          <w:marLeft w:val="0"/>
                          <w:marRight w:val="0"/>
                          <w:marTop w:val="0"/>
                          <w:marBottom w:val="0"/>
                          <w:divBdr>
                            <w:top w:val="none" w:sz="0" w:space="0" w:color="auto"/>
                            <w:left w:val="none" w:sz="0" w:space="0" w:color="auto"/>
                            <w:bottom w:val="none" w:sz="0" w:space="0" w:color="auto"/>
                            <w:right w:val="none" w:sz="0" w:space="0" w:color="auto"/>
                          </w:divBdr>
                        </w:div>
                        <w:div w:id="662509248">
                          <w:marLeft w:val="0"/>
                          <w:marRight w:val="0"/>
                          <w:marTop w:val="0"/>
                          <w:marBottom w:val="0"/>
                          <w:divBdr>
                            <w:top w:val="none" w:sz="0" w:space="0" w:color="auto"/>
                            <w:left w:val="none" w:sz="0" w:space="0" w:color="auto"/>
                            <w:bottom w:val="none" w:sz="0" w:space="0" w:color="auto"/>
                            <w:right w:val="none" w:sz="0" w:space="0" w:color="auto"/>
                          </w:divBdr>
                          <w:divsChild>
                            <w:div w:id="61684986">
                              <w:marLeft w:val="0"/>
                              <w:marRight w:val="0"/>
                              <w:marTop w:val="0"/>
                              <w:marBottom w:val="0"/>
                              <w:divBdr>
                                <w:top w:val="none" w:sz="0" w:space="0" w:color="auto"/>
                                <w:left w:val="none" w:sz="0" w:space="0" w:color="auto"/>
                                <w:bottom w:val="none" w:sz="0" w:space="0" w:color="auto"/>
                                <w:right w:val="none" w:sz="0" w:space="0" w:color="auto"/>
                              </w:divBdr>
                            </w:div>
                            <w:div w:id="1805614091">
                              <w:marLeft w:val="0"/>
                              <w:marRight w:val="0"/>
                              <w:marTop w:val="0"/>
                              <w:marBottom w:val="0"/>
                              <w:divBdr>
                                <w:top w:val="none" w:sz="0" w:space="0" w:color="auto"/>
                                <w:left w:val="none" w:sz="0" w:space="0" w:color="auto"/>
                                <w:bottom w:val="none" w:sz="0" w:space="0" w:color="auto"/>
                                <w:right w:val="none" w:sz="0" w:space="0" w:color="auto"/>
                              </w:divBdr>
                            </w:div>
                            <w:div w:id="20713871">
                              <w:marLeft w:val="0"/>
                              <w:marRight w:val="0"/>
                              <w:marTop w:val="0"/>
                              <w:marBottom w:val="0"/>
                              <w:divBdr>
                                <w:top w:val="none" w:sz="0" w:space="0" w:color="auto"/>
                                <w:left w:val="none" w:sz="0" w:space="0" w:color="auto"/>
                                <w:bottom w:val="none" w:sz="0" w:space="0" w:color="auto"/>
                                <w:right w:val="none" w:sz="0" w:space="0" w:color="auto"/>
                              </w:divBdr>
                              <w:divsChild>
                                <w:div w:id="92310296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00218052">
                                      <w:marLeft w:val="0"/>
                                      <w:marRight w:val="0"/>
                                      <w:marTop w:val="0"/>
                                      <w:marBottom w:val="0"/>
                                      <w:divBdr>
                                        <w:top w:val="none" w:sz="0" w:space="0" w:color="auto"/>
                                        <w:left w:val="none" w:sz="0" w:space="0" w:color="auto"/>
                                        <w:bottom w:val="none" w:sz="0" w:space="0" w:color="auto"/>
                                        <w:right w:val="none" w:sz="0" w:space="0" w:color="auto"/>
                                      </w:divBdr>
                                      <w:divsChild>
                                        <w:div w:id="16332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690937">
                      <w:marLeft w:val="0"/>
                      <w:marRight w:val="0"/>
                      <w:marTop w:val="0"/>
                      <w:marBottom w:val="0"/>
                      <w:divBdr>
                        <w:top w:val="none" w:sz="0" w:space="0" w:color="auto"/>
                        <w:left w:val="none" w:sz="0" w:space="0" w:color="auto"/>
                        <w:bottom w:val="none" w:sz="0" w:space="0" w:color="auto"/>
                        <w:right w:val="none" w:sz="0" w:space="0" w:color="auto"/>
                      </w:divBdr>
                      <w:divsChild>
                        <w:div w:id="439953071">
                          <w:marLeft w:val="0"/>
                          <w:marRight w:val="0"/>
                          <w:marTop w:val="0"/>
                          <w:marBottom w:val="0"/>
                          <w:divBdr>
                            <w:top w:val="none" w:sz="0" w:space="0" w:color="auto"/>
                            <w:left w:val="none" w:sz="0" w:space="0" w:color="auto"/>
                            <w:bottom w:val="none" w:sz="0" w:space="0" w:color="auto"/>
                            <w:right w:val="none" w:sz="0" w:space="0" w:color="auto"/>
                          </w:divBdr>
                        </w:div>
                        <w:div w:id="130827691">
                          <w:marLeft w:val="0"/>
                          <w:marRight w:val="0"/>
                          <w:marTop w:val="0"/>
                          <w:marBottom w:val="0"/>
                          <w:divBdr>
                            <w:top w:val="none" w:sz="0" w:space="0" w:color="auto"/>
                            <w:left w:val="none" w:sz="0" w:space="0" w:color="auto"/>
                            <w:bottom w:val="none" w:sz="0" w:space="0" w:color="auto"/>
                            <w:right w:val="none" w:sz="0" w:space="0" w:color="auto"/>
                          </w:divBdr>
                          <w:divsChild>
                            <w:div w:id="201545588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80899435">
                                  <w:marLeft w:val="0"/>
                                  <w:marRight w:val="0"/>
                                  <w:marTop w:val="0"/>
                                  <w:marBottom w:val="0"/>
                                  <w:divBdr>
                                    <w:top w:val="none" w:sz="0" w:space="0" w:color="auto"/>
                                    <w:left w:val="none" w:sz="0" w:space="0" w:color="auto"/>
                                    <w:bottom w:val="none" w:sz="0" w:space="0" w:color="auto"/>
                                    <w:right w:val="none" w:sz="0" w:space="0" w:color="auto"/>
                                  </w:divBdr>
                                  <w:divsChild>
                                    <w:div w:id="3620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798521">
                      <w:marLeft w:val="0"/>
                      <w:marRight w:val="0"/>
                      <w:marTop w:val="0"/>
                      <w:marBottom w:val="0"/>
                      <w:divBdr>
                        <w:top w:val="none" w:sz="0" w:space="0" w:color="auto"/>
                        <w:left w:val="none" w:sz="0" w:space="0" w:color="auto"/>
                        <w:bottom w:val="none" w:sz="0" w:space="0" w:color="auto"/>
                        <w:right w:val="none" w:sz="0" w:space="0" w:color="auto"/>
                      </w:divBdr>
                      <w:divsChild>
                        <w:div w:id="1302033760">
                          <w:marLeft w:val="0"/>
                          <w:marRight w:val="0"/>
                          <w:marTop w:val="0"/>
                          <w:marBottom w:val="0"/>
                          <w:divBdr>
                            <w:top w:val="none" w:sz="0" w:space="0" w:color="auto"/>
                            <w:left w:val="none" w:sz="0" w:space="0" w:color="auto"/>
                            <w:bottom w:val="none" w:sz="0" w:space="0" w:color="auto"/>
                            <w:right w:val="none" w:sz="0" w:space="0" w:color="auto"/>
                          </w:divBdr>
                        </w:div>
                        <w:div w:id="444887546">
                          <w:marLeft w:val="0"/>
                          <w:marRight w:val="0"/>
                          <w:marTop w:val="0"/>
                          <w:marBottom w:val="0"/>
                          <w:divBdr>
                            <w:top w:val="none" w:sz="0" w:space="0" w:color="auto"/>
                            <w:left w:val="none" w:sz="0" w:space="0" w:color="auto"/>
                            <w:bottom w:val="none" w:sz="0" w:space="0" w:color="auto"/>
                            <w:right w:val="none" w:sz="0" w:space="0" w:color="auto"/>
                          </w:divBdr>
                        </w:div>
                        <w:div w:id="746222648">
                          <w:marLeft w:val="0"/>
                          <w:marRight w:val="0"/>
                          <w:marTop w:val="0"/>
                          <w:marBottom w:val="0"/>
                          <w:divBdr>
                            <w:top w:val="none" w:sz="0" w:space="0" w:color="auto"/>
                            <w:left w:val="none" w:sz="0" w:space="0" w:color="auto"/>
                            <w:bottom w:val="none" w:sz="0" w:space="0" w:color="auto"/>
                            <w:right w:val="none" w:sz="0" w:space="0" w:color="auto"/>
                          </w:divBdr>
                        </w:div>
                        <w:div w:id="112483229">
                          <w:marLeft w:val="0"/>
                          <w:marRight w:val="0"/>
                          <w:marTop w:val="0"/>
                          <w:marBottom w:val="0"/>
                          <w:divBdr>
                            <w:top w:val="none" w:sz="0" w:space="0" w:color="auto"/>
                            <w:left w:val="none" w:sz="0" w:space="0" w:color="auto"/>
                            <w:bottom w:val="none" w:sz="0" w:space="0" w:color="auto"/>
                            <w:right w:val="none" w:sz="0" w:space="0" w:color="auto"/>
                          </w:divBdr>
                          <w:divsChild>
                            <w:div w:id="199722232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64726306">
                                  <w:marLeft w:val="0"/>
                                  <w:marRight w:val="0"/>
                                  <w:marTop w:val="0"/>
                                  <w:marBottom w:val="0"/>
                                  <w:divBdr>
                                    <w:top w:val="none" w:sz="0" w:space="0" w:color="auto"/>
                                    <w:left w:val="none" w:sz="0" w:space="0" w:color="auto"/>
                                    <w:bottom w:val="none" w:sz="0" w:space="0" w:color="auto"/>
                                    <w:right w:val="none" w:sz="0" w:space="0" w:color="auto"/>
                                  </w:divBdr>
                                  <w:divsChild>
                                    <w:div w:id="5347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3017">
                          <w:marLeft w:val="0"/>
                          <w:marRight w:val="0"/>
                          <w:marTop w:val="0"/>
                          <w:marBottom w:val="0"/>
                          <w:divBdr>
                            <w:top w:val="none" w:sz="0" w:space="0" w:color="auto"/>
                            <w:left w:val="none" w:sz="0" w:space="0" w:color="auto"/>
                            <w:bottom w:val="none" w:sz="0" w:space="0" w:color="auto"/>
                            <w:right w:val="none" w:sz="0" w:space="0" w:color="auto"/>
                          </w:divBdr>
                        </w:div>
                        <w:div w:id="306710776">
                          <w:marLeft w:val="0"/>
                          <w:marRight w:val="0"/>
                          <w:marTop w:val="0"/>
                          <w:marBottom w:val="0"/>
                          <w:divBdr>
                            <w:top w:val="none" w:sz="0" w:space="0" w:color="auto"/>
                            <w:left w:val="none" w:sz="0" w:space="0" w:color="auto"/>
                            <w:bottom w:val="none" w:sz="0" w:space="0" w:color="auto"/>
                            <w:right w:val="none" w:sz="0" w:space="0" w:color="auto"/>
                          </w:divBdr>
                          <w:divsChild>
                            <w:div w:id="1758745781">
                              <w:marLeft w:val="0"/>
                              <w:marRight w:val="0"/>
                              <w:marTop w:val="0"/>
                              <w:marBottom w:val="0"/>
                              <w:divBdr>
                                <w:top w:val="none" w:sz="0" w:space="0" w:color="auto"/>
                                <w:left w:val="none" w:sz="0" w:space="0" w:color="auto"/>
                                <w:bottom w:val="none" w:sz="0" w:space="0" w:color="auto"/>
                                <w:right w:val="none" w:sz="0" w:space="0" w:color="auto"/>
                              </w:divBdr>
                            </w:div>
                            <w:div w:id="1259170308">
                              <w:marLeft w:val="0"/>
                              <w:marRight w:val="0"/>
                              <w:marTop w:val="0"/>
                              <w:marBottom w:val="0"/>
                              <w:divBdr>
                                <w:top w:val="none" w:sz="0" w:space="0" w:color="auto"/>
                                <w:left w:val="none" w:sz="0" w:space="0" w:color="auto"/>
                                <w:bottom w:val="none" w:sz="0" w:space="0" w:color="auto"/>
                                <w:right w:val="none" w:sz="0" w:space="0" w:color="auto"/>
                              </w:divBdr>
                            </w:div>
                            <w:div w:id="493910647">
                              <w:marLeft w:val="0"/>
                              <w:marRight w:val="0"/>
                              <w:marTop w:val="0"/>
                              <w:marBottom w:val="0"/>
                              <w:divBdr>
                                <w:top w:val="none" w:sz="0" w:space="0" w:color="auto"/>
                                <w:left w:val="none" w:sz="0" w:space="0" w:color="auto"/>
                                <w:bottom w:val="none" w:sz="0" w:space="0" w:color="auto"/>
                                <w:right w:val="none" w:sz="0" w:space="0" w:color="auto"/>
                              </w:divBdr>
                            </w:div>
                            <w:div w:id="1650327751">
                              <w:marLeft w:val="0"/>
                              <w:marRight w:val="0"/>
                              <w:marTop w:val="0"/>
                              <w:marBottom w:val="0"/>
                              <w:divBdr>
                                <w:top w:val="none" w:sz="0" w:space="0" w:color="auto"/>
                                <w:left w:val="none" w:sz="0" w:space="0" w:color="auto"/>
                                <w:bottom w:val="none" w:sz="0" w:space="0" w:color="auto"/>
                                <w:right w:val="none" w:sz="0" w:space="0" w:color="auto"/>
                              </w:divBdr>
                            </w:div>
                            <w:div w:id="1433623484">
                              <w:marLeft w:val="0"/>
                              <w:marRight w:val="0"/>
                              <w:marTop w:val="0"/>
                              <w:marBottom w:val="0"/>
                              <w:divBdr>
                                <w:top w:val="none" w:sz="0" w:space="0" w:color="auto"/>
                                <w:left w:val="none" w:sz="0" w:space="0" w:color="auto"/>
                                <w:bottom w:val="none" w:sz="0" w:space="0" w:color="auto"/>
                                <w:right w:val="none" w:sz="0" w:space="0" w:color="auto"/>
                              </w:divBdr>
                            </w:div>
                            <w:div w:id="1543783423">
                              <w:marLeft w:val="0"/>
                              <w:marRight w:val="0"/>
                              <w:marTop w:val="0"/>
                              <w:marBottom w:val="0"/>
                              <w:divBdr>
                                <w:top w:val="none" w:sz="0" w:space="0" w:color="auto"/>
                                <w:left w:val="none" w:sz="0" w:space="0" w:color="auto"/>
                                <w:bottom w:val="none" w:sz="0" w:space="0" w:color="auto"/>
                                <w:right w:val="none" w:sz="0" w:space="0" w:color="auto"/>
                              </w:divBdr>
                              <w:divsChild>
                                <w:div w:id="18731105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85755251">
                                      <w:marLeft w:val="0"/>
                                      <w:marRight w:val="0"/>
                                      <w:marTop w:val="0"/>
                                      <w:marBottom w:val="0"/>
                                      <w:divBdr>
                                        <w:top w:val="none" w:sz="0" w:space="0" w:color="auto"/>
                                        <w:left w:val="none" w:sz="0" w:space="0" w:color="auto"/>
                                        <w:bottom w:val="none" w:sz="0" w:space="0" w:color="auto"/>
                                        <w:right w:val="none" w:sz="0" w:space="0" w:color="auto"/>
                                      </w:divBdr>
                                      <w:divsChild>
                                        <w:div w:id="17933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20150">
                              <w:marLeft w:val="0"/>
                              <w:marRight w:val="0"/>
                              <w:marTop w:val="0"/>
                              <w:marBottom w:val="0"/>
                              <w:divBdr>
                                <w:top w:val="none" w:sz="0" w:space="0" w:color="auto"/>
                                <w:left w:val="none" w:sz="0" w:space="0" w:color="auto"/>
                                <w:bottom w:val="none" w:sz="0" w:space="0" w:color="auto"/>
                                <w:right w:val="none" w:sz="0" w:space="0" w:color="auto"/>
                              </w:divBdr>
                            </w:div>
                            <w:div w:id="169176699">
                              <w:marLeft w:val="0"/>
                              <w:marRight w:val="0"/>
                              <w:marTop w:val="0"/>
                              <w:marBottom w:val="0"/>
                              <w:divBdr>
                                <w:top w:val="none" w:sz="0" w:space="0" w:color="auto"/>
                                <w:left w:val="none" w:sz="0" w:space="0" w:color="auto"/>
                                <w:bottom w:val="none" w:sz="0" w:space="0" w:color="auto"/>
                                <w:right w:val="none" w:sz="0" w:space="0" w:color="auto"/>
                              </w:divBdr>
                            </w:div>
                          </w:divsChild>
                        </w:div>
                        <w:div w:id="1371690864">
                          <w:marLeft w:val="0"/>
                          <w:marRight w:val="0"/>
                          <w:marTop w:val="0"/>
                          <w:marBottom w:val="0"/>
                          <w:divBdr>
                            <w:top w:val="none" w:sz="0" w:space="0" w:color="auto"/>
                            <w:left w:val="none" w:sz="0" w:space="0" w:color="auto"/>
                            <w:bottom w:val="none" w:sz="0" w:space="0" w:color="auto"/>
                            <w:right w:val="none" w:sz="0" w:space="0" w:color="auto"/>
                          </w:divBdr>
                          <w:divsChild>
                            <w:div w:id="550387568">
                              <w:marLeft w:val="0"/>
                              <w:marRight w:val="0"/>
                              <w:marTop w:val="0"/>
                              <w:marBottom w:val="0"/>
                              <w:divBdr>
                                <w:top w:val="none" w:sz="0" w:space="0" w:color="auto"/>
                                <w:left w:val="none" w:sz="0" w:space="0" w:color="auto"/>
                                <w:bottom w:val="none" w:sz="0" w:space="0" w:color="auto"/>
                                <w:right w:val="none" w:sz="0" w:space="0" w:color="auto"/>
                              </w:divBdr>
                            </w:div>
                            <w:div w:id="696352624">
                              <w:marLeft w:val="0"/>
                              <w:marRight w:val="0"/>
                              <w:marTop w:val="0"/>
                              <w:marBottom w:val="0"/>
                              <w:divBdr>
                                <w:top w:val="none" w:sz="0" w:space="0" w:color="auto"/>
                                <w:left w:val="none" w:sz="0" w:space="0" w:color="auto"/>
                                <w:bottom w:val="none" w:sz="0" w:space="0" w:color="auto"/>
                                <w:right w:val="none" w:sz="0" w:space="0" w:color="auto"/>
                              </w:divBdr>
                            </w:div>
                            <w:div w:id="7228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7142">
                  <w:marLeft w:val="0"/>
                  <w:marRight w:val="0"/>
                  <w:marTop w:val="0"/>
                  <w:marBottom w:val="0"/>
                  <w:divBdr>
                    <w:top w:val="none" w:sz="0" w:space="0" w:color="auto"/>
                    <w:left w:val="none" w:sz="0" w:space="0" w:color="auto"/>
                    <w:bottom w:val="none" w:sz="0" w:space="0" w:color="auto"/>
                    <w:right w:val="none" w:sz="0" w:space="0" w:color="auto"/>
                  </w:divBdr>
                  <w:divsChild>
                    <w:div w:id="767116060">
                      <w:marLeft w:val="0"/>
                      <w:marRight w:val="0"/>
                      <w:marTop w:val="0"/>
                      <w:marBottom w:val="0"/>
                      <w:divBdr>
                        <w:top w:val="none" w:sz="0" w:space="0" w:color="auto"/>
                        <w:left w:val="none" w:sz="0" w:space="0" w:color="auto"/>
                        <w:bottom w:val="none" w:sz="0" w:space="0" w:color="auto"/>
                        <w:right w:val="none" w:sz="0" w:space="0" w:color="auto"/>
                      </w:divBdr>
                    </w:div>
                    <w:div w:id="784739164">
                      <w:marLeft w:val="0"/>
                      <w:marRight w:val="0"/>
                      <w:marTop w:val="0"/>
                      <w:marBottom w:val="0"/>
                      <w:divBdr>
                        <w:top w:val="none" w:sz="0" w:space="0" w:color="auto"/>
                        <w:left w:val="none" w:sz="0" w:space="0" w:color="auto"/>
                        <w:bottom w:val="none" w:sz="0" w:space="0" w:color="auto"/>
                        <w:right w:val="none" w:sz="0" w:space="0" w:color="auto"/>
                      </w:divBdr>
                      <w:divsChild>
                        <w:div w:id="671446287">
                          <w:marLeft w:val="0"/>
                          <w:marRight w:val="0"/>
                          <w:marTop w:val="0"/>
                          <w:marBottom w:val="0"/>
                          <w:divBdr>
                            <w:top w:val="none" w:sz="0" w:space="0" w:color="auto"/>
                            <w:left w:val="none" w:sz="0" w:space="0" w:color="auto"/>
                            <w:bottom w:val="none" w:sz="0" w:space="0" w:color="auto"/>
                            <w:right w:val="none" w:sz="0" w:space="0" w:color="auto"/>
                          </w:divBdr>
                        </w:div>
                        <w:div w:id="1371346756">
                          <w:marLeft w:val="0"/>
                          <w:marRight w:val="0"/>
                          <w:marTop w:val="0"/>
                          <w:marBottom w:val="0"/>
                          <w:divBdr>
                            <w:top w:val="none" w:sz="0" w:space="0" w:color="auto"/>
                            <w:left w:val="none" w:sz="0" w:space="0" w:color="auto"/>
                            <w:bottom w:val="none" w:sz="0" w:space="0" w:color="auto"/>
                            <w:right w:val="none" w:sz="0" w:space="0" w:color="auto"/>
                          </w:divBdr>
                          <w:divsChild>
                            <w:div w:id="21221416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90769130">
                                  <w:marLeft w:val="0"/>
                                  <w:marRight w:val="0"/>
                                  <w:marTop w:val="0"/>
                                  <w:marBottom w:val="0"/>
                                  <w:divBdr>
                                    <w:top w:val="none" w:sz="0" w:space="0" w:color="auto"/>
                                    <w:left w:val="none" w:sz="0" w:space="0" w:color="auto"/>
                                    <w:bottom w:val="none" w:sz="0" w:space="0" w:color="auto"/>
                                    <w:right w:val="none" w:sz="0" w:space="0" w:color="auto"/>
                                  </w:divBdr>
                                  <w:divsChild>
                                    <w:div w:id="15363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4797">
                          <w:marLeft w:val="0"/>
                          <w:marRight w:val="0"/>
                          <w:marTop w:val="0"/>
                          <w:marBottom w:val="0"/>
                          <w:divBdr>
                            <w:top w:val="none" w:sz="0" w:space="0" w:color="auto"/>
                            <w:left w:val="none" w:sz="0" w:space="0" w:color="auto"/>
                            <w:bottom w:val="none" w:sz="0" w:space="0" w:color="auto"/>
                            <w:right w:val="none" w:sz="0" w:space="0" w:color="auto"/>
                          </w:divBdr>
                        </w:div>
                        <w:div w:id="792599643">
                          <w:marLeft w:val="0"/>
                          <w:marRight w:val="0"/>
                          <w:marTop w:val="0"/>
                          <w:marBottom w:val="0"/>
                          <w:divBdr>
                            <w:top w:val="none" w:sz="0" w:space="0" w:color="auto"/>
                            <w:left w:val="none" w:sz="0" w:space="0" w:color="auto"/>
                            <w:bottom w:val="none" w:sz="0" w:space="0" w:color="auto"/>
                            <w:right w:val="none" w:sz="0" w:space="0" w:color="auto"/>
                          </w:divBdr>
                          <w:divsChild>
                            <w:div w:id="148743761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60483997">
                                  <w:marLeft w:val="0"/>
                                  <w:marRight w:val="0"/>
                                  <w:marTop w:val="0"/>
                                  <w:marBottom w:val="0"/>
                                  <w:divBdr>
                                    <w:top w:val="none" w:sz="0" w:space="0" w:color="auto"/>
                                    <w:left w:val="none" w:sz="0" w:space="0" w:color="auto"/>
                                    <w:bottom w:val="none" w:sz="0" w:space="0" w:color="auto"/>
                                    <w:right w:val="none" w:sz="0" w:space="0" w:color="auto"/>
                                  </w:divBdr>
                                  <w:divsChild>
                                    <w:div w:id="3267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1730">
                          <w:marLeft w:val="0"/>
                          <w:marRight w:val="0"/>
                          <w:marTop w:val="0"/>
                          <w:marBottom w:val="0"/>
                          <w:divBdr>
                            <w:top w:val="none" w:sz="0" w:space="0" w:color="auto"/>
                            <w:left w:val="none" w:sz="0" w:space="0" w:color="auto"/>
                            <w:bottom w:val="none" w:sz="0" w:space="0" w:color="auto"/>
                            <w:right w:val="none" w:sz="0" w:space="0" w:color="auto"/>
                          </w:divBdr>
                        </w:div>
                        <w:div w:id="1774593727">
                          <w:marLeft w:val="0"/>
                          <w:marRight w:val="0"/>
                          <w:marTop w:val="0"/>
                          <w:marBottom w:val="0"/>
                          <w:divBdr>
                            <w:top w:val="none" w:sz="0" w:space="0" w:color="auto"/>
                            <w:left w:val="none" w:sz="0" w:space="0" w:color="auto"/>
                            <w:bottom w:val="none" w:sz="0" w:space="0" w:color="auto"/>
                            <w:right w:val="none" w:sz="0" w:space="0" w:color="auto"/>
                          </w:divBdr>
                        </w:div>
                        <w:div w:id="435947215">
                          <w:marLeft w:val="0"/>
                          <w:marRight w:val="0"/>
                          <w:marTop w:val="0"/>
                          <w:marBottom w:val="0"/>
                          <w:divBdr>
                            <w:top w:val="none" w:sz="0" w:space="0" w:color="auto"/>
                            <w:left w:val="none" w:sz="0" w:space="0" w:color="auto"/>
                            <w:bottom w:val="none" w:sz="0" w:space="0" w:color="auto"/>
                            <w:right w:val="none" w:sz="0" w:space="0" w:color="auto"/>
                          </w:divBdr>
                          <w:divsChild>
                            <w:div w:id="19841932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46978553">
                                  <w:marLeft w:val="0"/>
                                  <w:marRight w:val="0"/>
                                  <w:marTop w:val="0"/>
                                  <w:marBottom w:val="0"/>
                                  <w:divBdr>
                                    <w:top w:val="none" w:sz="0" w:space="0" w:color="auto"/>
                                    <w:left w:val="none" w:sz="0" w:space="0" w:color="auto"/>
                                    <w:bottom w:val="none" w:sz="0" w:space="0" w:color="auto"/>
                                    <w:right w:val="none" w:sz="0" w:space="0" w:color="auto"/>
                                  </w:divBdr>
                                  <w:divsChild>
                                    <w:div w:id="371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419538">
                      <w:marLeft w:val="0"/>
                      <w:marRight w:val="0"/>
                      <w:marTop w:val="0"/>
                      <w:marBottom w:val="0"/>
                      <w:divBdr>
                        <w:top w:val="none" w:sz="0" w:space="0" w:color="auto"/>
                        <w:left w:val="none" w:sz="0" w:space="0" w:color="auto"/>
                        <w:bottom w:val="none" w:sz="0" w:space="0" w:color="auto"/>
                        <w:right w:val="none" w:sz="0" w:space="0" w:color="auto"/>
                      </w:divBdr>
                      <w:divsChild>
                        <w:div w:id="1785151782">
                          <w:marLeft w:val="0"/>
                          <w:marRight w:val="0"/>
                          <w:marTop w:val="0"/>
                          <w:marBottom w:val="0"/>
                          <w:divBdr>
                            <w:top w:val="none" w:sz="0" w:space="0" w:color="auto"/>
                            <w:left w:val="none" w:sz="0" w:space="0" w:color="auto"/>
                            <w:bottom w:val="none" w:sz="0" w:space="0" w:color="auto"/>
                            <w:right w:val="none" w:sz="0" w:space="0" w:color="auto"/>
                          </w:divBdr>
                        </w:div>
                        <w:div w:id="1892156193">
                          <w:marLeft w:val="0"/>
                          <w:marRight w:val="0"/>
                          <w:marTop w:val="0"/>
                          <w:marBottom w:val="0"/>
                          <w:divBdr>
                            <w:top w:val="none" w:sz="0" w:space="0" w:color="auto"/>
                            <w:left w:val="none" w:sz="0" w:space="0" w:color="auto"/>
                            <w:bottom w:val="none" w:sz="0" w:space="0" w:color="auto"/>
                            <w:right w:val="none" w:sz="0" w:space="0" w:color="auto"/>
                          </w:divBdr>
                        </w:div>
                        <w:div w:id="653994043">
                          <w:marLeft w:val="0"/>
                          <w:marRight w:val="0"/>
                          <w:marTop w:val="0"/>
                          <w:marBottom w:val="0"/>
                          <w:divBdr>
                            <w:top w:val="none" w:sz="0" w:space="0" w:color="auto"/>
                            <w:left w:val="none" w:sz="0" w:space="0" w:color="auto"/>
                            <w:bottom w:val="none" w:sz="0" w:space="0" w:color="auto"/>
                            <w:right w:val="none" w:sz="0" w:space="0" w:color="auto"/>
                          </w:divBdr>
                          <w:divsChild>
                            <w:div w:id="6245087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95122">
                                  <w:marLeft w:val="0"/>
                                  <w:marRight w:val="0"/>
                                  <w:marTop w:val="0"/>
                                  <w:marBottom w:val="0"/>
                                  <w:divBdr>
                                    <w:top w:val="none" w:sz="0" w:space="0" w:color="auto"/>
                                    <w:left w:val="none" w:sz="0" w:space="0" w:color="auto"/>
                                    <w:bottom w:val="none" w:sz="0" w:space="0" w:color="auto"/>
                                    <w:right w:val="none" w:sz="0" w:space="0" w:color="auto"/>
                                  </w:divBdr>
                                  <w:divsChild>
                                    <w:div w:id="4886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92892">
                          <w:marLeft w:val="0"/>
                          <w:marRight w:val="0"/>
                          <w:marTop w:val="0"/>
                          <w:marBottom w:val="0"/>
                          <w:divBdr>
                            <w:top w:val="none" w:sz="0" w:space="0" w:color="auto"/>
                            <w:left w:val="none" w:sz="0" w:space="0" w:color="auto"/>
                            <w:bottom w:val="none" w:sz="0" w:space="0" w:color="auto"/>
                            <w:right w:val="none" w:sz="0" w:space="0" w:color="auto"/>
                          </w:divBdr>
                        </w:div>
                        <w:div w:id="1965189082">
                          <w:marLeft w:val="0"/>
                          <w:marRight w:val="0"/>
                          <w:marTop w:val="0"/>
                          <w:marBottom w:val="0"/>
                          <w:divBdr>
                            <w:top w:val="none" w:sz="0" w:space="0" w:color="auto"/>
                            <w:left w:val="none" w:sz="0" w:space="0" w:color="auto"/>
                            <w:bottom w:val="none" w:sz="0" w:space="0" w:color="auto"/>
                            <w:right w:val="none" w:sz="0" w:space="0" w:color="auto"/>
                          </w:divBdr>
                          <w:divsChild>
                            <w:div w:id="1172914337">
                              <w:marLeft w:val="0"/>
                              <w:marRight w:val="0"/>
                              <w:marTop w:val="0"/>
                              <w:marBottom w:val="300"/>
                              <w:divBdr>
                                <w:top w:val="single" w:sz="6" w:space="15" w:color="E6E6E6"/>
                                <w:left w:val="single" w:sz="6" w:space="15" w:color="E6E6E6"/>
                                <w:bottom w:val="single" w:sz="6" w:space="15" w:color="E6E6E6"/>
                                <w:right w:val="single" w:sz="6" w:space="15" w:color="E6E6E6"/>
                              </w:divBdr>
                              <w:divsChild>
                                <w:div w:id="977565573">
                                  <w:marLeft w:val="0"/>
                                  <w:marRight w:val="0"/>
                                  <w:marTop w:val="0"/>
                                  <w:marBottom w:val="0"/>
                                  <w:divBdr>
                                    <w:top w:val="none" w:sz="0" w:space="0" w:color="auto"/>
                                    <w:left w:val="none" w:sz="0" w:space="0" w:color="auto"/>
                                    <w:bottom w:val="none" w:sz="0" w:space="0" w:color="auto"/>
                                    <w:right w:val="none" w:sz="0" w:space="0" w:color="auto"/>
                                  </w:divBdr>
                                  <w:divsChild>
                                    <w:div w:id="57081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594128">
                          <w:marLeft w:val="0"/>
                          <w:marRight w:val="0"/>
                          <w:marTop w:val="0"/>
                          <w:marBottom w:val="0"/>
                          <w:divBdr>
                            <w:top w:val="none" w:sz="0" w:space="0" w:color="auto"/>
                            <w:left w:val="none" w:sz="0" w:space="0" w:color="auto"/>
                            <w:bottom w:val="none" w:sz="0" w:space="0" w:color="auto"/>
                            <w:right w:val="none" w:sz="0" w:space="0" w:color="auto"/>
                          </w:divBdr>
                        </w:div>
                        <w:div w:id="2090613867">
                          <w:marLeft w:val="0"/>
                          <w:marRight w:val="0"/>
                          <w:marTop w:val="0"/>
                          <w:marBottom w:val="0"/>
                          <w:divBdr>
                            <w:top w:val="none" w:sz="0" w:space="0" w:color="auto"/>
                            <w:left w:val="none" w:sz="0" w:space="0" w:color="auto"/>
                            <w:bottom w:val="none" w:sz="0" w:space="0" w:color="auto"/>
                            <w:right w:val="none" w:sz="0" w:space="0" w:color="auto"/>
                          </w:divBdr>
                          <w:divsChild>
                            <w:div w:id="1033808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5827980">
                                  <w:marLeft w:val="0"/>
                                  <w:marRight w:val="0"/>
                                  <w:marTop w:val="0"/>
                                  <w:marBottom w:val="300"/>
                                  <w:divBdr>
                                    <w:top w:val="none" w:sz="0" w:space="0" w:color="auto"/>
                                    <w:left w:val="none" w:sz="0" w:space="0" w:color="auto"/>
                                    <w:bottom w:val="none" w:sz="0" w:space="0" w:color="auto"/>
                                    <w:right w:val="none" w:sz="0" w:space="0" w:color="auto"/>
                                  </w:divBdr>
                                  <w:divsChild>
                                    <w:div w:id="1125154066">
                                      <w:marLeft w:val="0"/>
                                      <w:marRight w:val="0"/>
                                      <w:marTop w:val="0"/>
                                      <w:marBottom w:val="0"/>
                                      <w:divBdr>
                                        <w:top w:val="none" w:sz="0" w:space="0" w:color="auto"/>
                                        <w:left w:val="none" w:sz="0" w:space="0" w:color="auto"/>
                                        <w:bottom w:val="none" w:sz="0" w:space="0" w:color="auto"/>
                                        <w:right w:val="none" w:sz="0" w:space="0" w:color="auto"/>
                                      </w:divBdr>
                                    </w:div>
                                  </w:divsChild>
                                </w:div>
                                <w:div w:id="1262370707">
                                  <w:marLeft w:val="0"/>
                                  <w:marRight w:val="0"/>
                                  <w:marTop w:val="0"/>
                                  <w:marBottom w:val="0"/>
                                  <w:divBdr>
                                    <w:top w:val="none" w:sz="0" w:space="0" w:color="auto"/>
                                    <w:left w:val="none" w:sz="0" w:space="0" w:color="auto"/>
                                    <w:bottom w:val="none" w:sz="0" w:space="0" w:color="auto"/>
                                    <w:right w:val="none" w:sz="0" w:space="0" w:color="auto"/>
                                  </w:divBdr>
                                  <w:divsChild>
                                    <w:div w:id="14231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131743">
                  <w:marLeft w:val="0"/>
                  <w:marRight w:val="0"/>
                  <w:marTop w:val="0"/>
                  <w:marBottom w:val="0"/>
                  <w:divBdr>
                    <w:top w:val="none" w:sz="0" w:space="0" w:color="auto"/>
                    <w:left w:val="none" w:sz="0" w:space="0" w:color="auto"/>
                    <w:bottom w:val="none" w:sz="0" w:space="0" w:color="auto"/>
                    <w:right w:val="none" w:sz="0" w:space="0" w:color="auto"/>
                  </w:divBdr>
                  <w:divsChild>
                    <w:div w:id="344669140">
                      <w:marLeft w:val="0"/>
                      <w:marRight w:val="0"/>
                      <w:marTop w:val="0"/>
                      <w:marBottom w:val="0"/>
                      <w:divBdr>
                        <w:top w:val="none" w:sz="0" w:space="0" w:color="auto"/>
                        <w:left w:val="none" w:sz="0" w:space="0" w:color="auto"/>
                        <w:bottom w:val="none" w:sz="0" w:space="0" w:color="auto"/>
                        <w:right w:val="none" w:sz="0" w:space="0" w:color="auto"/>
                      </w:divBdr>
                    </w:div>
                    <w:div w:id="1034231222">
                      <w:marLeft w:val="0"/>
                      <w:marRight w:val="0"/>
                      <w:marTop w:val="0"/>
                      <w:marBottom w:val="0"/>
                      <w:divBdr>
                        <w:top w:val="none" w:sz="0" w:space="0" w:color="auto"/>
                        <w:left w:val="none" w:sz="0" w:space="0" w:color="auto"/>
                        <w:bottom w:val="none" w:sz="0" w:space="0" w:color="auto"/>
                        <w:right w:val="none" w:sz="0" w:space="0" w:color="auto"/>
                      </w:divBdr>
                    </w:div>
                    <w:div w:id="77288041">
                      <w:marLeft w:val="0"/>
                      <w:marRight w:val="0"/>
                      <w:marTop w:val="0"/>
                      <w:marBottom w:val="0"/>
                      <w:divBdr>
                        <w:top w:val="none" w:sz="0" w:space="0" w:color="auto"/>
                        <w:left w:val="none" w:sz="0" w:space="0" w:color="auto"/>
                        <w:bottom w:val="none" w:sz="0" w:space="0" w:color="auto"/>
                        <w:right w:val="none" w:sz="0" w:space="0" w:color="auto"/>
                      </w:divBdr>
                      <w:divsChild>
                        <w:div w:id="1695767060">
                          <w:marLeft w:val="0"/>
                          <w:marRight w:val="0"/>
                          <w:marTop w:val="0"/>
                          <w:marBottom w:val="0"/>
                          <w:divBdr>
                            <w:top w:val="none" w:sz="0" w:space="0" w:color="auto"/>
                            <w:left w:val="none" w:sz="0" w:space="0" w:color="auto"/>
                            <w:bottom w:val="none" w:sz="0" w:space="0" w:color="auto"/>
                            <w:right w:val="none" w:sz="0" w:space="0" w:color="auto"/>
                          </w:divBdr>
                        </w:div>
                        <w:div w:id="1711879161">
                          <w:marLeft w:val="0"/>
                          <w:marRight w:val="0"/>
                          <w:marTop w:val="0"/>
                          <w:marBottom w:val="0"/>
                          <w:divBdr>
                            <w:top w:val="none" w:sz="0" w:space="0" w:color="auto"/>
                            <w:left w:val="none" w:sz="0" w:space="0" w:color="auto"/>
                            <w:bottom w:val="none" w:sz="0" w:space="0" w:color="auto"/>
                            <w:right w:val="none" w:sz="0" w:space="0" w:color="auto"/>
                          </w:divBdr>
                        </w:div>
                        <w:div w:id="1800880048">
                          <w:marLeft w:val="0"/>
                          <w:marRight w:val="0"/>
                          <w:marTop w:val="0"/>
                          <w:marBottom w:val="0"/>
                          <w:divBdr>
                            <w:top w:val="none" w:sz="0" w:space="0" w:color="auto"/>
                            <w:left w:val="none" w:sz="0" w:space="0" w:color="auto"/>
                            <w:bottom w:val="none" w:sz="0" w:space="0" w:color="auto"/>
                            <w:right w:val="none" w:sz="0" w:space="0" w:color="auto"/>
                          </w:divBdr>
                          <w:divsChild>
                            <w:div w:id="65372865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7158622">
                                  <w:marLeft w:val="0"/>
                                  <w:marRight w:val="0"/>
                                  <w:marTop w:val="0"/>
                                  <w:marBottom w:val="0"/>
                                  <w:divBdr>
                                    <w:top w:val="none" w:sz="0" w:space="0" w:color="auto"/>
                                    <w:left w:val="none" w:sz="0" w:space="0" w:color="auto"/>
                                    <w:bottom w:val="none" w:sz="0" w:space="0" w:color="auto"/>
                                    <w:right w:val="none" w:sz="0" w:space="0" w:color="auto"/>
                                  </w:divBdr>
                                  <w:divsChild>
                                    <w:div w:id="18733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90839">
                          <w:marLeft w:val="0"/>
                          <w:marRight w:val="0"/>
                          <w:marTop w:val="0"/>
                          <w:marBottom w:val="0"/>
                          <w:divBdr>
                            <w:top w:val="none" w:sz="0" w:space="0" w:color="auto"/>
                            <w:left w:val="none" w:sz="0" w:space="0" w:color="auto"/>
                            <w:bottom w:val="none" w:sz="0" w:space="0" w:color="auto"/>
                            <w:right w:val="none" w:sz="0" w:space="0" w:color="auto"/>
                          </w:divBdr>
                        </w:div>
                      </w:divsChild>
                    </w:div>
                    <w:div w:id="1544441275">
                      <w:marLeft w:val="0"/>
                      <w:marRight w:val="0"/>
                      <w:marTop w:val="0"/>
                      <w:marBottom w:val="0"/>
                      <w:divBdr>
                        <w:top w:val="none" w:sz="0" w:space="0" w:color="auto"/>
                        <w:left w:val="none" w:sz="0" w:space="0" w:color="auto"/>
                        <w:bottom w:val="none" w:sz="0" w:space="0" w:color="auto"/>
                        <w:right w:val="none" w:sz="0" w:space="0" w:color="auto"/>
                      </w:divBdr>
                      <w:divsChild>
                        <w:div w:id="459230382">
                          <w:marLeft w:val="0"/>
                          <w:marRight w:val="0"/>
                          <w:marTop w:val="0"/>
                          <w:marBottom w:val="0"/>
                          <w:divBdr>
                            <w:top w:val="none" w:sz="0" w:space="0" w:color="auto"/>
                            <w:left w:val="none" w:sz="0" w:space="0" w:color="auto"/>
                            <w:bottom w:val="none" w:sz="0" w:space="0" w:color="auto"/>
                            <w:right w:val="none" w:sz="0" w:space="0" w:color="auto"/>
                          </w:divBdr>
                        </w:div>
                        <w:div w:id="114059070">
                          <w:marLeft w:val="0"/>
                          <w:marRight w:val="0"/>
                          <w:marTop w:val="0"/>
                          <w:marBottom w:val="0"/>
                          <w:divBdr>
                            <w:top w:val="none" w:sz="0" w:space="0" w:color="auto"/>
                            <w:left w:val="none" w:sz="0" w:space="0" w:color="auto"/>
                            <w:bottom w:val="none" w:sz="0" w:space="0" w:color="auto"/>
                            <w:right w:val="none" w:sz="0" w:space="0" w:color="auto"/>
                          </w:divBdr>
                          <w:divsChild>
                            <w:div w:id="3692613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52051108">
                                  <w:marLeft w:val="0"/>
                                  <w:marRight w:val="0"/>
                                  <w:marTop w:val="0"/>
                                  <w:marBottom w:val="0"/>
                                  <w:divBdr>
                                    <w:top w:val="none" w:sz="0" w:space="0" w:color="auto"/>
                                    <w:left w:val="none" w:sz="0" w:space="0" w:color="auto"/>
                                    <w:bottom w:val="none" w:sz="0" w:space="0" w:color="auto"/>
                                    <w:right w:val="none" w:sz="0" w:space="0" w:color="auto"/>
                                  </w:divBdr>
                                  <w:divsChild>
                                    <w:div w:id="13951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016384">
                          <w:marLeft w:val="0"/>
                          <w:marRight w:val="0"/>
                          <w:marTop w:val="0"/>
                          <w:marBottom w:val="0"/>
                          <w:divBdr>
                            <w:top w:val="none" w:sz="0" w:space="0" w:color="auto"/>
                            <w:left w:val="none" w:sz="0" w:space="0" w:color="auto"/>
                            <w:bottom w:val="none" w:sz="0" w:space="0" w:color="auto"/>
                            <w:right w:val="none" w:sz="0" w:space="0" w:color="auto"/>
                          </w:divBdr>
                        </w:div>
                        <w:div w:id="2088574958">
                          <w:marLeft w:val="0"/>
                          <w:marRight w:val="0"/>
                          <w:marTop w:val="0"/>
                          <w:marBottom w:val="0"/>
                          <w:divBdr>
                            <w:top w:val="none" w:sz="0" w:space="0" w:color="auto"/>
                            <w:left w:val="none" w:sz="0" w:space="0" w:color="auto"/>
                            <w:bottom w:val="none" w:sz="0" w:space="0" w:color="auto"/>
                            <w:right w:val="none" w:sz="0" w:space="0" w:color="auto"/>
                          </w:divBdr>
                          <w:divsChild>
                            <w:div w:id="3886548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773089782">
                                  <w:marLeft w:val="0"/>
                                  <w:marRight w:val="0"/>
                                  <w:marTop w:val="0"/>
                                  <w:marBottom w:val="0"/>
                                  <w:divBdr>
                                    <w:top w:val="none" w:sz="0" w:space="0" w:color="auto"/>
                                    <w:left w:val="none" w:sz="0" w:space="0" w:color="auto"/>
                                    <w:bottom w:val="none" w:sz="0" w:space="0" w:color="auto"/>
                                    <w:right w:val="none" w:sz="0" w:space="0" w:color="auto"/>
                                  </w:divBdr>
                                  <w:divsChild>
                                    <w:div w:id="3610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237">
                          <w:marLeft w:val="0"/>
                          <w:marRight w:val="0"/>
                          <w:marTop w:val="0"/>
                          <w:marBottom w:val="0"/>
                          <w:divBdr>
                            <w:top w:val="none" w:sz="0" w:space="0" w:color="auto"/>
                            <w:left w:val="none" w:sz="0" w:space="0" w:color="auto"/>
                            <w:bottom w:val="none" w:sz="0" w:space="0" w:color="auto"/>
                            <w:right w:val="none" w:sz="0" w:space="0" w:color="auto"/>
                          </w:divBdr>
                        </w:div>
                        <w:div w:id="110825719">
                          <w:marLeft w:val="0"/>
                          <w:marRight w:val="0"/>
                          <w:marTop w:val="0"/>
                          <w:marBottom w:val="0"/>
                          <w:divBdr>
                            <w:top w:val="none" w:sz="0" w:space="0" w:color="auto"/>
                            <w:left w:val="none" w:sz="0" w:space="0" w:color="auto"/>
                            <w:bottom w:val="none" w:sz="0" w:space="0" w:color="auto"/>
                            <w:right w:val="none" w:sz="0" w:space="0" w:color="auto"/>
                          </w:divBdr>
                          <w:divsChild>
                            <w:div w:id="1717228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44611568">
                                  <w:marLeft w:val="0"/>
                                  <w:marRight w:val="0"/>
                                  <w:marTop w:val="0"/>
                                  <w:marBottom w:val="0"/>
                                  <w:divBdr>
                                    <w:top w:val="none" w:sz="0" w:space="0" w:color="auto"/>
                                    <w:left w:val="none" w:sz="0" w:space="0" w:color="auto"/>
                                    <w:bottom w:val="none" w:sz="0" w:space="0" w:color="auto"/>
                                    <w:right w:val="none" w:sz="0" w:space="0" w:color="auto"/>
                                  </w:divBdr>
                                  <w:divsChild>
                                    <w:div w:id="16789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92026">
                      <w:marLeft w:val="0"/>
                      <w:marRight w:val="0"/>
                      <w:marTop w:val="0"/>
                      <w:marBottom w:val="0"/>
                      <w:divBdr>
                        <w:top w:val="none" w:sz="0" w:space="0" w:color="auto"/>
                        <w:left w:val="none" w:sz="0" w:space="0" w:color="auto"/>
                        <w:bottom w:val="none" w:sz="0" w:space="0" w:color="auto"/>
                        <w:right w:val="none" w:sz="0" w:space="0" w:color="auto"/>
                      </w:divBdr>
                      <w:divsChild>
                        <w:div w:id="746807893">
                          <w:marLeft w:val="0"/>
                          <w:marRight w:val="0"/>
                          <w:marTop w:val="0"/>
                          <w:marBottom w:val="0"/>
                          <w:divBdr>
                            <w:top w:val="none" w:sz="0" w:space="0" w:color="auto"/>
                            <w:left w:val="none" w:sz="0" w:space="0" w:color="auto"/>
                            <w:bottom w:val="none" w:sz="0" w:space="0" w:color="auto"/>
                            <w:right w:val="none" w:sz="0" w:space="0" w:color="auto"/>
                          </w:divBdr>
                        </w:div>
                        <w:div w:id="746921829">
                          <w:marLeft w:val="0"/>
                          <w:marRight w:val="0"/>
                          <w:marTop w:val="0"/>
                          <w:marBottom w:val="0"/>
                          <w:divBdr>
                            <w:top w:val="none" w:sz="0" w:space="0" w:color="auto"/>
                            <w:left w:val="none" w:sz="0" w:space="0" w:color="auto"/>
                            <w:bottom w:val="none" w:sz="0" w:space="0" w:color="auto"/>
                            <w:right w:val="none" w:sz="0" w:space="0" w:color="auto"/>
                          </w:divBdr>
                          <w:divsChild>
                            <w:div w:id="595960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32435489">
                                  <w:marLeft w:val="0"/>
                                  <w:marRight w:val="0"/>
                                  <w:marTop w:val="0"/>
                                  <w:marBottom w:val="0"/>
                                  <w:divBdr>
                                    <w:top w:val="none" w:sz="0" w:space="0" w:color="auto"/>
                                    <w:left w:val="none" w:sz="0" w:space="0" w:color="auto"/>
                                    <w:bottom w:val="none" w:sz="0" w:space="0" w:color="auto"/>
                                    <w:right w:val="none" w:sz="0" w:space="0" w:color="auto"/>
                                  </w:divBdr>
                                  <w:divsChild>
                                    <w:div w:id="1444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635516">
                          <w:marLeft w:val="0"/>
                          <w:marRight w:val="0"/>
                          <w:marTop w:val="0"/>
                          <w:marBottom w:val="0"/>
                          <w:divBdr>
                            <w:top w:val="none" w:sz="0" w:space="0" w:color="auto"/>
                            <w:left w:val="none" w:sz="0" w:space="0" w:color="auto"/>
                            <w:bottom w:val="none" w:sz="0" w:space="0" w:color="auto"/>
                            <w:right w:val="none" w:sz="0" w:space="0" w:color="auto"/>
                          </w:divBdr>
                        </w:div>
                      </w:divsChild>
                    </w:div>
                    <w:div w:id="520240314">
                      <w:marLeft w:val="0"/>
                      <w:marRight w:val="0"/>
                      <w:marTop w:val="0"/>
                      <w:marBottom w:val="0"/>
                      <w:divBdr>
                        <w:top w:val="none" w:sz="0" w:space="0" w:color="auto"/>
                        <w:left w:val="none" w:sz="0" w:space="0" w:color="auto"/>
                        <w:bottom w:val="none" w:sz="0" w:space="0" w:color="auto"/>
                        <w:right w:val="none" w:sz="0" w:space="0" w:color="auto"/>
                      </w:divBdr>
                      <w:divsChild>
                        <w:div w:id="1738016386">
                          <w:marLeft w:val="0"/>
                          <w:marRight w:val="0"/>
                          <w:marTop w:val="0"/>
                          <w:marBottom w:val="0"/>
                          <w:divBdr>
                            <w:top w:val="none" w:sz="0" w:space="0" w:color="auto"/>
                            <w:left w:val="none" w:sz="0" w:space="0" w:color="auto"/>
                            <w:bottom w:val="none" w:sz="0" w:space="0" w:color="auto"/>
                            <w:right w:val="none" w:sz="0" w:space="0" w:color="auto"/>
                          </w:divBdr>
                        </w:div>
                        <w:div w:id="531964720">
                          <w:marLeft w:val="0"/>
                          <w:marRight w:val="0"/>
                          <w:marTop w:val="0"/>
                          <w:marBottom w:val="0"/>
                          <w:divBdr>
                            <w:top w:val="none" w:sz="0" w:space="0" w:color="auto"/>
                            <w:left w:val="none" w:sz="0" w:space="0" w:color="auto"/>
                            <w:bottom w:val="none" w:sz="0" w:space="0" w:color="auto"/>
                            <w:right w:val="none" w:sz="0" w:space="0" w:color="auto"/>
                          </w:divBdr>
                          <w:divsChild>
                            <w:div w:id="12925946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6915502">
                                  <w:marLeft w:val="0"/>
                                  <w:marRight w:val="0"/>
                                  <w:marTop w:val="0"/>
                                  <w:marBottom w:val="0"/>
                                  <w:divBdr>
                                    <w:top w:val="none" w:sz="0" w:space="0" w:color="auto"/>
                                    <w:left w:val="none" w:sz="0" w:space="0" w:color="auto"/>
                                    <w:bottom w:val="none" w:sz="0" w:space="0" w:color="auto"/>
                                    <w:right w:val="none" w:sz="0" w:space="0" w:color="auto"/>
                                  </w:divBdr>
                                  <w:divsChild>
                                    <w:div w:id="61926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3941">
                          <w:marLeft w:val="0"/>
                          <w:marRight w:val="0"/>
                          <w:marTop w:val="0"/>
                          <w:marBottom w:val="0"/>
                          <w:divBdr>
                            <w:top w:val="none" w:sz="0" w:space="0" w:color="auto"/>
                            <w:left w:val="none" w:sz="0" w:space="0" w:color="auto"/>
                            <w:bottom w:val="none" w:sz="0" w:space="0" w:color="auto"/>
                            <w:right w:val="none" w:sz="0" w:space="0" w:color="auto"/>
                          </w:divBdr>
                        </w:div>
                      </w:divsChild>
                    </w:div>
                    <w:div w:id="1315722152">
                      <w:marLeft w:val="0"/>
                      <w:marRight w:val="0"/>
                      <w:marTop w:val="0"/>
                      <w:marBottom w:val="0"/>
                      <w:divBdr>
                        <w:top w:val="none" w:sz="0" w:space="0" w:color="auto"/>
                        <w:left w:val="none" w:sz="0" w:space="0" w:color="auto"/>
                        <w:bottom w:val="none" w:sz="0" w:space="0" w:color="auto"/>
                        <w:right w:val="none" w:sz="0" w:space="0" w:color="auto"/>
                      </w:divBdr>
                      <w:divsChild>
                        <w:div w:id="863053140">
                          <w:marLeft w:val="0"/>
                          <w:marRight w:val="0"/>
                          <w:marTop w:val="0"/>
                          <w:marBottom w:val="0"/>
                          <w:divBdr>
                            <w:top w:val="none" w:sz="0" w:space="0" w:color="auto"/>
                            <w:left w:val="none" w:sz="0" w:space="0" w:color="auto"/>
                            <w:bottom w:val="none" w:sz="0" w:space="0" w:color="auto"/>
                            <w:right w:val="none" w:sz="0" w:space="0" w:color="auto"/>
                          </w:divBdr>
                        </w:div>
                        <w:div w:id="1386877306">
                          <w:marLeft w:val="0"/>
                          <w:marRight w:val="0"/>
                          <w:marTop w:val="0"/>
                          <w:marBottom w:val="0"/>
                          <w:divBdr>
                            <w:top w:val="none" w:sz="0" w:space="0" w:color="auto"/>
                            <w:left w:val="none" w:sz="0" w:space="0" w:color="auto"/>
                            <w:bottom w:val="none" w:sz="0" w:space="0" w:color="auto"/>
                            <w:right w:val="none" w:sz="0" w:space="0" w:color="auto"/>
                          </w:divBdr>
                          <w:divsChild>
                            <w:div w:id="1111588728">
                              <w:marLeft w:val="0"/>
                              <w:marRight w:val="0"/>
                              <w:marTop w:val="0"/>
                              <w:marBottom w:val="300"/>
                              <w:divBdr>
                                <w:top w:val="single" w:sz="6" w:space="15" w:color="E6E6E6"/>
                                <w:left w:val="single" w:sz="6" w:space="15" w:color="E6E6E6"/>
                                <w:bottom w:val="single" w:sz="6" w:space="15" w:color="E6E6E6"/>
                                <w:right w:val="single" w:sz="6" w:space="15" w:color="E6E6E6"/>
                              </w:divBdr>
                              <w:divsChild>
                                <w:div w:id="816268007">
                                  <w:marLeft w:val="0"/>
                                  <w:marRight w:val="0"/>
                                  <w:marTop w:val="0"/>
                                  <w:marBottom w:val="0"/>
                                  <w:divBdr>
                                    <w:top w:val="none" w:sz="0" w:space="0" w:color="auto"/>
                                    <w:left w:val="none" w:sz="0" w:space="0" w:color="auto"/>
                                    <w:bottom w:val="none" w:sz="0" w:space="0" w:color="auto"/>
                                    <w:right w:val="none" w:sz="0" w:space="0" w:color="auto"/>
                                  </w:divBdr>
                                  <w:divsChild>
                                    <w:div w:id="5572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95137">
                          <w:marLeft w:val="0"/>
                          <w:marRight w:val="0"/>
                          <w:marTop w:val="0"/>
                          <w:marBottom w:val="0"/>
                          <w:divBdr>
                            <w:top w:val="none" w:sz="0" w:space="0" w:color="auto"/>
                            <w:left w:val="none" w:sz="0" w:space="0" w:color="auto"/>
                            <w:bottom w:val="none" w:sz="0" w:space="0" w:color="auto"/>
                            <w:right w:val="none" w:sz="0" w:space="0" w:color="auto"/>
                          </w:divBdr>
                        </w:div>
                      </w:divsChild>
                    </w:div>
                    <w:div w:id="15038124">
                      <w:marLeft w:val="0"/>
                      <w:marRight w:val="0"/>
                      <w:marTop w:val="0"/>
                      <w:marBottom w:val="0"/>
                      <w:divBdr>
                        <w:top w:val="none" w:sz="0" w:space="0" w:color="auto"/>
                        <w:left w:val="none" w:sz="0" w:space="0" w:color="auto"/>
                        <w:bottom w:val="none" w:sz="0" w:space="0" w:color="auto"/>
                        <w:right w:val="none" w:sz="0" w:space="0" w:color="auto"/>
                      </w:divBdr>
                      <w:divsChild>
                        <w:div w:id="86073397">
                          <w:marLeft w:val="0"/>
                          <w:marRight w:val="0"/>
                          <w:marTop w:val="0"/>
                          <w:marBottom w:val="0"/>
                          <w:divBdr>
                            <w:top w:val="none" w:sz="0" w:space="0" w:color="auto"/>
                            <w:left w:val="none" w:sz="0" w:space="0" w:color="auto"/>
                            <w:bottom w:val="none" w:sz="0" w:space="0" w:color="auto"/>
                            <w:right w:val="none" w:sz="0" w:space="0" w:color="auto"/>
                          </w:divBdr>
                        </w:div>
                        <w:div w:id="1629160822">
                          <w:marLeft w:val="0"/>
                          <w:marRight w:val="0"/>
                          <w:marTop w:val="0"/>
                          <w:marBottom w:val="0"/>
                          <w:divBdr>
                            <w:top w:val="none" w:sz="0" w:space="0" w:color="auto"/>
                            <w:left w:val="none" w:sz="0" w:space="0" w:color="auto"/>
                            <w:bottom w:val="none" w:sz="0" w:space="0" w:color="auto"/>
                            <w:right w:val="none" w:sz="0" w:space="0" w:color="auto"/>
                          </w:divBdr>
                          <w:divsChild>
                            <w:div w:id="13289416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01608135">
                                  <w:marLeft w:val="0"/>
                                  <w:marRight w:val="0"/>
                                  <w:marTop w:val="0"/>
                                  <w:marBottom w:val="0"/>
                                  <w:divBdr>
                                    <w:top w:val="none" w:sz="0" w:space="0" w:color="auto"/>
                                    <w:left w:val="none" w:sz="0" w:space="0" w:color="auto"/>
                                    <w:bottom w:val="none" w:sz="0" w:space="0" w:color="auto"/>
                                    <w:right w:val="none" w:sz="0" w:space="0" w:color="auto"/>
                                  </w:divBdr>
                                  <w:divsChild>
                                    <w:div w:id="703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828276">
                      <w:marLeft w:val="0"/>
                      <w:marRight w:val="0"/>
                      <w:marTop w:val="0"/>
                      <w:marBottom w:val="0"/>
                      <w:divBdr>
                        <w:top w:val="none" w:sz="0" w:space="0" w:color="auto"/>
                        <w:left w:val="none" w:sz="0" w:space="0" w:color="auto"/>
                        <w:bottom w:val="none" w:sz="0" w:space="0" w:color="auto"/>
                        <w:right w:val="none" w:sz="0" w:space="0" w:color="auto"/>
                      </w:divBdr>
                      <w:divsChild>
                        <w:div w:id="1612544396">
                          <w:marLeft w:val="0"/>
                          <w:marRight w:val="0"/>
                          <w:marTop w:val="0"/>
                          <w:marBottom w:val="0"/>
                          <w:divBdr>
                            <w:top w:val="none" w:sz="0" w:space="0" w:color="auto"/>
                            <w:left w:val="none" w:sz="0" w:space="0" w:color="auto"/>
                            <w:bottom w:val="none" w:sz="0" w:space="0" w:color="auto"/>
                            <w:right w:val="none" w:sz="0" w:space="0" w:color="auto"/>
                          </w:divBdr>
                        </w:div>
                        <w:div w:id="1633441650">
                          <w:marLeft w:val="0"/>
                          <w:marRight w:val="0"/>
                          <w:marTop w:val="0"/>
                          <w:marBottom w:val="0"/>
                          <w:divBdr>
                            <w:top w:val="none" w:sz="0" w:space="0" w:color="auto"/>
                            <w:left w:val="none" w:sz="0" w:space="0" w:color="auto"/>
                            <w:bottom w:val="none" w:sz="0" w:space="0" w:color="auto"/>
                            <w:right w:val="none" w:sz="0" w:space="0" w:color="auto"/>
                          </w:divBdr>
                        </w:div>
                        <w:div w:id="1430004405">
                          <w:marLeft w:val="0"/>
                          <w:marRight w:val="0"/>
                          <w:marTop w:val="0"/>
                          <w:marBottom w:val="0"/>
                          <w:divBdr>
                            <w:top w:val="none" w:sz="0" w:space="0" w:color="auto"/>
                            <w:left w:val="none" w:sz="0" w:space="0" w:color="auto"/>
                            <w:bottom w:val="none" w:sz="0" w:space="0" w:color="auto"/>
                            <w:right w:val="none" w:sz="0" w:space="0" w:color="auto"/>
                          </w:divBdr>
                          <w:divsChild>
                            <w:div w:id="1524051741">
                              <w:marLeft w:val="0"/>
                              <w:marRight w:val="0"/>
                              <w:marTop w:val="0"/>
                              <w:marBottom w:val="0"/>
                              <w:divBdr>
                                <w:top w:val="none" w:sz="0" w:space="0" w:color="auto"/>
                                <w:left w:val="none" w:sz="0" w:space="0" w:color="auto"/>
                                <w:bottom w:val="none" w:sz="0" w:space="0" w:color="auto"/>
                                <w:right w:val="none" w:sz="0" w:space="0" w:color="auto"/>
                              </w:divBdr>
                            </w:div>
                            <w:div w:id="1274635162">
                              <w:marLeft w:val="0"/>
                              <w:marRight w:val="0"/>
                              <w:marTop w:val="0"/>
                              <w:marBottom w:val="0"/>
                              <w:divBdr>
                                <w:top w:val="none" w:sz="0" w:space="0" w:color="auto"/>
                                <w:left w:val="none" w:sz="0" w:space="0" w:color="auto"/>
                                <w:bottom w:val="none" w:sz="0" w:space="0" w:color="auto"/>
                                <w:right w:val="none" w:sz="0" w:space="0" w:color="auto"/>
                              </w:divBdr>
                              <w:divsChild>
                                <w:div w:id="13634350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0069774">
                                      <w:marLeft w:val="0"/>
                                      <w:marRight w:val="0"/>
                                      <w:marTop w:val="0"/>
                                      <w:marBottom w:val="0"/>
                                      <w:divBdr>
                                        <w:top w:val="none" w:sz="0" w:space="0" w:color="auto"/>
                                        <w:left w:val="none" w:sz="0" w:space="0" w:color="auto"/>
                                        <w:bottom w:val="none" w:sz="0" w:space="0" w:color="auto"/>
                                        <w:right w:val="none" w:sz="0" w:space="0" w:color="auto"/>
                                      </w:divBdr>
                                      <w:divsChild>
                                        <w:div w:id="1636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117620">
                              <w:marLeft w:val="0"/>
                              <w:marRight w:val="0"/>
                              <w:marTop w:val="450"/>
                              <w:marBottom w:val="450"/>
                              <w:divBdr>
                                <w:top w:val="none" w:sz="0" w:space="0" w:color="auto"/>
                                <w:left w:val="single" w:sz="24" w:space="0" w:color="6DB33F"/>
                                <w:bottom w:val="none" w:sz="0" w:space="0" w:color="auto"/>
                                <w:right w:val="none" w:sz="0" w:space="0" w:color="auto"/>
                              </w:divBdr>
                              <w:divsChild>
                                <w:div w:id="770784281">
                                  <w:marLeft w:val="0"/>
                                  <w:marRight w:val="0"/>
                                  <w:marTop w:val="0"/>
                                  <w:marBottom w:val="0"/>
                                  <w:divBdr>
                                    <w:top w:val="none" w:sz="0" w:space="0" w:color="auto"/>
                                    <w:left w:val="none" w:sz="0" w:space="0" w:color="auto"/>
                                    <w:bottom w:val="none" w:sz="0" w:space="0" w:color="auto"/>
                                    <w:right w:val="none" w:sz="0" w:space="0" w:color="auto"/>
                                  </w:divBdr>
                                </w:div>
                                <w:div w:id="415444207">
                                  <w:marLeft w:val="0"/>
                                  <w:marRight w:val="0"/>
                                  <w:marTop w:val="0"/>
                                  <w:marBottom w:val="0"/>
                                  <w:divBdr>
                                    <w:top w:val="none" w:sz="0" w:space="0" w:color="auto"/>
                                    <w:left w:val="none" w:sz="0" w:space="0" w:color="auto"/>
                                    <w:bottom w:val="none" w:sz="0" w:space="0" w:color="auto"/>
                                    <w:right w:val="none" w:sz="0" w:space="0" w:color="auto"/>
                                  </w:divBdr>
                                </w:div>
                              </w:divsChild>
                            </w:div>
                            <w:div w:id="2104295843">
                              <w:marLeft w:val="0"/>
                              <w:marRight w:val="0"/>
                              <w:marTop w:val="0"/>
                              <w:marBottom w:val="0"/>
                              <w:divBdr>
                                <w:top w:val="none" w:sz="0" w:space="0" w:color="auto"/>
                                <w:left w:val="none" w:sz="0" w:space="0" w:color="auto"/>
                                <w:bottom w:val="none" w:sz="0" w:space="0" w:color="auto"/>
                                <w:right w:val="none" w:sz="0" w:space="0" w:color="auto"/>
                              </w:divBdr>
                            </w:div>
                            <w:div w:id="1052968933">
                              <w:marLeft w:val="0"/>
                              <w:marRight w:val="0"/>
                              <w:marTop w:val="0"/>
                              <w:marBottom w:val="0"/>
                              <w:divBdr>
                                <w:top w:val="none" w:sz="0" w:space="0" w:color="auto"/>
                                <w:left w:val="none" w:sz="0" w:space="0" w:color="auto"/>
                                <w:bottom w:val="none" w:sz="0" w:space="0" w:color="auto"/>
                                <w:right w:val="none" w:sz="0" w:space="0" w:color="auto"/>
                              </w:divBdr>
                              <w:divsChild>
                                <w:div w:id="74222216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49182588">
                                      <w:marLeft w:val="0"/>
                                      <w:marRight w:val="0"/>
                                      <w:marTop w:val="0"/>
                                      <w:marBottom w:val="0"/>
                                      <w:divBdr>
                                        <w:top w:val="none" w:sz="0" w:space="0" w:color="auto"/>
                                        <w:left w:val="none" w:sz="0" w:space="0" w:color="auto"/>
                                        <w:bottom w:val="none" w:sz="0" w:space="0" w:color="auto"/>
                                        <w:right w:val="none" w:sz="0" w:space="0" w:color="auto"/>
                                      </w:divBdr>
                                      <w:divsChild>
                                        <w:div w:id="14781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29278">
                              <w:marLeft w:val="0"/>
                              <w:marRight w:val="0"/>
                              <w:marTop w:val="450"/>
                              <w:marBottom w:val="450"/>
                              <w:divBdr>
                                <w:top w:val="none" w:sz="0" w:space="0" w:color="auto"/>
                                <w:left w:val="single" w:sz="24" w:space="0" w:color="6DB33F"/>
                                <w:bottom w:val="none" w:sz="0" w:space="0" w:color="auto"/>
                                <w:right w:val="none" w:sz="0" w:space="0" w:color="auto"/>
                              </w:divBdr>
                            </w:div>
                            <w:div w:id="1246652403">
                              <w:marLeft w:val="0"/>
                              <w:marRight w:val="0"/>
                              <w:marTop w:val="0"/>
                              <w:marBottom w:val="0"/>
                              <w:divBdr>
                                <w:top w:val="none" w:sz="0" w:space="0" w:color="auto"/>
                                <w:left w:val="none" w:sz="0" w:space="0" w:color="auto"/>
                                <w:bottom w:val="none" w:sz="0" w:space="0" w:color="auto"/>
                                <w:right w:val="none" w:sz="0" w:space="0" w:color="auto"/>
                              </w:divBdr>
                            </w:div>
                            <w:div w:id="272518076">
                              <w:marLeft w:val="0"/>
                              <w:marRight w:val="0"/>
                              <w:marTop w:val="0"/>
                              <w:marBottom w:val="0"/>
                              <w:divBdr>
                                <w:top w:val="none" w:sz="0" w:space="0" w:color="auto"/>
                                <w:left w:val="none" w:sz="0" w:space="0" w:color="auto"/>
                                <w:bottom w:val="none" w:sz="0" w:space="0" w:color="auto"/>
                                <w:right w:val="none" w:sz="0" w:space="0" w:color="auto"/>
                              </w:divBdr>
                            </w:div>
                            <w:div w:id="275604886">
                              <w:marLeft w:val="0"/>
                              <w:marRight w:val="0"/>
                              <w:marTop w:val="0"/>
                              <w:marBottom w:val="0"/>
                              <w:divBdr>
                                <w:top w:val="none" w:sz="0" w:space="0" w:color="auto"/>
                                <w:left w:val="none" w:sz="0" w:space="0" w:color="auto"/>
                                <w:bottom w:val="none" w:sz="0" w:space="0" w:color="auto"/>
                                <w:right w:val="none" w:sz="0" w:space="0" w:color="auto"/>
                              </w:divBdr>
                            </w:div>
                          </w:divsChild>
                        </w:div>
                        <w:div w:id="471754395">
                          <w:marLeft w:val="0"/>
                          <w:marRight w:val="0"/>
                          <w:marTop w:val="0"/>
                          <w:marBottom w:val="0"/>
                          <w:divBdr>
                            <w:top w:val="none" w:sz="0" w:space="0" w:color="auto"/>
                            <w:left w:val="none" w:sz="0" w:space="0" w:color="auto"/>
                            <w:bottom w:val="none" w:sz="0" w:space="0" w:color="auto"/>
                            <w:right w:val="none" w:sz="0" w:space="0" w:color="auto"/>
                          </w:divBdr>
                          <w:divsChild>
                            <w:div w:id="63453147">
                              <w:marLeft w:val="0"/>
                              <w:marRight w:val="0"/>
                              <w:marTop w:val="0"/>
                              <w:marBottom w:val="0"/>
                              <w:divBdr>
                                <w:top w:val="none" w:sz="0" w:space="0" w:color="auto"/>
                                <w:left w:val="none" w:sz="0" w:space="0" w:color="auto"/>
                                <w:bottom w:val="none" w:sz="0" w:space="0" w:color="auto"/>
                                <w:right w:val="none" w:sz="0" w:space="0" w:color="auto"/>
                              </w:divBdr>
                            </w:div>
                            <w:div w:id="526255287">
                              <w:marLeft w:val="0"/>
                              <w:marRight w:val="0"/>
                              <w:marTop w:val="0"/>
                              <w:marBottom w:val="0"/>
                              <w:divBdr>
                                <w:top w:val="none" w:sz="0" w:space="0" w:color="auto"/>
                                <w:left w:val="none" w:sz="0" w:space="0" w:color="auto"/>
                                <w:bottom w:val="none" w:sz="0" w:space="0" w:color="auto"/>
                                <w:right w:val="none" w:sz="0" w:space="0" w:color="auto"/>
                              </w:divBdr>
                            </w:div>
                            <w:div w:id="1931424209">
                              <w:marLeft w:val="0"/>
                              <w:marRight w:val="0"/>
                              <w:marTop w:val="0"/>
                              <w:marBottom w:val="0"/>
                              <w:divBdr>
                                <w:top w:val="none" w:sz="0" w:space="0" w:color="auto"/>
                                <w:left w:val="none" w:sz="0" w:space="0" w:color="auto"/>
                                <w:bottom w:val="none" w:sz="0" w:space="0" w:color="auto"/>
                                <w:right w:val="none" w:sz="0" w:space="0" w:color="auto"/>
                              </w:divBdr>
                            </w:div>
                            <w:div w:id="916209876">
                              <w:marLeft w:val="0"/>
                              <w:marRight w:val="0"/>
                              <w:marTop w:val="0"/>
                              <w:marBottom w:val="0"/>
                              <w:divBdr>
                                <w:top w:val="none" w:sz="0" w:space="0" w:color="auto"/>
                                <w:left w:val="none" w:sz="0" w:space="0" w:color="auto"/>
                                <w:bottom w:val="none" w:sz="0" w:space="0" w:color="auto"/>
                                <w:right w:val="none" w:sz="0" w:space="0" w:color="auto"/>
                              </w:divBdr>
                              <w:divsChild>
                                <w:div w:id="8906532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50614376">
                                      <w:marLeft w:val="0"/>
                                      <w:marRight w:val="0"/>
                                      <w:marTop w:val="0"/>
                                      <w:marBottom w:val="0"/>
                                      <w:divBdr>
                                        <w:top w:val="none" w:sz="0" w:space="0" w:color="auto"/>
                                        <w:left w:val="none" w:sz="0" w:space="0" w:color="auto"/>
                                        <w:bottom w:val="none" w:sz="0" w:space="0" w:color="auto"/>
                                        <w:right w:val="none" w:sz="0" w:space="0" w:color="auto"/>
                                      </w:divBdr>
                                      <w:divsChild>
                                        <w:div w:id="6627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162645">
                          <w:marLeft w:val="0"/>
                          <w:marRight w:val="0"/>
                          <w:marTop w:val="0"/>
                          <w:marBottom w:val="0"/>
                          <w:divBdr>
                            <w:top w:val="none" w:sz="0" w:space="0" w:color="auto"/>
                            <w:left w:val="none" w:sz="0" w:space="0" w:color="auto"/>
                            <w:bottom w:val="none" w:sz="0" w:space="0" w:color="auto"/>
                            <w:right w:val="none" w:sz="0" w:space="0" w:color="auto"/>
                          </w:divBdr>
                          <w:divsChild>
                            <w:div w:id="2055425">
                              <w:marLeft w:val="0"/>
                              <w:marRight w:val="0"/>
                              <w:marTop w:val="0"/>
                              <w:marBottom w:val="0"/>
                              <w:divBdr>
                                <w:top w:val="none" w:sz="0" w:space="0" w:color="auto"/>
                                <w:left w:val="none" w:sz="0" w:space="0" w:color="auto"/>
                                <w:bottom w:val="none" w:sz="0" w:space="0" w:color="auto"/>
                                <w:right w:val="none" w:sz="0" w:space="0" w:color="auto"/>
                              </w:divBdr>
                            </w:div>
                            <w:div w:id="755175730">
                              <w:marLeft w:val="0"/>
                              <w:marRight w:val="0"/>
                              <w:marTop w:val="0"/>
                              <w:marBottom w:val="0"/>
                              <w:divBdr>
                                <w:top w:val="none" w:sz="0" w:space="0" w:color="auto"/>
                                <w:left w:val="none" w:sz="0" w:space="0" w:color="auto"/>
                                <w:bottom w:val="none" w:sz="0" w:space="0" w:color="auto"/>
                                <w:right w:val="none" w:sz="0" w:space="0" w:color="auto"/>
                              </w:divBdr>
                              <w:divsChild>
                                <w:div w:id="15411613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9214314">
                                      <w:marLeft w:val="0"/>
                                      <w:marRight w:val="0"/>
                                      <w:marTop w:val="0"/>
                                      <w:marBottom w:val="0"/>
                                      <w:divBdr>
                                        <w:top w:val="none" w:sz="0" w:space="0" w:color="auto"/>
                                        <w:left w:val="none" w:sz="0" w:space="0" w:color="auto"/>
                                        <w:bottom w:val="none" w:sz="0" w:space="0" w:color="auto"/>
                                        <w:right w:val="none" w:sz="0" w:space="0" w:color="auto"/>
                                      </w:divBdr>
                                      <w:divsChild>
                                        <w:div w:id="2992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696996">
                          <w:marLeft w:val="0"/>
                          <w:marRight w:val="0"/>
                          <w:marTop w:val="0"/>
                          <w:marBottom w:val="0"/>
                          <w:divBdr>
                            <w:top w:val="none" w:sz="0" w:space="0" w:color="auto"/>
                            <w:left w:val="none" w:sz="0" w:space="0" w:color="auto"/>
                            <w:bottom w:val="none" w:sz="0" w:space="0" w:color="auto"/>
                            <w:right w:val="none" w:sz="0" w:space="0" w:color="auto"/>
                          </w:divBdr>
                          <w:divsChild>
                            <w:div w:id="1891069402">
                              <w:marLeft w:val="0"/>
                              <w:marRight w:val="0"/>
                              <w:marTop w:val="0"/>
                              <w:marBottom w:val="0"/>
                              <w:divBdr>
                                <w:top w:val="none" w:sz="0" w:space="0" w:color="auto"/>
                                <w:left w:val="none" w:sz="0" w:space="0" w:color="auto"/>
                                <w:bottom w:val="none" w:sz="0" w:space="0" w:color="auto"/>
                                <w:right w:val="none" w:sz="0" w:space="0" w:color="auto"/>
                              </w:divBdr>
                            </w:div>
                            <w:div w:id="960187490">
                              <w:marLeft w:val="0"/>
                              <w:marRight w:val="0"/>
                              <w:marTop w:val="0"/>
                              <w:marBottom w:val="0"/>
                              <w:divBdr>
                                <w:top w:val="none" w:sz="0" w:space="0" w:color="auto"/>
                                <w:left w:val="none" w:sz="0" w:space="0" w:color="auto"/>
                                <w:bottom w:val="none" w:sz="0" w:space="0" w:color="auto"/>
                                <w:right w:val="none" w:sz="0" w:space="0" w:color="auto"/>
                              </w:divBdr>
                              <w:divsChild>
                                <w:div w:id="168246382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8698205">
                                      <w:marLeft w:val="0"/>
                                      <w:marRight w:val="0"/>
                                      <w:marTop w:val="0"/>
                                      <w:marBottom w:val="0"/>
                                      <w:divBdr>
                                        <w:top w:val="none" w:sz="0" w:space="0" w:color="auto"/>
                                        <w:left w:val="none" w:sz="0" w:space="0" w:color="auto"/>
                                        <w:bottom w:val="none" w:sz="0" w:space="0" w:color="auto"/>
                                        <w:right w:val="none" w:sz="0" w:space="0" w:color="auto"/>
                                      </w:divBdr>
                                      <w:divsChild>
                                        <w:div w:id="15448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761733">
                      <w:marLeft w:val="0"/>
                      <w:marRight w:val="0"/>
                      <w:marTop w:val="0"/>
                      <w:marBottom w:val="0"/>
                      <w:divBdr>
                        <w:top w:val="none" w:sz="0" w:space="0" w:color="auto"/>
                        <w:left w:val="none" w:sz="0" w:space="0" w:color="auto"/>
                        <w:bottom w:val="none" w:sz="0" w:space="0" w:color="auto"/>
                        <w:right w:val="none" w:sz="0" w:space="0" w:color="auto"/>
                      </w:divBdr>
                      <w:divsChild>
                        <w:div w:id="948972271">
                          <w:marLeft w:val="0"/>
                          <w:marRight w:val="0"/>
                          <w:marTop w:val="0"/>
                          <w:marBottom w:val="0"/>
                          <w:divBdr>
                            <w:top w:val="none" w:sz="0" w:space="0" w:color="auto"/>
                            <w:left w:val="none" w:sz="0" w:space="0" w:color="auto"/>
                            <w:bottom w:val="none" w:sz="0" w:space="0" w:color="auto"/>
                            <w:right w:val="none" w:sz="0" w:space="0" w:color="auto"/>
                          </w:divBdr>
                        </w:div>
                        <w:div w:id="1674917545">
                          <w:marLeft w:val="0"/>
                          <w:marRight w:val="0"/>
                          <w:marTop w:val="0"/>
                          <w:marBottom w:val="0"/>
                          <w:divBdr>
                            <w:top w:val="none" w:sz="0" w:space="0" w:color="auto"/>
                            <w:left w:val="none" w:sz="0" w:space="0" w:color="auto"/>
                            <w:bottom w:val="none" w:sz="0" w:space="0" w:color="auto"/>
                            <w:right w:val="none" w:sz="0" w:space="0" w:color="auto"/>
                          </w:divBdr>
                          <w:divsChild>
                            <w:div w:id="20267831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74752682">
                                  <w:marLeft w:val="0"/>
                                  <w:marRight w:val="0"/>
                                  <w:marTop w:val="0"/>
                                  <w:marBottom w:val="0"/>
                                  <w:divBdr>
                                    <w:top w:val="none" w:sz="0" w:space="0" w:color="auto"/>
                                    <w:left w:val="none" w:sz="0" w:space="0" w:color="auto"/>
                                    <w:bottom w:val="none" w:sz="0" w:space="0" w:color="auto"/>
                                    <w:right w:val="none" w:sz="0" w:space="0" w:color="auto"/>
                                  </w:divBdr>
                                  <w:divsChild>
                                    <w:div w:id="7245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116076">
                      <w:marLeft w:val="0"/>
                      <w:marRight w:val="0"/>
                      <w:marTop w:val="0"/>
                      <w:marBottom w:val="0"/>
                      <w:divBdr>
                        <w:top w:val="none" w:sz="0" w:space="0" w:color="auto"/>
                        <w:left w:val="none" w:sz="0" w:space="0" w:color="auto"/>
                        <w:bottom w:val="none" w:sz="0" w:space="0" w:color="auto"/>
                        <w:right w:val="none" w:sz="0" w:space="0" w:color="auto"/>
                      </w:divBdr>
                      <w:divsChild>
                        <w:div w:id="1637251179">
                          <w:marLeft w:val="0"/>
                          <w:marRight w:val="0"/>
                          <w:marTop w:val="0"/>
                          <w:marBottom w:val="0"/>
                          <w:divBdr>
                            <w:top w:val="none" w:sz="0" w:space="0" w:color="auto"/>
                            <w:left w:val="none" w:sz="0" w:space="0" w:color="auto"/>
                            <w:bottom w:val="none" w:sz="0" w:space="0" w:color="auto"/>
                            <w:right w:val="none" w:sz="0" w:space="0" w:color="auto"/>
                          </w:divBdr>
                        </w:div>
                        <w:div w:id="1125153365">
                          <w:marLeft w:val="0"/>
                          <w:marRight w:val="0"/>
                          <w:marTop w:val="0"/>
                          <w:marBottom w:val="0"/>
                          <w:divBdr>
                            <w:top w:val="none" w:sz="0" w:space="0" w:color="auto"/>
                            <w:left w:val="none" w:sz="0" w:space="0" w:color="auto"/>
                            <w:bottom w:val="none" w:sz="0" w:space="0" w:color="auto"/>
                            <w:right w:val="none" w:sz="0" w:space="0" w:color="auto"/>
                          </w:divBdr>
                          <w:divsChild>
                            <w:div w:id="18036212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413816027">
                                  <w:marLeft w:val="0"/>
                                  <w:marRight w:val="0"/>
                                  <w:marTop w:val="0"/>
                                  <w:marBottom w:val="0"/>
                                  <w:divBdr>
                                    <w:top w:val="none" w:sz="0" w:space="0" w:color="auto"/>
                                    <w:left w:val="none" w:sz="0" w:space="0" w:color="auto"/>
                                    <w:bottom w:val="none" w:sz="0" w:space="0" w:color="auto"/>
                                    <w:right w:val="none" w:sz="0" w:space="0" w:color="auto"/>
                                  </w:divBdr>
                                  <w:divsChild>
                                    <w:div w:id="12563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98393">
                      <w:marLeft w:val="0"/>
                      <w:marRight w:val="0"/>
                      <w:marTop w:val="0"/>
                      <w:marBottom w:val="0"/>
                      <w:divBdr>
                        <w:top w:val="none" w:sz="0" w:space="0" w:color="auto"/>
                        <w:left w:val="none" w:sz="0" w:space="0" w:color="auto"/>
                        <w:bottom w:val="none" w:sz="0" w:space="0" w:color="auto"/>
                        <w:right w:val="none" w:sz="0" w:space="0" w:color="auto"/>
                      </w:divBdr>
                      <w:divsChild>
                        <w:div w:id="972366426">
                          <w:marLeft w:val="0"/>
                          <w:marRight w:val="0"/>
                          <w:marTop w:val="0"/>
                          <w:marBottom w:val="0"/>
                          <w:divBdr>
                            <w:top w:val="none" w:sz="0" w:space="0" w:color="auto"/>
                            <w:left w:val="none" w:sz="0" w:space="0" w:color="auto"/>
                            <w:bottom w:val="none" w:sz="0" w:space="0" w:color="auto"/>
                            <w:right w:val="none" w:sz="0" w:space="0" w:color="auto"/>
                          </w:divBdr>
                        </w:div>
                        <w:div w:id="1002122070">
                          <w:marLeft w:val="0"/>
                          <w:marRight w:val="0"/>
                          <w:marTop w:val="0"/>
                          <w:marBottom w:val="0"/>
                          <w:divBdr>
                            <w:top w:val="none" w:sz="0" w:space="0" w:color="auto"/>
                            <w:left w:val="none" w:sz="0" w:space="0" w:color="auto"/>
                            <w:bottom w:val="none" w:sz="0" w:space="0" w:color="auto"/>
                            <w:right w:val="none" w:sz="0" w:space="0" w:color="auto"/>
                          </w:divBdr>
                          <w:divsChild>
                            <w:div w:id="74783641">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9897348">
                                  <w:marLeft w:val="0"/>
                                  <w:marRight w:val="0"/>
                                  <w:marTop w:val="0"/>
                                  <w:marBottom w:val="0"/>
                                  <w:divBdr>
                                    <w:top w:val="none" w:sz="0" w:space="0" w:color="auto"/>
                                    <w:left w:val="none" w:sz="0" w:space="0" w:color="auto"/>
                                    <w:bottom w:val="none" w:sz="0" w:space="0" w:color="auto"/>
                                    <w:right w:val="none" w:sz="0" w:space="0" w:color="auto"/>
                                  </w:divBdr>
                                  <w:divsChild>
                                    <w:div w:id="19402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67219">
                          <w:marLeft w:val="0"/>
                          <w:marRight w:val="0"/>
                          <w:marTop w:val="0"/>
                          <w:marBottom w:val="0"/>
                          <w:divBdr>
                            <w:top w:val="none" w:sz="0" w:space="0" w:color="auto"/>
                            <w:left w:val="none" w:sz="0" w:space="0" w:color="auto"/>
                            <w:bottom w:val="none" w:sz="0" w:space="0" w:color="auto"/>
                            <w:right w:val="none" w:sz="0" w:space="0" w:color="auto"/>
                          </w:divBdr>
                          <w:divsChild>
                            <w:div w:id="518356291">
                              <w:marLeft w:val="0"/>
                              <w:marRight w:val="0"/>
                              <w:marTop w:val="0"/>
                              <w:marBottom w:val="0"/>
                              <w:divBdr>
                                <w:top w:val="none" w:sz="0" w:space="0" w:color="auto"/>
                                <w:left w:val="none" w:sz="0" w:space="0" w:color="auto"/>
                                <w:bottom w:val="none" w:sz="0" w:space="0" w:color="auto"/>
                                <w:right w:val="none" w:sz="0" w:space="0" w:color="auto"/>
                              </w:divBdr>
                            </w:div>
                            <w:div w:id="476915195">
                              <w:marLeft w:val="0"/>
                              <w:marRight w:val="0"/>
                              <w:marTop w:val="0"/>
                              <w:marBottom w:val="0"/>
                              <w:divBdr>
                                <w:top w:val="none" w:sz="0" w:space="0" w:color="auto"/>
                                <w:left w:val="none" w:sz="0" w:space="0" w:color="auto"/>
                                <w:bottom w:val="none" w:sz="0" w:space="0" w:color="auto"/>
                                <w:right w:val="none" w:sz="0" w:space="0" w:color="auto"/>
                              </w:divBdr>
                              <w:divsChild>
                                <w:div w:id="2078504512">
                                  <w:marLeft w:val="0"/>
                                  <w:marRight w:val="0"/>
                                  <w:marTop w:val="0"/>
                                  <w:marBottom w:val="300"/>
                                  <w:divBdr>
                                    <w:top w:val="single" w:sz="6" w:space="15" w:color="E6E6E6"/>
                                    <w:left w:val="single" w:sz="6" w:space="15" w:color="E6E6E6"/>
                                    <w:bottom w:val="single" w:sz="6" w:space="15" w:color="E6E6E6"/>
                                    <w:right w:val="single" w:sz="6" w:space="15" w:color="E6E6E6"/>
                                  </w:divBdr>
                                  <w:divsChild>
                                    <w:div w:id="721831053">
                                      <w:marLeft w:val="0"/>
                                      <w:marRight w:val="0"/>
                                      <w:marTop w:val="0"/>
                                      <w:marBottom w:val="0"/>
                                      <w:divBdr>
                                        <w:top w:val="none" w:sz="0" w:space="0" w:color="auto"/>
                                        <w:left w:val="none" w:sz="0" w:space="0" w:color="auto"/>
                                        <w:bottom w:val="none" w:sz="0" w:space="0" w:color="auto"/>
                                        <w:right w:val="none" w:sz="0" w:space="0" w:color="auto"/>
                                      </w:divBdr>
                                      <w:divsChild>
                                        <w:div w:id="6560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244200">
                      <w:marLeft w:val="0"/>
                      <w:marRight w:val="0"/>
                      <w:marTop w:val="0"/>
                      <w:marBottom w:val="0"/>
                      <w:divBdr>
                        <w:top w:val="none" w:sz="0" w:space="0" w:color="auto"/>
                        <w:left w:val="none" w:sz="0" w:space="0" w:color="auto"/>
                        <w:bottom w:val="none" w:sz="0" w:space="0" w:color="auto"/>
                        <w:right w:val="none" w:sz="0" w:space="0" w:color="auto"/>
                      </w:divBdr>
                      <w:divsChild>
                        <w:div w:id="979262458">
                          <w:marLeft w:val="0"/>
                          <w:marRight w:val="0"/>
                          <w:marTop w:val="0"/>
                          <w:marBottom w:val="0"/>
                          <w:divBdr>
                            <w:top w:val="none" w:sz="0" w:space="0" w:color="auto"/>
                            <w:left w:val="none" w:sz="0" w:space="0" w:color="auto"/>
                            <w:bottom w:val="none" w:sz="0" w:space="0" w:color="auto"/>
                            <w:right w:val="none" w:sz="0" w:space="0" w:color="auto"/>
                          </w:divBdr>
                        </w:div>
                        <w:div w:id="19403998">
                          <w:marLeft w:val="0"/>
                          <w:marRight w:val="0"/>
                          <w:marTop w:val="0"/>
                          <w:marBottom w:val="0"/>
                          <w:divBdr>
                            <w:top w:val="none" w:sz="0" w:space="0" w:color="auto"/>
                            <w:left w:val="none" w:sz="0" w:space="0" w:color="auto"/>
                            <w:bottom w:val="none" w:sz="0" w:space="0" w:color="auto"/>
                            <w:right w:val="none" w:sz="0" w:space="0" w:color="auto"/>
                          </w:divBdr>
                          <w:divsChild>
                            <w:div w:id="2899465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74699060">
                                  <w:marLeft w:val="0"/>
                                  <w:marRight w:val="0"/>
                                  <w:marTop w:val="0"/>
                                  <w:marBottom w:val="0"/>
                                  <w:divBdr>
                                    <w:top w:val="none" w:sz="0" w:space="0" w:color="auto"/>
                                    <w:left w:val="none" w:sz="0" w:space="0" w:color="auto"/>
                                    <w:bottom w:val="none" w:sz="0" w:space="0" w:color="auto"/>
                                    <w:right w:val="none" w:sz="0" w:space="0" w:color="auto"/>
                                  </w:divBdr>
                                  <w:divsChild>
                                    <w:div w:id="81075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76916">
                          <w:marLeft w:val="0"/>
                          <w:marRight w:val="0"/>
                          <w:marTop w:val="0"/>
                          <w:marBottom w:val="0"/>
                          <w:divBdr>
                            <w:top w:val="none" w:sz="0" w:space="0" w:color="auto"/>
                            <w:left w:val="none" w:sz="0" w:space="0" w:color="auto"/>
                            <w:bottom w:val="none" w:sz="0" w:space="0" w:color="auto"/>
                            <w:right w:val="none" w:sz="0" w:space="0" w:color="auto"/>
                          </w:divBdr>
                        </w:div>
                        <w:div w:id="22220060">
                          <w:marLeft w:val="0"/>
                          <w:marRight w:val="0"/>
                          <w:marTop w:val="0"/>
                          <w:marBottom w:val="0"/>
                          <w:divBdr>
                            <w:top w:val="none" w:sz="0" w:space="0" w:color="auto"/>
                            <w:left w:val="none" w:sz="0" w:space="0" w:color="auto"/>
                            <w:bottom w:val="none" w:sz="0" w:space="0" w:color="auto"/>
                            <w:right w:val="none" w:sz="0" w:space="0" w:color="auto"/>
                          </w:divBdr>
                          <w:divsChild>
                            <w:div w:id="12145882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6631353">
                                  <w:marLeft w:val="0"/>
                                  <w:marRight w:val="0"/>
                                  <w:marTop w:val="0"/>
                                  <w:marBottom w:val="0"/>
                                  <w:divBdr>
                                    <w:top w:val="none" w:sz="0" w:space="0" w:color="auto"/>
                                    <w:left w:val="none" w:sz="0" w:space="0" w:color="auto"/>
                                    <w:bottom w:val="none" w:sz="0" w:space="0" w:color="auto"/>
                                    <w:right w:val="none" w:sz="0" w:space="0" w:color="auto"/>
                                  </w:divBdr>
                                  <w:divsChild>
                                    <w:div w:id="5166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529655">
                          <w:marLeft w:val="0"/>
                          <w:marRight w:val="0"/>
                          <w:marTop w:val="0"/>
                          <w:marBottom w:val="0"/>
                          <w:divBdr>
                            <w:top w:val="none" w:sz="0" w:space="0" w:color="auto"/>
                            <w:left w:val="none" w:sz="0" w:space="0" w:color="auto"/>
                            <w:bottom w:val="none" w:sz="0" w:space="0" w:color="auto"/>
                            <w:right w:val="none" w:sz="0" w:space="0" w:color="auto"/>
                          </w:divBdr>
                        </w:div>
                        <w:div w:id="802117079">
                          <w:marLeft w:val="0"/>
                          <w:marRight w:val="0"/>
                          <w:marTop w:val="0"/>
                          <w:marBottom w:val="0"/>
                          <w:divBdr>
                            <w:top w:val="none" w:sz="0" w:space="0" w:color="auto"/>
                            <w:left w:val="none" w:sz="0" w:space="0" w:color="auto"/>
                            <w:bottom w:val="none" w:sz="0" w:space="0" w:color="auto"/>
                            <w:right w:val="none" w:sz="0" w:space="0" w:color="auto"/>
                          </w:divBdr>
                          <w:divsChild>
                            <w:div w:id="17806367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01040241">
                                  <w:marLeft w:val="0"/>
                                  <w:marRight w:val="0"/>
                                  <w:marTop w:val="0"/>
                                  <w:marBottom w:val="0"/>
                                  <w:divBdr>
                                    <w:top w:val="none" w:sz="0" w:space="0" w:color="auto"/>
                                    <w:left w:val="none" w:sz="0" w:space="0" w:color="auto"/>
                                    <w:bottom w:val="none" w:sz="0" w:space="0" w:color="auto"/>
                                    <w:right w:val="none" w:sz="0" w:space="0" w:color="auto"/>
                                  </w:divBdr>
                                  <w:divsChild>
                                    <w:div w:id="8345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722887">
                      <w:marLeft w:val="0"/>
                      <w:marRight w:val="0"/>
                      <w:marTop w:val="0"/>
                      <w:marBottom w:val="0"/>
                      <w:divBdr>
                        <w:top w:val="none" w:sz="0" w:space="0" w:color="auto"/>
                        <w:left w:val="none" w:sz="0" w:space="0" w:color="auto"/>
                        <w:bottom w:val="none" w:sz="0" w:space="0" w:color="auto"/>
                        <w:right w:val="none" w:sz="0" w:space="0" w:color="auto"/>
                      </w:divBdr>
                      <w:divsChild>
                        <w:div w:id="2101439514">
                          <w:marLeft w:val="0"/>
                          <w:marRight w:val="0"/>
                          <w:marTop w:val="0"/>
                          <w:marBottom w:val="0"/>
                          <w:divBdr>
                            <w:top w:val="none" w:sz="0" w:space="0" w:color="auto"/>
                            <w:left w:val="none" w:sz="0" w:space="0" w:color="auto"/>
                            <w:bottom w:val="none" w:sz="0" w:space="0" w:color="auto"/>
                            <w:right w:val="none" w:sz="0" w:space="0" w:color="auto"/>
                          </w:divBdr>
                        </w:div>
                        <w:div w:id="1145194798">
                          <w:marLeft w:val="0"/>
                          <w:marRight w:val="0"/>
                          <w:marTop w:val="0"/>
                          <w:marBottom w:val="0"/>
                          <w:divBdr>
                            <w:top w:val="none" w:sz="0" w:space="0" w:color="auto"/>
                            <w:left w:val="none" w:sz="0" w:space="0" w:color="auto"/>
                            <w:bottom w:val="none" w:sz="0" w:space="0" w:color="auto"/>
                            <w:right w:val="none" w:sz="0" w:space="0" w:color="auto"/>
                          </w:divBdr>
                          <w:divsChild>
                            <w:div w:id="9975358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432752476">
                                  <w:marLeft w:val="0"/>
                                  <w:marRight w:val="0"/>
                                  <w:marTop w:val="0"/>
                                  <w:marBottom w:val="0"/>
                                  <w:divBdr>
                                    <w:top w:val="none" w:sz="0" w:space="0" w:color="auto"/>
                                    <w:left w:val="none" w:sz="0" w:space="0" w:color="auto"/>
                                    <w:bottom w:val="none" w:sz="0" w:space="0" w:color="auto"/>
                                    <w:right w:val="none" w:sz="0" w:space="0" w:color="auto"/>
                                  </w:divBdr>
                                  <w:divsChild>
                                    <w:div w:id="15164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50647">
                          <w:marLeft w:val="0"/>
                          <w:marRight w:val="0"/>
                          <w:marTop w:val="0"/>
                          <w:marBottom w:val="0"/>
                          <w:divBdr>
                            <w:top w:val="none" w:sz="0" w:space="0" w:color="auto"/>
                            <w:left w:val="none" w:sz="0" w:space="0" w:color="auto"/>
                            <w:bottom w:val="none" w:sz="0" w:space="0" w:color="auto"/>
                            <w:right w:val="none" w:sz="0" w:space="0" w:color="auto"/>
                          </w:divBdr>
                        </w:div>
                        <w:div w:id="1628927105">
                          <w:marLeft w:val="0"/>
                          <w:marRight w:val="0"/>
                          <w:marTop w:val="0"/>
                          <w:marBottom w:val="0"/>
                          <w:divBdr>
                            <w:top w:val="none" w:sz="0" w:space="0" w:color="auto"/>
                            <w:left w:val="none" w:sz="0" w:space="0" w:color="auto"/>
                            <w:bottom w:val="none" w:sz="0" w:space="0" w:color="auto"/>
                            <w:right w:val="none" w:sz="0" w:space="0" w:color="auto"/>
                          </w:divBdr>
                          <w:divsChild>
                            <w:div w:id="7205155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76245882">
                                  <w:marLeft w:val="0"/>
                                  <w:marRight w:val="0"/>
                                  <w:marTop w:val="0"/>
                                  <w:marBottom w:val="0"/>
                                  <w:divBdr>
                                    <w:top w:val="none" w:sz="0" w:space="0" w:color="auto"/>
                                    <w:left w:val="none" w:sz="0" w:space="0" w:color="auto"/>
                                    <w:bottom w:val="none" w:sz="0" w:space="0" w:color="auto"/>
                                    <w:right w:val="none" w:sz="0" w:space="0" w:color="auto"/>
                                  </w:divBdr>
                                  <w:divsChild>
                                    <w:div w:id="11301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062153">
                      <w:marLeft w:val="0"/>
                      <w:marRight w:val="0"/>
                      <w:marTop w:val="0"/>
                      <w:marBottom w:val="0"/>
                      <w:divBdr>
                        <w:top w:val="none" w:sz="0" w:space="0" w:color="auto"/>
                        <w:left w:val="none" w:sz="0" w:space="0" w:color="auto"/>
                        <w:bottom w:val="none" w:sz="0" w:space="0" w:color="auto"/>
                        <w:right w:val="none" w:sz="0" w:space="0" w:color="auto"/>
                      </w:divBdr>
                      <w:divsChild>
                        <w:div w:id="1184829061">
                          <w:marLeft w:val="0"/>
                          <w:marRight w:val="0"/>
                          <w:marTop w:val="0"/>
                          <w:marBottom w:val="0"/>
                          <w:divBdr>
                            <w:top w:val="none" w:sz="0" w:space="0" w:color="auto"/>
                            <w:left w:val="none" w:sz="0" w:space="0" w:color="auto"/>
                            <w:bottom w:val="none" w:sz="0" w:space="0" w:color="auto"/>
                            <w:right w:val="none" w:sz="0" w:space="0" w:color="auto"/>
                          </w:divBdr>
                        </w:div>
                        <w:div w:id="40443701">
                          <w:marLeft w:val="0"/>
                          <w:marRight w:val="0"/>
                          <w:marTop w:val="0"/>
                          <w:marBottom w:val="0"/>
                          <w:divBdr>
                            <w:top w:val="none" w:sz="0" w:space="0" w:color="auto"/>
                            <w:left w:val="none" w:sz="0" w:space="0" w:color="auto"/>
                            <w:bottom w:val="none" w:sz="0" w:space="0" w:color="auto"/>
                            <w:right w:val="none" w:sz="0" w:space="0" w:color="auto"/>
                          </w:divBdr>
                          <w:divsChild>
                            <w:div w:id="111805973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04124712">
                                  <w:marLeft w:val="0"/>
                                  <w:marRight w:val="0"/>
                                  <w:marTop w:val="0"/>
                                  <w:marBottom w:val="0"/>
                                  <w:divBdr>
                                    <w:top w:val="none" w:sz="0" w:space="0" w:color="auto"/>
                                    <w:left w:val="none" w:sz="0" w:space="0" w:color="auto"/>
                                    <w:bottom w:val="none" w:sz="0" w:space="0" w:color="auto"/>
                                    <w:right w:val="none" w:sz="0" w:space="0" w:color="auto"/>
                                  </w:divBdr>
                                  <w:divsChild>
                                    <w:div w:id="1549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921594">
                          <w:marLeft w:val="0"/>
                          <w:marRight w:val="0"/>
                          <w:marTop w:val="0"/>
                          <w:marBottom w:val="0"/>
                          <w:divBdr>
                            <w:top w:val="none" w:sz="0" w:space="0" w:color="auto"/>
                            <w:left w:val="none" w:sz="0" w:space="0" w:color="auto"/>
                            <w:bottom w:val="none" w:sz="0" w:space="0" w:color="auto"/>
                            <w:right w:val="none" w:sz="0" w:space="0" w:color="auto"/>
                          </w:divBdr>
                        </w:div>
                        <w:div w:id="1354459055">
                          <w:marLeft w:val="0"/>
                          <w:marRight w:val="0"/>
                          <w:marTop w:val="0"/>
                          <w:marBottom w:val="0"/>
                          <w:divBdr>
                            <w:top w:val="none" w:sz="0" w:space="0" w:color="auto"/>
                            <w:left w:val="none" w:sz="0" w:space="0" w:color="auto"/>
                            <w:bottom w:val="none" w:sz="0" w:space="0" w:color="auto"/>
                            <w:right w:val="none" w:sz="0" w:space="0" w:color="auto"/>
                          </w:divBdr>
                          <w:divsChild>
                            <w:div w:id="8049310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7658841">
                                  <w:marLeft w:val="0"/>
                                  <w:marRight w:val="0"/>
                                  <w:marTop w:val="0"/>
                                  <w:marBottom w:val="0"/>
                                  <w:divBdr>
                                    <w:top w:val="none" w:sz="0" w:space="0" w:color="auto"/>
                                    <w:left w:val="none" w:sz="0" w:space="0" w:color="auto"/>
                                    <w:bottom w:val="none" w:sz="0" w:space="0" w:color="auto"/>
                                    <w:right w:val="none" w:sz="0" w:space="0" w:color="auto"/>
                                  </w:divBdr>
                                  <w:divsChild>
                                    <w:div w:id="9090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579196">
                          <w:marLeft w:val="0"/>
                          <w:marRight w:val="0"/>
                          <w:marTop w:val="0"/>
                          <w:marBottom w:val="0"/>
                          <w:divBdr>
                            <w:top w:val="none" w:sz="0" w:space="0" w:color="auto"/>
                            <w:left w:val="none" w:sz="0" w:space="0" w:color="auto"/>
                            <w:bottom w:val="none" w:sz="0" w:space="0" w:color="auto"/>
                            <w:right w:val="none" w:sz="0" w:space="0" w:color="auto"/>
                          </w:divBdr>
                        </w:div>
                      </w:divsChild>
                    </w:div>
                    <w:div w:id="576793446">
                      <w:marLeft w:val="0"/>
                      <w:marRight w:val="0"/>
                      <w:marTop w:val="0"/>
                      <w:marBottom w:val="0"/>
                      <w:divBdr>
                        <w:top w:val="none" w:sz="0" w:space="0" w:color="auto"/>
                        <w:left w:val="none" w:sz="0" w:space="0" w:color="auto"/>
                        <w:bottom w:val="none" w:sz="0" w:space="0" w:color="auto"/>
                        <w:right w:val="none" w:sz="0" w:space="0" w:color="auto"/>
                      </w:divBdr>
                      <w:divsChild>
                        <w:div w:id="2060591777">
                          <w:marLeft w:val="0"/>
                          <w:marRight w:val="0"/>
                          <w:marTop w:val="0"/>
                          <w:marBottom w:val="0"/>
                          <w:divBdr>
                            <w:top w:val="none" w:sz="0" w:space="0" w:color="auto"/>
                            <w:left w:val="none" w:sz="0" w:space="0" w:color="auto"/>
                            <w:bottom w:val="none" w:sz="0" w:space="0" w:color="auto"/>
                            <w:right w:val="none" w:sz="0" w:space="0" w:color="auto"/>
                          </w:divBdr>
                        </w:div>
                        <w:div w:id="574095435">
                          <w:marLeft w:val="0"/>
                          <w:marRight w:val="0"/>
                          <w:marTop w:val="0"/>
                          <w:marBottom w:val="0"/>
                          <w:divBdr>
                            <w:top w:val="none" w:sz="0" w:space="0" w:color="auto"/>
                            <w:left w:val="none" w:sz="0" w:space="0" w:color="auto"/>
                            <w:bottom w:val="none" w:sz="0" w:space="0" w:color="auto"/>
                            <w:right w:val="none" w:sz="0" w:space="0" w:color="auto"/>
                          </w:divBdr>
                          <w:divsChild>
                            <w:div w:id="7850062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93872196">
                                  <w:marLeft w:val="0"/>
                                  <w:marRight w:val="0"/>
                                  <w:marTop w:val="0"/>
                                  <w:marBottom w:val="0"/>
                                  <w:divBdr>
                                    <w:top w:val="none" w:sz="0" w:space="0" w:color="auto"/>
                                    <w:left w:val="none" w:sz="0" w:space="0" w:color="auto"/>
                                    <w:bottom w:val="none" w:sz="0" w:space="0" w:color="auto"/>
                                    <w:right w:val="none" w:sz="0" w:space="0" w:color="auto"/>
                                  </w:divBdr>
                                  <w:divsChild>
                                    <w:div w:id="4133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830573">
                          <w:marLeft w:val="0"/>
                          <w:marRight w:val="0"/>
                          <w:marTop w:val="0"/>
                          <w:marBottom w:val="0"/>
                          <w:divBdr>
                            <w:top w:val="none" w:sz="0" w:space="0" w:color="auto"/>
                            <w:left w:val="none" w:sz="0" w:space="0" w:color="auto"/>
                            <w:bottom w:val="none" w:sz="0" w:space="0" w:color="auto"/>
                            <w:right w:val="none" w:sz="0" w:space="0" w:color="auto"/>
                          </w:divBdr>
                        </w:div>
                        <w:div w:id="267856308">
                          <w:marLeft w:val="0"/>
                          <w:marRight w:val="0"/>
                          <w:marTop w:val="0"/>
                          <w:marBottom w:val="0"/>
                          <w:divBdr>
                            <w:top w:val="none" w:sz="0" w:space="0" w:color="auto"/>
                            <w:left w:val="none" w:sz="0" w:space="0" w:color="auto"/>
                            <w:bottom w:val="none" w:sz="0" w:space="0" w:color="auto"/>
                            <w:right w:val="none" w:sz="0" w:space="0" w:color="auto"/>
                          </w:divBdr>
                          <w:divsChild>
                            <w:div w:id="1187597941">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1129683">
                                  <w:marLeft w:val="0"/>
                                  <w:marRight w:val="0"/>
                                  <w:marTop w:val="0"/>
                                  <w:marBottom w:val="0"/>
                                  <w:divBdr>
                                    <w:top w:val="none" w:sz="0" w:space="0" w:color="auto"/>
                                    <w:left w:val="none" w:sz="0" w:space="0" w:color="auto"/>
                                    <w:bottom w:val="none" w:sz="0" w:space="0" w:color="auto"/>
                                    <w:right w:val="none" w:sz="0" w:space="0" w:color="auto"/>
                                  </w:divBdr>
                                  <w:divsChild>
                                    <w:div w:id="9966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14132">
                          <w:marLeft w:val="0"/>
                          <w:marRight w:val="0"/>
                          <w:marTop w:val="0"/>
                          <w:marBottom w:val="0"/>
                          <w:divBdr>
                            <w:top w:val="none" w:sz="0" w:space="0" w:color="auto"/>
                            <w:left w:val="none" w:sz="0" w:space="0" w:color="auto"/>
                            <w:bottom w:val="none" w:sz="0" w:space="0" w:color="auto"/>
                            <w:right w:val="none" w:sz="0" w:space="0" w:color="auto"/>
                          </w:divBdr>
                        </w:div>
                        <w:div w:id="1985353335">
                          <w:marLeft w:val="0"/>
                          <w:marRight w:val="0"/>
                          <w:marTop w:val="0"/>
                          <w:marBottom w:val="0"/>
                          <w:divBdr>
                            <w:top w:val="none" w:sz="0" w:space="0" w:color="auto"/>
                            <w:left w:val="none" w:sz="0" w:space="0" w:color="auto"/>
                            <w:bottom w:val="none" w:sz="0" w:space="0" w:color="auto"/>
                            <w:right w:val="none" w:sz="0" w:space="0" w:color="auto"/>
                          </w:divBdr>
                          <w:divsChild>
                            <w:div w:id="11896409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409428580">
                                  <w:marLeft w:val="0"/>
                                  <w:marRight w:val="0"/>
                                  <w:marTop w:val="0"/>
                                  <w:marBottom w:val="0"/>
                                  <w:divBdr>
                                    <w:top w:val="none" w:sz="0" w:space="0" w:color="auto"/>
                                    <w:left w:val="none" w:sz="0" w:space="0" w:color="auto"/>
                                    <w:bottom w:val="none" w:sz="0" w:space="0" w:color="auto"/>
                                    <w:right w:val="none" w:sz="0" w:space="0" w:color="auto"/>
                                  </w:divBdr>
                                  <w:divsChild>
                                    <w:div w:id="3796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394694">
                          <w:marLeft w:val="0"/>
                          <w:marRight w:val="0"/>
                          <w:marTop w:val="450"/>
                          <w:marBottom w:val="450"/>
                          <w:divBdr>
                            <w:top w:val="none" w:sz="0" w:space="0" w:color="auto"/>
                            <w:left w:val="single" w:sz="24" w:space="0" w:color="6DB33F"/>
                            <w:bottom w:val="none" w:sz="0" w:space="0" w:color="auto"/>
                            <w:right w:val="none" w:sz="0" w:space="0" w:color="auto"/>
                          </w:divBdr>
                          <w:divsChild>
                            <w:div w:id="1756779273">
                              <w:marLeft w:val="0"/>
                              <w:marRight w:val="0"/>
                              <w:marTop w:val="0"/>
                              <w:marBottom w:val="0"/>
                              <w:divBdr>
                                <w:top w:val="none" w:sz="0" w:space="0" w:color="auto"/>
                                <w:left w:val="none" w:sz="0" w:space="0" w:color="auto"/>
                                <w:bottom w:val="none" w:sz="0" w:space="0" w:color="auto"/>
                                <w:right w:val="none" w:sz="0" w:space="0" w:color="auto"/>
                              </w:divBdr>
                            </w:div>
                            <w:div w:id="268508263">
                              <w:marLeft w:val="0"/>
                              <w:marRight w:val="0"/>
                              <w:marTop w:val="0"/>
                              <w:marBottom w:val="0"/>
                              <w:divBdr>
                                <w:top w:val="none" w:sz="0" w:space="0" w:color="auto"/>
                                <w:left w:val="none" w:sz="0" w:space="0" w:color="auto"/>
                                <w:bottom w:val="none" w:sz="0" w:space="0" w:color="auto"/>
                                <w:right w:val="none" w:sz="0" w:space="0" w:color="auto"/>
                              </w:divBdr>
                              <w:divsChild>
                                <w:div w:id="310057452">
                                  <w:marLeft w:val="0"/>
                                  <w:marRight w:val="0"/>
                                  <w:marTop w:val="0"/>
                                  <w:marBottom w:val="0"/>
                                  <w:divBdr>
                                    <w:top w:val="single" w:sz="6" w:space="15" w:color="E6E6E6"/>
                                    <w:left w:val="single" w:sz="6" w:space="15" w:color="E6E6E6"/>
                                    <w:bottom w:val="single" w:sz="6" w:space="15" w:color="E6E6E6"/>
                                    <w:right w:val="single" w:sz="6" w:space="15" w:color="E6E6E6"/>
                                  </w:divBdr>
                                  <w:divsChild>
                                    <w:div w:id="717053888">
                                      <w:marLeft w:val="0"/>
                                      <w:marRight w:val="0"/>
                                      <w:marTop w:val="0"/>
                                      <w:marBottom w:val="300"/>
                                      <w:divBdr>
                                        <w:top w:val="none" w:sz="0" w:space="0" w:color="auto"/>
                                        <w:left w:val="none" w:sz="0" w:space="0" w:color="auto"/>
                                        <w:bottom w:val="none" w:sz="0" w:space="0" w:color="auto"/>
                                        <w:right w:val="none" w:sz="0" w:space="0" w:color="auto"/>
                                      </w:divBdr>
                                      <w:divsChild>
                                        <w:div w:id="618297987">
                                          <w:marLeft w:val="0"/>
                                          <w:marRight w:val="0"/>
                                          <w:marTop w:val="0"/>
                                          <w:marBottom w:val="0"/>
                                          <w:divBdr>
                                            <w:top w:val="none" w:sz="0" w:space="0" w:color="auto"/>
                                            <w:left w:val="none" w:sz="0" w:space="0" w:color="auto"/>
                                            <w:bottom w:val="none" w:sz="0" w:space="0" w:color="auto"/>
                                            <w:right w:val="none" w:sz="0" w:space="0" w:color="auto"/>
                                          </w:divBdr>
                                        </w:div>
                                      </w:divsChild>
                                    </w:div>
                                    <w:div w:id="17499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863739">
                      <w:marLeft w:val="0"/>
                      <w:marRight w:val="0"/>
                      <w:marTop w:val="0"/>
                      <w:marBottom w:val="0"/>
                      <w:divBdr>
                        <w:top w:val="none" w:sz="0" w:space="0" w:color="auto"/>
                        <w:left w:val="none" w:sz="0" w:space="0" w:color="auto"/>
                        <w:bottom w:val="none" w:sz="0" w:space="0" w:color="auto"/>
                        <w:right w:val="none" w:sz="0" w:space="0" w:color="auto"/>
                      </w:divBdr>
                      <w:divsChild>
                        <w:div w:id="1887716381">
                          <w:marLeft w:val="0"/>
                          <w:marRight w:val="0"/>
                          <w:marTop w:val="0"/>
                          <w:marBottom w:val="0"/>
                          <w:divBdr>
                            <w:top w:val="none" w:sz="0" w:space="0" w:color="auto"/>
                            <w:left w:val="none" w:sz="0" w:space="0" w:color="auto"/>
                            <w:bottom w:val="none" w:sz="0" w:space="0" w:color="auto"/>
                            <w:right w:val="none" w:sz="0" w:space="0" w:color="auto"/>
                          </w:divBdr>
                        </w:div>
                        <w:div w:id="1460563784">
                          <w:marLeft w:val="0"/>
                          <w:marRight w:val="0"/>
                          <w:marTop w:val="0"/>
                          <w:marBottom w:val="0"/>
                          <w:divBdr>
                            <w:top w:val="none" w:sz="0" w:space="0" w:color="auto"/>
                            <w:left w:val="none" w:sz="0" w:space="0" w:color="auto"/>
                            <w:bottom w:val="none" w:sz="0" w:space="0" w:color="auto"/>
                            <w:right w:val="none" w:sz="0" w:space="0" w:color="auto"/>
                          </w:divBdr>
                          <w:divsChild>
                            <w:div w:id="1634719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26838144">
                                  <w:marLeft w:val="0"/>
                                  <w:marRight w:val="0"/>
                                  <w:marTop w:val="0"/>
                                  <w:marBottom w:val="0"/>
                                  <w:divBdr>
                                    <w:top w:val="none" w:sz="0" w:space="0" w:color="auto"/>
                                    <w:left w:val="none" w:sz="0" w:space="0" w:color="auto"/>
                                    <w:bottom w:val="none" w:sz="0" w:space="0" w:color="auto"/>
                                    <w:right w:val="none" w:sz="0" w:space="0" w:color="auto"/>
                                  </w:divBdr>
                                  <w:divsChild>
                                    <w:div w:id="7703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11871">
                      <w:marLeft w:val="0"/>
                      <w:marRight w:val="0"/>
                      <w:marTop w:val="0"/>
                      <w:marBottom w:val="0"/>
                      <w:divBdr>
                        <w:top w:val="none" w:sz="0" w:space="0" w:color="auto"/>
                        <w:left w:val="none" w:sz="0" w:space="0" w:color="auto"/>
                        <w:bottom w:val="none" w:sz="0" w:space="0" w:color="auto"/>
                        <w:right w:val="none" w:sz="0" w:space="0" w:color="auto"/>
                      </w:divBdr>
                      <w:divsChild>
                        <w:div w:id="840855965">
                          <w:marLeft w:val="0"/>
                          <w:marRight w:val="0"/>
                          <w:marTop w:val="0"/>
                          <w:marBottom w:val="0"/>
                          <w:divBdr>
                            <w:top w:val="none" w:sz="0" w:space="0" w:color="auto"/>
                            <w:left w:val="none" w:sz="0" w:space="0" w:color="auto"/>
                            <w:bottom w:val="none" w:sz="0" w:space="0" w:color="auto"/>
                            <w:right w:val="none" w:sz="0" w:space="0" w:color="auto"/>
                          </w:divBdr>
                        </w:div>
                        <w:div w:id="813058526">
                          <w:marLeft w:val="0"/>
                          <w:marRight w:val="0"/>
                          <w:marTop w:val="0"/>
                          <w:marBottom w:val="0"/>
                          <w:divBdr>
                            <w:top w:val="none" w:sz="0" w:space="0" w:color="auto"/>
                            <w:left w:val="none" w:sz="0" w:space="0" w:color="auto"/>
                            <w:bottom w:val="none" w:sz="0" w:space="0" w:color="auto"/>
                            <w:right w:val="none" w:sz="0" w:space="0" w:color="auto"/>
                          </w:divBdr>
                        </w:div>
                        <w:div w:id="1954705792">
                          <w:marLeft w:val="0"/>
                          <w:marRight w:val="0"/>
                          <w:marTop w:val="0"/>
                          <w:marBottom w:val="0"/>
                          <w:divBdr>
                            <w:top w:val="none" w:sz="0" w:space="0" w:color="auto"/>
                            <w:left w:val="none" w:sz="0" w:space="0" w:color="auto"/>
                            <w:bottom w:val="none" w:sz="0" w:space="0" w:color="auto"/>
                            <w:right w:val="none" w:sz="0" w:space="0" w:color="auto"/>
                          </w:divBdr>
                          <w:divsChild>
                            <w:div w:id="4828153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5598851">
                                  <w:marLeft w:val="0"/>
                                  <w:marRight w:val="0"/>
                                  <w:marTop w:val="0"/>
                                  <w:marBottom w:val="0"/>
                                  <w:divBdr>
                                    <w:top w:val="none" w:sz="0" w:space="0" w:color="auto"/>
                                    <w:left w:val="none" w:sz="0" w:space="0" w:color="auto"/>
                                    <w:bottom w:val="none" w:sz="0" w:space="0" w:color="auto"/>
                                    <w:right w:val="none" w:sz="0" w:space="0" w:color="auto"/>
                                  </w:divBdr>
                                  <w:divsChild>
                                    <w:div w:id="150917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75926">
                          <w:marLeft w:val="0"/>
                          <w:marRight w:val="0"/>
                          <w:marTop w:val="0"/>
                          <w:marBottom w:val="0"/>
                          <w:divBdr>
                            <w:top w:val="none" w:sz="0" w:space="0" w:color="auto"/>
                            <w:left w:val="none" w:sz="0" w:space="0" w:color="auto"/>
                            <w:bottom w:val="none" w:sz="0" w:space="0" w:color="auto"/>
                            <w:right w:val="none" w:sz="0" w:space="0" w:color="auto"/>
                          </w:divBdr>
                        </w:div>
                        <w:div w:id="325280596">
                          <w:marLeft w:val="0"/>
                          <w:marRight w:val="0"/>
                          <w:marTop w:val="0"/>
                          <w:marBottom w:val="0"/>
                          <w:divBdr>
                            <w:top w:val="none" w:sz="0" w:space="0" w:color="auto"/>
                            <w:left w:val="none" w:sz="0" w:space="0" w:color="auto"/>
                            <w:bottom w:val="none" w:sz="0" w:space="0" w:color="auto"/>
                            <w:right w:val="none" w:sz="0" w:space="0" w:color="auto"/>
                          </w:divBdr>
                        </w:div>
                        <w:div w:id="1337079672">
                          <w:marLeft w:val="0"/>
                          <w:marRight w:val="0"/>
                          <w:marTop w:val="0"/>
                          <w:marBottom w:val="0"/>
                          <w:divBdr>
                            <w:top w:val="none" w:sz="0" w:space="0" w:color="auto"/>
                            <w:left w:val="none" w:sz="0" w:space="0" w:color="auto"/>
                            <w:bottom w:val="none" w:sz="0" w:space="0" w:color="auto"/>
                            <w:right w:val="none" w:sz="0" w:space="0" w:color="auto"/>
                          </w:divBdr>
                          <w:divsChild>
                            <w:div w:id="290943463">
                              <w:marLeft w:val="0"/>
                              <w:marRight w:val="0"/>
                              <w:marTop w:val="0"/>
                              <w:marBottom w:val="300"/>
                              <w:divBdr>
                                <w:top w:val="single" w:sz="6" w:space="15" w:color="E6E6E6"/>
                                <w:left w:val="single" w:sz="6" w:space="15" w:color="E6E6E6"/>
                                <w:bottom w:val="single" w:sz="6" w:space="15" w:color="E6E6E6"/>
                                <w:right w:val="single" w:sz="6" w:space="15" w:color="E6E6E6"/>
                              </w:divBdr>
                              <w:divsChild>
                                <w:div w:id="342317026">
                                  <w:marLeft w:val="0"/>
                                  <w:marRight w:val="0"/>
                                  <w:marTop w:val="0"/>
                                  <w:marBottom w:val="0"/>
                                  <w:divBdr>
                                    <w:top w:val="none" w:sz="0" w:space="0" w:color="auto"/>
                                    <w:left w:val="none" w:sz="0" w:space="0" w:color="auto"/>
                                    <w:bottom w:val="none" w:sz="0" w:space="0" w:color="auto"/>
                                    <w:right w:val="none" w:sz="0" w:space="0" w:color="auto"/>
                                  </w:divBdr>
                                  <w:divsChild>
                                    <w:div w:id="5686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05609">
                          <w:marLeft w:val="0"/>
                          <w:marRight w:val="0"/>
                          <w:marTop w:val="0"/>
                          <w:marBottom w:val="0"/>
                          <w:divBdr>
                            <w:top w:val="none" w:sz="0" w:space="0" w:color="auto"/>
                            <w:left w:val="none" w:sz="0" w:space="0" w:color="auto"/>
                            <w:bottom w:val="none" w:sz="0" w:space="0" w:color="auto"/>
                            <w:right w:val="none" w:sz="0" w:space="0" w:color="auto"/>
                          </w:divBdr>
                        </w:div>
                      </w:divsChild>
                    </w:div>
                    <w:div w:id="811287872">
                      <w:marLeft w:val="0"/>
                      <w:marRight w:val="0"/>
                      <w:marTop w:val="0"/>
                      <w:marBottom w:val="0"/>
                      <w:divBdr>
                        <w:top w:val="none" w:sz="0" w:space="0" w:color="auto"/>
                        <w:left w:val="none" w:sz="0" w:space="0" w:color="auto"/>
                        <w:bottom w:val="none" w:sz="0" w:space="0" w:color="auto"/>
                        <w:right w:val="none" w:sz="0" w:space="0" w:color="auto"/>
                      </w:divBdr>
                      <w:divsChild>
                        <w:div w:id="2077120446">
                          <w:marLeft w:val="0"/>
                          <w:marRight w:val="0"/>
                          <w:marTop w:val="0"/>
                          <w:marBottom w:val="0"/>
                          <w:divBdr>
                            <w:top w:val="none" w:sz="0" w:space="0" w:color="auto"/>
                            <w:left w:val="none" w:sz="0" w:space="0" w:color="auto"/>
                            <w:bottom w:val="none" w:sz="0" w:space="0" w:color="auto"/>
                            <w:right w:val="none" w:sz="0" w:space="0" w:color="auto"/>
                          </w:divBdr>
                        </w:div>
                        <w:div w:id="1624843115">
                          <w:marLeft w:val="0"/>
                          <w:marRight w:val="0"/>
                          <w:marTop w:val="0"/>
                          <w:marBottom w:val="0"/>
                          <w:divBdr>
                            <w:top w:val="none" w:sz="0" w:space="0" w:color="auto"/>
                            <w:left w:val="none" w:sz="0" w:space="0" w:color="auto"/>
                            <w:bottom w:val="none" w:sz="0" w:space="0" w:color="auto"/>
                            <w:right w:val="none" w:sz="0" w:space="0" w:color="auto"/>
                          </w:divBdr>
                          <w:divsChild>
                            <w:div w:id="31083838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25508727">
                                  <w:marLeft w:val="0"/>
                                  <w:marRight w:val="0"/>
                                  <w:marTop w:val="0"/>
                                  <w:marBottom w:val="0"/>
                                  <w:divBdr>
                                    <w:top w:val="none" w:sz="0" w:space="0" w:color="auto"/>
                                    <w:left w:val="none" w:sz="0" w:space="0" w:color="auto"/>
                                    <w:bottom w:val="none" w:sz="0" w:space="0" w:color="auto"/>
                                    <w:right w:val="none" w:sz="0" w:space="0" w:color="auto"/>
                                  </w:divBdr>
                                  <w:divsChild>
                                    <w:div w:id="6675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37586">
                          <w:marLeft w:val="0"/>
                          <w:marRight w:val="0"/>
                          <w:marTop w:val="0"/>
                          <w:marBottom w:val="0"/>
                          <w:divBdr>
                            <w:top w:val="none" w:sz="0" w:space="0" w:color="auto"/>
                            <w:left w:val="none" w:sz="0" w:space="0" w:color="auto"/>
                            <w:bottom w:val="none" w:sz="0" w:space="0" w:color="auto"/>
                            <w:right w:val="none" w:sz="0" w:space="0" w:color="auto"/>
                          </w:divBdr>
                        </w:div>
                      </w:divsChild>
                    </w:div>
                    <w:div w:id="1890530864">
                      <w:marLeft w:val="0"/>
                      <w:marRight w:val="0"/>
                      <w:marTop w:val="0"/>
                      <w:marBottom w:val="0"/>
                      <w:divBdr>
                        <w:top w:val="none" w:sz="0" w:space="0" w:color="auto"/>
                        <w:left w:val="none" w:sz="0" w:space="0" w:color="auto"/>
                        <w:bottom w:val="none" w:sz="0" w:space="0" w:color="auto"/>
                        <w:right w:val="none" w:sz="0" w:space="0" w:color="auto"/>
                      </w:divBdr>
                      <w:divsChild>
                        <w:div w:id="1398701403">
                          <w:marLeft w:val="0"/>
                          <w:marRight w:val="0"/>
                          <w:marTop w:val="0"/>
                          <w:marBottom w:val="0"/>
                          <w:divBdr>
                            <w:top w:val="none" w:sz="0" w:space="0" w:color="auto"/>
                            <w:left w:val="none" w:sz="0" w:space="0" w:color="auto"/>
                            <w:bottom w:val="none" w:sz="0" w:space="0" w:color="auto"/>
                            <w:right w:val="none" w:sz="0" w:space="0" w:color="auto"/>
                          </w:divBdr>
                        </w:div>
                        <w:div w:id="1194614228">
                          <w:marLeft w:val="0"/>
                          <w:marRight w:val="0"/>
                          <w:marTop w:val="0"/>
                          <w:marBottom w:val="0"/>
                          <w:divBdr>
                            <w:top w:val="none" w:sz="0" w:space="0" w:color="auto"/>
                            <w:left w:val="none" w:sz="0" w:space="0" w:color="auto"/>
                            <w:bottom w:val="none" w:sz="0" w:space="0" w:color="auto"/>
                            <w:right w:val="none" w:sz="0" w:space="0" w:color="auto"/>
                          </w:divBdr>
                          <w:divsChild>
                            <w:div w:id="12939457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06667663">
                                  <w:marLeft w:val="0"/>
                                  <w:marRight w:val="0"/>
                                  <w:marTop w:val="0"/>
                                  <w:marBottom w:val="0"/>
                                  <w:divBdr>
                                    <w:top w:val="none" w:sz="0" w:space="0" w:color="auto"/>
                                    <w:left w:val="none" w:sz="0" w:space="0" w:color="auto"/>
                                    <w:bottom w:val="none" w:sz="0" w:space="0" w:color="auto"/>
                                    <w:right w:val="none" w:sz="0" w:space="0" w:color="auto"/>
                                  </w:divBdr>
                                  <w:divsChild>
                                    <w:div w:id="124973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6809">
                          <w:marLeft w:val="0"/>
                          <w:marRight w:val="0"/>
                          <w:marTop w:val="0"/>
                          <w:marBottom w:val="0"/>
                          <w:divBdr>
                            <w:top w:val="none" w:sz="0" w:space="0" w:color="auto"/>
                            <w:left w:val="none" w:sz="0" w:space="0" w:color="auto"/>
                            <w:bottom w:val="none" w:sz="0" w:space="0" w:color="auto"/>
                            <w:right w:val="none" w:sz="0" w:space="0" w:color="auto"/>
                          </w:divBdr>
                        </w:div>
                        <w:div w:id="2016835962">
                          <w:marLeft w:val="0"/>
                          <w:marRight w:val="0"/>
                          <w:marTop w:val="0"/>
                          <w:marBottom w:val="0"/>
                          <w:divBdr>
                            <w:top w:val="none" w:sz="0" w:space="0" w:color="auto"/>
                            <w:left w:val="none" w:sz="0" w:space="0" w:color="auto"/>
                            <w:bottom w:val="none" w:sz="0" w:space="0" w:color="auto"/>
                            <w:right w:val="none" w:sz="0" w:space="0" w:color="auto"/>
                          </w:divBdr>
                          <w:divsChild>
                            <w:div w:id="6106695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3071626">
                                  <w:marLeft w:val="0"/>
                                  <w:marRight w:val="0"/>
                                  <w:marTop w:val="0"/>
                                  <w:marBottom w:val="0"/>
                                  <w:divBdr>
                                    <w:top w:val="none" w:sz="0" w:space="0" w:color="auto"/>
                                    <w:left w:val="none" w:sz="0" w:space="0" w:color="auto"/>
                                    <w:bottom w:val="none" w:sz="0" w:space="0" w:color="auto"/>
                                    <w:right w:val="none" w:sz="0" w:space="0" w:color="auto"/>
                                  </w:divBdr>
                                  <w:divsChild>
                                    <w:div w:id="2501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793444">
                  <w:marLeft w:val="0"/>
                  <w:marRight w:val="0"/>
                  <w:marTop w:val="0"/>
                  <w:marBottom w:val="0"/>
                  <w:divBdr>
                    <w:top w:val="none" w:sz="0" w:space="0" w:color="auto"/>
                    <w:left w:val="none" w:sz="0" w:space="0" w:color="auto"/>
                    <w:bottom w:val="none" w:sz="0" w:space="0" w:color="auto"/>
                    <w:right w:val="none" w:sz="0" w:space="0" w:color="auto"/>
                  </w:divBdr>
                  <w:divsChild>
                    <w:div w:id="105924690">
                      <w:marLeft w:val="0"/>
                      <w:marRight w:val="0"/>
                      <w:marTop w:val="0"/>
                      <w:marBottom w:val="0"/>
                      <w:divBdr>
                        <w:top w:val="none" w:sz="0" w:space="0" w:color="auto"/>
                        <w:left w:val="none" w:sz="0" w:space="0" w:color="auto"/>
                        <w:bottom w:val="none" w:sz="0" w:space="0" w:color="auto"/>
                        <w:right w:val="none" w:sz="0" w:space="0" w:color="auto"/>
                      </w:divBdr>
                    </w:div>
                    <w:div w:id="1478952499">
                      <w:marLeft w:val="0"/>
                      <w:marRight w:val="0"/>
                      <w:marTop w:val="0"/>
                      <w:marBottom w:val="0"/>
                      <w:divBdr>
                        <w:top w:val="none" w:sz="0" w:space="0" w:color="auto"/>
                        <w:left w:val="none" w:sz="0" w:space="0" w:color="auto"/>
                        <w:bottom w:val="none" w:sz="0" w:space="0" w:color="auto"/>
                        <w:right w:val="none" w:sz="0" w:space="0" w:color="auto"/>
                      </w:divBdr>
                      <w:divsChild>
                        <w:div w:id="218833406">
                          <w:marLeft w:val="0"/>
                          <w:marRight w:val="0"/>
                          <w:marTop w:val="0"/>
                          <w:marBottom w:val="60"/>
                          <w:divBdr>
                            <w:top w:val="none" w:sz="0" w:space="0" w:color="auto"/>
                            <w:left w:val="none" w:sz="0" w:space="0" w:color="auto"/>
                            <w:bottom w:val="none" w:sz="0" w:space="0" w:color="auto"/>
                            <w:right w:val="none" w:sz="0" w:space="0" w:color="auto"/>
                          </w:divBdr>
                        </w:div>
                        <w:div w:id="519978251">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8333811">
                              <w:marLeft w:val="0"/>
                              <w:marRight w:val="0"/>
                              <w:marTop w:val="0"/>
                              <w:marBottom w:val="0"/>
                              <w:divBdr>
                                <w:top w:val="none" w:sz="0" w:space="0" w:color="auto"/>
                                <w:left w:val="none" w:sz="0" w:space="0" w:color="auto"/>
                                <w:bottom w:val="none" w:sz="0" w:space="0" w:color="auto"/>
                                <w:right w:val="none" w:sz="0" w:space="0" w:color="auto"/>
                              </w:divBdr>
                              <w:divsChild>
                                <w:div w:id="5568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20230">
                      <w:marLeft w:val="0"/>
                      <w:marRight w:val="0"/>
                      <w:marTop w:val="0"/>
                      <w:marBottom w:val="0"/>
                      <w:divBdr>
                        <w:top w:val="none" w:sz="0" w:space="0" w:color="auto"/>
                        <w:left w:val="none" w:sz="0" w:space="0" w:color="auto"/>
                        <w:bottom w:val="none" w:sz="0" w:space="0" w:color="auto"/>
                        <w:right w:val="none" w:sz="0" w:space="0" w:color="auto"/>
                      </w:divBdr>
                      <w:divsChild>
                        <w:div w:id="1795563428">
                          <w:marLeft w:val="0"/>
                          <w:marRight w:val="0"/>
                          <w:marTop w:val="0"/>
                          <w:marBottom w:val="60"/>
                          <w:divBdr>
                            <w:top w:val="none" w:sz="0" w:space="0" w:color="auto"/>
                            <w:left w:val="none" w:sz="0" w:space="0" w:color="auto"/>
                            <w:bottom w:val="none" w:sz="0" w:space="0" w:color="auto"/>
                            <w:right w:val="none" w:sz="0" w:space="0" w:color="auto"/>
                          </w:divBdr>
                        </w:div>
                        <w:div w:id="153276196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26609865">
                              <w:marLeft w:val="0"/>
                              <w:marRight w:val="0"/>
                              <w:marTop w:val="0"/>
                              <w:marBottom w:val="0"/>
                              <w:divBdr>
                                <w:top w:val="none" w:sz="0" w:space="0" w:color="auto"/>
                                <w:left w:val="none" w:sz="0" w:space="0" w:color="auto"/>
                                <w:bottom w:val="none" w:sz="0" w:space="0" w:color="auto"/>
                                <w:right w:val="none" w:sz="0" w:space="0" w:color="auto"/>
                              </w:divBdr>
                              <w:divsChild>
                                <w:div w:id="19455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06146">
                      <w:marLeft w:val="0"/>
                      <w:marRight w:val="0"/>
                      <w:marTop w:val="0"/>
                      <w:marBottom w:val="0"/>
                      <w:divBdr>
                        <w:top w:val="none" w:sz="0" w:space="0" w:color="auto"/>
                        <w:left w:val="none" w:sz="0" w:space="0" w:color="auto"/>
                        <w:bottom w:val="none" w:sz="0" w:space="0" w:color="auto"/>
                        <w:right w:val="none" w:sz="0" w:space="0" w:color="auto"/>
                      </w:divBdr>
                      <w:divsChild>
                        <w:div w:id="680275264">
                          <w:marLeft w:val="0"/>
                          <w:marRight w:val="0"/>
                          <w:marTop w:val="0"/>
                          <w:marBottom w:val="60"/>
                          <w:divBdr>
                            <w:top w:val="none" w:sz="0" w:space="0" w:color="auto"/>
                            <w:left w:val="none" w:sz="0" w:space="0" w:color="auto"/>
                            <w:bottom w:val="none" w:sz="0" w:space="0" w:color="auto"/>
                            <w:right w:val="none" w:sz="0" w:space="0" w:color="auto"/>
                          </w:divBdr>
                        </w:div>
                        <w:div w:id="2027171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749617070">
                              <w:marLeft w:val="0"/>
                              <w:marRight w:val="0"/>
                              <w:marTop w:val="0"/>
                              <w:marBottom w:val="0"/>
                              <w:divBdr>
                                <w:top w:val="none" w:sz="0" w:space="0" w:color="auto"/>
                                <w:left w:val="none" w:sz="0" w:space="0" w:color="auto"/>
                                <w:bottom w:val="none" w:sz="0" w:space="0" w:color="auto"/>
                                <w:right w:val="none" w:sz="0" w:space="0" w:color="auto"/>
                              </w:divBdr>
                              <w:divsChild>
                                <w:div w:id="1151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08061">
          <w:marLeft w:val="0"/>
          <w:marRight w:val="0"/>
          <w:marTop w:val="0"/>
          <w:marBottom w:val="0"/>
          <w:divBdr>
            <w:top w:val="single" w:sz="6" w:space="0" w:color="EFEFED"/>
            <w:left w:val="none" w:sz="0" w:space="0" w:color="auto"/>
            <w:bottom w:val="none" w:sz="0" w:space="0" w:color="auto"/>
            <w:right w:val="none" w:sz="0" w:space="0" w:color="auto"/>
          </w:divBdr>
          <w:divsChild>
            <w:div w:id="244195167">
              <w:marLeft w:val="0"/>
              <w:marRight w:val="0"/>
              <w:marTop w:val="0"/>
              <w:marBottom w:val="0"/>
              <w:divBdr>
                <w:top w:val="none" w:sz="0" w:space="0" w:color="auto"/>
                <w:left w:val="none" w:sz="0" w:space="0" w:color="auto"/>
                <w:bottom w:val="none" w:sz="0" w:space="0" w:color="auto"/>
                <w:right w:val="none" w:sz="0" w:space="0" w:color="auto"/>
              </w:divBdr>
              <w:divsChild>
                <w:div w:id="844520444">
                  <w:marLeft w:val="0"/>
                  <w:marRight w:val="0"/>
                  <w:marTop w:val="0"/>
                  <w:marBottom w:val="0"/>
                  <w:divBdr>
                    <w:top w:val="none" w:sz="0" w:space="0" w:color="auto"/>
                    <w:left w:val="none" w:sz="0" w:space="0" w:color="auto"/>
                    <w:bottom w:val="none" w:sz="0" w:space="0" w:color="auto"/>
                    <w:right w:val="none" w:sz="0" w:space="0" w:color="auto"/>
                  </w:divBdr>
                </w:div>
                <w:div w:id="2080209834">
                  <w:marLeft w:val="0"/>
                  <w:marRight w:val="0"/>
                  <w:marTop w:val="0"/>
                  <w:marBottom w:val="0"/>
                  <w:divBdr>
                    <w:top w:val="none" w:sz="0" w:space="0" w:color="auto"/>
                    <w:left w:val="none" w:sz="0" w:space="0" w:color="auto"/>
                    <w:bottom w:val="none" w:sz="0" w:space="0" w:color="auto"/>
                    <w:right w:val="none" w:sz="0" w:space="0" w:color="auto"/>
                  </w:divBdr>
                </w:div>
                <w:div w:id="167062426">
                  <w:marLeft w:val="0"/>
                  <w:marRight w:val="0"/>
                  <w:marTop w:val="0"/>
                  <w:marBottom w:val="300"/>
                  <w:divBdr>
                    <w:top w:val="single" w:sz="6" w:space="15" w:color="D7D7D7"/>
                    <w:left w:val="single" w:sz="6" w:space="15" w:color="D7D7D7"/>
                    <w:bottom w:val="single" w:sz="6" w:space="15" w:color="D7D7D7"/>
                    <w:right w:val="single" w:sz="6" w:space="15" w:color="D7D7D7"/>
                  </w:divBdr>
                  <w:divsChild>
                    <w:div w:id="895699696">
                      <w:marLeft w:val="0"/>
                      <w:marRight w:val="0"/>
                      <w:marTop w:val="0"/>
                      <w:marBottom w:val="0"/>
                      <w:divBdr>
                        <w:top w:val="none" w:sz="0" w:space="0" w:color="auto"/>
                        <w:left w:val="none" w:sz="0" w:space="0" w:color="auto"/>
                        <w:bottom w:val="none" w:sz="0" w:space="0" w:color="auto"/>
                        <w:right w:val="none" w:sz="0" w:space="0" w:color="auto"/>
                      </w:divBdr>
                      <w:divsChild>
                        <w:div w:id="1424033225">
                          <w:marLeft w:val="0"/>
                          <w:marRight w:val="0"/>
                          <w:marTop w:val="0"/>
                          <w:marBottom w:val="120"/>
                          <w:divBdr>
                            <w:top w:val="none" w:sz="0" w:space="0" w:color="auto"/>
                            <w:left w:val="none" w:sz="0" w:space="0" w:color="auto"/>
                            <w:bottom w:val="none" w:sz="0" w:space="0" w:color="auto"/>
                            <w:right w:val="none" w:sz="0" w:space="0" w:color="auto"/>
                          </w:divBdr>
                        </w:div>
                        <w:div w:id="1785689182">
                          <w:marLeft w:val="0"/>
                          <w:marRight w:val="0"/>
                          <w:marTop w:val="0"/>
                          <w:marBottom w:val="0"/>
                          <w:divBdr>
                            <w:top w:val="none" w:sz="0" w:space="0" w:color="auto"/>
                            <w:left w:val="none" w:sz="0" w:space="0" w:color="auto"/>
                            <w:bottom w:val="none" w:sz="0" w:space="0" w:color="auto"/>
                            <w:right w:val="none" w:sz="0" w:space="0" w:color="auto"/>
                          </w:divBdr>
                        </w:div>
                        <w:div w:id="16188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7096">
                  <w:marLeft w:val="0"/>
                  <w:marRight w:val="0"/>
                  <w:marTop w:val="0"/>
                  <w:marBottom w:val="0"/>
                  <w:divBdr>
                    <w:top w:val="none" w:sz="0" w:space="0" w:color="auto"/>
                    <w:left w:val="none" w:sz="0" w:space="0" w:color="auto"/>
                    <w:bottom w:val="none" w:sz="0" w:space="0" w:color="auto"/>
                    <w:right w:val="none" w:sz="0" w:space="0" w:color="auto"/>
                  </w:divBdr>
                </w:div>
                <w:div w:id="160195981">
                  <w:marLeft w:val="0"/>
                  <w:marRight w:val="0"/>
                  <w:marTop w:val="0"/>
                  <w:marBottom w:val="0"/>
                  <w:divBdr>
                    <w:top w:val="none" w:sz="0" w:space="0" w:color="auto"/>
                    <w:left w:val="none" w:sz="0" w:space="0" w:color="auto"/>
                    <w:bottom w:val="none" w:sz="0" w:space="0" w:color="auto"/>
                    <w:right w:val="none" w:sz="0" w:space="0" w:color="auto"/>
                  </w:divBdr>
                </w:div>
                <w:div w:id="1851138063">
                  <w:marLeft w:val="0"/>
                  <w:marRight w:val="0"/>
                  <w:marTop w:val="450"/>
                  <w:marBottom w:val="450"/>
                  <w:divBdr>
                    <w:top w:val="none" w:sz="0" w:space="0" w:color="auto"/>
                    <w:left w:val="single" w:sz="24" w:space="0" w:color="6DB33F"/>
                    <w:bottom w:val="none" w:sz="0" w:space="0" w:color="auto"/>
                    <w:right w:val="none" w:sz="0" w:space="0" w:color="auto"/>
                  </w:divBdr>
                </w:div>
                <w:div w:id="1579512090">
                  <w:marLeft w:val="0"/>
                  <w:marRight w:val="0"/>
                  <w:marTop w:val="0"/>
                  <w:marBottom w:val="0"/>
                  <w:divBdr>
                    <w:top w:val="none" w:sz="0" w:space="0" w:color="auto"/>
                    <w:left w:val="none" w:sz="0" w:space="0" w:color="auto"/>
                    <w:bottom w:val="none" w:sz="0" w:space="0" w:color="auto"/>
                    <w:right w:val="none" w:sz="0" w:space="0" w:color="auto"/>
                  </w:divBdr>
                  <w:divsChild>
                    <w:div w:id="1911621295">
                      <w:marLeft w:val="0"/>
                      <w:marRight w:val="0"/>
                      <w:marTop w:val="0"/>
                      <w:marBottom w:val="0"/>
                      <w:divBdr>
                        <w:top w:val="none" w:sz="0" w:space="0" w:color="auto"/>
                        <w:left w:val="none" w:sz="0" w:space="0" w:color="auto"/>
                        <w:bottom w:val="none" w:sz="0" w:space="0" w:color="auto"/>
                        <w:right w:val="none" w:sz="0" w:space="0" w:color="auto"/>
                      </w:divBdr>
                    </w:div>
                    <w:div w:id="2065984642">
                      <w:marLeft w:val="0"/>
                      <w:marRight w:val="0"/>
                      <w:marTop w:val="0"/>
                      <w:marBottom w:val="0"/>
                      <w:divBdr>
                        <w:top w:val="none" w:sz="0" w:space="0" w:color="auto"/>
                        <w:left w:val="none" w:sz="0" w:space="0" w:color="auto"/>
                        <w:bottom w:val="none" w:sz="0" w:space="0" w:color="auto"/>
                        <w:right w:val="none" w:sz="0" w:space="0" w:color="auto"/>
                      </w:divBdr>
                    </w:div>
                    <w:div w:id="1735279636">
                      <w:marLeft w:val="0"/>
                      <w:marRight w:val="0"/>
                      <w:marTop w:val="0"/>
                      <w:marBottom w:val="0"/>
                      <w:divBdr>
                        <w:top w:val="none" w:sz="0" w:space="0" w:color="auto"/>
                        <w:left w:val="none" w:sz="0" w:space="0" w:color="auto"/>
                        <w:bottom w:val="none" w:sz="0" w:space="0" w:color="auto"/>
                        <w:right w:val="none" w:sz="0" w:space="0" w:color="auto"/>
                      </w:divBdr>
                    </w:div>
                    <w:div w:id="479421697">
                      <w:marLeft w:val="0"/>
                      <w:marRight w:val="0"/>
                      <w:marTop w:val="0"/>
                      <w:marBottom w:val="0"/>
                      <w:divBdr>
                        <w:top w:val="none" w:sz="0" w:space="0" w:color="auto"/>
                        <w:left w:val="none" w:sz="0" w:space="0" w:color="auto"/>
                        <w:bottom w:val="none" w:sz="0" w:space="0" w:color="auto"/>
                        <w:right w:val="none" w:sz="0" w:space="0" w:color="auto"/>
                      </w:divBdr>
                    </w:div>
                    <w:div w:id="4866794">
                      <w:marLeft w:val="0"/>
                      <w:marRight w:val="0"/>
                      <w:marTop w:val="0"/>
                      <w:marBottom w:val="0"/>
                      <w:divBdr>
                        <w:top w:val="none" w:sz="0" w:space="0" w:color="auto"/>
                        <w:left w:val="none" w:sz="0" w:space="0" w:color="auto"/>
                        <w:bottom w:val="none" w:sz="0" w:space="0" w:color="auto"/>
                        <w:right w:val="none" w:sz="0" w:space="0" w:color="auto"/>
                      </w:divBdr>
                    </w:div>
                    <w:div w:id="550725131">
                      <w:marLeft w:val="0"/>
                      <w:marRight w:val="0"/>
                      <w:marTop w:val="0"/>
                      <w:marBottom w:val="0"/>
                      <w:divBdr>
                        <w:top w:val="none" w:sz="0" w:space="0" w:color="auto"/>
                        <w:left w:val="none" w:sz="0" w:space="0" w:color="auto"/>
                        <w:bottom w:val="none" w:sz="0" w:space="0" w:color="auto"/>
                        <w:right w:val="none" w:sz="0" w:space="0" w:color="auto"/>
                      </w:divBdr>
                    </w:div>
                    <w:div w:id="1614171644">
                      <w:marLeft w:val="0"/>
                      <w:marRight w:val="0"/>
                      <w:marTop w:val="0"/>
                      <w:marBottom w:val="0"/>
                      <w:divBdr>
                        <w:top w:val="none" w:sz="0" w:space="0" w:color="auto"/>
                        <w:left w:val="none" w:sz="0" w:space="0" w:color="auto"/>
                        <w:bottom w:val="none" w:sz="0" w:space="0" w:color="auto"/>
                        <w:right w:val="none" w:sz="0" w:space="0" w:color="auto"/>
                      </w:divBdr>
                    </w:div>
                  </w:divsChild>
                </w:div>
                <w:div w:id="219294231">
                  <w:marLeft w:val="0"/>
                  <w:marRight w:val="0"/>
                  <w:marTop w:val="0"/>
                  <w:marBottom w:val="0"/>
                  <w:divBdr>
                    <w:top w:val="none" w:sz="0" w:space="0" w:color="auto"/>
                    <w:left w:val="none" w:sz="0" w:space="0" w:color="auto"/>
                    <w:bottom w:val="none" w:sz="0" w:space="0" w:color="auto"/>
                    <w:right w:val="none" w:sz="0" w:space="0" w:color="auto"/>
                  </w:divBdr>
                  <w:divsChild>
                    <w:div w:id="353580616">
                      <w:marLeft w:val="0"/>
                      <w:marRight w:val="0"/>
                      <w:marTop w:val="0"/>
                      <w:marBottom w:val="0"/>
                      <w:divBdr>
                        <w:top w:val="none" w:sz="0" w:space="0" w:color="auto"/>
                        <w:left w:val="none" w:sz="0" w:space="0" w:color="auto"/>
                        <w:bottom w:val="none" w:sz="0" w:space="0" w:color="auto"/>
                        <w:right w:val="none" w:sz="0" w:space="0" w:color="auto"/>
                      </w:divBdr>
                    </w:div>
                    <w:div w:id="1836189889">
                      <w:marLeft w:val="0"/>
                      <w:marRight w:val="0"/>
                      <w:marTop w:val="0"/>
                      <w:marBottom w:val="0"/>
                      <w:divBdr>
                        <w:top w:val="none" w:sz="0" w:space="0" w:color="auto"/>
                        <w:left w:val="none" w:sz="0" w:space="0" w:color="auto"/>
                        <w:bottom w:val="none" w:sz="0" w:space="0" w:color="auto"/>
                        <w:right w:val="none" w:sz="0" w:space="0" w:color="auto"/>
                      </w:divBdr>
                    </w:div>
                    <w:div w:id="1324628659">
                      <w:marLeft w:val="0"/>
                      <w:marRight w:val="0"/>
                      <w:marTop w:val="0"/>
                      <w:marBottom w:val="0"/>
                      <w:divBdr>
                        <w:top w:val="none" w:sz="0" w:space="0" w:color="auto"/>
                        <w:left w:val="none" w:sz="0" w:space="0" w:color="auto"/>
                        <w:bottom w:val="none" w:sz="0" w:space="0" w:color="auto"/>
                        <w:right w:val="none" w:sz="0" w:space="0" w:color="auto"/>
                      </w:divBdr>
                    </w:div>
                    <w:div w:id="69157607">
                      <w:marLeft w:val="0"/>
                      <w:marRight w:val="0"/>
                      <w:marTop w:val="0"/>
                      <w:marBottom w:val="0"/>
                      <w:divBdr>
                        <w:top w:val="none" w:sz="0" w:space="0" w:color="auto"/>
                        <w:left w:val="none" w:sz="0" w:space="0" w:color="auto"/>
                        <w:bottom w:val="none" w:sz="0" w:space="0" w:color="auto"/>
                        <w:right w:val="none" w:sz="0" w:space="0" w:color="auto"/>
                      </w:divBdr>
                    </w:div>
                    <w:div w:id="727193990">
                      <w:marLeft w:val="0"/>
                      <w:marRight w:val="0"/>
                      <w:marTop w:val="0"/>
                      <w:marBottom w:val="0"/>
                      <w:divBdr>
                        <w:top w:val="none" w:sz="0" w:space="0" w:color="auto"/>
                        <w:left w:val="none" w:sz="0" w:space="0" w:color="auto"/>
                        <w:bottom w:val="none" w:sz="0" w:space="0" w:color="auto"/>
                        <w:right w:val="none" w:sz="0" w:space="0" w:color="auto"/>
                      </w:divBdr>
                    </w:div>
                    <w:div w:id="2071414722">
                      <w:marLeft w:val="0"/>
                      <w:marRight w:val="0"/>
                      <w:marTop w:val="450"/>
                      <w:marBottom w:val="450"/>
                      <w:divBdr>
                        <w:top w:val="none" w:sz="0" w:space="0" w:color="auto"/>
                        <w:left w:val="single" w:sz="24" w:space="0" w:color="6DB33F"/>
                        <w:bottom w:val="none" w:sz="0" w:space="0" w:color="auto"/>
                        <w:right w:val="none" w:sz="0" w:space="0" w:color="auto"/>
                      </w:divBdr>
                      <w:divsChild>
                        <w:div w:id="907573941">
                          <w:marLeft w:val="0"/>
                          <w:marRight w:val="0"/>
                          <w:marTop w:val="0"/>
                          <w:marBottom w:val="0"/>
                          <w:divBdr>
                            <w:top w:val="none" w:sz="0" w:space="0" w:color="auto"/>
                            <w:left w:val="none" w:sz="0" w:space="0" w:color="auto"/>
                            <w:bottom w:val="none" w:sz="0" w:space="0" w:color="auto"/>
                            <w:right w:val="none" w:sz="0" w:space="0" w:color="auto"/>
                          </w:divBdr>
                        </w:div>
                        <w:div w:id="746002361">
                          <w:marLeft w:val="0"/>
                          <w:marRight w:val="0"/>
                          <w:marTop w:val="0"/>
                          <w:marBottom w:val="0"/>
                          <w:divBdr>
                            <w:top w:val="none" w:sz="0" w:space="0" w:color="auto"/>
                            <w:left w:val="none" w:sz="0" w:space="0" w:color="auto"/>
                            <w:bottom w:val="none" w:sz="0" w:space="0" w:color="auto"/>
                            <w:right w:val="none" w:sz="0" w:space="0" w:color="auto"/>
                          </w:divBdr>
                        </w:div>
                        <w:div w:id="7713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5695">
                  <w:marLeft w:val="0"/>
                  <w:marRight w:val="0"/>
                  <w:marTop w:val="0"/>
                  <w:marBottom w:val="0"/>
                  <w:divBdr>
                    <w:top w:val="none" w:sz="0" w:space="0" w:color="auto"/>
                    <w:left w:val="none" w:sz="0" w:space="0" w:color="auto"/>
                    <w:bottom w:val="none" w:sz="0" w:space="0" w:color="auto"/>
                    <w:right w:val="none" w:sz="0" w:space="0" w:color="auto"/>
                  </w:divBdr>
                  <w:divsChild>
                    <w:div w:id="1014529843">
                      <w:marLeft w:val="0"/>
                      <w:marRight w:val="0"/>
                      <w:marTop w:val="0"/>
                      <w:marBottom w:val="0"/>
                      <w:divBdr>
                        <w:top w:val="none" w:sz="0" w:space="0" w:color="auto"/>
                        <w:left w:val="none" w:sz="0" w:space="0" w:color="auto"/>
                        <w:bottom w:val="none" w:sz="0" w:space="0" w:color="auto"/>
                        <w:right w:val="none" w:sz="0" w:space="0" w:color="auto"/>
                      </w:divBdr>
                    </w:div>
                    <w:div w:id="1784762601">
                      <w:marLeft w:val="0"/>
                      <w:marRight w:val="0"/>
                      <w:marTop w:val="0"/>
                      <w:marBottom w:val="0"/>
                      <w:divBdr>
                        <w:top w:val="none" w:sz="0" w:space="0" w:color="auto"/>
                        <w:left w:val="none" w:sz="0" w:space="0" w:color="auto"/>
                        <w:bottom w:val="none" w:sz="0" w:space="0" w:color="auto"/>
                        <w:right w:val="none" w:sz="0" w:space="0" w:color="auto"/>
                      </w:divBdr>
                    </w:div>
                    <w:div w:id="288635017">
                      <w:marLeft w:val="0"/>
                      <w:marRight w:val="0"/>
                      <w:marTop w:val="0"/>
                      <w:marBottom w:val="0"/>
                      <w:divBdr>
                        <w:top w:val="none" w:sz="0" w:space="0" w:color="auto"/>
                        <w:left w:val="none" w:sz="0" w:space="0" w:color="auto"/>
                        <w:bottom w:val="none" w:sz="0" w:space="0" w:color="auto"/>
                        <w:right w:val="none" w:sz="0" w:space="0" w:color="auto"/>
                      </w:divBdr>
                    </w:div>
                  </w:divsChild>
                </w:div>
                <w:div w:id="453905882">
                  <w:marLeft w:val="0"/>
                  <w:marRight w:val="0"/>
                  <w:marTop w:val="0"/>
                  <w:marBottom w:val="0"/>
                  <w:divBdr>
                    <w:top w:val="none" w:sz="0" w:space="0" w:color="auto"/>
                    <w:left w:val="none" w:sz="0" w:space="0" w:color="auto"/>
                    <w:bottom w:val="none" w:sz="0" w:space="0" w:color="auto"/>
                    <w:right w:val="none" w:sz="0" w:space="0" w:color="auto"/>
                  </w:divBdr>
                  <w:divsChild>
                    <w:div w:id="327945931">
                      <w:marLeft w:val="0"/>
                      <w:marRight w:val="0"/>
                      <w:marTop w:val="0"/>
                      <w:marBottom w:val="0"/>
                      <w:divBdr>
                        <w:top w:val="none" w:sz="0" w:space="0" w:color="auto"/>
                        <w:left w:val="none" w:sz="0" w:space="0" w:color="auto"/>
                        <w:bottom w:val="none" w:sz="0" w:space="0" w:color="auto"/>
                        <w:right w:val="none" w:sz="0" w:space="0" w:color="auto"/>
                      </w:divBdr>
                    </w:div>
                    <w:div w:id="1733381089">
                      <w:marLeft w:val="0"/>
                      <w:marRight w:val="0"/>
                      <w:marTop w:val="450"/>
                      <w:marBottom w:val="450"/>
                      <w:divBdr>
                        <w:top w:val="none" w:sz="0" w:space="0" w:color="auto"/>
                        <w:left w:val="single" w:sz="24" w:space="0" w:color="6DB33F"/>
                        <w:bottom w:val="none" w:sz="0" w:space="0" w:color="auto"/>
                        <w:right w:val="none" w:sz="0" w:space="0" w:color="auto"/>
                      </w:divBdr>
                    </w:div>
                    <w:div w:id="1420055623">
                      <w:marLeft w:val="0"/>
                      <w:marRight w:val="0"/>
                      <w:marTop w:val="0"/>
                      <w:marBottom w:val="0"/>
                      <w:divBdr>
                        <w:top w:val="none" w:sz="0" w:space="0" w:color="auto"/>
                        <w:left w:val="none" w:sz="0" w:space="0" w:color="auto"/>
                        <w:bottom w:val="none" w:sz="0" w:space="0" w:color="auto"/>
                        <w:right w:val="none" w:sz="0" w:space="0" w:color="auto"/>
                      </w:divBdr>
                      <w:divsChild>
                        <w:div w:id="538669600">
                          <w:marLeft w:val="0"/>
                          <w:marRight w:val="0"/>
                          <w:marTop w:val="0"/>
                          <w:marBottom w:val="0"/>
                          <w:divBdr>
                            <w:top w:val="none" w:sz="0" w:space="0" w:color="auto"/>
                            <w:left w:val="none" w:sz="0" w:space="0" w:color="auto"/>
                            <w:bottom w:val="none" w:sz="0" w:space="0" w:color="auto"/>
                            <w:right w:val="none" w:sz="0" w:space="0" w:color="auto"/>
                          </w:divBdr>
                        </w:div>
                        <w:div w:id="1687097488">
                          <w:marLeft w:val="0"/>
                          <w:marRight w:val="0"/>
                          <w:marTop w:val="0"/>
                          <w:marBottom w:val="0"/>
                          <w:divBdr>
                            <w:top w:val="none" w:sz="0" w:space="0" w:color="auto"/>
                            <w:left w:val="none" w:sz="0" w:space="0" w:color="auto"/>
                            <w:bottom w:val="none" w:sz="0" w:space="0" w:color="auto"/>
                            <w:right w:val="none" w:sz="0" w:space="0" w:color="auto"/>
                          </w:divBdr>
                        </w:div>
                        <w:div w:id="334190928">
                          <w:marLeft w:val="0"/>
                          <w:marRight w:val="0"/>
                          <w:marTop w:val="0"/>
                          <w:marBottom w:val="0"/>
                          <w:divBdr>
                            <w:top w:val="none" w:sz="0" w:space="0" w:color="auto"/>
                            <w:left w:val="none" w:sz="0" w:space="0" w:color="auto"/>
                            <w:bottom w:val="none" w:sz="0" w:space="0" w:color="auto"/>
                            <w:right w:val="none" w:sz="0" w:space="0" w:color="auto"/>
                          </w:divBdr>
                          <w:divsChild>
                            <w:div w:id="1719665021">
                              <w:marLeft w:val="0"/>
                              <w:marRight w:val="0"/>
                              <w:marTop w:val="0"/>
                              <w:marBottom w:val="0"/>
                              <w:divBdr>
                                <w:top w:val="none" w:sz="0" w:space="0" w:color="auto"/>
                                <w:left w:val="none" w:sz="0" w:space="0" w:color="auto"/>
                                <w:bottom w:val="none" w:sz="0" w:space="0" w:color="auto"/>
                                <w:right w:val="none" w:sz="0" w:space="0" w:color="auto"/>
                              </w:divBdr>
                            </w:div>
                            <w:div w:id="99035092">
                              <w:marLeft w:val="0"/>
                              <w:marRight w:val="0"/>
                              <w:marTop w:val="0"/>
                              <w:marBottom w:val="0"/>
                              <w:divBdr>
                                <w:top w:val="none" w:sz="0" w:space="0" w:color="auto"/>
                                <w:left w:val="none" w:sz="0" w:space="0" w:color="auto"/>
                                <w:bottom w:val="none" w:sz="0" w:space="0" w:color="auto"/>
                                <w:right w:val="none" w:sz="0" w:space="0" w:color="auto"/>
                              </w:divBdr>
                              <w:divsChild>
                                <w:div w:id="20425119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823349197">
                                      <w:marLeft w:val="0"/>
                                      <w:marRight w:val="0"/>
                                      <w:marTop w:val="0"/>
                                      <w:marBottom w:val="0"/>
                                      <w:divBdr>
                                        <w:top w:val="none" w:sz="0" w:space="0" w:color="auto"/>
                                        <w:left w:val="none" w:sz="0" w:space="0" w:color="auto"/>
                                        <w:bottom w:val="none" w:sz="0" w:space="0" w:color="auto"/>
                                        <w:right w:val="none" w:sz="0" w:space="0" w:color="auto"/>
                                      </w:divBdr>
                                      <w:divsChild>
                                        <w:div w:id="7418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158978">
                          <w:marLeft w:val="0"/>
                          <w:marRight w:val="0"/>
                          <w:marTop w:val="0"/>
                          <w:marBottom w:val="0"/>
                          <w:divBdr>
                            <w:top w:val="none" w:sz="0" w:space="0" w:color="auto"/>
                            <w:left w:val="none" w:sz="0" w:space="0" w:color="auto"/>
                            <w:bottom w:val="none" w:sz="0" w:space="0" w:color="auto"/>
                            <w:right w:val="none" w:sz="0" w:space="0" w:color="auto"/>
                          </w:divBdr>
                          <w:divsChild>
                            <w:div w:id="2038197808">
                              <w:marLeft w:val="0"/>
                              <w:marRight w:val="0"/>
                              <w:marTop w:val="0"/>
                              <w:marBottom w:val="0"/>
                              <w:divBdr>
                                <w:top w:val="none" w:sz="0" w:space="0" w:color="auto"/>
                                <w:left w:val="none" w:sz="0" w:space="0" w:color="auto"/>
                                <w:bottom w:val="none" w:sz="0" w:space="0" w:color="auto"/>
                                <w:right w:val="none" w:sz="0" w:space="0" w:color="auto"/>
                              </w:divBdr>
                            </w:div>
                            <w:div w:id="1272666551">
                              <w:marLeft w:val="0"/>
                              <w:marRight w:val="0"/>
                              <w:marTop w:val="0"/>
                              <w:marBottom w:val="0"/>
                              <w:divBdr>
                                <w:top w:val="none" w:sz="0" w:space="0" w:color="auto"/>
                                <w:left w:val="none" w:sz="0" w:space="0" w:color="auto"/>
                                <w:bottom w:val="none" w:sz="0" w:space="0" w:color="auto"/>
                                <w:right w:val="none" w:sz="0" w:space="0" w:color="auto"/>
                              </w:divBdr>
                              <w:divsChild>
                                <w:div w:id="4409551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4341851">
                                      <w:marLeft w:val="0"/>
                                      <w:marRight w:val="0"/>
                                      <w:marTop w:val="0"/>
                                      <w:marBottom w:val="0"/>
                                      <w:divBdr>
                                        <w:top w:val="none" w:sz="0" w:space="0" w:color="auto"/>
                                        <w:left w:val="none" w:sz="0" w:space="0" w:color="auto"/>
                                        <w:bottom w:val="none" w:sz="0" w:space="0" w:color="auto"/>
                                        <w:right w:val="none" w:sz="0" w:space="0" w:color="auto"/>
                                      </w:divBdr>
                                      <w:divsChild>
                                        <w:div w:id="11780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8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18319">
                      <w:marLeft w:val="0"/>
                      <w:marRight w:val="0"/>
                      <w:marTop w:val="0"/>
                      <w:marBottom w:val="0"/>
                      <w:divBdr>
                        <w:top w:val="none" w:sz="0" w:space="0" w:color="auto"/>
                        <w:left w:val="none" w:sz="0" w:space="0" w:color="auto"/>
                        <w:bottom w:val="none" w:sz="0" w:space="0" w:color="auto"/>
                        <w:right w:val="none" w:sz="0" w:space="0" w:color="auto"/>
                      </w:divBdr>
                      <w:divsChild>
                        <w:div w:id="1368026848">
                          <w:marLeft w:val="0"/>
                          <w:marRight w:val="0"/>
                          <w:marTop w:val="0"/>
                          <w:marBottom w:val="0"/>
                          <w:divBdr>
                            <w:top w:val="none" w:sz="0" w:space="0" w:color="auto"/>
                            <w:left w:val="none" w:sz="0" w:space="0" w:color="auto"/>
                            <w:bottom w:val="none" w:sz="0" w:space="0" w:color="auto"/>
                            <w:right w:val="none" w:sz="0" w:space="0" w:color="auto"/>
                          </w:divBdr>
                        </w:div>
                        <w:div w:id="1055620424">
                          <w:marLeft w:val="0"/>
                          <w:marRight w:val="0"/>
                          <w:marTop w:val="0"/>
                          <w:marBottom w:val="0"/>
                          <w:divBdr>
                            <w:top w:val="none" w:sz="0" w:space="0" w:color="auto"/>
                            <w:left w:val="none" w:sz="0" w:space="0" w:color="auto"/>
                            <w:bottom w:val="none" w:sz="0" w:space="0" w:color="auto"/>
                            <w:right w:val="none" w:sz="0" w:space="0" w:color="auto"/>
                          </w:divBdr>
                        </w:div>
                        <w:div w:id="1780565645">
                          <w:marLeft w:val="0"/>
                          <w:marRight w:val="0"/>
                          <w:marTop w:val="0"/>
                          <w:marBottom w:val="0"/>
                          <w:divBdr>
                            <w:top w:val="none" w:sz="0" w:space="0" w:color="auto"/>
                            <w:left w:val="none" w:sz="0" w:space="0" w:color="auto"/>
                            <w:bottom w:val="none" w:sz="0" w:space="0" w:color="auto"/>
                            <w:right w:val="none" w:sz="0" w:space="0" w:color="auto"/>
                          </w:divBdr>
                          <w:divsChild>
                            <w:div w:id="987131821">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00885820">
                                  <w:marLeft w:val="0"/>
                                  <w:marRight w:val="0"/>
                                  <w:marTop w:val="0"/>
                                  <w:marBottom w:val="0"/>
                                  <w:divBdr>
                                    <w:top w:val="none" w:sz="0" w:space="0" w:color="auto"/>
                                    <w:left w:val="none" w:sz="0" w:space="0" w:color="auto"/>
                                    <w:bottom w:val="none" w:sz="0" w:space="0" w:color="auto"/>
                                    <w:right w:val="none" w:sz="0" w:space="0" w:color="auto"/>
                                  </w:divBdr>
                                  <w:divsChild>
                                    <w:div w:id="14216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52116">
                          <w:marLeft w:val="0"/>
                          <w:marRight w:val="0"/>
                          <w:marTop w:val="0"/>
                          <w:marBottom w:val="0"/>
                          <w:divBdr>
                            <w:top w:val="none" w:sz="0" w:space="0" w:color="auto"/>
                            <w:left w:val="none" w:sz="0" w:space="0" w:color="auto"/>
                            <w:bottom w:val="none" w:sz="0" w:space="0" w:color="auto"/>
                            <w:right w:val="none" w:sz="0" w:space="0" w:color="auto"/>
                          </w:divBdr>
                        </w:div>
                        <w:div w:id="1756584155">
                          <w:marLeft w:val="0"/>
                          <w:marRight w:val="0"/>
                          <w:marTop w:val="0"/>
                          <w:marBottom w:val="0"/>
                          <w:divBdr>
                            <w:top w:val="none" w:sz="0" w:space="0" w:color="auto"/>
                            <w:left w:val="none" w:sz="0" w:space="0" w:color="auto"/>
                            <w:bottom w:val="none" w:sz="0" w:space="0" w:color="auto"/>
                            <w:right w:val="none" w:sz="0" w:space="0" w:color="auto"/>
                          </w:divBdr>
                          <w:divsChild>
                            <w:div w:id="1351375574">
                              <w:marLeft w:val="0"/>
                              <w:marRight w:val="0"/>
                              <w:marTop w:val="0"/>
                              <w:marBottom w:val="300"/>
                              <w:divBdr>
                                <w:top w:val="single" w:sz="6" w:space="15" w:color="E6E6E6"/>
                                <w:left w:val="single" w:sz="6" w:space="15" w:color="E6E6E6"/>
                                <w:bottom w:val="single" w:sz="6" w:space="15" w:color="E6E6E6"/>
                                <w:right w:val="single" w:sz="6" w:space="15" w:color="E6E6E6"/>
                              </w:divBdr>
                              <w:divsChild>
                                <w:div w:id="429469311">
                                  <w:marLeft w:val="0"/>
                                  <w:marRight w:val="0"/>
                                  <w:marTop w:val="0"/>
                                  <w:marBottom w:val="0"/>
                                  <w:divBdr>
                                    <w:top w:val="none" w:sz="0" w:space="0" w:color="auto"/>
                                    <w:left w:val="none" w:sz="0" w:space="0" w:color="auto"/>
                                    <w:bottom w:val="none" w:sz="0" w:space="0" w:color="auto"/>
                                    <w:right w:val="none" w:sz="0" w:space="0" w:color="auto"/>
                                  </w:divBdr>
                                  <w:divsChild>
                                    <w:div w:id="6364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90773">
                          <w:marLeft w:val="0"/>
                          <w:marRight w:val="0"/>
                          <w:marTop w:val="0"/>
                          <w:marBottom w:val="0"/>
                          <w:divBdr>
                            <w:top w:val="none" w:sz="0" w:space="0" w:color="auto"/>
                            <w:left w:val="none" w:sz="0" w:space="0" w:color="auto"/>
                            <w:bottom w:val="none" w:sz="0" w:space="0" w:color="auto"/>
                            <w:right w:val="none" w:sz="0" w:space="0" w:color="auto"/>
                          </w:divBdr>
                        </w:div>
                        <w:div w:id="1203136143">
                          <w:marLeft w:val="0"/>
                          <w:marRight w:val="0"/>
                          <w:marTop w:val="450"/>
                          <w:marBottom w:val="450"/>
                          <w:divBdr>
                            <w:top w:val="none" w:sz="0" w:space="0" w:color="auto"/>
                            <w:left w:val="single" w:sz="24" w:space="0" w:color="6DB33F"/>
                            <w:bottom w:val="none" w:sz="0" w:space="0" w:color="auto"/>
                            <w:right w:val="none" w:sz="0" w:space="0" w:color="auto"/>
                          </w:divBdr>
                          <w:divsChild>
                            <w:div w:id="1230068151">
                              <w:marLeft w:val="0"/>
                              <w:marRight w:val="0"/>
                              <w:marTop w:val="0"/>
                              <w:marBottom w:val="60"/>
                              <w:divBdr>
                                <w:top w:val="none" w:sz="0" w:space="0" w:color="auto"/>
                                <w:left w:val="none" w:sz="0" w:space="0" w:color="auto"/>
                                <w:bottom w:val="none" w:sz="0" w:space="0" w:color="auto"/>
                                <w:right w:val="none" w:sz="0" w:space="0" w:color="auto"/>
                              </w:divBdr>
                            </w:div>
                          </w:divsChild>
                        </w:div>
                        <w:div w:id="567766961">
                          <w:marLeft w:val="0"/>
                          <w:marRight w:val="0"/>
                          <w:marTop w:val="0"/>
                          <w:marBottom w:val="60"/>
                          <w:divBdr>
                            <w:top w:val="none" w:sz="0" w:space="0" w:color="auto"/>
                            <w:left w:val="none" w:sz="0" w:space="0" w:color="auto"/>
                            <w:bottom w:val="none" w:sz="0" w:space="0" w:color="auto"/>
                            <w:right w:val="none" w:sz="0" w:space="0" w:color="auto"/>
                          </w:divBdr>
                        </w:div>
                      </w:divsChild>
                    </w:div>
                    <w:div w:id="474221838">
                      <w:marLeft w:val="0"/>
                      <w:marRight w:val="0"/>
                      <w:marTop w:val="0"/>
                      <w:marBottom w:val="0"/>
                      <w:divBdr>
                        <w:top w:val="none" w:sz="0" w:space="0" w:color="auto"/>
                        <w:left w:val="none" w:sz="0" w:space="0" w:color="auto"/>
                        <w:bottom w:val="none" w:sz="0" w:space="0" w:color="auto"/>
                        <w:right w:val="none" w:sz="0" w:space="0" w:color="auto"/>
                      </w:divBdr>
                      <w:divsChild>
                        <w:div w:id="1096711369">
                          <w:marLeft w:val="0"/>
                          <w:marRight w:val="0"/>
                          <w:marTop w:val="0"/>
                          <w:marBottom w:val="0"/>
                          <w:divBdr>
                            <w:top w:val="none" w:sz="0" w:space="0" w:color="auto"/>
                            <w:left w:val="none" w:sz="0" w:space="0" w:color="auto"/>
                            <w:bottom w:val="none" w:sz="0" w:space="0" w:color="auto"/>
                            <w:right w:val="none" w:sz="0" w:space="0" w:color="auto"/>
                          </w:divBdr>
                        </w:div>
                        <w:div w:id="1540363638">
                          <w:marLeft w:val="0"/>
                          <w:marRight w:val="0"/>
                          <w:marTop w:val="0"/>
                          <w:marBottom w:val="0"/>
                          <w:divBdr>
                            <w:top w:val="none" w:sz="0" w:space="0" w:color="auto"/>
                            <w:left w:val="none" w:sz="0" w:space="0" w:color="auto"/>
                            <w:bottom w:val="none" w:sz="0" w:space="0" w:color="auto"/>
                            <w:right w:val="none" w:sz="0" w:space="0" w:color="auto"/>
                          </w:divBdr>
                        </w:div>
                        <w:div w:id="517819112">
                          <w:marLeft w:val="0"/>
                          <w:marRight w:val="0"/>
                          <w:marTop w:val="0"/>
                          <w:marBottom w:val="0"/>
                          <w:divBdr>
                            <w:top w:val="none" w:sz="0" w:space="0" w:color="auto"/>
                            <w:left w:val="none" w:sz="0" w:space="0" w:color="auto"/>
                            <w:bottom w:val="none" w:sz="0" w:space="0" w:color="auto"/>
                            <w:right w:val="none" w:sz="0" w:space="0" w:color="auto"/>
                          </w:divBdr>
                          <w:divsChild>
                            <w:div w:id="18093198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1655694">
                                  <w:marLeft w:val="0"/>
                                  <w:marRight w:val="0"/>
                                  <w:marTop w:val="0"/>
                                  <w:marBottom w:val="0"/>
                                  <w:divBdr>
                                    <w:top w:val="none" w:sz="0" w:space="0" w:color="auto"/>
                                    <w:left w:val="none" w:sz="0" w:space="0" w:color="auto"/>
                                    <w:bottom w:val="none" w:sz="0" w:space="0" w:color="auto"/>
                                    <w:right w:val="none" w:sz="0" w:space="0" w:color="auto"/>
                                  </w:divBdr>
                                  <w:divsChild>
                                    <w:div w:id="16169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332420">
                          <w:marLeft w:val="0"/>
                          <w:marRight w:val="0"/>
                          <w:marTop w:val="0"/>
                          <w:marBottom w:val="0"/>
                          <w:divBdr>
                            <w:top w:val="none" w:sz="0" w:space="0" w:color="auto"/>
                            <w:left w:val="none" w:sz="0" w:space="0" w:color="auto"/>
                            <w:bottom w:val="none" w:sz="0" w:space="0" w:color="auto"/>
                            <w:right w:val="none" w:sz="0" w:space="0" w:color="auto"/>
                          </w:divBdr>
                        </w:div>
                        <w:div w:id="138497160">
                          <w:marLeft w:val="0"/>
                          <w:marRight w:val="0"/>
                          <w:marTop w:val="0"/>
                          <w:marBottom w:val="0"/>
                          <w:divBdr>
                            <w:top w:val="none" w:sz="0" w:space="0" w:color="auto"/>
                            <w:left w:val="none" w:sz="0" w:space="0" w:color="auto"/>
                            <w:bottom w:val="none" w:sz="0" w:space="0" w:color="auto"/>
                            <w:right w:val="none" w:sz="0" w:space="0" w:color="auto"/>
                          </w:divBdr>
                          <w:divsChild>
                            <w:div w:id="70780030">
                              <w:marLeft w:val="0"/>
                              <w:marRight w:val="0"/>
                              <w:marTop w:val="0"/>
                              <w:marBottom w:val="0"/>
                              <w:divBdr>
                                <w:top w:val="none" w:sz="0" w:space="0" w:color="auto"/>
                                <w:left w:val="none" w:sz="0" w:space="0" w:color="auto"/>
                                <w:bottom w:val="none" w:sz="0" w:space="0" w:color="auto"/>
                                <w:right w:val="none" w:sz="0" w:space="0" w:color="auto"/>
                              </w:divBdr>
                            </w:div>
                            <w:div w:id="1432697897">
                              <w:marLeft w:val="0"/>
                              <w:marRight w:val="0"/>
                              <w:marTop w:val="0"/>
                              <w:marBottom w:val="0"/>
                              <w:divBdr>
                                <w:top w:val="none" w:sz="0" w:space="0" w:color="auto"/>
                                <w:left w:val="none" w:sz="0" w:space="0" w:color="auto"/>
                                <w:bottom w:val="none" w:sz="0" w:space="0" w:color="auto"/>
                                <w:right w:val="none" w:sz="0" w:space="0" w:color="auto"/>
                              </w:divBdr>
                            </w:div>
                            <w:div w:id="931622945">
                              <w:marLeft w:val="0"/>
                              <w:marRight w:val="0"/>
                              <w:marTop w:val="0"/>
                              <w:marBottom w:val="300"/>
                              <w:divBdr>
                                <w:top w:val="single" w:sz="6" w:space="15" w:color="D7D7D7"/>
                                <w:left w:val="single" w:sz="6" w:space="15" w:color="D7D7D7"/>
                                <w:bottom w:val="single" w:sz="6" w:space="15" w:color="D7D7D7"/>
                                <w:right w:val="single" w:sz="6" w:space="15" w:color="D7D7D7"/>
                              </w:divBdr>
                              <w:divsChild>
                                <w:div w:id="1998337369">
                                  <w:marLeft w:val="0"/>
                                  <w:marRight w:val="0"/>
                                  <w:marTop w:val="0"/>
                                  <w:marBottom w:val="0"/>
                                  <w:divBdr>
                                    <w:top w:val="none" w:sz="0" w:space="0" w:color="auto"/>
                                    <w:left w:val="none" w:sz="0" w:space="0" w:color="auto"/>
                                    <w:bottom w:val="none" w:sz="0" w:space="0" w:color="auto"/>
                                    <w:right w:val="none" w:sz="0" w:space="0" w:color="auto"/>
                                  </w:divBdr>
                                  <w:divsChild>
                                    <w:div w:id="98375038">
                                      <w:marLeft w:val="0"/>
                                      <w:marRight w:val="0"/>
                                      <w:marTop w:val="0"/>
                                      <w:marBottom w:val="120"/>
                                      <w:divBdr>
                                        <w:top w:val="none" w:sz="0" w:space="0" w:color="auto"/>
                                        <w:left w:val="none" w:sz="0" w:space="0" w:color="auto"/>
                                        <w:bottom w:val="none" w:sz="0" w:space="0" w:color="auto"/>
                                        <w:right w:val="none" w:sz="0" w:space="0" w:color="auto"/>
                                      </w:divBdr>
                                    </w:div>
                                    <w:div w:id="169373687">
                                      <w:marLeft w:val="0"/>
                                      <w:marRight w:val="0"/>
                                      <w:marTop w:val="0"/>
                                      <w:marBottom w:val="0"/>
                                      <w:divBdr>
                                        <w:top w:val="none" w:sz="0" w:space="0" w:color="auto"/>
                                        <w:left w:val="none" w:sz="0" w:space="0" w:color="auto"/>
                                        <w:bottom w:val="none" w:sz="0" w:space="0" w:color="auto"/>
                                        <w:right w:val="none" w:sz="0" w:space="0" w:color="auto"/>
                                      </w:divBdr>
                                    </w:div>
                                    <w:div w:id="2029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7290">
                              <w:marLeft w:val="0"/>
                              <w:marRight w:val="0"/>
                              <w:marTop w:val="0"/>
                              <w:marBottom w:val="0"/>
                              <w:divBdr>
                                <w:top w:val="none" w:sz="0" w:space="0" w:color="auto"/>
                                <w:left w:val="none" w:sz="0" w:space="0" w:color="auto"/>
                                <w:bottom w:val="none" w:sz="0" w:space="0" w:color="auto"/>
                                <w:right w:val="none" w:sz="0" w:space="0" w:color="auto"/>
                              </w:divBdr>
                            </w:div>
                            <w:div w:id="7027675">
                              <w:marLeft w:val="0"/>
                              <w:marRight w:val="0"/>
                              <w:marTop w:val="450"/>
                              <w:marBottom w:val="450"/>
                              <w:divBdr>
                                <w:top w:val="none" w:sz="0" w:space="0" w:color="auto"/>
                                <w:left w:val="single" w:sz="24" w:space="0" w:color="6DB33F"/>
                                <w:bottom w:val="none" w:sz="0" w:space="0" w:color="auto"/>
                                <w:right w:val="none" w:sz="0" w:space="0" w:color="auto"/>
                              </w:divBdr>
                              <w:divsChild>
                                <w:div w:id="1276904191">
                                  <w:marLeft w:val="0"/>
                                  <w:marRight w:val="0"/>
                                  <w:marTop w:val="0"/>
                                  <w:marBottom w:val="0"/>
                                  <w:divBdr>
                                    <w:top w:val="none" w:sz="0" w:space="0" w:color="auto"/>
                                    <w:left w:val="none" w:sz="0" w:space="0" w:color="auto"/>
                                    <w:bottom w:val="none" w:sz="0" w:space="0" w:color="auto"/>
                                    <w:right w:val="none" w:sz="0" w:space="0" w:color="auto"/>
                                  </w:divBdr>
                                </w:div>
                                <w:div w:id="1728914601">
                                  <w:marLeft w:val="0"/>
                                  <w:marRight w:val="0"/>
                                  <w:marTop w:val="0"/>
                                  <w:marBottom w:val="0"/>
                                  <w:divBdr>
                                    <w:top w:val="none" w:sz="0" w:space="0" w:color="auto"/>
                                    <w:left w:val="none" w:sz="0" w:space="0" w:color="auto"/>
                                    <w:bottom w:val="none" w:sz="0" w:space="0" w:color="auto"/>
                                    <w:right w:val="none" w:sz="0" w:space="0" w:color="auto"/>
                                  </w:divBdr>
                                </w:div>
                                <w:div w:id="1785298600">
                                  <w:marLeft w:val="0"/>
                                  <w:marRight w:val="0"/>
                                  <w:marTop w:val="0"/>
                                  <w:marBottom w:val="0"/>
                                  <w:divBdr>
                                    <w:top w:val="none" w:sz="0" w:space="0" w:color="auto"/>
                                    <w:left w:val="none" w:sz="0" w:space="0" w:color="auto"/>
                                    <w:bottom w:val="none" w:sz="0" w:space="0" w:color="auto"/>
                                    <w:right w:val="none" w:sz="0" w:space="0" w:color="auto"/>
                                  </w:divBdr>
                                </w:div>
                              </w:divsChild>
                            </w:div>
                            <w:div w:id="1662999750">
                              <w:marLeft w:val="0"/>
                              <w:marRight w:val="0"/>
                              <w:marTop w:val="0"/>
                              <w:marBottom w:val="0"/>
                              <w:divBdr>
                                <w:top w:val="none" w:sz="0" w:space="0" w:color="auto"/>
                                <w:left w:val="none" w:sz="0" w:space="0" w:color="auto"/>
                                <w:bottom w:val="none" w:sz="0" w:space="0" w:color="auto"/>
                                <w:right w:val="none" w:sz="0" w:space="0" w:color="auto"/>
                              </w:divBdr>
                            </w:div>
                            <w:div w:id="1324121560">
                              <w:marLeft w:val="0"/>
                              <w:marRight w:val="0"/>
                              <w:marTop w:val="0"/>
                              <w:marBottom w:val="0"/>
                              <w:divBdr>
                                <w:top w:val="none" w:sz="0" w:space="0" w:color="auto"/>
                                <w:left w:val="none" w:sz="0" w:space="0" w:color="auto"/>
                                <w:bottom w:val="none" w:sz="0" w:space="0" w:color="auto"/>
                                <w:right w:val="none" w:sz="0" w:space="0" w:color="auto"/>
                              </w:divBdr>
                              <w:divsChild>
                                <w:div w:id="92723490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8190770">
                                      <w:marLeft w:val="0"/>
                                      <w:marRight w:val="0"/>
                                      <w:marTop w:val="0"/>
                                      <w:marBottom w:val="0"/>
                                      <w:divBdr>
                                        <w:top w:val="none" w:sz="0" w:space="0" w:color="auto"/>
                                        <w:left w:val="none" w:sz="0" w:space="0" w:color="auto"/>
                                        <w:bottom w:val="none" w:sz="0" w:space="0" w:color="auto"/>
                                        <w:right w:val="none" w:sz="0" w:space="0" w:color="auto"/>
                                      </w:divBdr>
                                      <w:divsChild>
                                        <w:div w:id="780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04">
                              <w:marLeft w:val="0"/>
                              <w:marRight w:val="0"/>
                              <w:marTop w:val="0"/>
                              <w:marBottom w:val="0"/>
                              <w:divBdr>
                                <w:top w:val="none" w:sz="0" w:space="0" w:color="auto"/>
                                <w:left w:val="none" w:sz="0" w:space="0" w:color="auto"/>
                                <w:bottom w:val="none" w:sz="0" w:space="0" w:color="auto"/>
                                <w:right w:val="none" w:sz="0" w:space="0" w:color="auto"/>
                              </w:divBdr>
                            </w:div>
                            <w:div w:id="996610266">
                              <w:marLeft w:val="0"/>
                              <w:marRight w:val="0"/>
                              <w:marTop w:val="450"/>
                              <w:marBottom w:val="450"/>
                              <w:divBdr>
                                <w:top w:val="none" w:sz="0" w:space="0" w:color="auto"/>
                                <w:left w:val="single" w:sz="24" w:space="0" w:color="6DB33F"/>
                                <w:bottom w:val="none" w:sz="0" w:space="0" w:color="auto"/>
                                <w:right w:val="none" w:sz="0" w:space="0" w:color="auto"/>
                              </w:divBdr>
                              <w:divsChild>
                                <w:div w:id="1473013745">
                                  <w:marLeft w:val="0"/>
                                  <w:marRight w:val="0"/>
                                  <w:marTop w:val="0"/>
                                  <w:marBottom w:val="0"/>
                                  <w:divBdr>
                                    <w:top w:val="none" w:sz="0" w:space="0" w:color="auto"/>
                                    <w:left w:val="none" w:sz="0" w:space="0" w:color="auto"/>
                                    <w:bottom w:val="none" w:sz="0" w:space="0" w:color="auto"/>
                                    <w:right w:val="none" w:sz="0" w:space="0" w:color="auto"/>
                                  </w:divBdr>
                                </w:div>
                                <w:div w:id="5867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5151">
                          <w:marLeft w:val="0"/>
                          <w:marRight w:val="0"/>
                          <w:marTop w:val="0"/>
                          <w:marBottom w:val="0"/>
                          <w:divBdr>
                            <w:top w:val="none" w:sz="0" w:space="0" w:color="auto"/>
                            <w:left w:val="none" w:sz="0" w:space="0" w:color="auto"/>
                            <w:bottom w:val="none" w:sz="0" w:space="0" w:color="auto"/>
                            <w:right w:val="none" w:sz="0" w:space="0" w:color="auto"/>
                          </w:divBdr>
                          <w:divsChild>
                            <w:div w:id="792672113">
                              <w:marLeft w:val="0"/>
                              <w:marRight w:val="0"/>
                              <w:marTop w:val="0"/>
                              <w:marBottom w:val="0"/>
                              <w:divBdr>
                                <w:top w:val="none" w:sz="0" w:space="0" w:color="auto"/>
                                <w:left w:val="none" w:sz="0" w:space="0" w:color="auto"/>
                                <w:bottom w:val="none" w:sz="0" w:space="0" w:color="auto"/>
                                <w:right w:val="none" w:sz="0" w:space="0" w:color="auto"/>
                              </w:divBdr>
                            </w:div>
                            <w:div w:id="1296256843">
                              <w:marLeft w:val="0"/>
                              <w:marRight w:val="0"/>
                              <w:marTop w:val="0"/>
                              <w:marBottom w:val="0"/>
                              <w:divBdr>
                                <w:top w:val="none" w:sz="0" w:space="0" w:color="auto"/>
                                <w:left w:val="none" w:sz="0" w:space="0" w:color="auto"/>
                                <w:bottom w:val="none" w:sz="0" w:space="0" w:color="auto"/>
                                <w:right w:val="none" w:sz="0" w:space="0" w:color="auto"/>
                              </w:divBdr>
                              <w:divsChild>
                                <w:div w:id="35889276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65008442">
                                      <w:marLeft w:val="0"/>
                                      <w:marRight w:val="0"/>
                                      <w:marTop w:val="0"/>
                                      <w:marBottom w:val="300"/>
                                      <w:divBdr>
                                        <w:top w:val="none" w:sz="0" w:space="0" w:color="auto"/>
                                        <w:left w:val="none" w:sz="0" w:space="0" w:color="auto"/>
                                        <w:bottom w:val="none" w:sz="0" w:space="0" w:color="auto"/>
                                        <w:right w:val="none" w:sz="0" w:space="0" w:color="auto"/>
                                      </w:divBdr>
                                      <w:divsChild>
                                        <w:div w:id="2106724739">
                                          <w:marLeft w:val="0"/>
                                          <w:marRight w:val="0"/>
                                          <w:marTop w:val="0"/>
                                          <w:marBottom w:val="0"/>
                                          <w:divBdr>
                                            <w:top w:val="none" w:sz="0" w:space="0" w:color="auto"/>
                                            <w:left w:val="none" w:sz="0" w:space="0" w:color="auto"/>
                                            <w:bottom w:val="none" w:sz="0" w:space="0" w:color="auto"/>
                                            <w:right w:val="none" w:sz="0" w:space="0" w:color="auto"/>
                                          </w:divBdr>
                                        </w:div>
                                      </w:divsChild>
                                    </w:div>
                                    <w:div w:id="2249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1660">
                              <w:marLeft w:val="0"/>
                              <w:marRight w:val="0"/>
                              <w:marTop w:val="0"/>
                              <w:marBottom w:val="0"/>
                              <w:divBdr>
                                <w:top w:val="none" w:sz="0" w:space="0" w:color="auto"/>
                                <w:left w:val="none" w:sz="0" w:space="0" w:color="auto"/>
                                <w:bottom w:val="none" w:sz="0" w:space="0" w:color="auto"/>
                                <w:right w:val="none" w:sz="0" w:space="0" w:color="auto"/>
                              </w:divBdr>
                            </w:div>
                          </w:divsChild>
                        </w:div>
                        <w:div w:id="136338419">
                          <w:marLeft w:val="0"/>
                          <w:marRight w:val="0"/>
                          <w:marTop w:val="0"/>
                          <w:marBottom w:val="0"/>
                          <w:divBdr>
                            <w:top w:val="none" w:sz="0" w:space="0" w:color="auto"/>
                            <w:left w:val="none" w:sz="0" w:space="0" w:color="auto"/>
                            <w:bottom w:val="none" w:sz="0" w:space="0" w:color="auto"/>
                            <w:right w:val="none" w:sz="0" w:space="0" w:color="auto"/>
                          </w:divBdr>
                          <w:divsChild>
                            <w:div w:id="1644581538">
                              <w:marLeft w:val="0"/>
                              <w:marRight w:val="0"/>
                              <w:marTop w:val="0"/>
                              <w:marBottom w:val="0"/>
                              <w:divBdr>
                                <w:top w:val="none" w:sz="0" w:space="0" w:color="auto"/>
                                <w:left w:val="none" w:sz="0" w:space="0" w:color="auto"/>
                                <w:bottom w:val="none" w:sz="0" w:space="0" w:color="auto"/>
                                <w:right w:val="none" w:sz="0" w:space="0" w:color="auto"/>
                              </w:divBdr>
                            </w:div>
                            <w:div w:id="1731617142">
                              <w:marLeft w:val="0"/>
                              <w:marRight w:val="0"/>
                              <w:marTop w:val="0"/>
                              <w:marBottom w:val="0"/>
                              <w:divBdr>
                                <w:top w:val="none" w:sz="0" w:space="0" w:color="auto"/>
                                <w:left w:val="none" w:sz="0" w:space="0" w:color="auto"/>
                                <w:bottom w:val="none" w:sz="0" w:space="0" w:color="auto"/>
                                <w:right w:val="none" w:sz="0" w:space="0" w:color="auto"/>
                              </w:divBdr>
                              <w:divsChild>
                                <w:div w:id="9017884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80841968">
                                      <w:marLeft w:val="0"/>
                                      <w:marRight w:val="0"/>
                                      <w:marTop w:val="0"/>
                                      <w:marBottom w:val="0"/>
                                      <w:divBdr>
                                        <w:top w:val="none" w:sz="0" w:space="0" w:color="auto"/>
                                        <w:left w:val="none" w:sz="0" w:space="0" w:color="auto"/>
                                        <w:bottom w:val="none" w:sz="0" w:space="0" w:color="auto"/>
                                        <w:right w:val="none" w:sz="0" w:space="0" w:color="auto"/>
                                      </w:divBdr>
                                      <w:divsChild>
                                        <w:div w:id="81359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2306">
                              <w:marLeft w:val="0"/>
                              <w:marRight w:val="0"/>
                              <w:marTop w:val="0"/>
                              <w:marBottom w:val="0"/>
                              <w:divBdr>
                                <w:top w:val="none" w:sz="0" w:space="0" w:color="auto"/>
                                <w:left w:val="none" w:sz="0" w:space="0" w:color="auto"/>
                                <w:bottom w:val="none" w:sz="0" w:space="0" w:color="auto"/>
                                <w:right w:val="none" w:sz="0" w:space="0" w:color="auto"/>
                              </w:divBdr>
                            </w:div>
                            <w:div w:id="1944143999">
                              <w:marLeft w:val="0"/>
                              <w:marRight w:val="0"/>
                              <w:marTop w:val="0"/>
                              <w:marBottom w:val="0"/>
                              <w:divBdr>
                                <w:top w:val="none" w:sz="0" w:space="0" w:color="auto"/>
                                <w:left w:val="none" w:sz="0" w:space="0" w:color="auto"/>
                                <w:bottom w:val="none" w:sz="0" w:space="0" w:color="auto"/>
                                <w:right w:val="none" w:sz="0" w:space="0" w:color="auto"/>
                              </w:divBdr>
                              <w:divsChild>
                                <w:div w:id="32551961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9018903">
                                      <w:marLeft w:val="0"/>
                                      <w:marRight w:val="0"/>
                                      <w:marTop w:val="0"/>
                                      <w:marBottom w:val="0"/>
                                      <w:divBdr>
                                        <w:top w:val="none" w:sz="0" w:space="0" w:color="auto"/>
                                        <w:left w:val="none" w:sz="0" w:space="0" w:color="auto"/>
                                        <w:bottom w:val="none" w:sz="0" w:space="0" w:color="auto"/>
                                        <w:right w:val="none" w:sz="0" w:space="0" w:color="auto"/>
                                      </w:divBdr>
                                      <w:divsChild>
                                        <w:div w:id="9654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58521">
                              <w:marLeft w:val="0"/>
                              <w:marRight w:val="0"/>
                              <w:marTop w:val="0"/>
                              <w:marBottom w:val="0"/>
                              <w:divBdr>
                                <w:top w:val="none" w:sz="0" w:space="0" w:color="auto"/>
                                <w:left w:val="none" w:sz="0" w:space="0" w:color="auto"/>
                                <w:bottom w:val="none" w:sz="0" w:space="0" w:color="auto"/>
                                <w:right w:val="none" w:sz="0" w:space="0" w:color="auto"/>
                              </w:divBdr>
                            </w:div>
                          </w:divsChild>
                        </w:div>
                        <w:div w:id="1033462266">
                          <w:marLeft w:val="0"/>
                          <w:marRight w:val="0"/>
                          <w:marTop w:val="0"/>
                          <w:marBottom w:val="0"/>
                          <w:divBdr>
                            <w:top w:val="none" w:sz="0" w:space="0" w:color="auto"/>
                            <w:left w:val="none" w:sz="0" w:space="0" w:color="auto"/>
                            <w:bottom w:val="none" w:sz="0" w:space="0" w:color="auto"/>
                            <w:right w:val="none" w:sz="0" w:space="0" w:color="auto"/>
                          </w:divBdr>
                          <w:divsChild>
                            <w:div w:id="247539949">
                              <w:marLeft w:val="0"/>
                              <w:marRight w:val="0"/>
                              <w:marTop w:val="0"/>
                              <w:marBottom w:val="0"/>
                              <w:divBdr>
                                <w:top w:val="none" w:sz="0" w:space="0" w:color="auto"/>
                                <w:left w:val="none" w:sz="0" w:space="0" w:color="auto"/>
                                <w:bottom w:val="none" w:sz="0" w:space="0" w:color="auto"/>
                                <w:right w:val="none" w:sz="0" w:space="0" w:color="auto"/>
                              </w:divBdr>
                            </w:div>
                            <w:div w:id="1205869947">
                              <w:marLeft w:val="0"/>
                              <w:marRight w:val="0"/>
                              <w:marTop w:val="0"/>
                              <w:marBottom w:val="0"/>
                              <w:divBdr>
                                <w:top w:val="none" w:sz="0" w:space="0" w:color="auto"/>
                                <w:left w:val="none" w:sz="0" w:space="0" w:color="auto"/>
                                <w:bottom w:val="none" w:sz="0" w:space="0" w:color="auto"/>
                                <w:right w:val="none" w:sz="0" w:space="0" w:color="auto"/>
                              </w:divBdr>
                              <w:divsChild>
                                <w:div w:id="187642175">
                                  <w:marLeft w:val="0"/>
                                  <w:marRight w:val="0"/>
                                  <w:marTop w:val="0"/>
                                  <w:marBottom w:val="300"/>
                                  <w:divBdr>
                                    <w:top w:val="single" w:sz="6" w:space="15" w:color="E6E6E6"/>
                                    <w:left w:val="single" w:sz="6" w:space="15" w:color="E6E6E6"/>
                                    <w:bottom w:val="single" w:sz="6" w:space="15" w:color="E6E6E6"/>
                                    <w:right w:val="single" w:sz="6" w:space="15" w:color="E6E6E6"/>
                                  </w:divBdr>
                                  <w:divsChild>
                                    <w:div w:id="725570806">
                                      <w:marLeft w:val="0"/>
                                      <w:marRight w:val="0"/>
                                      <w:marTop w:val="0"/>
                                      <w:marBottom w:val="0"/>
                                      <w:divBdr>
                                        <w:top w:val="none" w:sz="0" w:space="0" w:color="auto"/>
                                        <w:left w:val="none" w:sz="0" w:space="0" w:color="auto"/>
                                        <w:bottom w:val="none" w:sz="0" w:space="0" w:color="auto"/>
                                        <w:right w:val="none" w:sz="0" w:space="0" w:color="auto"/>
                                      </w:divBdr>
                                      <w:divsChild>
                                        <w:div w:id="3858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055">
                              <w:marLeft w:val="0"/>
                              <w:marRight w:val="0"/>
                              <w:marTop w:val="0"/>
                              <w:marBottom w:val="0"/>
                              <w:divBdr>
                                <w:top w:val="none" w:sz="0" w:space="0" w:color="auto"/>
                                <w:left w:val="none" w:sz="0" w:space="0" w:color="auto"/>
                                <w:bottom w:val="none" w:sz="0" w:space="0" w:color="auto"/>
                                <w:right w:val="none" w:sz="0" w:space="0" w:color="auto"/>
                              </w:divBdr>
                            </w:div>
                            <w:div w:id="438450719">
                              <w:marLeft w:val="0"/>
                              <w:marRight w:val="0"/>
                              <w:marTop w:val="0"/>
                              <w:marBottom w:val="0"/>
                              <w:divBdr>
                                <w:top w:val="none" w:sz="0" w:space="0" w:color="auto"/>
                                <w:left w:val="none" w:sz="0" w:space="0" w:color="auto"/>
                                <w:bottom w:val="none" w:sz="0" w:space="0" w:color="auto"/>
                                <w:right w:val="none" w:sz="0" w:space="0" w:color="auto"/>
                              </w:divBdr>
                            </w:div>
                            <w:div w:id="705712836">
                              <w:marLeft w:val="0"/>
                              <w:marRight w:val="0"/>
                              <w:marTop w:val="0"/>
                              <w:marBottom w:val="0"/>
                              <w:divBdr>
                                <w:top w:val="none" w:sz="0" w:space="0" w:color="auto"/>
                                <w:left w:val="none" w:sz="0" w:space="0" w:color="auto"/>
                                <w:bottom w:val="none" w:sz="0" w:space="0" w:color="auto"/>
                                <w:right w:val="none" w:sz="0" w:space="0" w:color="auto"/>
                              </w:divBdr>
                              <w:divsChild>
                                <w:div w:id="934560109">
                                  <w:marLeft w:val="0"/>
                                  <w:marRight w:val="0"/>
                                  <w:marTop w:val="0"/>
                                  <w:marBottom w:val="0"/>
                                  <w:divBdr>
                                    <w:top w:val="none" w:sz="0" w:space="0" w:color="auto"/>
                                    <w:left w:val="none" w:sz="0" w:space="0" w:color="auto"/>
                                    <w:bottom w:val="none" w:sz="0" w:space="0" w:color="auto"/>
                                    <w:right w:val="none" w:sz="0" w:space="0" w:color="auto"/>
                                  </w:divBdr>
                                  <w:divsChild>
                                    <w:div w:id="5966457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46713705">
                                          <w:marLeft w:val="0"/>
                                          <w:marRight w:val="0"/>
                                          <w:marTop w:val="0"/>
                                          <w:marBottom w:val="0"/>
                                          <w:divBdr>
                                            <w:top w:val="none" w:sz="0" w:space="0" w:color="auto"/>
                                            <w:left w:val="none" w:sz="0" w:space="0" w:color="auto"/>
                                            <w:bottom w:val="none" w:sz="0" w:space="0" w:color="auto"/>
                                            <w:right w:val="none" w:sz="0" w:space="0" w:color="auto"/>
                                          </w:divBdr>
                                          <w:divsChild>
                                            <w:div w:id="16295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291323">
                                  <w:marLeft w:val="0"/>
                                  <w:marRight w:val="0"/>
                                  <w:marTop w:val="0"/>
                                  <w:marBottom w:val="0"/>
                                  <w:divBdr>
                                    <w:top w:val="none" w:sz="0" w:space="0" w:color="auto"/>
                                    <w:left w:val="none" w:sz="0" w:space="0" w:color="auto"/>
                                    <w:bottom w:val="none" w:sz="0" w:space="0" w:color="auto"/>
                                    <w:right w:val="none" w:sz="0" w:space="0" w:color="auto"/>
                                  </w:divBdr>
                                  <w:divsChild>
                                    <w:div w:id="199197740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6267083">
                                          <w:marLeft w:val="0"/>
                                          <w:marRight w:val="0"/>
                                          <w:marTop w:val="0"/>
                                          <w:marBottom w:val="0"/>
                                          <w:divBdr>
                                            <w:top w:val="none" w:sz="0" w:space="0" w:color="auto"/>
                                            <w:left w:val="none" w:sz="0" w:space="0" w:color="auto"/>
                                            <w:bottom w:val="none" w:sz="0" w:space="0" w:color="auto"/>
                                            <w:right w:val="none" w:sz="0" w:space="0" w:color="auto"/>
                                          </w:divBdr>
                                          <w:divsChild>
                                            <w:div w:id="5466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84751">
                                  <w:marLeft w:val="0"/>
                                  <w:marRight w:val="0"/>
                                  <w:marTop w:val="0"/>
                                  <w:marBottom w:val="0"/>
                                  <w:divBdr>
                                    <w:top w:val="none" w:sz="0" w:space="0" w:color="auto"/>
                                    <w:left w:val="none" w:sz="0" w:space="0" w:color="auto"/>
                                    <w:bottom w:val="none" w:sz="0" w:space="0" w:color="auto"/>
                                    <w:right w:val="none" w:sz="0" w:space="0" w:color="auto"/>
                                  </w:divBdr>
                                  <w:divsChild>
                                    <w:div w:id="15714278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62434640">
                                          <w:marLeft w:val="0"/>
                                          <w:marRight w:val="0"/>
                                          <w:marTop w:val="0"/>
                                          <w:marBottom w:val="0"/>
                                          <w:divBdr>
                                            <w:top w:val="none" w:sz="0" w:space="0" w:color="auto"/>
                                            <w:left w:val="none" w:sz="0" w:space="0" w:color="auto"/>
                                            <w:bottom w:val="none" w:sz="0" w:space="0" w:color="auto"/>
                                            <w:right w:val="none" w:sz="0" w:space="0" w:color="auto"/>
                                          </w:divBdr>
                                          <w:divsChild>
                                            <w:div w:id="5874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49623">
                                  <w:marLeft w:val="0"/>
                                  <w:marRight w:val="0"/>
                                  <w:marTop w:val="0"/>
                                  <w:marBottom w:val="0"/>
                                  <w:divBdr>
                                    <w:top w:val="none" w:sz="0" w:space="0" w:color="auto"/>
                                    <w:left w:val="none" w:sz="0" w:space="0" w:color="auto"/>
                                    <w:bottom w:val="none" w:sz="0" w:space="0" w:color="auto"/>
                                    <w:right w:val="none" w:sz="0" w:space="0" w:color="auto"/>
                                  </w:divBdr>
                                  <w:divsChild>
                                    <w:div w:id="386714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14054168">
                                          <w:marLeft w:val="0"/>
                                          <w:marRight w:val="0"/>
                                          <w:marTop w:val="0"/>
                                          <w:marBottom w:val="0"/>
                                          <w:divBdr>
                                            <w:top w:val="none" w:sz="0" w:space="0" w:color="auto"/>
                                            <w:left w:val="none" w:sz="0" w:space="0" w:color="auto"/>
                                            <w:bottom w:val="none" w:sz="0" w:space="0" w:color="auto"/>
                                            <w:right w:val="none" w:sz="0" w:space="0" w:color="auto"/>
                                          </w:divBdr>
                                          <w:divsChild>
                                            <w:div w:id="7618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43038">
                                  <w:marLeft w:val="0"/>
                                  <w:marRight w:val="0"/>
                                  <w:marTop w:val="0"/>
                                  <w:marBottom w:val="0"/>
                                  <w:divBdr>
                                    <w:top w:val="none" w:sz="0" w:space="0" w:color="auto"/>
                                    <w:left w:val="none" w:sz="0" w:space="0" w:color="auto"/>
                                    <w:bottom w:val="none" w:sz="0" w:space="0" w:color="auto"/>
                                    <w:right w:val="none" w:sz="0" w:space="0" w:color="auto"/>
                                  </w:divBdr>
                                  <w:divsChild>
                                    <w:div w:id="137010643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87302431">
                                          <w:marLeft w:val="0"/>
                                          <w:marRight w:val="0"/>
                                          <w:marTop w:val="0"/>
                                          <w:marBottom w:val="0"/>
                                          <w:divBdr>
                                            <w:top w:val="none" w:sz="0" w:space="0" w:color="auto"/>
                                            <w:left w:val="none" w:sz="0" w:space="0" w:color="auto"/>
                                            <w:bottom w:val="none" w:sz="0" w:space="0" w:color="auto"/>
                                            <w:right w:val="none" w:sz="0" w:space="0" w:color="auto"/>
                                          </w:divBdr>
                                          <w:divsChild>
                                            <w:div w:id="6098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52157">
                                  <w:marLeft w:val="0"/>
                                  <w:marRight w:val="0"/>
                                  <w:marTop w:val="0"/>
                                  <w:marBottom w:val="0"/>
                                  <w:divBdr>
                                    <w:top w:val="none" w:sz="0" w:space="0" w:color="auto"/>
                                    <w:left w:val="none" w:sz="0" w:space="0" w:color="auto"/>
                                    <w:bottom w:val="none" w:sz="0" w:space="0" w:color="auto"/>
                                    <w:right w:val="none" w:sz="0" w:space="0" w:color="auto"/>
                                  </w:divBdr>
                                  <w:divsChild>
                                    <w:div w:id="4545180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74271348">
                                          <w:marLeft w:val="0"/>
                                          <w:marRight w:val="0"/>
                                          <w:marTop w:val="0"/>
                                          <w:marBottom w:val="0"/>
                                          <w:divBdr>
                                            <w:top w:val="none" w:sz="0" w:space="0" w:color="auto"/>
                                            <w:left w:val="none" w:sz="0" w:space="0" w:color="auto"/>
                                            <w:bottom w:val="none" w:sz="0" w:space="0" w:color="auto"/>
                                            <w:right w:val="none" w:sz="0" w:space="0" w:color="auto"/>
                                          </w:divBdr>
                                          <w:divsChild>
                                            <w:div w:id="15585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99244">
                                  <w:marLeft w:val="0"/>
                                  <w:marRight w:val="0"/>
                                  <w:marTop w:val="0"/>
                                  <w:marBottom w:val="0"/>
                                  <w:divBdr>
                                    <w:top w:val="none" w:sz="0" w:space="0" w:color="auto"/>
                                    <w:left w:val="none" w:sz="0" w:space="0" w:color="auto"/>
                                    <w:bottom w:val="none" w:sz="0" w:space="0" w:color="auto"/>
                                    <w:right w:val="none" w:sz="0" w:space="0" w:color="auto"/>
                                  </w:divBdr>
                                  <w:divsChild>
                                    <w:div w:id="17928174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9614585">
                                          <w:marLeft w:val="0"/>
                                          <w:marRight w:val="0"/>
                                          <w:marTop w:val="0"/>
                                          <w:marBottom w:val="0"/>
                                          <w:divBdr>
                                            <w:top w:val="none" w:sz="0" w:space="0" w:color="auto"/>
                                            <w:left w:val="none" w:sz="0" w:space="0" w:color="auto"/>
                                            <w:bottom w:val="none" w:sz="0" w:space="0" w:color="auto"/>
                                            <w:right w:val="none" w:sz="0" w:space="0" w:color="auto"/>
                                          </w:divBdr>
                                          <w:divsChild>
                                            <w:div w:id="1976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68736">
                                  <w:marLeft w:val="0"/>
                                  <w:marRight w:val="0"/>
                                  <w:marTop w:val="0"/>
                                  <w:marBottom w:val="0"/>
                                  <w:divBdr>
                                    <w:top w:val="none" w:sz="0" w:space="0" w:color="auto"/>
                                    <w:left w:val="none" w:sz="0" w:space="0" w:color="auto"/>
                                    <w:bottom w:val="none" w:sz="0" w:space="0" w:color="auto"/>
                                    <w:right w:val="none" w:sz="0" w:space="0" w:color="auto"/>
                                  </w:divBdr>
                                  <w:divsChild>
                                    <w:div w:id="6033446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5099201">
                                          <w:marLeft w:val="0"/>
                                          <w:marRight w:val="0"/>
                                          <w:marTop w:val="0"/>
                                          <w:marBottom w:val="0"/>
                                          <w:divBdr>
                                            <w:top w:val="none" w:sz="0" w:space="0" w:color="auto"/>
                                            <w:left w:val="none" w:sz="0" w:space="0" w:color="auto"/>
                                            <w:bottom w:val="none" w:sz="0" w:space="0" w:color="auto"/>
                                            <w:right w:val="none" w:sz="0" w:space="0" w:color="auto"/>
                                          </w:divBdr>
                                          <w:divsChild>
                                            <w:div w:id="149175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00676">
                                  <w:marLeft w:val="0"/>
                                  <w:marRight w:val="0"/>
                                  <w:marTop w:val="450"/>
                                  <w:marBottom w:val="450"/>
                                  <w:divBdr>
                                    <w:top w:val="none" w:sz="0" w:space="0" w:color="auto"/>
                                    <w:left w:val="single" w:sz="24" w:space="0" w:color="6DB33F"/>
                                    <w:bottom w:val="none" w:sz="0" w:space="0" w:color="auto"/>
                                    <w:right w:val="none" w:sz="0" w:space="0" w:color="auto"/>
                                  </w:divBdr>
                                </w:div>
                                <w:div w:id="399180301">
                                  <w:marLeft w:val="0"/>
                                  <w:marRight w:val="0"/>
                                  <w:marTop w:val="0"/>
                                  <w:marBottom w:val="0"/>
                                  <w:divBdr>
                                    <w:top w:val="none" w:sz="0" w:space="0" w:color="auto"/>
                                    <w:left w:val="none" w:sz="0" w:space="0" w:color="auto"/>
                                    <w:bottom w:val="none" w:sz="0" w:space="0" w:color="auto"/>
                                    <w:right w:val="none" w:sz="0" w:space="0" w:color="auto"/>
                                  </w:divBdr>
                                  <w:divsChild>
                                    <w:div w:id="4282358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498884632">
                                          <w:marLeft w:val="0"/>
                                          <w:marRight w:val="0"/>
                                          <w:marTop w:val="0"/>
                                          <w:marBottom w:val="0"/>
                                          <w:divBdr>
                                            <w:top w:val="none" w:sz="0" w:space="0" w:color="auto"/>
                                            <w:left w:val="none" w:sz="0" w:space="0" w:color="auto"/>
                                            <w:bottom w:val="none" w:sz="0" w:space="0" w:color="auto"/>
                                            <w:right w:val="none" w:sz="0" w:space="0" w:color="auto"/>
                                          </w:divBdr>
                                          <w:divsChild>
                                            <w:div w:id="173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595396">
                                  <w:marLeft w:val="0"/>
                                  <w:marRight w:val="0"/>
                                  <w:marTop w:val="450"/>
                                  <w:marBottom w:val="450"/>
                                  <w:divBdr>
                                    <w:top w:val="none" w:sz="0" w:space="0" w:color="auto"/>
                                    <w:left w:val="single" w:sz="24" w:space="0" w:color="6DB33F"/>
                                    <w:bottom w:val="none" w:sz="0" w:space="0" w:color="auto"/>
                                    <w:right w:val="none" w:sz="0" w:space="0" w:color="auto"/>
                                  </w:divBdr>
                                </w:div>
                                <w:div w:id="1804545367">
                                  <w:marLeft w:val="0"/>
                                  <w:marRight w:val="0"/>
                                  <w:marTop w:val="0"/>
                                  <w:marBottom w:val="0"/>
                                  <w:divBdr>
                                    <w:top w:val="none" w:sz="0" w:space="0" w:color="auto"/>
                                    <w:left w:val="none" w:sz="0" w:space="0" w:color="auto"/>
                                    <w:bottom w:val="none" w:sz="0" w:space="0" w:color="auto"/>
                                    <w:right w:val="none" w:sz="0" w:space="0" w:color="auto"/>
                                  </w:divBdr>
                                  <w:divsChild>
                                    <w:div w:id="15139585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70743611">
                                          <w:marLeft w:val="0"/>
                                          <w:marRight w:val="0"/>
                                          <w:marTop w:val="0"/>
                                          <w:marBottom w:val="0"/>
                                          <w:divBdr>
                                            <w:top w:val="none" w:sz="0" w:space="0" w:color="auto"/>
                                            <w:left w:val="none" w:sz="0" w:space="0" w:color="auto"/>
                                            <w:bottom w:val="none" w:sz="0" w:space="0" w:color="auto"/>
                                            <w:right w:val="none" w:sz="0" w:space="0" w:color="auto"/>
                                          </w:divBdr>
                                          <w:divsChild>
                                            <w:div w:id="18554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652967">
                                  <w:marLeft w:val="0"/>
                                  <w:marRight w:val="0"/>
                                  <w:marTop w:val="450"/>
                                  <w:marBottom w:val="450"/>
                                  <w:divBdr>
                                    <w:top w:val="none" w:sz="0" w:space="0" w:color="auto"/>
                                    <w:left w:val="single" w:sz="24" w:space="0" w:color="6DB33F"/>
                                    <w:bottom w:val="none" w:sz="0" w:space="0" w:color="auto"/>
                                    <w:right w:val="none" w:sz="0" w:space="0" w:color="auto"/>
                                  </w:divBdr>
                                </w:div>
                                <w:div w:id="1087532345">
                                  <w:marLeft w:val="0"/>
                                  <w:marRight w:val="0"/>
                                  <w:marTop w:val="0"/>
                                  <w:marBottom w:val="0"/>
                                  <w:divBdr>
                                    <w:top w:val="none" w:sz="0" w:space="0" w:color="auto"/>
                                    <w:left w:val="none" w:sz="0" w:space="0" w:color="auto"/>
                                    <w:bottom w:val="none" w:sz="0" w:space="0" w:color="auto"/>
                                    <w:right w:val="none" w:sz="0" w:space="0" w:color="auto"/>
                                  </w:divBdr>
                                </w:div>
                                <w:div w:id="1555193421">
                                  <w:marLeft w:val="0"/>
                                  <w:marRight w:val="0"/>
                                  <w:marTop w:val="0"/>
                                  <w:marBottom w:val="0"/>
                                  <w:divBdr>
                                    <w:top w:val="none" w:sz="0" w:space="0" w:color="auto"/>
                                    <w:left w:val="none" w:sz="0" w:space="0" w:color="auto"/>
                                    <w:bottom w:val="none" w:sz="0" w:space="0" w:color="auto"/>
                                    <w:right w:val="none" w:sz="0" w:space="0" w:color="auto"/>
                                  </w:divBdr>
                                  <w:divsChild>
                                    <w:div w:id="15665258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9709938">
                                          <w:marLeft w:val="0"/>
                                          <w:marRight w:val="0"/>
                                          <w:marTop w:val="0"/>
                                          <w:marBottom w:val="0"/>
                                          <w:divBdr>
                                            <w:top w:val="none" w:sz="0" w:space="0" w:color="auto"/>
                                            <w:left w:val="none" w:sz="0" w:space="0" w:color="auto"/>
                                            <w:bottom w:val="none" w:sz="0" w:space="0" w:color="auto"/>
                                            <w:right w:val="none" w:sz="0" w:space="0" w:color="auto"/>
                                          </w:divBdr>
                                          <w:divsChild>
                                            <w:div w:id="13043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7657">
                                  <w:marLeft w:val="0"/>
                                  <w:marRight w:val="0"/>
                                  <w:marTop w:val="450"/>
                                  <w:marBottom w:val="450"/>
                                  <w:divBdr>
                                    <w:top w:val="none" w:sz="0" w:space="0" w:color="auto"/>
                                    <w:left w:val="single" w:sz="24" w:space="0" w:color="6DB33F"/>
                                    <w:bottom w:val="none" w:sz="0" w:space="0" w:color="auto"/>
                                    <w:right w:val="none" w:sz="0" w:space="0" w:color="auto"/>
                                  </w:divBdr>
                                </w:div>
                                <w:div w:id="175117489">
                                  <w:marLeft w:val="0"/>
                                  <w:marRight w:val="0"/>
                                  <w:marTop w:val="0"/>
                                  <w:marBottom w:val="0"/>
                                  <w:divBdr>
                                    <w:top w:val="none" w:sz="0" w:space="0" w:color="auto"/>
                                    <w:left w:val="none" w:sz="0" w:space="0" w:color="auto"/>
                                    <w:bottom w:val="none" w:sz="0" w:space="0" w:color="auto"/>
                                    <w:right w:val="none" w:sz="0" w:space="0" w:color="auto"/>
                                  </w:divBdr>
                                  <w:divsChild>
                                    <w:div w:id="7121953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2276350">
                                          <w:marLeft w:val="0"/>
                                          <w:marRight w:val="0"/>
                                          <w:marTop w:val="0"/>
                                          <w:marBottom w:val="0"/>
                                          <w:divBdr>
                                            <w:top w:val="none" w:sz="0" w:space="0" w:color="auto"/>
                                            <w:left w:val="none" w:sz="0" w:space="0" w:color="auto"/>
                                            <w:bottom w:val="none" w:sz="0" w:space="0" w:color="auto"/>
                                            <w:right w:val="none" w:sz="0" w:space="0" w:color="auto"/>
                                          </w:divBdr>
                                          <w:divsChild>
                                            <w:div w:id="10995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7462">
                                  <w:marLeft w:val="0"/>
                                  <w:marRight w:val="0"/>
                                  <w:marTop w:val="450"/>
                                  <w:marBottom w:val="450"/>
                                  <w:divBdr>
                                    <w:top w:val="none" w:sz="0" w:space="0" w:color="auto"/>
                                    <w:left w:val="single" w:sz="24" w:space="0" w:color="6DB33F"/>
                                    <w:bottom w:val="none" w:sz="0" w:space="0" w:color="auto"/>
                                    <w:right w:val="none" w:sz="0" w:space="0" w:color="auto"/>
                                  </w:divBdr>
                                </w:div>
                                <w:div w:id="1617255472">
                                  <w:marLeft w:val="0"/>
                                  <w:marRight w:val="0"/>
                                  <w:marTop w:val="0"/>
                                  <w:marBottom w:val="0"/>
                                  <w:divBdr>
                                    <w:top w:val="none" w:sz="0" w:space="0" w:color="auto"/>
                                    <w:left w:val="none" w:sz="0" w:space="0" w:color="auto"/>
                                    <w:bottom w:val="none" w:sz="0" w:space="0" w:color="auto"/>
                                    <w:right w:val="none" w:sz="0" w:space="0" w:color="auto"/>
                                  </w:divBdr>
                                  <w:divsChild>
                                    <w:div w:id="12315060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74405396">
                                          <w:marLeft w:val="0"/>
                                          <w:marRight w:val="0"/>
                                          <w:marTop w:val="0"/>
                                          <w:marBottom w:val="0"/>
                                          <w:divBdr>
                                            <w:top w:val="none" w:sz="0" w:space="0" w:color="auto"/>
                                            <w:left w:val="none" w:sz="0" w:space="0" w:color="auto"/>
                                            <w:bottom w:val="none" w:sz="0" w:space="0" w:color="auto"/>
                                            <w:right w:val="none" w:sz="0" w:space="0" w:color="auto"/>
                                          </w:divBdr>
                                          <w:divsChild>
                                            <w:div w:id="15528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36395">
                                  <w:marLeft w:val="0"/>
                                  <w:marRight w:val="0"/>
                                  <w:marTop w:val="450"/>
                                  <w:marBottom w:val="450"/>
                                  <w:divBdr>
                                    <w:top w:val="none" w:sz="0" w:space="0" w:color="auto"/>
                                    <w:left w:val="single" w:sz="24" w:space="0" w:color="6DB33F"/>
                                    <w:bottom w:val="none" w:sz="0" w:space="0" w:color="auto"/>
                                    <w:right w:val="none" w:sz="0" w:space="0" w:color="auto"/>
                                  </w:divBdr>
                                </w:div>
                                <w:div w:id="988169970">
                                  <w:marLeft w:val="0"/>
                                  <w:marRight w:val="0"/>
                                  <w:marTop w:val="0"/>
                                  <w:marBottom w:val="0"/>
                                  <w:divBdr>
                                    <w:top w:val="none" w:sz="0" w:space="0" w:color="auto"/>
                                    <w:left w:val="none" w:sz="0" w:space="0" w:color="auto"/>
                                    <w:bottom w:val="none" w:sz="0" w:space="0" w:color="auto"/>
                                    <w:right w:val="none" w:sz="0" w:space="0" w:color="auto"/>
                                  </w:divBdr>
                                  <w:divsChild>
                                    <w:div w:id="6685998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05941165">
                                          <w:marLeft w:val="0"/>
                                          <w:marRight w:val="0"/>
                                          <w:marTop w:val="0"/>
                                          <w:marBottom w:val="0"/>
                                          <w:divBdr>
                                            <w:top w:val="none" w:sz="0" w:space="0" w:color="auto"/>
                                            <w:left w:val="none" w:sz="0" w:space="0" w:color="auto"/>
                                            <w:bottom w:val="none" w:sz="0" w:space="0" w:color="auto"/>
                                            <w:right w:val="none" w:sz="0" w:space="0" w:color="auto"/>
                                          </w:divBdr>
                                          <w:divsChild>
                                            <w:div w:id="691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977381">
                                  <w:marLeft w:val="0"/>
                                  <w:marRight w:val="0"/>
                                  <w:marTop w:val="450"/>
                                  <w:marBottom w:val="450"/>
                                  <w:divBdr>
                                    <w:top w:val="none" w:sz="0" w:space="0" w:color="auto"/>
                                    <w:left w:val="single" w:sz="24" w:space="0" w:color="6DB33F"/>
                                    <w:bottom w:val="none" w:sz="0" w:space="0" w:color="auto"/>
                                    <w:right w:val="none" w:sz="0" w:space="0" w:color="auto"/>
                                  </w:divBdr>
                                </w:div>
                                <w:div w:id="917180218">
                                  <w:marLeft w:val="0"/>
                                  <w:marRight w:val="0"/>
                                  <w:marTop w:val="0"/>
                                  <w:marBottom w:val="0"/>
                                  <w:divBdr>
                                    <w:top w:val="none" w:sz="0" w:space="0" w:color="auto"/>
                                    <w:left w:val="none" w:sz="0" w:space="0" w:color="auto"/>
                                    <w:bottom w:val="none" w:sz="0" w:space="0" w:color="auto"/>
                                    <w:right w:val="none" w:sz="0" w:space="0" w:color="auto"/>
                                  </w:divBdr>
                                  <w:divsChild>
                                    <w:div w:id="1049956588">
                                      <w:marLeft w:val="0"/>
                                      <w:marRight w:val="0"/>
                                      <w:marTop w:val="0"/>
                                      <w:marBottom w:val="300"/>
                                      <w:divBdr>
                                        <w:top w:val="single" w:sz="6" w:space="15" w:color="E6E6E6"/>
                                        <w:left w:val="single" w:sz="6" w:space="15" w:color="E6E6E6"/>
                                        <w:bottom w:val="single" w:sz="6" w:space="15" w:color="E6E6E6"/>
                                        <w:right w:val="single" w:sz="6" w:space="15" w:color="E6E6E6"/>
                                      </w:divBdr>
                                      <w:divsChild>
                                        <w:div w:id="712003478">
                                          <w:marLeft w:val="0"/>
                                          <w:marRight w:val="0"/>
                                          <w:marTop w:val="0"/>
                                          <w:marBottom w:val="0"/>
                                          <w:divBdr>
                                            <w:top w:val="none" w:sz="0" w:space="0" w:color="auto"/>
                                            <w:left w:val="none" w:sz="0" w:space="0" w:color="auto"/>
                                            <w:bottom w:val="none" w:sz="0" w:space="0" w:color="auto"/>
                                            <w:right w:val="none" w:sz="0" w:space="0" w:color="auto"/>
                                          </w:divBdr>
                                          <w:divsChild>
                                            <w:div w:id="7339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148265">
                                  <w:marLeft w:val="0"/>
                                  <w:marRight w:val="0"/>
                                  <w:marTop w:val="0"/>
                                  <w:marBottom w:val="0"/>
                                  <w:divBdr>
                                    <w:top w:val="none" w:sz="0" w:space="0" w:color="auto"/>
                                    <w:left w:val="none" w:sz="0" w:space="0" w:color="auto"/>
                                    <w:bottom w:val="none" w:sz="0" w:space="0" w:color="auto"/>
                                    <w:right w:val="none" w:sz="0" w:space="0" w:color="auto"/>
                                  </w:divBdr>
                                  <w:divsChild>
                                    <w:div w:id="11426927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43217677">
                                          <w:marLeft w:val="0"/>
                                          <w:marRight w:val="0"/>
                                          <w:marTop w:val="0"/>
                                          <w:marBottom w:val="0"/>
                                          <w:divBdr>
                                            <w:top w:val="none" w:sz="0" w:space="0" w:color="auto"/>
                                            <w:left w:val="none" w:sz="0" w:space="0" w:color="auto"/>
                                            <w:bottom w:val="none" w:sz="0" w:space="0" w:color="auto"/>
                                            <w:right w:val="none" w:sz="0" w:space="0" w:color="auto"/>
                                          </w:divBdr>
                                          <w:divsChild>
                                            <w:div w:id="104105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805257">
                          <w:marLeft w:val="0"/>
                          <w:marRight w:val="0"/>
                          <w:marTop w:val="0"/>
                          <w:marBottom w:val="0"/>
                          <w:divBdr>
                            <w:top w:val="none" w:sz="0" w:space="0" w:color="auto"/>
                            <w:left w:val="none" w:sz="0" w:space="0" w:color="auto"/>
                            <w:bottom w:val="none" w:sz="0" w:space="0" w:color="auto"/>
                            <w:right w:val="none" w:sz="0" w:space="0" w:color="auto"/>
                          </w:divBdr>
                          <w:divsChild>
                            <w:div w:id="1666742188">
                              <w:marLeft w:val="0"/>
                              <w:marRight w:val="0"/>
                              <w:marTop w:val="0"/>
                              <w:marBottom w:val="0"/>
                              <w:divBdr>
                                <w:top w:val="none" w:sz="0" w:space="0" w:color="auto"/>
                                <w:left w:val="none" w:sz="0" w:space="0" w:color="auto"/>
                                <w:bottom w:val="none" w:sz="0" w:space="0" w:color="auto"/>
                                <w:right w:val="none" w:sz="0" w:space="0" w:color="auto"/>
                              </w:divBdr>
                            </w:div>
                            <w:div w:id="483620394">
                              <w:marLeft w:val="0"/>
                              <w:marRight w:val="0"/>
                              <w:marTop w:val="0"/>
                              <w:marBottom w:val="0"/>
                              <w:divBdr>
                                <w:top w:val="none" w:sz="0" w:space="0" w:color="auto"/>
                                <w:left w:val="none" w:sz="0" w:space="0" w:color="auto"/>
                                <w:bottom w:val="none" w:sz="0" w:space="0" w:color="auto"/>
                                <w:right w:val="none" w:sz="0" w:space="0" w:color="auto"/>
                              </w:divBdr>
                            </w:div>
                            <w:div w:id="2139643257">
                              <w:marLeft w:val="0"/>
                              <w:marRight w:val="0"/>
                              <w:marTop w:val="0"/>
                              <w:marBottom w:val="0"/>
                              <w:divBdr>
                                <w:top w:val="none" w:sz="0" w:space="0" w:color="auto"/>
                                <w:left w:val="none" w:sz="0" w:space="0" w:color="auto"/>
                                <w:bottom w:val="none" w:sz="0" w:space="0" w:color="auto"/>
                                <w:right w:val="none" w:sz="0" w:space="0" w:color="auto"/>
                              </w:divBdr>
                            </w:div>
                            <w:div w:id="1368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1956">
                      <w:marLeft w:val="0"/>
                      <w:marRight w:val="0"/>
                      <w:marTop w:val="0"/>
                      <w:marBottom w:val="0"/>
                      <w:divBdr>
                        <w:top w:val="none" w:sz="0" w:space="0" w:color="auto"/>
                        <w:left w:val="none" w:sz="0" w:space="0" w:color="auto"/>
                        <w:bottom w:val="none" w:sz="0" w:space="0" w:color="auto"/>
                        <w:right w:val="none" w:sz="0" w:space="0" w:color="auto"/>
                      </w:divBdr>
                      <w:divsChild>
                        <w:div w:id="1476026412">
                          <w:marLeft w:val="0"/>
                          <w:marRight w:val="0"/>
                          <w:marTop w:val="0"/>
                          <w:marBottom w:val="0"/>
                          <w:divBdr>
                            <w:top w:val="none" w:sz="0" w:space="0" w:color="auto"/>
                            <w:left w:val="none" w:sz="0" w:space="0" w:color="auto"/>
                            <w:bottom w:val="none" w:sz="0" w:space="0" w:color="auto"/>
                            <w:right w:val="none" w:sz="0" w:space="0" w:color="auto"/>
                          </w:divBdr>
                        </w:div>
                        <w:div w:id="2070565486">
                          <w:marLeft w:val="0"/>
                          <w:marRight w:val="0"/>
                          <w:marTop w:val="0"/>
                          <w:marBottom w:val="0"/>
                          <w:divBdr>
                            <w:top w:val="none" w:sz="0" w:space="0" w:color="auto"/>
                            <w:left w:val="none" w:sz="0" w:space="0" w:color="auto"/>
                            <w:bottom w:val="none" w:sz="0" w:space="0" w:color="auto"/>
                            <w:right w:val="none" w:sz="0" w:space="0" w:color="auto"/>
                          </w:divBdr>
                          <w:divsChild>
                            <w:div w:id="172232637">
                              <w:marLeft w:val="0"/>
                              <w:marRight w:val="0"/>
                              <w:marTop w:val="0"/>
                              <w:marBottom w:val="0"/>
                              <w:divBdr>
                                <w:top w:val="none" w:sz="0" w:space="0" w:color="auto"/>
                                <w:left w:val="none" w:sz="0" w:space="0" w:color="auto"/>
                                <w:bottom w:val="none" w:sz="0" w:space="0" w:color="auto"/>
                                <w:right w:val="none" w:sz="0" w:space="0" w:color="auto"/>
                              </w:divBdr>
                            </w:div>
                            <w:div w:id="1023094697">
                              <w:marLeft w:val="0"/>
                              <w:marRight w:val="0"/>
                              <w:marTop w:val="0"/>
                              <w:marBottom w:val="0"/>
                              <w:divBdr>
                                <w:top w:val="none" w:sz="0" w:space="0" w:color="auto"/>
                                <w:left w:val="none" w:sz="0" w:space="0" w:color="auto"/>
                                <w:bottom w:val="none" w:sz="0" w:space="0" w:color="auto"/>
                                <w:right w:val="none" w:sz="0" w:space="0" w:color="auto"/>
                              </w:divBdr>
                              <w:divsChild>
                                <w:div w:id="3145275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48866068">
                                      <w:marLeft w:val="0"/>
                                      <w:marRight w:val="0"/>
                                      <w:marTop w:val="0"/>
                                      <w:marBottom w:val="0"/>
                                      <w:divBdr>
                                        <w:top w:val="none" w:sz="0" w:space="0" w:color="auto"/>
                                        <w:left w:val="none" w:sz="0" w:space="0" w:color="auto"/>
                                        <w:bottom w:val="none" w:sz="0" w:space="0" w:color="auto"/>
                                        <w:right w:val="none" w:sz="0" w:space="0" w:color="auto"/>
                                      </w:divBdr>
                                      <w:divsChild>
                                        <w:div w:id="126426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1452">
                              <w:marLeft w:val="0"/>
                              <w:marRight w:val="0"/>
                              <w:marTop w:val="0"/>
                              <w:marBottom w:val="0"/>
                              <w:divBdr>
                                <w:top w:val="none" w:sz="0" w:space="0" w:color="auto"/>
                                <w:left w:val="none" w:sz="0" w:space="0" w:color="auto"/>
                                <w:bottom w:val="none" w:sz="0" w:space="0" w:color="auto"/>
                                <w:right w:val="none" w:sz="0" w:space="0" w:color="auto"/>
                              </w:divBdr>
                            </w:div>
                            <w:div w:id="1912957516">
                              <w:marLeft w:val="0"/>
                              <w:marRight w:val="0"/>
                              <w:marTop w:val="0"/>
                              <w:marBottom w:val="0"/>
                              <w:divBdr>
                                <w:top w:val="none" w:sz="0" w:space="0" w:color="auto"/>
                                <w:left w:val="none" w:sz="0" w:space="0" w:color="auto"/>
                                <w:bottom w:val="none" w:sz="0" w:space="0" w:color="auto"/>
                                <w:right w:val="none" w:sz="0" w:space="0" w:color="auto"/>
                              </w:divBdr>
                              <w:divsChild>
                                <w:div w:id="7885485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334497774">
                                      <w:marLeft w:val="0"/>
                                      <w:marRight w:val="0"/>
                                      <w:marTop w:val="0"/>
                                      <w:marBottom w:val="0"/>
                                      <w:divBdr>
                                        <w:top w:val="none" w:sz="0" w:space="0" w:color="auto"/>
                                        <w:left w:val="none" w:sz="0" w:space="0" w:color="auto"/>
                                        <w:bottom w:val="none" w:sz="0" w:space="0" w:color="auto"/>
                                        <w:right w:val="none" w:sz="0" w:space="0" w:color="auto"/>
                                      </w:divBdr>
                                      <w:divsChild>
                                        <w:div w:id="8848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335815">
                          <w:marLeft w:val="0"/>
                          <w:marRight w:val="0"/>
                          <w:marTop w:val="0"/>
                          <w:marBottom w:val="0"/>
                          <w:divBdr>
                            <w:top w:val="none" w:sz="0" w:space="0" w:color="auto"/>
                            <w:left w:val="none" w:sz="0" w:space="0" w:color="auto"/>
                            <w:bottom w:val="none" w:sz="0" w:space="0" w:color="auto"/>
                            <w:right w:val="none" w:sz="0" w:space="0" w:color="auto"/>
                          </w:divBdr>
                          <w:divsChild>
                            <w:div w:id="1898278033">
                              <w:marLeft w:val="0"/>
                              <w:marRight w:val="0"/>
                              <w:marTop w:val="0"/>
                              <w:marBottom w:val="0"/>
                              <w:divBdr>
                                <w:top w:val="none" w:sz="0" w:space="0" w:color="auto"/>
                                <w:left w:val="none" w:sz="0" w:space="0" w:color="auto"/>
                                <w:bottom w:val="none" w:sz="0" w:space="0" w:color="auto"/>
                                <w:right w:val="none" w:sz="0" w:space="0" w:color="auto"/>
                              </w:divBdr>
                            </w:div>
                            <w:div w:id="1136408783">
                              <w:marLeft w:val="0"/>
                              <w:marRight w:val="0"/>
                              <w:marTop w:val="0"/>
                              <w:marBottom w:val="0"/>
                              <w:divBdr>
                                <w:top w:val="none" w:sz="0" w:space="0" w:color="auto"/>
                                <w:left w:val="none" w:sz="0" w:space="0" w:color="auto"/>
                                <w:bottom w:val="none" w:sz="0" w:space="0" w:color="auto"/>
                                <w:right w:val="none" w:sz="0" w:space="0" w:color="auto"/>
                              </w:divBdr>
                              <w:divsChild>
                                <w:div w:id="823437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24080033">
                                      <w:marLeft w:val="0"/>
                                      <w:marRight w:val="0"/>
                                      <w:marTop w:val="0"/>
                                      <w:marBottom w:val="0"/>
                                      <w:divBdr>
                                        <w:top w:val="none" w:sz="0" w:space="0" w:color="auto"/>
                                        <w:left w:val="none" w:sz="0" w:space="0" w:color="auto"/>
                                        <w:bottom w:val="none" w:sz="0" w:space="0" w:color="auto"/>
                                        <w:right w:val="none" w:sz="0" w:space="0" w:color="auto"/>
                                      </w:divBdr>
                                      <w:divsChild>
                                        <w:div w:id="7378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616">
                              <w:marLeft w:val="0"/>
                              <w:marRight w:val="0"/>
                              <w:marTop w:val="450"/>
                              <w:marBottom w:val="450"/>
                              <w:divBdr>
                                <w:top w:val="none" w:sz="0" w:space="0" w:color="auto"/>
                                <w:left w:val="single" w:sz="24" w:space="0" w:color="6DB33F"/>
                                <w:bottom w:val="none" w:sz="0" w:space="0" w:color="auto"/>
                                <w:right w:val="none" w:sz="0" w:space="0" w:color="auto"/>
                              </w:divBdr>
                            </w:div>
                            <w:div w:id="1658725778">
                              <w:marLeft w:val="0"/>
                              <w:marRight w:val="0"/>
                              <w:marTop w:val="0"/>
                              <w:marBottom w:val="0"/>
                              <w:divBdr>
                                <w:top w:val="none" w:sz="0" w:space="0" w:color="auto"/>
                                <w:left w:val="none" w:sz="0" w:space="0" w:color="auto"/>
                                <w:bottom w:val="none" w:sz="0" w:space="0" w:color="auto"/>
                                <w:right w:val="none" w:sz="0" w:space="0" w:color="auto"/>
                              </w:divBdr>
                            </w:div>
                            <w:div w:id="251623377">
                              <w:marLeft w:val="0"/>
                              <w:marRight w:val="0"/>
                              <w:marTop w:val="0"/>
                              <w:marBottom w:val="0"/>
                              <w:divBdr>
                                <w:top w:val="none" w:sz="0" w:space="0" w:color="auto"/>
                                <w:left w:val="none" w:sz="0" w:space="0" w:color="auto"/>
                                <w:bottom w:val="none" w:sz="0" w:space="0" w:color="auto"/>
                                <w:right w:val="none" w:sz="0" w:space="0" w:color="auto"/>
                              </w:divBdr>
                              <w:divsChild>
                                <w:div w:id="5053691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941838559">
                                      <w:marLeft w:val="0"/>
                                      <w:marRight w:val="0"/>
                                      <w:marTop w:val="0"/>
                                      <w:marBottom w:val="0"/>
                                      <w:divBdr>
                                        <w:top w:val="none" w:sz="0" w:space="0" w:color="auto"/>
                                        <w:left w:val="none" w:sz="0" w:space="0" w:color="auto"/>
                                        <w:bottom w:val="none" w:sz="0" w:space="0" w:color="auto"/>
                                        <w:right w:val="none" w:sz="0" w:space="0" w:color="auto"/>
                                      </w:divBdr>
                                      <w:divsChild>
                                        <w:div w:id="17216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8133">
                              <w:marLeft w:val="0"/>
                              <w:marRight w:val="0"/>
                              <w:marTop w:val="0"/>
                              <w:marBottom w:val="0"/>
                              <w:divBdr>
                                <w:top w:val="none" w:sz="0" w:space="0" w:color="auto"/>
                                <w:left w:val="none" w:sz="0" w:space="0" w:color="auto"/>
                                <w:bottom w:val="none" w:sz="0" w:space="0" w:color="auto"/>
                                <w:right w:val="none" w:sz="0" w:space="0" w:color="auto"/>
                              </w:divBdr>
                            </w:div>
                            <w:div w:id="1005522456">
                              <w:marLeft w:val="0"/>
                              <w:marRight w:val="0"/>
                              <w:marTop w:val="0"/>
                              <w:marBottom w:val="0"/>
                              <w:divBdr>
                                <w:top w:val="none" w:sz="0" w:space="0" w:color="auto"/>
                                <w:left w:val="none" w:sz="0" w:space="0" w:color="auto"/>
                                <w:bottom w:val="none" w:sz="0" w:space="0" w:color="auto"/>
                                <w:right w:val="none" w:sz="0" w:space="0" w:color="auto"/>
                              </w:divBdr>
                            </w:div>
                          </w:divsChild>
                        </w:div>
                        <w:div w:id="460656857">
                          <w:marLeft w:val="0"/>
                          <w:marRight w:val="0"/>
                          <w:marTop w:val="0"/>
                          <w:marBottom w:val="0"/>
                          <w:divBdr>
                            <w:top w:val="none" w:sz="0" w:space="0" w:color="auto"/>
                            <w:left w:val="none" w:sz="0" w:space="0" w:color="auto"/>
                            <w:bottom w:val="none" w:sz="0" w:space="0" w:color="auto"/>
                            <w:right w:val="none" w:sz="0" w:space="0" w:color="auto"/>
                          </w:divBdr>
                          <w:divsChild>
                            <w:div w:id="681250676">
                              <w:marLeft w:val="0"/>
                              <w:marRight w:val="0"/>
                              <w:marTop w:val="0"/>
                              <w:marBottom w:val="0"/>
                              <w:divBdr>
                                <w:top w:val="none" w:sz="0" w:space="0" w:color="auto"/>
                                <w:left w:val="none" w:sz="0" w:space="0" w:color="auto"/>
                                <w:bottom w:val="none" w:sz="0" w:space="0" w:color="auto"/>
                                <w:right w:val="none" w:sz="0" w:space="0" w:color="auto"/>
                              </w:divBdr>
                            </w:div>
                            <w:div w:id="73550698">
                              <w:marLeft w:val="0"/>
                              <w:marRight w:val="0"/>
                              <w:marTop w:val="0"/>
                              <w:marBottom w:val="0"/>
                              <w:divBdr>
                                <w:top w:val="none" w:sz="0" w:space="0" w:color="auto"/>
                                <w:left w:val="none" w:sz="0" w:space="0" w:color="auto"/>
                                <w:bottom w:val="none" w:sz="0" w:space="0" w:color="auto"/>
                                <w:right w:val="none" w:sz="0" w:space="0" w:color="auto"/>
                              </w:divBdr>
                              <w:divsChild>
                                <w:div w:id="10585494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403335394">
                                      <w:marLeft w:val="0"/>
                                      <w:marRight w:val="0"/>
                                      <w:marTop w:val="0"/>
                                      <w:marBottom w:val="0"/>
                                      <w:divBdr>
                                        <w:top w:val="none" w:sz="0" w:space="0" w:color="auto"/>
                                        <w:left w:val="none" w:sz="0" w:space="0" w:color="auto"/>
                                        <w:bottom w:val="none" w:sz="0" w:space="0" w:color="auto"/>
                                        <w:right w:val="none" w:sz="0" w:space="0" w:color="auto"/>
                                      </w:divBdr>
                                      <w:divsChild>
                                        <w:div w:id="13603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736285">
                              <w:marLeft w:val="0"/>
                              <w:marRight w:val="0"/>
                              <w:marTop w:val="0"/>
                              <w:marBottom w:val="0"/>
                              <w:divBdr>
                                <w:top w:val="none" w:sz="0" w:space="0" w:color="auto"/>
                                <w:left w:val="none" w:sz="0" w:space="0" w:color="auto"/>
                                <w:bottom w:val="none" w:sz="0" w:space="0" w:color="auto"/>
                                <w:right w:val="none" w:sz="0" w:space="0" w:color="auto"/>
                              </w:divBdr>
                            </w:div>
                            <w:div w:id="1497762831">
                              <w:marLeft w:val="0"/>
                              <w:marRight w:val="0"/>
                              <w:marTop w:val="0"/>
                              <w:marBottom w:val="0"/>
                              <w:divBdr>
                                <w:top w:val="none" w:sz="0" w:space="0" w:color="auto"/>
                                <w:left w:val="none" w:sz="0" w:space="0" w:color="auto"/>
                                <w:bottom w:val="none" w:sz="0" w:space="0" w:color="auto"/>
                                <w:right w:val="none" w:sz="0" w:space="0" w:color="auto"/>
                              </w:divBdr>
                              <w:divsChild>
                                <w:div w:id="1869559327">
                                  <w:marLeft w:val="0"/>
                                  <w:marRight w:val="0"/>
                                  <w:marTop w:val="0"/>
                                  <w:marBottom w:val="300"/>
                                  <w:divBdr>
                                    <w:top w:val="single" w:sz="6" w:space="15" w:color="E6E6E6"/>
                                    <w:left w:val="single" w:sz="6" w:space="15" w:color="E6E6E6"/>
                                    <w:bottom w:val="single" w:sz="6" w:space="15" w:color="E6E6E6"/>
                                    <w:right w:val="single" w:sz="6" w:space="15" w:color="E6E6E6"/>
                                  </w:divBdr>
                                  <w:divsChild>
                                    <w:div w:id="552739869">
                                      <w:marLeft w:val="0"/>
                                      <w:marRight w:val="0"/>
                                      <w:marTop w:val="0"/>
                                      <w:marBottom w:val="0"/>
                                      <w:divBdr>
                                        <w:top w:val="none" w:sz="0" w:space="0" w:color="auto"/>
                                        <w:left w:val="none" w:sz="0" w:space="0" w:color="auto"/>
                                        <w:bottom w:val="none" w:sz="0" w:space="0" w:color="auto"/>
                                        <w:right w:val="none" w:sz="0" w:space="0" w:color="auto"/>
                                      </w:divBdr>
                                      <w:divsChild>
                                        <w:div w:id="8771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58022">
                              <w:marLeft w:val="0"/>
                              <w:marRight w:val="0"/>
                              <w:marTop w:val="0"/>
                              <w:marBottom w:val="0"/>
                              <w:divBdr>
                                <w:top w:val="none" w:sz="0" w:space="0" w:color="auto"/>
                                <w:left w:val="none" w:sz="0" w:space="0" w:color="auto"/>
                                <w:bottom w:val="none" w:sz="0" w:space="0" w:color="auto"/>
                                <w:right w:val="none" w:sz="0" w:space="0" w:color="auto"/>
                              </w:divBdr>
                            </w:div>
                          </w:divsChild>
                        </w:div>
                        <w:div w:id="573395960">
                          <w:marLeft w:val="0"/>
                          <w:marRight w:val="0"/>
                          <w:marTop w:val="0"/>
                          <w:marBottom w:val="0"/>
                          <w:divBdr>
                            <w:top w:val="none" w:sz="0" w:space="0" w:color="auto"/>
                            <w:left w:val="none" w:sz="0" w:space="0" w:color="auto"/>
                            <w:bottom w:val="none" w:sz="0" w:space="0" w:color="auto"/>
                            <w:right w:val="none" w:sz="0" w:space="0" w:color="auto"/>
                          </w:divBdr>
                          <w:divsChild>
                            <w:div w:id="1935045839">
                              <w:marLeft w:val="0"/>
                              <w:marRight w:val="0"/>
                              <w:marTop w:val="0"/>
                              <w:marBottom w:val="0"/>
                              <w:divBdr>
                                <w:top w:val="none" w:sz="0" w:space="0" w:color="auto"/>
                                <w:left w:val="none" w:sz="0" w:space="0" w:color="auto"/>
                                <w:bottom w:val="none" w:sz="0" w:space="0" w:color="auto"/>
                                <w:right w:val="none" w:sz="0" w:space="0" w:color="auto"/>
                              </w:divBdr>
                            </w:div>
                            <w:div w:id="221645782">
                              <w:marLeft w:val="0"/>
                              <w:marRight w:val="0"/>
                              <w:marTop w:val="0"/>
                              <w:marBottom w:val="0"/>
                              <w:divBdr>
                                <w:top w:val="none" w:sz="0" w:space="0" w:color="auto"/>
                                <w:left w:val="none" w:sz="0" w:space="0" w:color="auto"/>
                                <w:bottom w:val="none" w:sz="0" w:space="0" w:color="auto"/>
                                <w:right w:val="none" w:sz="0" w:space="0" w:color="auto"/>
                              </w:divBdr>
                              <w:divsChild>
                                <w:div w:id="5705064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1091203">
                                      <w:marLeft w:val="0"/>
                                      <w:marRight w:val="0"/>
                                      <w:marTop w:val="0"/>
                                      <w:marBottom w:val="0"/>
                                      <w:divBdr>
                                        <w:top w:val="none" w:sz="0" w:space="0" w:color="auto"/>
                                        <w:left w:val="none" w:sz="0" w:space="0" w:color="auto"/>
                                        <w:bottom w:val="none" w:sz="0" w:space="0" w:color="auto"/>
                                        <w:right w:val="none" w:sz="0" w:space="0" w:color="auto"/>
                                      </w:divBdr>
                                      <w:divsChild>
                                        <w:div w:id="15924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385401">
                          <w:marLeft w:val="0"/>
                          <w:marRight w:val="0"/>
                          <w:marTop w:val="0"/>
                          <w:marBottom w:val="0"/>
                          <w:divBdr>
                            <w:top w:val="none" w:sz="0" w:space="0" w:color="auto"/>
                            <w:left w:val="none" w:sz="0" w:space="0" w:color="auto"/>
                            <w:bottom w:val="none" w:sz="0" w:space="0" w:color="auto"/>
                            <w:right w:val="none" w:sz="0" w:space="0" w:color="auto"/>
                          </w:divBdr>
                          <w:divsChild>
                            <w:div w:id="1845166936">
                              <w:marLeft w:val="0"/>
                              <w:marRight w:val="0"/>
                              <w:marTop w:val="0"/>
                              <w:marBottom w:val="0"/>
                              <w:divBdr>
                                <w:top w:val="none" w:sz="0" w:space="0" w:color="auto"/>
                                <w:left w:val="none" w:sz="0" w:space="0" w:color="auto"/>
                                <w:bottom w:val="none" w:sz="0" w:space="0" w:color="auto"/>
                                <w:right w:val="none" w:sz="0" w:space="0" w:color="auto"/>
                              </w:divBdr>
                            </w:div>
                            <w:div w:id="1252280597">
                              <w:marLeft w:val="0"/>
                              <w:marRight w:val="0"/>
                              <w:marTop w:val="0"/>
                              <w:marBottom w:val="0"/>
                              <w:divBdr>
                                <w:top w:val="none" w:sz="0" w:space="0" w:color="auto"/>
                                <w:left w:val="none" w:sz="0" w:space="0" w:color="auto"/>
                                <w:bottom w:val="none" w:sz="0" w:space="0" w:color="auto"/>
                                <w:right w:val="none" w:sz="0" w:space="0" w:color="auto"/>
                              </w:divBdr>
                            </w:div>
                            <w:div w:id="1338852274">
                              <w:marLeft w:val="0"/>
                              <w:marRight w:val="0"/>
                              <w:marTop w:val="450"/>
                              <w:marBottom w:val="450"/>
                              <w:divBdr>
                                <w:top w:val="none" w:sz="0" w:space="0" w:color="auto"/>
                                <w:left w:val="single" w:sz="24" w:space="0" w:color="6DB33F"/>
                                <w:bottom w:val="none" w:sz="0" w:space="0" w:color="auto"/>
                                <w:right w:val="none" w:sz="0" w:space="0" w:color="auto"/>
                              </w:divBdr>
                            </w:div>
                            <w:div w:id="740828608">
                              <w:marLeft w:val="0"/>
                              <w:marRight w:val="0"/>
                              <w:marTop w:val="0"/>
                              <w:marBottom w:val="0"/>
                              <w:divBdr>
                                <w:top w:val="none" w:sz="0" w:space="0" w:color="auto"/>
                                <w:left w:val="none" w:sz="0" w:space="0" w:color="auto"/>
                                <w:bottom w:val="none" w:sz="0" w:space="0" w:color="auto"/>
                                <w:right w:val="none" w:sz="0" w:space="0" w:color="auto"/>
                              </w:divBdr>
                            </w:div>
                            <w:div w:id="644815797">
                              <w:marLeft w:val="0"/>
                              <w:marRight w:val="0"/>
                              <w:marTop w:val="0"/>
                              <w:marBottom w:val="0"/>
                              <w:divBdr>
                                <w:top w:val="none" w:sz="0" w:space="0" w:color="auto"/>
                                <w:left w:val="none" w:sz="0" w:space="0" w:color="auto"/>
                                <w:bottom w:val="none" w:sz="0" w:space="0" w:color="auto"/>
                                <w:right w:val="none" w:sz="0" w:space="0" w:color="auto"/>
                              </w:divBdr>
                              <w:divsChild>
                                <w:div w:id="7596406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69558244">
                                      <w:marLeft w:val="0"/>
                                      <w:marRight w:val="0"/>
                                      <w:marTop w:val="0"/>
                                      <w:marBottom w:val="0"/>
                                      <w:divBdr>
                                        <w:top w:val="none" w:sz="0" w:space="0" w:color="auto"/>
                                        <w:left w:val="none" w:sz="0" w:space="0" w:color="auto"/>
                                        <w:bottom w:val="none" w:sz="0" w:space="0" w:color="auto"/>
                                        <w:right w:val="none" w:sz="0" w:space="0" w:color="auto"/>
                                      </w:divBdr>
                                      <w:divsChild>
                                        <w:div w:id="12826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307">
                              <w:marLeft w:val="0"/>
                              <w:marRight w:val="0"/>
                              <w:marTop w:val="0"/>
                              <w:marBottom w:val="0"/>
                              <w:divBdr>
                                <w:top w:val="none" w:sz="0" w:space="0" w:color="auto"/>
                                <w:left w:val="none" w:sz="0" w:space="0" w:color="auto"/>
                                <w:bottom w:val="none" w:sz="0" w:space="0" w:color="auto"/>
                                <w:right w:val="none" w:sz="0" w:space="0" w:color="auto"/>
                              </w:divBdr>
                            </w:div>
                          </w:divsChild>
                        </w:div>
                        <w:div w:id="1531600442">
                          <w:marLeft w:val="0"/>
                          <w:marRight w:val="0"/>
                          <w:marTop w:val="0"/>
                          <w:marBottom w:val="0"/>
                          <w:divBdr>
                            <w:top w:val="none" w:sz="0" w:space="0" w:color="auto"/>
                            <w:left w:val="none" w:sz="0" w:space="0" w:color="auto"/>
                            <w:bottom w:val="none" w:sz="0" w:space="0" w:color="auto"/>
                            <w:right w:val="none" w:sz="0" w:space="0" w:color="auto"/>
                          </w:divBdr>
                          <w:divsChild>
                            <w:div w:id="856967147">
                              <w:marLeft w:val="0"/>
                              <w:marRight w:val="0"/>
                              <w:marTop w:val="0"/>
                              <w:marBottom w:val="0"/>
                              <w:divBdr>
                                <w:top w:val="none" w:sz="0" w:space="0" w:color="auto"/>
                                <w:left w:val="none" w:sz="0" w:space="0" w:color="auto"/>
                                <w:bottom w:val="none" w:sz="0" w:space="0" w:color="auto"/>
                                <w:right w:val="none" w:sz="0" w:space="0" w:color="auto"/>
                              </w:divBdr>
                            </w:div>
                            <w:div w:id="1535728519">
                              <w:marLeft w:val="0"/>
                              <w:marRight w:val="0"/>
                              <w:marTop w:val="0"/>
                              <w:marBottom w:val="0"/>
                              <w:divBdr>
                                <w:top w:val="none" w:sz="0" w:space="0" w:color="auto"/>
                                <w:left w:val="none" w:sz="0" w:space="0" w:color="auto"/>
                                <w:bottom w:val="none" w:sz="0" w:space="0" w:color="auto"/>
                                <w:right w:val="none" w:sz="0" w:space="0" w:color="auto"/>
                              </w:divBdr>
                              <w:divsChild>
                                <w:div w:id="686293408">
                                  <w:marLeft w:val="0"/>
                                  <w:marRight w:val="0"/>
                                  <w:marTop w:val="0"/>
                                  <w:marBottom w:val="0"/>
                                  <w:divBdr>
                                    <w:top w:val="none" w:sz="0" w:space="0" w:color="auto"/>
                                    <w:left w:val="none" w:sz="0" w:space="0" w:color="auto"/>
                                    <w:bottom w:val="none" w:sz="0" w:space="0" w:color="auto"/>
                                    <w:right w:val="none" w:sz="0" w:space="0" w:color="auto"/>
                                  </w:divBdr>
                                </w:div>
                                <w:div w:id="481584122">
                                  <w:marLeft w:val="0"/>
                                  <w:marRight w:val="0"/>
                                  <w:marTop w:val="0"/>
                                  <w:marBottom w:val="0"/>
                                  <w:divBdr>
                                    <w:top w:val="none" w:sz="0" w:space="0" w:color="auto"/>
                                    <w:left w:val="none" w:sz="0" w:space="0" w:color="auto"/>
                                    <w:bottom w:val="none" w:sz="0" w:space="0" w:color="auto"/>
                                    <w:right w:val="none" w:sz="0" w:space="0" w:color="auto"/>
                                  </w:divBdr>
                                </w:div>
                                <w:div w:id="201792072">
                                  <w:marLeft w:val="0"/>
                                  <w:marRight w:val="0"/>
                                  <w:marTop w:val="0"/>
                                  <w:marBottom w:val="0"/>
                                  <w:divBdr>
                                    <w:top w:val="none" w:sz="0" w:space="0" w:color="auto"/>
                                    <w:left w:val="none" w:sz="0" w:space="0" w:color="auto"/>
                                    <w:bottom w:val="none" w:sz="0" w:space="0" w:color="auto"/>
                                    <w:right w:val="none" w:sz="0" w:space="0" w:color="auto"/>
                                  </w:divBdr>
                                </w:div>
                              </w:divsChild>
                            </w:div>
                            <w:div w:id="1253275944">
                              <w:marLeft w:val="0"/>
                              <w:marRight w:val="0"/>
                              <w:marTop w:val="0"/>
                              <w:marBottom w:val="0"/>
                              <w:divBdr>
                                <w:top w:val="none" w:sz="0" w:space="0" w:color="auto"/>
                                <w:left w:val="none" w:sz="0" w:space="0" w:color="auto"/>
                                <w:bottom w:val="none" w:sz="0" w:space="0" w:color="auto"/>
                                <w:right w:val="none" w:sz="0" w:space="0" w:color="auto"/>
                              </w:divBdr>
                              <w:divsChild>
                                <w:div w:id="1830251390">
                                  <w:marLeft w:val="0"/>
                                  <w:marRight w:val="0"/>
                                  <w:marTop w:val="0"/>
                                  <w:marBottom w:val="0"/>
                                  <w:divBdr>
                                    <w:top w:val="none" w:sz="0" w:space="0" w:color="auto"/>
                                    <w:left w:val="none" w:sz="0" w:space="0" w:color="auto"/>
                                    <w:bottom w:val="none" w:sz="0" w:space="0" w:color="auto"/>
                                    <w:right w:val="none" w:sz="0" w:space="0" w:color="auto"/>
                                  </w:divBdr>
                                </w:div>
                                <w:div w:id="1558277548">
                                  <w:marLeft w:val="0"/>
                                  <w:marRight w:val="0"/>
                                  <w:marTop w:val="0"/>
                                  <w:marBottom w:val="0"/>
                                  <w:divBdr>
                                    <w:top w:val="none" w:sz="0" w:space="0" w:color="auto"/>
                                    <w:left w:val="none" w:sz="0" w:space="0" w:color="auto"/>
                                    <w:bottom w:val="none" w:sz="0" w:space="0" w:color="auto"/>
                                    <w:right w:val="none" w:sz="0" w:space="0" w:color="auto"/>
                                  </w:divBdr>
                                  <w:divsChild>
                                    <w:div w:id="4527967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10150902">
                                          <w:marLeft w:val="0"/>
                                          <w:marRight w:val="0"/>
                                          <w:marTop w:val="0"/>
                                          <w:marBottom w:val="0"/>
                                          <w:divBdr>
                                            <w:top w:val="none" w:sz="0" w:space="0" w:color="auto"/>
                                            <w:left w:val="none" w:sz="0" w:space="0" w:color="auto"/>
                                            <w:bottom w:val="none" w:sz="0" w:space="0" w:color="auto"/>
                                            <w:right w:val="none" w:sz="0" w:space="0" w:color="auto"/>
                                          </w:divBdr>
                                          <w:divsChild>
                                            <w:div w:id="15515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25739">
                                  <w:marLeft w:val="0"/>
                                  <w:marRight w:val="0"/>
                                  <w:marTop w:val="0"/>
                                  <w:marBottom w:val="0"/>
                                  <w:divBdr>
                                    <w:top w:val="none" w:sz="0" w:space="0" w:color="auto"/>
                                    <w:left w:val="none" w:sz="0" w:space="0" w:color="auto"/>
                                    <w:bottom w:val="none" w:sz="0" w:space="0" w:color="auto"/>
                                    <w:right w:val="none" w:sz="0" w:space="0" w:color="auto"/>
                                  </w:divBdr>
                                </w:div>
                                <w:div w:id="1247618989">
                                  <w:marLeft w:val="0"/>
                                  <w:marRight w:val="0"/>
                                  <w:marTop w:val="0"/>
                                  <w:marBottom w:val="0"/>
                                  <w:divBdr>
                                    <w:top w:val="none" w:sz="0" w:space="0" w:color="auto"/>
                                    <w:left w:val="none" w:sz="0" w:space="0" w:color="auto"/>
                                    <w:bottom w:val="none" w:sz="0" w:space="0" w:color="auto"/>
                                    <w:right w:val="none" w:sz="0" w:space="0" w:color="auto"/>
                                  </w:divBdr>
                                </w:div>
                                <w:div w:id="1860042897">
                                  <w:marLeft w:val="0"/>
                                  <w:marRight w:val="0"/>
                                  <w:marTop w:val="0"/>
                                  <w:marBottom w:val="0"/>
                                  <w:divBdr>
                                    <w:top w:val="none" w:sz="0" w:space="0" w:color="auto"/>
                                    <w:left w:val="none" w:sz="0" w:space="0" w:color="auto"/>
                                    <w:bottom w:val="none" w:sz="0" w:space="0" w:color="auto"/>
                                    <w:right w:val="none" w:sz="0" w:space="0" w:color="auto"/>
                                  </w:divBdr>
                                  <w:divsChild>
                                    <w:div w:id="123208301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56275759">
                                          <w:marLeft w:val="0"/>
                                          <w:marRight w:val="0"/>
                                          <w:marTop w:val="0"/>
                                          <w:marBottom w:val="0"/>
                                          <w:divBdr>
                                            <w:top w:val="none" w:sz="0" w:space="0" w:color="auto"/>
                                            <w:left w:val="none" w:sz="0" w:space="0" w:color="auto"/>
                                            <w:bottom w:val="none" w:sz="0" w:space="0" w:color="auto"/>
                                            <w:right w:val="none" w:sz="0" w:space="0" w:color="auto"/>
                                          </w:divBdr>
                                          <w:divsChild>
                                            <w:div w:id="94800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035677">
                                  <w:marLeft w:val="0"/>
                                  <w:marRight w:val="0"/>
                                  <w:marTop w:val="0"/>
                                  <w:marBottom w:val="0"/>
                                  <w:divBdr>
                                    <w:top w:val="none" w:sz="0" w:space="0" w:color="auto"/>
                                    <w:left w:val="none" w:sz="0" w:space="0" w:color="auto"/>
                                    <w:bottom w:val="none" w:sz="0" w:space="0" w:color="auto"/>
                                    <w:right w:val="none" w:sz="0" w:space="0" w:color="auto"/>
                                  </w:divBdr>
                                </w:div>
                                <w:div w:id="586961082">
                                  <w:marLeft w:val="0"/>
                                  <w:marRight w:val="0"/>
                                  <w:marTop w:val="0"/>
                                  <w:marBottom w:val="0"/>
                                  <w:divBdr>
                                    <w:top w:val="none" w:sz="0" w:space="0" w:color="auto"/>
                                    <w:left w:val="none" w:sz="0" w:space="0" w:color="auto"/>
                                    <w:bottom w:val="none" w:sz="0" w:space="0" w:color="auto"/>
                                    <w:right w:val="none" w:sz="0" w:space="0" w:color="auto"/>
                                  </w:divBdr>
                                </w:div>
                                <w:div w:id="70086928">
                                  <w:marLeft w:val="0"/>
                                  <w:marRight w:val="0"/>
                                  <w:marTop w:val="0"/>
                                  <w:marBottom w:val="0"/>
                                  <w:divBdr>
                                    <w:top w:val="none" w:sz="0" w:space="0" w:color="auto"/>
                                    <w:left w:val="none" w:sz="0" w:space="0" w:color="auto"/>
                                    <w:bottom w:val="none" w:sz="0" w:space="0" w:color="auto"/>
                                    <w:right w:val="none" w:sz="0" w:space="0" w:color="auto"/>
                                  </w:divBdr>
                                </w:div>
                                <w:div w:id="1099302020">
                                  <w:marLeft w:val="0"/>
                                  <w:marRight w:val="0"/>
                                  <w:marTop w:val="0"/>
                                  <w:marBottom w:val="0"/>
                                  <w:divBdr>
                                    <w:top w:val="none" w:sz="0" w:space="0" w:color="auto"/>
                                    <w:left w:val="none" w:sz="0" w:space="0" w:color="auto"/>
                                    <w:bottom w:val="none" w:sz="0" w:space="0" w:color="auto"/>
                                    <w:right w:val="none" w:sz="0" w:space="0" w:color="auto"/>
                                  </w:divBdr>
                                  <w:divsChild>
                                    <w:div w:id="12172044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0983342">
                                          <w:marLeft w:val="0"/>
                                          <w:marRight w:val="0"/>
                                          <w:marTop w:val="0"/>
                                          <w:marBottom w:val="0"/>
                                          <w:divBdr>
                                            <w:top w:val="none" w:sz="0" w:space="0" w:color="auto"/>
                                            <w:left w:val="none" w:sz="0" w:space="0" w:color="auto"/>
                                            <w:bottom w:val="none" w:sz="0" w:space="0" w:color="auto"/>
                                            <w:right w:val="none" w:sz="0" w:space="0" w:color="auto"/>
                                          </w:divBdr>
                                          <w:divsChild>
                                            <w:div w:id="24904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64731">
                                  <w:marLeft w:val="0"/>
                                  <w:marRight w:val="0"/>
                                  <w:marTop w:val="0"/>
                                  <w:marBottom w:val="0"/>
                                  <w:divBdr>
                                    <w:top w:val="none" w:sz="0" w:space="0" w:color="auto"/>
                                    <w:left w:val="none" w:sz="0" w:space="0" w:color="auto"/>
                                    <w:bottom w:val="none" w:sz="0" w:space="0" w:color="auto"/>
                                    <w:right w:val="none" w:sz="0" w:space="0" w:color="auto"/>
                                  </w:divBdr>
                                </w:div>
                                <w:div w:id="678122494">
                                  <w:marLeft w:val="0"/>
                                  <w:marRight w:val="0"/>
                                  <w:marTop w:val="0"/>
                                  <w:marBottom w:val="0"/>
                                  <w:divBdr>
                                    <w:top w:val="none" w:sz="0" w:space="0" w:color="auto"/>
                                    <w:left w:val="none" w:sz="0" w:space="0" w:color="auto"/>
                                    <w:bottom w:val="none" w:sz="0" w:space="0" w:color="auto"/>
                                    <w:right w:val="none" w:sz="0" w:space="0" w:color="auto"/>
                                  </w:divBdr>
                                  <w:divsChild>
                                    <w:div w:id="9781913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91825670">
                                          <w:marLeft w:val="0"/>
                                          <w:marRight w:val="0"/>
                                          <w:marTop w:val="0"/>
                                          <w:marBottom w:val="0"/>
                                          <w:divBdr>
                                            <w:top w:val="none" w:sz="0" w:space="0" w:color="auto"/>
                                            <w:left w:val="none" w:sz="0" w:space="0" w:color="auto"/>
                                            <w:bottom w:val="none" w:sz="0" w:space="0" w:color="auto"/>
                                            <w:right w:val="none" w:sz="0" w:space="0" w:color="auto"/>
                                          </w:divBdr>
                                          <w:divsChild>
                                            <w:div w:id="18589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572595">
                              <w:marLeft w:val="0"/>
                              <w:marRight w:val="0"/>
                              <w:marTop w:val="0"/>
                              <w:marBottom w:val="0"/>
                              <w:divBdr>
                                <w:top w:val="none" w:sz="0" w:space="0" w:color="auto"/>
                                <w:left w:val="none" w:sz="0" w:space="0" w:color="auto"/>
                                <w:bottom w:val="none" w:sz="0" w:space="0" w:color="auto"/>
                                <w:right w:val="none" w:sz="0" w:space="0" w:color="auto"/>
                              </w:divBdr>
                              <w:divsChild>
                                <w:div w:id="506941689">
                                  <w:marLeft w:val="0"/>
                                  <w:marRight w:val="0"/>
                                  <w:marTop w:val="0"/>
                                  <w:marBottom w:val="0"/>
                                  <w:divBdr>
                                    <w:top w:val="none" w:sz="0" w:space="0" w:color="auto"/>
                                    <w:left w:val="none" w:sz="0" w:space="0" w:color="auto"/>
                                    <w:bottom w:val="none" w:sz="0" w:space="0" w:color="auto"/>
                                    <w:right w:val="none" w:sz="0" w:space="0" w:color="auto"/>
                                  </w:divBdr>
                                </w:div>
                                <w:div w:id="1896039534">
                                  <w:marLeft w:val="0"/>
                                  <w:marRight w:val="0"/>
                                  <w:marTop w:val="0"/>
                                  <w:marBottom w:val="0"/>
                                  <w:divBdr>
                                    <w:top w:val="none" w:sz="0" w:space="0" w:color="auto"/>
                                    <w:left w:val="none" w:sz="0" w:space="0" w:color="auto"/>
                                    <w:bottom w:val="none" w:sz="0" w:space="0" w:color="auto"/>
                                    <w:right w:val="none" w:sz="0" w:space="0" w:color="auto"/>
                                  </w:divBdr>
                                  <w:divsChild>
                                    <w:div w:id="13296702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784930122">
                                          <w:marLeft w:val="0"/>
                                          <w:marRight w:val="0"/>
                                          <w:marTop w:val="0"/>
                                          <w:marBottom w:val="0"/>
                                          <w:divBdr>
                                            <w:top w:val="none" w:sz="0" w:space="0" w:color="auto"/>
                                            <w:left w:val="none" w:sz="0" w:space="0" w:color="auto"/>
                                            <w:bottom w:val="none" w:sz="0" w:space="0" w:color="auto"/>
                                            <w:right w:val="none" w:sz="0" w:space="0" w:color="auto"/>
                                          </w:divBdr>
                                          <w:divsChild>
                                            <w:div w:id="32532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89265">
                                  <w:marLeft w:val="0"/>
                                  <w:marRight w:val="0"/>
                                  <w:marTop w:val="0"/>
                                  <w:marBottom w:val="0"/>
                                  <w:divBdr>
                                    <w:top w:val="none" w:sz="0" w:space="0" w:color="auto"/>
                                    <w:left w:val="none" w:sz="0" w:space="0" w:color="auto"/>
                                    <w:bottom w:val="none" w:sz="0" w:space="0" w:color="auto"/>
                                    <w:right w:val="none" w:sz="0" w:space="0" w:color="auto"/>
                                  </w:divBdr>
                                </w:div>
                                <w:div w:id="1328633060">
                                  <w:marLeft w:val="0"/>
                                  <w:marRight w:val="0"/>
                                  <w:marTop w:val="0"/>
                                  <w:marBottom w:val="0"/>
                                  <w:divBdr>
                                    <w:top w:val="none" w:sz="0" w:space="0" w:color="auto"/>
                                    <w:left w:val="none" w:sz="0" w:space="0" w:color="auto"/>
                                    <w:bottom w:val="none" w:sz="0" w:space="0" w:color="auto"/>
                                    <w:right w:val="none" w:sz="0" w:space="0" w:color="auto"/>
                                  </w:divBdr>
                                  <w:divsChild>
                                    <w:div w:id="15424046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56190574">
                                          <w:marLeft w:val="0"/>
                                          <w:marRight w:val="0"/>
                                          <w:marTop w:val="0"/>
                                          <w:marBottom w:val="0"/>
                                          <w:divBdr>
                                            <w:top w:val="none" w:sz="0" w:space="0" w:color="auto"/>
                                            <w:left w:val="none" w:sz="0" w:space="0" w:color="auto"/>
                                            <w:bottom w:val="none" w:sz="0" w:space="0" w:color="auto"/>
                                            <w:right w:val="none" w:sz="0" w:space="0" w:color="auto"/>
                                          </w:divBdr>
                                          <w:divsChild>
                                            <w:div w:id="581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43281">
                                  <w:marLeft w:val="0"/>
                                  <w:marRight w:val="0"/>
                                  <w:marTop w:val="0"/>
                                  <w:marBottom w:val="0"/>
                                  <w:divBdr>
                                    <w:top w:val="none" w:sz="0" w:space="0" w:color="auto"/>
                                    <w:left w:val="none" w:sz="0" w:space="0" w:color="auto"/>
                                    <w:bottom w:val="none" w:sz="0" w:space="0" w:color="auto"/>
                                    <w:right w:val="none" w:sz="0" w:space="0" w:color="auto"/>
                                  </w:divBdr>
                                </w:div>
                                <w:div w:id="748386375">
                                  <w:marLeft w:val="0"/>
                                  <w:marRight w:val="0"/>
                                  <w:marTop w:val="0"/>
                                  <w:marBottom w:val="0"/>
                                  <w:divBdr>
                                    <w:top w:val="none" w:sz="0" w:space="0" w:color="auto"/>
                                    <w:left w:val="none" w:sz="0" w:space="0" w:color="auto"/>
                                    <w:bottom w:val="none" w:sz="0" w:space="0" w:color="auto"/>
                                    <w:right w:val="none" w:sz="0" w:space="0" w:color="auto"/>
                                  </w:divBdr>
                                  <w:divsChild>
                                    <w:div w:id="74876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79439510">
                                          <w:marLeft w:val="0"/>
                                          <w:marRight w:val="0"/>
                                          <w:marTop w:val="0"/>
                                          <w:marBottom w:val="0"/>
                                          <w:divBdr>
                                            <w:top w:val="none" w:sz="0" w:space="0" w:color="auto"/>
                                            <w:left w:val="none" w:sz="0" w:space="0" w:color="auto"/>
                                            <w:bottom w:val="none" w:sz="0" w:space="0" w:color="auto"/>
                                            <w:right w:val="none" w:sz="0" w:space="0" w:color="auto"/>
                                          </w:divBdr>
                                          <w:divsChild>
                                            <w:div w:id="13531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20931">
                                  <w:marLeft w:val="0"/>
                                  <w:marRight w:val="0"/>
                                  <w:marTop w:val="0"/>
                                  <w:marBottom w:val="0"/>
                                  <w:divBdr>
                                    <w:top w:val="none" w:sz="0" w:space="0" w:color="auto"/>
                                    <w:left w:val="none" w:sz="0" w:space="0" w:color="auto"/>
                                    <w:bottom w:val="none" w:sz="0" w:space="0" w:color="auto"/>
                                    <w:right w:val="none" w:sz="0" w:space="0" w:color="auto"/>
                                  </w:divBdr>
                                </w:div>
                              </w:divsChild>
                            </w:div>
                            <w:div w:id="169638332">
                              <w:marLeft w:val="0"/>
                              <w:marRight w:val="0"/>
                              <w:marTop w:val="0"/>
                              <w:marBottom w:val="0"/>
                              <w:divBdr>
                                <w:top w:val="none" w:sz="0" w:space="0" w:color="auto"/>
                                <w:left w:val="none" w:sz="0" w:space="0" w:color="auto"/>
                                <w:bottom w:val="none" w:sz="0" w:space="0" w:color="auto"/>
                                <w:right w:val="none" w:sz="0" w:space="0" w:color="auto"/>
                              </w:divBdr>
                              <w:divsChild>
                                <w:div w:id="1994866237">
                                  <w:marLeft w:val="0"/>
                                  <w:marRight w:val="0"/>
                                  <w:marTop w:val="0"/>
                                  <w:marBottom w:val="0"/>
                                  <w:divBdr>
                                    <w:top w:val="none" w:sz="0" w:space="0" w:color="auto"/>
                                    <w:left w:val="none" w:sz="0" w:space="0" w:color="auto"/>
                                    <w:bottom w:val="none" w:sz="0" w:space="0" w:color="auto"/>
                                    <w:right w:val="none" w:sz="0" w:space="0" w:color="auto"/>
                                  </w:divBdr>
                                </w:div>
                                <w:div w:id="819081907">
                                  <w:marLeft w:val="0"/>
                                  <w:marRight w:val="0"/>
                                  <w:marTop w:val="0"/>
                                  <w:marBottom w:val="0"/>
                                  <w:divBdr>
                                    <w:top w:val="none" w:sz="0" w:space="0" w:color="auto"/>
                                    <w:left w:val="none" w:sz="0" w:space="0" w:color="auto"/>
                                    <w:bottom w:val="none" w:sz="0" w:space="0" w:color="auto"/>
                                    <w:right w:val="none" w:sz="0" w:space="0" w:color="auto"/>
                                  </w:divBdr>
                                  <w:divsChild>
                                    <w:div w:id="1342124542">
                                      <w:marLeft w:val="0"/>
                                      <w:marRight w:val="0"/>
                                      <w:marTop w:val="0"/>
                                      <w:marBottom w:val="0"/>
                                      <w:divBdr>
                                        <w:top w:val="none" w:sz="0" w:space="0" w:color="auto"/>
                                        <w:left w:val="none" w:sz="0" w:space="0" w:color="auto"/>
                                        <w:bottom w:val="none" w:sz="0" w:space="0" w:color="auto"/>
                                        <w:right w:val="none" w:sz="0" w:space="0" w:color="auto"/>
                                      </w:divBdr>
                                      <w:divsChild>
                                        <w:div w:id="1366086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07841555">
                                              <w:marLeft w:val="0"/>
                                              <w:marRight w:val="0"/>
                                              <w:marTop w:val="0"/>
                                              <w:marBottom w:val="0"/>
                                              <w:divBdr>
                                                <w:top w:val="none" w:sz="0" w:space="0" w:color="auto"/>
                                                <w:left w:val="none" w:sz="0" w:space="0" w:color="auto"/>
                                                <w:bottom w:val="none" w:sz="0" w:space="0" w:color="auto"/>
                                                <w:right w:val="none" w:sz="0" w:space="0" w:color="auto"/>
                                              </w:divBdr>
                                              <w:divsChild>
                                                <w:div w:id="18278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71516">
                                      <w:marLeft w:val="0"/>
                                      <w:marRight w:val="0"/>
                                      <w:marTop w:val="0"/>
                                      <w:marBottom w:val="0"/>
                                      <w:divBdr>
                                        <w:top w:val="none" w:sz="0" w:space="0" w:color="auto"/>
                                        <w:left w:val="none" w:sz="0" w:space="0" w:color="auto"/>
                                        <w:bottom w:val="none" w:sz="0" w:space="0" w:color="auto"/>
                                        <w:right w:val="none" w:sz="0" w:space="0" w:color="auto"/>
                                      </w:divBdr>
                                    </w:div>
                                    <w:div w:id="1684478814">
                                      <w:marLeft w:val="0"/>
                                      <w:marRight w:val="0"/>
                                      <w:marTop w:val="0"/>
                                      <w:marBottom w:val="0"/>
                                      <w:divBdr>
                                        <w:top w:val="none" w:sz="0" w:space="0" w:color="auto"/>
                                        <w:left w:val="none" w:sz="0" w:space="0" w:color="auto"/>
                                        <w:bottom w:val="none" w:sz="0" w:space="0" w:color="auto"/>
                                        <w:right w:val="none" w:sz="0" w:space="0" w:color="auto"/>
                                      </w:divBdr>
                                      <w:divsChild>
                                        <w:div w:id="116971133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3346637">
                                              <w:marLeft w:val="0"/>
                                              <w:marRight w:val="0"/>
                                              <w:marTop w:val="0"/>
                                              <w:marBottom w:val="0"/>
                                              <w:divBdr>
                                                <w:top w:val="none" w:sz="0" w:space="0" w:color="auto"/>
                                                <w:left w:val="none" w:sz="0" w:space="0" w:color="auto"/>
                                                <w:bottom w:val="none" w:sz="0" w:space="0" w:color="auto"/>
                                                <w:right w:val="none" w:sz="0" w:space="0" w:color="auto"/>
                                              </w:divBdr>
                                              <w:divsChild>
                                                <w:div w:id="27729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064628">
                                      <w:marLeft w:val="0"/>
                                      <w:marRight w:val="0"/>
                                      <w:marTop w:val="0"/>
                                      <w:marBottom w:val="0"/>
                                      <w:divBdr>
                                        <w:top w:val="none" w:sz="0" w:space="0" w:color="auto"/>
                                        <w:left w:val="none" w:sz="0" w:space="0" w:color="auto"/>
                                        <w:bottom w:val="none" w:sz="0" w:space="0" w:color="auto"/>
                                        <w:right w:val="none" w:sz="0" w:space="0" w:color="auto"/>
                                      </w:divBdr>
                                    </w:div>
                                    <w:div w:id="409349587">
                                      <w:marLeft w:val="0"/>
                                      <w:marRight w:val="0"/>
                                      <w:marTop w:val="0"/>
                                      <w:marBottom w:val="0"/>
                                      <w:divBdr>
                                        <w:top w:val="none" w:sz="0" w:space="0" w:color="auto"/>
                                        <w:left w:val="none" w:sz="0" w:space="0" w:color="auto"/>
                                        <w:bottom w:val="none" w:sz="0" w:space="0" w:color="auto"/>
                                        <w:right w:val="none" w:sz="0" w:space="0" w:color="auto"/>
                                      </w:divBdr>
                                      <w:divsChild>
                                        <w:div w:id="5297282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37105551">
                                              <w:marLeft w:val="0"/>
                                              <w:marRight w:val="0"/>
                                              <w:marTop w:val="0"/>
                                              <w:marBottom w:val="0"/>
                                              <w:divBdr>
                                                <w:top w:val="none" w:sz="0" w:space="0" w:color="auto"/>
                                                <w:left w:val="none" w:sz="0" w:space="0" w:color="auto"/>
                                                <w:bottom w:val="none" w:sz="0" w:space="0" w:color="auto"/>
                                                <w:right w:val="none" w:sz="0" w:space="0" w:color="auto"/>
                                              </w:divBdr>
                                              <w:divsChild>
                                                <w:div w:id="125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84407">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1298996739">
                              <w:marLeft w:val="0"/>
                              <w:marRight w:val="0"/>
                              <w:marTop w:val="0"/>
                              <w:marBottom w:val="0"/>
                              <w:divBdr>
                                <w:top w:val="none" w:sz="0" w:space="0" w:color="auto"/>
                                <w:left w:val="none" w:sz="0" w:space="0" w:color="auto"/>
                                <w:bottom w:val="none" w:sz="0" w:space="0" w:color="auto"/>
                                <w:right w:val="none" w:sz="0" w:space="0" w:color="auto"/>
                              </w:divBdr>
                              <w:divsChild>
                                <w:div w:id="1607152782">
                                  <w:marLeft w:val="0"/>
                                  <w:marRight w:val="0"/>
                                  <w:marTop w:val="0"/>
                                  <w:marBottom w:val="0"/>
                                  <w:divBdr>
                                    <w:top w:val="none" w:sz="0" w:space="0" w:color="auto"/>
                                    <w:left w:val="none" w:sz="0" w:space="0" w:color="auto"/>
                                    <w:bottom w:val="none" w:sz="0" w:space="0" w:color="auto"/>
                                    <w:right w:val="none" w:sz="0" w:space="0" w:color="auto"/>
                                  </w:divBdr>
                                </w:div>
                                <w:div w:id="193156593">
                                  <w:marLeft w:val="0"/>
                                  <w:marRight w:val="0"/>
                                  <w:marTop w:val="0"/>
                                  <w:marBottom w:val="0"/>
                                  <w:divBdr>
                                    <w:top w:val="none" w:sz="0" w:space="0" w:color="auto"/>
                                    <w:left w:val="none" w:sz="0" w:space="0" w:color="auto"/>
                                    <w:bottom w:val="none" w:sz="0" w:space="0" w:color="auto"/>
                                    <w:right w:val="none" w:sz="0" w:space="0" w:color="auto"/>
                                  </w:divBdr>
                                  <w:divsChild>
                                    <w:div w:id="7451048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33319815">
                                          <w:marLeft w:val="0"/>
                                          <w:marRight w:val="0"/>
                                          <w:marTop w:val="0"/>
                                          <w:marBottom w:val="0"/>
                                          <w:divBdr>
                                            <w:top w:val="none" w:sz="0" w:space="0" w:color="auto"/>
                                            <w:left w:val="none" w:sz="0" w:space="0" w:color="auto"/>
                                            <w:bottom w:val="none" w:sz="0" w:space="0" w:color="auto"/>
                                            <w:right w:val="none" w:sz="0" w:space="0" w:color="auto"/>
                                          </w:divBdr>
                                          <w:divsChild>
                                            <w:div w:id="143131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655">
                          <w:marLeft w:val="0"/>
                          <w:marRight w:val="0"/>
                          <w:marTop w:val="0"/>
                          <w:marBottom w:val="0"/>
                          <w:divBdr>
                            <w:top w:val="none" w:sz="0" w:space="0" w:color="auto"/>
                            <w:left w:val="none" w:sz="0" w:space="0" w:color="auto"/>
                            <w:bottom w:val="none" w:sz="0" w:space="0" w:color="auto"/>
                            <w:right w:val="none" w:sz="0" w:space="0" w:color="auto"/>
                          </w:divBdr>
                          <w:divsChild>
                            <w:div w:id="218982853">
                              <w:marLeft w:val="0"/>
                              <w:marRight w:val="0"/>
                              <w:marTop w:val="0"/>
                              <w:marBottom w:val="0"/>
                              <w:divBdr>
                                <w:top w:val="none" w:sz="0" w:space="0" w:color="auto"/>
                                <w:left w:val="none" w:sz="0" w:space="0" w:color="auto"/>
                                <w:bottom w:val="none" w:sz="0" w:space="0" w:color="auto"/>
                                <w:right w:val="none" w:sz="0" w:space="0" w:color="auto"/>
                              </w:divBdr>
                            </w:div>
                            <w:div w:id="1426418423">
                              <w:marLeft w:val="0"/>
                              <w:marRight w:val="0"/>
                              <w:marTop w:val="0"/>
                              <w:marBottom w:val="0"/>
                              <w:divBdr>
                                <w:top w:val="none" w:sz="0" w:space="0" w:color="auto"/>
                                <w:left w:val="none" w:sz="0" w:space="0" w:color="auto"/>
                                <w:bottom w:val="none" w:sz="0" w:space="0" w:color="auto"/>
                                <w:right w:val="none" w:sz="0" w:space="0" w:color="auto"/>
                              </w:divBdr>
                            </w:div>
                            <w:div w:id="5624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5480">
                      <w:marLeft w:val="0"/>
                      <w:marRight w:val="0"/>
                      <w:marTop w:val="0"/>
                      <w:marBottom w:val="0"/>
                      <w:divBdr>
                        <w:top w:val="none" w:sz="0" w:space="0" w:color="auto"/>
                        <w:left w:val="none" w:sz="0" w:space="0" w:color="auto"/>
                        <w:bottom w:val="none" w:sz="0" w:space="0" w:color="auto"/>
                        <w:right w:val="none" w:sz="0" w:space="0" w:color="auto"/>
                      </w:divBdr>
                      <w:divsChild>
                        <w:div w:id="593514979">
                          <w:marLeft w:val="0"/>
                          <w:marRight w:val="0"/>
                          <w:marTop w:val="0"/>
                          <w:marBottom w:val="0"/>
                          <w:divBdr>
                            <w:top w:val="none" w:sz="0" w:space="0" w:color="auto"/>
                            <w:left w:val="none" w:sz="0" w:space="0" w:color="auto"/>
                            <w:bottom w:val="none" w:sz="0" w:space="0" w:color="auto"/>
                            <w:right w:val="none" w:sz="0" w:space="0" w:color="auto"/>
                          </w:divBdr>
                        </w:div>
                        <w:div w:id="533538918">
                          <w:marLeft w:val="0"/>
                          <w:marRight w:val="0"/>
                          <w:marTop w:val="0"/>
                          <w:marBottom w:val="0"/>
                          <w:divBdr>
                            <w:top w:val="none" w:sz="0" w:space="0" w:color="auto"/>
                            <w:left w:val="none" w:sz="0" w:space="0" w:color="auto"/>
                            <w:bottom w:val="none" w:sz="0" w:space="0" w:color="auto"/>
                            <w:right w:val="none" w:sz="0" w:space="0" w:color="auto"/>
                          </w:divBdr>
                        </w:div>
                        <w:div w:id="125051279">
                          <w:marLeft w:val="0"/>
                          <w:marRight w:val="0"/>
                          <w:marTop w:val="0"/>
                          <w:marBottom w:val="0"/>
                          <w:divBdr>
                            <w:top w:val="none" w:sz="0" w:space="0" w:color="auto"/>
                            <w:left w:val="none" w:sz="0" w:space="0" w:color="auto"/>
                            <w:bottom w:val="none" w:sz="0" w:space="0" w:color="auto"/>
                            <w:right w:val="none" w:sz="0" w:space="0" w:color="auto"/>
                          </w:divBdr>
                          <w:divsChild>
                            <w:div w:id="50563773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81208527">
                                  <w:marLeft w:val="0"/>
                                  <w:marRight w:val="0"/>
                                  <w:marTop w:val="0"/>
                                  <w:marBottom w:val="0"/>
                                  <w:divBdr>
                                    <w:top w:val="none" w:sz="0" w:space="0" w:color="auto"/>
                                    <w:left w:val="none" w:sz="0" w:space="0" w:color="auto"/>
                                    <w:bottom w:val="none" w:sz="0" w:space="0" w:color="auto"/>
                                    <w:right w:val="none" w:sz="0" w:space="0" w:color="auto"/>
                                  </w:divBdr>
                                  <w:divsChild>
                                    <w:div w:id="14563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2581">
                          <w:marLeft w:val="0"/>
                          <w:marRight w:val="0"/>
                          <w:marTop w:val="0"/>
                          <w:marBottom w:val="0"/>
                          <w:divBdr>
                            <w:top w:val="none" w:sz="0" w:space="0" w:color="auto"/>
                            <w:left w:val="none" w:sz="0" w:space="0" w:color="auto"/>
                            <w:bottom w:val="none" w:sz="0" w:space="0" w:color="auto"/>
                            <w:right w:val="none" w:sz="0" w:space="0" w:color="auto"/>
                          </w:divBdr>
                        </w:div>
                        <w:div w:id="1640765074">
                          <w:marLeft w:val="0"/>
                          <w:marRight w:val="0"/>
                          <w:marTop w:val="0"/>
                          <w:marBottom w:val="0"/>
                          <w:divBdr>
                            <w:top w:val="none" w:sz="0" w:space="0" w:color="auto"/>
                            <w:left w:val="none" w:sz="0" w:space="0" w:color="auto"/>
                            <w:bottom w:val="none" w:sz="0" w:space="0" w:color="auto"/>
                            <w:right w:val="none" w:sz="0" w:space="0" w:color="auto"/>
                          </w:divBdr>
                          <w:divsChild>
                            <w:div w:id="10942815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08743944">
                                  <w:marLeft w:val="0"/>
                                  <w:marRight w:val="0"/>
                                  <w:marTop w:val="0"/>
                                  <w:marBottom w:val="0"/>
                                  <w:divBdr>
                                    <w:top w:val="none" w:sz="0" w:space="0" w:color="auto"/>
                                    <w:left w:val="none" w:sz="0" w:space="0" w:color="auto"/>
                                    <w:bottom w:val="none" w:sz="0" w:space="0" w:color="auto"/>
                                    <w:right w:val="none" w:sz="0" w:space="0" w:color="auto"/>
                                  </w:divBdr>
                                  <w:divsChild>
                                    <w:div w:id="4957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92207">
                      <w:marLeft w:val="0"/>
                      <w:marRight w:val="0"/>
                      <w:marTop w:val="0"/>
                      <w:marBottom w:val="0"/>
                      <w:divBdr>
                        <w:top w:val="none" w:sz="0" w:space="0" w:color="auto"/>
                        <w:left w:val="none" w:sz="0" w:space="0" w:color="auto"/>
                        <w:bottom w:val="none" w:sz="0" w:space="0" w:color="auto"/>
                        <w:right w:val="none" w:sz="0" w:space="0" w:color="auto"/>
                      </w:divBdr>
                      <w:divsChild>
                        <w:div w:id="820149977">
                          <w:marLeft w:val="0"/>
                          <w:marRight w:val="0"/>
                          <w:marTop w:val="450"/>
                          <w:marBottom w:val="450"/>
                          <w:divBdr>
                            <w:top w:val="none" w:sz="0" w:space="0" w:color="auto"/>
                            <w:left w:val="single" w:sz="24" w:space="0" w:color="6DB33F"/>
                            <w:bottom w:val="none" w:sz="0" w:space="0" w:color="auto"/>
                            <w:right w:val="none" w:sz="0" w:space="0" w:color="auto"/>
                          </w:divBdr>
                        </w:div>
                        <w:div w:id="1867331272">
                          <w:marLeft w:val="0"/>
                          <w:marRight w:val="0"/>
                          <w:marTop w:val="0"/>
                          <w:marBottom w:val="0"/>
                          <w:divBdr>
                            <w:top w:val="none" w:sz="0" w:space="0" w:color="auto"/>
                            <w:left w:val="none" w:sz="0" w:space="0" w:color="auto"/>
                            <w:bottom w:val="none" w:sz="0" w:space="0" w:color="auto"/>
                            <w:right w:val="none" w:sz="0" w:space="0" w:color="auto"/>
                          </w:divBdr>
                        </w:div>
                        <w:div w:id="940065347">
                          <w:marLeft w:val="0"/>
                          <w:marRight w:val="0"/>
                          <w:marTop w:val="0"/>
                          <w:marBottom w:val="0"/>
                          <w:divBdr>
                            <w:top w:val="none" w:sz="0" w:space="0" w:color="auto"/>
                            <w:left w:val="none" w:sz="0" w:space="0" w:color="auto"/>
                            <w:bottom w:val="none" w:sz="0" w:space="0" w:color="auto"/>
                            <w:right w:val="none" w:sz="0" w:space="0" w:color="auto"/>
                          </w:divBdr>
                        </w:div>
                        <w:div w:id="785393691">
                          <w:marLeft w:val="0"/>
                          <w:marRight w:val="0"/>
                          <w:marTop w:val="0"/>
                          <w:marBottom w:val="0"/>
                          <w:divBdr>
                            <w:top w:val="none" w:sz="0" w:space="0" w:color="auto"/>
                            <w:left w:val="none" w:sz="0" w:space="0" w:color="auto"/>
                            <w:bottom w:val="none" w:sz="0" w:space="0" w:color="auto"/>
                            <w:right w:val="none" w:sz="0" w:space="0" w:color="auto"/>
                          </w:divBdr>
                          <w:divsChild>
                            <w:div w:id="1489101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26841567">
                                  <w:marLeft w:val="0"/>
                                  <w:marRight w:val="0"/>
                                  <w:marTop w:val="0"/>
                                  <w:marBottom w:val="0"/>
                                  <w:divBdr>
                                    <w:top w:val="none" w:sz="0" w:space="0" w:color="auto"/>
                                    <w:left w:val="none" w:sz="0" w:space="0" w:color="auto"/>
                                    <w:bottom w:val="none" w:sz="0" w:space="0" w:color="auto"/>
                                    <w:right w:val="none" w:sz="0" w:space="0" w:color="auto"/>
                                  </w:divBdr>
                                  <w:divsChild>
                                    <w:div w:id="3355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4545">
                          <w:marLeft w:val="0"/>
                          <w:marRight w:val="0"/>
                          <w:marTop w:val="0"/>
                          <w:marBottom w:val="0"/>
                          <w:divBdr>
                            <w:top w:val="none" w:sz="0" w:space="0" w:color="auto"/>
                            <w:left w:val="none" w:sz="0" w:space="0" w:color="auto"/>
                            <w:bottom w:val="none" w:sz="0" w:space="0" w:color="auto"/>
                            <w:right w:val="none" w:sz="0" w:space="0" w:color="auto"/>
                          </w:divBdr>
                        </w:div>
                        <w:div w:id="273366291">
                          <w:marLeft w:val="0"/>
                          <w:marRight w:val="0"/>
                          <w:marTop w:val="0"/>
                          <w:marBottom w:val="0"/>
                          <w:divBdr>
                            <w:top w:val="none" w:sz="0" w:space="0" w:color="auto"/>
                            <w:left w:val="none" w:sz="0" w:space="0" w:color="auto"/>
                            <w:bottom w:val="none" w:sz="0" w:space="0" w:color="auto"/>
                            <w:right w:val="none" w:sz="0" w:space="0" w:color="auto"/>
                          </w:divBdr>
                        </w:div>
                      </w:divsChild>
                    </w:div>
                    <w:div w:id="66536276">
                      <w:marLeft w:val="0"/>
                      <w:marRight w:val="0"/>
                      <w:marTop w:val="0"/>
                      <w:marBottom w:val="0"/>
                      <w:divBdr>
                        <w:top w:val="none" w:sz="0" w:space="0" w:color="auto"/>
                        <w:left w:val="none" w:sz="0" w:space="0" w:color="auto"/>
                        <w:bottom w:val="none" w:sz="0" w:space="0" w:color="auto"/>
                        <w:right w:val="none" w:sz="0" w:space="0" w:color="auto"/>
                      </w:divBdr>
                      <w:divsChild>
                        <w:div w:id="25257700">
                          <w:marLeft w:val="0"/>
                          <w:marRight w:val="0"/>
                          <w:marTop w:val="0"/>
                          <w:marBottom w:val="0"/>
                          <w:divBdr>
                            <w:top w:val="none" w:sz="0" w:space="0" w:color="auto"/>
                            <w:left w:val="none" w:sz="0" w:space="0" w:color="auto"/>
                            <w:bottom w:val="none" w:sz="0" w:space="0" w:color="auto"/>
                            <w:right w:val="none" w:sz="0" w:space="0" w:color="auto"/>
                          </w:divBdr>
                        </w:div>
                        <w:div w:id="1654217347">
                          <w:marLeft w:val="0"/>
                          <w:marRight w:val="0"/>
                          <w:marTop w:val="0"/>
                          <w:marBottom w:val="0"/>
                          <w:divBdr>
                            <w:top w:val="none" w:sz="0" w:space="0" w:color="auto"/>
                            <w:left w:val="none" w:sz="0" w:space="0" w:color="auto"/>
                            <w:bottom w:val="none" w:sz="0" w:space="0" w:color="auto"/>
                            <w:right w:val="none" w:sz="0" w:space="0" w:color="auto"/>
                          </w:divBdr>
                        </w:div>
                        <w:div w:id="1916234958">
                          <w:marLeft w:val="0"/>
                          <w:marRight w:val="0"/>
                          <w:marTop w:val="0"/>
                          <w:marBottom w:val="0"/>
                          <w:divBdr>
                            <w:top w:val="none" w:sz="0" w:space="0" w:color="auto"/>
                            <w:left w:val="none" w:sz="0" w:space="0" w:color="auto"/>
                            <w:bottom w:val="none" w:sz="0" w:space="0" w:color="auto"/>
                            <w:right w:val="none" w:sz="0" w:space="0" w:color="auto"/>
                          </w:divBdr>
                        </w:div>
                        <w:div w:id="1980651464">
                          <w:marLeft w:val="0"/>
                          <w:marRight w:val="0"/>
                          <w:marTop w:val="0"/>
                          <w:marBottom w:val="0"/>
                          <w:divBdr>
                            <w:top w:val="none" w:sz="0" w:space="0" w:color="auto"/>
                            <w:left w:val="none" w:sz="0" w:space="0" w:color="auto"/>
                            <w:bottom w:val="none" w:sz="0" w:space="0" w:color="auto"/>
                            <w:right w:val="none" w:sz="0" w:space="0" w:color="auto"/>
                          </w:divBdr>
                          <w:divsChild>
                            <w:div w:id="14253002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4734063">
                                  <w:marLeft w:val="0"/>
                                  <w:marRight w:val="0"/>
                                  <w:marTop w:val="0"/>
                                  <w:marBottom w:val="0"/>
                                  <w:divBdr>
                                    <w:top w:val="none" w:sz="0" w:space="0" w:color="auto"/>
                                    <w:left w:val="none" w:sz="0" w:space="0" w:color="auto"/>
                                    <w:bottom w:val="none" w:sz="0" w:space="0" w:color="auto"/>
                                    <w:right w:val="none" w:sz="0" w:space="0" w:color="auto"/>
                                  </w:divBdr>
                                  <w:divsChild>
                                    <w:div w:id="9508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124032">
                          <w:marLeft w:val="0"/>
                          <w:marRight w:val="0"/>
                          <w:marTop w:val="0"/>
                          <w:marBottom w:val="0"/>
                          <w:divBdr>
                            <w:top w:val="none" w:sz="0" w:space="0" w:color="auto"/>
                            <w:left w:val="none" w:sz="0" w:space="0" w:color="auto"/>
                            <w:bottom w:val="none" w:sz="0" w:space="0" w:color="auto"/>
                            <w:right w:val="none" w:sz="0" w:space="0" w:color="auto"/>
                          </w:divBdr>
                        </w:div>
                        <w:div w:id="944188836">
                          <w:marLeft w:val="0"/>
                          <w:marRight w:val="0"/>
                          <w:marTop w:val="0"/>
                          <w:marBottom w:val="0"/>
                          <w:divBdr>
                            <w:top w:val="none" w:sz="0" w:space="0" w:color="auto"/>
                            <w:left w:val="none" w:sz="0" w:space="0" w:color="auto"/>
                            <w:bottom w:val="none" w:sz="0" w:space="0" w:color="auto"/>
                            <w:right w:val="none" w:sz="0" w:space="0" w:color="auto"/>
                          </w:divBdr>
                        </w:div>
                        <w:div w:id="190925524">
                          <w:marLeft w:val="0"/>
                          <w:marRight w:val="0"/>
                          <w:marTop w:val="0"/>
                          <w:marBottom w:val="0"/>
                          <w:divBdr>
                            <w:top w:val="none" w:sz="0" w:space="0" w:color="auto"/>
                            <w:left w:val="none" w:sz="0" w:space="0" w:color="auto"/>
                            <w:bottom w:val="none" w:sz="0" w:space="0" w:color="auto"/>
                            <w:right w:val="none" w:sz="0" w:space="0" w:color="auto"/>
                          </w:divBdr>
                          <w:divsChild>
                            <w:div w:id="5614795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81438007">
                                  <w:marLeft w:val="0"/>
                                  <w:marRight w:val="0"/>
                                  <w:marTop w:val="0"/>
                                  <w:marBottom w:val="0"/>
                                  <w:divBdr>
                                    <w:top w:val="none" w:sz="0" w:space="0" w:color="auto"/>
                                    <w:left w:val="none" w:sz="0" w:space="0" w:color="auto"/>
                                    <w:bottom w:val="none" w:sz="0" w:space="0" w:color="auto"/>
                                    <w:right w:val="none" w:sz="0" w:space="0" w:color="auto"/>
                                  </w:divBdr>
                                  <w:divsChild>
                                    <w:div w:id="20727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45144">
                          <w:marLeft w:val="0"/>
                          <w:marRight w:val="0"/>
                          <w:marTop w:val="0"/>
                          <w:marBottom w:val="0"/>
                          <w:divBdr>
                            <w:top w:val="none" w:sz="0" w:space="0" w:color="auto"/>
                            <w:left w:val="none" w:sz="0" w:space="0" w:color="auto"/>
                            <w:bottom w:val="none" w:sz="0" w:space="0" w:color="auto"/>
                            <w:right w:val="none" w:sz="0" w:space="0" w:color="auto"/>
                          </w:divBdr>
                        </w:div>
                        <w:div w:id="1221941705">
                          <w:marLeft w:val="0"/>
                          <w:marRight w:val="0"/>
                          <w:marTop w:val="0"/>
                          <w:marBottom w:val="0"/>
                          <w:divBdr>
                            <w:top w:val="none" w:sz="0" w:space="0" w:color="auto"/>
                            <w:left w:val="none" w:sz="0" w:space="0" w:color="auto"/>
                            <w:bottom w:val="none" w:sz="0" w:space="0" w:color="auto"/>
                            <w:right w:val="none" w:sz="0" w:space="0" w:color="auto"/>
                          </w:divBdr>
                          <w:divsChild>
                            <w:div w:id="15972503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0197121">
                                  <w:marLeft w:val="0"/>
                                  <w:marRight w:val="0"/>
                                  <w:marTop w:val="0"/>
                                  <w:marBottom w:val="0"/>
                                  <w:divBdr>
                                    <w:top w:val="none" w:sz="0" w:space="0" w:color="auto"/>
                                    <w:left w:val="none" w:sz="0" w:space="0" w:color="auto"/>
                                    <w:bottom w:val="none" w:sz="0" w:space="0" w:color="auto"/>
                                    <w:right w:val="none" w:sz="0" w:space="0" w:color="auto"/>
                                  </w:divBdr>
                                  <w:divsChild>
                                    <w:div w:id="120961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634609">
                          <w:marLeft w:val="0"/>
                          <w:marRight w:val="0"/>
                          <w:marTop w:val="0"/>
                          <w:marBottom w:val="0"/>
                          <w:divBdr>
                            <w:top w:val="none" w:sz="0" w:space="0" w:color="auto"/>
                            <w:left w:val="none" w:sz="0" w:space="0" w:color="auto"/>
                            <w:bottom w:val="none" w:sz="0" w:space="0" w:color="auto"/>
                            <w:right w:val="none" w:sz="0" w:space="0" w:color="auto"/>
                          </w:divBdr>
                        </w:div>
                        <w:div w:id="1642226428">
                          <w:marLeft w:val="0"/>
                          <w:marRight w:val="0"/>
                          <w:marTop w:val="0"/>
                          <w:marBottom w:val="0"/>
                          <w:divBdr>
                            <w:top w:val="none" w:sz="0" w:space="0" w:color="auto"/>
                            <w:left w:val="none" w:sz="0" w:space="0" w:color="auto"/>
                            <w:bottom w:val="none" w:sz="0" w:space="0" w:color="auto"/>
                            <w:right w:val="none" w:sz="0" w:space="0" w:color="auto"/>
                          </w:divBdr>
                          <w:divsChild>
                            <w:div w:id="187422638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16576954">
                                  <w:marLeft w:val="0"/>
                                  <w:marRight w:val="0"/>
                                  <w:marTop w:val="0"/>
                                  <w:marBottom w:val="0"/>
                                  <w:divBdr>
                                    <w:top w:val="none" w:sz="0" w:space="0" w:color="auto"/>
                                    <w:left w:val="none" w:sz="0" w:space="0" w:color="auto"/>
                                    <w:bottom w:val="none" w:sz="0" w:space="0" w:color="auto"/>
                                    <w:right w:val="none" w:sz="0" w:space="0" w:color="auto"/>
                                  </w:divBdr>
                                  <w:divsChild>
                                    <w:div w:id="4039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885320">
                  <w:marLeft w:val="0"/>
                  <w:marRight w:val="0"/>
                  <w:marTop w:val="0"/>
                  <w:marBottom w:val="0"/>
                  <w:divBdr>
                    <w:top w:val="none" w:sz="0" w:space="0" w:color="auto"/>
                    <w:left w:val="none" w:sz="0" w:space="0" w:color="auto"/>
                    <w:bottom w:val="none" w:sz="0" w:space="0" w:color="auto"/>
                    <w:right w:val="none" w:sz="0" w:space="0" w:color="auto"/>
                  </w:divBdr>
                  <w:divsChild>
                    <w:div w:id="2051105178">
                      <w:marLeft w:val="0"/>
                      <w:marRight w:val="0"/>
                      <w:marTop w:val="0"/>
                      <w:marBottom w:val="0"/>
                      <w:divBdr>
                        <w:top w:val="none" w:sz="0" w:space="0" w:color="auto"/>
                        <w:left w:val="none" w:sz="0" w:space="0" w:color="auto"/>
                        <w:bottom w:val="none" w:sz="0" w:space="0" w:color="auto"/>
                        <w:right w:val="none" w:sz="0" w:space="0" w:color="auto"/>
                      </w:divBdr>
                    </w:div>
                    <w:div w:id="42877205">
                      <w:marLeft w:val="0"/>
                      <w:marRight w:val="0"/>
                      <w:marTop w:val="0"/>
                      <w:marBottom w:val="0"/>
                      <w:divBdr>
                        <w:top w:val="none" w:sz="0" w:space="0" w:color="auto"/>
                        <w:left w:val="none" w:sz="0" w:space="0" w:color="auto"/>
                        <w:bottom w:val="none" w:sz="0" w:space="0" w:color="auto"/>
                        <w:right w:val="none" w:sz="0" w:space="0" w:color="auto"/>
                      </w:divBdr>
                    </w:div>
                    <w:div w:id="1314404769">
                      <w:marLeft w:val="0"/>
                      <w:marRight w:val="0"/>
                      <w:marTop w:val="0"/>
                      <w:marBottom w:val="0"/>
                      <w:divBdr>
                        <w:top w:val="none" w:sz="0" w:space="0" w:color="auto"/>
                        <w:left w:val="none" w:sz="0" w:space="0" w:color="auto"/>
                        <w:bottom w:val="none" w:sz="0" w:space="0" w:color="auto"/>
                        <w:right w:val="none" w:sz="0" w:space="0" w:color="auto"/>
                      </w:divBdr>
                    </w:div>
                    <w:div w:id="1855419917">
                      <w:marLeft w:val="0"/>
                      <w:marRight w:val="0"/>
                      <w:marTop w:val="450"/>
                      <w:marBottom w:val="450"/>
                      <w:divBdr>
                        <w:top w:val="none" w:sz="0" w:space="0" w:color="auto"/>
                        <w:left w:val="single" w:sz="24" w:space="0" w:color="6DB33F"/>
                        <w:bottom w:val="none" w:sz="0" w:space="0" w:color="auto"/>
                        <w:right w:val="none" w:sz="0" w:space="0" w:color="auto"/>
                      </w:divBdr>
                    </w:div>
                    <w:div w:id="1386635818">
                      <w:marLeft w:val="0"/>
                      <w:marRight w:val="0"/>
                      <w:marTop w:val="0"/>
                      <w:marBottom w:val="0"/>
                      <w:divBdr>
                        <w:top w:val="none" w:sz="0" w:space="0" w:color="auto"/>
                        <w:left w:val="none" w:sz="0" w:space="0" w:color="auto"/>
                        <w:bottom w:val="none" w:sz="0" w:space="0" w:color="auto"/>
                        <w:right w:val="none" w:sz="0" w:space="0" w:color="auto"/>
                      </w:divBdr>
                      <w:divsChild>
                        <w:div w:id="2142185157">
                          <w:marLeft w:val="0"/>
                          <w:marRight w:val="0"/>
                          <w:marTop w:val="0"/>
                          <w:marBottom w:val="0"/>
                          <w:divBdr>
                            <w:top w:val="none" w:sz="0" w:space="0" w:color="auto"/>
                            <w:left w:val="none" w:sz="0" w:space="0" w:color="auto"/>
                            <w:bottom w:val="none" w:sz="0" w:space="0" w:color="auto"/>
                            <w:right w:val="none" w:sz="0" w:space="0" w:color="auto"/>
                          </w:divBdr>
                        </w:div>
                        <w:div w:id="1916275825">
                          <w:marLeft w:val="0"/>
                          <w:marRight w:val="0"/>
                          <w:marTop w:val="0"/>
                          <w:marBottom w:val="0"/>
                          <w:divBdr>
                            <w:top w:val="none" w:sz="0" w:space="0" w:color="auto"/>
                            <w:left w:val="none" w:sz="0" w:space="0" w:color="auto"/>
                            <w:bottom w:val="none" w:sz="0" w:space="0" w:color="auto"/>
                            <w:right w:val="none" w:sz="0" w:space="0" w:color="auto"/>
                          </w:divBdr>
                        </w:div>
                        <w:div w:id="440805266">
                          <w:marLeft w:val="0"/>
                          <w:marRight w:val="0"/>
                          <w:marTop w:val="0"/>
                          <w:marBottom w:val="0"/>
                          <w:divBdr>
                            <w:top w:val="none" w:sz="0" w:space="0" w:color="auto"/>
                            <w:left w:val="none" w:sz="0" w:space="0" w:color="auto"/>
                            <w:bottom w:val="none" w:sz="0" w:space="0" w:color="auto"/>
                            <w:right w:val="none" w:sz="0" w:space="0" w:color="auto"/>
                          </w:divBdr>
                          <w:divsChild>
                            <w:div w:id="18908766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39443347">
                                  <w:marLeft w:val="0"/>
                                  <w:marRight w:val="0"/>
                                  <w:marTop w:val="0"/>
                                  <w:marBottom w:val="0"/>
                                  <w:divBdr>
                                    <w:top w:val="none" w:sz="0" w:space="0" w:color="auto"/>
                                    <w:left w:val="none" w:sz="0" w:space="0" w:color="auto"/>
                                    <w:bottom w:val="none" w:sz="0" w:space="0" w:color="auto"/>
                                    <w:right w:val="none" w:sz="0" w:space="0" w:color="auto"/>
                                  </w:divBdr>
                                  <w:divsChild>
                                    <w:div w:id="14995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636817">
                          <w:marLeft w:val="0"/>
                          <w:marRight w:val="0"/>
                          <w:marTop w:val="0"/>
                          <w:marBottom w:val="0"/>
                          <w:divBdr>
                            <w:top w:val="none" w:sz="0" w:space="0" w:color="auto"/>
                            <w:left w:val="none" w:sz="0" w:space="0" w:color="auto"/>
                            <w:bottom w:val="none" w:sz="0" w:space="0" w:color="auto"/>
                            <w:right w:val="none" w:sz="0" w:space="0" w:color="auto"/>
                          </w:divBdr>
                        </w:div>
                      </w:divsChild>
                    </w:div>
                    <w:div w:id="16933356">
                      <w:marLeft w:val="0"/>
                      <w:marRight w:val="0"/>
                      <w:marTop w:val="0"/>
                      <w:marBottom w:val="0"/>
                      <w:divBdr>
                        <w:top w:val="none" w:sz="0" w:space="0" w:color="auto"/>
                        <w:left w:val="none" w:sz="0" w:space="0" w:color="auto"/>
                        <w:bottom w:val="none" w:sz="0" w:space="0" w:color="auto"/>
                        <w:right w:val="none" w:sz="0" w:space="0" w:color="auto"/>
                      </w:divBdr>
                      <w:divsChild>
                        <w:div w:id="323708752">
                          <w:marLeft w:val="0"/>
                          <w:marRight w:val="0"/>
                          <w:marTop w:val="0"/>
                          <w:marBottom w:val="0"/>
                          <w:divBdr>
                            <w:top w:val="none" w:sz="0" w:space="0" w:color="auto"/>
                            <w:left w:val="none" w:sz="0" w:space="0" w:color="auto"/>
                            <w:bottom w:val="none" w:sz="0" w:space="0" w:color="auto"/>
                            <w:right w:val="none" w:sz="0" w:space="0" w:color="auto"/>
                          </w:divBdr>
                        </w:div>
                        <w:div w:id="438527950">
                          <w:marLeft w:val="0"/>
                          <w:marRight w:val="0"/>
                          <w:marTop w:val="0"/>
                          <w:marBottom w:val="0"/>
                          <w:divBdr>
                            <w:top w:val="none" w:sz="0" w:space="0" w:color="auto"/>
                            <w:left w:val="none" w:sz="0" w:space="0" w:color="auto"/>
                            <w:bottom w:val="none" w:sz="0" w:space="0" w:color="auto"/>
                            <w:right w:val="none" w:sz="0" w:space="0" w:color="auto"/>
                          </w:divBdr>
                        </w:div>
                        <w:div w:id="1421414130">
                          <w:marLeft w:val="0"/>
                          <w:marRight w:val="0"/>
                          <w:marTop w:val="0"/>
                          <w:marBottom w:val="0"/>
                          <w:divBdr>
                            <w:top w:val="none" w:sz="0" w:space="0" w:color="auto"/>
                            <w:left w:val="none" w:sz="0" w:space="0" w:color="auto"/>
                            <w:bottom w:val="none" w:sz="0" w:space="0" w:color="auto"/>
                            <w:right w:val="none" w:sz="0" w:space="0" w:color="auto"/>
                          </w:divBdr>
                          <w:divsChild>
                            <w:div w:id="11054183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86459635">
                                  <w:marLeft w:val="0"/>
                                  <w:marRight w:val="0"/>
                                  <w:marTop w:val="0"/>
                                  <w:marBottom w:val="0"/>
                                  <w:divBdr>
                                    <w:top w:val="none" w:sz="0" w:space="0" w:color="auto"/>
                                    <w:left w:val="none" w:sz="0" w:space="0" w:color="auto"/>
                                    <w:bottom w:val="none" w:sz="0" w:space="0" w:color="auto"/>
                                    <w:right w:val="none" w:sz="0" w:space="0" w:color="auto"/>
                                  </w:divBdr>
                                  <w:divsChild>
                                    <w:div w:id="18276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23504">
                          <w:marLeft w:val="0"/>
                          <w:marRight w:val="0"/>
                          <w:marTop w:val="0"/>
                          <w:marBottom w:val="0"/>
                          <w:divBdr>
                            <w:top w:val="none" w:sz="0" w:space="0" w:color="auto"/>
                            <w:left w:val="none" w:sz="0" w:space="0" w:color="auto"/>
                            <w:bottom w:val="none" w:sz="0" w:space="0" w:color="auto"/>
                            <w:right w:val="none" w:sz="0" w:space="0" w:color="auto"/>
                          </w:divBdr>
                        </w:div>
                        <w:div w:id="112218296">
                          <w:marLeft w:val="0"/>
                          <w:marRight w:val="0"/>
                          <w:marTop w:val="0"/>
                          <w:marBottom w:val="0"/>
                          <w:divBdr>
                            <w:top w:val="none" w:sz="0" w:space="0" w:color="auto"/>
                            <w:left w:val="none" w:sz="0" w:space="0" w:color="auto"/>
                            <w:bottom w:val="none" w:sz="0" w:space="0" w:color="auto"/>
                            <w:right w:val="none" w:sz="0" w:space="0" w:color="auto"/>
                          </w:divBdr>
                          <w:divsChild>
                            <w:div w:id="12754072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9707821">
                                  <w:marLeft w:val="0"/>
                                  <w:marRight w:val="0"/>
                                  <w:marTop w:val="0"/>
                                  <w:marBottom w:val="0"/>
                                  <w:divBdr>
                                    <w:top w:val="none" w:sz="0" w:space="0" w:color="auto"/>
                                    <w:left w:val="none" w:sz="0" w:space="0" w:color="auto"/>
                                    <w:bottom w:val="none" w:sz="0" w:space="0" w:color="auto"/>
                                    <w:right w:val="none" w:sz="0" w:space="0" w:color="auto"/>
                                  </w:divBdr>
                                  <w:divsChild>
                                    <w:div w:id="18496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60456">
                          <w:marLeft w:val="0"/>
                          <w:marRight w:val="0"/>
                          <w:marTop w:val="0"/>
                          <w:marBottom w:val="0"/>
                          <w:divBdr>
                            <w:top w:val="none" w:sz="0" w:space="0" w:color="auto"/>
                            <w:left w:val="none" w:sz="0" w:space="0" w:color="auto"/>
                            <w:bottom w:val="none" w:sz="0" w:space="0" w:color="auto"/>
                            <w:right w:val="none" w:sz="0" w:space="0" w:color="auto"/>
                          </w:divBdr>
                        </w:div>
                        <w:div w:id="524169801">
                          <w:marLeft w:val="0"/>
                          <w:marRight w:val="0"/>
                          <w:marTop w:val="0"/>
                          <w:marBottom w:val="0"/>
                          <w:divBdr>
                            <w:top w:val="none" w:sz="0" w:space="0" w:color="auto"/>
                            <w:left w:val="none" w:sz="0" w:space="0" w:color="auto"/>
                            <w:bottom w:val="none" w:sz="0" w:space="0" w:color="auto"/>
                            <w:right w:val="none" w:sz="0" w:space="0" w:color="auto"/>
                          </w:divBdr>
                        </w:div>
                        <w:div w:id="2068794056">
                          <w:marLeft w:val="0"/>
                          <w:marRight w:val="0"/>
                          <w:marTop w:val="0"/>
                          <w:marBottom w:val="0"/>
                          <w:divBdr>
                            <w:top w:val="none" w:sz="0" w:space="0" w:color="auto"/>
                            <w:left w:val="none" w:sz="0" w:space="0" w:color="auto"/>
                            <w:bottom w:val="none" w:sz="0" w:space="0" w:color="auto"/>
                            <w:right w:val="none" w:sz="0" w:space="0" w:color="auto"/>
                          </w:divBdr>
                          <w:divsChild>
                            <w:div w:id="11248065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65746651">
                                  <w:marLeft w:val="0"/>
                                  <w:marRight w:val="0"/>
                                  <w:marTop w:val="0"/>
                                  <w:marBottom w:val="0"/>
                                  <w:divBdr>
                                    <w:top w:val="none" w:sz="0" w:space="0" w:color="auto"/>
                                    <w:left w:val="none" w:sz="0" w:space="0" w:color="auto"/>
                                    <w:bottom w:val="none" w:sz="0" w:space="0" w:color="auto"/>
                                    <w:right w:val="none" w:sz="0" w:space="0" w:color="auto"/>
                                  </w:divBdr>
                                  <w:divsChild>
                                    <w:div w:id="5590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04231">
                          <w:marLeft w:val="0"/>
                          <w:marRight w:val="0"/>
                          <w:marTop w:val="0"/>
                          <w:marBottom w:val="0"/>
                          <w:divBdr>
                            <w:top w:val="none" w:sz="0" w:space="0" w:color="auto"/>
                            <w:left w:val="none" w:sz="0" w:space="0" w:color="auto"/>
                            <w:bottom w:val="none" w:sz="0" w:space="0" w:color="auto"/>
                            <w:right w:val="none" w:sz="0" w:space="0" w:color="auto"/>
                          </w:divBdr>
                        </w:div>
                        <w:div w:id="2098478285">
                          <w:marLeft w:val="0"/>
                          <w:marRight w:val="0"/>
                          <w:marTop w:val="0"/>
                          <w:marBottom w:val="0"/>
                          <w:divBdr>
                            <w:top w:val="none" w:sz="0" w:space="0" w:color="auto"/>
                            <w:left w:val="none" w:sz="0" w:space="0" w:color="auto"/>
                            <w:bottom w:val="none" w:sz="0" w:space="0" w:color="auto"/>
                            <w:right w:val="none" w:sz="0" w:space="0" w:color="auto"/>
                          </w:divBdr>
                          <w:divsChild>
                            <w:div w:id="8344219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1689312">
                                  <w:marLeft w:val="0"/>
                                  <w:marRight w:val="0"/>
                                  <w:marTop w:val="0"/>
                                  <w:marBottom w:val="0"/>
                                  <w:divBdr>
                                    <w:top w:val="none" w:sz="0" w:space="0" w:color="auto"/>
                                    <w:left w:val="none" w:sz="0" w:space="0" w:color="auto"/>
                                    <w:bottom w:val="none" w:sz="0" w:space="0" w:color="auto"/>
                                    <w:right w:val="none" w:sz="0" w:space="0" w:color="auto"/>
                                  </w:divBdr>
                                  <w:divsChild>
                                    <w:div w:id="18071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46408">
                          <w:marLeft w:val="0"/>
                          <w:marRight w:val="0"/>
                          <w:marTop w:val="0"/>
                          <w:marBottom w:val="0"/>
                          <w:divBdr>
                            <w:top w:val="none" w:sz="0" w:space="0" w:color="auto"/>
                            <w:left w:val="none" w:sz="0" w:space="0" w:color="auto"/>
                            <w:bottom w:val="none" w:sz="0" w:space="0" w:color="auto"/>
                            <w:right w:val="none" w:sz="0" w:space="0" w:color="auto"/>
                          </w:divBdr>
                        </w:div>
                        <w:div w:id="1147239957">
                          <w:marLeft w:val="0"/>
                          <w:marRight w:val="0"/>
                          <w:marTop w:val="0"/>
                          <w:marBottom w:val="0"/>
                          <w:divBdr>
                            <w:top w:val="none" w:sz="0" w:space="0" w:color="auto"/>
                            <w:left w:val="none" w:sz="0" w:space="0" w:color="auto"/>
                            <w:bottom w:val="none" w:sz="0" w:space="0" w:color="auto"/>
                            <w:right w:val="none" w:sz="0" w:space="0" w:color="auto"/>
                          </w:divBdr>
                          <w:divsChild>
                            <w:div w:id="1343764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63089398">
                                  <w:marLeft w:val="0"/>
                                  <w:marRight w:val="0"/>
                                  <w:marTop w:val="0"/>
                                  <w:marBottom w:val="0"/>
                                  <w:divBdr>
                                    <w:top w:val="none" w:sz="0" w:space="0" w:color="auto"/>
                                    <w:left w:val="none" w:sz="0" w:space="0" w:color="auto"/>
                                    <w:bottom w:val="none" w:sz="0" w:space="0" w:color="auto"/>
                                    <w:right w:val="none" w:sz="0" w:space="0" w:color="auto"/>
                                  </w:divBdr>
                                  <w:divsChild>
                                    <w:div w:id="943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8144">
                          <w:marLeft w:val="0"/>
                          <w:marRight w:val="0"/>
                          <w:marTop w:val="0"/>
                          <w:marBottom w:val="0"/>
                          <w:divBdr>
                            <w:top w:val="none" w:sz="0" w:space="0" w:color="auto"/>
                            <w:left w:val="none" w:sz="0" w:space="0" w:color="auto"/>
                            <w:bottom w:val="none" w:sz="0" w:space="0" w:color="auto"/>
                            <w:right w:val="none" w:sz="0" w:space="0" w:color="auto"/>
                          </w:divBdr>
                        </w:div>
                        <w:div w:id="691346929">
                          <w:marLeft w:val="0"/>
                          <w:marRight w:val="0"/>
                          <w:marTop w:val="0"/>
                          <w:marBottom w:val="0"/>
                          <w:divBdr>
                            <w:top w:val="none" w:sz="0" w:space="0" w:color="auto"/>
                            <w:left w:val="none" w:sz="0" w:space="0" w:color="auto"/>
                            <w:bottom w:val="none" w:sz="0" w:space="0" w:color="auto"/>
                            <w:right w:val="none" w:sz="0" w:space="0" w:color="auto"/>
                          </w:divBdr>
                          <w:divsChild>
                            <w:div w:id="2582978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48341225">
                                  <w:marLeft w:val="0"/>
                                  <w:marRight w:val="0"/>
                                  <w:marTop w:val="0"/>
                                  <w:marBottom w:val="0"/>
                                  <w:divBdr>
                                    <w:top w:val="none" w:sz="0" w:space="0" w:color="auto"/>
                                    <w:left w:val="none" w:sz="0" w:space="0" w:color="auto"/>
                                    <w:bottom w:val="none" w:sz="0" w:space="0" w:color="auto"/>
                                    <w:right w:val="none" w:sz="0" w:space="0" w:color="auto"/>
                                  </w:divBdr>
                                  <w:divsChild>
                                    <w:div w:id="82335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66491">
                          <w:marLeft w:val="0"/>
                          <w:marRight w:val="0"/>
                          <w:marTop w:val="0"/>
                          <w:marBottom w:val="0"/>
                          <w:divBdr>
                            <w:top w:val="none" w:sz="0" w:space="0" w:color="auto"/>
                            <w:left w:val="none" w:sz="0" w:space="0" w:color="auto"/>
                            <w:bottom w:val="none" w:sz="0" w:space="0" w:color="auto"/>
                            <w:right w:val="none" w:sz="0" w:space="0" w:color="auto"/>
                          </w:divBdr>
                        </w:div>
                      </w:divsChild>
                    </w:div>
                    <w:div w:id="752317631">
                      <w:marLeft w:val="0"/>
                      <w:marRight w:val="0"/>
                      <w:marTop w:val="0"/>
                      <w:marBottom w:val="0"/>
                      <w:divBdr>
                        <w:top w:val="none" w:sz="0" w:space="0" w:color="auto"/>
                        <w:left w:val="none" w:sz="0" w:space="0" w:color="auto"/>
                        <w:bottom w:val="none" w:sz="0" w:space="0" w:color="auto"/>
                        <w:right w:val="none" w:sz="0" w:space="0" w:color="auto"/>
                      </w:divBdr>
                      <w:divsChild>
                        <w:div w:id="1126390626">
                          <w:marLeft w:val="0"/>
                          <w:marRight w:val="0"/>
                          <w:marTop w:val="0"/>
                          <w:marBottom w:val="0"/>
                          <w:divBdr>
                            <w:top w:val="none" w:sz="0" w:space="0" w:color="auto"/>
                            <w:left w:val="none" w:sz="0" w:space="0" w:color="auto"/>
                            <w:bottom w:val="none" w:sz="0" w:space="0" w:color="auto"/>
                            <w:right w:val="none" w:sz="0" w:space="0" w:color="auto"/>
                          </w:divBdr>
                        </w:div>
                        <w:div w:id="1855606048">
                          <w:marLeft w:val="0"/>
                          <w:marRight w:val="0"/>
                          <w:marTop w:val="0"/>
                          <w:marBottom w:val="0"/>
                          <w:divBdr>
                            <w:top w:val="none" w:sz="0" w:space="0" w:color="auto"/>
                            <w:left w:val="none" w:sz="0" w:space="0" w:color="auto"/>
                            <w:bottom w:val="none" w:sz="0" w:space="0" w:color="auto"/>
                            <w:right w:val="none" w:sz="0" w:space="0" w:color="auto"/>
                          </w:divBdr>
                          <w:divsChild>
                            <w:div w:id="1930888131">
                              <w:marLeft w:val="0"/>
                              <w:marRight w:val="0"/>
                              <w:marTop w:val="0"/>
                              <w:marBottom w:val="0"/>
                              <w:divBdr>
                                <w:top w:val="none" w:sz="0" w:space="0" w:color="auto"/>
                                <w:left w:val="none" w:sz="0" w:space="0" w:color="auto"/>
                                <w:bottom w:val="none" w:sz="0" w:space="0" w:color="auto"/>
                                <w:right w:val="none" w:sz="0" w:space="0" w:color="auto"/>
                              </w:divBdr>
                            </w:div>
                            <w:div w:id="444272350">
                              <w:marLeft w:val="0"/>
                              <w:marRight w:val="0"/>
                              <w:marTop w:val="0"/>
                              <w:marBottom w:val="0"/>
                              <w:divBdr>
                                <w:top w:val="none" w:sz="0" w:space="0" w:color="auto"/>
                                <w:left w:val="none" w:sz="0" w:space="0" w:color="auto"/>
                                <w:bottom w:val="none" w:sz="0" w:space="0" w:color="auto"/>
                                <w:right w:val="none" w:sz="0" w:space="0" w:color="auto"/>
                              </w:divBdr>
                              <w:divsChild>
                                <w:div w:id="904686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60414827">
                                      <w:marLeft w:val="0"/>
                                      <w:marRight w:val="0"/>
                                      <w:marTop w:val="0"/>
                                      <w:marBottom w:val="0"/>
                                      <w:divBdr>
                                        <w:top w:val="none" w:sz="0" w:space="0" w:color="auto"/>
                                        <w:left w:val="none" w:sz="0" w:space="0" w:color="auto"/>
                                        <w:bottom w:val="none" w:sz="0" w:space="0" w:color="auto"/>
                                        <w:right w:val="none" w:sz="0" w:space="0" w:color="auto"/>
                                      </w:divBdr>
                                      <w:divsChild>
                                        <w:div w:id="134338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371318">
                              <w:marLeft w:val="0"/>
                              <w:marRight w:val="0"/>
                              <w:marTop w:val="0"/>
                              <w:marBottom w:val="0"/>
                              <w:divBdr>
                                <w:top w:val="none" w:sz="0" w:space="0" w:color="auto"/>
                                <w:left w:val="none" w:sz="0" w:space="0" w:color="auto"/>
                                <w:bottom w:val="none" w:sz="0" w:space="0" w:color="auto"/>
                                <w:right w:val="none" w:sz="0" w:space="0" w:color="auto"/>
                              </w:divBdr>
                            </w:div>
                            <w:div w:id="1923023910">
                              <w:marLeft w:val="0"/>
                              <w:marRight w:val="0"/>
                              <w:marTop w:val="0"/>
                              <w:marBottom w:val="0"/>
                              <w:divBdr>
                                <w:top w:val="none" w:sz="0" w:space="0" w:color="auto"/>
                                <w:left w:val="none" w:sz="0" w:space="0" w:color="auto"/>
                                <w:bottom w:val="none" w:sz="0" w:space="0" w:color="auto"/>
                                <w:right w:val="none" w:sz="0" w:space="0" w:color="auto"/>
                              </w:divBdr>
                              <w:divsChild>
                                <w:div w:id="13969289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28274195">
                                      <w:marLeft w:val="0"/>
                                      <w:marRight w:val="0"/>
                                      <w:marTop w:val="0"/>
                                      <w:marBottom w:val="0"/>
                                      <w:divBdr>
                                        <w:top w:val="none" w:sz="0" w:space="0" w:color="auto"/>
                                        <w:left w:val="none" w:sz="0" w:space="0" w:color="auto"/>
                                        <w:bottom w:val="none" w:sz="0" w:space="0" w:color="auto"/>
                                        <w:right w:val="none" w:sz="0" w:space="0" w:color="auto"/>
                                      </w:divBdr>
                                      <w:divsChild>
                                        <w:div w:id="2430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29718">
                              <w:marLeft w:val="0"/>
                              <w:marRight w:val="0"/>
                              <w:marTop w:val="0"/>
                              <w:marBottom w:val="0"/>
                              <w:divBdr>
                                <w:top w:val="none" w:sz="0" w:space="0" w:color="auto"/>
                                <w:left w:val="none" w:sz="0" w:space="0" w:color="auto"/>
                                <w:bottom w:val="none" w:sz="0" w:space="0" w:color="auto"/>
                                <w:right w:val="none" w:sz="0" w:space="0" w:color="auto"/>
                              </w:divBdr>
                            </w:div>
                            <w:div w:id="942956987">
                              <w:marLeft w:val="0"/>
                              <w:marRight w:val="0"/>
                              <w:marTop w:val="0"/>
                              <w:marBottom w:val="0"/>
                              <w:divBdr>
                                <w:top w:val="none" w:sz="0" w:space="0" w:color="auto"/>
                                <w:left w:val="none" w:sz="0" w:space="0" w:color="auto"/>
                                <w:bottom w:val="none" w:sz="0" w:space="0" w:color="auto"/>
                                <w:right w:val="none" w:sz="0" w:space="0" w:color="auto"/>
                              </w:divBdr>
                            </w:div>
                          </w:divsChild>
                        </w:div>
                        <w:div w:id="506795675">
                          <w:marLeft w:val="0"/>
                          <w:marRight w:val="0"/>
                          <w:marTop w:val="0"/>
                          <w:marBottom w:val="0"/>
                          <w:divBdr>
                            <w:top w:val="none" w:sz="0" w:space="0" w:color="auto"/>
                            <w:left w:val="none" w:sz="0" w:space="0" w:color="auto"/>
                            <w:bottom w:val="none" w:sz="0" w:space="0" w:color="auto"/>
                            <w:right w:val="none" w:sz="0" w:space="0" w:color="auto"/>
                          </w:divBdr>
                          <w:divsChild>
                            <w:div w:id="1475370890">
                              <w:marLeft w:val="0"/>
                              <w:marRight w:val="0"/>
                              <w:marTop w:val="0"/>
                              <w:marBottom w:val="0"/>
                              <w:divBdr>
                                <w:top w:val="none" w:sz="0" w:space="0" w:color="auto"/>
                                <w:left w:val="none" w:sz="0" w:space="0" w:color="auto"/>
                                <w:bottom w:val="none" w:sz="0" w:space="0" w:color="auto"/>
                                <w:right w:val="none" w:sz="0" w:space="0" w:color="auto"/>
                              </w:divBdr>
                            </w:div>
                            <w:div w:id="923148237">
                              <w:marLeft w:val="0"/>
                              <w:marRight w:val="0"/>
                              <w:marTop w:val="0"/>
                              <w:marBottom w:val="0"/>
                              <w:divBdr>
                                <w:top w:val="none" w:sz="0" w:space="0" w:color="auto"/>
                                <w:left w:val="none" w:sz="0" w:space="0" w:color="auto"/>
                                <w:bottom w:val="none" w:sz="0" w:space="0" w:color="auto"/>
                                <w:right w:val="none" w:sz="0" w:space="0" w:color="auto"/>
                              </w:divBdr>
                              <w:divsChild>
                                <w:div w:id="5473071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75984388">
                                      <w:marLeft w:val="0"/>
                                      <w:marRight w:val="0"/>
                                      <w:marTop w:val="0"/>
                                      <w:marBottom w:val="0"/>
                                      <w:divBdr>
                                        <w:top w:val="none" w:sz="0" w:space="0" w:color="auto"/>
                                        <w:left w:val="none" w:sz="0" w:space="0" w:color="auto"/>
                                        <w:bottom w:val="none" w:sz="0" w:space="0" w:color="auto"/>
                                        <w:right w:val="none" w:sz="0" w:space="0" w:color="auto"/>
                                      </w:divBdr>
                                      <w:divsChild>
                                        <w:div w:id="16297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84868">
                              <w:marLeft w:val="0"/>
                              <w:marRight w:val="0"/>
                              <w:marTop w:val="0"/>
                              <w:marBottom w:val="0"/>
                              <w:divBdr>
                                <w:top w:val="none" w:sz="0" w:space="0" w:color="auto"/>
                                <w:left w:val="none" w:sz="0" w:space="0" w:color="auto"/>
                                <w:bottom w:val="none" w:sz="0" w:space="0" w:color="auto"/>
                                <w:right w:val="none" w:sz="0" w:space="0" w:color="auto"/>
                              </w:divBdr>
                            </w:div>
                            <w:div w:id="431584449">
                              <w:marLeft w:val="0"/>
                              <w:marRight w:val="0"/>
                              <w:marTop w:val="0"/>
                              <w:marBottom w:val="0"/>
                              <w:divBdr>
                                <w:top w:val="none" w:sz="0" w:space="0" w:color="auto"/>
                                <w:left w:val="none" w:sz="0" w:space="0" w:color="auto"/>
                                <w:bottom w:val="none" w:sz="0" w:space="0" w:color="auto"/>
                                <w:right w:val="none" w:sz="0" w:space="0" w:color="auto"/>
                              </w:divBdr>
                              <w:divsChild>
                                <w:div w:id="720372770">
                                  <w:marLeft w:val="0"/>
                                  <w:marRight w:val="0"/>
                                  <w:marTop w:val="0"/>
                                  <w:marBottom w:val="300"/>
                                  <w:divBdr>
                                    <w:top w:val="single" w:sz="6" w:space="15" w:color="E6E6E6"/>
                                    <w:left w:val="single" w:sz="6" w:space="15" w:color="E6E6E6"/>
                                    <w:bottom w:val="single" w:sz="6" w:space="15" w:color="E6E6E6"/>
                                    <w:right w:val="single" w:sz="6" w:space="15" w:color="E6E6E6"/>
                                  </w:divBdr>
                                  <w:divsChild>
                                    <w:div w:id="735395672">
                                      <w:marLeft w:val="0"/>
                                      <w:marRight w:val="0"/>
                                      <w:marTop w:val="0"/>
                                      <w:marBottom w:val="0"/>
                                      <w:divBdr>
                                        <w:top w:val="none" w:sz="0" w:space="0" w:color="auto"/>
                                        <w:left w:val="none" w:sz="0" w:space="0" w:color="auto"/>
                                        <w:bottom w:val="none" w:sz="0" w:space="0" w:color="auto"/>
                                        <w:right w:val="none" w:sz="0" w:space="0" w:color="auto"/>
                                      </w:divBdr>
                                      <w:divsChild>
                                        <w:div w:id="464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5362">
                              <w:marLeft w:val="0"/>
                              <w:marRight w:val="0"/>
                              <w:marTop w:val="0"/>
                              <w:marBottom w:val="0"/>
                              <w:divBdr>
                                <w:top w:val="none" w:sz="0" w:space="0" w:color="auto"/>
                                <w:left w:val="none" w:sz="0" w:space="0" w:color="auto"/>
                                <w:bottom w:val="none" w:sz="0" w:space="0" w:color="auto"/>
                                <w:right w:val="none" w:sz="0" w:space="0" w:color="auto"/>
                              </w:divBdr>
                            </w:div>
                            <w:div w:id="1923565667">
                              <w:marLeft w:val="0"/>
                              <w:marRight w:val="0"/>
                              <w:marTop w:val="0"/>
                              <w:marBottom w:val="0"/>
                              <w:divBdr>
                                <w:top w:val="none" w:sz="0" w:space="0" w:color="auto"/>
                                <w:left w:val="none" w:sz="0" w:space="0" w:color="auto"/>
                                <w:bottom w:val="none" w:sz="0" w:space="0" w:color="auto"/>
                                <w:right w:val="none" w:sz="0" w:space="0" w:color="auto"/>
                              </w:divBdr>
                              <w:divsChild>
                                <w:div w:id="9752586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02464250">
                                      <w:marLeft w:val="0"/>
                                      <w:marRight w:val="0"/>
                                      <w:marTop w:val="0"/>
                                      <w:marBottom w:val="0"/>
                                      <w:divBdr>
                                        <w:top w:val="none" w:sz="0" w:space="0" w:color="auto"/>
                                        <w:left w:val="none" w:sz="0" w:space="0" w:color="auto"/>
                                        <w:bottom w:val="none" w:sz="0" w:space="0" w:color="auto"/>
                                        <w:right w:val="none" w:sz="0" w:space="0" w:color="auto"/>
                                      </w:divBdr>
                                      <w:divsChild>
                                        <w:div w:id="7503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96846">
                          <w:marLeft w:val="0"/>
                          <w:marRight w:val="0"/>
                          <w:marTop w:val="0"/>
                          <w:marBottom w:val="0"/>
                          <w:divBdr>
                            <w:top w:val="none" w:sz="0" w:space="0" w:color="auto"/>
                            <w:left w:val="none" w:sz="0" w:space="0" w:color="auto"/>
                            <w:bottom w:val="none" w:sz="0" w:space="0" w:color="auto"/>
                            <w:right w:val="none" w:sz="0" w:space="0" w:color="auto"/>
                          </w:divBdr>
                          <w:divsChild>
                            <w:div w:id="1161652995">
                              <w:marLeft w:val="0"/>
                              <w:marRight w:val="0"/>
                              <w:marTop w:val="0"/>
                              <w:marBottom w:val="0"/>
                              <w:divBdr>
                                <w:top w:val="none" w:sz="0" w:space="0" w:color="auto"/>
                                <w:left w:val="none" w:sz="0" w:space="0" w:color="auto"/>
                                <w:bottom w:val="none" w:sz="0" w:space="0" w:color="auto"/>
                                <w:right w:val="none" w:sz="0" w:space="0" w:color="auto"/>
                              </w:divBdr>
                            </w:div>
                            <w:div w:id="956839151">
                              <w:marLeft w:val="0"/>
                              <w:marRight w:val="0"/>
                              <w:marTop w:val="0"/>
                              <w:marBottom w:val="0"/>
                              <w:divBdr>
                                <w:top w:val="none" w:sz="0" w:space="0" w:color="auto"/>
                                <w:left w:val="none" w:sz="0" w:space="0" w:color="auto"/>
                                <w:bottom w:val="none" w:sz="0" w:space="0" w:color="auto"/>
                                <w:right w:val="none" w:sz="0" w:space="0" w:color="auto"/>
                              </w:divBdr>
                              <w:divsChild>
                                <w:div w:id="9300457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54618826">
                                      <w:marLeft w:val="0"/>
                                      <w:marRight w:val="0"/>
                                      <w:marTop w:val="0"/>
                                      <w:marBottom w:val="0"/>
                                      <w:divBdr>
                                        <w:top w:val="none" w:sz="0" w:space="0" w:color="auto"/>
                                        <w:left w:val="none" w:sz="0" w:space="0" w:color="auto"/>
                                        <w:bottom w:val="none" w:sz="0" w:space="0" w:color="auto"/>
                                        <w:right w:val="none" w:sz="0" w:space="0" w:color="auto"/>
                                      </w:divBdr>
                                      <w:divsChild>
                                        <w:div w:id="19147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22088">
                              <w:marLeft w:val="0"/>
                              <w:marRight w:val="0"/>
                              <w:marTop w:val="0"/>
                              <w:marBottom w:val="0"/>
                              <w:divBdr>
                                <w:top w:val="none" w:sz="0" w:space="0" w:color="auto"/>
                                <w:left w:val="none" w:sz="0" w:space="0" w:color="auto"/>
                                <w:bottom w:val="none" w:sz="0" w:space="0" w:color="auto"/>
                                <w:right w:val="none" w:sz="0" w:space="0" w:color="auto"/>
                              </w:divBdr>
                            </w:div>
                            <w:div w:id="791436257">
                              <w:marLeft w:val="0"/>
                              <w:marRight w:val="0"/>
                              <w:marTop w:val="0"/>
                              <w:marBottom w:val="0"/>
                              <w:divBdr>
                                <w:top w:val="none" w:sz="0" w:space="0" w:color="auto"/>
                                <w:left w:val="none" w:sz="0" w:space="0" w:color="auto"/>
                                <w:bottom w:val="none" w:sz="0" w:space="0" w:color="auto"/>
                                <w:right w:val="none" w:sz="0" w:space="0" w:color="auto"/>
                              </w:divBdr>
                              <w:divsChild>
                                <w:div w:id="1091312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9744706">
                                      <w:marLeft w:val="0"/>
                                      <w:marRight w:val="0"/>
                                      <w:marTop w:val="0"/>
                                      <w:marBottom w:val="0"/>
                                      <w:divBdr>
                                        <w:top w:val="none" w:sz="0" w:space="0" w:color="auto"/>
                                        <w:left w:val="none" w:sz="0" w:space="0" w:color="auto"/>
                                        <w:bottom w:val="none" w:sz="0" w:space="0" w:color="auto"/>
                                        <w:right w:val="none" w:sz="0" w:space="0" w:color="auto"/>
                                      </w:divBdr>
                                      <w:divsChild>
                                        <w:div w:id="6137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451091">
                              <w:marLeft w:val="0"/>
                              <w:marRight w:val="0"/>
                              <w:marTop w:val="0"/>
                              <w:marBottom w:val="0"/>
                              <w:divBdr>
                                <w:top w:val="none" w:sz="0" w:space="0" w:color="auto"/>
                                <w:left w:val="none" w:sz="0" w:space="0" w:color="auto"/>
                                <w:bottom w:val="none" w:sz="0" w:space="0" w:color="auto"/>
                                <w:right w:val="none" w:sz="0" w:space="0" w:color="auto"/>
                              </w:divBdr>
                            </w:div>
                            <w:div w:id="1435663995">
                              <w:marLeft w:val="0"/>
                              <w:marRight w:val="0"/>
                              <w:marTop w:val="0"/>
                              <w:marBottom w:val="0"/>
                              <w:divBdr>
                                <w:top w:val="none" w:sz="0" w:space="0" w:color="auto"/>
                                <w:left w:val="none" w:sz="0" w:space="0" w:color="auto"/>
                                <w:bottom w:val="none" w:sz="0" w:space="0" w:color="auto"/>
                                <w:right w:val="none" w:sz="0" w:space="0" w:color="auto"/>
                              </w:divBdr>
                              <w:divsChild>
                                <w:div w:id="19405262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3477072">
                                      <w:marLeft w:val="0"/>
                                      <w:marRight w:val="0"/>
                                      <w:marTop w:val="0"/>
                                      <w:marBottom w:val="0"/>
                                      <w:divBdr>
                                        <w:top w:val="none" w:sz="0" w:space="0" w:color="auto"/>
                                        <w:left w:val="none" w:sz="0" w:space="0" w:color="auto"/>
                                        <w:bottom w:val="none" w:sz="0" w:space="0" w:color="auto"/>
                                        <w:right w:val="none" w:sz="0" w:space="0" w:color="auto"/>
                                      </w:divBdr>
                                      <w:divsChild>
                                        <w:div w:id="18406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6586">
                          <w:marLeft w:val="0"/>
                          <w:marRight w:val="0"/>
                          <w:marTop w:val="0"/>
                          <w:marBottom w:val="0"/>
                          <w:divBdr>
                            <w:top w:val="none" w:sz="0" w:space="0" w:color="auto"/>
                            <w:left w:val="none" w:sz="0" w:space="0" w:color="auto"/>
                            <w:bottom w:val="none" w:sz="0" w:space="0" w:color="auto"/>
                            <w:right w:val="none" w:sz="0" w:space="0" w:color="auto"/>
                          </w:divBdr>
                          <w:divsChild>
                            <w:div w:id="1504903724">
                              <w:marLeft w:val="0"/>
                              <w:marRight w:val="0"/>
                              <w:marTop w:val="0"/>
                              <w:marBottom w:val="0"/>
                              <w:divBdr>
                                <w:top w:val="none" w:sz="0" w:space="0" w:color="auto"/>
                                <w:left w:val="none" w:sz="0" w:space="0" w:color="auto"/>
                                <w:bottom w:val="none" w:sz="0" w:space="0" w:color="auto"/>
                                <w:right w:val="none" w:sz="0" w:space="0" w:color="auto"/>
                              </w:divBdr>
                            </w:div>
                            <w:div w:id="506334869">
                              <w:marLeft w:val="0"/>
                              <w:marRight w:val="0"/>
                              <w:marTop w:val="0"/>
                              <w:marBottom w:val="0"/>
                              <w:divBdr>
                                <w:top w:val="none" w:sz="0" w:space="0" w:color="auto"/>
                                <w:left w:val="none" w:sz="0" w:space="0" w:color="auto"/>
                                <w:bottom w:val="none" w:sz="0" w:space="0" w:color="auto"/>
                                <w:right w:val="none" w:sz="0" w:space="0" w:color="auto"/>
                              </w:divBdr>
                              <w:divsChild>
                                <w:div w:id="1818909803">
                                  <w:marLeft w:val="0"/>
                                  <w:marRight w:val="0"/>
                                  <w:marTop w:val="0"/>
                                  <w:marBottom w:val="300"/>
                                  <w:divBdr>
                                    <w:top w:val="single" w:sz="6" w:space="15" w:color="E6E6E6"/>
                                    <w:left w:val="single" w:sz="6" w:space="15" w:color="E6E6E6"/>
                                    <w:bottom w:val="single" w:sz="6" w:space="15" w:color="E6E6E6"/>
                                    <w:right w:val="single" w:sz="6" w:space="15" w:color="E6E6E6"/>
                                  </w:divBdr>
                                  <w:divsChild>
                                    <w:div w:id="339700289">
                                      <w:marLeft w:val="0"/>
                                      <w:marRight w:val="0"/>
                                      <w:marTop w:val="0"/>
                                      <w:marBottom w:val="0"/>
                                      <w:divBdr>
                                        <w:top w:val="none" w:sz="0" w:space="0" w:color="auto"/>
                                        <w:left w:val="none" w:sz="0" w:space="0" w:color="auto"/>
                                        <w:bottom w:val="none" w:sz="0" w:space="0" w:color="auto"/>
                                        <w:right w:val="none" w:sz="0" w:space="0" w:color="auto"/>
                                      </w:divBdr>
                                      <w:divsChild>
                                        <w:div w:id="15711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5133">
                          <w:marLeft w:val="0"/>
                          <w:marRight w:val="0"/>
                          <w:marTop w:val="0"/>
                          <w:marBottom w:val="0"/>
                          <w:divBdr>
                            <w:top w:val="none" w:sz="0" w:space="0" w:color="auto"/>
                            <w:left w:val="none" w:sz="0" w:space="0" w:color="auto"/>
                            <w:bottom w:val="none" w:sz="0" w:space="0" w:color="auto"/>
                            <w:right w:val="none" w:sz="0" w:space="0" w:color="auto"/>
                          </w:divBdr>
                          <w:divsChild>
                            <w:div w:id="2084526090">
                              <w:marLeft w:val="0"/>
                              <w:marRight w:val="0"/>
                              <w:marTop w:val="0"/>
                              <w:marBottom w:val="0"/>
                              <w:divBdr>
                                <w:top w:val="none" w:sz="0" w:space="0" w:color="auto"/>
                                <w:left w:val="none" w:sz="0" w:space="0" w:color="auto"/>
                                <w:bottom w:val="none" w:sz="0" w:space="0" w:color="auto"/>
                                <w:right w:val="none" w:sz="0" w:space="0" w:color="auto"/>
                              </w:divBdr>
                            </w:div>
                            <w:div w:id="176163738">
                              <w:marLeft w:val="0"/>
                              <w:marRight w:val="0"/>
                              <w:marTop w:val="0"/>
                              <w:marBottom w:val="0"/>
                              <w:divBdr>
                                <w:top w:val="none" w:sz="0" w:space="0" w:color="auto"/>
                                <w:left w:val="none" w:sz="0" w:space="0" w:color="auto"/>
                                <w:bottom w:val="none" w:sz="0" w:space="0" w:color="auto"/>
                                <w:right w:val="none" w:sz="0" w:space="0" w:color="auto"/>
                              </w:divBdr>
                            </w:div>
                            <w:div w:id="1048921507">
                              <w:marLeft w:val="0"/>
                              <w:marRight w:val="0"/>
                              <w:marTop w:val="0"/>
                              <w:marBottom w:val="0"/>
                              <w:divBdr>
                                <w:top w:val="none" w:sz="0" w:space="0" w:color="auto"/>
                                <w:left w:val="none" w:sz="0" w:space="0" w:color="auto"/>
                                <w:bottom w:val="none" w:sz="0" w:space="0" w:color="auto"/>
                                <w:right w:val="none" w:sz="0" w:space="0" w:color="auto"/>
                              </w:divBdr>
                              <w:divsChild>
                                <w:div w:id="179412747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24877438">
                                      <w:marLeft w:val="0"/>
                                      <w:marRight w:val="0"/>
                                      <w:marTop w:val="0"/>
                                      <w:marBottom w:val="0"/>
                                      <w:divBdr>
                                        <w:top w:val="none" w:sz="0" w:space="0" w:color="auto"/>
                                        <w:left w:val="none" w:sz="0" w:space="0" w:color="auto"/>
                                        <w:bottom w:val="none" w:sz="0" w:space="0" w:color="auto"/>
                                        <w:right w:val="none" w:sz="0" w:space="0" w:color="auto"/>
                                      </w:divBdr>
                                      <w:divsChild>
                                        <w:div w:id="6951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332923">
                              <w:marLeft w:val="0"/>
                              <w:marRight w:val="0"/>
                              <w:marTop w:val="0"/>
                              <w:marBottom w:val="0"/>
                              <w:divBdr>
                                <w:top w:val="none" w:sz="0" w:space="0" w:color="auto"/>
                                <w:left w:val="none" w:sz="0" w:space="0" w:color="auto"/>
                                <w:bottom w:val="none" w:sz="0" w:space="0" w:color="auto"/>
                                <w:right w:val="none" w:sz="0" w:space="0" w:color="auto"/>
                              </w:divBdr>
                            </w:div>
                            <w:div w:id="712581215">
                              <w:marLeft w:val="0"/>
                              <w:marRight w:val="0"/>
                              <w:marTop w:val="0"/>
                              <w:marBottom w:val="0"/>
                              <w:divBdr>
                                <w:top w:val="none" w:sz="0" w:space="0" w:color="auto"/>
                                <w:left w:val="none" w:sz="0" w:space="0" w:color="auto"/>
                                <w:bottom w:val="none" w:sz="0" w:space="0" w:color="auto"/>
                                <w:right w:val="none" w:sz="0" w:space="0" w:color="auto"/>
                              </w:divBdr>
                              <w:divsChild>
                                <w:div w:id="8286414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8484298">
                                      <w:marLeft w:val="0"/>
                                      <w:marRight w:val="0"/>
                                      <w:marTop w:val="0"/>
                                      <w:marBottom w:val="0"/>
                                      <w:divBdr>
                                        <w:top w:val="none" w:sz="0" w:space="0" w:color="auto"/>
                                        <w:left w:val="none" w:sz="0" w:space="0" w:color="auto"/>
                                        <w:bottom w:val="none" w:sz="0" w:space="0" w:color="auto"/>
                                        <w:right w:val="none" w:sz="0" w:space="0" w:color="auto"/>
                                      </w:divBdr>
                                      <w:divsChild>
                                        <w:div w:id="13801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48172">
                          <w:marLeft w:val="0"/>
                          <w:marRight w:val="0"/>
                          <w:marTop w:val="0"/>
                          <w:marBottom w:val="0"/>
                          <w:divBdr>
                            <w:top w:val="none" w:sz="0" w:space="0" w:color="auto"/>
                            <w:left w:val="none" w:sz="0" w:space="0" w:color="auto"/>
                            <w:bottom w:val="none" w:sz="0" w:space="0" w:color="auto"/>
                            <w:right w:val="none" w:sz="0" w:space="0" w:color="auto"/>
                          </w:divBdr>
                          <w:divsChild>
                            <w:div w:id="962925206">
                              <w:marLeft w:val="0"/>
                              <w:marRight w:val="0"/>
                              <w:marTop w:val="0"/>
                              <w:marBottom w:val="0"/>
                              <w:divBdr>
                                <w:top w:val="none" w:sz="0" w:space="0" w:color="auto"/>
                                <w:left w:val="none" w:sz="0" w:space="0" w:color="auto"/>
                                <w:bottom w:val="none" w:sz="0" w:space="0" w:color="auto"/>
                                <w:right w:val="none" w:sz="0" w:space="0" w:color="auto"/>
                              </w:divBdr>
                            </w:div>
                            <w:div w:id="817310686">
                              <w:marLeft w:val="0"/>
                              <w:marRight w:val="0"/>
                              <w:marTop w:val="0"/>
                              <w:marBottom w:val="0"/>
                              <w:divBdr>
                                <w:top w:val="none" w:sz="0" w:space="0" w:color="auto"/>
                                <w:left w:val="none" w:sz="0" w:space="0" w:color="auto"/>
                                <w:bottom w:val="none" w:sz="0" w:space="0" w:color="auto"/>
                                <w:right w:val="none" w:sz="0" w:space="0" w:color="auto"/>
                              </w:divBdr>
                              <w:divsChild>
                                <w:div w:id="172668137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21347593">
                                      <w:marLeft w:val="0"/>
                                      <w:marRight w:val="0"/>
                                      <w:marTop w:val="0"/>
                                      <w:marBottom w:val="0"/>
                                      <w:divBdr>
                                        <w:top w:val="none" w:sz="0" w:space="0" w:color="auto"/>
                                        <w:left w:val="none" w:sz="0" w:space="0" w:color="auto"/>
                                        <w:bottom w:val="none" w:sz="0" w:space="0" w:color="auto"/>
                                        <w:right w:val="none" w:sz="0" w:space="0" w:color="auto"/>
                                      </w:divBdr>
                                      <w:divsChild>
                                        <w:div w:id="6098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50305">
                              <w:marLeft w:val="0"/>
                              <w:marRight w:val="0"/>
                              <w:marTop w:val="0"/>
                              <w:marBottom w:val="0"/>
                              <w:divBdr>
                                <w:top w:val="none" w:sz="0" w:space="0" w:color="auto"/>
                                <w:left w:val="none" w:sz="0" w:space="0" w:color="auto"/>
                                <w:bottom w:val="none" w:sz="0" w:space="0" w:color="auto"/>
                                <w:right w:val="none" w:sz="0" w:space="0" w:color="auto"/>
                              </w:divBdr>
                            </w:div>
                            <w:div w:id="1951010558">
                              <w:marLeft w:val="0"/>
                              <w:marRight w:val="0"/>
                              <w:marTop w:val="0"/>
                              <w:marBottom w:val="0"/>
                              <w:divBdr>
                                <w:top w:val="none" w:sz="0" w:space="0" w:color="auto"/>
                                <w:left w:val="none" w:sz="0" w:space="0" w:color="auto"/>
                                <w:bottom w:val="none" w:sz="0" w:space="0" w:color="auto"/>
                                <w:right w:val="none" w:sz="0" w:space="0" w:color="auto"/>
                              </w:divBdr>
                            </w:div>
                            <w:div w:id="936446323">
                              <w:marLeft w:val="0"/>
                              <w:marRight w:val="0"/>
                              <w:marTop w:val="0"/>
                              <w:marBottom w:val="0"/>
                              <w:divBdr>
                                <w:top w:val="none" w:sz="0" w:space="0" w:color="auto"/>
                                <w:left w:val="none" w:sz="0" w:space="0" w:color="auto"/>
                                <w:bottom w:val="none" w:sz="0" w:space="0" w:color="auto"/>
                                <w:right w:val="none" w:sz="0" w:space="0" w:color="auto"/>
                              </w:divBdr>
                              <w:divsChild>
                                <w:div w:id="2353640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89362740">
                                      <w:marLeft w:val="0"/>
                                      <w:marRight w:val="0"/>
                                      <w:marTop w:val="0"/>
                                      <w:marBottom w:val="0"/>
                                      <w:divBdr>
                                        <w:top w:val="none" w:sz="0" w:space="0" w:color="auto"/>
                                        <w:left w:val="none" w:sz="0" w:space="0" w:color="auto"/>
                                        <w:bottom w:val="none" w:sz="0" w:space="0" w:color="auto"/>
                                        <w:right w:val="none" w:sz="0" w:space="0" w:color="auto"/>
                                      </w:divBdr>
                                      <w:divsChild>
                                        <w:div w:id="109786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81861">
                              <w:marLeft w:val="0"/>
                              <w:marRight w:val="0"/>
                              <w:marTop w:val="0"/>
                              <w:marBottom w:val="0"/>
                              <w:divBdr>
                                <w:top w:val="none" w:sz="0" w:space="0" w:color="auto"/>
                                <w:left w:val="none" w:sz="0" w:space="0" w:color="auto"/>
                                <w:bottom w:val="none" w:sz="0" w:space="0" w:color="auto"/>
                                <w:right w:val="none" w:sz="0" w:space="0" w:color="auto"/>
                              </w:divBdr>
                            </w:div>
                            <w:div w:id="88238025">
                              <w:marLeft w:val="0"/>
                              <w:marRight w:val="0"/>
                              <w:marTop w:val="0"/>
                              <w:marBottom w:val="0"/>
                              <w:divBdr>
                                <w:top w:val="none" w:sz="0" w:space="0" w:color="auto"/>
                                <w:left w:val="none" w:sz="0" w:space="0" w:color="auto"/>
                                <w:bottom w:val="none" w:sz="0" w:space="0" w:color="auto"/>
                                <w:right w:val="none" w:sz="0" w:space="0" w:color="auto"/>
                              </w:divBdr>
                              <w:divsChild>
                                <w:div w:id="21212150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835803265">
                                      <w:marLeft w:val="0"/>
                                      <w:marRight w:val="0"/>
                                      <w:marTop w:val="0"/>
                                      <w:marBottom w:val="0"/>
                                      <w:divBdr>
                                        <w:top w:val="none" w:sz="0" w:space="0" w:color="auto"/>
                                        <w:left w:val="none" w:sz="0" w:space="0" w:color="auto"/>
                                        <w:bottom w:val="none" w:sz="0" w:space="0" w:color="auto"/>
                                        <w:right w:val="none" w:sz="0" w:space="0" w:color="auto"/>
                                      </w:divBdr>
                                      <w:divsChild>
                                        <w:div w:id="2720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25106">
                              <w:marLeft w:val="0"/>
                              <w:marRight w:val="0"/>
                              <w:marTop w:val="0"/>
                              <w:marBottom w:val="0"/>
                              <w:divBdr>
                                <w:top w:val="none" w:sz="0" w:space="0" w:color="auto"/>
                                <w:left w:val="none" w:sz="0" w:space="0" w:color="auto"/>
                                <w:bottom w:val="none" w:sz="0" w:space="0" w:color="auto"/>
                                <w:right w:val="none" w:sz="0" w:space="0" w:color="auto"/>
                              </w:divBdr>
                            </w:div>
                            <w:div w:id="401605419">
                              <w:marLeft w:val="0"/>
                              <w:marRight w:val="0"/>
                              <w:marTop w:val="0"/>
                              <w:marBottom w:val="0"/>
                              <w:divBdr>
                                <w:top w:val="none" w:sz="0" w:space="0" w:color="auto"/>
                                <w:left w:val="none" w:sz="0" w:space="0" w:color="auto"/>
                                <w:bottom w:val="none" w:sz="0" w:space="0" w:color="auto"/>
                                <w:right w:val="none" w:sz="0" w:space="0" w:color="auto"/>
                              </w:divBdr>
                              <w:divsChild>
                                <w:div w:id="4520220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8329193">
                                      <w:marLeft w:val="0"/>
                                      <w:marRight w:val="0"/>
                                      <w:marTop w:val="0"/>
                                      <w:marBottom w:val="0"/>
                                      <w:divBdr>
                                        <w:top w:val="none" w:sz="0" w:space="0" w:color="auto"/>
                                        <w:left w:val="none" w:sz="0" w:space="0" w:color="auto"/>
                                        <w:bottom w:val="none" w:sz="0" w:space="0" w:color="auto"/>
                                        <w:right w:val="none" w:sz="0" w:space="0" w:color="auto"/>
                                      </w:divBdr>
                                      <w:divsChild>
                                        <w:div w:id="32960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02556">
                              <w:marLeft w:val="0"/>
                              <w:marRight w:val="0"/>
                              <w:marTop w:val="0"/>
                              <w:marBottom w:val="0"/>
                              <w:divBdr>
                                <w:top w:val="none" w:sz="0" w:space="0" w:color="auto"/>
                                <w:left w:val="none" w:sz="0" w:space="0" w:color="auto"/>
                                <w:bottom w:val="none" w:sz="0" w:space="0" w:color="auto"/>
                                <w:right w:val="none" w:sz="0" w:space="0" w:color="auto"/>
                              </w:divBdr>
                            </w:div>
                            <w:div w:id="1872179506">
                              <w:marLeft w:val="0"/>
                              <w:marRight w:val="0"/>
                              <w:marTop w:val="0"/>
                              <w:marBottom w:val="0"/>
                              <w:divBdr>
                                <w:top w:val="none" w:sz="0" w:space="0" w:color="auto"/>
                                <w:left w:val="none" w:sz="0" w:space="0" w:color="auto"/>
                                <w:bottom w:val="none" w:sz="0" w:space="0" w:color="auto"/>
                                <w:right w:val="none" w:sz="0" w:space="0" w:color="auto"/>
                              </w:divBdr>
                              <w:divsChild>
                                <w:div w:id="166897109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6485865">
                                      <w:marLeft w:val="0"/>
                                      <w:marRight w:val="0"/>
                                      <w:marTop w:val="0"/>
                                      <w:marBottom w:val="0"/>
                                      <w:divBdr>
                                        <w:top w:val="none" w:sz="0" w:space="0" w:color="auto"/>
                                        <w:left w:val="none" w:sz="0" w:space="0" w:color="auto"/>
                                        <w:bottom w:val="none" w:sz="0" w:space="0" w:color="auto"/>
                                        <w:right w:val="none" w:sz="0" w:space="0" w:color="auto"/>
                                      </w:divBdr>
                                      <w:divsChild>
                                        <w:div w:id="166350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57240">
                              <w:marLeft w:val="0"/>
                              <w:marRight w:val="0"/>
                              <w:marTop w:val="0"/>
                              <w:marBottom w:val="0"/>
                              <w:divBdr>
                                <w:top w:val="none" w:sz="0" w:space="0" w:color="auto"/>
                                <w:left w:val="none" w:sz="0" w:space="0" w:color="auto"/>
                                <w:bottom w:val="none" w:sz="0" w:space="0" w:color="auto"/>
                                <w:right w:val="none" w:sz="0" w:space="0" w:color="auto"/>
                              </w:divBdr>
                            </w:div>
                            <w:div w:id="670719980">
                              <w:marLeft w:val="0"/>
                              <w:marRight w:val="0"/>
                              <w:marTop w:val="0"/>
                              <w:marBottom w:val="0"/>
                              <w:divBdr>
                                <w:top w:val="none" w:sz="0" w:space="0" w:color="auto"/>
                                <w:left w:val="none" w:sz="0" w:space="0" w:color="auto"/>
                                <w:bottom w:val="none" w:sz="0" w:space="0" w:color="auto"/>
                                <w:right w:val="none" w:sz="0" w:space="0" w:color="auto"/>
                              </w:divBdr>
                              <w:divsChild>
                                <w:div w:id="1983206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96049966">
                                      <w:marLeft w:val="0"/>
                                      <w:marRight w:val="0"/>
                                      <w:marTop w:val="0"/>
                                      <w:marBottom w:val="0"/>
                                      <w:divBdr>
                                        <w:top w:val="none" w:sz="0" w:space="0" w:color="auto"/>
                                        <w:left w:val="none" w:sz="0" w:space="0" w:color="auto"/>
                                        <w:bottom w:val="none" w:sz="0" w:space="0" w:color="auto"/>
                                        <w:right w:val="none" w:sz="0" w:space="0" w:color="auto"/>
                                      </w:divBdr>
                                      <w:divsChild>
                                        <w:div w:id="20531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0414">
                          <w:marLeft w:val="0"/>
                          <w:marRight w:val="0"/>
                          <w:marTop w:val="0"/>
                          <w:marBottom w:val="0"/>
                          <w:divBdr>
                            <w:top w:val="none" w:sz="0" w:space="0" w:color="auto"/>
                            <w:left w:val="none" w:sz="0" w:space="0" w:color="auto"/>
                            <w:bottom w:val="none" w:sz="0" w:space="0" w:color="auto"/>
                            <w:right w:val="none" w:sz="0" w:space="0" w:color="auto"/>
                          </w:divBdr>
                          <w:divsChild>
                            <w:div w:id="1670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7176">
                      <w:marLeft w:val="0"/>
                      <w:marRight w:val="0"/>
                      <w:marTop w:val="0"/>
                      <w:marBottom w:val="0"/>
                      <w:divBdr>
                        <w:top w:val="none" w:sz="0" w:space="0" w:color="auto"/>
                        <w:left w:val="none" w:sz="0" w:space="0" w:color="auto"/>
                        <w:bottom w:val="none" w:sz="0" w:space="0" w:color="auto"/>
                        <w:right w:val="none" w:sz="0" w:space="0" w:color="auto"/>
                      </w:divBdr>
                      <w:divsChild>
                        <w:div w:id="1836649727">
                          <w:marLeft w:val="0"/>
                          <w:marRight w:val="0"/>
                          <w:marTop w:val="0"/>
                          <w:marBottom w:val="0"/>
                          <w:divBdr>
                            <w:top w:val="none" w:sz="0" w:space="0" w:color="auto"/>
                            <w:left w:val="none" w:sz="0" w:space="0" w:color="auto"/>
                            <w:bottom w:val="none" w:sz="0" w:space="0" w:color="auto"/>
                            <w:right w:val="none" w:sz="0" w:space="0" w:color="auto"/>
                          </w:divBdr>
                        </w:div>
                        <w:div w:id="224609800">
                          <w:marLeft w:val="0"/>
                          <w:marRight w:val="0"/>
                          <w:marTop w:val="0"/>
                          <w:marBottom w:val="0"/>
                          <w:divBdr>
                            <w:top w:val="none" w:sz="0" w:space="0" w:color="auto"/>
                            <w:left w:val="none" w:sz="0" w:space="0" w:color="auto"/>
                            <w:bottom w:val="none" w:sz="0" w:space="0" w:color="auto"/>
                            <w:right w:val="none" w:sz="0" w:space="0" w:color="auto"/>
                          </w:divBdr>
                        </w:div>
                        <w:div w:id="1641305255">
                          <w:marLeft w:val="0"/>
                          <w:marRight w:val="0"/>
                          <w:marTop w:val="0"/>
                          <w:marBottom w:val="0"/>
                          <w:divBdr>
                            <w:top w:val="none" w:sz="0" w:space="0" w:color="auto"/>
                            <w:left w:val="none" w:sz="0" w:space="0" w:color="auto"/>
                            <w:bottom w:val="none" w:sz="0" w:space="0" w:color="auto"/>
                            <w:right w:val="none" w:sz="0" w:space="0" w:color="auto"/>
                          </w:divBdr>
                          <w:divsChild>
                            <w:div w:id="9775369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6209007">
                                  <w:marLeft w:val="0"/>
                                  <w:marRight w:val="0"/>
                                  <w:marTop w:val="0"/>
                                  <w:marBottom w:val="0"/>
                                  <w:divBdr>
                                    <w:top w:val="none" w:sz="0" w:space="0" w:color="auto"/>
                                    <w:left w:val="none" w:sz="0" w:space="0" w:color="auto"/>
                                    <w:bottom w:val="none" w:sz="0" w:space="0" w:color="auto"/>
                                    <w:right w:val="none" w:sz="0" w:space="0" w:color="auto"/>
                                  </w:divBdr>
                                  <w:divsChild>
                                    <w:div w:id="75340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2787">
                          <w:marLeft w:val="0"/>
                          <w:marRight w:val="0"/>
                          <w:marTop w:val="0"/>
                          <w:marBottom w:val="0"/>
                          <w:divBdr>
                            <w:top w:val="none" w:sz="0" w:space="0" w:color="auto"/>
                            <w:left w:val="none" w:sz="0" w:space="0" w:color="auto"/>
                            <w:bottom w:val="none" w:sz="0" w:space="0" w:color="auto"/>
                            <w:right w:val="none" w:sz="0" w:space="0" w:color="auto"/>
                          </w:divBdr>
                        </w:div>
                        <w:div w:id="1995911144">
                          <w:marLeft w:val="0"/>
                          <w:marRight w:val="0"/>
                          <w:marTop w:val="0"/>
                          <w:marBottom w:val="0"/>
                          <w:divBdr>
                            <w:top w:val="none" w:sz="0" w:space="0" w:color="auto"/>
                            <w:left w:val="none" w:sz="0" w:space="0" w:color="auto"/>
                            <w:bottom w:val="none" w:sz="0" w:space="0" w:color="auto"/>
                            <w:right w:val="none" w:sz="0" w:space="0" w:color="auto"/>
                          </w:divBdr>
                          <w:divsChild>
                            <w:div w:id="10217351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54120130">
                                  <w:marLeft w:val="0"/>
                                  <w:marRight w:val="0"/>
                                  <w:marTop w:val="0"/>
                                  <w:marBottom w:val="0"/>
                                  <w:divBdr>
                                    <w:top w:val="none" w:sz="0" w:space="0" w:color="auto"/>
                                    <w:left w:val="none" w:sz="0" w:space="0" w:color="auto"/>
                                    <w:bottom w:val="none" w:sz="0" w:space="0" w:color="auto"/>
                                    <w:right w:val="none" w:sz="0" w:space="0" w:color="auto"/>
                                  </w:divBdr>
                                  <w:divsChild>
                                    <w:div w:id="99025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474580">
                          <w:marLeft w:val="0"/>
                          <w:marRight w:val="0"/>
                          <w:marTop w:val="0"/>
                          <w:marBottom w:val="0"/>
                          <w:divBdr>
                            <w:top w:val="none" w:sz="0" w:space="0" w:color="auto"/>
                            <w:left w:val="none" w:sz="0" w:space="0" w:color="auto"/>
                            <w:bottom w:val="none" w:sz="0" w:space="0" w:color="auto"/>
                            <w:right w:val="none" w:sz="0" w:space="0" w:color="auto"/>
                          </w:divBdr>
                        </w:div>
                        <w:div w:id="1037048307">
                          <w:marLeft w:val="0"/>
                          <w:marRight w:val="0"/>
                          <w:marTop w:val="0"/>
                          <w:marBottom w:val="0"/>
                          <w:divBdr>
                            <w:top w:val="none" w:sz="0" w:space="0" w:color="auto"/>
                            <w:left w:val="none" w:sz="0" w:space="0" w:color="auto"/>
                            <w:bottom w:val="none" w:sz="0" w:space="0" w:color="auto"/>
                            <w:right w:val="none" w:sz="0" w:space="0" w:color="auto"/>
                          </w:divBdr>
                          <w:divsChild>
                            <w:div w:id="496072831">
                              <w:marLeft w:val="0"/>
                              <w:marRight w:val="0"/>
                              <w:marTop w:val="0"/>
                              <w:marBottom w:val="300"/>
                              <w:divBdr>
                                <w:top w:val="single" w:sz="6" w:space="15" w:color="E6E6E6"/>
                                <w:left w:val="single" w:sz="6" w:space="15" w:color="E6E6E6"/>
                                <w:bottom w:val="single" w:sz="6" w:space="15" w:color="E6E6E6"/>
                                <w:right w:val="single" w:sz="6" w:space="15" w:color="E6E6E6"/>
                              </w:divBdr>
                              <w:divsChild>
                                <w:div w:id="589851700">
                                  <w:marLeft w:val="0"/>
                                  <w:marRight w:val="0"/>
                                  <w:marTop w:val="0"/>
                                  <w:marBottom w:val="0"/>
                                  <w:divBdr>
                                    <w:top w:val="none" w:sz="0" w:space="0" w:color="auto"/>
                                    <w:left w:val="none" w:sz="0" w:space="0" w:color="auto"/>
                                    <w:bottom w:val="none" w:sz="0" w:space="0" w:color="auto"/>
                                    <w:right w:val="none" w:sz="0" w:space="0" w:color="auto"/>
                                  </w:divBdr>
                                  <w:divsChild>
                                    <w:div w:id="17442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546313">
                      <w:marLeft w:val="0"/>
                      <w:marRight w:val="0"/>
                      <w:marTop w:val="0"/>
                      <w:marBottom w:val="0"/>
                      <w:divBdr>
                        <w:top w:val="none" w:sz="0" w:space="0" w:color="auto"/>
                        <w:left w:val="none" w:sz="0" w:space="0" w:color="auto"/>
                        <w:bottom w:val="none" w:sz="0" w:space="0" w:color="auto"/>
                        <w:right w:val="none" w:sz="0" w:space="0" w:color="auto"/>
                      </w:divBdr>
                      <w:divsChild>
                        <w:div w:id="538204478">
                          <w:marLeft w:val="0"/>
                          <w:marRight w:val="0"/>
                          <w:marTop w:val="0"/>
                          <w:marBottom w:val="0"/>
                          <w:divBdr>
                            <w:top w:val="none" w:sz="0" w:space="0" w:color="auto"/>
                            <w:left w:val="none" w:sz="0" w:space="0" w:color="auto"/>
                            <w:bottom w:val="none" w:sz="0" w:space="0" w:color="auto"/>
                            <w:right w:val="none" w:sz="0" w:space="0" w:color="auto"/>
                          </w:divBdr>
                        </w:div>
                      </w:divsChild>
                    </w:div>
                    <w:div w:id="482892908">
                      <w:marLeft w:val="0"/>
                      <w:marRight w:val="0"/>
                      <w:marTop w:val="0"/>
                      <w:marBottom w:val="0"/>
                      <w:divBdr>
                        <w:top w:val="none" w:sz="0" w:space="0" w:color="auto"/>
                        <w:left w:val="none" w:sz="0" w:space="0" w:color="auto"/>
                        <w:bottom w:val="none" w:sz="0" w:space="0" w:color="auto"/>
                        <w:right w:val="none" w:sz="0" w:space="0" w:color="auto"/>
                      </w:divBdr>
                      <w:divsChild>
                        <w:div w:id="40056843">
                          <w:marLeft w:val="0"/>
                          <w:marRight w:val="0"/>
                          <w:marTop w:val="0"/>
                          <w:marBottom w:val="0"/>
                          <w:divBdr>
                            <w:top w:val="none" w:sz="0" w:space="0" w:color="auto"/>
                            <w:left w:val="none" w:sz="0" w:space="0" w:color="auto"/>
                            <w:bottom w:val="none" w:sz="0" w:space="0" w:color="auto"/>
                            <w:right w:val="none" w:sz="0" w:space="0" w:color="auto"/>
                          </w:divBdr>
                        </w:div>
                        <w:div w:id="173884173">
                          <w:marLeft w:val="0"/>
                          <w:marRight w:val="0"/>
                          <w:marTop w:val="0"/>
                          <w:marBottom w:val="0"/>
                          <w:divBdr>
                            <w:top w:val="none" w:sz="0" w:space="0" w:color="auto"/>
                            <w:left w:val="none" w:sz="0" w:space="0" w:color="auto"/>
                            <w:bottom w:val="none" w:sz="0" w:space="0" w:color="auto"/>
                            <w:right w:val="none" w:sz="0" w:space="0" w:color="auto"/>
                          </w:divBdr>
                        </w:div>
                        <w:div w:id="1594556622">
                          <w:marLeft w:val="0"/>
                          <w:marRight w:val="0"/>
                          <w:marTop w:val="0"/>
                          <w:marBottom w:val="0"/>
                          <w:divBdr>
                            <w:top w:val="none" w:sz="0" w:space="0" w:color="auto"/>
                            <w:left w:val="none" w:sz="0" w:space="0" w:color="auto"/>
                            <w:bottom w:val="none" w:sz="0" w:space="0" w:color="auto"/>
                            <w:right w:val="none" w:sz="0" w:space="0" w:color="auto"/>
                          </w:divBdr>
                          <w:divsChild>
                            <w:div w:id="6924643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51585638">
                                  <w:marLeft w:val="0"/>
                                  <w:marRight w:val="0"/>
                                  <w:marTop w:val="0"/>
                                  <w:marBottom w:val="0"/>
                                  <w:divBdr>
                                    <w:top w:val="none" w:sz="0" w:space="0" w:color="auto"/>
                                    <w:left w:val="none" w:sz="0" w:space="0" w:color="auto"/>
                                    <w:bottom w:val="none" w:sz="0" w:space="0" w:color="auto"/>
                                    <w:right w:val="none" w:sz="0" w:space="0" w:color="auto"/>
                                  </w:divBdr>
                                  <w:divsChild>
                                    <w:div w:id="15906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729848">
                          <w:marLeft w:val="0"/>
                          <w:marRight w:val="0"/>
                          <w:marTop w:val="0"/>
                          <w:marBottom w:val="0"/>
                          <w:divBdr>
                            <w:top w:val="none" w:sz="0" w:space="0" w:color="auto"/>
                            <w:left w:val="none" w:sz="0" w:space="0" w:color="auto"/>
                            <w:bottom w:val="none" w:sz="0" w:space="0" w:color="auto"/>
                            <w:right w:val="none" w:sz="0" w:space="0" w:color="auto"/>
                          </w:divBdr>
                        </w:div>
                        <w:div w:id="1074545829">
                          <w:marLeft w:val="0"/>
                          <w:marRight w:val="0"/>
                          <w:marTop w:val="0"/>
                          <w:marBottom w:val="0"/>
                          <w:divBdr>
                            <w:top w:val="none" w:sz="0" w:space="0" w:color="auto"/>
                            <w:left w:val="none" w:sz="0" w:space="0" w:color="auto"/>
                            <w:bottom w:val="none" w:sz="0" w:space="0" w:color="auto"/>
                            <w:right w:val="none" w:sz="0" w:space="0" w:color="auto"/>
                          </w:divBdr>
                        </w:div>
                      </w:divsChild>
                    </w:div>
                    <w:div w:id="651905633">
                      <w:marLeft w:val="0"/>
                      <w:marRight w:val="0"/>
                      <w:marTop w:val="0"/>
                      <w:marBottom w:val="0"/>
                      <w:divBdr>
                        <w:top w:val="none" w:sz="0" w:space="0" w:color="auto"/>
                        <w:left w:val="none" w:sz="0" w:space="0" w:color="auto"/>
                        <w:bottom w:val="none" w:sz="0" w:space="0" w:color="auto"/>
                        <w:right w:val="none" w:sz="0" w:space="0" w:color="auto"/>
                      </w:divBdr>
                      <w:divsChild>
                        <w:div w:id="864830959">
                          <w:marLeft w:val="0"/>
                          <w:marRight w:val="0"/>
                          <w:marTop w:val="0"/>
                          <w:marBottom w:val="0"/>
                          <w:divBdr>
                            <w:top w:val="none" w:sz="0" w:space="0" w:color="auto"/>
                            <w:left w:val="none" w:sz="0" w:space="0" w:color="auto"/>
                            <w:bottom w:val="none" w:sz="0" w:space="0" w:color="auto"/>
                            <w:right w:val="none" w:sz="0" w:space="0" w:color="auto"/>
                          </w:divBdr>
                        </w:div>
                        <w:div w:id="2056344916">
                          <w:marLeft w:val="0"/>
                          <w:marRight w:val="0"/>
                          <w:marTop w:val="0"/>
                          <w:marBottom w:val="0"/>
                          <w:divBdr>
                            <w:top w:val="none" w:sz="0" w:space="0" w:color="auto"/>
                            <w:left w:val="none" w:sz="0" w:space="0" w:color="auto"/>
                            <w:bottom w:val="none" w:sz="0" w:space="0" w:color="auto"/>
                            <w:right w:val="none" w:sz="0" w:space="0" w:color="auto"/>
                          </w:divBdr>
                        </w:div>
                        <w:div w:id="713312052">
                          <w:marLeft w:val="0"/>
                          <w:marRight w:val="0"/>
                          <w:marTop w:val="0"/>
                          <w:marBottom w:val="0"/>
                          <w:divBdr>
                            <w:top w:val="none" w:sz="0" w:space="0" w:color="auto"/>
                            <w:left w:val="none" w:sz="0" w:space="0" w:color="auto"/>
                            <w:bottom w:val="none" w:sz="0" w:space="0" w:color="auto"/>
                            <w:right w:val="none" w:sz="0" w:space="0" w:color="auto"/>
                          </w:divBdr>
                        </w:div>
                        <w:div w:id="45491992">
                          <w:marLeft w:val="0"/>
                          <w:marRight w:val="0"/>
                          <w:marTop w:val="0"/>
                          <w:marBottom w:val="0"/>
                          <w:divBdr>
                            <w:top w:val="none" w:sz="0" w:space="0" w:color="auto"/>
                            <w:left w:val="none" w:sz="0" w:space="0" w:color="auto"/>
                            <w:bottom w:val="none" w:sz="0" w:space="0" w:color="auto"/>
                            <w:right w:val="none" w:sz="0" w:space="0" w:color="auto"/>
                          </w:divBdr>
                          <w:divsChild>
                            <w:div w:id="13100191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74176688">
                                  <w:marLeft w:val="0"/>
                                  <w:marRight w:val="0"/>
                                  <w:marTop w:val="0"/>
                                  <w:marBottom w:val="0"/>
                                  <w:divBdr>
                                    <w:top w:val="none" w:sz="0" w:space="0" w:color="auto"/>
                                    <w:left w:val="none" w:sz="0" w:space="0" w:color="auto"/>
                                    <w:bottom w:val="none" w:sz="0" w:space="0" w:color="auto"/>
                                    <w:right w:val="none" w:sz="0" w:space="0" w:color="auto"/>
                                  </w:divBdr>
                                  <w:divsChild>
                                    <w:div w:id="11408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45909">
                          <w:marLeft w:val="0"/>
                          <w:marRight w:val="0"/>
                          <w:marTop w:val="0"/>
                          <w:marBottom w:val="0"/>
                          <w:divBdr>
                            <w:top w:val="none" w:sz="0" w:space="0" w:color="auto"/>
                            <w:left w:val="none" w:sz="0" w:space="0" w:color="auto"/>
                            <w:bottom w:val="none" w:sz="0" w:space="0" w:color="auto"/>
                            <w:right w:val="none" w:sz="0" w:space="0" w:color="auto"/>
                          </w:divBdr>
                        </w:div>
                        <w:div w:id="1470440280">
                          <w:marLeft w:val="0"/>
                          <w:marRight w:val="0"/>
                          <w:marTop w:val="450"/>
                          <w:marBottom w:val="450"/>
                          <w:divBdr>
                            <w:top w:val="none" w:sz="0" w:space="0" w:color="auto"/>
                            <w:left w:val="single" w:sz="24" w:space="0" w:color="6DB33F"/>
                            <w:bottom w:val="none" w:sz="0" w:space="0" w:color="auto"/>
                            <w:right w:val="none" w:sz="0" w:space="0" w:color="auto"/>
                          </w:divBdr>
                        </w:div>
                        <w:div w:id="1942492900">
                          <w:marLeft w:val="0"/>
                          <w:marRight w:val="0"/>
                          <w:marTop w:val="0"/>
                          <w:marBottom w:val="0"/>
                          <w:divBdr>
                            <w:top w:val="none" w:sz="0" w:space="0" w:color="auto"/>
                            <w:left w:val="none" w:sz="0" w:space="0" w:color="auto"/>
                            <w:bottom w:val="none" w:sz="0" w:space="0" w:color="auto"/>
                            <w:right w:val="none" w:sz="0" w:space="0" w:color="auto"/>
                          </w:divBdr>
                        </w:div>
                        <w:div w:id="1234707196">
                          <w:marLeft w:val="0"/>
                          <w:marRight w:val="0"/>
                          <w:marTop w:val="0"/>
                          <w:marBottom w:val="0"/>
                          <w:divBdr>
                            <w:top w:val="none" w:sz="0" w:space="0" w:color="auto"/>
                            <w:left w:val="none" w:sz="0" w:space="0" w:color="auto"/>
                            <w:bottom w:val="none" w:sz="0" w:space="0" w:color="auto"/>
                            <w:right w:val="none" w:sz="0" w:space="0" w:color="auto"/>
                          </w:divBdr>
                          <w:divsChild>
                            <w:div w:id="1330875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6108840">
                                  <w:marLeft w:val="0"/>
                                  <w:marRight w:val="0"/>
                                  <w:marTop w:val="0"/>
                                  <w:marBottom w:val="0"/>
                                  <w:divBdr>
                                    <w:top w:val="none" w:sz="0" w:space="0" w:color="auto"/>
                                    <w:left w:val="none" w:sz="0" w:space="0" w:color="auto"/>
                                    <w:bottom w:val="none" w:sz="0" w:space="0" w:color="auto"/>
                                    <w:right w:val="none" w:sz="0" w:space="0" w:color="auto"/>
                                  </w:divBdr>
                                  <w:divsChild>
                                    <w:div w:id="11600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202426">
                          <w:marLeft w:val="0"/>
                          <w:marRight w:val="0"/>
                          <w:marTop w:val="0"/>
                          <w:marBottom w:val="0"/>
                          <w:divBdr>
                            <w:top w:val="none" w:sz="0" w:space="0" w:color="auto"/>
                            <w:left w:val="none" w:sz="0" w:space="0" w:color="auto"/>
                            <w:bottom w:val="none" w:sz="0" w:space="0" w:color="auto"/>
                            <w:right w:val="none" w:sz="0" w:space="0" w:color="auto"/>
                          </w:divBdr>
                        </w:div>
                        <w:div w:id="1747418904">
                          <w:marLeft w:val="0"/>
                          <w:marRight w:val="0"/>
                          <w:marTop w:val="0"/>
                          <w:marBottom w:val="0"/>
                          <w:divBdr>
                            <w:top w:val="none" w:sz="0" w:space="0" w:color="auto"/>
                            <w:left w:val="none" w:sz="0" w:space="0" w:color="auto"/>
                            <w:bottom w:val="none" w:sz="0" w:space="0" w:color="auto"/>
                            <w:right w:val="none" w:sz="0" w:space="0" w:color="auto"/>
                          </w:divBdr>
                          <w:divsChild>
                            <w:div w:id="214152802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1504491">
                                  <w:marLeft w:val="0"/>
                                  <w:marRight w:val="0"/>
                                  <w:marTop w:val="0"/>
                                  <w:marBottom w:val="0"/>
                                  <w:divBdr>
                                    <w:top w:val="none" w:sz="0" w:space="0" w:color="auto"/>
                                    <w:left w:val="none" w:sz="0" w:space="0" w:color="auto"/>
                                    <w:bottom w:val="none" w:sz="0" w:space="0" w:color="auto"/>
                                    <w:right w:val="none" w:sz="0" w:space="0" w:color="auto"/>
                                  </w:divBdr>
                                  <w:divsChild>
                                    <w:div w:id="181784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64004">
                          <w:marLeft w:val="0"/>
                          <w:marRight w:val="0"/>
                          <w:marTop w:val="0"/>
                          <w:marBottom w:val="0"/>
                          <w:divBdr>
                            <w:top w:val="none" w:sz="0" w:space="0" w:color="auto"/>
                            <w:left w:val="none" w:sz="0" w:space="0" w:color="auto"/>
                            <w:bottom w:val="none" w:sz="0" w:space="0" w:color="auto"/>
                            <w:right w:val="none" w:sz="0" w:space="0" w:color="auto"/>
                          </w:divBdr>
                        </w:div>
                        <w:div w:id="793909557">
                          <w:marLeft w:val="0"/>
                          <w:marRight w:val="0"/>
                          <w:marTop w:val="0"/>
                          <w:marBottom w:val="0"/>
                          <w:divBdr>
                            <w:top w:val="none" w:sz="0" w:space="0" w:color="auto"/>
                            <w:left w:val="none" w:sz="0" w:space="0" w:color="auto"/>
                            <w:bottom w:val="none" w:sz="0" w:space="0" w:color="auto"/>
                            <w:right w:val="none" w:sz="0" w:space="0" w:color="auto"/>
                          </w:divBdr>
                          <w:divsChild>
                            <w:div w:id="4436222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94869871">
                                  <w:marLeft w:val="0"/>
                                  <w:marRight w:val="0"/>
                                  <w:marTop w:val="0"/>
                                  <w:marBottom w:val="0"/>
                                  <w:divBdr>
                                    <w:top w:val="none" w:sz="0" w:space="0" w:color="auto"/>
                                    <w:left w:val="none" w:sz="0" w:space="0" w:color="auto"/>
                                    <w:bottom w:val="none" w:sz="0" w:space="0" w:color="auto"/>
                                    <w:right w:val="none" w:sz="0" w:space="0" w:color="auto"/>
                                  </w:divBdr>
                                  <w:divsChild>
                                    <w:div w:id="15316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544754">
                  <w:marLeft w:val="0"/>
                  <w:marRight w:val="0"/>
                  <w:marTop w:val="0"/>
                  <w:marBottom w:val="0"/>
                  <w:divBdr>
                    <w:top w:val="none" w:sz="0" w:space="0" w:color="auto"/>
                    <w:left w:val="none" w:sz="0" w:space="0" w:color="auto"/>
                    <w:bottom w:val="none" w:sz="0" w:space="0" w:color="auto"/>
                    <w:right w:val="none" w:sz="0" w:space="0" w:color="auto"/>
                  </w:divBdr>
                  <w:divsChild>
                    <w:div w:id="559947852">
                      <w:marLeft w:val="0"/>
                      <w:marRight w:val="0"/>
                      <w:marTop w:val="0"/>
                      <w:marBottom w:val="0"/>
                      <w:divBdr>
                        <w:top w:val="none" w:sz="0" w:space="0" w:color="auto"/>
                        <w:left w:val="none" w:sz="0" w:space="0" w:color="auto"/>
                        <w:bottom w:val="none" w:sz="0" w:space="0" w:color="auto"/>
                        <w:right w:val="none" w:sz="0" w:space="0" w:color="auto"/>
                      </w:divBdr>
                    </w:div>
                    <w:div w:id="729036326">
                      <w:marLeft w:val="0"/>
                      <w:marRight w:val="0"/>
                      <w:marTop w:val="0"/>
                      <w:marBottom w:val="0"/>
                      <w:divBdr>
                        <w:top w:val="none" w:sz="0" w:space="0" w:color="auto"/>
                        <w:left w:val="none" w:sz="0" w:space="0" w:color="auto"/>
                        <w:bottom w:val="none" w:sz="0" w:space="0" w:color="auto"/>
                        <w:right w:val="none" w:sz="0" w:space="0" w:color="auto"/>
                      </w:divBdr>
                      <w:divsChild>
                        <w:div w:id="559053470">
                          <w:marLeft w:val="0"/>
                          <w:marRight w:val="0"/>
                          <w:marTop w:val="0"/>
                          <w:marBottom w:val="0"/>
                          <w:divBdr>
                            <w:top w:val="none" w:sz="0" w:space="0" w:color="auto"/>
                            <w:left w:val="none" w:sz="0" w:space="0" w:color="auto"/>
                            <w:bottom w:val="none" w:sz="0" w:space="0" w:color="auto"/>
                            <w:right w:val="none" w:sz="0" w:space="0" w:color="auto"/>
                          </w:divBdr>
                        </w:div>
                        <w:div w:id="746348151">
                          <w:marLeft w:val="0"/>
                          <w:marRight w:val="0"/>
                          <w:marTop w:val="0"/>
                          <w:marBottom w:val="0"/>
                          <w:divBdr>
                            <w:top w:val="none" w:sz="0" w:space="0" w:color="auto"/>
                            <w:left w:val="none" w:sz="0" w:space="0" w:color="auto"/>
                            <w:bottom w:val="none" w:sz="0" w:space="0" w:color="auto"/>
                            <w:right w:val="none" w:sz="0" w:space="0" w:color="auto"/>
                          </w:divBdr>
                        </w:div>
                      </w:divsChild>
                    </w:div>
                    <w:div w:id="488714289">
                      <w:marLeft w:val="0"/>
                      <w:marRight w:val="0"/>
                      <w:marTop w:val="0"/>
                      <w:marBottom w:val="0"/>
                      <w:divBdr>
                        <w:top w:val="none" w:sz="0" w:space="0" w:color="auto"/>
                        <w:left w:val="none" w:sz="0" w:space="0" w:color="auto"/>
                        <w:bottom w:val="none" w:sz="0" w:space="0" w:color="auto"/>
                        <w:right w:val="none" w:sz="0" w:space="0" w:color="auto"/>
                      </w:divBdr>
                      <w:divsChild>
                        <w:div w:id="1905531824">
                          <w:marLeft w:val="0"/>
                          <w:marRight w:val="0"/>
                          <w:marTop w:val="0"/>
                          <w:marBottom w:val="0"/>
                          <w:divBdr>
                            <w:top w:val="none" w:sz="0" w:space="0" w:color="auto"/>
                            <w:left w:val="none" w:sz="0" w:space="0" w:color="auto"/>
                            <w:bottom w:val="none" w:sz="0" w:space="0" w:color="auto"/>
                            <w:right w:val="none" w:sz="0" w:space="0" w:color="auto"/>
                          </w:divBdr>
                        </w:div>
                        <w:div w:id="859246680">
                          <w:marLeft w:val="0"/>
                          <w:marRight w:val="0"/>
                          <w:marTop w:val="0"/>
                          <w:marBottom w:val="0"/>
                          <w:divBdr>
                            <w:top w:val="none" w:sz="0" w:space="0" w:color="auto"/>
                            <w:left w:val="none" w:sz="0" w:space="0" w:color="auto"/>
                            <w:bottom w:val="none" w:sz="0" w:space="0" w:color="auto"/>
                            <w:right w:val="none" w:sz="0" w:space="0" w:color="auto"/>
                          </w:divBdr>
                        </w:div>
                        <w:div w:id="448092314">
                          <w:marLeft w:val="0"/>
                          <w:marRight w:val="0"/>
                          <w:marTop w:val="0"/>
                          <w:marBottom w:val="0"/>
                          <w:divBdr>
                            <w:top w:val="none" w:sz="0" w:space="0" w:color="auto"/>
                            <w:left w:val="none" w:sz="0" w:space="0" w:color="auto"/>
                            <w:bottom w:val="none" w:sz="0" w:space="0" w:color="auto"/>
                            <w:right w:val="none" w:sz="0" w:space="0" w:color="auto"/>
                          </w:divBdr>
                        </w:div>
                        <w:div w:id="122310998">
                          <w:marLeft w:val="0"/>
                          <w:marRight w:val="0"/>
                          <w:marTop w:val="0"/>
                          <w:marBottom w:val="0"/>
                          <w:divBdr>
                            <w:top w:val="none" w:sz="0" w:space="0" w:color="auto"/>
                            <w:left w:val="none" w:sz="0" w:space="0" w:color="auto"/>
                            <w:bottom w:val="none" w:sz="0" w:space="0" w:color="auto"/>
                            <w:right w:val="none" w:sz="0" w:space="0" w:color="auto"/>
                          </w:divBdr>
                          <w:divsChild>
                            <w:div w:id="17664590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02310759">
                                  <w:marLeft w:val="0"/>
                                  <w:marRight w:val="0"/>
                                  <w:marTop w:val="0"/>
                                  <w:marBottom w:val="0"/>
                                  <w:divBdr>
                                    <w:top w:val="none" w:sz="0" w:space="0" w:color="auto"/>
                                    <w:left w:val="none" w:sz="0" w:space="0" w:color="auto"/>
                                    <w:bottom w:val="none" w:sz="0" w:space="0" w:color="auto"/>
                                    <w:right w:val="none" w:sz="0" w:space="0" w:color="auto"/>
                                  </w:divBdr>
                                  <w:divsChild>
                                    <w:div w:id="9579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270738">
                          <w:marLeft w:val="0"/>
                          <w:marRight w:val="0"/>
                          <w:marTop w:val="0"/>
                          <w:marBottom w:val="0"/>
                          <w:divBdr>
                            <w:top w:val="none" w:sz="0" w:space="0" w:color="auto"/>
                            <w:left w:val="none" w:sz="0" w:space="0" w:color="auto"/>
                            <w:bottom w:val="none" w:sz="0" w:space="0" w:color="auto"/>
                            <w:right w:val="none" w:sz="0" w:space="0" w:color="auto"/>
                          </w:divBdr>
                        </w:div>
                        <w:div w:id="1215655507">
                          <w:marLeft w:val="0"/>
                          <w:marRight w:val="0"/>
                          <w:marTop w:val="0"/>
                          <w:marBottom w:val="300"/>
                          <w:divBdr>
                            <w:top w:val="none" w:sz="0" w:space="0" w:color="auto"/>
                            <w:left w:val="none" w:sz="0" w:space="0" w:color="auto"/>
                            <w:bottom w:val="none" w:sz="0" w:space="0" w:color="auto"/>
                            <w:right w:val="none" w:sz="0" w:space="0" w:color="auto"/>
                          </w:divBdr>
                          <w:divsChild>
                            <w:div w:id="1504660340">
                              <w:marLeft w:val="0"/>
                              <w:marRight w:val="0"/>
                              <w:marTop w:val="0"/>
                              <w:marBottom w:val="0"/>
                              <w:divBdr>
                                <w:top w:val="none" w:sz="0" w:space="0" w:color="auto"/>
                                <w:left w:val="none" w:sz="0" w:space="0" w:color="auto"/>
                                <w:bottom w:val="none" w:sz="0" w:space="0" w:color="auto"/>
                                <w:right w:val="none" w:sz="0" w:space="0" w:color="auto"/>
                              </w:divBdr>
                            </w:div>
                          </w:divsChild>
                        </w:div>
                        <w:div w:id="51270304">
                          <w:marLeft w:val="0"/>
                          <w:marRight w:val="0"/>
                          <w:marTop w:val="0"/>
                          <w:marBottom w:val="0"/>
                          <w:divBdr>
                            <w:top w:val="none" w:sz="0" w:space="0" w:color="auto"/>
                            <w:left w:val="none" w:sz="0" w:space="0" w:color="auto"/>
                            <w:bottom w:val="none" w:sz="0" w:space="0" w:color="auto"/>
                            <w:right w:val="none" w:sz="0" w:space="0" w:color="auto"/>
                          </w:divBdr>
                        </w:div>
                        <w:div w:id="19372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4334">
                  <w:marLeft w:val="0"/>
                  <w:marRight w:val="0"/>
                  <w:marTop w:val="0"/>
                  <w:marBottom w:val="0"/>
                  <w:divBdr>
                    <w:top w:val="none" w:sz="0" w:space="0" w:color="auto"/>
                    <w:left w:val="none" w:sz="0" w:space="0" w:color="auto"/>
                    <w:bottom w:val="none" w:sz="0" w:space="0" w:color="auto"/>
                    <w:right w:val="none" w:sz="0" w:space="0" w:color="auto"/>
                  </w:divBdr>
                  <w:divsChild>
                    <w:div w:id="1154563787">
                      <w:marLeft w:val="0"/>
                      <w:marRight w:val="0"/>
                      <w:marTop w:val="0"/>
                      <w:marBottom w:val="0"/>
                      <w:divBdr>
                        <w:top w:val="none" w:sz="0" w:space="0" w:color="auto"/>
                        <w:left w:val="none" w:sz="0" w:space="0" w:color="auto"/>
                        <w:bottom w:val="none" w:sz="0" w:space="0" w:color="auto"/>
                        <w:right w:val="none" w:sz="0" w:space="0" w:color="auto"/>
                      </w:divBdr>
                    </w:div>
                  </w:divsChild>
                </w:div>
                <w:div w:id="1369186562">
                  <w:marLeft w:val="0"/>
                  <w:marRight w:val="0"/>
                  <w:marTop w:val="0"/>
                  <w:marBottom w:val="0"/>
                  <w:divBdr>
                    <w:top w:val="none" w:sz="0" w:space="0" w:color="auto"/>
                    <w:left w:val="none" w:sz="0" w:space="0" w:color="auto"/>
                    <w:bottom w:val="none" w:sz="0" w:space="0" w:color="auto"/>
                    <w:right w:val="none" w:sz="0" w:space="0" w:color="auto"/>
                  </w:divBdr>
                  <w:divsChild>
                    <w:div w:id="2099523307">
                      <w:marLeft w:val="0"/>
                      <w:marRight w:val="0"/>
                      <w:marTop w:val="0"/>
                      <w:marBottom w:val="0"/>
                      <w:divBdr>
                        <w:top w:val="none" w:sz="0" w:space="0" w:color="auto"/>
                        <w:left w:val="none" w:sz="0" w:space="0" w:color="auto"/>
                        <w:bottom w:val="none" w:sz="0" w:space="0" w:color="auto"/>
                        <w:right w:val="none" w:sz="0" w:space="0" w:color="auto"/>
                      </w:divBdr>
                    </w:div>
                    <w:div w:id="160853960">
                      <w:marLeft w:val="0"/>
                      <w:marRight w:val="0"/>
                      <w:marTop w:val="0"/>
                      <w:marBottom w:val="0"/>
                      <w:divBdr>
                        <w:top w:val="none" w:sz="0" w:space="0" w:color="auto"/>
                        <w:left w:val="none" w:sz="0" w:space="0" w:color="auto"/>
                        <w:bottom w:val="none" w:sz="0" w:space="0" w:color="auto"/>
                        <w:right w:val="none" w:sz="0" w:space="0" w:color="auto"/>
                      </w:divBdr>
                    </w:div>
                    <w:div w:id="97406671">
                      <w:marLeft w:val="0"/>
                      <w:marRight w:val="0"/>
                      <w:marTop w:val="0"/>
                      <w:marBottom w:val="0"/>
                      <w:divBdr>
                        <w:top w:val="none" w:sz="0" w:space="0" w:color="auto"/>
                        <w:left w:val="none" w:sz="0" w:space="0" w:color="auto"/>
                        <w:bottom w:val="none" w:sz="0" w:space="0" w:color="auto"/>
                        <w:right w:val="none" w:sz="0" w:space="0" w:color="auto"/>
                      </w:divBdr>
                    </w:div>
                    <w:div w:id="923025938">
                      <w:marLeft w:val="0"/>
                      <w:marRight w:val="0"/>
                      <w:marTop w:val="0"/>
                      <w:marBottom w:val="0"/>
                      <w:divBdr>
                        <w:top w:val="none" w:sz="0" w:space="0" w:color="auto"/>
                        <w:left w:val="none" w:sz="0" w:space="0" w:color="auto"/>
                        <w:bottom w:val="none" w:sz="0" w:space="0" w:color="auto"/>
                        <w:right w:val="none" w:sz="0" w:space="0" w:color="auto"/>
                      </w:divBdr>
                    </w:div>
                    <w:div w:id="1096101384">
                      <w:marLeft w:val="0"/>
                      <w:marRight w:val="0"/>
                      <w:marTop w:val="0"/>
                      <w:marBottom w:val="0"/>
                      <w:divBdr>
                        <w:top w:val="none" w:sz="0" w:space="0" w:color="auto"/>
                        <w:left w:val="none" w:sz="0" w:space="0" w:color="auto"/>
                        <w:bottom w:val="none" w:sz="0" w:space="0" w:color="auto"/>
                        <w:right w:val="none" w:sz="0" w:space="0" w:color="auto"/>
                      </w:divBdr>
                    </w:div>
                    <w:div w:id="763651626">
                      <w:marLeft w:val="0"/>
                      <w:marRight w:val="0"/>
                      <w:marTop w:val="0"/>
                      <w:marBottom w:val="0"/>
                      <w:divBdr>
                        <w:top w:val="none" w:sz="0" w:space="0" w:color="auto"/>
                        <w:left w:val="none" w:sz="0" w:space="0" w:color="auto"/>
                        <w:bottom w:val="none" w:sz="0" w:space="0" w:color="auto"/>
                        <w:right w:val="none" w:sz="0" w:space="0" w:color="auto"/>
                      </w:divBdr>
                      <w:divsChild>
                        <w:div w:id="18468194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4115666">
                              <w:marLeft w:val="0"/>
                              <w:marRight w:val="0"/>
                              <w:marTop w:val="0"/>
                              <w:marBottom w:val="0"/>
                              <w:divBdr>
                                <w:top w:val="none" w:sz="0" w:space="0" w:color="auto"/>
                                <w:left w:val="none" w:sz="0" w:space="0" w:color="auto"/>
                                <w:bottom w:val="none" w:sz="0" w:space="0" w:color="auto"/>
                                <w:right w:val="none" w:sz="0" w:space="0" w:color="auto"/>
                              </w:divBdr>
                              <w:divsChild>
                                <w:div w:id="428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4720">
                      <w:marLeft w:val="0"/>
                      <w:marRight w:val="0"/>
                      <w:marTop w:val="0"/>
                      <w:marBottom w:val="0"/>
                      <w:divBdr>
                        <w:top w:val="none" w:sz="0" w:space="0" w:color="auto"/>
                        <w:left w:val="none" w:sz="0" w:space="0" w:color="auto"/>
                        <w:bottom w:val="none" w:sz="0" w:space="0" w:color="auto"/>
                        <w:right w:val="none" w:sz="0" w:space="0" w:color="auto"/>
                      </w:divBdr>
                    </w:div>
                    <w:div w:id="1027440073">
                      <w:marLeft w:val="0"/>
                      <w:marRight w:val="0"/>
                      <w:marTop w:val="0"/>
                      <w:marBottom w:val="0"/>
                      <w:divBdr>
                        <w:top w:val="none" w:sz="0" w:space="0" w:color="auto"/>
                        <w:left w:val="none" w:sz="0" w:space="0" w:color="auto"/>
                        <w:bottom w:val="none" w:sz="0" w:space="0" w:color="auto"/>
                        <w:right w:val="none" w:sz="0" w:space="0" w:color="auto"/>
                      </w:divBdr>
                      <w:divsChild>
                        <w:div w:id="114315817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25844594">
                              <w:marLeft w:val="0"/>
                              <w:marRight w:val="0"/>
                              <w:marTop w:val="0"/>
                              <w:marBottom w:val="0"/>
                              <w:divBdr>
                                <w:top w:val="none" w:sz="0" w:space="0" w:color="auto"/>
                                <w:left w:val="none" w:sz="0" w:space="0" w:color="auto"/>
                                <w:bottom w:val="none" w:sz="0" w:space="0" w:color="auto"/>
                                <w:right w:val="none" w:sz="0" w:space="0" w:color="auto"/>
                              </w:divBdr>
                              <w:divsChild>
                                <w:div w:id="20784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50348">
                      <w:marLeft w:val="0"/>
                      <w:marRight w:val="0"/>
                      <w:marTop w:val="450"/>
                      <w:marBottom w:val="450"/>
                      <w:divBdr>
                        <w:top w:val="none" w:sz="0" w:space="0" w:color="auto"/>
                        <w:left w:val="single" w:sz="24" w:space="0" w:color="6DB33F"/>
                        <w:bottom w:val="none" w:sz="0" w:space="0" w:color="auto"/>
                        <w:right w:val="none" w:sz="0" w:space="0" w:color="auto"/>
                      </w:divBdr>
                      <w:divsChild>
                        <w:div w:id="627513020">
                          <w:marLeft w:val="0"/>
                          <w:marRight w:val="0"/>
                          <w:marTop w:val="0"/>
                          <w:marBottom w:val="0"/>
                          <w:divBdr>
                            <w:top w:val="none" w:sz="0" w:space="0" w:color="auto"/>
                            <w:left w:val="none" w:sz="0" w:space="0" w:color="auto"/>
                            <w:bottom w:val="none" w:sz="0" w:space="0" w:color="auto"/>
                            <w:right w:val="none" w:sz="0" w:space="0" w:color="auto"/>
                          </w:divBdr>
                        </w:div>
                        <w:div w:id="1142381851">
                          <w:marLeft w:val="0"/>
                          <w:marRight w:val="0"/>
                          <w:marTop w:val="0"/>
                          <w:marBottom w:val="0"/>
                          <w:divBdr>
                            <w:top w:val="none" w:sz="0" w:space="0" w:color="auto"/>
                            <w:left w:val="none" w:sz="0" w:space="0" w:color="auto"/>
                            <w:bottom w:val="none" w:sz="0" w:space="0" w:color="auto"/>
                            <w:right w:val="none" w:sz="0" w:space="0" w:color="auto"/>
                          </w:divBdr>
                        </w:div>
                      </w:divsChild>
                    </w:div>
                    <w:div w:id="1094789689">
                      <w:marLeft w:val="0"/>
                      <w:marRight w:val="0"/>
                      <w:marTop w:val="0"/>
                      <w:marBottom w:val="0"/>
                      <w:divBdr>
                        <w:top w:val="none" w:sz="0" w:space="0" w:color="auto"/>
                        <w:left w:val="none" w:sz="0" w:space="0" w:color="auto"/>
                        <w:bottom w:val="none" w:sz="0" w:space="0" w:color="auto"/>
                        <w:right w:val="none" w:sz="0" w:space="0" w:color="auto"/>
                      </w:divBdr>
                      <w:divsChild>
                        <w:div w:id="777601330">
                          <w:marLeft w:val="0"/>
                          <w:marRight w:val="0"/>
                          <w:marTop w:val="0"/>
                          <w:marBottom w:val="0"/>
                          <w:divBdr>
                            <w:top w:val="none" w:sz="0" w:space="0" w:color="auto"/>
                            <w:left w:val="none" w:sz="0" w:space="0" w:color="auto"/>
                            <w:bottom w:val="none" w:sz="0" w:space="0" w:color="auto"/>
                            <w:right w:val="none" w:sz="0" w:space="0" w:color="auto"/>
                          </w:divBdr>
                        </w:div>
                        <w:div w:id="704870357">
                          <w:marLeft w:val="0"/>
                          <w:marRight w:val="0"/>
                          <w:marTop w:val="0"/>
                          <w:marBottom w:val="0"/>
                          <w:divBdr>
                            <w:top w:val="none" w:sz="0" w:space="0" w:color="auto"/>
                            <w:left w:val="none" w:sz="0" w:space="0" w:color="auto"/>
                            <w:bottom w:val="none" w:sz="0" w:space="0" w:color="auto"/>
                            <w:right w:val="none" w:sz="0" w:space="0" w:color="auto"/>
                          </w:divBdr>
                        </w:div>
                        <w:div w:id="179511916">
                          <w:marLeft w:val="0"/>
                          <w:marRight w:val="0"/>
                          <w:marTop w:val="0"/>
                          <w:marBottom w:val="0"/>
                          <w:divBdr>
                            <w:top w:val="none" w:sz="0" w:space="0" w:color="auto"/>
                            <w:left w:val="none" w:sz="0" w:space="0" w:color="auto"/>
                            <w:bottom w:val="none" w:sz="0" w:space="0" w:color="auto"/>
                            <w:right w:val="none" w:sz="0" w:space="0" w:color="auto"/>
                          </w:divBdr>
                          <w:divsChild>
                            <w:div w:id="13962739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36929083">
                                  <w:marLeft w:val="0"/>
                                  <w:marRight w:val="0"/>
                                  <w:marTop w:val="0"/>
                                  <w:marBottom w:val="0"/>
                                  <w:divBdr>
                                    <w:top w:val="none" w:sz="0" w:space="0" w:color="auto"/>
                                    <w:left w:val="none" w:sz="0" w:space="0" w:color="auto"/>
                                    <w:bottom w:val="none" w:sz="0" w:space="0" w:color="auto"/>
                                    <w:right w:val="none" w:sz="0" w:space="0" w:color="auto"/>
                                  </w:divBdr>
                                  <w:divsChild>
                                    <w:div w:id="15555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7124">
                          <w:marLeft w:val="0"/>
                          <w:marRight w:val="0"/>
                          <w:marTop w:val="0"/>
                          <w:marBottom w:val="0"/>
                          <w:divBdr>
                            <w:top w:val="none" w:sz="0" w:space="0" w:color="auto"/>
                            <w:left w:val="none" w:sz="0" w:space="0" w:color="auto"/>
                            <w:bottom w:val="none" w:sz="0" w:space="0" w:color="auto"/>
                            <w:right w:val="none" w:sz="0" w:space="0" w:color="auto"/>
                          </w:divBdr>
                        </w:div>
                        <w:div w:id="765266975">
                          <w:marLeft w:val="0"/>
                          <w:marRight w:val="0"/>
                          <w:marTop w:val="0"/>
                          <w:marBottom w:val="300"/>
                          <w:divBdr>
                            <w:top w:val="none" w:sz="0" w:space="0" w:color="auto"/>
                            <w:left w:val="none" w:sz="0" w:space="0" w:color="auto"/>
                            <w:bottom w:val="none" w:sz="0" w:space="0" w:color="auto"/>
                            <w:right w:val="none" w:sz="0" w:space="0" w:color="auto"/>
                          </w:divBdr>
                          <w:divsChild>
                            <w:div w:id="1465124482">
                              <w:marLeft w:val="0"/>
                              <w:marRight w:val="0"/>
                              <w:marTop w:val="0"/>
                              <w:marBottom w:val="0"/>
                              <w:divBdr>
                                <w:top w:val="none" w:sz="0" w:space="0" w:color="auto"/>
                                <w:left w:val="none" w:sz="0" w:space="0" w:color="auto"/>
                                <w:bottom w:val="none" w:sz="0" w:space="0" w:color="auto"/>
                                <w:right w:val="none" w:sz="0" w:space="0" w:color="auto"/>
                              </w:divBdr>
                            </w:div>
                          </w:divsChild>
                        </w:div>
                        <w:div w:id="1485320514">
                          <w:marLeft w:val="0"/>
                          <w:marRight w:val="0"/>
                          <w:marTop w:val="0"/>
                          <w:marBottom w:val="0"/>
                          <w:divBdr>
                            <w:top w:val="none" w:sz="0" w:space="0" w:color="auto"/>
                            <w:left w:val="none" w:sz="0" w:space="0" w:color="auto"/>
                            <w:bottom w:val="none" w:sz="0" w:space="0" w:color="auto"/>
                            <w:right w:val="none" w:sz="0" w:space="0" w:color="auto"/>
                          </w:divBdr>
                          <w:divsChild>
                            <w:div w:id="2150911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572355929">
                                  <w:marLeft w:val="0"/>
                                  <w:marRight w:val="0"/>
                                  <w:marTop w:val="0"/>
                                  <w:marBottom w:val="0"/>
                                  <w:divBdr>
                                    <w:top w:val="none" w:sz="0" w:space="0" w:color="auto"/>
                                    <w:left w:val="none" w:sz="0" w:space="0" w:color="auto"/>
                                    <w:bottom w:val="none" w:sz="0" w:space="0" w:color="auto"/>
                                    <w:right w:val="none" w:sz="0" w:space="0" w:color="auto"/>
                                  </w:divBdr>
                                  <w:divsChild>
                                    <w:div w:id="21052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68414">
                          <w:marLeft w:val="0"/>
                          <w:marRight w:val="0"/>
                          <w:marTop w:val="0"/>
                          <w:marBottom w:val="0"/>
                          <w:divBdr>
                            <w:top w:val="none" w:sz="0" w:space="0" w:color="auto"/>
                            <w:left w:val="none" w:sz="0" w:space="0" w:color="auto"/>
                            <w:bottom w:val="none" w:sz="0" w:space="0" w:color="auto"/>
                            <w:right w:val="none" w:sz="0" w:space="0" w:color="auto"/>
                          </w:divBdr>
                        </w:div>
                        <w:div w:id="1702241973">
                          <w:marLeft w:val="0"/>
                          <w:marRight w:val="0"/>
                          <w:marTop w:val="0"/>
                          <w:marBottom w:val="300"/>
                          <w:divBdr>
                            <w:top w:val="none" w:sz="0" w:space="0" w:color="auto"/>
                            <w:left w:val="none" w:sz="0" w:space="0" w:color="auto"/>
                            <w:bottom w:val="none" w:sz="0" w:space="0" w:color="auto"/>
                            <w:right w:val="none" w:sz="0" w:space="0" w:color="auto"/>
                          </w:divBdr>
                          <w:divsChild>
                            <w:div w:id="1833175190">
                              <w:marLeft w:val="0"/>
                              <w:marRight w:val="0"/>
                              <w:marTop w:val="0"/>
                              <w:marBottom w:val="0"/>
                              <w:divBdr>
                                <w:top w:val="none" w:sz="0" w:space="0" w:color="auto"/>
                                <w:left w:val="none" w:sz="0" w:space="0" w:color="auto"/>
                                <w:bottom w:val="none" w:sz="0" w:space="0" w:color="auto"/>
                                <w:right w:val="none" w:sz="0" w:space="0" w:color="auto"/>
                              </w:divBdr>
                            </w:div>
                          </w:divsChild>
                        </w:div>
                        <w:div w:id="1253470279">
                          <w:marLeft w:val="0"/>
                          <w:marRight w:val="0"/>
                          <w:marTop w:val="0"/>
                          <w:marBottom w:val="0"/>
                          <w:divBdr>
                            <w:top w:val="none" w:sz="0" w:space="0" w:color="auto"/>
                            <w:left w:val="none" w:sz="0" w:space="0" w:color="auto"/>
                            <w:bottom w:val="none" w:sz="0" w:space="0" w:color="auto"/>
                            <w:right w:val="none" w:sz="0" w:space="0" w:color="auto"/>
                          </w:divBdr>
                          <w:divsChild>
                            <w:div w:id="6258187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3838847">
                                  <w:marLeft w:val="0"/>
                                  <w:marRight w:val="0"/>
                                  <w:marTop w:val="0"/>
                                  <w:marBottom w:val="0"/>
                                  <w:divBdr>
                                    <w:top w:val="none" w:sz="0" w:space="0" w:color="auto"/>
                                    <w:left w:val="none" w:sz="0" w:space="0" w:color="auto"/>
                                    <w:bottom w:val="none" w:sz="0" w:space="0" w:color="auto"/>
                                    <w:right w:val="none" w:sz="0" w:space="0" w:color="auto"/>
                                  </w:divBdr>
                                  <w:divsChild>
                                    <w:div w:id="858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56431">
                          <w:marLeft w:val="0"/>
                          <w:marRight w:val="0"/>
                          <w:marTop w:val="0"/>
                          <w:marBottom w:val="0"/>
                          <w:divBdr>
                            <w:top w:val="none" w:sz="0" w:space="0" w:color="auto"/>
                            <w:left w:val="none" w:sz="0" w:space="0" w:color="auto"/>
                            <w:bottom w:val="none" w:sz="0" w:space="0" w:color="auto"/>
                            <w:right w:val="none" w:sz="0" w:space="0" w:color="auto"/>
                          </w:divBdr>
                        </w:div>
                        <w:div w:id="1947350535">
                          <w:marLeft w:val="0"/>
                          <w:marRight w:val="0"/>
                          <w:marTop w:val="0"/>
                          <w:marBottom w:val="0"/>
                          <w:divBdr>
                            <w:top w:val="none" w:sz="0" w:space="0" w:color="auto"/>
                            <w:left w:val="none" w:sz="0" w:space="0" w:color="auto"/>
                            <w:bottom w:val="none" w:sz="0" w:space="0" w:color="auto"/>
                            <w:right w:val="none" w:sz="0" w:space="0" w:color="auto"/>
                          </w:divBdr>
                        </w:div>
                        <w:div w:id="963922361">
                          <w:marLeft w:val="0"/>
                          <w:marRight w:val="0"/>
                          <w:marTop w:val="0"/>
                          <w:marBottom w:val="0"/>
                          <w:divBdr>
                            <w:top w:val="none" w:sz="0" w:space="0" w:color="auto"/>
                            <w:left w:val="none" w:sz="0" w:space="0" w:color="auto"/>
                            <w:bottom w:val="none" w:sz="0" w:space="0" w:color="auto"/>
                            <w:right w:val="none" w:sz="0" w:space="0" w:color="auto"/>
                          </w:divBdr>
                          <w:divsChild>
                            <w:div w:id="3335804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18500066">
                                  <w:marLeft w:val="0"/>
                                  <w:marRight w:val="0"/>
                                  <w:marTop w:val="0"/>
                                  <w:marBottom w:val="0"/>
                                  <w:divBdr>
                                    <w:top w:val="none" w:sz="0" w:space="0" w:color="auto"/>
                                    <w:left w:val="none" w:sz="0" w:space="0" w:color="auto"/>
                                    <w:bottom w:val="none" w:sz="0" w:space="0" w:color="auto"/>
                                    <w:right w:val="none" w:sz="0" w:space="0" w:color="auto"/>
                                  </w:divBdr>
                                  <w:divsChild>
                                    <w:div w:id="14167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860700">
                          <w:marLeft w:val="0"/>
                          <w:marRight w:val="0"/>
                          <w:marTop w:val="0"/>
                          <w:marBottom w:val="0"/>
                          <w:divBdr>
                            <w:top w:val="none" w:sz="0" w:space="0" w:color="auto"/>
                            <w:left w:val="none" w:sz="0" w:space="0" w:color="auto"/>
                            <w:bottom w:val="none" w:sz="0" w:space="0" w:color="auto"/>
                            <w:right w:val="none" w:sz="0" w:space="0" w:color="auto"/>
                          </w:divBdr>
                        </w:div>
                        <w:div w:id="1359626782">
                          <w:marLeft w:val="0"/>
                          <w:marRight w:val="0"/>
                          <w:marTop w:val="0"/>
                          <w:marBottom w:val="0"/>
                          <w:divBdr>
                            <w:top w:val="none" w:sz="0" w:space="0" w:color="auto"/>
                            <w:left w:val="none" w:sz="0" w:space="0" w:color="auto"/>
                            <w:bottom w:val="none" w:sz="0" w:space="0" w:color="auto"/>
                            <w:right w:val="none" w:sz="0" w:space="0" w:color="auto"/>
                          </w:divBdr>
                          <w:divsChild>
                            <w:div w:id="1432010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28547768">
                                  <w:marLeft w:val="0"/>
                                  <w:marRight w:val="0"/>
                                  <w:marTop w:val="0"/>
                                  <w:marBottom w:val="0"/>
                                  <w:divBdr>
                                    <w:top w:val="none" w:sz="0" w:space="0" w:color="auto"/>
                                    <w:left w:val="none" w:sz="0" w:space="0" w:color="auto"/>
                                    <w:bottom w:val="none" w:sz="0" w:space="0" w:color="auto"/>
                                    <w:right w:val="none" w:sz="0" w:space="0" w:color="auto"/>
                                  </w:divBdr>
                                  <w:divsChild>
                                    <w:div w:id="9216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9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44432">
                  <w:marLeft w:val="0"/>
                  <w:marRight w:val="0"/>
                  <w:marTop w:val="0"/>
                  <w:marBottom w:val="0"/>
                  <w:divBdr>
                    <w:top w:val="none" w:sz="0" w:space="0" w:color="auto"/>
                    <w:left w:val="none" w:sz="0" w:space="0" w:color="auto"/>
                    <w:bottom w:val="none" w:sz="0" w:space="0" w:color="auto"/>
                    <w:right w:val="none" w:sz="0" w:space="0" w:color="auto"/>
                  </w:divBdr>
                  <w:divsChild>
                    <w:div w:id="1513105561">
                      <w:marLeft w:val="0"/>
                      <w:marRight w:val="0"/>
                      <w:marTop w:val="0"/>
                      <w:marBottom w:val="0"/>
                      <w:divBdr>
                        <w:top w:val="none" w:sz="0" w:space="0" w:color="auto"/>
                        <w:left w:val="none" w:sz="0" w:space="0" w:color="auto"/>
                        <w:bottom w:val="none" w:sz="0" w:space="0" w:color="auto"/>
                        <w:right w:val="none" w:sz="0" w:space="0" w:color="auto"/>
                      </w:divBdr>
                    </w:div>
                    <w:div w:id="209340125">
                      <w:marLeft w:val="0"/>
                      <w:marRight w:val="0"/>
                      <w:marTop w:val="0"/>
                      <w:marBottom w:val="0"/>
                      <w:divBdr>
                        <w:top w:val="none" w:sz="0" w:space="0" w:color="auto"/>
                        <w:left w:val="none" w:sz="0" w:space="0" w:color="auto"/>
                        <w:bottom w:val="none" w:sz="0" w:space="0" w:color="auto"/>
                        <w:right w:val="none" w:sz="0" w:space="0" w:color="auto"/>
                      </w:divBdr>
                    </w:div>
                    <w:div w:id="1376196468">
                      <w:marLeft w:val="0"/>
                      <w:marRight w:val="0"/>
                      <w:marTop w:val="0"/>
                      <w:marBottom w:val="0"/>
                      <w:divBdr>
                        <w:top w:val="none" w:sz="0" w:space="0" w:color="auto"/>
                        <w:left w:val="none" w:sz="0" w:space="0" w:color="auto"/>
                        <w:bottom w:val="none" w:sz="0" w:space="0" w:color="auto"/>
                        <w:right w:val="none" w:sz="0" w:space="0" w:color="auto"/>
                      </w:divBdr>
                      <w:divsChild>
                        <w:div w:id="166180616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27825943">
                              <w:marLeft w:val="0"/>
                              <w:marRight w:val="0"/>
                              <w:marTop w:val="0"/>
                              <w:marBottom w:val="0"/>
                              <w:divBdr>
                                <w:top w:val="none" w:sz="0" w:space="0" w:color="auto"/>
                                <w:left w:val="none" w:sz="0" w:space="0" w:color="auto"/>
                                <w:bottom w:val="none" w:sz="0" w:space="0" w:color="auto"/>
                                <w:right w:val="none" w:sz="0" w:space="0" w:color="auto"/>
                              </w:divBdr>
                              <w:divsChild>
                                <w:div w:id="9719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464964">
                      <w:marLeft w:val="0"/>
                      <w:marRight w:val="0"/>
                      <w:marTop w:val="0"/>
                      <w:marBottom w:val="0"/>
                      <w:divBdr>
                        <w:top w:val="none" w:sz="0" w:space="0" w:color="auto"/>
                        <w:left w:val="none" w:sz="0" w:space="0" w:color="auto"/>
                        <w:bottom w:val="none" w:sz="0" w:space="0" w:color="auto"/>
                        <w:right w:val="none" w:sz="0" w:space="0" w:color="auto"/>
                      </w:divBdr>
                    </w:div>
                  </w:divsChild>
                </w:div>
                <w:div w:id="1154953436">
                  <w:marLeft w:val="0"/>
                  <w:marRight w:val="0"/>
                  <w:marTop w:val="0"/>
                  <w:marBottom w:val="0"/>
                  <w:divBdr>
                    <w:top w:val="none" w:sz="0" w:space="0" w:color="auto"/>
                    <w:left w:val="none" w:sz="0" w:space="0" w:color="auto"/>
                    <w:bottom w:val="none" w:sz="0" w:space="0" w:color="auto"/>
                    <w:right w:val="none" w:sz="0" w:space="0" w:color="auto"/>
                  </w:divBdr>
                  <w:divsChild>
                    <w:div w:id="306208655">
                      <w:marLeft w:val="0"/>
                      <w:marRight w:val="0"/>
                      <w:marTop w:val="0"/>
                      <w:marBottom w:val="0"/>
                      <w:divBdr>
                        <w:top w:val="none" w:sz="0" w:space="0" w:color="auto"/>
                        <w:left w:val="none" w:sz="0" w:space="0" w:color="auto"/>
                        <w:bottom w:val="none" w:sz="0" w:space="0" w:color="auto"/>
                        <w:right w:val="none" w:sz="0" w:space="0" w:color="auto"/>
                      </w:divBdr>
                    </w:div>
                    <w:div w:id="283393665">
                      <w:marLeft w:val="0"/>
                      <w:marRight w:val="0"/>
                      <w:marTop w:val="0"/>
                      <w:marBottom w:val="0"/>
                      <w:divBdr>
                        <w:top w:val="none" w:sz="0" w:space="0" w:color="auto"/>
                        <w:left w:val="none" w:sz="0" w:space="0" w:color="auto"/>
                        <w:bottom w:val="none" w:sz="0" w:space="0" w:color="auto"/>
                        <w:right w:val="none" w:sz="0" w:space="0" w:color="auto"/>
                      </w:divBdr>
                    </w:div>
                    <w:div w:id="32389049">
                      <w:marLeft w:val="0"/>
                      <w:marRight w:val="0"/>
                      <w:marTop w:val="0"/>
                      <w:marBottom w:val="0"/>
                      <w:divBdr>
                        <w:top w:val="none" w:sz="0" w:space="0" w:color="auto"/>
                        <w:left w:val="none" w:sz="0" w:space="0" w:color="auto"/>
                        <w:bottom w:val="none" w:sz="0" w:space="0" w:color="auto"/>
                        <w:right w:val="none" w:sz="0" w:space="0" w:color="auto"/>
                      </w:divBdr>
                      <w:divsChild>
                        <w:div w:id="1955018360">
                          <w:marLeft w:val="0"/>
                          <w:marRight w:val="0"/>
                          <w:marTop w:val="0"/>
                          <w:marBottom w:val="0"/>
                          <w:divBdr>
                            <w:top w:val="none" w:sz="0" w:space="0" w:color="auto"/>
                            <w:left w:val="none" w:sz="0" w:space="0" w:color="auto"/>
                            <w:bottom w:val="none" w:sz="0" w:space="0" w:color="auto"/>
                            <w:right w:val="none" w:sz="0" w:space="0" w:color="auto"/>
                          </w:divBdr>
                        </w:div>
                        <w:div w:id="561404368">
                          <w:marLeft w:val="0"/>
                          <w:marRight w:val="0"/>
                          <w:marTop w:val="0"/>
                          <w:marBottom w:val="0"/>
                          <w:divBdr>
                            <w:top w:val="none" w:sz="0" w:space="0" w:color="auto"/>
                            <w:left w:val="none" w:sz="0" w:space="0" w:color="auto"/>
                            <w:bottom w:val="none" w:sz="0" w:space="0" w:color="auto"/>
                            <w:right w:val="none" w:sz="0" w:space="0" w:color="auto"/>
                          </w:divBdr>
                        </w:div>
                        <w:div w:id="698823244">
                          <w:marLeft w:val="0"/>
                          <w:marRight w:val="0"/>
                          <w:marTop w:val="0"/>
                          <w:marBottom w:val="0"/>
                          <w:divBdr>
                            <w:top w:val="none" w:sz="0" w:space="0" w:color="auto"/>
                            <w:left w:val="none" w:sz="0" w:space="0" w:color="auto"/>
                            <w:bottom w:val="none" w:sz="0" w:space="0" w:color="auto"/>
                            <w:right w:val="none" w:sz="0" w:space="0" w:color="auto"/>
                          </w:divBdr>
                          <w:divsChild>
                            <w:div w:id="129698265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0666719">
                                  <w:marLeft w:val="0"/>
                                  <w:marRight w:val="0"/>
                                  <w:marTop w:val="0"/>
                                  <w:marBottom w:val="0"/>
                                  <w:divBdr>
                                    <w:top w:val="none" w:sz="0" w:space="0" w:color="auto"/>
                                    <w:left w:val="none" w:sz="0" w:space="0" w:color="auto"/>
                                    <w:bottom w:val="none" w:sz="0" w:space="0" w:color="auto"/>
                                    <w:right w:val="none" w:sz="0" w:space="0" w:color="auto"/>
                                  </w:divBdr>
                                  <w:divsChild>
                                    <w:div w:id="865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06280">
                          <w:marLeft w:val="0"/>
                          <w:marRight w:val="0"/>
                          <w:marTop w:val="0"/>
                          <w:marBottom w:val="0"/>
                          <w:divBdr>
                            <w:top w:val="none" w:sz="0" w:space="0" w:color="auto"/>
                            <w:left w:val="none" w:sz="0" w:space="0" w:color="auto"/>
                            <w:bottom w:val="none" w:sz="0" w:space="0" w:color="auto"/>
                            <w:right w:val="none" w:sz="0" w:space="0" w:color="auto"/>
                          </w:divBdr>
                        </w:div>
                        <w:div w:id="1384450028">
                          <w:marLeft w:val="0"/>
                          <w:marRight w:val="0"/>
                          <w:marTop w:val="0"/>
                          <w:marBottom w:val="0"/>
                          <w:divBdr>
                            <w:top w:val="none" w:sz="0" w:space="0" w:color="auto"/>
                            <w:left w:val="none" w:sz="0" w:space="0" w:color="auto"/>
                            <w:bottom w:val="none" w:sz="0" w:space="0" w:color="auto"/>
                            <w:right w:val="none" w:sz="0" w:space="0" w:color="auto"/>
                          </w:divBdr>
                          <w:divsChild>
                            <w:div w:id="166782956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21806442">
                                  <w:marLeft w:val="0"/>
                                  <w:marRight w:val="0"/>
                                  <w:marTop w:val="0"/>
                                  <w:marBottom w:val="0"/>
                                  <w:divBdr>
                                    <w:top w:val="none" w:sz="0" w:space="0" w:color="auto"/>
                                    <w:left w:val="none" w:sz="0" w:space="0" w:color="auto"/>
                                    <w:bottom w:val="none" w:sz="0" w:space="0" w:color="auto"/>
                                    <w:right w:val="none" w:sz="0" w:space="0" w:color="auto"/>
                                  </w:divBdr>
                                  <w:divsChild>
                                    <w:div w:id="17724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064194">
                          <w:marLeft w:val="0"/>
                          <w:marRight w:val="0"/>
                          <w:marTop w:val="0"/>
                          <w:marBottom w:val="0"/>
                          <w:divBdr>
                            <w:top w:val="none" w:sz="0" w:space="0" w:color="auto"/>
                            <w:left w:val="none" w:sz="0" w:space="0" w:color="auto"/>
                            <w:bottom w:val="none" w:sz="0" w:space="0" w:color="auto"/>
                            <w:right w:val="none" w:sz="0" w:space="0" w:color="auto"/>
                          </w:divBdr>
                        </w:div>
                        <w:div w:id="1844935731">
                          <w:marLeft w:val="0"/>
                          <w:marRight w:val="0"/>
                          <w:marTop w:val="0"/>
                          <w:marBottom w:val="0"/>
                          <w:divBdr>
                            <w:top w:val="none" w:sz="0" w:space="0" w:color="auto"/>
                            <w:left w:val="none" w:sz="0" w:space="0" w:color="auto"/>
                            <w:bottom w:val="none" w:sz="0" w:space="0" w:color="auto"/>
                            <w:right w:val="none" w:sz="0" w:space="0" w:color="auto"/>
                          </w:divBdr>
                          <w:divsChild>
                            <w:div w:id="18313624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0149130">
                                  <w:marLeft w:val="0"/>
                                  <w:marRight w:val="0"/>
                                  <w:marTop w:val="0"/>
                                  <w:marBottom w:val="0"/>
                                  <w:divBdr>
                                    <w:top w:val="none" w:sz="0" w:space="0" w:color="auto"/>
                                    <w:left w:val="none" w:sz="0" w:space="0" w:color="auto"/>
                                    <w:bottom w:val="none" w:sz="0" w:space="0" w:color="auto"/>
                                    <w:right w:val="none" w:sz="0" w:space="0" w:color="auto"/>
                                  </w:divBdr>
                                  <w:divsChild>
                                    <w:div w:id="104143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6445">
                          <w:marLeft w:val="0"/>
                          <w:marRight w:val="0"/>
                          <w:marTop w:val="0"/>
                          <w:marBottom w:val="0"/>
                          <w:divBdr>
                            <w:top w:val="none" w:sz="0" w:space="0" w:color="auto"/>
                            <w:left w:val="none" w:sz="0" w:space="0" w:color="auto"/>
                            <w:bottom w:val="none" w:sz="0" w:space="0" w:color="auto"/>
                            <w:right w:val="none" w:sz="0" w:space="0" w:color="auto"/>
                          </w:divBdr>
                        </w:div>
                        <w:div w:id="1158032813">
                          <w:marLeft w:val="0"/>
                          <w:marRight w:val="0"/>
                          <w:marTop w:val="0"/>
                          <w:marBottom w:val="0"/>
                          <w:divBdr>
                            <w:top w:val="none" w:sz="0" w:space="0" w:color="auto"/>
                            <w:left w:val="none" w:sz="0" w:space="0" w:color="auto"/>
                            <w:bottom w:val="none" w:sz="0" w:space="0" w:color="auto"/>
                            <w:right w:val="none" w:sz="0" w:space="0" w:color="auto"/>
                          </w:divBdr>
                        </w:div>
                        <w:div w:id="1519277333">
                          <w:marLeft w:val="0"/>
                          <w:marRight w:val="0"/>
                          <w:marTop w:val="0"/>
                          <w:marBottom w:val="0"/>
                          <w:divBdr>
                            <w:top w:val="none" w:sz="0" w:space="0" w:color="auto"/>
                            <w:left w:val="none" w:sz="0" w:space="0" w:color="auto"/>
                            <w:bottom w:val="none" w:sz="0" w:space="0" w:color="auto"/>
                            <w:right w:val="none" w:sz="0" w:space="0" w:color="auto"/>
                          </w:divBdr>
                        </w:div>
                        <w:div w:id="873807646">
                          <w:marLeft w:val="0"/>
                          <w:marRight w:val="0"/>
                          <w:marTop w:val="0"/>
                          <w:marBottom w:val="0"/>
                          <w:divBdr>
                            <w:top w:val="none" w:sz="0" w:space="0" w:color="auto"/>
                            <w:left w:val="none" w:sz="0" w:space="0" w:color="auto"/>
                            <w:bottom w:val="none" w:sz="0" w:space="0" w:color="auto"/>
                            <w:right w:val="none" w:sz="0" w:space="0" w:color="auto"/>
                          </w:divBdr>
                        </w:div>
                        <w:div w:id="245110442">
                          <w:marLeft w:val="0"/>
                          <w:marRight w:val="0"/>
                          <w:marTop w:val="450"/>
                          <w:marBottom w:val="450"/>
                          <w:divBdr>
                            <w:top w:val="none" w:sz="0" w:space="0" w:color="auto"/>
                            <w:left w:val="single" w:sz="24" w:space="0" w:color="6DB33F"/>
                            <w:bottom w:val="none" w:sz="0" w:space="0" w:color="auto"/>
                            <w:right w:val="none" w:sz="0" w:space="0" w:color="auto"/>
                          </w:divBdr>
                          <w:divsChild>
                            <w:div w:id="1941451498">
                              <w:marLeft w:val="0"/>
                              <w:marRight w:val="0"/>
                              <w:marTop w:val="0"/>
                              <w:marBottom w:val="0"/>
                              <w:divBdr>
                                <w:top w:val="none" w:sz="0" w:space="0" w:color="auto"/>
                                <w:left w:val="none" w:sz="0" w:space="0" w:color="auto"/>
                                <w:bottom w:val="none" w:sz="0" w:space="0" w:color="auto"/>
                                <w:right w:val="none" w:sz="0" w:space="0" w:color="auto"/>
                              </w:divBdr>
                            </w:div>
                            <w:div w:id="1808468587">
                              <w:marLeft w:val="0"/>
                              <w:marRight w:val="0"/>
                              <w:marTop w:val="0"/>
                              <w:marBottom w:val="0"/>
                              <w:divBdr>
                                <w:top w:val="none" w:sz="0" w:space="0" w:color="auto"/>
                                <w:left w:val="none" w:sz="0" w:space="0" w:color="auto"/>
                                <w:bottom w:val="none" w:sz="0" w:space="0" w:color="auto"/>
                                <w:right w:val="none" w:sz="0" w:space="0" w:color="auto"/>
                              </w:divBdr>
                              <w:divsChild>
                                <w:div w:id="4717563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02724328">
                                      <w:marLeft w:val="0"/>
                                      <w:marRight w:val="0"/>
                                      <w:marTop w:val="0"/>
                                      <w:marBottom w:val="0"/>
                                      <w:divBdr>
                                        <w:top w:val="none" w:sz="0" w:space="0" w:color="auto"/>
                                        <w:left w:val="none" w:sz="0" w:space="0" w:color="auto"/>
                                        <w:bottom w:val="none" w:sz="0" w:space="0" w:color="auto"/>
                                        <w:right w:val="none" w:sz="0" w:space="0" w:color="auto"/>
                                      </w:divBdr>
                                      <w:divsChild>
                                        <w:div w:id="11860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86579">
                              <w:marLeft w:val="0"/>
                              <w:marRight w:val="0"/>
                              <w:marTop w:val="0"/>
                              <w:marBottom w:val="0"/>
                              <w:divBdr>
                                <w:top w:val="none" w:sz="0" w:space="0" w:color="auto"/>
                                <w:left w:val="none" w:sz="0" w:space="0" w:color="auto"/>
                                <w:bottom w:val="none" w:sz="0" w:space="0" w:color="auto"/>
                                <w:right w:val="none" w:sz="0" w:space="0" w:color="auto"/>
                              </w:divBdr>
                            </w:div>
                          </w:divsChild>
                        </w:div>
                        <w:div w:id="33164059">
                          <w:marLeft w:val="0"/>
                          <w:marRight w:val="0"/>
                          <w:marTop w:val="0"/>
                          <w:marBottom w:val="0"/>
                          <w:divBdr>
                            <w:top w:val="none" w:sz="0" w:space="0" w:color="auto"/>
                            <w:left w:val="none" w:sz="0" w:space="0" w:color="auto"/>
                            <w:bottom w:val="none" w:sz="0" w:space="0" w:color="auto"/>
                            <w:right w:val="none" w:sz="0" w:space="0" w:color="auto"/>
                          </w:divBdr>
                        </w:div>
                        <w:div w:id="616527311">
                          <w:marLeft w:val="0"/>
                          <w:marRight w:val="0"/>
                          <w:marTop w:val="0"/>
                          <w:marBottom w:val="0"/>
                          <w:divBdr>
                            <w:top w:val="none" w:sz="0" w:space="0" w:color="auto"/>
                            <w:left w:val="none" w:sz="0" w:space="0" w:color="auto"/>
                            <w:bottom w:val="none" w:sz="0" w:space="0" w:color="auto"/>
                            <w:right w:val="none" w:sz="0" w:space="0" w:color="auto"/>
                          </w:divBdr>
                          <w:divsChild>
                            <w:div w:id="14309277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802502535">
                                  <w:marLeft w:val="0"/>
                                  <w:marRight w:val="0"/>
                                  <w:marTop w:val="0"/>
                                  <w:marBottom w:val="0"/>
                                  <w:divBdr>
                                    <w:top w:val="none" w:sz="0" w:space="0" w:color="auto"/>
                                    <w:left w:val="none" w:sz="0" w:space="0" w:color="auto"/>
                                    <w:bottom w:val="none" w:sz="0" w:space="0" w:color="auto"/>
                                    <w:right w:val="none" w:sz="0" w:space="0" w:color="auto"/>
                                  </w:divBdr>
                                  <w:divsChild>
                                    <w:div w:id="65537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30052">
                          <w:marLeft w:val="0"/>
                          <w:marRight w:val="0"/>
                          <w:marTop w:val="0"/>
                          <w:marBottom w:val="0"/>
                          <w:divBdr>
                            <w:top w:val="none" w:sz="0" w:space="0" w:color="auto"/>
                            <w:left w:val="none" w:sz="0" w:space="0" w:color="auto"/>
                            <w:bottom w:val="none" w:sz="0" w:space="0" w:color="auto"/>
                            <w:right w:val="none" w:sz="0" w:space="0" w:color="auto"/>
                          </w:divBdr>
                        </w:div>
                        <w:div w:id="855553">
                          <w:marLeft w:val="0"/>
                          <w:marRight w:val="0"/>
                          <w:marTop w:val="0"/>
                          <w:marBottom w:val="0"/>
                          <w:divBdr>
                            <w:top w:val="none" w:sz="0" w:space="0" w:color="auto"/>
                            <w:left w:val="none" w:sz="0" w:space="0" w:color="auto"/>
                            <w:bottom w:val="none" w:sz="0" w:space="0" w:color="auto"/>
                            <w:right w:val="none" w:sz="0" w:space="0" w:color="auto"/>
                          </w:divBdr>
                          <w:divsChild>
                            <w:div w:id="190803518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86953797">
                                  <w:marLeft w:val="0"/>
                                  <w:marRight w:val="0"/>
                                  <w:marTop w:val="0"/>
                                  <w:marBottom w:val="0"/>
                                  <w:divBdr>
                                    <w:top w:val="none" w:sz="0" w:space="0" w:color="auto"/>
                                    <w:left w:val="none" w:sz="0" w:space="0" w:color="auto"/>
                                    <w:bottom w:val="none" w:sz="0" w:space="0" w:color="auto"/>
                                    <w:right w:val="none" w:sz="0" w:space="0" w:color="auto"/>
                                  </w:divBdr>
                                  <w:divsChild>
                                    <w:div w:id="928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994136">
                          <w:marLeft w:val="0"/>
                          <w:marRight w:val="0"/>
                          <w:marTop w:val="0"/>
                          <w:marBottom w:val="0"/>
                          <w:divBdr>
                            <w:top w:val="none" w:sz="0" w:space="0" w:color="auto"/>
                            <w:left w:val="none" w:sz="0" w:space="0" w:color="auto"/>
                            <w:bottom w:val="none" w:sz="0" w:space="0" w:color="auto"/>
                            <w:right w:val="none" w:sz="0" w:space="0" w:color="auto"/>
                          </w:divBdr>
                        </w:div>
                        <w:div w:id="1884978010">
                          <w:marLeft w:val="0"/>
                          <w:marRight w:val="0"/>
                          <w:marTop w:val="0"/>
                          <w:marBottom w:val="0"/>
                          <w:divBdr>
                            <w:top w:val="none" w:sz="0" w:space="0" w:color="auto"/>
                            <w:left w:val="none" w:sz="0" w:space="0" w:color="auto"/>
                            <w:bottom w:val="none" w:sz="0" w:space="0" w:color="auto"/>
                            <w:right w:val="none" w:sz="0" w:space="0" w:color="auto"/>
                          </w:divBdr>
                          <w:divsChild>
                            <w:div w:id="1256592258">
                              <w:marLeft w:val="0"/>
                              <w:marRight w:val="0"/>
                              <w:marTop w:val="0"/>
                              <w:marBottom w:val="300"/>
                              <w:divBdr>
                                <w:top w:val="single" w:sz="6" w:space="15" w:color="E6E6E6"/>
                                <w:left w:val="single" w:sz="6" w:space="15" w:color="E6E6E6"/>
                                <w:bottom w:val="single" w:sz="6" w:space="15" w:color="E6E6E6"/>
                                <w:right w:val="single" w:sz="6" w:space="15" w:color="E6E6E6"/>
                              </w:divBdr>
                              <w:divsChild>
                                <w:div w:id="819928071">
                                  <w:marLeft w:val="0"/>
                                  <w:marRight w:val="0"/>
                                  <w:marTop w:val="0"/>
                                  <w:marBottom w:val="0"/>
                                  <w:divBdr>
                                    <w:top w:val="none" w:sz="0" w:space="0" w:color="auto"/>
                                    <w:left w:val="none" w:sz="0" w:space="0" w:color="auto"/>
                                    <w:bottom w:val="none" w:sz="0" w:space="0" w:color="auto"/>
                                    <w:right w:val="none" w:sz="0" w:space="0" w:color="auto"/>
                                  </w:divBdr>
                                  <w:divsChild>
                                    <w:div w:id="3355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92315">
                          <w:marLeft w:val="0"/>
                          <w:marRight w:val="0"/>
                          <w:marTop w:val="450"/>
                          <w:marBottom w:val="450"/>
                          <w:divBdr>
                            <w:top w:val="none" w:sz="0" w:space="0" w:color="auto"/>
                            <w:left w:val="single" w:sz="24" w:space="0" w:color="6DB33F"/>
                            <w:bottom w:val="none" w:sz="0" w:space="0" w:color="auto"/>
                            <w:right w:val="none" w:sz="0" w:space="0" w:color="auto"/>
                          </w:divBdr>
                        </w:div>
                        <w:div w:id="1425421173">
                          <w:marLeft w:val="0"/>
                          <w:marRight w:val="0"/>
                          <w:marTop w:val="0"/>
                          <w:marBottom w:val="0"/>
                          <w:divBdr>
                            <w:top w:val="none" w:sz="0" w:space="0" w:color="auto"/>
                            <w:left w:val="none" w:sz="0" w:space="0" w:color="auto"/>
                            <w:bottom w:val="none" w:sz="0" w:space="0" w:color="auto"/>
                            <w:right w:val="none" w:sz="0" w:space="0" w:color="auto"/>
                          </w:divBdr>
                          <w:divsChild>
                            <w:div w:id="1859151184">
                              <w:marLeft w:val="0"/>
                              <w:marRight w:val="0"/>
                              <w:marTop w:val="0"/>
                              <w:marBottom w:val="0"/>
                              <w:divBdr>
                                <w:top w:val="none" w:sz="0" w:space="0" w:color="auto"/>
                                <w:left w:val="none" w:sz="0" w:space="0" w:color="auto"/>
                                <w:bottom w:val="none" w:sz="0" w:space="0" w:color="auto"/>
                                <w:right w:val="none" w:sz="0" w:space="0" w:color="auto"/>
                              </w:divBdr>
                            </w:div>
                          </w:divsChild>
                        </w:div>
                        <w:div w:id="1777556823">
                          <w:marLeft w:val="0"/>
                          <w:marRight w:val="0"/>
                          <w:marTop w:val="0"/>
                          <w:marBottom w:val="0"/>
                          <w:divBdr>
                            <w:top w:val="none" w:sz="0" w:space="0" w:color="auto"/>
                            <w:left w:val="none" w:sz="0" w:space="0" w:color="auto"/>
                            <w:bottom w:val="none" w:sz="0" w:space="0" w:color="auto"/>
                            <w:right w:val="none" w:sz="0" w:space="0" w:color="auto"/>
                          </w:divBdr>
                          <w:divsChild>
                            <w:div w:id="838036106">
                              <w:marLeft w:val="0"/>
                              <w:marRight w:val="0"/>
                              <w:marTop w:val="0"/>
                              <w:marBottom w:val="0"/>
                              <w:divBdr>
                                <w:top w:val="none" w:sz="0" w:space="0" w:color="auto"/>
                                <w:left w:val="none" w:sz="0" w:space="0" w:color="auto"/>
                                <w:bottom w:val="none" w:sz="0" w:space="0" w:color="auto"/>
                                <w:right w:val="none" w:sz="0" w:space="0" w:color="auto"/>
                              </w:divBdr>
                            </w:div>
                            <w:div w:id="1238443266">
                              <w:marLeft w:val="0"/>
                              <w:marRight w:val="0"/>
                              <w:marTop w:val="0"/>
                              <w:marBottom w:val="0"/>
                              <w:divBdr>
                                <w:top w:val="none" w:sz="0" w:space="0" w:color="auto"/>
                                <w:left w:val="none" w:sz="0" w:space="0" w:color="auto"/>
                                <w:bottom w:val="none" w:sz="0" w:space="0" w:color="auto"/>
                                <w:right w:val="none" w:sz="0" w:space="0" w:color="auto"/>
                              </w:divBdr>
                            </w:div>
                            <w:div w:id="143486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7293">
                      <w:marLeft w:val="0"/>
                      <w:marRight w:val="0"/>
                      <w:marTop w:val="0"/>
                      <w:marBottom w:val="0"/>
                      <w:divBdr>
                        <w:top w:val="none" w:sz="0" w:space="0" w:color="auto"/>
                        <w:left w:val="none" w:sz="0" w:space="0" w:color="auto"/>
                        <w:bottom w:val="none" w:sz="0" w:space="0" w:color="auto"/>
                        <w:right w:val="none" w:sz="0" w:space="0" w:color="auto"/>
                      </w:divBdr>
                      <w:divsChild>
                        <w:div w:id="1003357201">
                          <w:marLeft w:val="0"/>
                          <w:marRight w:val="0"/>
                          <w:marTop w:val="0"/>
                          <w:marBottom w:val="0"/>
                          <w:divBdr>
                            <w:top w:val="none" w:sz="0" w:space="0" w:color="auto"/>
                            <w:left w:val="none" w:sz="0" w:space="0" w:color="auto"/>
                            <w:bottom w:val="none" w:sz="0" w:space="0" w:color="auto"/>
                            <w:right w:val="none" w:sz="0" w:space="0" w:color="auto"/>
                          </w:divBdr>
                        </w:div>
                        <w:div w:id="94180370">
                          <w:marLeft w:val="0"/>
                          <w:marRight w:val="0"/>
                          <w:marTop w:val="0"/>
                          <w:marBottom w:val="0"/>
                          <w:divBdr>
                            <w:top w:val="none" w:sz="0" w:space="0" w:color="auto"/>
                            <w:left w:val="none" w:sz="0" w:space="0" w:color="auto"/>
                            <w:bottom w:val="none" w:sz="0" w:space="0" w:color="auto"/>
                            <w:right w:val="none" w:sz="0" w:space="0" w:color="auto"/>
                          </w:divBdr>
                        </w:div>
                        <w:div w:id="2079553710">
                          <w:marLeft w:val="0"/>
                          <w:marRight w:val="0"/>
                          <w:marTop w:val="0"/>
                          <w:marBottom w:val="0"/>
                          <w:divBdr>
                            <w:top w:val="none" w:sz="0" w:space="0" w:color="auto"/>
                            <w:left w:val="none" w:sz="0" w:space="0" w:color="auto"/>
                            <w:bottom w:val="none" w:sz="0" w:space="0" w:color="auto"/>
                            <w:right w:val="none" w:sz="0" w:space="0" w:color="auto"/>
                          </w:divBdr>
                        </w:div>
                        <w:div w:id="1614243888">
                          <w:marLeft w:val="0"/>
                          <w:marRight w:val="0"/>
                          <w:marTop w:val="0"/>
                          <w:marBottom w:val="0"/>
                          <w:divBdr>
                            <w:top w:val="none" w:sz="0" w:space="0" w:color="auto"/>
                            <w:left w:val="none" w:sz="0" w:space="0" w:color="auto"/>
                            <w:bottom w:val="none" w:sz="0" w:space="0" w:color="auto"/>
                            <w:right w:val="none" w:sz="0" w:space="0" w:color="auto"/>
                          </w:divBdr>
                        </w:div>
                        <w:div w:id="1655795182">
                          <w:marLeft w:val="0"/>
                          <w:marRight w:val="0"/>
                          <w:marTop w:val="450"/>
                          <w:marBottom w:val="450"/>
                          <w:divBdr>
                            <w:top w:val="none" w:sz="0" w:space="0" w:color="auto"/>
                            <w:left w:val="single" w:sz="24" w:space="0" w:color="6DB33F"/>
                            <w:bottom w:val="none" w:sz="0" w:space="0" w:color="auto"/>
                            <w:right w:val="none" w:sz="0" w:space="0" w:color="auto"/>
                          </w:divBdr>
                        </w:div>
                        <w:div w:id="1731809376">
                          <w:marLeft w:val="0"/>
                          <w:marRight w:val="0"/>
                          <w:marTop w:val="0"/>
                          <w:marBottom w:val="0"/>
                          <w:divBdr>
                            <w:top w:val="none" w:sz="0" w:space="0" w:color="auto"/>
                            <w:left w:val="none" w:sz="0" w:space="0" w:color="auto"/>
                            <w:bottom w:val="none" w:sz="0" w:space="0" w:color="auto"/>
                            <w:right w:val="none" w:sz="0" w:space="0" w:color="auto"/>
                          </w:divBdr>
                        </w:div>
                        <w:div w:id="122425946">
                          <w:marLeft w:val="0"/>
                          <w:marRight w:val="0"/>
                          <w:marTop w:val="0"/>
                          <w:marBottom w:val="0"/>
                          <w:divBdr>
                            <w:top w:val="none" w:sz="0" w:space="0" w:color="auto"/>
                            <w:left w:val="none" w:sz="0" w:space="0" w:color="auto"/>
                            <w:bottom w:val="none" w:sz="0" w:space="0" w:color="auto"/>
                            <w:right w:val="none" w:sz="0" w:space="0" w:color="auto"/>
                          </w:divBdr>
                          <w:divsChild>
                            <w:div w:id="124788633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61784350">
                                  <w:marLeft w:val="0"/>
                                  <w:marRight w:val="0"/>
                                  <w:marTop w:val="0"/>
                                  <w:marBottom w:val="0"/>
                                  <w:divBdr>
                                    <w:top w:val="none" w:sz="0" w:space="0" w:color="auto"/>
                                    <w:left w:val="none" w:sz="0" w:space="0" w:color="auto"/>
                                    <w:bottom w:val="none" w:sz="0" w:space="0" w:color="auto"/>
                                    <w:right w:val="none" w:sz="0" w:space="0" w:color="auto"/>
                                  </w:divBdr>
                                  <w:divsChild>
                                    <w:div w:id="5756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42913">
                      <w:marLeft w:val="0"/>
                      <w:marRight w:val="0"/>
                      <w:marTop w:val="0"/>
                      <w:marBottom w:val="0"/>
                      <w:divBdr>
                        <w:top w:val="none" w:sz="0" w:space="0" w:color="auto"/>
                        <w:left w:val="none" w:sz="0" w:space="0" w:color="auto"/>
                        <w:bottom w:val="none" w:sz="0" w:space="0" w:color="auto"/>
                        <w:right w:val="none" w:sz="0" w:space="0" w:color="auto"/>
                      </w:divBdr>
                      <w:divsChild>
                        <w:div w:id="478377800">
                          <w:marLeft w:val="0"/>
                          <w:marRight w:val="0"/>
                          <w:marTop w:val="0"/>
                          <w:marBottom w:val="0"/>
                          <w:divBdr>
                            <w:top w:val="none" w:sz="0" w:space="0" w:color="auto"/>
                            <w:left w:val="none" w:sz="0" w:space="0" w:color="auto"/>
                            <w:bottom w:val="none" w:sz="0" w:space="0" w:color="auto"/>
                            <w:right w:val="none" w:sz="0" w:space="0" w:color="auto"/>
                          </w:divBdr>
                        </w:div>
                        <w:div w:id="714085018">
                          <w:marLeft w:val="0"/>
                          <w:marRight w:val="0"/>
                          <w:marTop w:val="0"/>
                          <w:marBottom w:val="0"/>
                          <w:divBdr>
                            <w:top w:val="none" w:sz="0" w:space="0" w:color="auto"/>
                            <w:left w:val="none" w:sz="0" w:space="0" w:color="auto"/>
                            <w:bottom w:val="none" w:sz="0" w:space="0" w:color="auto"/>
                            <w:right w:val="none" w:sz="0" w:space="0" w:color="auto"/>
                          </w:divBdr>
                        </w:div>
                        <w:div w:id="385184593">
                          <w:marLeft w:val="0"/>
                          <w:marRight w:val="0"/>
                          <w:marTop w:val="0"/>
                          <w:marBottom w:val="0"/>
                          <w:divBdr>
                            <w:top w:val="none" w:sz="0" w:space="0" w:color="auto"/>
                            <w:left w:val="none" w:sz="0" w:space="0" w:color="auto"/>
                            <w:bottom w:val="none" w:sz="0" w:space="0" w:color="auto"/>
                            <w:right w:val="none" w:sz="0" w:space="0" w:color="auto"/>
                          </w:divBdr>
                          <w:divsChild>
                            <w:div w:id="47398334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9573229">
                                  <w:marLeft w:val="0"/>
                                  <w:marRight w:val="0"/>
                                  <w:marTop w:val="0"/>
                                  <w:marBottom w:val="300"/>
                                  <w:divBdr>
                                    <w:top w:val="none" w:sz="0" w:space="0" w:color="auto"/>
                                    <w:left w:val="none" w:sz="0" w:space="0" w:color="auto"/>
                                    <w:bottom w:val="none" w:sz="0" w:space="0" w:color="auto"/>
                                    <w:right w:val="none" w:sz="0" w:space="0" w:color="auto"/>
                                  </w:divBdr>
                                  <w:divsChild>
                                    <w:div w:id="878277923">
                                      <w:marLeft w:val="0"/>
                                      <w:marRight w:val="0"/>
                                      <w:marTop w:val="0"/>
                                      <w:marBottom w:val="0"/>
                                      <w:divBdr>
                                        <w:top w:val="none" w:sz="0" w:space="0" w:color="auto"/>
                                        <w:left w:val="none" w:sz="0" w:space="0" w:color="auto"/>
                                        <w:bottom w:val="none" w:sz="0" w:space="0" w:color="auto"/>
                                        <w:right w:val="none" w:sz="0" w:space="0" w:color="auto"/>
                                      </w:divBdr>
                                    </w:div>
                                  </w:divsChild>
                                </w:div>
                                <w:div w:id="9690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3201">
                          <w:marLeft w:val="0"/>
                          <w:marRight w:val="0"/>
                          <w:marTop w:val="0"/>
                          <w:marBottom w:val="0"/>
                          <w:divBdr>
                            <w:top w:val="none" w:sz="0" w:space="0" w:color="auto"/>
                            <w:left w:val="none" w:sz="0" w:space="0" w:color="auto"/>
                            <w:bottom w:val="none" w:sz="0" w:space="0" w:color="auto"/>
                            <w:right w:val="none" w:sz="0" w:space="0" w:color="auto"/>
                          </w:divBdr>
                        </w:div>
                        <w:div w:id="83188109">
                          <w:marLeft w:val="0"/>
                          <w:marRight w:val="0"/>
                          <w:marTop w:val="0"/>
                          <w:marBottom w:val="0"/>
                          <w:divBdr>
                            <w:top w:val="none" w:sz="0" w:space="0" w:color="auto"/>
                            <w:left w:val="none" w:sz="0" w:space="0" w:color="auto"/>
                            <w:bottom w:val="none" w:sz="0" w:space="0" w:color="auto"/>
                            <w:right w:val="none" w:sz="0" w:space="0" w:color="auto"/>
                          </w:divBdr>
                        </w:div>
                        <w:div w:id="699090901">
                          <w:marLeft w:val="0"/>
                          <w:marRight w:val="0"/>
                          <w:marTop w:val="0"/>
                          <w:marBottom w:val="0"/>
                          <w:divBdr>
                            <w:top w:val="none" w:sz="0" w:space="0" w:color="auto"/>
                            <w:left w:val="none" w:sz="0" w:space="0" w:color="auto"/>
                            <w:bottom w:val="none" w:sz="0" w:space="0" w:color="auto"/>
                            <w:right w:val="none" w:sz="0" w:space="0" w:color="auto"/>
                          </w:divBdr>
                          <w:divsChild>
                            <w:div w:id="4306673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542720008">
                                  <w:marLeft w:val="0"/>
                                  <w:marRight w:val="0"/>
                                  <w:marTop w:val="0"/>
                                  <w:marBottom w:val="0"/>
                                  <w:divBdr>
                                    <w:top w:val="none" w:sz="0" w:space="0" w:color="auto"/>
                                    <w:left w:val="none" w:sz="0" w:space="0" w:color="auto"/>
                                    <w:bottom w:val="none" w:sz="0" w:space="0" w:color="auto"/>
                                    <w:right w:val="none" w:sz="0" w:space="0" w:color="auto"/>
                                  </w:divBdr>
                                  <w:divsChild>
                                    <w:div w:id="4412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375779">
                          <w:marLeft w:val="0"/>
                          <w:marRight w:val="0"/>
                          <w:marTop w:val="450"/>
                          <w:marBottom w:val="450"/>
                          <w:divBdr>
                            <w:top w:val="none" w:sz="0" w:space="0" w:color="auto"/>
                            <w:left w:val="single" w:sz="24" w:space="0" w:color="6DB33F"/>
                            <w:bottom w:val="none" w:sz="0" w:space="0" w:color="auto"/>
                            <w:right w:val="none" w:sz="0" w:space="0" w:color="auto"/>
                          </w:divBdr>
                        </w:div>
                      </w:divsChild>
                    </w:div>
                    <w:div w:id="419564810">
                      <w:marLeft w:val="0"/>
                      <w:marRight w:val="0"/>
                      <w:marTop w:val="0"/>
                      <w:marBottom w:val="0"/>
                      <w:divBdr>
                        <w:top w:val="none" w:sz="0" w:space="0" w:color="auto"/>
                        <w:left w:val="none" w:sz="0" w:space="0" w:color="auto"/>
                        <w:bottom w:val="none" w:sz="0" w:space="0" w:color="auto"/>
                        <w:right w:val="none" w:sz="0" w:space="0" w:color="auto"/>
                      </w:divBdr>
                      <w:divsChild>
                        <w:div w:id="87241832">
                          <w:marLeft w:val="0"/>
                          <w:marRight w:val="0"/>
                          <w:marTop w:val="0"/>
                          <w:marBottom w:val="0"/>
                          <w:divBdr>
                            <w:top w:val="none" w:sz="0" w:space="0" w:color="auto"/>
                            <w:left w:val="none" w:sz="0" w:space="0" w:color="auto"/>
                            <w:bottom w:val="none" w:sz="0" w:space="0" w:color="auto"/>
                            <w:right w:val="none" w:sz="0" w:space="0" w:color="auto"/>
                          </w:divBdr>
                        </w:div>
                        <w:div w:id="542601324">
                          <w:marLeft w:val="0"/>
                          <w:marRight w:val="0"/>
                          <w:marTop w:val="0"/>
                          <w:marBottom w:val="0"/>
                          <w:divBdr>
                            <w:top w:val="none" w:sz="0" w:space="0" w:color="auto"/>
                            <w:left w:val="none" w:sz="0" w:space="0" w:color="auto"/>
                            <w:bottom w:val="none" w:sz="0" w:space="0" w:color="auto"/>
                            <w:right w:val="none" w:sz="0" w:space="0" w:color="auto"/>
                          </w:divBdr>
                        </w:div>
                        <w:div w:id="458572227">
                          <w:marLeft w:val="0"/>
                          <w:marRight w:val="0"/>
                          <w:marTop w:val="0"/>
                          <w:marBottom w:val="0"/>
                          <w:divBdr>
                            <w:top w:val="none" w:sz="0" w:space="0" w:color="auto"/>
                            <w:left w:val="none" w:sz="0" w:space="0" w:color="auto"/>
                            <w:bottom w:val="none" w:sz="0" w:space="0" w:color="auto"/>
                            <w:right w:val="none" w:sz="0" w:space="0" w:color="auto"/>
                          </w:divBdr>
                        </w:div>
                        <w:div w:id="2045520628">
                          <w:marLeft w:val="0"/>
                          <w:marRight w:val="0"/>
                          <w:marTop w:val="0"/>
                          <w:marBottom w:val="0"/>
                          <w:divBdr>
                            <w:top w:val="none" w:sz="0" w:space="0" w:color="auto"/>
                            <w:left w:val="none" w:sz="0" w:space="0" w:color="auto"/>
                            <w:bottom w:val="none" w:sz="0" w:space="0" w:color="auto"/>
                            <w:right w:val="none" w:sz="0" w:space="0" w:color="auto"/>
                          </w:divBdr>
                        </w:div>
                        <w:div w:id="1803189113">
                          <w:marLeft w:val="0"/>
                          <w:marRight w:val="0"/>
                          <w:marTop w:val="0"/>
                          <w:marBottom w:val="0"/>
                          <w:divBdr>
                            <w:top w:val="none" w:sz="0" w:space="0" w:color="auto"/>
                            <w:left w:val="none" w:sz="0" w:space="0" w:color="auto"/>
                            <w:bottom w:val="none" w:sz="0" w:space="0" w:color="auto"/>
                            <w:right w:val="none" w:sz="0" w:space="0" w:color="auto"/>
                          </w:divBdr>
                          <w:divsChild>
                            <w:div w:id="1991253981">
                              <w:marLeft w:val="0"/>
                              <w:marRight w:val="0"/>
                              <w:marTop w:val="0"/>
                              <w:marBottom w:val="0"/>
                              <w:divBdr>
                                <w:top w:val="none" w:sz="0" w:space="0" w:color="auto"/>
                                <w:left w:val="none" w:sz="0" w:space="0" w:color="auto"/>
                                <w:bottom w:val="none" w:sz="0" w:space="0" w:color="auto"/>
                                <w:right w:val="none" w:sz="0" w:space="0" w:color="auto"/>
                              </w:divBdr>
                            </w:div>
                            <w:div w:id="875626749">
                              <w:marLeft w:val="0"/>
                              <w:marRight w:val="0"/>
                              <w:marTop w:val="450"/>
                              <w:marBottom w:val="450"/>
                              <w:divBdr>
                                <w:top w:val="none" w:sz="0" w:space="0" w:color="auto"/>
                                <w:left w:val="single" w:sz="24" w:space="0" w:color="6DB33F"/>
                                <w:bottom w:val="none" w:sz="0" w:space="0" w:color="auto"/>
                                <w:right w:val="none" w:sz="0" w:space="0" w:color="auto"/>
                              </w:divBdr>
                            </w:div>
                            <w:div w:id="58065472">
                              <w:marLeft w:val="0"/>
                              <w:marRight w:val="0"/>
                              <w:marTop w:val="0"/>
                              <w:marBottom w:val="0"/>
                              <w:divBdr>
                                <w:top w:val="none" w:sz="0" w:space="0" w:color="auto"/>
                                <w:left w:val="none" w:sz="0" w:space="0" w:color="auto"/>
                                <w:bottom w:val="none" w:sz="0" w:space="0" w:color="auto"/>
                                <w:right w:val="none" w:sz="0" w:space="0" w:color="auto"/>
                              </w:divBdr>
                            </w:div>
                            <w:div w:id="1659840329">
                              <w:marLeft w:val="0"/>
                              <w:marRight w:val="0"/>
                              <w:marTop w:val="0"/>
                              <w:marBottom w:val="0"/>
                              <w:divBdr>
                                <w:top w:val="none" w:sz="0" w:space="0" w:color="auto"/>
                                <w:left w:val="none" w:sz="0" w:space="0" w:color="auto"/>
                                <w:bottom w:val="none" w:sz="0" w:space="0" w:color="auto"/>
                                <w:right w:val="none" w:sz="0" w:space="0" w:color="auto"/>
                              </w:divBdr>
                              <w:divsChild>
                                <w:div w:id="10399402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7930736">
                                      <w:marLeft w:val="0"/>
                                      <w:marRight w:val="0"/>
                                      <w:marTop w:val="0"/>
                                      <w:marBottom w:val="0"/>
                                      <w:divBdr>
                                        <w:top w:val="none" w:sz="0" w:space="0" w:color="auto"/>
                                        <w:left w:val="none" w:sz="0" w:space="0" w:color="auto"/>
                                        <w:bottom w:val="none" w:sz="0" w:space="0" w:color="auto"/>
                                        <w:right w:val="none" w:sz="0" w:space="0" w:color="auto"/>
                                      </w:divBdr>
                                      <w:divsChild>
                                        <w:div w:id="118659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844485">
                              <w:marLeft w:val="0"/>
                              <w:marRight w:val="0"/>
                              <w:marTop w:val="0"/>
                              <w:marBottom w:val="0"/>
                              <w:divBdr>
                                <w:top w:val="none" w:sz="0" w:space="0" w:color="auto"/>
                                <w:left w:val="none" w:sz="0" w:space="0" w:color="auto"/>
                                <w:bottom w:val="none" w:sz="0" w:space="0" w:color="auto"/>
                                <w:right w:val="none" w:sz="0" w:space="0" w:color="auto"/>
                              </w:divBdr>
                            </w:div>
                            <w:div w:id="169226507">
                              <w:marLeft w:val="0"/>
                              <w:marRight w:val="0"/>
                              <w:marTop w:val="0"/>
                              <w:marBottom w:val="0"/>
                              <w:divBdr>
                                <w:top w:val="none" w:sz="0" w:space="0" w:color="auto"/>
                                <w:left w:val="none" w:sz="0" w:space="0" w:color="auto"/>
                                <w:bottom w:val="none" w:sz="0" w:space="0" w:color="auto"/>
                                <w:right w:val="none" w:sz="0" w:space="0" w:color="auto"/>
                              </w:divBdr>
                              <w:divsChild>
                                <w:div w:id="78492806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77966818">
                                      <w:marLeft w:val="0"/>
                                      <w:marRight w:val="0"/>
                                      <w:marTop w:val="0"/>
                                      <w:marBottom w:val="0"/>
                                      <w:divBdr>
                                        <w:top w:val="none" w:sz="0" w:space="0" w:color="auto"/>
                                        <w:left w:val="none" w:sz="0" w:space="0" w:color="auto"/>
                                        <w:bottom w:val="none" w:sz="0" w:space="0" w:color="auto"/>
                                        <w:right w:val="none" w:sz="0" w:space="0" w:color="auto"/>
                                      </w:divBdr>
                                      <w:divsChild>
                                        <w:div w:id="9357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5391">
                              <w:marLeft w:val="0"/>
                              <w:marRight w:val="0"/>
                              <w:marTop w:val="0"/>
                              <w:marBottom w:val="0"/>
                              <w:divBdr>
                                <w:top w:val="none" w:sz="0" w:space="0" w:color="auto"/>
                                <w:left w:val="none" w:sz="0" w:space="0" w:color="auto"/>
                                <w:bottom w:val="none" w:sz="0" w:space="0" w:color="auto"/>
                                <w:right w:val="none" w:sz="0" w:space="0" w:color="auto"/>
                              </w:divBdr>
                            </w:div>
                            <w:div w:id="1121605266">
                              <w:marLeft w:val="0"/>
                              <w:marRight w:val="0"/>
                              <w:marTop w:val="0"/>
                              <w:marBottom w:val="0"/>
                              <w:divBdr>
                                <w:top w:val="none" w:sz="0" w:space="0" w:color="auto"/>
                                <w:left w:val="none" w:sz="0" w:space="0" w:color="auto"/>
                                <w:bottom w:val="none" w:sz="0" w:space="0" w:color="auto"/>
                                <w:right w:val="none" w:sz="0" w:space="0" w:color="auto"/>
                              </w:divBdr>
                              <w:divsChild>
                                <w:div w:id="18472113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461114351">
                                      <w:marLeft w:val="0"/>
                                      <w:marRight w:val="0"/>
                                      <w:marTop w:val="0"/>
                                      <w:marBottom w:val="0"/>
                                      <w:divBdr>
                                        <w:top w:val="none" w:sz="0" w:space="0" w:color="auto"/>
                                        <w:left w:val="none" w:sz="0" w:space="0" w:color="auto"/>
                                        <w:bottom w:val="none" w:sz="0" w:space="0" w:color="auto"/>
                                        <w:right w:val="none" w:sz="0" w:space="0" w:color="auto"/>
                                      </w:divBdr>
                                      <w:divsChild>
                                        <w:div w:id="14629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910">
                              <w:marLeft w:val="0"/>
                              <w:marRight w:val="0"/>
                              <w:marTop w:val="0"/>
                              <w:marBottom w:val="0"/>
                              <w:divBdr>
                                <w:top w:val="none" w:sz="0" w:space="0" w:color="auto"/>
                                <w:left w:val="none" w:sz="0" w:space="0" w:color="auto"/>
                                <w:bottom w:val="none" w:sz="0" w:space="0" w:color="auto"/>
                                <w:right w:val="none" w:sz="0" w:space="0" w:color="auto"/>
                              </w:divBdr>
                            </w:div>
                            <w:div w:id="1707634857">
                              <w:marLeft w:val="0"/>
                              <w:marRight w:val="0"/>
                              <w:marTop w:val="0"/>
                              <w:marBottom w:val="0"/>
                              <w:divBdr>
                                <w:top w:val="none" w:sz="0" w:space="0" w:color="auto"/>
                                <w:left w:val="none" w:sz="0" w:space="0" w:color="auto"/>
                                <w:bottom w:val="none" w:sz="0" w:space="0" w:color="auto"/>
                                <w:right w:val="none" w:sz="0" w:space="0" w:color="auto"/>
                              </w:divBdr>
                              <w:divsChild>
                                <w:div w:id="1101712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3200605">
                                      <w:marLeft w:val="0"/>
                                      <w:marRight w:val="0"/>
                                      <w:marTop w:val="0"/>
                                      <w:marBottom w:val="0"/>
                                      <w:divBdr>
                                        <w:top w:val="none" w:sz="0" w:space="0" w:color="auto"/>
                                        <w:left w:val="none" w:sz="0" w:space="0" w:color="auto"/>
                                        <w:bottom w:val="none" w:sz="0" w:space="0" w:color="auto"/>
                                        <w:right w:val="none" w:sz="0" w:space="0" w:color="auto"/>
                                      </w:divBdr>
                                      <w:divsChild>
                                        <w:div w:id="17250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140306">
                              <w:marLeft w:val="0"/>
                              <w:marRight w:val="0"/>
                              <w:marTop w:val="0"/>
                              <w:marBottom w:val="0"/>
                              <w:divBdr>
                                <w:top w:val="none" w:sz="0" w:space="0" w:color="auto"/>
                                <w:left w:val="none" w:sz="0" w:space="0" w:color="auto"/>
                                <w:bottom w:val="none" w:sz="0" w:space="0" w:color="auto"/>
                                <w:right w:val="none" w:sz="0" w:space="0" w:color="auto"/>
                              </w:divBdr>
                            </w:div>
                            <w:div w:id="1119953892">
                              <w:marLeft w:val="0"/>
                              <w:marRight w:val="0"/>
                              <w:marTop w:val="0"/>
                              <w:marBottom w:val="0"/>
                              <w:divBdr>
                                <w:top w:val="none" w:sz="0" w:space="0" w:color="auto"/>
                                <w:left w:val="none" w:sz="0" w:space="0" w:color="auto"/>
                                <w:bottom w:val="none" w:sz="0" w:space="0" w:color="auto"/>
                                <w:right w:val="none" w:sz="0" w:space="0" w:color="auto"/>
                              </w:divBdr>
                              <w:divsChild>
                                <w:div w:id="9926823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78800241">
                                      <w:marLeft w:val="0"/>
                                      <w:marRight w:val="0"/>
                                      <w:marTop w:val="0"/>
                                      <w:marBottom w:val="0"/>
                                      <w:divBdr>
                                        <w:top w:val="none" w:sz="0" w:space="0" w:color="auto"/>
                                        <w:left w:val="none" w:sz="0" w:space="0" w:color="auto"/>
                                        <w:bottom w:val="none" w:sz="0" w:space="0" w:color="auto"/>
                                        <w:right w:val="none" w:sz="0" w:space="0" w:color="auto"/>
                                      </w:divBdr>
                                      <w:divsChild>
                                        <w:div w:id="12097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283">
                              <w:marLeft w:val="0"/>
                              <w:marRight w:val="0"/>
                              <w:marTop w:val="0"/>
                              <w:marBottom w:val="0"/>
                              <w:divBdr>
                                <w:top w:val="none" w:sz="0" w:space="0" w:color="auto"/>
                                <w:left w:val="none" w:sz="0" w:space="0" w:color="auto"/>
                                <w:bottom w:val="none" w:sz="0" w:space="0" w:color="auto"/>
                                <w:right w:val="none" w:sz="0" w:space="0" w:color="auto"/>
                              </w:divBdr>
                            </w:div>
                            <w:div w:id="475949698">
                              <w:marLeft w:val="0"/>
                              <w:marRight w:val="0"/>
                              <w:marTop w:val="0"/>
                              <w:marBottom w:val="0"/>
                              <w:divBdr>
                                <w:top w:val="none" w:sz="0" w:space="0" w:color="auto"/>
                                <w:left w:val="none" w:sz="0" w:space="0" w:color="auto"/>
                                <w:bottom w:val="none" w:sz="0" w:space="0" w:color="auto"/>
                                <w:right w:val="none" w:sz="0" w:space="0" w:color="auto"/>
                              </w:divBdr>
                            </w:div>
                            <w:div w:id="667439681">
                              <w:marLeft w:val="0"/>
                              <w:marRight w:val="0"/>
                              <w:marTop w:val="0"/>
                              <w:marBottom w:val="0"/>
                              <w:divBdr>
                                <w:top w:val="none" w:sz="0" w:space="0" w:color="auto"/>
                                <w:left w:val="none" w:sz="0" w:space="0" w:color="auto"/>
                                <w:bottom w:val="none" w:sz="0" w:space="0" w:color="auto"/>
                                <w:right w:val="none" w:sz="0" w:space="0" w:color="auto"/>
                              </w:divBdr>
                              <w:divsChild>
                                <w:div w:id="20640603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831796521">
                                      <w:marLeft w:val="0"/>
                                      <w:marRight w:val="0"/>
                                      <w:marTop w:val="0"/>
                                      <w:marBottom w:val="0"/>
                                      <w:divBdr>
                                        <w:top w:val="none" w:sz="0" w:space="0" w:color="auto"/>
                                        <w:left w:val="none" w:sz="0" w:space="0" w:color="auto"/>
                                        <w:bottom w:val="none" w:sz="0" w:space="0" w:color="auto"/>
                                        <w:right w:val="none" w:sz="0" w:space="0" w:color="auto"/>
                                      </w:divBdr>
                                      <w:divsChild>
                                        <w:div w:id="7375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670995">
                              <w:marLeft w:val="0"/>
                              <w:marRight w:val="0"/>
                              <w:marTop w:val="0"/>
                              <w:marBottom w:val="0"/>
                              <w:divBdr>
                                <w:top w:val="none" w:sz="0" w:space="0" w:color="auto"/>
                                <w:left w:val="none" w:sz="0" w:space="0" w:color="auto"/>
                                <w:bottom w:val="none" w:sz="0" w:space="0" w:color="auto"/>
                                <w:right w:val="none" w:sz="0" w:space="0" w:color="auto"/>
                              </w:divBdr>
                            </w:div>
                            <w:div w:id="1443115339">
                              <w:marLeft w:val="0"/>
                              <w:marRight w:val="0"/>
                              <w:marTop w:val="0"/>
                              <w:marBottom w:val="0"/>
                              <w:divBdr>
                                <w:top w:val="none" w:sz="0" w:space="0" w:color="auto"/>
                                <w:left w:val="none" w:sz="0" w:space="0" w:color="auto"/>
                                <w:bottom w:val="none" w:sz="0" w:space="0" w:color="auto"/>
                                <w:right w:val="none" w:sz="0" w:space="0" w:color="auto"/>
                              </w:divBdr>
                              <w:divsChild>
                                <w:div w:id="8836365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83502982">
                                      <w:marLeft w:val="0"/>
                                      <w:marRight w:val="0"/>
                                      <w:marTop w:val="0"/>
                                      <w:marBottom w:val="0"/>
                                      <w:divBdr>
                                        <w:top w:val="none" w:sz="0" w:space="0" w:color="auto"/>
                                        <w:left w:val="none" w:sz="0" w:space="0" w:color="auto"/>
                                        <w:bottom w:val="none" w:sz="0" w:space="0" w:color="auto"/>
                                        <w:right w:val="none" w:sz="0" w:space="0" w:color="auto"/>
                                      </w:divBdr>
                                      <w:divsChild>
                                        <w:div w:id="12077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94944">
                              <w:marLeft w:val="0"/>
                              <w:marRight w:val="0"/>
                              <w:marTop w:val="0"/>
                              <w:marBottom w:val="0"/>
                              <w:divBdr>
                                <w:top w:val="none" w:sz="0" w:space="0" w:color="auto"/>
                                <w:left w:val="none" w:sz="0" w:space="0" w:color="auto"/>
                                <w:bottom w:val="none" w:sz="0" w:space="0" w:color="auto"/>
                                <w:right w:val="none" w:sz="0" w:space="0" w:color="auto"/>
                              </w:divBdr>
                            </w:div>
                            <w:div w:id="986939300">
                              <w:marLeft w:val="0"/>
                              <w:marRight w:val="0"/>
                              <w:marTop w:val="0"/>
                              <w:marBottom w:val="0"/>
                              <w:divBdr>
                                <w:top w:val="none" w:sz="0" w:space="0" w:color="auto"/>
                                <w:left w:val="none" w:sz="0" w:space="0" w:color="auto"/>
                                <w:bottom w:val="none" w:sz="0" w:space="0" w:color="auto"/>
                                <w:right w:val="none" w:sz="0" w:space="0" w:color="auto"/>
                              </w:divBdr>
                            </w:div>
                            <w:div w:id="607662630">
                              <w:marLeft w:val="0"/>
                              <w:marRight w:val="0"/>
                              <w:marTop w:val="450"/>
                              <w:marBottom w:val="450"/>
                              <w:divBdr>
                                <w:top w:val="none" w:sz="0" w:space="0" w:color="auto"/>
                                <w:left w:val="single" w:sz="24" w:space="0" w:color="6DB33F"/>
                                <w:bottom w:val="none" w:sz="0" w:space="0" w:color="auto"/>
                                <w:right w:val="none" w:sz="0" w:space="0" w:color="auto"/>
                              </w:divBdr>
                            </w:div>
                          </w:divsChild>
                        </w:div>
                        <w:div w:id="1432358330">
                          <w:marLeft w:val="0"/>
                          <w:marRight w:val="0"/>
                          <w:marTop w:val="0"/>
                          <w:marBottom w:val="0"/>
                          <w:divBdr>
                            <w:top w:val="none" w:sz="0" w:space="0" w:color="auto"/>
                            <w:left w:val="none" w:sz="0" w:space="0" w:color="auto"/>
                            <w:bottom w:val="none" w:sz="0" w:space="0" w:color="auto"/>
                            <w:right w:val="none" w:sz="0" w:space="0" w:color="auto"/>
                          </w:divBdr>
                          <w:divsChild>
                            <w:div w:id="1888031601">
                              <w:marLeft w:val="0"/>
                              <w:marRight w:val="0"/>
                              <w:marTop w:val="0"/>
                              <w:marBottom w:val="0"/>
                              <w:divBdr>
                                <w:top w:val="none" w:sz="0" w:space="0" w:color="auto"/>
                                <w:left w:val="none" w:sz="0" w:space="0" w:color="auto"/>
                                <w:bottom w:val="none" w:sz="0" w:space="0" w:color="auto"/>
                                <w:right w:val="none" w:sz="0" w:space="0" w:color="auto"/>
                              </w:divBdr>
                            </w:div>
                          </w:divsChild>
                        </w:div>
                        <w:div w:id="795414718">
                          <w:marLeft w:val="0"/>
                          <w:marRight w:val="0"/>
                          <w:marTop w:val="0"/>
                          <w:marBottom w:val="0"/>
                          <w:divBdr>
                            <w:top w:val="none" w:sz="0" w:space="0" w:color="auto"/>
                            <w:left w:val="none" w:sz="0" w:space="0" w:color="auto"/>
                            <w:bottom w:val="none" w:sz="0" w:space="0" w:color="auto"/>
                            <w:right w:val="none" w:sz="0" w:space="0" w:color="auto"/>
                          </w:divBdr>
                          <w:divsChild>
                            <w:div w:id="622808502">
                              <w:marLeft w:val="0"/>
                              <w:marRight w:val="0"/>
                              <w:marTop w:val="0"/>
                              <w:marBottom w:val="0"/>
                              <w:divBdr>
                                <w:top w:val="none" w:sz="0" w:space="0" w:color="auto"/>
                                <w:left w:val="none" w:sz="0" w:space="0" w:color="auto"/>
                                <w:bottom w:val="none" w:sz="0" w:space="0" w:color="auto"/>
                                <w:right w:val="none" w:sz="0" w:space="0" w:color="auto"/>
                              </w:divBdr>
                            </w:div>
                            <w:div w:id="1499730983">
                              <w:marLeft w:val="0"/>
                              <w:marRight w:val="0"/>
                              <w:marTop w:val="0"/>
                              <w:marBottom w:val="0"/>
                              <w:divBdr>
                                <w:top w:val="none" w:sz="0" w:space="0" w:color="auto"/>
                                <w:left w:val="none" w:sz="0" w:space="0" w:color="auto"/>
                                <w:bottom w:val="none" w:sz="0" w:space="0" w:color="auto"/>
                                <w:right w:val="none" w:sz="0" w:space="0" w:color="auto"/>
                              </w:divBdr>
                            </w:div>
                          </w:divsChild>
                        </w:div>
                        <w:div w:id="676620180">
                          <w:marLeft w:val="0"/>
                          <w:marRight w:val="0"/>
                          <w:marTop w:val="0"/>
                          <w:marBottom w:val="0"/>
                          <w:divBdr>
                            <w:top w:val="none" w:sz="0" w:space="0" w:color="auto"/>
                            <w:left w:val="none" w:sz="0" w:space="0" w:color="auto"/>
                            <w:bottom w:val="none" w:sz="0" w:space="0" w:color="auto"/>
                            <w:right w:val="none" w:sz="0" w:space="0" w:color="auto"/>
                          </w:divBdr>
                          <w:divsChild>
                            <w:div w:id="1288470367">
                              <w:marLeft w:val="0"/>
                              <w:marRight w:val="0"/>
                              <w:marTop w:val="0"/>
                              <w:marBottom w:val="0"/>
                              <w:divBdr>
                                <w:top w:val="none" w:sz="0" w:space="0" w:color="auto"/>
                                <w:left w:val="none" w:sz="0" w:space="0" w:color="auto"/>
                                <w:bottom w:val="none" w:sz="0" w:space="0" w:color="auto"/>
                                <w:right w:val="none" w:sz="0" w:space="0" w:color="auto"/>
                              </w:divBdr>
                            </w:div>
                            <w:div w:id="883518304">
                              <w:marLeft w:val="0"/>
                              <w:marRight w:val="0"/>
                              <w:marTop w:val="0"/>
                              <w:marBottom w:val="0"/>
                              <w:divBdr>
                                <w:top w:val="none" w:sz="0" w:space="0" w:color="auto"/>
                                <w:left w:val="none" w:sz="0" w:space="0" w:color="auto"/>
                                <w:bottom w:val="none" w:sz="0" w:space="0" w:color="auto"/>
                                <w:right w:val="none" w:sz="0" w:space="0" w:color="auto"/>
                              </w:divBdr>
                            </w:div>
                            <w:div w:id="1733237217">
                              <w:marLeft w:val="0"/>
                              <w:marRight w:val="0"/>
                              <w:marTop w:val="0"/>
                              <w:marBottom w:val="0"/>
                              <w:divBdr>
                                <w:top w:val="none" w:sz="0" w:space="0" w:color="auto"/>
                                <w:left w:val="none" w:sz="0" w:space="0" w:color="auto"/>
                                <w:bottom w:val="none" w:sz="0" w:space="0" w:color="auto"/>
                                <w:right w:val="none" w:sz="0" w:space="0" w:color="auto"/>
                              </w:divBdr>
                            </w:div>
                            <w:div w:id="460730582">
                              <w:marLeft w:val="0"/>
                              <w:marRight w:val="0"/>
                              <w:marTop w:val="0"/>
                              <w:marBottom w:val="0"/>
                              <w:divBdr>
                                <w:top w:val="none" w:sz="0" w:space="0" w:color="auto"/>
                                <w:left w:val="none" w:sz="0" w:space="0" w:color="auto"/>
                                <w:bottom w:val="none" w:sz="0" w:space="0" w:color="auto"/>
                                <w:right w:val="none" w:sz="0" w:space="0" w:color="auto"/>
                              </w:divBdr>
                            </w:div>
                          </w:divsChild>
                        </w:div>
                        <w:div w:id="1810125878">
                          <w:marLeft w:val="0"/>
                          <w:marRight w:val="0"/>
                          <w:marTop w:val="0"/>
                          <w:marBottom w:val="0"/>
                          <w:divBdr>
                            <w:top w:val="none" w:sz="0" w:space="0" w:color="auto"/>
                            <w:left w:val="none" w:sz="0" w:space="0" w:color="auto"/>
                            <w:bottom w:val="none" w:sz="0" w:space="0" w:color="auto"/>
                            <w:right w:val="none" w:sz="0" w:space="0" w:color="auto"/>
                          </w:divBdr>
                          <w:divsChild>
                            <w:div w:id="984238725">
                              <w:marLeft w:val="0"/>
                              <w:marRight w:val="0"/>
                              <w:marTop w:val="0"/>
                              <w:marBottom w:val="0"/>
                              <w:divBdr>
                                <w:top w:val="none" w:sz="0" w:space="0" w:color="auto"/>
                                <w:left w:val="none" w:sz="0" w:space="0" w:color="auto"/>
                                <w:bottom w:val="none" w:sz="0" w:space="0" w:color="auto"/>
                                <w:right w:val="none" w:sz="0" w:space="0" w:color="auto"/>
                              </w:divBdr>
                            </w:div>
                            <w:div w:id="79837489">
                              <w:marLeft w:val="0"/>
                              <w:marRight w:val="0"/>
                              <w:marTop w:val="450"/>
                              <w:marBottom w:val="450"/>
                              <w:divBdr>
                                <w:top w:val="none" w:sz="0" w:space="0" w:color="auto"/>
                                <w:left w:val="single" w:sz="24" w:space="0" w:color="6DB33F"/>
                                <w:bottom w:val="none" w:sz="0" w:space="0" w:color="auto"/>
                                <w:right w:val="none" w:sz="0" w:space="0" w:color="auto"/>
                              </w:divBdr>
                            </w:div>
                            <w:div w:id="722756856">
                              <w:marLeft w:val="0"/>
                              <w:marRight w:val="0"/>
                              <w:marTop w:val="0"/>
                              <w:marBottom w:val="0"/>
                              <w:divBdr>
                                <w:top w:val="none" w:sz="0" w:space="0" w:color="auto"/>
                                <w:left w:val="none" w:sz="0" w:space="0" w:color="auto"/>
                                <w:bottom w:val="none" w:sz="0" w:space="0" w:color="auto"/>
                                <w:right w:val="none" w:sz="0" w:space="0" w:color="auto"/>
                              </w:divBdr>
                            </w:div>
                            <w:div w:id="648243650">
                              <w:marLeft w:val="0"/>
                              <w:marRight w:val="0"/>
                              <w:marTop w:val="0"/>
                              <w:marBottom w:val="0"/>
                              <w:divBdr>
                                <w:top w:val="none" w:sz="0" w:space="0" w:color="auto"/>
                                <w:left w:val="none" w:sz="0" w:space="0" w:color="auto"/>
                                <w:bottom w:val="none" w:sz="0" w:space="0" w:color="auto"/>
                                <w:right w:val="none" w:sz="0" w:space="0" w:color="auto"/>
                              </w:divBdr>
                            </w:div>
                            <w:div w:id="492645861">
                              <w:marLeft w:val="0"/>
                              <w:marRight w:val="0"/>
                              <w:marTop w:val="0"/>
                              <w:marBottom w:val="0"/>
                              <w:divBdr>
                                <w:top w:val="none" w:sz="0" w:space="0" w:color="auto"/>
                                <w:left w:val="none" w:sz="0" w:space="0" w:color="auto"/>
                                <w:bottom w:val="none" w:sz="0" w:space="0" w:color="auto"/>
                                <w:right w:val="none" w:sz="0" w:space="0" w:color="auto"/>
                              </w:divBdr>
                              <w:divsChild>
                                <w:div w:id="16485882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1892945">
                                      <w:marLeft w:val="0"/>
                                      <w:marRight w:val="0"/>
                                      <w:marTop w:val="0"/>
                                      <w:marBottom w:val="0"/>
                                      <w:divBdr>
                                        <w:top w:val="none" w:sz="0" w:space="0" w:color="auto"/>
                                        <w:left w:val="none" w:sz="0" w:space="0" w:color="auto"/>
                                        <w:bottom w:val="none" w:sz="0" w:space="0" w:color="auto"/>
                                        <w:right w:val="none" w:sz="0" w:space="0" w:color="auto"/>
                                      </w:divBdr>
                                      <w:divsChild>
                                        <w:div w:id="15602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95951">
                              <w:marLeft w:val="0"/>
                              <w:marRight w:val="0"/>
                              <w:marTop w:val="0"/>
                              <w:marBottom w:val="0"/>
                              <w:divBdr>
                                <w:top w:val="none" w:sz="0" w:space="0" w:color="auto"/>
                                <w:left w:val="none" w:sz="0" w:space="0" w:color="auto"/>
                                <w:bottom w:val="none" w:sz="0" w:space="0" w:color="auto"/>
                                <w:right w:val="none" w:sz="0" w:space="0" w:color="auto"/>
                              </w:divBdr>
                            </w:div>
                            <w:div w:id="1498501533">
                              <w:marLeft w:val="0"/>
                              <w:marRight w:val="0"/>
                              <w:marTop w:val="0"/>
                              <w:marBottom w:val="0"/>
                              <w:divBdr>
                                <w:top w:val="none" w:sz="0" w:space="0" w:color="auto"/>
                                <w:left w:val="none" w:sz="0" w:space="0" w:color="auto"/>
                                <w:bottom w:val="none" w:sz="0" w:space="0" w:color="auto"/>
                                <w:right w:val="none" w:sz="0" w:space="0" w:color="auto"/>
                              </w:divBdr>
                              <w:divsChild>
                                <w:div w:id="16722896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63546170">
                                      <w:marLeft w:val="0"/>
                                      <w:marRight w:val="0"/>
                                      <w:marTop w:val="0"/>
                                      <w:marBottom w:val="0"/>
                                      <w:divBdr>
                                        <w:top w:val="none" w:sz="0" w:space="0" w:color="auto"/>
                                        <w:left w:val="none" w:sz="0" w:space="0" w:color="auto"/>
                                        <w:bottom w:val="none" w:sz="0" w:space="0" w:color="auto"/>
                                        <w:right w:val="none" w:sz="0" w:space="0" w:color="auto"/>
                                      </w:divBdr>
                                      <w:divsChild>
                                        <w:div w:id="578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55767">
                              <w:marLeft w:val="0"/>
                              <w:marRight w:val="0"/>
                              <w:marTop w:val="0"/>
                              <w:marBottom w:val="0"/>
                              <w:divBdr>
                                <w:top w:val="none" w:sz="0" w:space="0" w:color="auto"/>
                                <w:left w:val="none" w:sz="0" w:space="0" w:color="auto"/>
                                <w:bottom w:val="none" w:sz="0" w:space="0" w:color="auto"/>
                                <w:right w:val="none" w:sz="0" w:space="0" w:color="auto"/>
                              </w:divBdr>
                            </w:div>
                            <w:div w:id="2009554807">
                              <w:marLeft w:val="0"/>
                              <w:marRight w:val="0"/>
                              <w:marTop w:val="0"/>
                              <w:marBottom w:val="0"/>
                              <w:divBdr>
                                <w:top w:val="none" w:sz="0" w:space="0" w:color="auto"/>
                                <w:left w:val="none" w:sz="0" w:space="0" w:color="auto"/>
                                <w:bottom w:val="none" w:sz="0" w:space="0" w:color="auto"/>
                                <w:right w:val="none" w:sz="0" w:space="0" w:color="auto"/>
                              </w:divBdr>
                            </w:div>
                            <w:div w:id="1830825838">
                              <w:marLeft w:val="0"/>
                              <w:marRight w:val="0"/>
                              <w:marTop w:val="0"/>
                              <w:marBottom w:val="0"/>
                              <w:divBdr>
                                <w:top w:val="none" w:sz="0" w:space="0" w:color="auto"/>
                                <w:left w:val="none" w:sz="0" w:space="0" w:color="auto"/>
                                <w:bottom w:val="none" w:sz="0" w:space="0" w:color="auto"/>
                                <w:right w:val="none" w:sz="0" w:space="0" w:color="auto"/>
                              </w:divBdr>
                            </w:div>
                            <w:div w:id="593637413">
                              <w:marLeft w:val="0"/>
                              <w:marRight w:val="0"/>
                              <w:marTop w:val="0"/>
                              <w:marBottom w:val="0"/>
                              <w:divBdr>
                                <w:top w:val="none" w:sz="0" w:space="0" w:color="auto"/>
                                <w:left w:val="none" w:sz="0" w:space="0" w:color="auto"/>
                                <w:bottom w:val="none" w:sz="0" w:space="0" w:color="auto"/>
                                <w:right w:val="none" w:sz="0" w:space="0" w:color="auto"/>
                              </w:divBdr>
                              <w:divsChild>
                                <w:div w:id="77347752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96487737">
                                      <w:marLeft w:val="0"/>
                                      <w:marRight w:val="0"/>
                                      <w:marTop w:val="0"/>
                                      <w:marBottom w:val="0"/>
                                      <w:divBdr>
                                        <w:top w:val="none" w:sz="0" w:space="0" w:color="auto"/>
                                        <w:left w:val="none" w:sz="0" w:space="0" w:color="auto"/>
                                        <w:bottom w:val="none" w:sz="0" w:space="0" w:color="auto"/>
                                        <w:right w:val="none" w:sz="0" w:space="0" w:color="auto"/>
                                      </w:divBdr>
                                      <w:divsChild>
                                        <w:div w:id="46866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58924">
                              <w:marLeft w:val="0"/>
                              <w:marRight w:val="0"/>
                              <w:marTop w:val="0"/>
                              <w:marBottom w:val="0"/>
                              <w:divBdr>
                                <w:top w:val="none" w:sz="0" w:space="0" w:color="auto"/>
                                <w:left w:val="none" w:sz="0" w:space="0" w:color="auto"/>
                                <w:bottom w:val="none" w:sz="0" w:space="0" w:color="auto"/>
                                <w:right w:val="none" w:sz="0" w:space="0" w:color="auto"/>
                              </w:divBdr>
                            </w:div>
                            <w:div w:id="786848612">
                              <w:marLeft w:val="0"/>
                              <w:marRight w:val="0"/>
                              <w:marTop w:val="0"/>
                              <w:marBottom w:val="0"/>
                              <w:divBdr>
                                <w:top w:val="none" w:sz="0" w:space="0" w:color="auto"/>
                                <w:left w:val="none" w:sz="0" w:space="0" w:color="auto"/>
                                <w:bottom w:val="none" w:sz="0" w:space="0" w:color="auto"/>
                                <w:right w:val="none" w:sz="0" w:space="0" w:color="auto"/>
                              </w:divBdr>
                              <w:divsChild>
                                <w:div w:id="122329498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23438819">
                                      <w:marLeft w:val="0"/>
                                      <w:marRight w:val="0"/>
                                      <w:marTop w:val="0"/>
                                      <w:marBottom w:val="0"/>
                                      <w:divBdr>
                                        <w:top w:val="none" w:sz="0" w:space="0" w:color="auto"/>
                                        <w:left w:val="none" w:sz="0" w:space="0" w:color="auto"/>
                                        <w:bottom w:val="none" w:sz="0" w:space="0" w:color="auto"/>
                                        <w:right w:val="none" w:sz="0" w:space="0" w:color="auto"/>
                                      </w:divBdr>
                                      <w:divsChild>
                                        <w:div w:id="17339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90130">
                              <w:marLeft w:val="0"/>
                              <w:marRight w:val="0"/>
                              <w:marTop w:val="0"/>
                              <w:marBottom w:val="0"/>
                              <w:divBdr>
                                <w:top w:val="none" w:sz="0" w:space="0" w:color="auto"/>
                                <w:left w:val="none" w:sz="0" w:space="0" w:color="auto"/>
                                <w:bottom w:val="none" w:sz="0" w:space="0" w:color="auto"/>
                                <w:right w:val="none" w:sz="0" w:space="0" w:color="auto"/>
                              </w:divBdr>
                            </w:div>
                            <w:div w:id="119111148">
                              <w:marLeft w:val="0"/>
                              <w:marRight w:val="0"/>
                              <w:marTop w:val="0"/>
                              <w:marBottom w:val="0"/>
                              <w:divBdr>
                                <w:top w:val="none" w:sz="0" w:space="0" w:color="auto"/>
                                <w:left w:val="none" w:sz="0" w:space="0" w:color="auto"/>
                                <w:bottom w:val="none" w:sz="0" w:space="0" w:color="auto"/>
                                <w:right w:val="none" w:sz="0" w:space="0" w:color="auto"/>
                              </w:divBdr>
                            </w:div>
                          </w:divsChild>
                        </w:div>
                        <w:div w:id="426194134">
                          <w:marLeft w:val="0"/>
                          <w:marRight w:val="0"/>
                          <w:marTop w:val="0"/>
                          <w:marBottom w:val="0"/>
                          <w:divBdr>
                            <w:top w:val="none" w:sz="0" w:space="0" w:color="auto"/>
                            <w:left w:val="none" w:sz="0" w:space="0" w:color="auto"/>
                            <w:bottom w:val="none" w:sz="0" w:space="0" w:color="auto"/>
                            <w:right w:val="none" w:sz="0" w:space="0" w:color="auto"/>
                          </w:divBdr>
                          <w:divsChild>
                            <w:div w:id="936404262">
                              <w:marLeft w:val="0"/>
                              <w:marRight w:val="0"/>
                              <w:marTop w:val="0"/>
                              <w:marBottom w:val="0"/>
                              <w:divBdr>
                                <w:top w:val="none" w:sz="0" w:space="0" w:color="auto"/>
                                <w:left w:val="none" w:sz="0" w:space="0" w:color="auto"/>
                                <w:bottom w:val="none" w:sz="0" w:space="0" w:color="auto"/>
                                <w:right w:val="none" w:sz="0" w:space="0" w:color="auto"/>
                              </w:divBdr>
                            </w:div>
                            <w:div w:id="1406032711">
                              <w:marLeft w:val="0"/>
                              <w:marRight w:val="0"/>
                              <w:marTop w:val="0"/>
                              <w:marBottom w:val="0"/>
                              <w:divBdr>
                                <w:top w:val="none" w:sz="0" w:space="0" w:color="auto"/>
                                <w:left w:val="none" w:sz="0" w:space="0" w:color="auto"/>
                                <w:bottom w:val="none" w:sz="0" w:space="0" w:color="auto"/>
                                <w:right w:val="none" w:sz="0" w:space="0" w:color="auto"/>
                              </w:divBdr>
                              <w:divsChild>
                                <w:div w:id="2141994777">
                                  <w:marLeft w:val="0"/>
                                  <w:marRight w:val="0"/>
                                  <w:marTop w:val="0"/>
                                  <w:marBottom w:val="0"/>
                                  <w:divBdr>
                                    <w:top w:val="none" w:sz="0" w:space="0" w:color="auto"/>
                                    <w:left w:val="none" w:sz="0" w:space="0" w:color="auto"/>
                                    <w:bottom w:val="none" w:sz="0" w:space="0" w:color="auto"/>
                                    <w:right w:val="none" w:sz="0" w:space="0" w:color="auto"/>
                                  </w:divBdr>
                                </w:div>
                                <w:div w:id="955019188">
                                  <w:marLeft w:val="0"/>
                                  <w:marRight w:val="0"/>
                                  <w:marTop w:val="0"/>
                                  <w:marBottom w:val="0"/>
                                  <w:divBdr>
                                    <w:top w:val="none" w:sz="0" w:space="0" w:color="auto"/>
                                    <w:left w:val="none" w:sz="0" w:space="0" w:color="auto"/>
                                    <w:bottom w:val="none" w:sz="0" w:space="0" w:color="auto"/>
                                    <w:right w:val="none" w:sz="0" w:space="0" w:color="auto"/>
                                  </w:divBdr>
                                </w:div>
                                <w:div w:id="244189704">
                                  <w:marLeft w:val="0"/>
                                  <w:marRight w:val="0"/>
                                  <w:marTop w:val="0"/>
                                  <w:marBottom w:val="0"/>
                                  <w:divBdr>
                                    <w:top w:val="none" w:sz="0" w:space="0" w:color="auto"/>
                                    <w:left w:val="none" w:sz="0" w:space="0" w:color="auto"/>
                                    <w:bottom w:val="none" w:sz="0" w:space="0" w:color="auto"/>
                                    <w:right w:val="none" w:sz="0" w:space="0" w:color="auto"/>
                                  </w:divBdr>
                                  <w:divsChild>
                                    <w:div w:id="10202798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40119101">
                                          <w:marLeft w:val="0"/>
                                          <w:marRight w:val="0"/>
                                          <w:marTop w:val="0"/>
                                          <w:marBottom w:val="0"/>
                                          <w:divBdr>
                                            <w:top w:val="none" w:sz="0" w:space="0" w:color="auto"/>
                                            <w:left w:val="none" w:sz="0" w:space="0" w:color="auto"/>
                                            <w:bottom w:val="none" w:sz="0" w:space="0" w:color="auto"/>
                                            <w:right w:val="none" w:sz="0" w:space="0" w:color="auto"/>
                                          </w:divBdr>
                                          <w:divsChild>
                                            <w:div w:id="1316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255512">
                              <w:marLeft w:val="0"/>
                              <w:marRight w:val="0"/>
                              <w:marTop w:val="0"/>
                              <w:marBottom w:val="0"/>
                              <w:divBdr>
                                <w:top w:val="none" w:sz="0" w:space="0" w:color="auto"/>
                                <w:left w:val="none" w:sz="0" w:space="0" w:color="auto"/>
                                <w:bottom w:val="none" w:sz="0" w:space="0" w:color="auto"/>
                                <w:right w:val="none" w:sz="0" w:space="0" w:color="auto"/>
                              </w:divBdr>
                              <w:divsChild>
                                <w:div w:id="1537038835">
                                  <w:marLeft w:val="0"/>
                                  <w:marRight w:val="0"/>
                                  <w:marTop w:val="0"/>
                                  <w:marBottom w:val="0"/>
                                  <w:divBdr>
                                    <w:top w:val="none" w:sz="0" w:space="0" w:color="auto"/>
                                    <w:left w:val="none" w:sz="0" w:space="0" w:color="auto"/>
                                    <w:bottom w:val="none" w:sz="0" w:space="0" w:color="auto"/>
                                    <w:right w:val="none" w:sz="0" w:space="0" w:color="auto"/>
                                  </w:divBdr>
                                </w:div>
                                <w:div w:id="1847399228">
                                  <w:marLeft w:val="0"/>
                                  <w:marRight w:val="0"/>
                                  <w:marTop w:val="0"/>
                                  <w:marBottom w:val="0"/>
                                  <w:divBdr>
                                    <w:top w:val="none" w:sz="0" w:space="0" w:color="auto"/>
                                    <w:left w:val="none" w:sz="0" w:space="0" w:color="auto"/>
                                    <w:bottom w:val="none" w:sz="0" w:space="0" w:color="auto"/>
                                    <w:right w:val="none" w:sz="0" w:space="0" w:color="auto"/>
                                  </w:divBdr>
                                </w:div>
                                <w:div w:id="196162857">
                                  <w:marLeft w:val="0"/>
                                  <w:marRight w:val="0"/>
                                  <w:marTop w:val="0"/>
                                  <w:marBottom w:val="0"/>
                                  <w:divBdr>
                                    <w:top w:val="none" w:sz="0" w:space="0" w:color="auto"/>
                                    <w:left w:val="none" w:sz="0" w:space="0" w:color="auto"/>
                                    <w:bottom w:val="none" w:sz="0" w:space="0" w:color="auto"/>
                                    <w:right w:val="none" w:sz="0" w:space="0" w:color="auto"/>
                                  </w:divBdr>
                                  <w:divsChild>
                                    <w:div w:id="13337598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57381241">
                                          <w:marLeft w:val="0"/>
                                          <w:marRight w:val="0"/>
                                          <w:marTop w:val="0"/>
                                          <w:marBottom w:val="0"/>
                                          <w:divBdr>
                                            <w:top w:val="none" w:sz="0" w:space="0" w:color="auto"/>
                                            <w:left w:val="none" w:sz="0" w:space="0" w:color="auto"/>
                                            <w:bottom w:val="none" w:sz="0" w:space="0" w:color="auto"/>
                                            <w:right w:val="none" w:sz="0" w:space="0" w:color="auto"/>
                                          </w:divBdr>
                                          <w:divsChild>
                                            <w:div w:id="16286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255213">
                  <w:marLeft w:val="0"/>
                  <w:marRight w:val="0"/>
                  <w:marTop w:val="0"/>
                  <w:marBottom w:val="0"/>
                  <w:divBdr>
                    <w:top w:val="none" w:sz="0" w:space="0" w:color="auto"/>
                    <w:left w:val="none" w:sz="0" w:space="0" w:color="auto"/>
                    <w:bottom w:val="none" w:sz="0" w:space="0" w:color="auto"/>
                    <w:right w:val="none" w:sz="0" w:space="0" w:color="auto"/>
                  </w:divBdr>
                  <w:divsChild>
                    <w:div w:id="2048556807">
                      <w:marLeft w:val="0"/>
                      <w:marRight w:val="0"/>
                      <w:marTop w:val="0"/>
                      <w:marBottom w:val="0"/>
                      <w:divBdr>
                        <w:top w:val="none" w:sz="0" w:space="0" w:color="auto"/>
                        <w:left w:val="none" w:sz="0" w:space="0" w:color="auto"/>
                        <w:bottom w:val="none" w:sz="0" w:space="0" w:color="auto"/>
                        <w:right w:val="none" w:sz="0" w:space="0" w:color="auto"/>
                      </w:divBdr>
                    </w:div>
                    <w:div w:id="1473254238">
                      <w:marLeft w:val="0"/>
                      <w:marRight w:val="0"/>
                      <w:marTop w:val="0"/>
                      <w:marBottom w:val="0"/>
                      <w:divBdr>
                        <w:top w:val="none" w:sz="0" w:space="0" w:color="auto"/>
                        <w:left w:val="none" w:sz="0" w:space="0" w:color="auto"/>
                        <w:bottom w:val="none" w:sz="0" w:space="0" w:color="auto"/>
                        <w:right w:val="none" w:sz="0" w:space="0" w:color="auto"/>
                      </w:divBdr>
                    </w:div>
                    <w:div w:id="4745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062338">
          <w:marLeft w:val="0"/>
          <w:marRight w:val="0"/>
          <w:marTop w:val="0"/>
          <w:marBottom w:val="0"/>
          <w:divBdr>
            <w:top w:val="single" w:sz="6" w:space="0" w:color="EFEFED"/>
            <w:left w:val="none" w:sz="0" w:space="0" w:color="auto"/>
            <w:bottom w:val="none" w:sz="0" w:space="0" w:color="auto"/>
            <w:right w:val="none" w:sz="0" w:space="0" w:color="auto"/>
          </w:divBdr>
          <w:divsChild>
            <w:div w:id="1173909530">
              <w:marLeft w:val="0"/>
              <w:marRight w:val="0"/>
              <w:marTop w:val="0"/>
              <w:marBottom w:val="0"/>
              <w:divBdr>
                <w:top w:val="none" w:sz="0" w:space="0" w:color="auto"/>
                <w:left w:val="none" w:sz="0" w:space="0" w:color="auto"/>
                <w:bottom w:val="none" w:sz="0" w:space="0" w:color="auto"/>
                <w:right w:val="none" w:sz="0" w:space="0" w:color="auto"/>
              </w:divBdr>
              <w:divsChild>
                <w:div w:id="955795547">
                  <w:marLeft w:val="0"/>
                  <w:marRight w:val="0"/>
                  <w:marTop w:val="0"/>
                  <w:marBottom w:val="0"/>
                  <w:divBdr>
                    <w:top w:val="none" w:sz="0" w:space="0" w:color="auto"/>
                    <w:left w:val="none" w:sz="0" w:space="0" w:color="auto"/>
                    <w:bottom w:val="none" w:sz="0" w:space="0" w:color="auto"/>
                    <w:right w:val="none" w:sz="0" w:space="0" w:color="auto"/>
                  </w:divBdr>
                </w:div>
                <w:div w:id="554509968">
                  <w:marLeft w:val="0"/>
                  <w:marRight w:val="0"/>
                  <w:marTop w:val="0"/>
                  <w:marBottom w:val="0"/>
                  <w:divBdr>
                    <w:top w:val="none" w:sz="0" w:space="0" w:color="auto"/>
                    <w:left w:val="none" w:sz="0" w:space="0" w:color="auto"/>
                    <w:bottom w:val="none" w:sz="0" w:space="0" w:color="auto"/>
                    <w:right w:val="none" w:sz="0" w:space="0" w:color="auto"/>
                  </w:divBdr>
                  <w:divsChild>
                    <w:div w:id="1960842011">
                      <w:marLeft w:val="0"/>
                      <w:marRight w:val="0"/>
                      <w:marTop w:val="0"/>
                      <w:marBottom w:val="0"/>
                      <w:divBdr>
                        <w:top w:val="none" w:sz="0" w:space="0" w:color="auto"/>
                        <w:left w:val="none" w:sz="0" w:space="0" w:color="auto"/>
                        <w:bottom w:val="none" w:sz="0" w:space="0" w:color="auto"/>
                        <w:right w:val="none" w:sz="0" w:space="0" w:color="auto"/>
                      </w:divBdr>
                    </w:div>
                    <w:div w:id="1531526685">
                      <w:marLeft w:val="0"/>
                      <w:marRight w:val="0"/>
                      <w:marTop w:val="0"/>
                      <w:marBottom w:val="0"/>
                      <w:divBdr>
                        <w:top w:val="none" w:sz="0" w:space="0" w:color="auto"/>
                        <w:left w:val="none" w:sz="0" w:space="0" w:color="auto"/>
                        <w:bottom w:val="none" w:sz="0" w:space="0" w:color="auto"/>
                        <w:right w:val="none" w:sz="0" w:space="0" w:color="auto"/>
                      </w:divBdr>
                      <w:divsChild>
                        <w:div w:id="55906153">
                          <w:marLeft w:val="0"/>
                          <w:marRight w:val="0"/>
                          <w:marTop w:val="0"/>
                          <w:marBottom w:val="0"/>
                          <w:divBdr>
                            <w:top w:val="none" w:sz="0" w:space="0" w:color="auto"/>
                            <w:left w:val="none" w:sz="0" w:space="0" w:color="auto"/>
                            <w:bottom w:val="none" w:sz="0" w:space="0" w:color="auto"/>
                            <w:right w:val="none" w:sz="0" w:space="0" w:color="auto"/>
                          </w:divBdr>
                        </w:div>
                        <w:div w:id="1057436768">
                          <w:marLeft w:val="0"/>
                          <w:marRight w:val="0"/>
                          <w:marTop w:val="0"/>
                          <w:marBottom w:val="0"/>
                          <w:divBdr>
                            <w:top w:val="none" w:sz="0" w:space="0" w:color="auto"/>
                            <w:left w:val="none" w:sz="0" w:space="0" w:color="auto"/>
                            <w:bottom w:val="none" w:sz="0" w:space="0" w:color="auto"/>
                            <w:right w:val="none" w:sz="0" w:space="0" w:color="auto"/>
                          </w:divBdr>
                        </w:div>
                        <w:div w:id="81492777">
                          <w:marLeft w:val="0"/>
                          <w:marRight w:val="0"/>
                          <w:marTop w:val="0"/>
                          <w:marBottom w:val="0"/>
                          <w:divBdr>
                            <w:top w:val="none" w:sz="0" w:space="0" w:color="auto"/>
                            <w:left w:val="none" w:sz="0" w:space="0" w:color="auto"/>
                            <w:bottom w:val="none" w:sz="0" w:space="0" w:color="auto"/>
                            <w:right w:val="none" w:sz="0" w:space="0" w:color="auto"/>
                          </w:divBdr>
                          <w:divsChild>
                            <w:div w:id="9259670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75544729">
                                  <w:marLeft w:val="0"/>
                                  <w:marRight w:val="0"/>
                                  <w:marTop w:val="0"/>
                                  <w:marBottom w:val="0"/>
                                  <w:divBdr>
                                    <w:top w:val="none" w:sz="0" w:space="0" w:color="auto"/>
                                    <w:left w:val="none" w:sz="0" w:space="0" w:color="auto"/>
                                    <w:bottom w:val="none" w:sz="0" w:space="0" w:color="auto"/>
                                    <w:right w:val="none" w:sz="0" w:space="0" w:color="auto"/>
                                  </w:divBdr>
                                  <w:divsChild>
                                    <w:div w:id="17096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81789">
                          <w:marLeft w:val="0"/>
                          <w:marRight w:val="0"/>
                          <w:marTop w:val="0"/>
                          <w:marBottom w:val="0"/>
                          <w:divBdr>
                            <w:top w:val="none" w:sz="0" w:space="0" w:color="auto"/>
                            <w:left w:val="none" w:sz="0" w:space="0" w:color="auto"/>
                            <w:bottom w:val="none" w:sz="0" w:space="0" w:color="auto"/>
                            <w:right w:val="none" w:sz="0" w:space="0" w:color="auto"/>
                          </w:divBdr>
                        </w:div>
                        <w:div w:id="1989819416">
                          <w:marLeft w:val="0"/>
                          <w:marRight w:val="0"/>
                          <w:marTop w:val="0"/>
                          <w:marBottom w:val="0"/>
                          <w:divBdr>
                            <w:top w:val="none" w:sz="0" w:space="0" w:color="auto"/>
                            <w:left w:val="none" w:sz="0" w:space="0" w:color="auto"/>
                            <w:bottom w:val="none" w:sz="0" w:space="0" w:color="auto"/>
                            <w:right w:val="none" w:sz="0" w:space="0" w:color="auto"/>
                          </w:divBdr>
                        </w:div>
                        <w:div w:id="2027056599">
                          <w:marLeft w:val="0"/>
                          <w:marRight w:val="0"/>
                          <w:marTop w:val="0"/>
                          <w:marBottom w:val="0"/>
                          <w:divBdr>
                            <w:top w:val="none" w:sz="0" w:space="0" w:color="auto"/>
                            <w:left w:val="none" w:sz="0" w:space="0" w:color="auto"/>
                            <w:bottom w:val="none" w:sz="0" w:space="0" w:color="auto"/>
                            <w:right w:val="none" w:sz="0" w:space="0" w:color="auto"/>
                          </w:divBdr>
                          <w:divsChild>
                            <w:div w:id="5536605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44575994">
                                  <w:marLeft w:val="0"/>
                                  <w:marRight w:val="0"/>
                                  <w:marTop w:val="0"/>
                                  <w:marBottom w:val="0"/>
                                  <w:divBdr>
                                    <w:top w:val="none" w:sz="0" w:space="0" w:color="auto"/>
                                    <w:left w:val="none" w:sz="0" w:space="0" w:color="auto"/>
                                    <w:bottom w:val="none" w:sz="0" w:space="0" w:color="auto"/>
                                    <w:right w:val="none" w:sz="0" w:space="0" w:color="auto"/>
                                  </w:divBdr>
                                  <w:divsChild>
                                    <w:div w:id="1862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544019">
                          <w:marLeft w:val="0"/>
                          <w:marRight w:val="0"/>
                          <w:marTop w:val="0"/>
                          <w:marBottom w:val="0"/>
                          <w:divBdr>
                            <w:top w:val="none" w:sz="0" w:space="0" w:color="auto"/>
                            <w:left w:val="none" w:sz="0" w:space="0" w:color="auto"/>
                            <w:bottom w:val="none" w:sz="0" w:space="0" w:color="auto"/>
                            <w:right w:val="none" w:sz="0" w:space="0" w:color="auto"/>
                          </w:divBdr>
                        </w:div>
                        <w:div w:id="1384867923">
                          <w:marLeft w:val="0"/>
                          <w:marRight w:val="0"/>
                          <w:marTop w:val="0"/>
                          <w:marBottom w:val="0"/>
                          <w:divBdr>
                            <w:top w:val="none" w:sz="0" w:space="0" w:color="auto"/>
                            <w:left w:val="none" w:sz="0" w:space="0" w:color="auto"/>
                            <w:bottom w:val="none" w:sz="0" w:space="0" w:color="auto"/>
                            <w:right w:val="none" w:sz="0" w:space="0" w:color="auto"/>
                          </w:divBdr>
                          <w:divsChild>
                            <w:div w:id="1015427951">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22799">
                                  <w:marLeft w:val="0"/>
                                  <w:marRight w:val="0"/>
                                  <w:marTop w:val="0"/>
                                  <w:marBottom w:val="0"/>
                                  <w:divBdr>
                                    <w:top w:val="none" w:sz="0" w:space="0" w:color="auto"/>
                                    <w:left w:val="none" w:sz="0" w:space="0" w:color="auto"/>
                                    <w:bottom w:val="none" w:sz="0" w:space="0" w:color="auto"/>
                                    <w:right w:val="none" w:sz="0" w:space="0" w:color="auto"/>
                                  </w:divBdr>
                                  <w:divsChild>
                                    <w:div w:id="1300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0405">
                          <w:marLeft w:val="0"/>
                          <w:marRight w:val="0"/>
                          <w:marTop w:val="0"/>
                          <w:marBottom w:val="0"/>
                          <w:divBdr>
                            <w:top w:val="none" w:sz="0" w:space="0" w:color="auto"/>
                            <w:left w:val="none" w:sz="0" w:space="0" w:color="auto"/>
                            <w:bottom w:val="none" w:sz="0" w:space="0" w:color="auto"/>
                            <w:right w:val="none" w:sz="0" w:space="0" w:color="auto"/>
                          </w:divBdr>
                        </w:div>
                        <w:div w:id="446002511">
                          <w:marLeft w:val="0"/>
                          <w:marRight w:val="0"/>
                          <w:marTop w:val="0"/>
                          <w:marBottom w:val="0"/>
                          <w:divBdr>
                            <w:top w:val="none" w:sz="0" w:space="0" w:color="auto"/>
                            <w:left w:val="none" w:sz="0" w:space="0" w:color="auto"/>
                            <w:bottom w:val="none" w:sz="0" w:space="0" w:color="auto"/>
                            <w:right w:val="none" w:sz="0" w:space="0" w:color="auto"/>
                          </w:divBdr>
                        </w:div>
                        <w:div w:id="1559244896">
                          <w:marLeft w:val="0"/>
                          <w:marRight w:val="0"/>
                          <w:marTop w:val="450"/>
                          <w:marBottom w:val="450"/>
                          <w:divBdr>
                            <w:top w:val="none" w:sz="0" w:space="0" w:color="auto"/>
                            <w:left w:val="single" w:sz="24" w:space="0" w:color="6DB33F"/>
                            <w:bottom w:val="none" w:sz="0" w:space="0" w:color="auto"/>
                            <w:right w:val="none" w:sz="0" w:space="0" w:color="auto"/>
                          </w:divBdr>
                        </w:div>
                      </w:divsChild>
                    </w:div>
                    <w:div w:id="1099718741">
                      <w:marLeft w:val="0"/>
                      <w:marRight w:val="0"/>
                      <w:marTop w:val="0"/>
                      <w:marBottom w:val="0"/>
                      <w:divBdr>
                        <w:top w:val="none" w:sz="0" w:space="0" w:color="auto"/>
                        <w:left w:val="none" w:sz="0" w:space="0" w:color="auto"/>
                        <w:bottom w:val="none" w:sz="0" w:space="0" w:color="auto"/>
                        <w:right w:val="none" w:sz="0" w:space="0" w:color="auto"/>
                      </w:divBdr>
                      <w:divsChild>
                        <w:div w:id="29694939">
                          <w:marLeft w:val="0"/>
                          <w:marRight w:val="0"/>
                          <w:marTop w:val="0"/>
                          <w:marBottom w:val="0"/>
                          <w:divBdr>
                            <w:top w:val="none" w:sz="0" w:space="0" w:color="auto"/>
                            <w:left w:val="none" w:sz="0" w:space="0" w:color="auto"/>
                            <w:bottom w:val="none" w:sz="0" w:space="0" w:color="auto"/>
                            <w:right w:val="none" w:sz="0" w:space="0" w:color="auto"/>
                          </w:divBdr>
                        </w:div>
                        <w:div w:id="866335750">
                          <w:marLeft w:val="0"/>
                          <w:marRight w:val="0"/>
                          <w:marTop w:val="0"/>
                          <w:marBottom w:val="0"/>
                          <w:divBdr>
                            <w:top w:val="none" w:sz="0" w:space="0" w:color="auto"/>
                            <w:left w:val="none" w:sz="0" w:space="0" w:color="auto"/>
                            <w:bottom w:val="none" w:sz="0" w:space="0" w:color="auto"/>
                            <w:right w:val="none" w:sz="0" w:space="0" w:color="auto"/>
                          </w:divBdr>
                        </w:div>
                      </w:divsChild>
                    </w:div>
                    <w:div w:id="944969437">
                      <w:marLeft w:val="0"/>
                      <w:marRight w:val="0"/>
                      <w:marTop w:val="0"/>
                      <w:marBottom w:val="0"/>
                      <w:divBdr>
                        <w:top w:val="none" w:sz="0" w:space="0" w:color="auto"/>
                        <w:left w:val="none" w:sz="0" w:space="0" w:color="auto"/>
                        <w:bottom w:val="none" w:sz="0" w:space="0" w:color="auto"/>
                        <w:right w:val="none" w:sz="0" w:space="0" w:color="auto"/>
                      </w:divBdr>
                      <w:divsChild>
                        <w:div w:id="1032457844">
                          <w:marLeft w:val="0"/>
                          <w:marRight w:val="0"/>
                          <w:marTop w:val="0"/>
                          <w:marBottom w:val="0"/>
                          <w:divBdr>
                            <w:top w:val="none" w:sz="0" w:space="0" w:color="auto"/>
                            <w:left w:val="none" w:sz="0" w:space="0" w:color="auto"/>
                            <w:bottom w:val="none" w:sz="0" w:space="0" w:color="auto"/>
                            <w:right w:val="none" w:sz="0" w:space="0" w:color="auto"/>
                          </w:divBdr>
                        </w:div>
                        <w:div w:id="120416565">
                          <w:marLeft w:val="0"/>
                          <w:marRight w:val="0"/>
                          <w:marTop w:val="0"/>
                          <w:marBottom w:val="0"/>
                          <w:divBdr>
                            <w:top w:val="none" w:sz="0" w:space="0" w:color="auto"/>
                            <w:left w:val="none" w:sz="0" w:space="0" w:color="auto"/>
                            <w:bottom w:val="none" w:sz="0" w:space="0" w:color="auto"/>
                            <w:right w:val="none" w:sz="0" w:space="0" w:color="auto"/>
                          </w:divBdr>
                        </w:div>
                      </w:divsChild>
                    </w:div>
                    <w:div w:id="1438452406">
                      <w:marLeft w:val="0"/>
                      <w:marRight w:val="0"/>
                      <w:marTop w:val="0"/>
                      <w:marBottom w:val="0"/>
                      <w:divBdr>
                        <w:top w:val="none" w:sz="0" w:space="0" w:color="auto"/>
                        <w:left w:val="none" w:sz="0" w:space="0" w:color="auto"/>
                        <w:bottom w:val="none" w:sz="0" w:space="0" w:color="auto"/>
                        <w:right w:val="none" w:sz="0" w:space="0" w:color="auto"/>
                      </w:divBdr>
                      <w:divsChild>
                        <w:div w:id="960571902">
                          <w:marLeft w:val="0"/>
                          <w:marRight w:val="0"/>
                          <w:marTop w:val="0"/>
                          <w:marBottom w:val="0"/>
                          <w:divBdr>
                            <w:top w:val="none" w:sz="0" w:space="0" w:color="auto"/>
                            <w:left w:val="none" w:sz="0" w:space="0" w:color="auto"/>
                            <w:bottom w:val="none" w:sz="0" w:space="0" w:color="auto"/>
                            <w:right w:val="none" w:sz="0" w:space="0" w:color="auto"/>
                          </w:divBdr>
                        </w:div>
                        <w:div w:id="1846238970">
                          <w:marLeft w:val="0"/>
                          <w:marRight w:val="0"/>
                          <w:marTop w:val="0"/>
                          <w:marBottom w:val="0"/>
                          <w:divBdr>
                            <w:top w:val="none" w:sz="0" w:space="0" w:color="auto"/>
                            <w:left w:val="none" w:sz="0" w:space="0" w:color="auto"/>
                            <w:bottom w:val="none" w:sz="0" w:space="0" w:color="auto"/>
                            <w:right w:val="none" w:sz="0" w:space="0" w:color="auto"/>
                          </w:divBdr>
                          <w:divsChild>
                            <w:div w:id="273638916">
                              <w:marLeft w:val="0"/>
                              <w:marRight w:val="0"/>
                              <w:marTop w:val="0"/>
                              <w:marBottom w:val="0"/>
                              <w:divBdr>
                                <w:top w:val="none" w:sz="0" w:space="0" w:color="auto"/>
                                <w:left w:val="none" w:sz="0" w:space="0" w:color="auto"/>
                                <w:bottom w:val="none" w:sz="0" w:space="0" w:color="auto"/>
                                <w:right w:val="none" w:sz="0" w:space="0" w:color="auto"/>
                              </w:divBdr>
                            </w:div>
                            <w:div w:id="1604918775">
                              <w:marLeft w:val="0"/>
                              <w:marRight w:val="0"/>
                              <w:marTop w:val="0"/>
                              <w:marBottom w:val="0"/>
                              <w:divBdr>
                                <w:top w:val="none" w:sz="0" w:space="0" w:color="auto"/>
                                <w:left w:val="none" w:sz="0" w:space="0" w:color="auto"/>
                                <w:bottom w:val="none" w:sz="0" w:space="0" w:color="auto"/>
                                <w:right w:val="none" w:sz="0" w:space="0" w:color="auto"/>
                              </w:divBdr>
                            </w:div>
                            <w:div w:id="1780563466">
                              <w:marLeft w:val="0"/>
                              <w:marRight w:val="0"/>
                              <w:marTop w:val="0"/>
                              <w:marBottom w:val="0"/>
                              <w:divBdr>
                                <w:top w:val="none" w:sz="0" w:space="0" w:color="auto"/>
                                <w:left w:val="none" w:sz="0" w:space="0" w:color="auto"/>
                                <w:bottom w:val="none" w:sz="0" w:space="0" w:color="auto"/>
                                <w:right w:val="none" w:sz="0" w:space="0" w:color="auto"/>
                              </w:divBdr>
                              <w:divsChild>
                                <w:div w:id="285082560">
                                  <w:marLeft w:val="0"/>
                                  <w:marRight w:val="0"/>
                                  <w:marTop w:val="0"/>
                                  <w:marBottom w:val="0"/>
                                  <w:divBdr>
                                    <w:top w:val="none" w:sz="0" w:space="0" w:color="auto"/>
                                    <w:left w:val="none" w:sz="0" w:space="0" w:color="auto"/>
                                    <w:bottom w:val="none" w:sz="0" w:space="0" w:color="auto"/>
                                    <w:right w:val="none" w:sz="0" w:space="0" w:color="auto"/>
                                  </w:divBdr>
                                </w:div>
                                <w:div w:id="1408528283">
                                  <w:marLeft w:val="0"/>
                                  <w:marRight w:val="0"/>
                                  <w:marTop w:val="0"/>
                                  <w:marBottom w:val="0"/>
                                  <w:divBdr>
                                    <w:top w:val="none" w:sz="0" w:space="0" w:color="auto"/>
                                    <w:left w:val="none" w:sz="0" w:space="0" w:color="auto"/>
                                    <w:bottom w:val="none" w:sz="0" w:space="0" w:color="auto"/>
                                    <w:right w:val="none" w:sz="0" w:space="0" w:color="auto"/>
                                  </w:divBdr>
                                </w:div>
                                <w:div w:id="610169905">
                                  <w:marLeft w:val="0"/>
                                  <w:marRight w:val="0"/>
                                  <w:marTop w:val="0"/>
                                  <w:marBottom w:val="0"/>
                                  <w:divBdr>
                                    <w:top w:val="none" w:sz="0" w:space="0" w:color="auto"/>
                                    <w:left w:val="none" w:sz="0" w:space="0" w:color="auto"/>
                                    <w:bottom w:val="none" w:sz="0" w:space="0" w:color="auto"/>
                                    <w:right w:val="none" w:sz="0" w:space="0" w:color="auto"/>
                                  </w:divBdr>
                                </w:div>
                                <w:div w:id="974675241">
                                  <w:marLeft w:val="0"/>
                                  <w:marRight w:val="0"/>
                                  <w:marTop w:val="0"/>
                                  <w:marBottom w:val="0"/>
                                  <w:divBdr>
                                    <w:top w:val="none" w:sz="0" w:space="0" w:color="auto"/>
                                    <w:left w:val="none" w:sz="0" w:space="0" w:color="auto"/>
                                    <w:bottom w:val="none" w:sz="0" w:space="0" w:color="auto"/>
                                    <w:right w:val="none" w:sz="0" w:space="0" w:color="auto"/>
                                  </w:divBdr>
                                  <w:divsChild>
                                    <w:div w:id="740564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05953846">
                                          <w:marLeft w:val="0"/>
                                          <w:marRight w:val="0"/>
                                          <w:marTop w:val="0"/>
                                          <w:marBottom w:val="0"/>
                                          <w:divBdr>
                                            <w:top w:val="none" w:sz="0" w:space="0" w:color="auto"/>
                                            <w:left w:val="none" w:sz="0" w:space="0" w:color="auto"/>
                                            <w:bottom w:val="none" w:sz="0" w:space="0" w:color="auto"/>
                                            <w:right w:val="none" w:sz="0" w:space="0" w:color="auto"/>
                                          </w:divBdr>
                                          <w:divsChild>
                                            <w:div w:id="6027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21088">
                                  <w:marLeft w:val="0"/>
                                  <w:marRight w:val="0"/>
                                  <w:marTop w:val="0"/>
                                  <w:marBottom w:val="0"/>
                                  <w:divBdr>
                                    <w:top w:val="none" w:sz="0" w:space="0" w:color="auto"/>
                                    <w:left w:val="none" w:sz="0" w:space="0" w:color="auto"/>
                                    <w:bottom w:val="none" w:sz="0" w:space="0" w:color="auto"/>
                                    <w:right w:val="none" w:sz="0" w:space="0" w:color="auto"/>
                                  </w:divBdr>
                                </w:div>
                                <w:div w:id="1577592881">
                                  <w:marLeft w:val="0"/>
                                  <w:marRight w:val="0"/>
                                  <w:marTop w:val="0"/>
                                  <w:marBottom w:val="0"/>
                                  <w:divBdr>
                                    <w:top w:val="none" w:sz="0" w:space="0" w:color="auto"/>
                                    <w:left w:val="none" w:sz="0" w:space="0" w:color="auto"/>
                                    <w:bottom w:val="none" w:sz="0" w:space="0" w:color="auto"/>
                                    <w:right w:val="none" w:sz="0" w:space="0" w:color="auto"/>
                                  </w:divBdr>
                                  <w:divsChild>
                                    <w:div w:id="12200189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74876372">
                                          <w:marLeft w:val="0"/>
                                          <w:marRight w:val="0"/>
                                          <w:marTop w:val="0"/>
                                          <w:marBottom w:val="0"/>
                                          <w:divBdr>
                                            <w:top w:val="none" w:sz="0" w:space="0" w:color="auto"/>
                                            <w:left w:val="none" w:sz="0" w:space="0" w:color="auto"/>
                                            <w:bottom w:val="none" w:sz="0" w:space="0" w:color="auto"/>
                                            <w:right w:val="none" w:sz="0" w:space="0" w:color="auto"/>
                                          </w:divBdr>
                                          <w:divsChild>
                                            <w:div w:id="21160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40050">
                                  <w:marLeft w:val="0"/>
                                  <w:marRight w:val="0"/>
                                  <w:marTop w:val="0"/>
                                  <w:marBottom w:val="0"/>
                                  <w:divBdr>
                                    <w:top w:val="none" w:sz="0" w:space="0" w:color="auto"/>
                                    <w:left w:val="none" w:sz="0" w:space="0" w:color="auto"/>
                                    <w:bottom w:val="none" w:sz="0" w:space="0" w:color="auto"/>
                                    <w:right w:val="none" w:sz="0" w:space="0" w:color="auto"/>
                                  </w:divBdr>
                                </w:div>
                              </w:divsChild>
                            </w:div>
                            <w:div w:id="579102076">
                              <w:marLeft w:val="0"/>
                              <w:marRight w:val="0"/>
                              <w:marTop w:val="0"/>
                              <w:marBottom w:val="0"/>
                              <w:divBdr>
                                <w:top w:val="none" w:sz="0" w:space="0" w:color="auto"/>
                                <w:left w:val="none" w:sz="0" w:space="0" w:color="auto"/>
                                <w:bottom w:val="none" w:sz="0" w:space="0" w:color="auto"/>
                                <w:right w:val="none" w:sz="0" w:space="0" w:color="auto"/>
                              </w:divBdr>
                              <w:divsChild>
                                <w:div w:id="5293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5428">
                          <w:marLeft w:val="0"/>
                          <w:marRight w:val="0"/>
                          <w:marTop w:val="0"/>
                          <w:marBottom w:val="0"/>
                          <w:divBdr>
                            <w:top w:val="none" w:sz="0" w:space="0" w:color="auto"/>
                            <w:left w:val="none" w:sz="0" w:space="0" w:color="auto"/>
                            <w:bottom w:val="none" w:sz="0" w:space="0" w:color="auto"/>
                            <w:right w:val="none" w:sz="0" w:space="0" w:color="auto"/>
                          </w:divBdr>
                          <w:divsChild>
                            <w:div w:id="932782196">
                              <w:marLeft w:val="0"/>
                              <w:marRight w:val="0"/>
                              <w:marTop w:val="0"/>
                              <w:marBottom w:val="0"/>
                              <w:divBdr>
                                <w:top w:val="none" w:sz="0" w:space="0" w:color="auto"/>
                                <w:left w:val="none" w:sz="0" w:space="0" w:color="auto"/>
                                <w:bottom w:val="none" w:sz="0" w:space="0" w:color="auto"/>
                                <w:right w:val="none" w:sz="0" w:space="0" w:color="auto"/>
                              </w:divBdr>
                            </w:div>
                            <w:div w:id="416292089">
                              <w:marLeft w:val="0"/>
                              <w:marRight w:val="0"/>
                              <w:marTop w:val="0"/>
                              <w:marBottom w:val="0"/>
                              <w:divBdr>
                                <w:top w:val="none" w:sz="0" w:space="0" w:color="auto"/>
                                <w:left w:val="none" w:sz="0" w:space="0" w:color="auto"/>
                                <w:bottom w:val="none" w:sz="0" w:space="0" w:color="auto"/>
                                <w:right w:val="none" w:sz="0" w:space="0" w:color="auto"/>
                              </w:divBdr>
                            </w:div>
                            <w:div w:id="888996259">
                              <w:marLeft w:val="0"/>
                              <w:marRight w:val="0"/>
                              <w:marTop w:val="0"/>
                              <w:marBottom w:val="0"/>
                              <w:divBdr>
                                <w:top w:val="none" w:sz="0" w:space="0" w:color="auto"/>
                                <w:left w:val="none" w:sz="0" w:space="0" w:color="auto"/>
                                <w:bottom w:val="none" w:sz="0" w:space="0" w:color="auto"/>
                                <w:right w:val="none" w:sz="0" w:space="0" w:color="auto"/>
                              </w:divBdr>
                              <w:divsChild>
                                <w:div w:id="129061694">
                                  <w:marLeft w:val="0"/>
                                  <w:marRight w:val="0"/>
                                  <w:marTop w:val="0"/>
                                  <w:marBottom w:val="0"/>
                                  <w:divBdr>
                                    <w:top w:val="none" w:sz="0" w:space="0" w:color="auto"/>
                                    <w:left w:val="none" w:sz="0" w:space="0" w:color="auto"/>
                                    <w:bottom w:val="none" w:sz="0" w:space="0" w:color="auto"/>
                                    <w:right w:val="none" w:sz="0" w:space="0" w:color="auto"/>
                                  </w:divBdr>
                                </w:div>
                                <w:div w:id="1154950788">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sChild>
                    </w:div>
                    <w:div w:id="1639604196">
                      <w:marLeft w:val="0"/>
                      <w:marRight w:val="0"/>
                      <w:marTop w:val="0"/>
                      <w:marBottom w:val="0"/>
                      <w:divBdr>
                        <w:top w:val="none" w:sz="0" w:space="0" w:color="auto"/>
                        <w:left w:val="none" w:sz="0" w:space="0" w:color="auto"/>
                        <w:bottom w:val="none" w:sz="0" w:space="0" w:color="auto"/>
                        <w:right w:val="none" w:sz="0" w:space="0" w:color="auto"/>
                      </w:divBdr>
                      <w:divsChild>
                        <w:div w:id="1701013161">
                          <w:marLeft w:val="0"/>
                          <w:marRight w:val="0"/>
                          <w:marTop w:val="0"/>
                          <w:marBottom w:val="0"/>
                          <w:divBdr>
                            <w:top w:val="none" w:sz="0" w:space="0" w:color="auto"/>
                            <w:left w:val="none" w:sz="0" w:space="0" w:color="auto"/>
                            <w:bottom w:val="none" w:sz="0" w:space="0" w:color="auto"/>
                            <w:right w:val="none" w:sz="0" w:space="0" w:color="auto"/>
                          </w:divBdr>
                        </w:div>
                        <w:div w:id="431240002">
                          <w:marLeft w:val="0"/>
                          <w:marRight w:val="0"/>
                          <w:marTop w:val="0"/>
                          <w:marBottom w:val="0"/>
                          <w:divBdr>
                            <w:top w:val="none" w:sz="0" w:space="0" w:color="auto"/>
                            <w:left w:val="none" w:sz="0" w:space="0" w:color="auto"/>
                            <w:bottom w:val="none" w:sz="0" w:space="0" w:color="auto"/>
                            <w:right w:val="none" w:sz="0" w:space="0" w:color="auto"/>
                          </w:divBdr>
                        </w:div>
                        <w:div w:id="776945428">
                          <w:marLeft w:val="0"/>
                          <w:marRight w:val="0"/>
                          <w:marTop w:val="0"/>
                          <w:marBottom w:val="0"/>
                          <w:divBdr>
                            <w:top w:val="none" w:sz="0" w:space="0" w:color="auto"/>
                            <w:left w:val="none" w:sz="0" w:space="0" w:color="auto"/>
                            <w:bottom w:val="none" w:sz="0" w:space="0" w:color="auto"/>
                            <w:right w:val="none" w:sz="0" w:space="0" w:color="auto"/>
                          </w:divBdr>
                          <w:divsChild>
                            <w:div w:id="5673464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345637295">
                                  <w:marLeft w:val="0"/>
                                  <w:marRight w:val="0"/>
                                  <w:marTop w:val="0"/>
                                  <w:marBottom w:val="0"/>
                                  <w:divBdr>
                                    <w:top w:val="none" w:sz="0" w:space="0" w:color="auto"/>
                                    <w:left w:val="none" w:sz="0" w:space="0" w:color="auto"/>
                                    <w:bottom w:val="none" w:sz="0" w:space="0" w:color="auto"/>
                                    <w:right w:val="none" w:sz="0" w:space="0" w:color="auto"/>
                                  </w:divBdr>
                                  <w:divsChild>
                                    <w:div w:id="19050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1210">
                          <w:marLeft w:val="0"/>
                          <w:marRight w:val="0"/>
                          <w:marTop w:val="0"/>
                          <w:marBottom w:val="0"/>
                          <w:divBdr>
                            <w:top w:val="none" w:sz="0" w:space="0" w:color="auto"/>
                            <w:left w:val="none" w:sz="0" w:space="0" w:color="auto"/>
                            <w:bottom w:val="none" w:sz="0" w:space="0" w:color="auto"/>
                            <w:right w:val="none" w:sz="0" w:space="0" w:color="auto"/>
                          </w:divBdr>
                        </w:div>
                      </w:divsChild>
                    </w:div>
                    <w:div w:id="92630411">
                      <w:marLeft w:val="0"/>
                      <w:marRight w:val="0"/>
                      <w:marTop w:val="0"/>
                      <w:marBottom w:val="0"/>
                      <w:divBdr>
                        <w:top w:val="none" w:sz="0" w:space="0" w:color="auto"/>
                        <w:left w:val="none" w:sz="0" w:space="0" w:color="auto"/>
                        <w:bottom w:val="none" w:sz="0" w:space="0" w:color="auto"/>
                        <w:right w:val="none" w:sz="0" w:space="0" w:color="auto"/>
                      </w:divBdr>
                      <w:divsChild>
                        <w:div w:id="1140459385">
                          <w:marLeft w:val="0"/>
                          <w:marRight w:val="0"/>
                          <w:marTop w:val="0"/>
                          <w:marBottom w:val="0"/>
                          <w:divBdr>
                            <w:top w:val="none" w:sz="0" w:space="0" w:color="auto"/>
                            <w:left w:val="none" w:sz="0" w:space="0" w:color="auto"/>
                            <w:bottom w:val="none" w:sz="0" w:space="0" w:color="auto"/>
                            <w:right w:val="none" w:sz="0" w:space="0" w:color="auto"/>
                          </w:divBdr>
                        </w:div>
                        <w:div w:id="908536114">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373894317">
                  <w:marLeft w:val="0"/>
                  <w:marRight w:val="0"/>
                  <w:marTop w:val="0"/>
                  <w:marBottom w:val="0"/>
                  <w:divBdr>
                    <w:top w:val="none" w:sz="0" w:space="0" w:color="auto"/>
                    <w:left w:val="none" w:sz="0" w:space="0" w:color="auto"/>
                    <w:bottom w:val="none" w:sz="0" w:space="0" w:color="auto"/>
                    <w:right w:val="none" w:sz="0" w:space="0" w:color="auto"/>
                  </w:divBdr>
                  <w:divsChild>
                    <w:div w:id="1745569303">
                      <w:marLeft w:val="0"/>
                      <w:marRight w:val="0"/>
                      <w:marTop w:val="0"/>
                      <w:marBottom w:val="0"/>
                      <w:divBdr>
                        <w:top w:val="none" w:sz="0" w:space="0" w:color="auto"/>
                        <w:left w:val="none" w:sz="0" w:space="0" w:color="auto"/>
                        <w:bottom w:val="none" w:sz="0" w:space="0" w:color="auto"/>
                        <w:right w:val="none" w:sz="0" w:space="0" w:color="auto"/>
                      </w:divBdr>
                    </w:div>
                    <w:div w:id="1186016379">
                      <w:marLeft w:val="0"/>
                      <w:marRight w:val="0"/>
                      <w:marTop w:val="0"/>
                      <w:marBottom w:val="0"/>
                      <w:divBdr>
                        <w:top w:val="none" w:sz="0" w:space="0" w:color="auto"/>
                        <w:left w:val="none" w:sz="0" w:space="0" w:color="auto"/>
                        <w:bottom w:val="none" w:sz="0" w:space="0" w:color="auto"/>
                        <w:right w:val="none" w:sz="0" w:space="0" w:color="auto"/>
                      </w:divBdr>
                      <w:divsChild>
                        <w:div w:id="1892691620">
                          <w:marLeft w:val="0"/>
                          <w:marRight w:val="0"/>
                          <w:marTop w:val="0"/>
                          <w:marBottom w:val="0"/>
                          <w:divBdr>
                            <w:top w:val="none" w:sz="0" w:space="0" w:color="auto"/>
                            <w:left w:val="none" w:sz="0" w:space="0" w:color="auto"/>
                            <w:bottom w:val="none" w:sz="0" w:space="0" w:color="auto"/>
                            <w:right w:val="none" w:sz="0" w:space="0" w:color="auto"/>
                          </w:divBdr>
                        </w:div>
                        <w:div w:id="1763144719">
                          <w:marLeft w:val="0"/>
                          <w:marRight w:val="0"/>
                          <w:marTop w:val="0"/>
                          <w:marBottom w:val="0"/>
                          <w:divBdr>
                            <w:top w:val="none" w:sz="0" w:space="0" w:color="auto"/>
                            <w:left w:val="none" w:sz="0" w:space="0" w:color="auto"/>
                            <w:bottom w:val="none" w:sz="0" w:space="0" w:color="auto"/>
                            <w:right w:val="none" w:sz="0" w:space="0" w:color="auto"/>
                          </w:divBdr>
                        </w:div>
                        <w:div w:id="182327756">
                          <w:marLeft w:val="0"/>
                          <w:marRight w:val="0"/>
                          <w:marTop w:val="0"/>
                          <w:marBottom w:val="0"/>
                          <w:divBdr>
                            <w:top w:val="none" w:sz="0" w:space="0" w:color="auto"/>
                            <w:left w:val="none" w:sz="0" w:space="0" w:color="auto"/>
                            <w:bottom w:val="none" w:sz="0" w:space="0" w:color="auto"/>
                            <w:right w:val="none" w:sz="0" w:space="0" w:color="auto"/>
                          </w:divBdr>
                        </w:div>
                        <w:div w:id="806122666">
                          <w:marLeft w:val="0"/>
                          <w:marRight w:val="0"/>
                          <w:marTop w:val="0"/>
                          <w:marBottom w:val="0"/>
                          <w:divBdr>
                            <w:top w:val="none" w:sz="0" w:space="0" w:color="auto"/>
                            <w:left w:val="none" w:sz="0" w:space="0" w:color="auto"/>
                            <w:bottom w:val="none" w:sz="0" w:space="0" w:color="auto"/>
                            <w:right w:val="none" w:sz="0" w:space="0" w:color="auto"/>
                          </w:divBdr>
                        </w:div>
                      </w:divsChild>
                    </w:div>
                    <w:div w:id="859588590">
                      <w:marLeft w:val="0"/>
                      <w:marRight w:val="0"/>
                      <w:marTop w:val="0"/>
                      <w:marBottom w:val="0"/>
                      <w:divBdr>
                        <w:top w:val="none" w:sz="0" w:space="0" w:color="auto"/>
                        <w:left w:val="none" w:sz="0" w:space="0" w:color="auto"/>
                        <w:bottom w:val="none" w:sz="0" w:space="0" w:color="auto"/>
                        <w:right w:val="none" w:sz="0" w:space="0" w:color="auto"/>
                      </w:divBdr>
                      <w:divsChild>
                        <w:div w:id="1915430520">
                          <w:marLeft w:val="0"/>
                          <w:marRight w:val="0"/>
                          <w:marTop w:val="0"/>
                          <w:marBottom w:val="0"/>
                          <w:divBdr>
                            <w:top w:val="none" w:sz="0" w:space="0" w:color="auto"/>
                            <w:left w:val="none" w:sz="0" w:space="0" w:color="auto"/>
                            <w:bottom w:val="none" w:sz="0" w:space="0" w:color="auto"/>
                            <w:right w:val="none" w:sz="0" w:space="0" w:color="auto"/>
                          </w:divBdr>
                        </w:div>
                        <w:div w:id="986472044">
                          <w:marLeft w:val="0"/>
                          <w:marRight w:val="0"/>
                          <w:marTop w:val="0"/>
                          <w:marBottom w:val="0"/>
                          <w:divBdr>
                            <w:top w:val="none" w:sz="0" w:space="0" w:color="auto"/>
                            <w:left w:val="none" w:sz="0" w:space="0" w:color="auto"/>
                            <w:bottom w:val="none" w:sz="0" w:space="0" w:color="auto"/>
                            <w:right w:val="none" w:sz="0" w:space="0" w:color="auto"/>
                          </w:divBdr>
                          <w:divsChild>
                            <w:div w:id="1751540327">
                              <w:marLeft w:val="0"/>
                              <w:marRight w:val="0"/>
                              <w:marTop w:val="0"/>
                              <w:marBottom w:val="0"/>
                              <w:divBdr>
                                <w:top w:val="none" w:sz="0" w:space="0" w:color="auto"/>
                                <w:left w:val="none" w:sz="0" w:space="0" w:color="auto"/>
                                <w:bottom w:val="none" w:sz="0" w:space="0" w:color="auto"/>
                                <w:right w:val="none" w:sz="0" w:space="0" w:color="auto"/>
                              </w:divBdr>
                            </w:div>
                            <w:div w:id="765274806">
                              <w:marLeft w:val="0"/>
                              <w:marRight w:val="0"/>
                              <w:marTop w:val="0"/>
                              <w:marBottom w:val="0"/>
                              <w:divBdr>
                                <w:top w:val="none" w:sz="0" w:space="0" w:color="auto"/>
                                <w:left w:val="none" w:sz="0" w:space="0" w:color="auto"/>
                                <w:bottom w:val="none" w:sz="0" w:space="0" w:color="auto"/>
                                <w:right w:val="none" w:sz="0" w:space="0" w:color="auto"/>
                              </w:divBdr>
                            </w:div>
                            <w:div w:id="1920208619">
                              <w:marLeft w:val="0"/>
                              <w:marRight w:val="0"/>
                              <w:marTop w:val="0"/>
                              <w:marBottom w:val="0"/>
                              <w:divBdr>
                                <w:top w:val="none" w:sz="0" w:space="0" w:color="auto"/>
                                <w:left w:val="none" w:sz="0" w:space="0" w:color="auto"/>
                                <w:bottom w:val="none" w:sz="0" w:space="0" w:color="auto"/>
                                <w:right w:val="none" w:sz="0" w:space="0" w:color="auto"/>
                              </w:divBdr>
                              <w:divsChild>
                                <w:div w:id="11697084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39387874">
                                      <w:marLeft w:val="0"/>
                                      <w:marRight w:val="0"/>
                                      <w:marTop w:val="0"/>
                                      <w:marBottom w:val="0"/>
                                      <w:divBdr>
                                        <w:top w:val="none" w:sz="0" w:space="0" w:color="auto"/>
                                        <w:left w:val="none" w:sz="0" w:space="0" w:color="auto"/>
                                        <w:bottom w:val="none" w:sz="0" w:space="0" w:color="auto"/>
                                        <w:right w:val="none" w:sz="0" w:space="0" w:color="auto"/>
                                      </w:divBdr>
                                      <w:divsChild>
                                        <w:div w:id="21366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23821">
                              <w:marLeft w:val="0"/>
                              <w:marRight w:val="0"/>
                              <w:marTop w:val="0"/>
                              <w:marBottom w:val="0"/>
                              <w:divBdr>
                                <w:top w:val="none" w:sz="0" w:space="0" w:color="auto"/>
                                <w:left w:val="none" w:sz="0" w:space="0" w:color="auto"/>
                                <w:bottom w:val="none" w:sz="0" w:space="0" w:color="auto"/>
                                <w:right w:val="none" w:sz="0" w:space="0" w:color="auto"/>
                              </w:divBdr>
                            </w:div>
                            <w:div w:id="595752217">
                              <w:marLeft w:val="0"/>
                              <w:marRight w:val="0"/>
                              <w:marTop w:val="0"/>
                              <w:marBottom w:val="0"/>
                              <w:divBdr>
                                <w:top w:val="none" w:sz="0" w:space="0" w:color="auto"/>
                                <w:left w:val="none" w:sz="0" w:space="0" w:color="auto"/>
                                <w:bottom w:val="none" w:sz="0" w:space="0" w:color="auto"/>
                                <w:right w:val="none" w:sz="0" w:space="0" w:color="auto"/>
                              </w:divBdr>
                            </w:div>
                            <w:div w:id="1863396751">
                              <w:marLeft w:val="0"/>
                              <w:marRight w:val="0"/>
                              <w:marTop w:val="0"/>
                              <w:marBottom w:val="0"/>
                              <w:divBdr>
                                <w:top w:val="none" w:sz="0" w:space="0" w:color="auto"/>
                                <w:left w:val="none" w:sz="0" w:space="0" w:color="auto"/>
                                <w:bottom w:val="none" w:sz="0" w:space="0" w:color="auto"/>
                                <w:right w:val="none" w:sz="0" w:space="0" w:color="auto"/>
                              </w:divBdr>
                              <w:divsChild>
                                <w:div w:id="193540349">
                                  <w:marLeft w:val="0"/>
                                  <w:marRight w:val="0"/>
                                  <w:marTop w:val="0"/>
                                  <w:marBottom w:val="300"/>
                                  <w:divBdr>
                                    <w:top w:val="single" w:sz="6" w:space="15" w:color="E6E6E6"/>
                                    <w:left w:val="single" w:sz="6" w:space="15" w:color="E6E6E6"/>
                                    <w:bottom w:val="single" w:sz="6" w:space="15" w:color="E6E6E6"/>
                                    <w:right w:val="single" w:sz="6" w:space="15" w:color="E6E6E6"/>
                                  </w:divBdr>
                                  <w:divsChild>
                                    <w:div w:id="712467066">
                                      <w:marLeft w:val="0"/>
                                      <w:marRight w:val="0"/>
                                      <w:marTop w:val="0"/>
                                      <w:marBottom w:val="0"/>
                                      <w:divBdr>
                                        <w:top w:val="none" w:sz="0" w:space="0" w:color="auto"/>
                                        <w:left w:val="none" w:sz="0" w:space="0" w:color="auto"/>
                                        <w:bottom w:val="none" w:sz="0" w:space="0" w:color="auto"/>
                                        <w:right w:val="none" w:sz="0" w:space="0" w:color="auto"/>
                                      </w:divBdr>
                                      <w:divsChild>
                                        <w:div w:id="15454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32342">
                              <w:marLeft w:val="0"/>
                              <w:marRight w:val="0"/>
                              <w:marTop w:val="0"/>
                              <w:marBottom w:val="0"/>
                              <w:divBdr>
                                <w:top w:val="none" w:sz="0" w:space="0" w:color="auto"/>
                                <w:left w:val="none" w:sz="0" w:space="0" w:color="auto"/>
                                <w:bottom w:val="none" w:sz="0" w:space="0" w:color="auto"/>
                                <w:right w:val="none" w:sz="0" w:space="0" w:color="auto"/>
                              </w:divBdr>
                            </w:div>
                            <w:div w:id="1967201090">
                              <w:marLeft w:val="0"/>
                              <w:marRight w:val="0"/>
                              <w:marTop w:val="450"/>
                              <w:marBottom w:val="450"/>
                              <w:divBdr>
                                <w:top w:val="none" w:sz="0" w:space="0" w:color="auto"/>
                                <w:left w:val="single" w:sz="24" w:space="0" w:color="6DB33F"/>
                                <w:bottom w:val="none" w:sz="0" w:space="0" w:color="auto"/>
                                <w:right w:val="none" w:sz="0" w:space="0" w:color="auto"/>
                              </w:divBdr>
                            </w:div>
                          </w:divsChild>
                        </w:div>
                        <w:div w:id="600987127">
                          <w:marLeft w:val="0"/>
                          <w:marRight w:val="0"/>
                          <w:marTop w:val="0"/>
                          <w:marBottom w:val="0"/>
                          <w:divBdr>
                            <w:top w:val="none" w:sz="0" w:space="0" w:color="auto"/>
                            <w:left w:val="none" w:sz="0" w:space="0" w:color="auto"/>
                            <w:bottom w:val="none" w:sz="0" w:space="0" w:color="auto"/>
                            <w:right w:val="none" w:sz="0" w:space="0" w:color="auto"/>
                          </w:divBdr>
                          <w:divsChild>
                            <w:div w:id="1903909768">
                              <w:marLeft w:val="0"/>
                              <w:marRight w:val="0"/>
                              <w:marTop w:val="0"/>
                              <w:marBottom w:val="0"/>
                              <w:divBdr>
                                <w:top w:val="none" w:sz="0" w:space="0" w:color="auto"/>
                                <w:left w:val="none" w:sz="0" w:space="0" w:color="auto"/>
                                <w:bottom w:val="none" w:sz="0" w:space="0" w:color="auto"/>
                                <w:right w:val="none" w:sz="0" w:space="0" w:color="auto"/>
                              </w:divBdr>
                            </w:div>
                            <w:div w:id="104083592">
                              <w:marLeft w:val="0"/>
                              <w:marRight w:val="0"/>
                              <w:marTop w:val="0"/>
                              <w:marBottom w:val="0"/>
                              <w:divBdr>
                                <w:top w:val="none" w:sz="0" w:space="0" w:color="auto"/>
                                <w:left w:val="none" w:sz="0" w:space="0" w:color="auto"/>
                                <w:bottom w:val="none" w:sz="0" w:space="0" w:color="auto"/>
                                <w:right w:val="none" w:sz="0" w:space="0" w:color="auto"/>
                              </w:divBdr>
                            </w:div>
                            <w:div w:id="1684624152">
                              <w:marLeft w:val="0"/>
                              <w:marRight w:val="0"/>
                              <w:marTop w:val="0"/>
                              <w:marBottom w:val="0"/>
                              <w:divBdr>
                                <w:top w:val="none" w:sz="0" w:space="0" w:color="auto"/>
                                <w:left w:val="none" w:sz="0" w:space="0" w:color="auto"/>
                                <w:bottom w:val="none" w:sz="0" w:space="0" w:color="auto"/>
                                <w:right w:val="none" w:sz="0" w:space="0" w:color="auto"/>
                              </w:divBdr>
                            </w:div>
                            <w:div w:id="57481825">
                              <w:marLeft w:val="0"/>
                              <w:marRight w:val="0"/>
                              <w:marTop w:val="0"/>
                              <w:marBottom w:val="0"/>
                              <w:divBdr>
                                <w:top w:val="none" w:sz="0" w:space="0" w:color="auto"/>
                                <w:left w:val="none" w:sz="0" w:space="0" w:color="auto"/>
                                <w:bottom w:val="none" w:sz="0" w:space="0" w:color="auto"/>
                                <w:right w:val="none" w:sz="0" w:space="0" w:color="auto"/>
                              </w:divBdr>
                              <w:divsChild>
                                <w:div w:id="18255858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46310312">
                                      <w:marLeft w:val="0"/>
                                      <w:marRight w:val="0"/>
                                      <w:marTop w:val="0"/>
                                      <w:marBottom w:val="0"/>
                                      <w:divBdr>
                                        <w:top w:val="none" w:sz="0" w:space="0" w:color="auto"/>
                                        <w:left w:val="none" w:sz="0" w:space="0" w:color="auto"/>
                                        <w:bottom w:val="none" w:sz="0" w:space="0" w:color="auto"/>
                                        <w:right w:val="none" w:sz="0" w:space="0" w:color="auto"/>
                                      </w:divBdr>
                                      <w:divsChild>
                                        <w:div w:id="15988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4053">
                              <w:marLeft w:val="0"/>
                              <w:marRight w:val="0"/>
                              <w:marTop w:val="0"/>
                              <w:marBottom w:val="0"/>
                              <w:divBdr>
                                <w:top w:val="none" w:sz="0" w:space="0" w:color="auto"/>
                                <w:left w:val="none" w:sz="0" w:space="0" w:color="auto"/>
                                <w:bottom w:val="none" w:sz="0" w:space="0" w:color="auto"/>
                                <w:right w:val="none" w:sz="0" w:space="0" w:color="auto"/>
                              </w:divBdr>
                            </w:div>
                            <w:div w:id="1415782356">
                              <w:marLeft w:val="0"/>
                              <w:marRight w:val="0"/>
                              <w:marTop w:val="0"/>
                              <w:marBottom w:val="0"/>
                              <w:divBdr>
                                <w:top w:val="none" w:sz="0" w:space="0" w:color="auto"/>
                                <w:left w:val="none" w:sz="0" w:space="0" w:color="auto"/>
                                <w:bottom w:val="none" w:sz="0" w:space="0" w:color="auto"/>
                                <w:right w:val="none" w:sz="0" w:space="0" w:color="auto"/>
                              </w:divBdr>
                            </w:div>
                            <w:div w:id="394206921">
                              <w:marLeft w:val="0"/>
                              <w:marRight w:val="0"/>
                              <w:marTop w:val="0"/>
                              <w:marBottom w:val="0"/>
                              <w:divBdr>
                                <w:top w:val="none" w:sz="0" w:space="0" w:color="auto"/>
                                <w:left w:val="none" w:sz="0" w:space="0" w:color="auto"/>
                                <w:bottom w:val="none" w:sz="0" w:space="0" w:color="auto"/>
                                <w:right w:val="none" w:sz="0" w:space="0" w:color="auto"/>
                              </w:divBdr>
                            </w:div>
                            <w:div w:id="1628779984">
                              <w:marLeft w:val="0"/>
                              <w:marRight w:val="0"/>
                              <w:marTop w:val="0"/>
                              <w:marBottom w:val="0"/>
                              <w:divBdr>
                                <w:top w:val="none" w:sz="0" w:space="0" w:color="auto"/>
                                <w:left w:val="none" w:sz="0" w:space="0" w:color="auto"/>
                                <w:bottom w:val="none" w:sz="0" w:space="0" w:color="auto"/>
                                <w:right w:val="none" w:sz="0" w:space="0" w:color="auto"/>
                              </w:divBdr>
                              <w:divsChild>
                                <w:div w:id="5011644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7411042">
                                      <w:marLeft w:val="0"/>
                                      <w:marRight w:val="0"/>
                                      <w:marTop w:val="0"/>
                                      <w:marBottom w:val="0"/>
                                      <w:divBdr>
                                        <w:top w:val="none" w:sz="0" w:space="0" w:color="auto"/>
                                        <w:left w:val="none" w:sz="0" w:space="0" w:color="auto"/>
                                        <w:bottom w:val="none" w:sz="0" w:space="0" w:color="auto"/>
                                        <w:right w:val="none" w:sz="0" w:space="0" w:color="auto"/>
                                      </w:divBdr>
                                      <w:divsChild>
                                        <w:div w:id="839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08703">
                              <w:marLeft w:val="0"/>
                              <w:marRight w:val="0"/>
                              <w:marTop w:val="450"/>
                              <w:marBottom w:val="450"/>
                              <w:divBdr>
                                <w:top w:val="none" w:sz="0" w:space="0" w:color="auto"/>
                                <w:left w:val="single" w:sz="24" w:space="0" w:color="6DB33F"/>
                                <w:bottom w:val="none" w:sz="0" w:space="0" w:color="auto"/>
                                <w:right w:val="none" w:sz="0" w:space="0" w:color="auto"/>
                              </w:divBdr>
                            </w:div>
                          </w:divsChild>
                        </w:div>
                        <w:div w:id="250702150">
                          <w:marLeft w:val="0"/>
                          <w:marRight w:val="0"/>
                          <w:marTop w:val="0"/>
                          <w:marBottom w:val="0"/>
                          <w:divBdr>
                            <w:top w:val="none" w:sz="0" w:space="0" w:color="auto"/>
                            <w:left w:val="none" w:sz="0" w:space="0" w:color="auto"/>
                            <w:bottom w:val="none" w:sz="0" w:space="0" w:color="auto"/>
                            <w:right w:val="none" w:sz="0" w:space="0" w:color="auto"/>
                          </w:divBdr>
                          <w:divsChild>
                            <w:div w:id="240483616">
                              <w:marLeft w:val="0"/>
                              <w:marRight w:val="0"/>
                              <w:marTop w:val="0"/>
                              <w:marBottom w:val="0"/>
                              <w:divBdr>
                                <w:top w:val="none" w:sz="0" w:space="0" w:color="auto"/>
                                <w:left w:val="none" w:sz="0" w:space="0" w:color="auto"/>
                                <w:bottom w:val="none" w:sz="0" w:space="0" w:color="auto"/>
                                <w:right w:val="none" w:sz="0" w:space="0" w:color="auto"/>
                              </w:divBdr>
                            </w:div>
                            <w:div w:id="1047725352">
                              <w:marLeft w:val="0"/>
                              <w:marRight w:val="0"/>
                              <w:marTop w:val="0"/>
                              <w:marBottom w:val="0"/>
                              <w:divBdr>
                                <w:top w:val="none" w:sz="0" w:space="0" w:color="auto"/>
                                <w:left w:val="none" w:sz="0" w:space="0" w:color="auto"/>
                                <w:bottom w:val="none" w:sz="0" w:space="0" w:color="auto"/>
                                <w:right w:val="none" w:sz="0" w:space="0" w:color="auto"/>
                              </w:divBdr>
                              <w:divsChild>
                                <w:div w:id="17410502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82519902">
                                      <w:marLeft w:val="0"/>
                                      <w:marRight w:val="0"/>
                                      <w:marTop w:val="0"/>
                                      <w:marBottom w:val="0"/>
                                      <w:divBdr>
                                        <w:top w:val="none" w:sz="0" w:space="0" w:color="auto"/>
                                        <w:left w:val="none" w:sz="0" w:space="0" w:color="auto"/>
                                        <w:bottom w:val="none" w:sz="0" w:space="0" w:color="auto"/>
                                        <w:right w:val="none" w:sz="0" w:space="0" w:color="auto"/>
                                      </w:divBdr>
                                      <w:divsChild>
                                        <w:div w:id="14793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95951">
                              <w:marLeft w:val="0"/>
                              <w:marRight w:val="0"/>
                              <w:marTop w:val="0"/>
                              <w:marBottom w:val="0"/>
                              <w:divBdr>
                                <w:top w:val="none" w:sz="0" w:space="0" w:color="auto"/>
                                <w:left w:val="none" w:sz="0" w:space="0" w:color="auto"/>
                                <w:bottom w:val="none" w:sz="0" w:space="0" w:color="auto"/>
                                <w:right w:val="none" w:sz="0" w:space="0" w:color="auto"/>
                              </w:divBdr>
                            </w:div>
                            <w:div w:id="1658729637">
                              <w:marLeft w:val="0"/>
                              <w:marRight w:val="0"/>
                              <w:marTop w:val="0"/>
                              <w:marBottom w:val="0"/>
                              <w:divBdr>
                                <w:top w:val="none" w:sz="0" w:space="0" w:color="auto"/>
                                <w:left w:val="none" w:sz="0" w:space="0" w:color="auto"/>
                                <w:bottom w:val="none" w:sz="0" w:space="0" w:color="auto"/>
                                <w:right w:val="none" w:sz="0" w:space="0" w:color="auto"/>
                              </w:divBdr>
                            </w:div>
                            <w:div w:id="902132390">
                              <w:marLeft w:val="0"/>
                              <w:marRight w:val="0"/>
                              <w:marTop w:val="0"/>
                              <w:marBottom w:val="0"/>
                              <w:divBdr>
                                <w:top w:val="none" w:sz="0" w:space="0" w:color="auto"/>
                                <w:left w:val="none" w:sz="0" w:space="0" w:color="auto"/>
                                <w:bottom w:val="none" w:sz="0" w:space="0" w:color="auto"/>
                                <w:right w:val="none" w:sz="0" w:space="0" w:color="auto"/>
                              </w:divBdr>
                              <w:divsChild>
                                <w:div w:id="1397345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69541859">
                                      <w:marLeft w:val="0"/>
                                      <w:marRight w:val="0"/>
                                      <w:marTop w:val="0"/>
                                      <w:marBottom w:val="0"/>
                                      <w:divBdr>
                                        <w:top w:val="none" w:sz="0" w:space="0" w:color="auto"/>
                                        <w:left w:val="none" w:sz="0" w:space="0" w:color="auto"/>
                                        <w:bottom w:val="none" w:sz="0" w:space="0" w:color="auto"/>
                                        <w:right w:val="none" w:sz="0" w:space="0" w:color="auto"/>
                                      </w:divBdr>
                                      <w:divsChild>
                                        <w:div w:id="684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3314">
                              <w:marLeft w:val="0"/>
                              <w:marRight w:val="0"/>
                              <w:marTop w:val="0"/>
                              <w:marBottom w:val="0"/>
                              <w:divBdr>
                                <w:top w:val="none" w:sz="0" w:space="0" w:color="auto"/>
                                <w:left w:val="none" w:sz="0" w:space="0" w:color="auto"/>
                                <w:bottom w:val="none" w:sz="0" w:space="0" w:color="auto"/>
                                <w:right w:val="none" w:sz="0" w:space="0" w:color="auto"/>
                              </w:divBdr>
                            </w:div>
                            <w:div w:id="1425417876">
                              <w:marLeft w:val="0"/>
                              <w:marRight w:val="0"/>
                              <w:marTop w:val="0"/>
                              <w:marBottom w:val="0"/>
                              <w:divBdr>
                                <w:top w:val="none" w:sz="0" w:space="0" w:color="auto"/>
                                <w:left w:val="none" w:sz="0" w:space="0" w:color="auto"/>
                                <w:bottom w:val="none" w:sz="0" w:space="0" w:color="auto"/>
                                <w:right w:val="none" w:sz="0" w:space="0" w:color="auto"/>
                              </w:divBdr>
                              <w:divsChild>
                                <w:div w:id="4539141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46526322">
                                      <w:marLeft w:val="0"/>
                                      <w:marRight w:val="0"/>
                                      <w:marTop w:val="0"/>
                                      <w:marBottom w:val="0"/>
                                      <w:divBdr>
                                        <w:top w:val="none" w:sz="0" w:space="0" w:color="auto"/>
                                        <w:left w:val="none" w:sz="0" w:space="0" w:color="auto"/>
                                        <w:bottom w:val="none" w:sz="0" w:space="0" w:color="auto"/>
                                        <w:right w:val="none" w:sz="0" w:space="0" w:color="auto"/>
                                      </w:divBdr>
                                      <w:divsChild>
                                        <w:div w:id="176364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22200">
                              <w:marLeft w:val="0"/>
                              <w:marRight w:val="0"/>
                              <w:marTop w:val="0"/>
                              <w:marBottom w:val="0"/>
                              <w:divBdr>
                                <w:top w:val="none" w:sz="0" w:space="0" w:color="auto"/>
                                <w:left w:val="none" w:sz="0" w:space="0" w:color="auto"/>
                                <w:bottom w:val="none" w:sz="0" w:space="0" w:color="auto"/>
                                <w:right w:val="none" w:sz="0" w:space="0" w:color="auto"/>
                              </w:divBdr>
                            </w:div>
                            <w:div w:id="1823427808">
                              <w:marLeft w:val="0"/>
                              <w:marRight w:val="0"/>
                              <w:marTop w:val="0"/>
                              <w:marBottom w:val="0"/>
                              <w:divBdr>
                                <w:top w:val="none" w:sz="0" w:space="0" w:color="auto"/>
                                <w:left w:val="none" w:sz="0" w:space="0" w:color="auto"/>
                                <w:bottom w:val="none" w:sz="0" w:space="0" w:color="auto"/>
                                <w:right w:val="none" w:sz="0" w:space="0" w:color="auto"/>
                              </w:divBdr>
                              <w:divsChild>
                                <w:div w:id="20531930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81498945">
                                      <w:marLeft w:val="0"/>
                                      <w:marRight w:val="0"/>
                                      <w:marTop w:val="0"/>
                                      <w:marBottom w:val="0"/>
                                      <w:divBdr>
                                        <w:top w:val="none" w:sz="0" w:space="0" w:color="auto"/>
                                        <w:left w:val="none" w:sz="0" w:space="0" w:color="auto"/>
                                        <w:bottom w:val="none" w:sz="0" w:space="0" w:color="auto"/>
                                        <w:right w:val="none" w:sz="0" w:space="0" w:color="auto"/>
                                      </w:divBdr>
                                      <w:divsChild>
                                        <w:div w:id="5148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375874">
                              <w:marLeft w:val="0"/>
                              <w:marRight w:val="0"/>
                              <w:marTop w:val="450"/>
                              <w:marBottom w:val="450"/>
                              <w:divBdr>
                                <w:top w:val="none" w:sz="0" w:space="0" w:color="auto"/>
                                <w:left w:val="single" w:sz="24" w:space="0" w:color="6DB33F"/>
                                <w:bottom w:val="none" w:sz="0" w:space="0" w:color="auto"/>
                                <w:right w:val="none" w:sz="0" w:space="0" w:color="auto"/>
                              </w:divBdr>
                            </w:div>
                          </w:divsChild>
                        </w:div>
                        <w:div w:id="1350524206">
                          <w:marLeft w:val="0"/>
                          <w:marRight w:val="0"/>
                          <w:marTop w:val="0"/>
                          <w:marBottom w:val="0"/>
                          <w:divBdr>
                            <w:top w:val="none" w:sz="0" w:space="0" w:color="auto"/>
                            <w:left w:val="none" w:sz="0" w:space="0" w:color="auto"/>
                            <w:bottom w:val="none" w:sz="0" w:space="0" w:color="auto"/>
                            <w:right w:val="none" w:sz="0" w:space="0" w:color="auto"/>
                          </w:divBdr>
                          <w:divsChild>
                            <w:div w:id="1429351689">
                              <w:marLeft w:val="0"/>
                              <w:marRight w:val="0"/>
                              <w:marTop w:val="0"/>
                              <w:marBottom w:val="0"/>
                              <w:divBdr>
                                <w:top w:val="none" w:sz="0" w:space="0" w:color="auto"/>
                                <w:left w:val="none" w:sz="0" w:space="0" w:color="auto"/>
                                <w:bottom w:val="none" w:sz="0" w:space="0" w:color="auto"/>
                                <w:right w:val="none" w:sz="0" w:space="0" w:color="auto"/>
                              </w:divBdr>
                            </w:div>
                            <w:div w:id="1348796459">
                              <w:marLeft w:val="0"/>
                              <w:marRight w:val="0"/>
                              <w:marTop w:val="0"/>
                              <w:marBottom w:val="0"/>
                              <w:divBdr>
                                <w:top w:val="none" w:sz="0" w:space="0" w:color="auto"/>
                                <w:left w:val="none" w:sz="0" w:space="0" w:color="auto"/>
                                <w:bottom w:val="none" w:sz="0" w:space="0" w:color="auto"/>
                                <w:right w:val="none" w:sz="0" w:space="0" w:color="auto"/>
                              </w:divBdr>
                              <w:divsChild>
                                <w:div w:id="4449304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614025508">
                                      <w:marLeft w:val="0"/>
                                      <w:marRight w:val="0"/>
                                      <w:marTop w:val="0"/>
                                      <w:marBottom w:val="0"/>
                                      <w:divBdr>
                                        <w:top w:val="none" w:sz="0" w:space="0" w:color="auto"/>
                                        <w:left w:val="none" w:sz="0" w:space="0" w:color="auto"/>
                                        <w:bottom w:val="none" w:sz="0" w:space="0" w:color="auto"/>
                                        <w:right w:val="none" w:sz="0" w:space="0" w:color="auto"/>
                                      </w:divBdr>
                                      <w:divsChild>
                                        <w:div w:id="11741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52866">
                              <w:marLeft w:val="0"/>
                              <w:marRight w:val="0"/>
                              <w:marTop w:val="0"/>
                              <w:marBottom w:val="0"/>
                              <w:divBdr>
                                <w:top w:val="none" w:sz="0" w:space="0" w:color="auto"/>
                                <w:left w:val="none" w:sz="0" w:space="0" w:color="auto"/>
                                <w:bottom w:val="none" w:sz="0" w:space="0" w:color="auto"/>
                                <w:right w:val="none" w:sz="0" w:space="0" w:color="auto"/>
                              </w:divBdr>
                            </w:div>
                            <w:div w:id="1663897969">
                              <w:marLeft w:val="0"/>
                              <w:marRight w:val="0"/>
                              <w:marTop w:val="0"/>
                              <w:marBottom w:val="0"/>
                              <w:divBdr>
                                <w:top w:val="none" w:sz="0" w:space="0" w:color="auto"/>
                                <w:left w:val="none" w:sz="0" w:space="0" w:color="auto"/>
                                <w:bottom w:val="none" w:sz="0" w:space="0" w:color="auto"/>
                                <w:right w:val="none" w:sz="0" w:space="0" w:color="auto"/>
                              </w:divBdr>
                            </w:div>
                            <w:div w:id="1616596537">
                              <w:marLeft w:val="0"/>
                              <w:marRight w:val="0"/>
                              <w:marTop w:val="0"/>
                              <w:marBottom w:val="0"/>
                              <w:divBdr>
                                <w:top w:val="none" w:sz="0" w:space="0" w:color="auto"/>
                                <w:left w:val="none" w:sz="0" w:space="0" w:color="auto"/>
                                <w:bottom w:val="none" w:sz="0" w:space="0" w:color="auto"/>
                                <w:right w:val="none" w:sz="0" w:space="0" w:color="auto"/>
                              </w:divBdr>
                              <w:divsChild>
                                <w:div w:id="2341651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892616739">
                                      <w:marLeft w:val="0"/>
                                      <w:marRight w:val="0"/>
                                      <w:marTop w:val="0"/>
                                      <w:marBottom w:val="0"/>
                                      <w:divBdr>
                                        <w:top w:val="none" w:sz="0" w:space="0" w:color="auto"/>
                                        <w:left w:val="none" w:sz="0" w:space="0" w:color="auto"/>
                                        <w:bottom w:val="none" w:sz="0" w:space="0" w:color="auto"/>
                                        <w:right w:val="none" w:sz="0" w:space="0" w:color="auto"/>
                                      </w:divBdr>
                                      <w:divsChild>
                                        <w:div w:id="9690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14375">
                              <w:marLeft w:val="0"/>
                              <w:marRight w:val="0"/>
                              <w:marTop w:val="0"/>
                              <w:marBottom w:val="0"/>
                              <w:divBdr>
                                <w:top w:val="none" w:sz="0" w:space="0" w:color="auto"/>
                                <w:left w:val="none" w:sz="0" w:space="0" w:color="auto"/>
                                <w:bottom w:val="none" w:sz="0" w:space="0" w:color="auto"/>
                                <w:right w:val="none" w:sz="0" w:space="0" w:color="auto"/>
                              </w:divBdr>
                            </w:div>
                            <w:div w:id="2143031709">
                              <w:marLeft w:val="0"/>
                              <w:marRight w:val="0"/>
                              <w:marTop w:val="450"/>
                              <w:marBottom w:val="450"/>
                              <w:divBdr>
                                <w:top w:val="none" w:sz="0" w:space="0" w:color="auto"/>
                                <w:left w:val="single" w:sz="24" w:space="0" w:color="6DB33F"/>
                                <w:bottom w:val="none" w:sz="0" w:space="0" w:color="auto"/>
                                <w:right w:val="none" w:sz="0" w:space="0" w:color="auto"/>
                              </w:divBdr>
                            </w:div>
                          </w:divsChild>
                        </w:div>
                        <w:div w:id="1903522745">
                          <w:marLeft w:val="0"/>
                          <w:marRight w:val="0"/>
                          <w:marTop w:val="0"/>
                          <w:marBottom w:val="0"/>
                          <w:divBdr>
                            <w:top w:val="none" w:sz="0" w:space="0" w:color="auto"/>
                            <w:left w:val="none" w:sz="0" w:space="0" w:color="auto"/>
                            <w:bottom w:val="none" w:sz="0" w:space="0" w:color="auto"/>
                            <w:right w:val="none" w:sz="0" w:space="0" w:color="auto"/>
                          </w:divBdr>
                          <w:divsChild>
                            <w:div w:id="1471241623">
                              <w:marLeft w:val="0"/>
                              <w:marRight w:val="0"/>
                              <w:marTop w:val="0"/>
                              <w:marBottom w:val="0"/>
                              <w:divBdr>
                                <w:top w:val="none" w:sz="0" w:space="0" w:color="auto"/>
                                <w:left w:val="none" w:sz="0" w:space="0" w:color="auto"/>
                                <w:bottom w:val="none" w:sz="0" w:space="0" w:color="auto"/>
                                <w:right w:val="none" w:sz="0" w:space="0" w:color="auto"/>
                              </w:divBdr>
                            </w:div>
                            <w:div w:id="2141801012">
                              <w:marLeft w:val="0"/>
                              <w:marRight w:val="0"/>
                              <w:marTop w:val="0"/>
                              <w:marBottom w:val="0"/>
                              <w:divBdr>
                                <w:top w:val="none" w:sz="0" w:space="0" w:color="auto"/>
                                <w:left w:val="none" w:sz="0" w:space="0" w:color="auto"/>
                                <w:bottom w:val="none" w:sz="0" w:space="0" w:color="auto"/>
                                <w:right w:val="none" w:sz="0" w:space="0" w:color="auto"/>
                              </w:divBdr>
                            </w:div>
                            <w:div w:id="1680694989">
                              <w:marLeft w:val="0"/>
                              <w:marRight w:val="0"/>
                              <w:marTop w:val="0"/>
                              <w:marBottom w:val="0"/>
                              <w:divBdr>
                                <w:top w:val="none" w:sz="0" w:space="0" w:color="auto"/>
                                <w:left w:val="none" w:sz="0" w:space="0" w:color="auto"/>
                                <w:bottom w:val="none" w:sz="0" w:space="0" w:color="auto"/>
                                <w:right w:val="none" w:sz="0" w:space="0" w:color="auto"/>
                              </w:divBdr>
                              <w:divsChild>
                                <w:div w:id="1264923167">
                                  <w:marLeft w:val="0"/>
                                  <w:marRight w:val="0"/>
                                  <w:marTop w:val="0"/>
                                  <w:marBottom w:val="300"/>
                                  <w:divBdr>
                                    <w:top w:val="single" w:sz="6" w:space="15" w:color="E6E6E6"/>
                                    <w:left w:val="single" w:sz="6" w:space="15" w:color="E6E6E6"/>
                                    <w:bottom w:val="single" w:sz="6" w:space="15" w:color="E6E6E6"/>
                                    <w:right w:val="single" w:sz="6" w:space="15" w:color="E6E6E6"/>
                                  </w:divBdr>
                                  <w:divsChild>
                                    <w:div w:id="748888365">
                                      <w:marLeft w:val="0"/>
                                      <w:marRight w:val="0"/>
                                      <w:marTop w:val="0"/>
                                      <w:marBottom w:val="0"/>
                                      <w:divBdr>
                                        <w:top w:val="none" w:sz="0" w:space="0" w:color="auto"/>
                                        <w:left w:val="none" w:sz="0" w:space="0" w:color="auto"/>
                                        <w:bottom w:val="none" w:sz="0" w:space="0" w:color="auto"/>
                                        <w:right w:val="none" w:sz="0" w:space="0" w:color="auto"/>
                                      </w:divBdr>
                                      <w:divsChild>
                                        <w:div w:id="14135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711">
                              <w:marLeft w:val="0"/>
                              <w:marRight w:val="0"/>
                              <w:marTop w:val="0"/>
                              <w:marBottom w:val="0"/>
                              <w:divBdr>
                                <w:top w:val="none" w:sz="0" w:space="0" w:color="auto"/>
                                <w:left w:val="none" w:sz="0" w:space="0" w:color="auto"/>
                                <w:bottom w:val="none" w:sz="0" w:space="0" w:color="auto"/>
                                <w:right w:val="none" w:sz="0" w:space="0" w:color="auto"/>
                              </w:divBdr>
                            </w:div>
                            <w:div w:id="292559028">
                              <w:marLeft w:val="0"/>
                              <w:marRight w:val="0"/>
                              <w:marTop w:val="0"/>
                              <w:marBottom w:val="0"/>
                              <w:divBdr>
                                <w:top w:val="none" w:sz="0" w:space="0" w:color="auto"/>
                                <w:left w:val="none" w:sz="0" w:space="0" w:color="auto"/>
                                <w:bottom w:val="none" w:sz="0" w:space="0" w:color="auto"/>
                                <w:right w:val="none" w:sz="0" w:space="0" w:color="auto"/>
                              </w:divBdr>
                            </w:div>
                            <w:div w:id="1775588078">
                              <w:marLeft w:val="0"/>
                              <w:marRight w:val="0"/>
                              <w:marTop w:val="0"/>
                              <w:marBottom w:val="0"/>
                              <w:divBdr>
                                <w:top w:val="none" w:sz="0" w:space="0" w:color="auto"/>
                                <w:left w:val="none" w:sz="0" w:space="0" w:color="auto"/>
                                <w:bottom w:val="none" w:sz="0" w:space="0" w:color="auto"/>
                                <w:right w:val="none" w:sz="0" w:space="0" w:color="auto"/>
                              </w:divBdr>
                              <w:divsChild>
                                <w:div w:id="20632096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29618187">
                                      <w:marLeft w:val="0"/>
                                      <w:marRight w:val="0"/>
                                      <w:marTop w:val="0"/>
                                      <w:marBottom w:val="0"/>
                                      <w:divBdr>
                                        <w:top w:val="none" w:sz="0" w:space="0" w:color="auto"/>
                                        <w:left w:val="none" w:sz="0" w:space="0" w:color="auto"/>
                                        <w:bottom w:val="none" w:sz="0" w:space="0" w:color="auto"/>
                                        <w:right w:val="none" w:sz="0" w:space="0" w:color="auto"/>
                                      </w:divBdr>
                                      <w:divsChild>
                                        <w:div w:id="8287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8347">
                              <w:marLeft w:val="0"/>
                              <w:marRight w:val="0"/>
                              <w:marTop w:val="0"/>
                              <w:marBottom w:val="0"/>
                              <w:divBdr>
                                <w:top w:val="none" w:sz="0" w:space="0" w:color="auto"/>
                                <w:left w:val="none" w:sz="0" w:space="0" w:color="auto"/>
                                <w:bottom w:val="none" w:sz="0" w:space="0" w:color="auto"/>
                                <w:right w:val="none" w:sz="0" w:space="0" w:color="auto"/>
                              </w:divBdr>
                            </w:div>
                            <w:div w:id="999772150">
                              <w:marLeft w:val="0"/>
                              <w:marRight w:val="0"/>
                              <w:marTop w:val="0"/>
                              <w:marBottom w:val="0"/>
                              <w:divBdr>
                                <w:top w:val="none" w:sz="0" w:space="0" w:color="auto"/>
                                <w:left w:val="none" w:sz="0" w:space="0" w:color="auto"/>
                                <w:bottom w:val="none" w:sz="0" w:space="0" w:color="auto"/>
                                <w:right w:val="none" w:sz="0" w:space="0" w:color="auto"/>
                              </w:divBdr>
                            </w:div>
                            <w:div w:id="1008481253">
                              <w:marLeft w:val="0"/>
                              <w:marRight w:val="0"/>
                              <w:marTop w:val="0"/>
                              <w:marBottom w:val="0"/>
                              <w:divBdr>
                                <w:top w:val="none" w:sz="0" w:space="0" w:color="auto"/>
                                <w:left w:val="none" w:sz="0" w:space="0" w:color="auto"/>
                                <w:bottom w:val="none" w:sz="0" w:space="0" w:color="auto"/>
                                <w:right w:val="none" w:sz="0" w:space="0" w:color="auto"/>
                              </w:divBdr>
                            </w:div>
                            <w:div w:id="1923709864">
                              <w:marLeft w:val="0"/>
                              <w:marRight w:val="0"/>
                              <w:marTop w:val="0"/>
                              <w:marBottom w:val="0"/>
                              <w:divBdr>
                                <w:top w:val="none" w:sz="0" w:space="0" w:color="auto"/>
                                <w:left w:val="none" w:sz="0" w:space="0" w:color="auto"/>
                                <w:bottom w:val="none" w:sz="0" w:space="0" w:color="auto"/>
                                <w:right w:val="none" w:sz="0" w:space="0" w:color="auto"/>
                              </w:divBdr>
                            </w:div>
                            <w:div w:id="816919589">
                              <w:marLeft w:val="0"/>
                              <w:marRight w:val="0"/>
                              <w:marTop w:val="0"/>
                              <w:marBottom w:val="0"/>
                              <w:divBdr>
                                <w:top w:val="none" w:sz="0" w:space="0" w:color="auto"/>
                                <w:left w:val="none" w:sz="0" w:space="0" w:color="auto"/>
                                <w:bottom w:val="none" w:sz="0" w:space="0" w:color="auto"/>
                                <w:right w:val="none" w:sz="0" w:space="0" w:color="auto"/>
                              </w:divBdr>
                              <w:divsChild>
                                <w:div w:id="15201954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08789282">
                                      <w:marLeft w:val="0"/>
                                      <w:marRight w:val="0"/>
                                      <w:marTop w:val="0"/>
                                      <w:marBottom w:val="0"/>
                                      <w:divBdr>
                                        <w:top w:val="none" w:sz="0" w:space="0" w:color="auto"/>
                                        <w:left w:val="none" w:sz="0" w:space="0" w:color="auto"/>
                                        <w:bottom w:val="none" w:sz="0" w:space="0" w:color="auto"/>
                                        <w:right w:val="none" w:sz="0" w:space="0" w:color="auto"/>
                                      </w:divBdr>
                                      <w:divsChild>
                                        <w:div w:id="3021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1453">
                              <w:marLeft w:val="0"/>
                              <w:marRight w:val="0"/>
                              <w:marTop w:val="0"/>
                              <w:marBottom w:val="0"/>
                              <w:divBdr>
                                <w:top w:val="none" w:sz="0" w:space="0" w:color="auto"/>
                                <w:left w:val="none" w:sz="0" w:space="0" w:color="auto"/>
                                <w:bottom w:val="none" w:sz="0" w:space="0" w:color="auto"/>
                                <w:right w:val="none" w:sz="0" w:space="0" w:color="auto"/>
                              </w:divBdr>
                            </w:div>
                            <w:div w:id="1841502864">
                              <w:marLeft w:val="0"/>
                              <w:marRight w:val="0"/>
                              <w:marTop w:val="0"/>
                              <w:marBottom w:val="0"/>
                              <w:divBdr>
                                <w:top w:val="none" w:sz="0" w:space="0" w:color="auto"/>
                                <w:left w:val="none" w:sz="0" w:space="0" w:color="auto"/>
                                <w:bottom w:val="none" w:sz="0" w:space="0" w:color="auto"/>
                                <w:right w:val="none" w:sz="0" w:space="0" w:color="auto"/>
                              </w:divBdr>
                            </w:div>
                            <w:div w:id="168301679">
                              <w:marLeft w:val="0"/>
                              <w:marRight w:val="0"/>
                              <w:marTop w:val="0"/>
                              <w:marBottom w:val="0"/>
                              <w:divBdr>
                                <w:top w:val="none" w:sz="0" w:space="0" w:color="auto"/>
                                <w:left w:val="none" w:sz="0" w:space="0" w:color="auto"/>
                                <w:bottom w:val="none" w:sz="0" w:space="0" w:color="auto"/>
                                <w:right w:val="none" w:sz="0" w:space="0" w:color="auto"/>
                              </w:divBdr>
                            </w:div>
                            <w:div w:id="2068648950">
                              <w:marLeft w:val="0"/>
                              <w:marRight w:val="0"/>
                              <w:marTop w:val="0"/>
                              <w:marBottom w:val="0"/>
                              <w:divBdr>
                                <w:top w:val="none" w:sz="0" w:space="0" w:color="auto"/>
                                <w:left w:val="none" w:sz="0" w:space="0" w:color="auto"/>
                                <w:bottom w:val="none" w:sz="0" w:space="0" w:color="auto"/>
                                <w:right w:val="none" w:sz="0" w:space="0" w:color="auto"/>
                              </w:divBdr>
                            </w:div>
                            <w:div w:id="1542210403">
                              <w:marLeft w:val="0"/>
                              <w:marRight w:val="0"/>
                              <w:marTop w:val="0"/>
                              <w:marBottom w:val="0"/>
                              <w:divBdr>
                                <w:top w:val="none" w:sz="0" w:space="0" w:color="auto"/>
                                <w:left w:val="none" w:sz="0" w:space="0" w:color="auto"/>
                                <w:bottom w:val="none" w:sz="0" w:space="0" w:color="auto"/>
                                <w:right w:val="none" w:sz="0" w:space="0" w:color="auto"/>
                              </w:divBdr>
                            </w:div>
                            <w:div w:id="1013335093">
                              <w:marLeft w:val="0"/>
                              <w:marRight w:val="0"/>
                              <w:marTop w:val="0"/>
                              <w:marBottom w:val="0"/>
                              <w:divBdr>
                                <w:top w:val="none" w:sz="0" w:space="0" w:color="auto"/>
                                <w:left w:val="none" w:sz="0" w:space="0" w:color="auto"/>
                                <w:bottom w:val="none" w:sz="0" w:space="0" w:color="auto"/>
                                <w:right w:val="none" w:sz="0" w:space="0" w:color="auto"/>
                              </w:divBdr>
                            </w:div>
                            <w:div w:id="1950239635">
                              <w:marLeft w:val="0"/>
                              <w:marRight w:val="0"/>
                              <w:marTop w:val="0"/>
                              <w:marBottom w:val="0"/>
                              <w:divBdr>
                                <w:top w:val="none" w:sz="0" w:space="0" w:color="auto"/>
                                <w:left w:val="none" w:sz="0" w:space="0" w:color="auto"/>
                                <w:bottom w:val="none" w:sz="0" w:space="0" w:color="auto"/>
                                <w:right w:val="none" w:sz="0" w:space="0" w:color="auto"/>
                              </w:divBdr>
                              <w:divsChild>
                                <w:div w:id="1411390405">
                                  <w:marLeft w:val="0"/>
                                  <w:marRight w:val="0"/>
                                  <w:marTop w:val="0"/>
                                  <w:marBottom w:val="300"/>
                                  <w:divBdr>
                                    <w:top w:val="single" w:sz="6" w:space="15" w:color="E6E6E6"/>
                                    <w:left w:val="single" w:sz="6" w:space="15" w:color="E6E6E6"/>
                                    <w:bottom w:val="single" w:sz="6" w:space="15" w:color="E6E6E6"/>
                                    <w:right w:val="single" w:sz="6" w:space="15" w:color="E6E6E6"/>
                                  </w:divBdr>
                                  <w:divsChild>
                                    <w:div w:id="429663707">
                                      <w:marLeft w:val="0"/>
                                      <w:marRight w:val="0"/>
                                      <w:marTop w:val="0"/>
                                      <w:marBottom w:val="0"/>
                                      <w:divBdr>
                                        <w:top w:val="none" w:sz="0" w:space="0" w:color="auto"/>
                                        <w:left w:val="none" w:sz="0" w:space="0" w:color="auto"/>
                                        <w:bottom w:val="none" w:sz="0" w:space="0" w:color="auto"/>
                                        <w:right w:val="none" w:sz="0" w:space="0" w:color="auto"/>
                                      </w:divBdr>
                                      <w:divsChild>
                                        <w:div w:id="8011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17891">
                              <w:marLeft w:val="0"/>
                              <w:marRight w:val="0"/>
                              <w:marTop w:val="0"/>
                              <w:marBottom w:val="0"/>
                              <w:divBdr>
                                <w:top w:val="none" w:sz="0" w:space="0" w:color="auto"/>
                                <w:left w:val="none" w:sz="0" w:space="0" w:color="auto"/>
                                <w:bottom w:val="none" w:sz="0" w:space="0" w:color="auto"/>
                                <w:right w:val="none" w:sz="0" w:space="0" w:color="auto"/>
                              </w:divBdr>
                            </w:div>
                            <w:div w:id="608318485">
                              <w:marLeft w:val="0"/>
                              <w:marRight w:val="0"/>
                              <w:marTop w:val="0"/>
                              <w:marBottom w:val="0"/>
                              <w:divBdr>
                                <w:top w:val="none" w:sz="0" w:space="0" w:color="auto"/>
                                <w:left w:val="none" w:sz="0" w:space="0" w:color="auto"/>
                                <w:bottom w:val="none" w:sz="0" w:space="0" w:color="auto"/>
                                <w:right w:val="none" w:sz="0" w:space="0" w:color="auto"/>
                              </w:divBdr>
                            </w:div>
                            <w:div w:id="1141001286">
                              <w:marLeft w:val="0"/>
                              <w:marRight w:val="0"/>
                              <w:marTop w:val="0"/>
                              <w:marBottom w:val="0"/>
                              <w:divBdr>
                                <w:top w:val="none" w:sz="0" w:space="0" w:color="auto"/>
                                <w:left w:val="none" w:sz="0" w:space="0" w:color="auto"/>
                                <w:bottom w:val="none" w:sz="0" w:space="0" w:color="auto"/>
                                <w:right w:val="none" w:sz="0" w:space="0" w:color="auto"/>
                              </w:divBdr>
                              <w:divsChild>
                                <w:div w:id="13842162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49106549">
                                      <w:marLeft w:val="0"/>
                                      <w:marRight w:val="0"/>
                                      <w:marTop w:val="0"/>
                                      <w:marBottom w:val="0"/>
                                      <w:divBdr>
                                        <w:top w:val="none" w:sz="0" w:space="0" w:color="auto"/>
                                        <w:left w:val="none" w:sz="0" w:space="0" w:color="auto"/>
                                        <w:bottom w:val="none" w:sz="0" w:space="0" w:color="auto"/>
                                        <w:right w:val="none" w:sz="0" w:space="0" w:color="auto"/>
                                      </w:divBdr>
                                      <w:divsChild>
                                        <w:div w:id="2693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77980">
                              <w:marLeft w:val="0"/>
                              <w:marRight w:val="0"/>
                              <w:marTop w:val="0"/>
                              <w:marBottom w:val="0"/>
                              <w:divBdr>
                                <w:top w:val="none" w:sz="0" w:space="0" w:color="auto"/>
                                <w:left w:val="none" w:sz="0" w:space="0" w:color="auto"/>
                                <w:bottom w:val="none" w:sz="0" w:space="0" w:color="auto"/>
                                <w:right w:val="none" w:sz="0" w:space="0" w:color="auto"/>
                              </w:divBdr>
                            </w:div>
                            <w:div w:id="11103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81912">
                  <w:marLeft w:val="0"/>
                  <w:marRight w:val="0"/>
                  <w:marTop w:val="0"/>
                  <w:marBottom w:val="0"/>
                  <w:divBdr>
                    <w:top w:val="none" w:sz="0" w:space="0" w:color="auto"/>
                    <w:left w:val="none" w:sz="0" w:space="0" w:color="auto"/>
                    <w:bottom w:val="none" w:sz="0" w:space="0" w:color="auto"/>
                    <w:right w:val="none" w:sz="0" w:space="0" w:color="auto"/>
                  </w:divBdr>
                  <w:divsChild>
                    <w:div w:id="1979455474">
                      <w:marLeft w:val="0"/>
                      <w:marRight w:val="0"/>
                      <w:marTop w:val="0"/>
                      <w:marBottom w:val="0"/>
                      <w:divBdr>
                        <w:top w:val="none" w:sz="0" w:space="0" w:color="auto"/>
                        <w:left w:val="none" w:sz="0" w:space="0" w:color="auto"/>
                        <w:bottom w:val="none" w:sz="0" w:space="0" w:color="auto"/>
                        <w:right w:val="none" w:sz="0" w:space="0" w:color="auto"/>
                      </w:divBdr>
                    </w:div>
                    <w:div w:id="617296172">
                      <w:marLeft w:val="0"/>
                      <w:marRight w:val="0"/>
                      <w:marTop w:val="0"/>
                      <w:marBottom w:val="0"/>
                      <w:divBdr>
                        <w:top w:val="none" w:sz="0" w:space="0" w:color="auto"/>
                        <w:left w:val="none" w:sz="0" w:space="0" w:color="auto"/>
                        <w:bottom w:val="none" w:sz="0" w:space="0" w:color="auto"/>
                        <w:right w:val="none" w:sz="0" w:space="0" w:color="auto"/>
                      </w:divBdr>
                    </w:div>
                    <w:div w:id="1826779766">
                      <w:marLeft w:val="0"/>
                      <w:marRight w:val="0"/>
                      <w:marTop w:val="0"/>
                      <w:marBottom w:val="0"/>
                      <w:divBdr>
                        <w:top w:val="none" w:sz="0" w:space="0" w:color="auto"/>
                        <w:left w:val="none" w:sz="0" w:space="0" w:color="auto"/>
                        <w:bottom w:val="none" w:sz="0" w:space="0" w:color="auto"/>
                        <w:right w:val="none" w:sz="0" w:space="0" w:color="auto"/>
                      </w:divBdr>
                    </w:div>
                  </w:divsChild>
                </w:div>
                <w:div w:id="347879330">
                  <w:marLeft w:val="0"/>
                  <w:marRight w:val="0"/>
                  <w:marTop w:val="0"/>
                  <w:marBottom w:val="0"/>
                  <w:divBdr>
                    <w:top w:val="none" w:sz="0" w:space="0" w:color="auto"/>
                    <w:left w:val="none" w:sz="0" w:space="0" w:color="auto"/>
                    <w:bottom w:val="none" w:sz="0" w:space="0" w:color="auto"/>
                    <w:right w:val="none" w:sz="0" w:space="0" w:color="auto"/>
                  </w:divBdr>
                  <w:divsChild>
                    <w:div w:id="758329185">
                      <w:marLeft w:val="0"/>
                      <w:marRight w:val="0"/>
                      <w:marTop w:val="0"/>
                      <w:marBottom w:val="0"/>
                      <w:divBdr>
                        <w:top w:val="none" w:sz="0" w:space="0" w:color="auto"/>
                        <w:left w:val="none" w:sz="0" w:space="0" w:color="auto"/>
                        <w:bottom w:val="none" w:sz="0" w:space="0" w:color="auto"/>
                        <w:right w:val="none" w:sz="0" w:space="0" w:color="auto"/>
                      </w:divBdr>
                    </w:div>
                    <w:div w:id="658924848">
                      <w:marLeft w:val="0"/>
                      <w:marRight w:val="0"/>
                      <w:marTop w:val="450"/>
                      <w:marBottom w:val="450"/>
                      <w:divBdr>
                        <w:top w:val="none" w:sz="0" w:space="0" w:color="auto"/>
                        <w:left w:val="single" w:sz="24" w:space="0" w:color="6DB33F"/>
                        <w:bottom w:val="none" w:sz="0" w:space="0" w:color="auto"/>
                        <w:right w:val="none" w:sz="0" w:space="0" w:color="auto"/>
                      </w:divBdr>
                    </w:div>
                    <w:div w:id="98959416">
                      <w:marLeft w:val="0"/>
                      <w:marRight w:val="0"/>
                      <w:marTop w:val="0"/>
                      <w:marBottom w:val="0"/>
                      <w:divBdr>
                        <w:top w:val="none" w:sz="0" w:space="0" w:color="auto"/>
                        <w:left w:val="none" w:sz="0" w:space="0" w:color="auto"/>
                        <w:bottom w:val="none" w:sz="0" w:space="0" w:color="auto"/>
                        <w:right w:val="none" w:sz="0" w:space="0" w:color="auto"/>
                      </w:divBdr>
                    </w:div>
                    <w:div w:id="941957852">
                      <w:marLeft w:val="0"/>
                      <w:marRight w:val="0"/>
                      <w:marTop w:val="0"/>
                      <w:marBottom w:val="0"/>
                      <w:divBdr>
                        <w:top w:val="none" w:sz="0" w:space="0" w:color="auto"/>
                        <w:left w:val="none" w:sz="0" w:space="0" w:color="auto"/>
                        <w:bottom w:val="none" w:sz="0" w:space="0" w:color="auto"/>
                        <w:right w:val="none" w:sz="0" w:space="0" w:color="auto"/>
                      </w:divBdr>
                      <w:divsChild>
                        <w:div w:id="1820418678">
                          <w:marLeft w:val="0"/>
                          <w:marRight w:val="0"/>
                          <w:marTop w:val="0"/>
                          <w:marBottom w:val="0"/>
                          <w:divBdr>
                            <w:top w:val="none" w:sz="0" w:space="0" w:color="auto"/>
                            <w:left w:val="none" w:sz="0" w:space="0" w:color="auto"/>
                            <w:bottom w:val="none" w:sz="0" w:space="0" w:color="auto"/>
                            <w:right w:val="none" w:sz="0" w:space="0" w:color="auto"/>
                          </w:divBdr>
                        </w:div>
                        <w:div w:id="1722708187">
                          <w:marLeft w:val="0"/>
                          <w:marRight w:val="0"/>
                          <w:marTop w:val="0"/>
                          <w:marBottom w:val="0"/>
                          <w:divBdr>
                            <w:top w:val="none" w:sz="0" w:space="0" w:color="auto"/>
                            <w:left w:val="none" w:sz="0" w:space="0" w:color="auto"/>
                            <w:bottom w:val="none" w:sz="0" w:space="0" w:color="auto"/>
                            <w:right w:val="none" w:sz="0" w:space="0" w:color="auto"/>
                          </w:divBdr>
                        </w:div>
                      </w:divsChild>
                    </w:div>
                    <w:div w:id="1589457727">
                      <w:marLeft w:val="0"/>
                      <w:marRight w:val="0"/>
                      <w:marTop w:val="0"/>
                      <w:marBottom w:val="0"/>
                      <w:divBdr>
                        <w:top w:val="none" w:sz="0" w:space="0" w:color="auto"/>
                        <w:left w:val="none" w:sz="0" w:space="0" w:color="auto"/>
                        <w:bottom w:val="none" w:sz="0" w:space="0" w:color="auto"/>
                        <w:right w:val="none" w:sz="0" w:space="0" w:color="auto"/>
                      </w:divBdr>
                      <w:divsChild>
                        <w:div w:id="1786970144">
                          <w:marLeft w:val="0"/>
                          <w:marRight w:val="0"/>
                          <w:marTop w:val="0"/>
                          <w:marBottom w:val="0"/>
                          <w:divBdr>
                            <w:top w:val="none" w:sz="0" w:space="0" w:color="auto"/>
                            <w:left w:val="none" w:sz="0" w:space="0" w:color="auto"/>
                            <w:bottom w:val="none" w:sz="0" w:space="0" w:color="auto"/>
                            <w:right w:val="none" w:sz="0" w:space="0" w:color="auto"/>
                          </w:divBdr>
                        </w:div>
                        <w:div w:id="163208839">
                          <w:marLeft w:val="0"/>
                          <w:marRight w:val="0"/>
                          <w:marTop w:val="0"/>
                          <w:marBottom w:val="0"/>
                          <w:divBdr>
                            <w:top w:val="none" w:sz="0" w:space="0" w:color="auto"/>
                            <w:left w:val="none" w:sz="0" w:space="0" w:color="auto"/>
                            <w:bottom w:val="none" w:sz="0" w:space="0" w:color="auto"/>
                            <w:right w:val="none" w:sz="0" w:space="0" w:color="auto"/>
                          </w:divBdr>
                        </w:div>
                        <w:div w:id="297031460">
                          <w:marLeft w:val="0"/>
                          <w:marRight w:val="0"/>
                          <w:marTop w:val="0"/>
                          <w:marBottom w:val="0"/>
                          <w:divBdr>
                            <w:top w:val="none" w:sz="0" w:space="0" w:color="auto"/>
                            <w:left w:val="none" w:sz="0" w:space="0" w:color="auto"/>
                            <w:bottom w:val="none" w:sz="0" w:space="0" w:color="auto"/>
                            <w:right w:val="none" w:sz="0" w:space="0" w:color="auto"/>
                          </w:divBdr>
                        </w:div>
                        <w:div w:id="1077634885">
                          <w:marLeft w:val="0"/>
                          <w:marRight w:val="0"/>
                          <w:marTop w:val="0"/>
                          <w:marBottom w:val="0"/>
                          <w:divBdr>
                            <w:top w:val="none" w:sz="0" w:space="0" w:color="auto"/>
                            <w:left w:val="none" w:sz="0" w:space="0" w:color="auto"/>
                            <w:bottom w:val="none" w:sz="0" w:space="0" w:color="auto"/>
                            <w:right w:val="none" w:sz="0" w:space="0" w:color="auto"/>
                          </w:divBdr>
                        </w:div>
                        <w:div w:id="1553540358">
                          <w:marLeft w:val="0"/>
                          <w:marRight w:val="0"/>
                          <w:marTop w:val="0"/>
                          <w:marBottom w:val="0"/>
                          <w:divBdr>
                            <w:top w:val="none" w:sz="0" w:space="0" w:color="auto"/>
                            <w:left w:val="none" w:sz="0" w:space="0" w:color="auto"/>
                            <w:bottom w:val="none" w:sz="0" w:space="0" w:color="auto"/>
                            <w:right w:val="none" w:sz="0" w:space="0" w:color="auto"/>
                          </w:divBdr>
                        </w:div>
                        <w:div w:id="687102808">
                          <w:marLeft w:val="0"/>
                          <w:marRight w:val="0"/>
                          <w:marTop w:val="0"/>
                          <w:marBottom w:val="0"/>
                          <w:divBdr>
                            <w:top w:val="none" w:sz="0" w:space="0" w:color="auto"/>
                            <w:left w:val="none" w:sz="0" w:space="0" w:color="auto"/>
                            <w:bottom w:val="none" w:sz="0" w:space="0" w:color="auto"/>
                            <w:right w:val="none" w:sz="0" w:space="0" w:color="auto"/>
                          </w:divBdr>
                          <w:divsChild>
                            <w:div w:id="874076741">
                              <w:marLeft w:val="0"/>
                              <w:marRight w:val="0"/>
                              <w:marTop w:val="0"/>
                              <w:marBottom w:val="0"/>
                              <w:divBdr>
                                <w:top w:val="none" w:sz="0" w:space="0" w:color="auto"/>
                                <w:left w:val="none" w:sz="0" w:space="0" w:color="auto"/>
                                <w:bottom w:val="none" w:sz="0" w:space="0" w:color="auto"/>
                                <w:right w:val="none" w:sz="0" w:space="0" w:color="auto"/>
                              </w:divBdr>
                            </w:div>
                            <w:div w:id="8968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1368">
                      <w:marLeft w:val="0"/>
                      <w:marRight w:val="0"/>
                      <w:marTop w:val="0"/>
                      <w:marBottom w:val="0"/>
                      <w:divBdr>
                        <w:top w:val="none" w:sz="0" w:space="0" w:color="auto"/>
                        <w:left w:val="none" w:sz="0" w:space="0" w:color="auto"/>
                        <w:bottom w:val="none" w:sz="0" w:space="0" w:color="auto"/>
                        <w:right w:val="none" w:sz="0" w:space="0" w:color="auto"/>
                      </w:divBdr>
                      <w:divsChild>
                        <w:div w:id="199784937">
                          <w:marLeft w:val="0"/>
                          <w:marRight w:val="0"/>
                          <w:marTop w:val="0"/>
                          <w:marBottom w:val="0"/>
                          <w:divBdr>
                            <w:top w:val="none" w:sz="0" w:space="0" w:color="auto"/>
                            <w:left w:val="none" w:sz="0" w:space="0" w:color="auto"/>
                            <w:bottom w:val="none" w:sz="0" w:space="0" w:color="auto"/>
                            <w:right w:val="none" w:sz="0" w:space="0" w:color="auto"/>
                          </w:divBdr>
                        </w:div>
                        <w:div w:id="1246301413">
                          <w:marLeft w:val="0"/>
                          <w:marRight w:val="0"/>
                          <w:marTop w:val="450"/>
                          <w:marBottom w:val="450"/>
                          <w:divBdr>
                            <w:top w:val="none" w:sz="0" w:space="0" w:color="auto"/>
                            <w:left w:val="single" w:sz="24" w:space="0" w:color="6DB33F"/>
                            <w:bottom w:val="none" w:sz="0" w:space="0" w:color="auto"/>
                            <w:right w:val="none" w:sz="0" w:space="0" w:color="auto"/>
                          </w:divBdr>
                        </w:div>
                        <w:div w:id="673845703">
                          <w:marLeft w:val="0"/>
                          <w:marRight w:val="0"/>
                          <w:marTop w:val="0"/>
                          <w:marBottom w:val="0"/>
                          <w:divBdr>
                            <w:top w:val="none" w:sz="0" w:space="0" w:color="auto"/>
                            <w:left w:val="none" w:sz="0" w:space="0" w:color="auto"/>
                            <w:bottom w:val="none" w:sz="0" w:space="0" w:color="auto"/>
                            <w:right w:val="none" w:sz="0" w:space="0" w:color="auto"/>
                          </w:divBdr>
                        </w:div>
                        <w:div w:id="210729699">
                          <w:marLeft w:val="0"/>
                          <w:marRight w:val="0"/>
                          <w:marTop w:val="0"/>
                          <w:marBottom w:val="0"/>
                          <w:divBdr>
                            <w:top w:val="none" w:sz="0" w:space="0" w:color="auto"/>
                            <w:left w:val="none" w:sz="0" w:space="0" w:color="auto"/>
                            <w:bottom w:val="none" w:sz="0" w:space="0" w:color="auto"/>
                            <w:right w:val="none" w:sz="0" w:space="0" w:color="auto"/>
                          </w:divBdr>
                        </w:div>
                        <w:div w:id="2010985872">
                          <w:marLeft w:val="0"/>
                          <w:marRight w:val="0"/>
                          <w:marTop w:val="0"/>
                          <w:marBottom w:val="0"/>
                          <w:divBdr>
                            <w:top w:val="none" w:sz="0" w:space="0" w:color="auto"/>
                            <w:left w:val="none" w:sz="0" w:space="0" w:color="auto"/>
                            <w:bottom w:val="none" w:sz="0" w:space="0" w:color="auto"/>
                            <w:right w:val="none" w:sz="0" w:space="0" w:color="auto"/>
                          </w:divBdr>
                        </w:div>
                        <w:div w:id="2004891952">
                          <w:marLeft w:val="0"/>
                          <w:marRight w:val="0"/>
                          <w:marTop w:val="0"/>
                          <w:marBottom w:val="0"/>
                          <w:divBdr>
                            <w:top w:val="none" w:sz="0" w:space="0" w:color="auto"/>
                            <w:left w:val="none" w:sz="0" w:space="0" w:color="auto"/>
                            <w:bottom w:val="none" w:sz="0" w:space="0" w:color="auto"/>
                            <w:right w:val="none" w:sz="0" w:space="0" w:color="auto"/>
                          </w:divBdr>
                        </w:div>
                        <w:div w:id="90127552">
                          <w:marLeft w:val="0"/>
                          <w:marRight w:val="0"/>
                          <w:marTop w:val="0"/>
                          <w:marBottom w:val="0"/>
                          <w:divBdr>
                            <w:top w:val="none" w:sz="0" w:space="0" w:color="auto"/>
                            <w:left w:val="none" w:sz="0" w:space="0" w:color="auto"/>
                            <w:bottom w:val="none" w:sz="0" w:space="0" w:color="auto"/>
                            <w:right w:val="none" w:sz="0" w:space="0" w:color="auto"/>
                          </w:divBdr>
                        </w:div>
                      </w:divsChild>
                    </w:div>
                    <w:div w:id="702218374">
                      <w:marLeft w:val="0"/>
                      <w:marRight w:val="0"/>
                      <w:marTop w:val="0"/>
                      <w:marBottom w:val="0"/>
                      <w:divBdr>
                        <w:top w:val="none" w:sz="0" w:space="0" w:color="auto"/>
                        <w:left w:val="none" w:sz="0" w:space="0" w:color="auto"/>
                        <w:bottom w:val="none" w:sz="0" w:space="0" w:color="auto"/>
                        <w:right w:val="none" w:sz="0" w:space="0" w:color="auto"/>
                      </w:divBdr>
                      <w:divsChild>
                        <w:div w:id="375203767">
                          <w:marLeft w:val="0"/>
                          <w:marRight w:val="0"/>
                          <w:marTop w:val="0"/>
                          <w:marBottom w:val="0"/>
                          <w:divBdr>
                            <w:top w:val="none" w:sz="0" w:space="0" w:color="auto"/>
                            <w:left w:val="none" w:sz="0" w:space="0" w:color="auto"/>
                            <w:bottom w:val="none" w:sz="0" w:space="0" w:color="auto"/>
                            <w:right w:val="none" w:sz="0" w:space="0" w:color="auto"/>
                          </w:divBdr>
                        </w:div>
                        <w:div w:id="1716925443">
                          <w:marLeft w:val="0"/>
                          <w:marRight w:val="0"/>
                          <w:marTop w:val="0"/>
                          <w:marBottom w:val="0"/>
                          <w:divBdr>
                            <w:top w:val="none" w:sz="0" w:space="0" w:color="auto"/>
                            <w:left w:val="none" w:sz="0" w:space="0" w:color="auto"/>
                            <w:bottom w:val="none" w:sz="0" w:space="0" w:color="auto"/>
                            <w:right w:val="none" w:sz="0" w:space="0" w:color="auto"/>
                          </w:divBdr>
                        </w:div>
                        <w:div w:id="1823229524">
                          <w:marLeft w:val="0"/>
                          <w:marRight w:val="0"/>
                          <w:marTop w:val="0"/>
                          <w:marBottom w:val="0"/>
                          <w:divBdr>
                            <w:top w:val="none" w:sz="0" w:space="0" w:color="auto"/>
                            <w:left w:val="none" w:sz="0" w:space="0" w:color="auto"/>
                            <w:bottom w:val="none" w:sz="0" w:space="0" w:color="auto"/>
                            <w:right w:val="none" w:sz="0" w:space="0" w:color="auto"/>
                          </w:divBdr>
                        </w:div>
                        <w:div w:id="1697808313">
                          <w:marLeft w:val="0"/>
                          <w:marRight w:val="0"/>
                          <w:marTop w:val="0"/>
                          <w:marBottom w:val="0"/>
                          <w:divBdr>
                            <w:top w:val="none" w:sz="0" w:space="0" w:color="auto"/>
                            <w:left w:val="none" w:sz="0" w:space="0" w:color="auto"/>
                            <w:bottom w:val="none" w:sz="0" w:space="0" w:color="auto"/>
                            <w:right w:val="none" w:sz="0" w:space="0" w:color="auto"/>
                          </w:divBdr>
                          <w:divsChild>
                            <w:div w:id="2452075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9591107">
                                  <w:marLeft w:val="0"/>
                                  <w:marRight w:val="0"/>
                                  <w:marTop w:val="0"/>
                                  <w:marBottom w:val="0"/>
                                  <w:divBdr>
                                    <w:top w:val="none" w:sz="0" w:space="0" w:color="auto"/>
                                    <w:left w:val="none" w:sz="0" w:space="0" w:color="auto"/>
                                    <w:bottom w:val="none" w:sz="0" w:space="0" w:color="auto"/>
                                    <w:right w:val="none" w:sz="0" w:space="0" w:color="auto"/>
                                  </w:divBdr>
                                  <w:divsChild>
                                    <w:div w:id="80046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83707">
                          <w:marLeft w:val="0"/>
                          <w:marRight w:val="0"/>
                          <w:marTop w:val="0"/>
                          <w:marBottom w:val="0"/>
                          <w:divBdr>
                            <w:top w:val="none" w:sz="0" w:space="0" w:color="auto"/>
                            <w:left w:val="none" w:sz="0" w:space="0" w:color="auto"/>
                            <w:bottom w:val="none" w:sz="0" w:space="0" w:color="auto"/>
                            <w:right w:val="none" w:sz="0" w:space="0" w:color="auto"/>
                          </w:divBdr>
                        </w:div>
                        <w:div w:id="1020860941">
                          <w:marLeft w:val="0"/>
                          <w:marRight w:val="0"/>
                          <w:marTop w:val="450"/>
                          <w:marBottom w:val="450"/>
                          <w:divBdr>
                            <w:top w:val="none" w:sz="0" w:space="0" w:color="auto"/>
                            <w:left w:val="single" w:sz="24" w:space="0" w:color="6DB33F"/>
                            <w:bottom w:val="none" w:sz="0" w:space="0" w:color="auto"/>
                            <w:right w:val="none" w:sz="0" w:space="0" w:color="auto"/>
                          </w:divBdr>
                        </w:div>
                        <w:div w:id="102044107">
                          <w:marLeft w:val="0"/>
                          <w:marRight w:val="0"/>
                          <w:marTop w:val="0"/>
                          <w:marBottom w:val="0"/>
                          <w:divBdr>
                            <w:top w:val="none" w:sz="0" w:space="0" w:color="auto"/>
                            <w:left w:val="none" w:sz="0" w:space="0" w:color="auto"/>
                            <w:bottom w:val="none" w:sz="0" w:space="0" w:color="auto"/>
                            <w:right w:val="none" w:sz="0" w:space="0" w:color="auto"/>
                          </w:divBdr>
                        </w:div>
                        <w:div w:id="1011221821">
                          <w:marLeft w:val="0"/>
                          <w:marRight w:val="0"/>
                          <w:marTop w:val="0"/>
                          <w:marBottom w:val="0"/>
                          <w:divBdr>
                            <w:top w:val="none" w:sz="0" w:space="0" w:color="auto"/>
                            <w:left w:val="none" w:sz="0" w:space="0" w:color="auto"/>
                            <w:bottom w:val="none" w:sz="0" w:space="0" w:color="auto"/>
                            <w:right w:val="none" w:sz="0" w:space="0" w:color="auto"/>
                          </w:divBdr>
                          <w:divsChild>
                            <w:div w:id="17772080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915824302">
                                  <w:marLeft w:val="0"/>
                                  <w:marRight w:val="0"/>
                                  <w:marTop w:val="0"/>
                                  <w:marBottom w:val="0"/>
                                  <w:divBdr>
                                    <w:top w:val="none" w:sz="0" w:space="0" w:color="auto"/>
                                    <w:left w:val="none" w:sz="0" w:space="0" w:color="auto"/>
                                    <w:bottom w:val="none" w:sz="0" w:space="0" w:color="auto"/>
                                    <w:right w:val="none" w:sz="0" w:space="0" w:color="auto"/>
                                  </w:divBdr>
                                  <w:divsChild>
                                    <w:div w:id="7407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664701">
                          <w:marLeft w:val="0"/>
                          <w:marRight w:val="0"/>
                          <w:marTop w:val="0"/>
                          <w:marBottom w:val="0"/>
                          <w:divBdr>
                            <w:top w:val="none" w:sz="0" w:space="0" w:color="auto"/>
                            <w:left w:val="none" w:sz="0" w:space="0" w:color="auto"/>
                            <w:bottom w:val="none" w:sz="0" w:space="0" w:color="auto"/>
                            <w:right w:val="none" w:sz="0" w:space="0" w:color="auto"/>
                          </w:divBdr>
                        </w:div>
                        <w:div w:id="746079607">
                          <w:marLeft w:val="0"/>
                          <w:marRight w:val="0"/>
                          <w:marTop w:val="0"/>
                          <w:marBottom w:val="0"/>
                          <w:divBdr>
                            <w:top w:val="none" w:sz="0" w:space="0" w:color="auto"/>
                            <w:left w:val="none" w:sz="0" w:space="0" w:color="auto"/>
                            <w:bottom w:val="none" w:sz="0" w:space="0" w:color="auto"/>
                            <w:right w:val="none" w:sz="0" w:space="0" w:color="auto"/>
                          </w:divBdr>
                          <w:divsChild>
                            <w:div w:id="1745434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232738221">
                                  <w:marLeft w:val="0"/>
                                  <w:marRight w:val="0"/>
                                  <w:marTop w:val="0"/>
                                  <w:marBottom w:val="0"/>
                                  <w:divBdr>
                                    <w:top w:val="none" w:sz="0" w:space="0" w:color="auto"/>
                                    <w:left w:val="none" w:sz="0" w:space="0" w:color="auto"/>
                                    <w:bottom w:val="none" w:sz="0" w:space="0" w:color="auto"/>
                                    <w:right w:val="none" w:sz="0" w:space="0" w:color="auto"/>
                                  </w:divBdr>
                                  <w:divsChild>
                                    <w:div w:id="5258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1825">
                          <w:marLeft w:val="0"/>
                          <w:marRight w:val="0"/>
                          <w:marTop w:val="0"/>
                          <w:marBottom w:val="0"/>
                          <w:divBdr>
                            <w:top w:val="none" w:sz="0" w:space="0" w:color="auto"/>
                            <w:left w:val="none" w:sz="0" w:space="0" w:color="auto"/>
                            <w:bottom w:val="none" w:sz="0" w:space="0" w:color="auto"/>
                            <w:right w:val="none" w:sz="0" w:space="0" w:color="auto"/>
                          </w:divBdr>
                        </w:div>
                        <w:div w:id="928805231">
                          <w:marLeft w:val="0"/>
                          <w:marRight w:val="0"/>
                          <w:marTop w:val="0"/>
                          <w:marBottom w:val="0"/>
                          <w:divBdr>
                            <w:top w:val="none" w:sz="0" w:space="0" w:color="auto"/>
                            <w:left w:val="none" w:sz="0" w:space="0" w:color="auto"/>
                            <w:bottom w:val="none" w:sz="0" w:space="0" w:color="auto"/>
                            <w:right w:val="none" w:sz="0" w:space="0" w:color="auto"/>
                          </w:divBdr>
                        </w:div>
                        <w:div w:id="120536771">
                          <w:marLeft w:val="0"/>
                          <w:marRight w:val="0"/>
                          <w:marTop w:val="0"/>
                          <w:marBottom w:val="0"/>
                          <w:divBdr>
                            <w:top w:val="none" w:sz="0" w:space="0" w:color="auto"/>
                            <w:left w:val="none" w:sz="0" w:space="0" w:color="auto"/>
                            <w:bottom w:val="none" w:sz="0" w:space="0" w:color="auto"/>
                            <w:right w:val="none" w:sz="0" w:space="0" w:color="auto"/>
                          </w:divBdr>
                          <w:divsChild>
                            <w:div w:id="85434341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6245621">
                                  <w:marLeft w:val="0"/>
                                  <w:marRight w:val="0"/>
                                  <w:marTop w:val="0"/>
                                  <w:marBottom w:val="0"/>
                                  <w:divBdr>
                                    <w:top w:val="none" w:sz="0" w:space="0" w:color="auto"/>
                                    <w:left w:val="none" w:sz="0" w:space="0" w:color="auto"/>
                                    <w:bottom w:val="none" w:sz="0" w:space="0" w:color="auto"/>
                                    <w:right w:val="none" w:sz="0" w:space="0" w:color="auto"/>
                                  </w:divBdr>
                                  <w:divsChild>
                                    <w:div w:id="13318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433770">
                          <w:marLeft w:val="0"/>
                          <w:marRight w:val="0"/>
                          <w:marTop w:val="0"/>
                          <w:marBottom w:val="0"/>
                          <w:divBdr>
                            <w:top w:val="none" w:sz="0" w:space="0" w:color="auto"/>
                            <w:left w:val="none" w:sz="0" w:space="0" w:color="auto"/>
                            <w:bottom w:val="none" w:sz="0" w:space="0" w:color="auto"/>
                            <w:right w:val="none" w:sz="0" w:space="0" w:color="auto"/>
                          </w:divBdr>
                        </w:div>
                      </w:divsChild>
                    </w:div>
                    <w:div w:id="217472076">
                      <w:marLeft w:val="0"/>
                      <w:marRight w:val="0"/>
                      <w:marTop w:val="0"/>
                      <w:marBottom w:val="0"/>
                      <w:divBdr>
                        <w:top w:val="none" w:sz="0" w:space="0" w:color="auto"/>
                        <w:left w:val="none" w:sz="0" w:space="0" w:color="auto"/>
                        <w:bottom w:val="none" w:sz="0" w:space="0" w:color="auto"/>
                        <w:right w:val="none" w:sz="0" w:space="0" w:color="auto"/>
                      </w:divBdr>
                      <w:divsChild>
                        <w:div w:id="492262271">
                          <w:marLeft w:val="0"/>
                          <w:marRight w:val="0"/>
                          <w:marTop w:val="0"/>
                          <w:marBottom w:val="0"/>
                          <w:divBdr>
                            <w:top w:val="none" w:sz="0" w:space="0" w:color="auto"/>
                            <w:left w:val="none" w:sz="0" w:space="0" w:color="auto"/>
                            <w:bottom w:val="none" w:sz="0" w:space="0" w:color="auto"/>
                            <w:right w:val="none" w:sz="0" w:space="0" w:color="auto"/>
                          </w:divBdr>
                        </w:div>
                        <w:div w:id="1419250584">
                          <w:marLeft w:val="0"/>
                          <w:marRight w:val="0"/>
                          <w:marTop w:val="0"/>
                          <w:marBottom w:val="0"/>
                          <w:divBdr>
                            <w:top w:val="none" w:sz="0" w:space="0" w:color="auto"/>
                            <w:left w:val="none" w:sz="0" w:space="0" w:color="auto"/>
                            <w:bottom w:val="none" w:sz="0" w:space="0" w:color="auto"/>
                            <w:right w:val="none" w:sz="0" w:space="0" w:color="auto"/>
                          </w:divBdr>
                        </w:div>
                        <w:div w:id="1193955102">
                          <w:marLeft w:val="0"/>
                          <w:marRight w:val="0"/>
                          <w:marTop w:val="0"/>
                          <w:marBottom w:val="0"/>
                          <w:divBdr>
                            <w:top w:val="none" w:sz="0" w:space="0" w:color="auto"/>
                            <w:left w:val="none" w:sz="0" w:space="0" w:color="auto"/>
                            <w:bottom w:val="none" w:sz="0" w:space="0" w:color="auto"/>
                            <w:right w:val="none" w:sz="0" w:space="0" w:color="auto"/>
                          </w:divBdr>
                        </w:div>
                        <w:div w:id="1354304137">
                          <w:marLeft w:val="0"/>
                          <w:marRight w:val="0"/>
                          <w:marTop w:val="0"/>
                          <w:marBottom w:val="0"/>
                          <w:divBdr>
                            <w:top w:val="none" w:sz="0" w:space="0" w:color="auto"/>
                            <w:left w:val="none" w:sz="0" w:space="0" w:color="auto"/>
                            <w:bottom w:val="none" w:sz="0" w:space="0" w:color="auto"/>
                            <w:right w:val="none" w:sz="0" w:space="0" w:color="auto"/>
                          </w:divBdr>
                        </w:div>
                        <w:div w:id="722949956">
                          <w:marLeft w:val="0"/>
                          <w:marRight w:val="0"/>
                          <w:marTop w:val="0"/>
                          <w:marBottom w:val="0"/>
                          <w:divBdr>
                            <w:top w:val="none" w:sz="0" w:space="0" w:color="auto"/>
                            <w:left w:val="none" w:sz="0" w:space="0" w:color="auto"/>
                            <w:bottom w:val="none" w:sz="0" w:space="0" w:color="auto"/>
                            <w:right w:val="none" w:sz="0" w:space="0" w:color="auto"/>
                          </w:divBdr>
                        </w:div>
                        <w:div w:id="537595355">
                          <w:marLeft w:val="0"/>
                          <w:marRight w:val="0"/>
                          <w:marTop w:val="0"/>
                          <w:marBottom w:val="0"/>
                          <w:divBdr>
                            <w:top w:val="none" w:sz="0" w:space="0" w:color="auto"/>
                            <w:left w:val="none" w:sz="0" w:space="0" w:color="auto"/>
                            <w:bottom w:val="none" w:sz="0" w:space="0" w:color="auto"/>
                            <w:right w:val="none" w:sz="0" w:space="0" w:color="auto"/>
                          </w:divBdr>
                        </w:div>
                        <w:div w:id="548297328">
                          <w:marLeft w:val="0"/>
                          <w:marRight w:val="0"/>
                          <w:marTop w:val="0"/>
                          <w:marBottom w:val="0"/>
                          <w:divBdr>
                            <w:top w:val="none" w:sz="0" w:space="0" w:color="auto"/>
                            <w:left w:val="none" w:sz="0" w:space="0" w:color="auto"/>
                            <w:bottom w:val="none" w:sz="0" w:space="0" w:color="auto"/>
                            <w:right w:val="none" w:sz="0" w:space="0" w:color="auto"/>
                          </w:divBdr>
                        </w:div>
                      </w:divsChild>
                    </w:div>
                    <w:div w:id="696547901">
                      <w:marLeft w:val="0"/>
                      <w:marRight w:val="0"/>
                      <w:marTop w:val="0"/>
                      <w:marBottom w:val="0"/>
                      <w:divBdr>
                        <w:top w:val="none" w:sz="0" w:space="0" w:color="auto"/>
                        <w:left w:val="none" w:sz="0" w:space="0" w:color="auto"/>
                        <w:bottom w:val="none" w:sz="0" w:space="0" w:color="auto"/>
                        <w:right w:val="none" w:sz="0" w:space="0" w:color="auto"/>
                      </w:divBdr>
                      <w:divsChild>
                        <w:div w:id="1673488815">
                          <w:marLeft w:val="0"/>
                          <w:marRight w:val="0"/>
                          <w:marTop w:val="0"/>
                          <w:marBottom w:val="0"/>
                          <w:divBdr>
                            <w:top w:val="none" w:sz="0" w:space="0" w:color="auto"/>
                            <w:left w:val="none" w:sz="0" w:space="0" w:color="auto"/>
                            <w:bottom w:val="none" w:sz="0" w:space="0" w:color="auto"/>
                            <w:right w:val="none" w:sz="0" w:space="0" w:color="auto"/>
                          </w:divBdr>
                        </w:div>
                        <w:div w:id="566917703">
                          <w:marLeft w:val="0"/>
                          <w:marRight w:val="0"/>
                          <w:marTop w:val="0"/>
                          <w:marBottom w:val="0"/>
                          <w:divBdr>
                            <w:top w:val="none" w:sz="0" w:space="0" w:color="auto"/>
                            <w:left w:val="none" w:sz="0" w:space="0" w:color="auto"/>
                            <w:bottom w:val="none" w:sz="0" w:space="0" w:color="auto"/>
                            <w:right w:val="none" w:sz="0" w:space="0" w:color="auto"/>
                          </w:divBdr>
                          <w:divsChild>
                            <w:div w:id="1751121991">
                              <w:marLeft w:val="0"/>
                              <w:marRight w:val="0"/>
                              <w:marTop w:val="0"/>
                              <w:marBottom w:val="300"/>
                              <w:divBdr>
                                <w:top w:val="single" w:sz="6" w:space="15" w:color="E6E6E6"/>
                                <w:left w:val="single" w:sz="6" w:space="15" w:color="E6E6E6"/>
                                <w:bottom w:val="single" w:sz="6" w:space="15" w:color="E6E6E6"/>
                                <w:right w:val="single" w:sz="6" w:space="15" w:color="E6E6E6"/>
                              </w:divBdr>
                              <w:divsChild>
                                <w:div w:id="234971492">
                                  <w:marLeft w:val="0"/>
                                  <w:marRight w:val="0"/>
                                  <w:marTop w:val="0"/>
                                  <w:marBottom w:val="0"/>
                                  <w:divBdr>
                                    <w:top w:val="none" w:sz="0" w:space="0" w:color="auto"/>
                                    <w:left w:val="none" w:sz="0" w:space="0" w:color="auto"/>
                                    <w:bottom w:val="none" w:sz="0" w:space="0" w:color="auto"/>
                                    <w:right w:val="none" w:sz="0" w:space="0" w:color="auto"/>
                                  </w:divBdr>
                                  <w:divsChild>
                                    <w:div w:id="210098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957744">
                  <w:marLeft w:val="0"/>
                  <w:marRight w:val="0"/>
                  <w:marTop w:val="0"/>
                  <w:marBottom w:val="0"/>
                  <w:divBdr>
                    <w:top w:val="none" w:sz="0" w:space="0" w:color="auto"/>
                    <w:left w:val="none" w:sz="0" w:space="0" w:color="auto"/>
                    <w:bottom w:val="none" w:sz="0" w:space="0" w:color="auto"/>
                    <w:right w:val="none" w:sz="0" w:space="0" w:color="auto"/>
                  </w:divBdr>
                  <w:divsChild>
                    <w:div w:id="1814836411">
                      <w:marLeft w:val="0"/>
                      <w:marRight w:val="0"/>
                      <w:marTop w:val="0"/>
                      <w:marBottom w:val="0"/>
                      <w:divBdr>
                        <w:top w:val="none" w:sz="0" w:space="0" w:color="auto"/>
                        <w:left w:val="none" w:sz="0" w:space="0" w:color="auto"/>
                        <w:bottom w:val="none" w:sz="0" w:space="0" w:color="auto"/>
                        <w:right w:val="none" w:sz="0" w:space="0" w:color="auto"/>
                      </w:divBdr>
                    </w:div>
                    <w:div w:id="2029328365">
                      <w:marLeft w:val="0"/>
                      <w:marRight w:val="0"/>
                      <w:marTop w:val="0"/>
                      <w:marBottom w:val="0"/>
                      <w:divBdr>
                        <w:top w:val="none" w:sz="0" w:space="0" w:color="auto"/>
                        <w:left w:val="none" w:sz="0" w:space="0" w:color="auto"/>
                        <w:bottom w:val="none" w:sz="0" w:space="0" w:color="auto"/>
                        <w:right w:val="none" w:sz="0" w:space="0" w:color="auto"/>
                      </w:divBdr>
                    </w:div>
                    <w:div w:id="1483230678">
                      <w:marLeft w:val="0"/>
                      <w:marRight w:val="0"/>
                      <w:marTop w:val="0"/>
                      <w:marBottom w:val="0"/>
                      <w:divBdr>
                        <w:top w:val="none" w:sz="0" w:space="0" w:color="auto"/>
                        <w:left w:val="none" w:sz="0" w:space="0" w:color="auto"/>
                        <w:bottom w:val="none" w:sz="0" w:space="0" w:color="auto"/>
                        <w:right w:val="none" w:sz="0" w:space="0" w:color="auto"/>
                      </w:divBdr>
                      <w:divsChild>
                        <w:div w:id="6758868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414254418">
                              <w:marLeft w:val="0"/>
                              <w:marRight w:val="0"/>
                              <w:marTop w:val="0"/>
                              <w:marBottom w:val="0"/>
                              <w:divBdr>
                                <w:top w:val="none" w:sz="0" w:space="0" w:color="auto"/>
                                <w:left w:val="none" w:sz="0" w:space="0" w:color="auto"/>
                                <w:bottom w:val="none" w:sz="0" w:space="0" w:color="auto"/>
                                <w:right w:val="none" w:sz="0" w:space="0" w:color="auto"/>
                              </w:divBdr>
                              <w:divsChild>
                                <w:div w:id="18167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83023">
                      <w:marLeft w:val="0"/>
                      <w:marRight w:val="0"/>
                      <w:marTop w:val="0"/>
                      <w:marBottom w:val="0"/>
                      <w:divBdr>
                        <w:top w:val="none" w:sz="0" w:space="0" w:color="auto"/>
                        <w:left w:val="none" w:sz="0" w:space="0" w:color="auto"/>
                        <w:bottom w:val="none" w:sz="0" w:space="0" w:color="auto"/>
                        <w:right w:val="none" w:sz="0" w:space="0" w:color="auto"/>
                      </w:divBdr>
                    </w:div>
                    <w:div w:id="1352949244">
                      <w:marLeft w:val="0"/>
                      <w:marRight w:val="0"/>
                      <w:marTop w:val="0"/>
                      <w:marBottom w:val="0"/>
                      <w:divBdr>
                        <w:top w:val="none" w:sz="0" w:space="0" w:color="auto"/>
                        <w:left w:val="none" w:sz="0" w:space="0" w:color="auto"/>
                        <w:bottom w:val="none" w:sz="0" w:space="0" w:color="auto"/>
                        <w:right w:val="none" w:sz="0" w:space="0" w:color="auto"/>
                      </w:divBdr>
                      <w:divsChild>
                        <w:div w:id="17529632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0610122">
                              <w:marLeft w:val="0"/>
                              <w:marRight w:val="0"/>
                              <w:marTop w:val="0"/>
                              <w:marBottom w:val="0"/>
                              <w:divBdr>
                                <w:top w:val="none" w:sz="0" w:space="0" w:color="auto"/>
                                <w:left w:val="none" w:sz="0" w:space="0" w:color="auto"/>
                                <w:bottom w:val="none" w:sz="0" w:space="0" w:color="auto"/>
                                <w:right w:val="none" w:sz="0" w:space="0" w:color="auto"/>
                              </w:divBdr>
                              <w:divsChild>
                                <w:div w:id="12115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93460">
                      <w:marLeft w:val="0"/>
                      <w:marRight w:val="0"/>
                      <w:marTop w:val="0"/>
                      <w:marBottom w:val="0"/>
                      <w:divBdr>
                        <w:top w:val="none" w:sz="0" w:space="0" w:color="auto"/>
                        <w:left w:val="none" w:sz="0" w:space="0" w:color="auto"/>
                        <w:bottom w:val="none" w:sz="0" w:space="0" w:color="auto"/>
                        <w:right w:val="none" w:sz="0" w:space="0" w:color="auto"/>
                      </w:divBdr>
                    </w:div>
                    <w:div w:id="520050515">
                      <w:marLeft w:val="0"/>
                      <w:marRight w:val="0"/>
                      <w:marTop w:val="0"/>
                      <w:marBottom w:val="0"/>
                      <w:divBdr>
                        <w:top w:val="none" w:sz="0" w:space="0" w:color="auto"/>
                        <w:left w:val="none" w:sz="0" w:space="0" w:color="auto"/>
                        <w:bottom w:val="none" w:sz="0" w:space="0" w:color="auto"/>
                        <w:right w:val="none" w:sz="0" w:space="0" w:color="auto"/>
                      </w:divBdr>
                      <w:divsChild>
                        <w:div w:id="11942236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79779676">
                              <w:marLeft w:val="0"/>
                              <w:marRight w:val="0"/>
                              <w:marTop w:val="0"/>
                              <w:marBottom w:val="0"/>
                              <w:divBdr>
                                <w:top w:val="none" w:sz="0" w:space="0" w:color="auto"/>
                                <w:left w:val="none" w:sz="0" w:space="0" w:color="auto"/>
                                <w:bottom w:val="none" w:sz="0" w:space="0" w:color="auto"/>
                                <w:right w:val="none" w:sz="0" w:space="0" w:color="auto"/>
                              </w:divBdr>
                              <w:divsChild>
                                <w:div w:id="14007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953352">
                      <w:marLeft w:val="0"/>
                      <w:marRight w:val="0"/>
                      <w:marTop w:val="0"/>
                      <w:marBottom w:val="0"/>
                      <w:divBdr>
                        <w:top w:val="none" w:sz="0" w:space="0" w:color="auto"/>
                        <w:left w:val="none" w:sz="0" w:space="0" w:color="auto"/>
                        <w:bottom w:val="none" w:sz="0" w:space="0" w:color="auto"/>
                        <w:right w:val="none" w:sz="0" w:space="0" w:color="auto"/>
                      </w:divBdr>
                    </w:div>
                  </w:divsChild>
                </w:div>
                <w:div w:id="1913809179">
                  <w:marLeft w:val="0"/>
                  <w:marRight w:val="0"/>
                  <w:marTop w:val="0"/>
                  <w:marBottom w:val="0"/>
                  <w:divBdr>
                    <w:top w:val="none" w:sz="0" w:space="0" w:color="auto"/>
                    <w:left w:val="none" w:sz="0" w:space="0" w:color="auto"/>
                    <w:bottom w:val="none" w:sz="0" w:space="0" w:color="auto"/>
                    <w:right w:val="none" w:sz="0" w:space="0" w:color="auto"/>
                  </w:divBdr>
                  <w:divsChild>
                    <w:div w:id="1366447986">
                      <w:marLeft w:val="0"/>
                      <w:marRight w:val="0"/>
                      <w:marTop w:val="0"/>
                      <w:marBottom w:val="0"/>
                      <w:divBdr>
                        <w:top w:val="none" w:sz="0" w:space="0" w:color="auto"/>
                        <w:left w:val="none" w:sz="0" w:space="0" w:color="auto"/>
                        <w:bottom w:val="none" w:sz="0" w:space="0" w:color="auto"/>
                        <w:right w:val="none" w:sz="0" w:space="0" w:color="auto"/>
                      </w:divBdr>
                    </w:div>
                    <w:div w:id="1696230260">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sChild>
                        <w:div w:id="15249809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59208423">
                              <w:marLeft w:val="0"/>
                              <w:marRight w:val="0"/>
                              <w:marTop w:val="0"/>
                              <w:marBottom w:val="0"/>
                              <w:divBdr>
                                <w:top w:val="none" w:sz="0" w:space="0" w:color="auto"/>
                                <w:left w:val="none" w:sz="0" w:space="0" w:color="auto"/>
                                <w:bottom w:val="none" w:sz="0" w:space="0" w:color="auto"/>
                                <w:right w:val="none" w:sz="0" w:space="0" w:color="auto"/>
                              </w:divBdr>
                              <w:divsChild>
                                <w:div w:id="149718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951039">
                      <w:marLeft w:val="0"/>
                      <w:marRight w:val="0"/>
                      <w:marTop w:val="0"/>
                      <w:marBottom w:val="0"/>
                      <w:divBdr>
                        <w:top w:val="none" w:sz="0" w:space="0" w:color="auto"/>
                        <w:left w:val="none" w:sz="0" w:space="0" w:color="auto"/>
                        <w:bottom w:val="none" w:sz="0" w:space="0" w:color="auto"/>
                        <w:right w:val="none" w:sz="0" w:space="0" w:color="auto"/>
                      </w:divBdr>
                    </w:div>
                    <w:div w:id="136537703">
                      <w:marLeft w:val="0"/>
                      <w:marRight w:val="0"/>
                      <w:marTop w:val="0"/>
                      <w:marBottom w:val="0"/>
                      <w:divBdr>
                        <w:top w:val="none" w:sz="0" w:space="0" w:color="auto"/>
                        <w:left w:val="none" w:sz="0" w:space="0" w:color="auto"/>
                        <w:bottom w:val="none" w:sz="0" w:space="0" w:color="auto"/>
                        <w:right w:val="none" w:sz="0" w:space="0" w:color="auto"/>
                      </w:divBdr>
                    </w:div>
                    <w:div w:id="645939858">
                      <w:marLeft w:val="0"/>
                      <w:marRight w:val="0"/>
                      <w:marTop w:val="0"/>
                      <w:marBottom w:val="0"/>
                      <w:divBdr>
                        <w:top w:val="none" w:sz="0" w:space="0" w:color="auto"/>
                        <w:left w:val="none" w:sz="0" w:space="0" w:color="auto"/>
                        <w:bottom w:val="none" w:sz="0" w:space="0" w:color="auto"/>
                        <w:right w:val="none" w:sz="0" w:space="0" w:color="auto"/>
                      </w:divBdr>
                    </w:div>
                    <w:div w:id="536548506">
                      <w:marLeft w:val="0"/>
                      <w:marRight w:val="0"/>
                      <w:marTop w:val="450"/>
                      <w:marBottom w:val="450"/>
                      <w:divBdr>
                        <w:top w:val="none" w:sz="0" w:space="0" w:color="auto"/>
                        <w:left w:val="single" w:sz="24" w:space="0" w:color="6DB33F"/>
                        <w:bottom w:val="none" w:sz="0" w:space="0" w:color="auto"/>
                        <w:right w:val="none" w:sz="0" w:space="0" w:color="auto"/>
                      </w:divBdr>
                    </w:div>
                  </w:divsChild>
                </w:div>
                <w:div w:id="1516000286">
                  <w:marLeft w:val="0"/>
                  <w:marRight w:val="0"/>
                  <w:marTop w:val="0"/>
                  <w:marBottom w:val="0"/>
                  <w:divBdr>
                    <w:top w:val="none" w:sz="0" w:space="0" w:color="auto"/>
                    <w:left w:val="none" w:sz="0" w:space="0" w:color="auto"/>
                    <w:bottom w:val="none" w:sz="0" w:space="0" w:color="auto"/>
                    <w:right w:val="none" w:sz="0" w:space="0" w:color="auto"/>
                  </w:divBdr>
                  <w:divsChild>
                    <w:div w:id="1479227437">
                      <w:marLeft w:val="0"/>
                      <w:marRight w:val="0"/>
                      <w:marTop w:val="0"/>
                      <w:marBottom w:val="0"/>
                      <w:divBdr>
                        <w:top w:val="none" w:sz="0" w:space="0" w:color="auto"/>
                        <w:left w:val="none" w:sz="0" w:space="0" w:color="auto"/>
                        <w:bottom w:val="none" w:sz="0" w:space="0" w:color="auto"/>
                        <w:right w:val="none" w:sz="0" w:space="0" w:color="auto"/>
                      </w:divBdr>
                    </w:div>
                    <w:div w:id="1957786681">
                      <w:marLeft w:val="0"/>
                      <w:marRight w:val="0"/>
                      <w:marTop w:val="0"/>
                      <w:marBottom w:val="0"/>
                      <w:divBdr>
                        <w:top w:val="none" w:sz="0" w:space="0" w:color="auto"/>
                        <w:left w:val="none" w:sz="0" w:space="0" w:color="auto"/>
                        <w:bottom w:val="none" w:sz="0" w:space="0" w:color="auto"/>
                        <w:right w:val="none" w:sz="0" w:space="0" w:color="auto"/>
                      </w:divBdr>
                      <w:divsChild>
                        <w:div w:id="12670083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07766593">
                              <w:marLeft w:val="0"/>
                              <w:marRight w:val="0"/>
                              <w:marTop w:val="0"/>
                              <w:marBottom w:val="0"/>
                              <w:divBdr>
                                <w:top w:val="none" w:sz="0" w:space="0" w:color="auto"/>
                                <w:left w:val="none" w:sz="0" w:space="0" w:color="auto"/>
                                <w:bottom w:val="none" w:sz="0" w:space="0" w:color="auto"/>
                                <w:right w:val="none" w:sz="0" w:space="0" w:color="auto"/>
                              </w:divBdr>
                              <w:divsChild>
                                <w:div w:id="94739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58739">
                      <w:marLeft w:val="0"/>
                      <w:marRight w:val="0"/>
                      <w:marTop w:val="0"/>
                      <w:marBottom w:val="0"/>
                      <w:divBdr>
                        <w:top w:val="none" w:sz="0" w:space="0" w:color="auto"/>
                        <w:left w:val="none" w:sz="0" w:space="0" w:color="auto"/>
                        <w:bottom w:val="none" w:sz="0" w:space="0" w:color="auto"/>
                        <w:right w:val="none" w:sz="0" w:space="0" w:color="auto"/>
                      </w:divBdr>
                    </w:div>
                    <w:div w:id="1079212159">
                      <w:marLeft w:val="0"/>
                      <w:marRight w:val="0"/>
                      <w:marTop w:val="0"/>
                      <w:marBottom w:val="0"/>
                      <w:divBdr>
                        <w:top w:val="none" w:sz="0" w:space="0" w:color="auto"/>
                        <w:left w:val="none" w:sz="0" w:space="0" w:color="auto"/>
                        <w:bottom w:val="none" w:sz="0" w:space="0" w:color="auto"/>
                        <w:right w:val="none" w:sz="0" w:space="0" w:color="auto"/>
                      </w:divBdr>
                    </w:div>
                    <w:div w:id="1486817356">
                      <w:marLeft w:val="0"/>
                      <w:marRight w:val="0"/>
                      <w:marTop w:val="0"/>
                      <w:marBottom w:val="0"/>
                      <w:divBdr>
                        <w:top w:val="none" w:sz="0" w:space="0" w:color="auto"/>
                        <w:left w:val="none" w:sz="0" w:space="0" w:color="auto"/>
                        <w:bottom w:val="none" w:sz="0" w:space="0" w:color="auto"/>
                        <w:right w:val="none" w:sz="0" w:space="0" w:color="auto"/>
                      </w:divBdr>
                    </w:div>
                    <w:div w:id="1630436145">
                      <w:marLeft w:val="0"/>
                      <w:marRight w:val="0"/>
                      <w:marTop w:val="0"/>
                      <w:marBottom w:val="0"/>
                      <w:divBdr>
                        <w:top w:val="none" w:sz="0" w:space="0" w:color="auto"/>
                        <w:left w:val="none" w:sz="0" w:space="0" w:color="auto"/>
                        <w:bottom w:val="none" w:sz="0" w:space="0" w:color="auto"/>
                        <w:right w:val="none" w:sz="0" w:space="0" w:color="auto"/>
                      </w:divBdr>
                    </w:div>
                    <w:div w:id="1380596374">
                      <w:marLeft w:val="0"/>
                      <w:marRight w:val="0"/>
                      <w:marTop w:val="0"/>
                      <w:marBottom w:val="0"/>
                      <w:divBdr>
                        <w:top w:val="none" w:sz="0" w:space="0" w:color="auto"/>
                        <w:left w:val="none" w:sz="0" w:space="0" w:color="auto"/>
                        <w:bottom w:val="none" w:sz="0" w:space="0" w:color="auto"/>
                        <w:right w:val="none" w:sz="0" w:space="0" w:color="auto"/>
                      </w:divBdr>
                      <w:divsChild>
                        <w:div w:id="15906497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2097715">
                              <w:marLeft w:val="0"/>
                              <w:marRight w:val="0"/>
                              <w:marTop w:val="0"/>
                              <w:marBottom w:val="0"/>
                              <w:divBdr>
                                <w:top w:val="none" w:sz="0" w:space="0" w:color="auto"/>
                                <w:left w:val="none" w:sz="0" w:space="0" w:color="auto"/>
                                <w:bottom w:val="none" w:sz="0" w:space="0" w:color="auto"/>
                                <w:right w:val="none" w:sz="0" w:space="0" w:color="auto"/>
                              </w:divBdr>
                              <w:divsChild>
                                <w:div w:id="5682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2121">
                      <w:marLeft w:val="0"/>
                      <w:marRight w:val="0"/>
                      <w:marTop w:val="450"/>
                      <w:marBottom w:val="450"/>
                      <w:divBdr>
                        <w:top w:val="none" w:sz="0" w:space="0" w:color="auto"/>
                        <w:left w:val="single" w:sz="24" w:space="0" w:color="6DB33F"/>
                        <w:bottom w:val="none" w:sz="0" w:space="0" w:color="auto"/>
                        <w:right w:val="none" w:sz="0" w:space="0" w:color="auto"/>
                      </w:divBdr>
                    </w:div>
                    <w:div w:id="1593588182">
                      <w:marLeft w:val="0"/>
                      <w:marRight w:val="0"/>
                      <w:marTop w:val="0"/>
                      <w:marBottom w:val="0"/>
                      <w:divBdr>
                        <w:top w:val="none" w:sz="0" w:space="0" w:color="auto"/>
                        <w:left w:val="none" w:sz="0" w:space="0" w:color="auto"/>
                        <w:bottom w:val="none" w:sz="0" w:space="0" w:color="auto"/>
                        <w:right w:val="none" w:sz="0" w:space="0" w:color="auto"/>
                      </w:divBdr>
                    </w:div>
                  </w:divsChild>
                </w:div>
                <w:div w:id="1049961386">
                  <w:marLeft w:val="0"/>
                  <w:marRight w:val="0"/>
                  <w:marTop w:val="0"/>
                  <w:marBottom w:val="0"/>
                  <w:divBdr>
                    <w:top w:val="none" w:sz="0" w:space="0" w:color="auto"/>
                    <w:left w:val="none" w:sz="0" w:space="0" w:color="auto"/>
                    <w:bottom w:val="none" w:sz="0" w:space="0" w:color="auto"/>
                    <w:right w:val="none" w:sz="0" w:space="0" w:color="auto"/>
                  </w:divBdr>
                  <w:divsChild>
                    <w:div w:id="684869901">
                      <w:marLeft w:val="0"/>
                      <w:marRight w:val="0"/>
                      <w:marTop w:val="0"/>
                      <w:marBottom w:val="0"/>
                      <w:divBdr>
                        <w:top w:val="none" w:sz="0" w:space="0" w:color="auto"/>
                        <w:left w:val="none" w:sz="0" w:space="0" w:color="auto"/>
                        <w:bottom w:val="none" w:sz="0" w:space="0" w:color="auto"/>
                        <w:right w:val="none" w:sz="0" w:space="0" w:color="auto"/>
                      </w:divBdr>
                    </w:div>
                    <w:div w:id="145317609">
                      <w:marLeft w:val="0"/>
                      <w:marRight w:val="0"/>
                      <w:marTop w:val="0"/>
                      <w:marBottom w:val="0"/>
                      <w:divBdr>
                        <w:top w:val="none" w:sz="0" w:space="0" w:color="auto"/>
                        <w:left w:val="none" w:sz="0" w:space="0" w:color="auto"/>
                        <w:bottom w:val="none" w:sz="0" w:space="0" w:color="auto"/>
                        <w:right w:val="none" w:sz="0" w:space="0" w:color="auto"/>
                      </w:divBdr>
                    </w:div>
                    <w:div w:id="867521990">
                      <w:marLeft w:val="0"/>
                      <w:marRight w:val="0"/>
                      <w:marTop w:val="0"/>
                      <w:marBottom w:val="0"/>
                      <w:divBdr>
                        <w:top w:val="none" w:sz="0" w:space="0" w:color="auto"/>
                        <w:left w:val="none" w:sz="0" w:space="0" w:color="auto"/>
                        <w:bottom w:val="none" w:sz="0" w:space="0" w:color="auto"/>
                        <w:right w:val="none" w:sz="0" w:space="0" w:color="auto"/>
                      </w:divBdr>
                    </w:div>
                    <w:div w:id="556863902">
                      <w:marLeft w:val="0"/>
                      <w:marRight w:val="0"/>
                      <w:marTop w:val="0"/>
                      <w:marBottom w:val="0"/>
                      <w:divBdr>
                        <w:top w:val="none" w:sz="0" w:space="0" w:color="auto"/>
                        <w:left w:val="none" w:sz="0" w:space="0" w:color="auto"/>
                        <w:bottom w:val="none" w:sz="0" w:space="0" w:color="auto"/>
                        <w:right w:val="none" w:sz="0" w:space="0" w:color="auto"/>
                      </w:divBdr>
                    </w:div>
                    <w:div w:id="711921743">
                      <w:marLeft w:val="0"/>
                      <w:marRight w:val="0"/>
                      <w:marTop w:val="0"/>
                      <w:marBottom w:val="0"/>
                      <w:divBdr>
                        <w:top w:val="none" w:sz="0" w:space="0" w:color="auto"/>
                        <w:left w:val="none" w:sz="0" w:space="0" w:color="auto"/>
                        <w:bottom w:val="none" w:sz="0" w:space="0" w:color="auto"/>
                        <w:right w:val="none" w:sz="0" w:space="0" w:color="auto"/>
                      </w:divBdr>
                    </w:div>
                    <w:div w:id="995959925">
                      <w:marLeft w:val="0"/>
                      <w:marRight w:val="0"/>
                      <w:marTop w:val="0"/>
                      <w:marBottom w:val="0"/>
                      <w:divBdr>
                        <w:top w:val="none" w:sz="0" w:space="0" w:color="auto"/>
                        <w:left w:val="none" w:sz="0" w:space="0" w:color="auto"/>
                        <w:bottom w:val="none" w:sz="0" w:space="0" w:color="auto"/>
                        <w:right w:val="none" w:sz="0" w:space="0" w:color="auto"/>
                      </w:divBdr>
                      <w:divsChild>
                        <w:div w:id="615530034">
                          <w:marLeft w:val="0"/>
                          <w:marRight w:val="0"/>
                          <w:marTop w:val="0"/>
                          <w:marBottom w:val="0"/>
                          <w:divBdr>
                            <w:top w:val="none" w:sz="0" w:space="0" w:color="auto"/>
                            <w:left w:val="none" w:sz="0" w:space="0" w:color="auto"/>
                            <w:bottom w:val="none" w:sz="0" w:space="0" w:color="auto"/>
                            <w:right w:val="none" w:sz="0" w:space="0" w:color="auto"/>
                          </w:divBdr>
                        </w:div>
                        <w:div w:id="444348697">
                          <w:marLeft w:val="0"/>
                          <w:marRight w:val="0"/>
                          <w:marTop w:val="0"/>
                          <w:marBottom w:val="0"/>
                          <w:divBdr>
                            <w:top w:val="none" w:sz="0" w:space="0" w:color="auto"/>
                            <w:left w:val="none" w:sz="0" w:space="0" w:color="auto"/>
                            <w:bottom w:val="none" w:sz="0" w:space="0" w:color="auto"/>
                            <w:right w:val="none" w:sz="0" w:space="0" w:color="auto"/>
                          </w:divBdr>
                          <w:divsChild>
                            <w:div w:id="535973657">
                              <w:marLeft w:val="0"/>
                              <w:marRight w:val="0"/>
                              <w:marTop w:val="0"/>
                              <w:marBottom w:val="0"/>
                              <w:divBdr>
                                <w:top w:val="none" w:sz="0" w:space="0" w:color="auto"/>
                                <w:left w:val="none" w:sz="0" w:space="0" w:color="auto"/>
                                <w:bottom w:val="none" w:sz="0" w:space="0" w:color="auto"/>
                                <w:right w:val="none" w:sz="0" w:space="0" w:color="auto"/>
                              </w:divBdr>
                            </w:div>
                            <w:div w:id="2123720511">
                              <w:marLeft w:val="0"/>
                              <w:marRight w:val="0"/>
                              <w:marTop w:val="0"/>
                              <w:marBottom w:val="0"/>
                              <w:divBdr>
                                <w:top w:val="none" w:sz="0" w:space="0" w:color="auto"/>
                                <w:left w:val="none" w:sz="0" w:space="0" w:color="auto"/>
                                <w:bottom w:val="none" w:sz="0" w:space="0" w:color="auto"/>
                                <w:right w:val="none" w:sz="0" w:space="0" w:color="auto"/>
                              </w:divBdr>
                              <w:divsChild>
                                <w:div w:id="20361551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3308153">
                                      <w:marLeft w:val="0"/>
                                      <w:marRight w:val="0"/>
                                      <w:marTop w:val="0"/>
                                      <w:marBottom w:val="0"/>
                                      <w:divBdr>
                                        <w:top w:val="none" w:sz="0" w:space="0" w:color="auto"/>
                                        <w:left w:val="none" w:sz="0" w:space="0" w:color="auto"/>
                                        <w:bottom w:val="none" w:sz="0" w:space="0" w:color="auto"/>
                                        <w:right w:val="none" w:sz="0" w:space="0" w:color="auto"/>
                                      </w:divBdr>
                                      <w:divsChild>
                                        <w:div w:id="247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5352">
                              <w:marLeft w:val="0"/>
                              <w:marRight w:val="0"/>
                              <w:marTop w:val="0"/>
                              <w:marBottom w:val="0"/>
                              <w:divBdr>
                                <w:top w:val="none" w:sz="0" w:space="0" w:color="auto"/>
                                <w:left w:val="none" w:sz="0" w:space="0" w:color="auto"/>
                                <w:bottom w:val="none" w:sz="0" w:space="0" w:color="auto"/>
                                <w:right w:val="none" w:sz="0" w:space="0" w:color="auto"/>
                              </w:divBdr>
                            </w:div>
                            <w:div w:id="460415992">
                              <w:marLeft w:val="0"/>
                              <w:marRight w:val="0"/>
                              <w:marTop w:val="0"/>
                              <w:marBottom w:val="0"/>
                              <w:divBdr>
                                <w:top w:val="none" w:sz="0" w:space="0" w:color="auto"/>
                                <w:left w:val="none" w:sz="0" w:space="0" w:color="auto"/>
                                <w:bottom w:val="none" w:sz="0" w:space="0" w:color="auto"/>
                                <w:right w:val="none" w:sz="0" w:space="0" w:color="auto"/>
                              </w:divBdr>
                            </w:div>
                            <w:div w:id="1397515038">
                              <w:marLeft w:val="0"/>
                              <w:marRight w:val="0"/>
                              <w:marTop w:val="0"/>
                              <w:marBottom w:val="0"/>
                              <w:divBdr>
                                <w:top w:val="none" w:sz="0" w:space="0" w:color="auto"/>
                                <w:left w:val="none" w:sz="0" w:space="0" w:color="auto"/>
                                <w:bottom w:val="none" w:sz="0" w:space="0" w:color="auto"/>
                                <w:right w:val="none" w:sz="0" w:space="0" w:color="auto"/>
                              </w:divBdr>
                            </w:div>
                          </w:divsChild>
                        </w:div>
                        <w:div w:id="1868986998">
                          <w:marLeft w:val="0"/>
                          <w:marRight w:val="0"/>
                          <w:marTop w:val="0"/>
                          <w:marBottom w:val="0"/>
                          <w:divBdr>
                            <w:top w:val="none" w:sz="0" w:space="0" w:color="auto"/>
                            <w:left w:val="none" w:sz="0" w:space="0" w:color="auto"/>
                            <w:bottom w:val="none" w:sz="0" w:space="0" w:color="auto"/>
                            <w:right w:val="none" w:sz="0" w:space="0" w:color="auto"/>
                          </w:divBdr>
                          <w:divsChild>
                            <w:div w:id="2110739781">
                              <w:marLeft w:val="0"/>
                              <w:marRight w:val="0"/>
                              <w:marTop w:val="0"/>
                              <w:marBottom w:val="0"/>
                              <w:divBdr>
                                <w:top w:val="none" w:sz="0" w:space="0" w:color="auto"/>
                                <w:left w:val="none" w:sz="0" w:space="0" w:color="auto"/>
                                <w:bottom w:val="none" w:sz="0" w:space="0" w:color="auto"/>
                                <w:right w:val="none" w:sz="0" w:space="0" w:color="auto"/>
                              </w:divBdr>
                            </w:div>
                            <w:div w:id="1302347447">
                              <w:marLeft w:val="0"/>
                              <w:marRight w:val="0"/>
                              <w:marTop w:val="0"/>
                              <w:marBottom w:val="0"/>
                              <w:divBdr>
                                <w:top w:val="none" w:sz="0" w:space="0" w:color="auto"/>
                                <w:left w:val="none" w:sz="0" w:space="0" w:color="auto"/>
                                <w:bottom w:val="none" w:sz="0" w:space="0" w:color="auto"/>
                                <w:right w:val="none" w:sz="0" w:space="0" w:color="auto"/>
                              </w:divBdr>
                            </w:div>
                            <w:div w:id="1071345390">
                              <w:marLeft w:val="0"/>
                              <w:marRight w:val="0"/>
                              <w:marTop w:val="0"/>
                              <w:marBottom w:val="0"/>
                              <w:divBdr>
                                <w:top w:val="none" w:sz="0" w:space="0" w:color="auto"/>
                                <w:left w:val="none" w:sz="0" w:space="0" w:color="auto"/>
                                <w:bottom w:val="none" w:sz="0" w:space="0" w:color="auto"/>
                                <w:right w:val="none" w:sz="0" w:space="0" w:color="auto"/>
                              </w:divBdr>
                            </w:div>
                            <w:div w:id="1207907701">
                              <w:marLeft w:val="0"/>
                              <w:marRight w:val="0"/>
                              <w:marTop w:val="0"/>
                              <w:marBottom w:val="0"/>
                              <w:divBdr>
                                <w:top w:val="none" w:sz="0" w:space="0" w:color="auto"/>
                                <w:left w:val="none" w:sz="0" w:space="0" w:color="auto"/>
                                <w:bottom w:val="none" w:sz="0" w:space="0" w:color="auto"/>
                                <w:right w:val="none" w:sz="0" w:space="0" w:color="auto"/>
                              </w:divBdr>
                            </w:div>
                            <w:div w:id="1666204708">
                              <w:marLeft w:val="0"/>
                              <w:marRight w:val="0"/>
                              <w:marTop w:val="0"/>
                              <w:marBottom w:val="0"/>
                              <w:divBdr>
                                <w:top w:val="none" w:sz="0" w:space="0" w:color="auto"/>
                                <w:left w:val="none" w:sz="0" w:space="0" w:color="auto"/>
                                <w:bottom w:val="none" w:sz="0" w:space="0" w:color="auto"/>
                                <w:right w:val="none" w:sz="0" w:space="0" w:color="auto"/>
                              </w:divBdr>
                            </w:div>
                            <w:div w:id="854348777">
                              <w:marLeft w:val="0"/>
                              <w:marRight w:val="0"/>
                              <w:marTop w:val="0"/>
                              <w:marBottom w:val="0"/>
                              <w:divBdr>
                                <w:top w:val="none" w:sz="0" w:space="0" w:color="auto"/>
                                <w:left w:val="none" w:sz="0" w:space="0" w:color="auto"/>
                                <w:bottom w:val="none" w:sz="0" w:space="0" w:color="auto"/>
                                <w:right w:val="none" w:sz="0" w:space="0" w:color="auto"/>
                              </w:divBdr>
                            </w:div>
                            <w:div w:id="981690005">
                              <w:marLeft w:val="0"/>
                              <w:marRight w:val="0"/>
                              <w:marTop w:val="0"/>
                              <w:marBottom w:val="0"/>
                              <w:divBdr>
                                <w:top w:val="none" w:sz="0" w:space="0" w:color="auto"/>
                                <w:left w:val="none" w:sz="0" w:space="0" w:color="auto"/>
                                <w:bottom w:val="none" w:sz="0" w:space="0" w:color="auto"/>
                                <w:right w:val="none" w:sz="0" w:space="0" w:color="auto"/>
                              </w:divBdr>
                            </w:div>
                            <w:div w:id="2046175176">
                              <w:marLeft w:val="0"/>
                              <w:marRight w:val="0"/>
                              <w:marTop w:val="0"/>
                              <w:marBottom w:val="0"/>
                              <w:divBdr>
                                <w:top w:val="none" w:sz="0" w:space="0" w:color="auto"/>
                                <w:left w:val="none" w:sz="0" w:space="0" w:color="auto"/>
                                <w:bottom w:val="none" w:sz="0" w:space="0" w:color="auto"/>
                                <w:right w:val="none" w:sz="0" w:space="0" w:color="auto"/>
                              </w:divBdr>
                              <w:divsChild>
                                <w:div w:id="143243073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186922">
                                      <w:marLeft w:val="0"/>
                                      <w:marRight w:val="0"/>
                                      <w:marTop w:val="0"/>
                                      <w:marBottom w:val="0"/>
                                      <w:divBdr>
                                        <w:top w:val="none" w:sz="0" w:space="0" w:color="auto"/>
                                        <w:left w:val="none" w:sz="0" w:space="0" w:color="auto"/>
                                        <w:bottom w:val="none" w:sz="0" w:space="0" w:color="auto"/>
                                        <w:right w:val="none" w:sz="0" w:space="0" w:color="auto"/>
                                      </w:divBdr>
                                      <w:divsChild>
                                        <w:div w:id="21421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63952">
                              <w:marLeft w:val="0"/>
                              <w:marRight w:val="0"/>
                              <w:marTop w:val="0"/>
                              <w:marBottom w:val="0"/>
                              <w:divBdr>
                                <w:top w:val="none" w:sz="0" w:space="0" w:color="auto"/>
                                <w:left w:val="none" w:sz="0" w:space="0" w:color="auto"/>
                                <w:bottom w:val="none" w:sz="0" w:space="0" w:color="auto"/>
                                <w:right w:val="none" w:sz="0" w:space="0" w:color="auto"/>
                              </w:divBdr>
                            </w:div>
                            <w:div w:id="17926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56265">
                  <w:marLeft w:val="0"/>
                  <w:marRight w:val="0"/>
                  <w:marTop w:val="0"/>
                  <w:marBottom w:val="0"/>
                  <w:divBdr>
                    <w:top w:val="none" w:sz="0" w:space="0" w:color="auto"/>
                    <w:left w:val="none" w:sz="0" w:space="0" w:color="auto"/>
                    <w:bottom w:val="none" w:sz="0" w:space="0" w:color="auto"/>
                    <w:right w:val="none" w:sz="0" w:space="0" w:color="auto"/>
                  </w:divBdr>
                  <w:divsChild>
                    <w:div w:id="841310394">
                      <w:marLeft w:val="0"/>
                      <w:marRight w:val="0"/>
                      <w:marTop w:val="0"/>
                      <w:marBottom w:val="0"/>
                      <w:divBdr>
                        <w:top w:val="none" w:sz="0" w:space="0" w:color="auto"/>
                        <w:left w:val="none" w:sz="0" w:space="0" w:color="auto"/>
                        <w:bottom w:val="none" w:sz="0" w:space="0" w:color="auto"/>
                        <w:right w:val="none" w:sz="0" w:space="0" w:color="auto"/>
                      </w:divBdr>
                    </w:div>
                    <w:div w:id="1711227038">
                      <w:marLeft w:val="0"/>
                      <w:marRight w:val="0"/>
                      <w:marTop w:val="0"/>
                      <w:marBottom w:val="0"/>
                      <w:divBdr>
                        <w:top w:val="none" w:sz="0" w:space="0" w:color="auto"/>
                        <w:left w:val="none" w:sz="0" w:space="0" w:color="auto"/>
                        <w:bottom w:val="none" w:sz="0" w:space="0" w:color="auto"/>
                        <w:right w:val="none" w:sz="0" w:space="0" w:color="auto"/>
                      </w:divBdr>
                    </w:div>
                    <w:div w:id="208155491">
                      <w:marLeft w:val="0"/>
                      <w:marRight w:val="0"/>
                      <w:marTop w:val="0"/>
                      <w:marBottom w:val="0"/>
                      <w:divBdr>
                        <w:top w:val="none" w:sz="0" w:space="0" w:color="auto"/>
                        <w:left w:val="none" w:sz="0" w:space="0" w:color="auto"/>
                        <w:bottom w:val="none" w:sz="0" w:space="0" w:color="auto"/>
                        <w:right w:val="none" w:sz="0" w:space="0" w:color="auto"/>
                      </w:divBdr>
                    </w:div>
                    <w:div w:id="1736776685">
                      <w:marLeft w:val="0"/>
                      <w:marRight w:val="0"/>
                      <w:marTop w:val="0"/>
                      <w:marBottom w:val="0"/>
                      <w:divBdr>
                        <w:top w:val="none" w:sz="0" w:space="0" w:color="auto"/>
                        <w:left w:val="none" w:sz="0" w:space="0" w:color="auto"/>
                        <w:bottom w:val="none" w:sz="0" w:space="0" w:color="auto"/>
                        <w:right w:val="none" w:sz="0" w:space="0" w:color="auto"/>
                      </w:divBdr>
                    </w:div>
                    <w:div w:id="298807569">
                      <w:marLeft w:val="0"/>
                      <w:marRight w:val="0"/>
                      <w:marTop w:val="450"/>
                      <w:marBottom w:val="450"/>
                      <w:divBdr>
                        <w:top w:val="none" w:sz="0" w:space="0" w:color="auto"/>
                        <w:left w:val="single" w:sz="24" w:space="0" w:color="6DB33F"/>
                        <w:bottom w:val="none" w:sz="0" w:space="0" w:color="auto"/>
                        <w:right w:val="none" w:sz="0" w:space="0" w:color="auto"/>
                      </w:divBdr>
                    </w:div>
                    <w:div w:id="1673601011">
                      <w:marLeft w:val="0"/>
                      <w:marRight w:val="0"/>
                      <w:marTop w:val="0"/>
                      <w:marBottom w:val="0"/>
                      <w:divBdr>
                        <w:top w:val="none" w:sz="0" w:space="0" w:color="auto"/>
                        <w:left w:val="none" w:sz="0" w:space="0" w:color="auto"/>
                        <w:bottom w:val="none" w:sz="0" w:space="0" w:color="auto"/>
                        <w:right w:val="none" w:sz="0" w:space="0" w:color="auto"/>
                      </w:divBdr>
                      <w:divsChild>
                        <w:div w:id="1403481119">
                          <w:marLeft w:val="0"/>
                          <w:marRight w:val="0"/>
                          <w:marTop w:val="0"/>
                          <w:marBottom w:val="0"/>
                          <w:divBdr>
                            <w:top w:val="none" w:sz="0" w:space="0" w:color="auto"/>
                            <w:left w:val="none" w:sz="0" w:space="0" w:color="auto"/>
                            <w:bottom w:val="none" w:sz="0" w:space="0" w:color="auto"/>
                            <w:right w:val="none" w:sz="0" w:space="0" w:color="auto"/>
                          </w:divBdr>
                        </w:div>
                        <w:div w:id="2013558554">
                          <w:marLeft w:val="0"/>
                          <w:marRight w:val="0"/>
                          <w:marTop w:val="0"/>
                          <w:marBottom w:val="0"/>
                          <w:divBdr>
                            <w:top w:val="none" w:sz="0" w:space="0" w:color="auto"/>
                            <w:left w:val="none" w:sz="0" w:space="0" w:color="auto"/>
                            <w:bottom w:val="none" w:sz="0" w:space="0" w:color="auto"/>
                            <w:right w:val="none" w:sz="0" w:space="0" w:color="auto"/>
                          </w:divBdr>
                        </w:div>
                        <w:div w:id="1588079008">
                          <w:marLeft w:val="0"/>
                          <w:marRight w:val="0"/>
                          <w:marTop w:val="0"/>
                          <w:marBottom w:val="0"/>
                          <w:divBdr>
                            <w:top w:val="none" w:sz="0" w:space="0" w:color="auto"/>
                            <w:left w:val="none" w:sz="0" w:space="0" w:color="auto"/>
                            <w:bottom w:val="none" w:sz="0" w:space="0" w:color="auto"/>
                            <w:right w:val="none" w:sz="0" w:space="0" w:color="auto"/>
                          </w:divBdr>
                        </w:div>
                        <w:div w:id="956183066">
                          <w:marLeft w:val="0"/>
                          <w:marRight w:val="0"/>
                          <w:marTop w:val="0"/>
                          <w:marBottom w:val="0"/>
                          <w:divBdr>
                            <w:top w:val="none" w:sz="0" w:space="0" w:color="auto"/>
                            <w:left w:val="none" w:sz="0" w:space="0" w:color="auto"/>
                            <w:bottom w:val="none" w:sz="0" w:space="0" w:color="auto"/>
                            <w:right w:val="none" w:sz="0" w:space="0" w:color="auto"/>
                          </w:divBdr>
                          <w:divsChild>
                            <w:div w:id="16290481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7466574">
                                  <w:marLeft w:val="0"/>
                                  <w:marRight w:val="0"/>
                                  <w:marTop w:val="0"/>
                                  <w:marBottom w:val="0"/>
                                  <w:divBdr>
                                    <w:top w:val="none" w:sz="0" w:space="0" w:color="auto"/>
                                    <w:left w:val="none" w:sz="0" w:space="0" w:color="auto"/>
                                    <w:bottom w:val="none" w:sz="0" w:space="0" w:color="auto"/>
                                    <w:right w:val="none" w:sz="0" w:space="0" w:color="auto"/>
                                  </w:divBdr>
                                  <w:divsChild>
                                    <w:div w:id="634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63289">
                          <w:marLeft w:val="0"/>
                          <w:marRight w:val="0"/>
                          <w:marTop w:val="0"/>
                          <w:marBottom w:val="0"/>
                          <w:divBdr>
                            <w:top w:val="none" w:sz="0" w:space="0" w:color="auto"/>
                            <w:left w:val="none" w:sz="0" w:space="0" w:color="auto"/>
                            <w:bottom w:val="none" w:sz="0" w:space="0" w:color="auto"/>
                            <w:right w:val="none" w:sz="0" w:space="0" w:color="auto"/>
                          </w:divBdr>
                        </w:div>
                        <w:div w:id="562178845">
                          <w:marLeft w:val="0"/>
                          <w:marRight w:val="0"/>
                          <w:marTop w:val="0"/>
                          <w:marBottom w:val="0"/>
                          <w:divBdr>
                            <w:top w:val="none" w:sz="0" w:space="0" w:color="auto"/>
                            <w:left w:val="none" w:sz="0" w:space="0" w:color="auto"/>
                            <w:bottom w:val="none" w:sz="0" w:space="0" w:color="auto"/>
                            <w:right w:val="none" w:sz="0" w:space="0" w:color="auto"/>
                          </w:divBdr>
                          <w:divsChild>
                            <w:div w:id="187973195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20954165">
                                  <w:marLeft w:val="0"/>
                                  <w:marRight w:val="0"/>
                                  <w:marTop w:val="0"/>
                                  <w:marBottom w:val="0"/>
                                  <w:divBdr>
                                    <w:top w:val="none" w:sz="0" w:space="0" w:color="auto"/>
                                    <w:left w:val="none" w:sz="0" w:space="0" w:color="auto"/>
                                    <w:bottom w:val="none" w:sz="0" w:space="0" w:color="auto"/>
                                    <w:right w:val="none" w:sz="0" w:space="0" w:color="auto"/>
                                  </w:divBdr>
                                  <w:divsChild>
                                    <w:div w:id="11272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3703">
                          <w:marLeft w:val="0"/>
                          <w:marRight w:val="0"/>
                          <w:marTop w:val="0"/>
                          <w:marBottom w:val="0"/>
                          <w:divBdr>
                            <w:top w:val="none" w:sz="0" w:space="0" w:color="auto"/>
                            <w:left w:val="none" w:sz="0" w:space="0" w:color="auto"/>
                            <w:bottom w:val="none" w:sz="0" w:space="0" w:color="auto"/>
                            <w:right w:val="none" w:sz="0" w:space="0" w:color="auto"/>
                          </w:divBdr>
                        </w:div>
                        <w:div w:id="1348213891">
                          <w:marLeft w:val="0"/>
                          <w:marRight w:val="0"/>
                          <w:marTop w:val="0"/>
                          <w:marBottom w:val="0"/>
                          <w:divBdr>
                            <w:top w:val="none" w:sz="0" w:space="0" w:color="auto"/>
                            <w:left w:val="none" w:sz="0" w:space="0" w:color="auto"/>
                            <w:bottom w:val="none" w:sz="0" w:space="0" w:color="auto"/>
                            <w:right w:val="none" w:sz="0" w:space="0" w:color="auto"/>
                          </w:divBdr>
                        </w:div>
                      </w:divsChild>
                    </w:div>
                    <w:div w:id="2113281159">
                      <w:marLeft w:val="0"/>
                      <w:marRight w:val="0"/>
                      <w:marTop w:val="0"/>
                      <w:marBottom w:val="0"/>
                      <w:divBdr>
                        <w:top w:val="none" w:sz="0" w:space="0" w:color="auto"/>
                        <w:left w:val="none" w:sz="0" w:space="0" w:color="auto"/>
                        <w:bottom w:val="none" w:sz="0" w:space="0" w:color="auto"/>
                        <w:right w:val="none" w:sz="0" w:space="0" w:color="auto"/>
                      </w:divBdr>
                      <w:divsChild>
                        <w:div w:id="851797361">
                          <w:marLeft w:val="0"/>
                          <w:marRight w:val="0"/>
                          <w:marTop w:val="0"/>
                          <w:marBottom w:val="0"/>
                          <w:divBdr>
                            <w:top w:val="none" w:sz="0" w:space="0" w:color="auto"/>
                            <w:left w:val="none" w:sz="0" w:space="0" w:color="auto"/>
                            <w:bottom w:val="none" w:sz="0" w:space="0" w:color="auto"/>
                            <w:right w:val="none" w:sz="0" w:space="0" w:color="auto"/>
                          </w:divBdr>
                        </w:div>
                        <w:div w:id="1023169918">
                          <w:marLeft w:val="0"/>
                          <w:marRight w:val="0"/>
                          <w:marTop w:val="0"/>
                          <w:marBottom w:val="0"/>
                          <w:divBdr>
                            <w:top w:val="none" w:sz="0" w:space="0" w:color="auto"/>
                            <w:left w:val="none" w:sz="0" w:space="0" w:color="auto"/>
                            <w:bottom w:val="none" w:sz="0" w:space="0" w:color="auto"/>
                            <w:right w:val="none" w:sz="0" w:space="0" w:color="auto"/>
                          </w:divBdr>
                        </w:div>
                        <w:div w:id="1817454910">
                          <w:marLeft w:val="0"/>
                          <w:marRight w:val="0"/>
                          <w:marTop w:val="0"/>
                          <w:marBottom w:val="0"/>
                          <w:divBdr>
                            <w:top w:val="none" w:sz="0" w:space="0" w:color="auto"/>
                            <w:left w:val="none" w:sz="0" w:space="0" w:color="auto"/>
                            <w:bottom w:val="none" w:sz="0" w:space="0" w:color="auto"/>
                            <w:right w:val="none" w:sz="0" w:space="0" w:color="auto"/>
                          </w:divBdr>
                        </w:div>
                        <w:div w:id="898827806">
                          <w:marLeft w:val="0"/>
                          <w:marRight w:val="0"/>
                          <w:marTop w:val="450"/>
                          <w:marBottom w:val="450"/>
                          <w:divBdr>
                            <w:top w:val="none" w:sz="0" w:space="0" w:color="auto"/>
                            <w:left w:val="single" w:sz="24" w:space="0" w:color="6DB33F"/>
                            <w:bottom w:val="none" w:sz="0" w:space="0" w:color="auto"/>
                            <w:right w:val="none" w:sz="0" w:space="0" w:color="auto"/>
                          </w:divBdr>
                        </w:div>
                        <w:div w:id="1119107396">
                          <w:marLeft w:val="0"/>
                          <w:marRight w:val="0"/>
                          <w:marTop w:val="0"/>
                          <w:marBottom w:val="0"/>
                          <w:divBdr>
                            <w:top w:val="none" w:sz="0" w:space="0" w:color="auto"/>
                            <w:left w:val="none" w:sz="0" w:space="0" w:color="auto"/>
                            <w:bottom w:val="none" w:sz="0" w:space="0" w:color="auto"/>
                            <w:right w:val="none" w:sz="0" w:space="0" w:color="auto"/>
                          </w:divBdr>
                        </w:div>
                        <w:div w:id="1002589866">
                          <w:marLeft w:val="0"/>
                          <w:marRight w:val="0"/>
                          <w:marTop w:val="0"/>
                          <w:marBottom w:val="0"/>
                          <w:divBdr>
                            <w:top w:val="none" w:sz="0" w:space="0" w:color="auto"/>
                            <w:left w:val="none" w:sz="0" w:space="0" w:color="auto"/>
                            <w:bottom w:val="none" w:sz="0" w:space="0" w:color="auto"/>
                            <w:right w:val="none" w:sz="0" w:space="0" w:color="auto"/>
                          </w:divBdr>
                          <w:divsChild>
                            <w:div w:id="534853641">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0993569">
                                  <w:marLeft w:val="0"/>
                                  <w:marRight w:val="0"/>
                                  <w:marTop w:val="0"/>
                                  <w:marBottom w:val="0"/>
                                  <w:divBdr>
                                    <w:top w:val="none" w:sz="0" w:space="0" w:color="auto"/>
                                    <w:left w:val="none" w:sz="0" w:space="0" w:color="auto"/>
                                    <w:bottom w:val="none" w:sz="0" w:space="0" w:color="auto"/>
                                    <w:right w:val="none" w:sz="0" w:space="0" w:color="auto"/>
                                  </w:divBdr>
                                  <w:divsChild>
                                    <w:div w:id="5952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14969">
                          <w:marLeft w:val="0"/>
                          <w:marRight w:val="0"/>
                          <w:marTop w:val="0"/>
                          <w:marBottom w:val="0"/>
                          <w:divBdr>
                            <w:top w:val="none" w:sz="0" w:space="0" w:color="auto"/>
                            <w:left w:val="none" w:sz="0" w:space="0" w:color="auto"/>
                            <w:bottom w:val="none" w:sz="0" w:space="0" w:color="auto"/>
                            <w:right w:val="none" w:sz="0" w:space="0" w:color="auto"/>
                          </w:divBdr>
                        </w:div>
                        <w:div w:id="846749392">
                          <w:marLeft w:val="0"/>
                          <w:marRight w:val="0"/>
                          <w:marTop w:val="0"/>
                          <w:marBottom w:val="0"/>
                          <w:divBdr>
                            <w:top w:val="none" w:sz="0" w:space="0" w:color="auto"/>
                            <w:left w:val="none" w:sz="0" w:space="0" w:color="auto"/>
                            <w:bottom w:val="none" w:sz="0" w:space="0" w:color="auto"/>
                            <w:right w:val="none" w:sz="0" w:space="0" w:color="auto"/>
                          </w:divBdr>
                        </w:div>
                        <w:div w:id="1948389642">
                          <w:marLeft w:val="0"/>
                          <w:marRight w:val="0"/>
                          <w:marTop w:val="0"/>
                          <w:marBottom w:val="0"/>
                          <w:divBdr>
                            <w:top w:val="none" w:sz="0" w:space="0" w:color="auto"/>
                            <w:left w:val="none" w:sz="0" w:space="0" w:color="auto"/>
                            <w:bottom w:val="none" w:sz="0" w:space="0" w:color="auto"/>
                            <w:right w:val="none" w:sz="0" w:space="0" w:color="auto"/>
                          </w:divBdr>
                        </w:div>
                        <w:div w:id="1205479280">
                          <w:marLeft w:val="0"/>
                          <w:marRight w:val="0"/>
                          <w:marTop w:val="0"/>
                          <w:marBottom w:val="0"/>
                          <w:divBdr>
                            <w:top w:val="none" w:sz="0" w:space="0" w:color="auto"/>
                            <w:left w:val="none" w:sz="0" w:space="0" w:color="auto"/>
                            <w:bottom w:val="none" w:sz="0" w:space="0" w:color="auto"/>
                            <w:right w:val="none" w:sz="0" w:space="0" w:color="auto"/>
                          </w:divBdr>
                          <w:divsChild>
                            <w:div w:id="415564405">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3388369">
                                  <w:marLeft w:val="0"/>
                                  <w:marRight w:val="0"/>
                                  <w:marTop w:val="0"/>
                                  <w:marBottom w:val="0"/>
                                  <w:divBdr>
                                    <w:top w:val="none" w:sz="0" w:space="0" w:color="auto"/>
                                    <w:left w:val="none" w:sz="0" w:space="0" w:color="auto"/>
                                    <w:bottom w:val="none" w:sz="0" w:space="0" w:color="auto"/>
                                    <w:right w:val="none" w:sz="0" w:space="0" w:color="auto"/>
                                  </w:divBdr>
                                  <w:divsChild>
                                    <w:div w:id="10280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73721">
                          <w:marLeft w:val="0"/>
                          <w:marRight w:val="0"/>
                          <w:marTop w:val="0"/>
                          <w:marBottom w:val="0"/>
                          <w:divBdr>
                            <w:top w:val="none" w:sz="0" w:space="0" w:color="auto"/>
                            <w:left w:val="none" w:sz="0" w:space="0" w:color="auto"/>
                            <w:bottom w:val="none" w:sz="0" w:space="0" w:color="auto"/>
                            <w:right w:val="none" w:sz="0" w:space="0" w:color="auto"/>
                          </w:divBdr>
                        </w:div>
                        <w:div w:id="259415642">
                          <w:marLeft w:val="0"/>
                          <w:marRight w:val="0"/>
                          <w:marTop w:val="0"/>
                          <w:marBottom w:val="0"/>
                          <w:divBdr>
                            <w:top w:val="none" w:sz="0" w:space="0" w:color="auto"/>
                            <w:left w:val="none" w:sz="0" w:space="0" w:color="auto"/>
                            <w:bottom w:val="none" w:sz="0" w:space="0" w:color="auto"/>
                            <w:right w:val="none" w:sz="0" w:space="0" w:color="auto"/>
                          </w:divBdr>
                        </w:div>
                        <w:div w:id="733431793">
                          <w:marLeft w:val="0"/>
                          <w:marRight w:val="0"/>
                          <w:marTop w:val="0"/>
                          <w:marBottom w:val="0"/>
                          <w:divBdr>
                            <w:top w:val="none" w:sz="0" w:space="0" w:color="auto"/>
                            <w:left w:val="none" w:sz="0" w:space="0" w:color="auto"/>
                            <w:bottom w:val="none" w:sz="0" w:space="0" w:color="auto"/>
                            <w:right w:val="none" w:sz="0" w:space="0" w:color="auto"/>
                          </w:divBdr>
                          <w:divsChild>
                            <w:div w:id="208614495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50025391">
                                  <w:marLeft w:val="0"/>
                                  <w:marRight w:val="0"/>
                                  <w:marTop w:val="0"/>
                                  <w:marBottom w:val="0"/>
                                  <w:divBdr>
                                    <w:top w:val="none" w:sz="0" w:space="0" w:color="auto"/>
                                    <w:left w:val="none" w:sz="0" w:space="0" w:color="auto"/>
                                    <w:bottom w:val="none" w:sz="0" w:space="0" w:color="auto"/>
                                    <w:right w:val="none" w:sz="0" w:space="0" w:color="auto"/>
                                  </w:divBdr>
                                  <w:divsChild>
                                    <w:div w:id="109038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29275">
                          <w:marLeft w:val="0"/>
                          <w:marRight w:val="0"/>
                          <w:marTop w:val="450"/>
                          <w:marBottom w:val="450"/>
                          <w:divBdr>
                            <w:top w:val="none" w:sz="0" w:space="0" w:color="auto"/>
                            <w:left w:val="single" w:sz="24" w:space="0" w:color="6DB33F"/>
                            <w:bottom w:val="none" w:sz="0" w:space="0" w:color="auto"/>
                            <w:right w:val="none" w:sz="0" w:space="0" w:color="auto"/>
                          </w:divBdr>
                        </w:div>
                        <w:div w:id="2059469664">
                          <w:marLeft w:val="0"/>
                          <w:marRight w:val="0"/>
                          <w:marTop w:val="0"/>
                          <w:marBottom w:val="0"/>
                          <w:divBdr>
                            <w:top w:val="none" w:sz="0" w:space="0" w:color="auto"/>
                            <w:left w:val="none" w:sz="0" w:space="0" w:color="auto"/>
                            <w:bottom w:val="none" w:sz="0" w:space="0" w:color="auto"/>
                            <w:right w:val="none" w:sz="0" w:space="0" w:color="auto"/>
                          </w:divBdr>
                        </w:div>
                      </w:divsChild>
                    </w:div>
                    <w:div w:id="504635038">
                      <w:marLeft w:val="0"/>
                      <w:marRight w:val="0"/>
                      <w:marTop w:val="0"/>
                      <w:marBottom w:val="0"/>
                      <w:divBdr>
                        <w:top w:val="none" w:sz="0" w:space="0" w:color="auto"/>
                        <w:left w:val="none" w:sz="0" w:space="0" w:color="auto"/>
                        <w:bottom w:val="none" w:sz="0" w:space="0" w:color="auto"/>
                        <w:right w:val="none" w:sz="0" w:space="0" w:color="auto"/>
                      </w:divBdr>
                      <w:divsChild>
                        <w:div w:id="1912234028">
                          <w:marLeft w:val="0"/>
                          <w:marRight w:val="0"/>
                          <w:marTop w:val="0"/>
                          <w:marBottom w:val="0"/>
                          <w:divBdr>
                            <w:top w:val="none" w:sz="0" w:space="0" w:color="auto"/>
                            <w:left w:val="none" w:sz="0" w:space="0" w:color="auto"/>
                            <w:bottom w:val="none" w:sz="0" w:space="0" w:color="auto"/>
                            <w:right w:val="none" w:sz="0" w:space="0" w:color="auto"/>
                          </w:divBdr>
                        </w:div>
                        <w:div w:id="404032945">
                          <w:marLeft w:val="0"/>
                          <w:marRight w:val="0"/>
                          <w:marTop w:val="0"/>
                          <w:marBottom w:val="0"/>
                          <w:divBdr>
                            <w:top w:val="none" w:sz="0" w:space="0" w:color="auto"/>
                            <w:left w:val="none" w:sz="0" w:space="0" w:color="auto"/>
                            <w:bottom w:val="none" w:sz="0" w:space="0" w:color="auto"/>
                            <w:right w:val="none" w:sz="0" w:space="0" w:color="auto"/>
                          </w:divBdr>
                        </w:div>
                        <w:div w:id="460879511">
                          <w:marLeft w:val="0"/>
                          <w:marRight w:val="0"/>
                          <w:marTop w:val="0"/>
                          <w:marBottom w:val="0"/>
                          <w:divBdr>
                            <w:top w:val="none" w:sz="0" w:space="0" w:color="auto"/>
                            <w:left w:val="none" w:sz="0" w:space="0" w:color="auto"/>
                            <w:bottom w:val="none" w:sz="0" w:space="0" w:color="auto"/>
                            <w:right w:val="none" w:sz="0" w:space="0" w:color="auto"/>
                          </w:divBdr>
                          <w:divsChild>
                            <w:div w:id="168089289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94993885">
                                  <w:marLeft w:val="0"/>
                                  <w:marRight w:val="0"/>
                                  <w:marTop w:val="0"/>
                                  <w:marBottom w:val="0"/>
                                  <w:divBdr>
                                    <w:top w:val="none" w:sz="0" w:space="0" w:color="auto"/>
                                    <w:left w:val="none" w:sz="0" w:space="0" w:color="auto"/>
                                    <w:bottom w:val="none" w:sz="0" w:space="0" w:color="auto"/>
                                    <w:right w:val="none" w:sz="0" w:space="0" w:color="auto"/>
                                  </w:divBdr>
                                  <w:divsChild>
                                    <w:div w:id="9891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8457">
                          <w:marLeft w:val="0"/>
                          <w:marRight w:val="0"/>
                          <w:marTop w:val="0"/>
                          <w:marBottom w:val="0"/>
                          <w:divBdr>
                            <w:top w:val="none" w:sz="0" w:space="0" w:color="auto"/>
                            <w:left w:val="none" w:sz="0" w:space="0" w:color="auto"/>
                            <w:bottom w:val="none" w:sz="0" w:space="0" w:color="auto"/>
                            <w:right w:val="none" w:sz="0" w:space="0" w:color="auto"/>
                          </w:divBdr>
                        </w:div>
                      </w:divsChild>
                    </w:div>
                    <w:div w:id="162666123">
                      <w:marLeft w:val="0"/>
                      <w:marRight w:val="0"/>
                      <w:marTop w:val="0"/>
                      <w:marBottom w:val="0"/>
                      <w:divBdr>
                        <w:top w:val="none" w:sz="0" w:space="0" w:color="auto"/>
                        <w:left w:val="none" w:sz="0" w:space="0" w:color="auto"/>
                        <w:bottom w:val="none" w:sz="0" w:space="0" w:color="auto"/>
                        <w:right w:val="none" w:sz="0" w:space="0" w:color="auto"/>
                      </w:divBdr>
                      <w:divsChild>
                        <w:div w:id="849612163">
                          <w:marLeft w:val="0"/>
                          <w:marRight w:val="0"/>
                          <w:marTop w:val="0"/>
                          <w:marBottom w:val="0"/>
                          <w:divBdr>
                            <w:top w:val="none" w:sz="0" w:space="0" w:color="auto"/>
                            <w:left w:val="none" w:sz="0" w:space="0" w:color="auto"/>
                            <w:bottom w:val="none" w:sz="0" w:space="0" w:color="auto"/>
                            <w:right w:val="none" w:sz="0" w:space="0" w:color="auto"/>
                          </w:divBdr>
                        </w:div>
                        <w:div w:id="912659671">
                          <w:marLeft w:val="0"/>
                          <w:marRight w:val="0"/>
                          <w:marTop w:val="0"/>
                          <w:marBottom w:val="0"/>
                          <w:divBdr>
                            <w:top w:val="none" w:sz="0" w:space="0" w:color="auto"/>
                            <w:left w:val="none" w:sz="0" w:space="0" w:color="auto"/>
                            <w:bottom w:val="none" w:sz="0" w:space="0" w:color="auto"/>
                            <w:right w:val="none" w:sz="0" w:space="0" w:color="auto"/>
                          </w:divBdr>
                          <w:divsChild>
                            <w:div w:id="920455213">
                              <w:marLeft w:val="0"/>
                              <w:marRight w:val="0"/>
                              <w:marTop w:val="0"/>
                              <w:marBottom w:val="300"/>
                              <w:divBdr>
                                <w:top w:val="single" w:sz="6" w:space="15" w:color="E6E6E6"/>
                                <w:left w:val="single" w:sz="6" w:space="15" w:color="E6E6E6"/>
                                <w:bottom w:val="single" w:sz="6" w:space="15" w:color="E6E6E6"/>
                                <w:right w:val="single" w:sz="6" w:space="15" w:color="E6E6E6"/>
                              </w:divBdr>
                              <w:divsChild>
                                <w:div w:id="572857574">
                                  <w:marLeft w:val="0"/>
                                  <w:marRight w:val="0"/>
                                  <w:marTop w:val="0"/>
                                  <w:marBottom w:val="0"/>
                                  <w:divBdr>
                                    <w:top w:val="none" w:sz="0" w:space="0" w:color="auto"/>
                                    <w:left w:val="none" w:sz="0" w:space="0" w:color="auto"/>
                                    <w:bottom w:val="none" w:sz="0" w:space="0" w:color="auto"/>
                                    <w:right w:val="none" w:sz="0" w:space="0" w:color="auto"/>
                                  </w:divBdr>
                                  <w:divsChild>
                                    <w:div w:id="15654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93625">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394667459">
                  <w:marLeft w:val="0"/>
                  <w:marRight w:val="0"/>
                  <w:marTop w:val="0"/>
                  <w:marBottom w:val="0"/>
                  <w:divBdr>
                    <w:top w:val="none" w:sz="0" w:space="0" w:color="auto"/>
                    <w:left w:val="none" w:sz="0" w:space="0" w:color="auto"/>
                    <w:bottom w:val="none" w:sz="0" w:space="0" w:color="auto"/>
                    <w:right w:val="none" w:sz="0" w:space="0" w:color="auto"/>
                  </w:divBdr>
                  <w:divsChild>
                    <w:div w:id="1671831666">
                      <w:marLeft w:val="0"/>
                      <w:marRight w:val="0"/>
                      <w:marTop w:val="0"/>
                      <w:marBottom w:val="0"/>
                      <w:divBdr>
                        <w:top w:val="none" w:sz="0" w:space="0" w:color="auto"/>
                        <w:left w:val="none" w:sz="0" w:space="0" w:color="auto"/>
                        <w:bottom w:val="none" w:sz="0" w:space="0" w:color="auto"/>
                        <w:right w:val="none" w:sz="0" w:space="0" w:color="auto"/>
                      </w:divBdr>
                    </w:div>
                    <w:div w:id="1074163609">
                      <w:marLeft w:val="0"/>
                      <w:marRight w:val="0"/>
                      <w:marTop w:val="0"/>
                      <w:marBottom w:val="0"/>
                      <w:divBdr>
                        <w:top w:val="none" w:sz="0" w:space="0" w:color="auto"/>
                        <w:left w:val="none" w:sz="0" w:space="0" w:color="auto"/>
                        <w:bottom w:val="none" w:sz="0" w:space="0" w:color="auto"/>
                        <w:right w:val="none" w:sz="0" w:space="0" w:color="auto"/>
                      </w:divBdr>
                    </w:div>
                    <w:div w:id="16924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928507">
          <w:marLeft w:val="0"/>
          <w:marRight w:val="0"/>
          <w:marTop w:val="0"/>
          <w:marBottom w:val="0"/>
          <w:divBdr>
            <w:top w:val="single" w:sz="6" w:space="0" w:color="EFEFED"/>
            <w:left w:val="none" w:sz="0" w:space="0" w:color="auto"/>
            <w:bottom w:val="none" w:sz="0" w:space="0" w:color="auto"/>
            <w:right w:val="none" w:sz="0" w:space="0" w:color="auto"/>
          </w:divBdr>
          <w:divsChild>
            <w:div w:id="1227300180">
              <w:marLeft w:val="0"/>
              <w:marRight w:val="0"/>
              <w:marTop w:val="0"/>
              <w:marBottom w:val="0"/>
              <w:divBdr>
                <w:top w:val="none" w:sz="0" w:space="0" w:color="auto"/>
                <w:left w:val="none" w:sz="0" w:space="0" w:color="auto"/>
                <w:bottom w:val="none" w:sz="0" w:space="0" w:color="auto"/>
                <w:right w:val="none" w:sz="0" w:space="0" w:color="auto"/>
              </w:divBdr>
              <w:divsChild>
                <w:div w:id="1449592928">
                  <w:marLeft w:val="0"/>
                  <w:marRight w:val="0"/>
                  <w:marTop w:val="0"/>
                  <w:marBottom w:val="0"/>
                  <w:divBdr>
                    <w:top w:val="none" w:sz="0" w:space="0" w:color="auto"/>
                    <w:left w:val="none" w:sz="0" w:space="0" w:color="auto"/>
                    <w:bottom w:val="none" w:sz="0" w:space="0" w:color="auto"/>
                    <w:right w:val="none" w:sz="0" w:space="0" w:color="auto"/>
                  </w:divBdr>
                </w:div>
                <w:div w:id="633099431">
                  <w:marLeft w:val="0"/>
                  <w:marRight w:val="0"/>
                  <w:marTop w:val="0"/>
                  <w:marBottom w:val="0"/>
                  <w:divBdr>
                    <w:top w:val="none" w:sz="0" w:space="0" w:color="auto"/>
                    <w:left w:val="none" w:sz="0" w:space="0" w:color="auto"/>
                    <w:bottom w:val="none" w:sz="0" w:space="0" w:color="auto"/>
                    <w:right w:val="none" w:sz="0" w:space="0" w:color="auto"/>
                  </w:divBdr>
                </w:div>
                <w:div w:id="1016615082">
                  <w:marLeft w:val="0"/>
                  <w:marRight w:val="0"/>
                  <w:marTop w:val="0"/>
                  <w:marBottom w:val="0"/>
                  <w:divBdr>
                    <w:top w:val="none" w:sz="0" w:space="0" w:color="auto"/>
                    <w:left w:val="none" w:sz="0" w:space="0" w:color="auto"/>
                    <w:bottom w:val="none" w:sz="0" w:space="0" w:color="auto"/>
                    <w:right w:val="none" w:sz="0" w:space="0" w:color="auto"/>
                  </w:divBdr>
                </w:div>
                <w:div w:id="1661543067">
                  <w:marLeft w:val="0"/>
                  <w:marRight w:val="0"/>
                  <w:marTop w:val="450"/>
                  <w:marBottom w:val="450"/>
                  <w:divBdr>
                    <w:top w:val="none" w:sz="0" w:space="0" w:color="auto"/>
                    <w:left w:val="single" w:sz="24" w:space="0" w:color="6DB33F"/>
                    <w:bottom w:val="none" w:sz="0" w:space="0" w:color="auto"/>
                    <w:right w:val="none" w:sz="0" w:space="0" w:color="auto"/>
                  </w:divBdr>
                </w:div>
                <w:div w:id="824051264">
                  <w:marLeft w:val="0"/>
                  <w:marRight w:val="0"/>
                  <w:marTop w:val="0"/>
                  <w:marBottom w:val="0"/>
                  <w:divBdr>
                    <w:top w:val="none" w:sz="0" w:space="0" w:color="auto"/>
                    <w:left w:val="none" w:sz="0" w:space="0" w:color="auto"/>
                    <w:bottom w:val="none" w:sz="0" w:space="0" w:color="auto"/>
                    <w:right w:val="none" w:sz="0" w:space="0" w:color="auto"/>
                  </w:divBdr>
                  <w:divsChild>
                    <w:div w:id="393243622">
                      <w:marLeft w:val="0"/>
                      <w:marRight w:val="0"/>
                      <w:marTop w:val="0"/>
                      <w:marBottom w:val="0"/>
                      <w:divBdr>
                        <w:top w:val="none" w:sz="0" w:space="0" w:color="auto"/>
                        <w:left w:val="none" w:sz="0" w:space="0" w:color="auto"/>
                        <w:bottom w:val="none" w:sz="0" w:space="0" w:color="auto"/>
                        <w:right w:val="none" w:sz="0" w:space="0" w:color="auto"/>
                      </w:divBdr>
                    </w:div>
                    <w:div w:id="209846890">
                      <w:marLeft w:val="0"/>
                      <w:marRight w:val="0"/>
                      <w:marTop w:val="0"/>
                      <w:marBottom w:val="0"/>
                      <w:divBdr>
                        <w:top w:val="none" w:sz="0" w:space="0" w:color="auto"/>
                        <w:left w:val="none" w:sz="0" w:space="0" w:color="auto"/>
                        <w:bottom w:val="none" w:sz="0" w:space="0" w:color="auto"/>
                        <w:right w:val="none" w:sz="0" w:space="0" w:color="auto"/>
                      </w:divBdr>
                    </w:div>
                  </w:divsChild>
                </w:div>
                <w:div w:id="1884321906">
                  <w:marLeft w:val="0"/>
                  <w:marRight w:val="0"/>
                  <w:marTop w:val="0"/>
                  <w:marBottom w:val="0"/>
                  <w:divBdr>
                    <w:top w:val="none" w:sz="0" w:space="0" w:color="auto"/>
                    <w:left w:val="none" w:sz="0" w:space="0" w:color="auto"/>
                    <w:bottom w:val="none" w:sz="0" w:space="0" w:color="auto"/>
                    <w:right w:val="none" w:sz="0" w:space="0" w:color="auto"/>
                  </w:divBdr>
                  <w:divsChild>
                    <w:div w:id="1612974277">
                      <w:marLeft w:val="0"/>
                      <w:marRight w:val="0"/>
                      <w:marTop w:val="0"/>
                      <w:marBottom w:val="0"/>
                      <w:divBdr>
                        <w:top w:val="none" w:sz="0" w:space="0" w:color="auto"/>
                        <w:left w:val="none" w:sz="0" w:space="0" w:color="auto"/>
                        <w:bottom w:val="none" w:sz="0" w:space="0" w:color="auto"/>
                        <w:right w:val="none" w:sz="0" w:space="0" w:color="auto"/>
                      </w:divBdr>
                    </w:div>
                    <w:div w:id="20025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47309">
          <w:marLeft w:val="0"/>
          <w:marRight w:val="0"/>
          <w:marTop w:val="0"/>
          <w:marBottom w:val="0"/>
          <w:divBdr>
            <w:top w:val="single" w:sz="6" w:space="0" w:color="EFEFED"/>
            <w:left w:val="none" w:sz="0" w:space="0" w:color="auto"/>
            <w:bottom w:val="none" w:sz="0" w:space="0" w:color="auto"/>
            <w:right w:val="none" w:sz="0" w:space="0" w:color="auto"/>
          </w:divBdr>
          <w:divsChild>
            <w:div w:id="1925259205">
              <w:marLeft w:val="0"/>
              <w:marRight w:val="0"/>
              <w:marTop w:val="0"/>
              <w:marBottom w:val="0"/>
              <w:divBdr>
                <w:top w:val="none" w:sz="0" w:space="0" w:color="auto"/>
                <w:left w:val="none" w:sz="0" w:space="0" w:color="auto"/>
                <w:bottom w:val="none" w:sz="0" w:space="0" w:color="auto"/>
                <w:right w:val="none" w:sz="0" w:space="0" w:color="auto"/>
              </w:divBdr>
              <w:divsChild>
                <w:div w:id="1934632907">
                  <w:marLeft w:val="0"/>
                  <w:marRight w:val="0"/>
                  <w:marTop w:val="0"/>
                  <w:marBottom w:val="0"/>
                  <w:divBdr>
                    <w:top w:val="none" w:sz="0" w:space="0" w:color="auto"/>
                    <w:left w:val="none" w:sz="0" w:space="0" w:color="auto"/>
                    <w:bottom w:val="none" w:sz="0" w:space="0" w:color="auto"/>
                    <w:right w:val="none" w:sz="0" w:space="0" w:color="auto"/>
                  </w:divBdr>
                </w:div>
                <w:div w:id="1771732210">
                  <w:marLeft w:val="0"/>
                  <w:marRight w:val="0"/>
                  <w:marTop w:val="0"/>
                  <w:marBottom w:val="0"/>
                  <w:divBdr>
                    <w:top w:val="none" w:sz="0" w:space="0" w:color="auto"/>
                    <w:left w:val="none" w:sz="0" w:space="0" w:color="auto"/>
                    <w:bottom w:val="none" w:sz="0" w:space="0" w:color="auto"/>
                    <w:right w:val="none" w:sz="0" w:space="0" w:color="auto"/>
                  </w:divBdr>
                </w:div>
                <w:div w:id="7756361">
                  <w:marLeft w:val="0"/>
                  <w:marRight w:val="0"/>
                  <w:marTop w:val="0"/>
                  <w:marBottom w:val="0"/>
                  <w:divBdr>
                    <w:top w:val="none" w:sz="0" w:space="0" w:color="auto"/>
                    <w:left w:val="none" w:sz="0" w:space="0" w:color="auto"/>
                    <w:bottom w:val="none" w:sz="0" w:space="0" w:color="auto"/>
                    <w:right w:val="none" w:sz="0" w:space="0" w:color="auto"/>
                  </w:divBdr>
                  <w:divsChild>
                    <w:div w:id="51197158">
                      <w:marLeft w:val="0"/>
                      <w:marRight w:val="0"/>
                      <w:marTop w:val="0"/>
                      <w:marBottom w:val="0"/>
                      <w:divBdr>
                        <w:top w:val="none" w:sz="0" w:space="0" w:color="auto"/>
                        <w:left w:val="none" w:sz="0" w:space="0" w:color="auto"/>
                        <w:bottom w:val="none" w:sz="0" w:space="0" w:color="auto"/>
                        <w:right w:val="none" w:sz="0" w:space="0" w:color="auto"/>
                      </w:divBdr>
                    </w:div>
                    <w:div w:id="280693784">
                      <w:marLeft w:val="0"/>
                      <w:marRight w:val="0"/>
                      <w:marTop w:val="0"/>
                      <w:marBottom w:val="0"/>
                      <w:divBdr>
                        <w:top w:val="none" w:sz="0" w:space="0" w:color="auto"/>
                        <w:left w:val="none" w:sz="0" w:space="0" w:color="auto"/>
                        <w:bottom w:val="none" w:sz="0" w:space="0" w:color="auto"/>
                        <w:right w:val="none" w:sz="0" w:space="0" w:color="auto"/>
                      </w:divBdr>
                    </w:div>
                    <w:div w:id="298657398">
                      <w:marLeft w:val="0"/>
                      <w:marRight w:val="0"/>
                      <w:marTop w:val="0"/>
                      <w:marBottom w:val="0"/>
                      <w:divBdr>
                        <w:top w:val="none" w:sz="0" w:space="0" w:color="auto"/>
                        <w:left w:val="none" w:sz="0" w:space="0" w:color="auto"/>
                        <w:bottom w:val="none" w:sz="0" w:space="0" w:color="auto"/>
                        <w:right w:val="none" w:sz="0" w:space="0" w:color="auto"/>
                      </w:divBdr>
                    </w:div>
                  </w:divsChild>
                </w:div>
                <w:div w:id="297612931">
                  <w:marLeft w:val="0"/>
                  <w:marRight w:val="0"/>
                  <w:marTop w:val="0"/>
                  <w:marBottom w:val="0"/>
                  <w:divBdr>
                    <w:top w:val="none" w:sz="0" w:space="0" w:color="auto"/>
                    <w:left w:val="none" w:sz="0" w:space="0" w:color="auto"/>
                    <w:bottom w:val="none" w:sz="0" w:space="0" w:color="auto"/>
                    <w:right w:val="none" w:sz="0" w:space="0" w:color="auto"/>
                  </w:divBdr>
                  <w:divsChild>
                    <w:div w:id="1179924838">
                      <w:marLeft w:val="0"/>
                      <w:marRight w:val="0"/>
                      <w:marTop w:val="0"/>
                      <w:marBottom w:val="0"/>
                      <w:divBdr>
                        <w:top w:val="none" w:sz="0" w:space="0" w:color="auto"/>
                        <w:left w:val="none" w:sz="0" w:space="0" w:color="auto"/>
                        <w:bottom w:val="none" w:sz="0" w:space="0" w:color="auto"/>
                        <w:right w:val="none" w:sz="0" w:space="0" w:color="auto"/>
                      </w:divBdr>
                    </w:div>
                    <w:div w:id="538006521">
                      <w:marLeft w:val="0"/>
                      <w:marRight w:val="0"/>
                      <w:marTop w:val="0"/>
                      <w:marBottom w:val="0"/>
                      <w:divBdr>
                        <w:top w:val="none" w:sz="0" w:space="0" w:color="auto"/>
                        <w:left w:val="none" w:sz="0" w:space="0" w:color="auto"/>
                        <w:bottom w:val="none" w:sz="0" w:space="0" w:color="auto"/>
                        <w:right w:val="none" w:sz="0" w:space="0" w:color="auto"/>
                      </w:divBdr>
                    </w:div>
                  </w:divsChild>
                </w:div>
                <w:div w:id="460418082">
                  <w:marLeft w:val="0"/>
                  <w:marRight w:val="0"/>
                  <w:marTop w:val="0"/>
                  <w:marBottom w:val="0"/>
                  <w:divBdr>
                    <w:top w:val="none" w:sz="0" w:space="0" w:color="auto"/>
                    <w:left w:val="none" w:sz="0" w:space="0" w:color="auto"/>
                    <w:bottom w:val="none" w:sz="0" w:space="0" w:color="auto"/>
                    <w:right w:val="none" w:sz="0" w:space="0" w:color="auto"/>
                  </w:divBdr>
                  <w:divsChild>
                    <w:div w:id="1525902995">
                      <w:marLeft w:val="0"/>
                      <w:marRight w:val="0"/>
                      <w:marTop w:val="0"/>
                      <w:marBottom w:val="0"/>
                      <w:divBdr>
                        <w:top w:val="none" w:sz="0" w:space="0" w:color="auto"/>
                        <w:left w:val="none" w:sz="0" w:space="0" w:color="auto"/>
                        <w:bottom w:val="none" w:sz="0" w:space="0" w:color="auto"/>
                        <w:right w:val="none" w:sz="0" w:space="0" w:color="auto"/>
                      </w:divBdr>
                    </w:div>
                    <w:div w:id="505873304">
                      <w:marLeft w:val="0"/>
                      <w:marRight w:val="0"/>
                      <w:marTop w:val="0"/>
                      <w:marBottom w:val="0"/>
                      <w:divBdr>
                        <w:top w:val="none" w:sz="0" w:space="0" w:color="auto"/>
                        <w:left w:val="none" w:sz="0" w:space="0" w:color="auto"/>
                        <w:bottom w:val="none" w:sz="0" w:space="0" w:color="auto"/>
                        <w:right w:val="none" w:sz="0" w:space="0" w:color="auto"/>
                      </w:divBdr>
                    </w:div>
                    <w:div w:id="1780181500">
                      <w:marLeft w:val="0"/>
                      <w:marRight w:val="0"/>
                      <w:marTop w:val="0"/>
                      <w:marBottom w:val="0"/>
                      <w:divBdr>
                        <w:top w:val="none" w:sz="0" w:space="0" w:color="auto"/>
                        <w:left w:val="none" w:sz="0" w:space="0" w:color="auto"/>
                        <w:bottom w:val="none" w:sz="0" w:space="0" w:color="auto"/>
                        <w:right w:val="none" w:sz="0" w:space="0" w:color="auto"/>
                      </w:divBdr>
                    </w:div>
                  </w:divsChild>
                </w:div>
                <w:div w:id="158808340">
                  <w:marLeft w:val="0"/>
                  <w:marRight w:val="0"/>
                  <w:marTop w:val="0"/>
                  <w:marBottom w:val="0"/>
                  <w:divBdr>
                    <w:top w:val="none" w:sz="0" w:space="0" w:color="auto"/>
                    <w:left w:val="none" w:sz="0" w:space="0" w:color="auto"/>
                    <w:bottom w:val="none" w:sz="0" w:space="0" w:color="auto"/>
                    <w:right w:val="none" w:sz="0" w:space="0" w:color="auto"/>
                  </w:divBdr>
                  <w:divsChild>
                    <w:div w:id="143787985">
                      <w:marLeft w:val="0"/>
                      <w:marRight w:val="0"/>
                      <w:marTop w:val="0"/>
                      <w:marBottom w:val="0"/>
                      <w:divBdr>
                        <w:top w:val="none" w:sz="0" w:space="0" w:color="auto"/>
                        <w:left w:val="none" w:sz="0" w:space="0" w:color="auto"/>
                        <w:bottom w:val="none" w:sz="0" w:space="0" w:color="auto"/>
                        <w:right w:val="none" w:sz="0" w:space="0" w:color="auto"/>
                      </w:divBdr>
                    </w:div>
                    <w:div w:id="1357275003">
                      <w:marLeft w:val="0"/>
                      <w:marRight w:val="0"/>
                      <w:marTop w:val="0"/>
                      <w:marBottom w:val="0"/>
                      <w:divBdr>
                        <w:top w:val="none" w:sz="0" w:space="0" w:color="auto"/>
                        <w:left w:val="none" w:sz="0" w:space="0" w:color="auto"/>
                        <w:bottom w:val="none" w:sz="0" w:space="0" w:color="auto"/>
                        <w:right w:val="none" w:sz="0" w:space="0" w:color="auto"/>
                      </w:divBdr>
                    </w:div>
                  </w:divsChild>
                </w:div>
                <w:div w:id="1952661813">
                  <w:marLeft w:val="0"/>
                  <w:marRight w:val="0"/>
                  <w:marTop w:val="0"/>
                  <w:marBottom w:val="0"/>
                  <w:divBdr>
                    <w:top w:val="none" w:sz="0" w:space="0" w:color="auto"/>
                    <w:left w:val="none" w:sz="0" w:space="0" w:color="auto"/>
                    <w:bottom w:val="none" w:sz="0" w:space="0" w:color="auto"/>
                    <w:right w:val="none" w:sz="0" w:space="0" w:color="auto"/>
                  </w:divBdr>
                  <w:divsChild>
                    <w:div w:id="1314676835">
                      <w:marLeft w:val="0"/>
                      <w:marRight w:val="0"/>
                      <w:marTop w:val="0"/>
                      <w:marBottom w:val="0"/>
                      <w:divBdr>
                        <w:top w:val="none" w:sz="0" w:space="0" w:color="auto"/>
                        <w:left w:val="none" w:sz="0" w:space="0" w:color="auto"/>
                        <w:bottom w:val="none" w:sz="0" w:space="0" w:color="auto"/>
                        <w:right w:val="none" w:sz="0" w:space="0" w:color="auto"/>
                      </w:divBdr>
                    </w:div>
                    <w:div w:id="1580753066">
                      <w:marLeft w:val="0"/>
                      <w:marRight w:val="0"/>
                      <w:marTop w:val="0"/>
                      <w:marBottom w:val="0"/>
                      <w:divBdr>
                        <w:top w:val="none" w:sz="0" w:space="0" w:color="auto"/>
                        <w:left w:val="none" w:sz="0" w:space="0" w:color="auto"/>
                        <w:bottom w:val="none" w:sz="0" w:space="0" w:color="auto"/>
                        <w:right w:val="none" w:sz="0" w:space="0" w:color="auto"/>
                      </w:divBdr>
                    </w:div>
                    <w:div w:id="176500622">
                      <w:marLeft w:val="0"/>
                      <w:marRight w:val="0"/>
                      <w:marTop w:val="0"/>
                      <w:marBottom w:val="0"/>
                      <w:divBdr>
                        <w:top w:val="none" w:sz="0" w:space="0" w:color="auto"/>
                        <w:left w:val="none" w:sz="0" w:space="0" w:color="auto"/>
                        <w:bottom w:val="none" w:sz="0" w:space="0" w:color="auto"/>
                        <w:right w:val="none" w:sz="0" w:space="0" w:color="auto"/>
                      </w:divBdr>
                    </w:div>
                  </w:divsChild>
                </w:div>
                <w:div w:id="1371228405">
                  <w:marLeft w:val="0"/>
                  <w:marRight w:val="0"/>
                  <w:marTop w:val="0"/>
                  <w:marBottom w:val="0"/>
                  <w:divBdr>
                    <w:top w:val="none" w:sz="0" w:space="0" w:color="auto"/>
                    <w:left w:val="none" w:sz="0" w:space="0" w:color="auto"/>
                    <w:bottom w:val="none" w:sz="0" w:space="0" w:color="auto"/>
                    <w:right w:val="none" w:sz="0" w:space="0" w:color="auto"/>
                  </w:divBdr>
                  <w:divsChild>
                    <w:div w:id="897672658">
                      <w:marLeft w:val="0"/>
                      <w:marRight w:val="0"/>
                      <w:marTop w:val="0"/>
                      <w:marBottom w:val="0"/>
                      <w:divBdr>
                        <w:top w:val="none" w:sz="0" w:space="0" w:color="auto"/>
                        <w:left w:val="none" w:sz="0" w:space="0" w:color="auto"/>
                        <w:bottom w:val="none" w:sz="0" w:space="0" w:color="auto"/>
                        <w:right w:val="none" w:sz="0" w:space="0" w:color="auto"/>
                      </w:divBdr>
                    </w:div>
                    <w:div w:id="1113793139">
                      <w:marLeft w:val="0"/>
                      <w:marRight w:val="0"/>
                      <w:marTop w:val="0"/>
                      <w:marBottom w:val="0"/>
                      <w:divBdr>
                        <w:top w:val="none" w:sz="0" w:space="0" w:color="auto"/>
                        <w:left w:val="none" w:sz="0" w:space="0" w:color="auto"/>
                        <w:bottom w:val="none" w:sz="0" w:space="0" w:color="auto"/>
                        <w:right w:val="none" w:sz="0" w:space="0" w:color="auto"/>
                      </w:divBdr>
                    </w:div>
                    <w:div w:id="464665425">
                      <w:marLeft w:val="0"/>
                      <w:marRight w:val="0"/>
                      <w:marTop w:val="0"/>
                      <w:marBottom w:val="0"/>
                      <w:divBdr>
                        <w:top w:val="none" w:sz="0" w:space="0" w:color="auto"/>
                        <w:left w:val="none" w:sz="0" w:space="0" w:color="auto"/>
                        <w:bottom w:val="none" w:sz="0" w:space="0" w:color="auto"/>
                        <w:right w:val="none" w:sz="0" w:space="0" w:color="auto"/>
                      </w:divBdr>
                    </w:div>
                    <w:div w:id="442960799">
                      <w:marLeft w:val="0"/>
                      <w:marRight w:val="0"/>
                      <w:marTop w:val="0"/>
                      <w:marBottom w:val="0"/>
                      <w:divBdr>
                        <w:top w:val="none" w:sz="0" w:space="0" w:color="auto"/>
                        <w:left w:val="none" w:sz="0" w:space="0" w:color="auto"/>
                        <w:bottom w:val="none" w:sz="0" w:space="0" w:color="auto"/>
                        <w:right w:val="none" w:sz="0" w:space="0" w:color="auto"/>
                      </w:divBdr>
                    </w:div>
                    <w:div w:id="1257520993">
                      <w:marLeft w:val="0"/>
                      <w:marRight w:val="0"/>
                      <w:marTop w:val="0"/>
                      <w:marBottom w:val="0"/>
                      <w:divBdr>
                        <w:top w:val="none" w:sz="0" w:space="0" w:color="auto"/>
                        <w:left w:val="none" w:sz="0" w:space="0" w:color="auto"/>
                        <w:bottom w:val="none" w:sz="0" w:space="0" w:color="auto"/>
                        <w:right w:val="none" w:sz="0" w:space="0" w:color="auto"/>
                      </w:divBdr>
                    </w:div>
                    <w:div w:id="398476202">
                      <w:marLeft w:val="0"/>
                      <w:marRight w:val="0"/>
                      <w:marTop w:val="0"/>
                      <w:marBottom w:val="0"/>
                      <w:divBdr>
                        <w:top w:val="none" w:sz="0" w:space="0" w:color="auto"/>
                        <w:left w:val="none" w:sz="0" w:space="0" w:color="auto"/>
                        <w:bottom w:val="none" w:sz="0" w:space="0" w:color="auto"/>
                        <w:right w:val="none" w:sz="0" w:space="0" w:color="auto"/>
                      </w:divBdr>
                      <w:divsChild>
                        <w:div w:id="12324980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84304978">
                              <w:marLeft w:val="0"/>
                              <w:marRight w:val="0"/>
                              <w:marTop w:val="0"/>
                              <w:marBottom w:val="0"/>
                              <w:divBdr>
                                <w:top w:val="none" w:sz="0" w:space="0" w:color="auto"/>
                                <w:left w:val="none" w:sz="0" w:space="0" w:color="auto"/>
                                <w:bottom w:val="none" w:sz="0" w:space="0" w:color="auto"/>
                                <w:right w:val="none" w:sz="0" w:space="0" w:color="auto"/>
                              </w:divBdr>
                              <w:divsChild>
                                <w:div w:id="1445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14576">
                      <w:marLeft w:val="0"/>
                      <w:marRight w:val="0"/>
                      <w:marTop w:val="0"/>
                      <w:marBottom w:val="0"/>
                      <w:divBdr>
                        <w:top w:val="none" w:sz="0" w:space="0" w:color="auto"/>
                        <w:left w:val="none" w:sz="0" w:space="0" w:color="auto"/>
                        <w:bottom w:val="none" w:sz="0" w:space="0" w:color="auto"/>
                        <w:right w:val="none" w:sz="0" w:space="0" w:color="auto"/>
                      </w:divBdr>
                    </w:div>
                    <w:div w:id="10228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51226">
          <w:marLeft w:val="0"/>
          <w:marRight w:val="0"/>
          <w:marTop w:val="0"/>
          <w:marBottom w:val="0"/>
          <w:divBdr>
            <w:top w:val="single" w:sz="6" w:space="0" w:color="EFEFED"/>
            <w:left w:val="none" w:sz="0" w:space="0" w:color="auto"/>
            <w:bottom w:val="none" w:sz="0" w:space="0" w:color="auto"/>
            <w:right w:val="none" w:sz="0" w:space="0" w:color="auto"/>
          </w:divBdr>
          <w:divsChild>
            <w:div w:id="1427768307">
              <w:marLeft w:val="0"/>
              <w:marRight w:val="0"/>
              <w:marTop w:val="0"/>
              <w:marBottom w:val="0"/>
              <w:divBdr>
                <w:top w:val="none" w:sz="0" w:space="0" w:color="auto"/>
                <w:left w:val="none" w:sz="0" w:space="0" w:color="auto"/>
                <w:bottom w:val="none" w:sz="0" w:space="0" w:color="auto"/>
                <w:right w:val="none" w:sz="0" w:space="0" w:color="auto"/>
              </w:divBdr>
              <w:divsChild>
                <w:div w:id="1318804618">
                  <w:marLeft w:val="0"/>
                  <w:marRight w:val="0"/>
                  <w:marTop w:val="0"/>
                  <w:marBottom w:val="0"/>
                  <w:divBdr>
                    <w:top w:val="none" w:sz="0" w:space="0" w:color="auto"/>
                    <w:left w:val="none" w:sz="0" w:space="0" w:color="auto"/>
                    <w:bottom w:val="none" w:sz="0" w:space="0" w:color="auto"/>
                    <w:right w:val="none" w:sz="0" w:space="0" w:color="auto"/>
                  </w:divBdr>
                  <w:divsChild>
                    <w:div w:id="1364475072">
                      <w:marLeft w:val="0"/>
                      <w:marRight w:val="0"/>
                      <w:marTop w:val="0"/>
                      <w:marBottom w:val="0"/>
                      <w:divBdr>
                        <w:top w:val="none" w:sz="0" w:space="0" w:color="auto"/>
                        <w:left w:val="none" w:sz="0" w:space="0" w:color="auto"/>
                        <w:bottom w:val="none" w:sz="0" w:space="0" w:color="auto"/>
                        <w:right w:val="none" w:sz="0" w:space="0" w:color="auto"/>
                      </w:divBdr>
                    </w:div>
                    <w:div w:id="1400057623">
                      <w:marLeft w:val="0"/>
                      <w:marRight w:val="0"/>
                      <w:marTop w:val="0"/>
                      <w:marBottom w:val="0"/>
                      <w:divBdr>
                        <w:top w:val="none" w:sz="0" w:space="0" w:color="auto"/>
                        <w:left w:val="none" w:sz="0" w:space="0" w:color="auto"/>
                        <w:bottom w:val="none" w:sz="0" w:space="0" w:color="auto"/>
                        <w:right w:val="none" w:sz="0" w:space="0" w:color="auto"/>
                      </w:divBdr>
                      <w:divsChild>
                        <w:div w:id="815798854">
                          <w:marLeft w:val="0"/>
                          <w:marRight w:val="0"/>
                          <w:marTop w:val="0"/>
                          <w:marBottom w:val="0"/>
                          <w:divBdr>
                            <w:top w:val="none" w:sz="0" w:space="0" w:color="auto"/>
                            <w:left w:val="none" w:sz="0" w:space="0" w:color="auto"/>
                            <w:bottom w:val="none" w:sz="0" w:space="0" w:color="auto"/>
                            <w:right w:val="none" w:sz="0" w:space="0" w:color="auto"/>
                          </w:divBdr>
                        </w:div>
                        <w:div w:id="850293437">
                          <w:marLeft w:val="0"/>
                          <w:marRight w:val="0"/>
                          <w:marTop w:val="0"/>
                          <w:marBottom w:val="0"/>
                          <w:divBdr>
                            <w:top w:val="none" w:sz="0" w:space="0" w:color="auto"/>
                            <w:left w:val="none" w:sz="0" w:space="0" w:color="auto"/>
                            <w:bottom w:val="none" w:sz="0" w:space="0" w:color="auto"/>
                            <w:right w:val="none" w:sz="0" w:space="0" w:color="auto"/>
                          </w:divBdr>
                          <w:divsChild>
                            <w:div w:id="1829396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17415242">
                                  <w:marLeft w:val="0"/>
                                  <w:marRight w:val="0"/>
                                  <w:marTop w:val="0"/>
                                  <w:marBottom w:val="0"/>
                                  <w:divBdr>
                                    <w:top w:val="none" w:sz="0" w:space="0" w:color="auto"/>
                                    <w:left w:val="none" w:sz="0" w:space="0" w:color="auto"/>
                                    <w:bottom w:val="none" w:sz="0" w:space="0" w:color="auto"/>
                                    <w:right w:val="none" w:sz="0" w:space="0" w:color="auto"/>
                                  </w:divBdr>
                                  <w:divsChild>
                                    <w:div w:id="1206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9379">
                          <w:marLeft w:val="0"/>
                          <w:marRight w:val="0"/>
                          <w:marTop w:val="0"/>
                          <w:marBottom w:val="0"/>
                          <w:divBdr>
                            <w:top w:val="none" w:sz="0" w:space="0" w:color="auto"/>
                            <w:left w:val="none" w:sz="0" w:space="0" w:color="auto"/>
                            <w:bottom w:val="none" w:sz="0" w:space="0" w:color="auto"/>
                            <w:right w:val="none" w:sz="0" w:space="0" w:color="auto"/>
                          </w:divBdr>
                          <w:divsChild>
                            <w:div w:id="1661687550">
                              <w:marLeft w:val="0"/>
                              <w:marRight w:val="0"/>
                              <w:marTop w:val="0"/>
                              <w:marBottom w:val="0"/>
                              <w:divBdr>
                                <w:top w:val="none" w:sz="0" w:space="0" w:color="auto"/>
                                <w:left w:val="none" w:sz="0" w:space="0" w:color="auto"/>
                                <w:bottom w:val="none" w:sz="0" w:space="0" w:color="auto"/>
                                <w:right w:val="none" w:sz="0" w:space="0" w:color="auto"/>
                              </w:divBdr>
                            </w:div>
                            <w:div w:id="1642805720">
                              <w:marLeft w:val="0"/>
                              <w:marRight w:val="0"/>
                              <w:marTop w:val="0"/>
                              <w:marBottom w:val="0"/>
                              <w:divBdr>
                                <w:top w:val="none" w:sz="0" w:space="0" w:color="auto"/>
                                <w:left w:val="none" w:sz="0" w:space="0" w:color="auto"/>
                                <w:bottom w:val="none" w:sz="0" w:space="0" w:color="auto"/>
                                <w:right w:val="none" w:sz="0" w:space="0" w:color="auto"/>
                              </w:divBdr>
                              <w:divsChild>
                                <w:div w:id="18219210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17476745">
                                      <w:marLeft w:val="0"/>
                                      <w:marRight w:val="0"/>
                                      <w:marTop w:val="0"/>
                                      <w:marBottom w:val="0"/>
                                      <w:divBdr>
                                        <w:top w:val="none" w:sz="0" w:space="0" w:color="auto"/>
                                        <w:left w:val="none" w:sz="0" w:space="0" w:color="auto"/>
                                        <w:bottom w:val="none" w:sz="0" w:space="0" w:color="auto"/>
                                        <w:right w:val="none" w:sz="0" w:space="0" w:color="auto"/>
                                      </w:divBdr>
                                      <w:divsChild>
                                        <w:div w:id="19174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11986">
                              <w:marLeft w:val="0"/>
                              <w:marRight w:val="0"/>
                              <w:marTop w:val="0"/>
                              <w:marBottom w:val="0"/>
                              <w:divBdr>
                                <w:top w:val="none" w:sz="0" w:space="0" w:color="auto"/>
                                <w:left w:val="none" w:sz="0" w:space="0" w:color="auto"/>
                                <w:bottom w:val="none" w:sz="0" w:space="0" w:color="auto"/>
                                <w:right w:val="none" w:sz="0" w:space="0" w:color="auto"/>
                              </w:divBdr>
                            </w:div>
                            <w:div w:id="738675013">
                              <w:marLeft w:val="0"/>
                              <w:marRight w:val="0"/>
                              <w:marTop w:val="0"/>
                              <w:marBottom w:val="0"/>
                              <w:divBdr>
                                <w:top w:val="none" w:sz="0" w:space="0" w:color="auto"/>
                                <w:left w:val="none" w:sz="0" w:space="0" w:color="auto"/>
                                <w:bottom w:val="none" w:sz="0" w:space="0" w:color="auto"/>
                                <w:right w:val="none" w:sz="0" w:space="0" w:color="auto"/>
                              </w:divBdr>
                            </w:div>
                            <w:div w:id="474879711">
                              <w:marLeft w:val="0"/>
                              <w:marRight w:val="0"/>
                              <w:marTop w:val="0"/>
                              <w:marBottom w:val="0"/>
                              <w:divBdr>
                                <w:top w:val="none" w:sz="0" w:space="0" w:color="auto"/>
                                <w:left w:val="none" w:sz="0" w:space="0" w:color="auto"/>
                                <w:bottom w:val="none" w:sz="0" w:space="0" w:color="auto"/>
                                <w:right w:val="none" w:sz="0" w:space="0" w:color="auto"/>
                              </w:divBdr>
                              <w:divsChild>
                                <w:div w:id="937106258">
                                  <w:marLeft w:val="0"/>
                                  <w:marRight w:val="0"/>
                                  <w:marTop w:val="0"/>
                                  <w:marBottom w:val="300"/>
                                  <w:divBdr>
                                    <w:top w:val="single" w:sz="6" w:space="15" w:color="E6E6E6"/>
                                    <w:left w:val="single" w:sz="6" w:space="15" w:color="E6E6E6"/>
                                    <w:bottom w:val="single" w:sz="6" w:space="15" w:color="E6E6E6"/>
                                    <w:right w:val="single" w:sz="6" w:space="15" w:color="E6E6E6"/>
                                  </w:divBdr>
                                  <w:divsChild>
                                    <w:div w:id="759064254">
                                      <w:marLeft w:val="0"/>
                                      <w:marRight w:val="0"/>
                                      <w:marTop w:val="0"/>
                                      <w:marBottom w:val="0"/>
                                      <w:divBdr>
                                        <w:top w:val="none" w:sz="0" w:space="0" w:color="auto"/>
                                        <w:left w:val="none" w:sz="0" w:space="0" w:color="auto"/>
                                        <w:bottom w:val="none" w:sz="0" w:space="0" w:color="auto"/>
                                        <w:right w:val="none" w:sz="0" w:space="0" w:color="auto"/>
                                      </w:divBdr>
                                      <w:divsChild>
                                        <w:div w:id="1886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249239">
                              <w:marLeft w:val="0"/>
                              <w:marRight w:val="0"/>
                              <w:marTop w:val="0"/>
                              <w:marBottom w:val="0"/>
                              <w:divBdr>
                                <w:top w:val="none" w:sz="0" w:space="0" w:color="auto"/>
                                <w:left w:val="none" w:sz="0" w:space="0" w:color="auto"/>
                                <w:bottom w:val="none" w:sz="0" w:space="0" w:color="auto"/>
                                <w:right w:val="none" w:sz="0" w:space="0" w:color="auto"/>
                              </w:divBdr>
                              <w:divsChild>
                                <w:div w:id="1776821904">
                                  <w:marLeft w:val="0"/>
                                  <w:marRight w:val="0"/>
                                  <w:marTop w:val="0"/>
                                  <w:marBottom w:val="0"/>
                                  <w:divBdr>
                                    <w:top w:val="none" w:sz="0" w:space="0" w:color="auto"/>
                                    <w:left w:val="none" w:sz="0" w:space="0" w:color="auto"/>
                                    <w:bottom w:val="none" w:sz="0" w:space="0" w:color="auto"/>
                                    <w:right w:val="none" w:sz="0" w:space="0" w:color="auto"/>
                                  </w:divBdr>
                                </w:div>
                                <w:div w:id="12004248">
                                  <w:marLeft w:val="0"/>
                                  <w:marRight w:val="0"/>
                                  <w:marTop w:val="0"/>
                                  <w:marBottom w:val="0"/>
                                  <w:divBdr>
                                    <w:top w:val="none" w:sz="0" w:space="0" w:color="auto"/>
                                    <w:left w:val="none" w:sz="0" w:space="0" w:color="auto"/>
                                    <w:bottom w:val="none" w:sz="0" w:space="0" w:color="auto"/>
                                    <w:right w:val="none" w:sz="0" w:space="0" w:color="auto"/>
                                  </w:divBdr>
                                </w:div>
                                <w:div w:id="186985051">
                                  <w:marLeft w:val="0"/>
                                  <w:marRight w:val="0"/>
                                  <w:marTop w:val="0"/>
                                  <w:marBottom w:val="0"/>
                                  <w:divBdr>
                                    <w:top w:val="none" w:sz="0" w:space="0" w:color="auto"/>
                                    <w:left w:val="none" w:sz="0" w:space="0" w:color="auto"/>
                                    <w:bottom w:val="none" w:sz="0" w:space="0" w:color="auto"/>
                                    <w:right w:val="none" w:sz="0" w:space="0" w:color="auto"/>
                                  </w:divBdr>
                                  <w:divsChild>
                                    <w:div w:id="10183153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3070746">
                                          <w:marLeft w:val="0"/>
                                          <w:marRight w:val="0"/>
                                          <w:marTop w:val="0"/>
                                          <w:marBottom w:val="0"/>
                                          <w:divBdr>
                                            <w:top w:val="none" w:sz="0" w:space="0" w:color="auto"/>
                                            <w:left w:val="none" w:sz="0" w:space="0" w:color="auto"/>
                                            <w:bottom w:val="none" w:sz="0" w:space="0" w:color="auto"/>
                                            <w:right w:val="none" w:sz="0" w:space="0" w:color="auto"/>
                                          </w:divBdr>
                                          <w:divsChild>
                                            <w:div w:id="19025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8574">
                                  <w:marLeft w:val="0"/>
                                  <w:marRight w:val="0"/>
                                  <w:marTop w:val="0"/>
                                  <w:marBottom w:val="0"/>
                                  <w:divBdr>
                                    <w:top w:val="none" w:sz="0" w:space="0" w:color="auto"/>
                                    <w:left w:val="none" w:sz="0" w:space="0" w:color="auto"/>
                                    <w:bottom w:val="none" w:sz="0" w:space="0" w:color="auto"/>
                                    <w:right w:val="none" w:sz="0" w:space="0" w:color="auto"/>
                                  </w:divBdr>
                                </w:div>
                                <w:div w:id="211042730">
                                  <w:marLeft w:val="0"/>
                                  <w:marRight w:val="0"/>
                                  <w:marTop w:val="0"/>
                                  <w:marBottom w:val="0"/>
                                  <w:divBdr>
                                    <w:top w:val="none" w:sz="0" w:space="0" w:color="auto"/>
                                    <w:left w:val="none" w:sz="0" w:space="0" w:color="auto"/>
                                    <w:bottom w:val="none" w:sz="0" w:space="0" w:color="auto"/>
                                    <w:right w:val="none" w:sz="0" w:space="0" w:color="auto"/>
                                  </w:divBdr>
                                  <w:divsChild>
                                    <w:div w:id="9468899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6380831">
                                          <w:marLeft w:val="0"/>
                                          <w:marRight w:val="0"/>
                                          <w:marTop w:val="0"/>
                                          <w:marBottom w:val="0"/>
                                          <w:divBdr>
                                            <w:top w:val="none" w:sz="0" w:space="0" w:color="auto"/>
                                            <w:left w:val="none" w:sz="0" w:space="0" w:color="auto"/>
                                            <w:bottom w:val="none" w:sz="0" w:space="0" w:color="auto"/>
                                            <w:right w:val="none" w:sz="0" w:space="0" w:color="auto"/>
                                          </w:divBdr>
                                          <w:divsChild>
                                            <w:div w:id="117696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2909">
                                  <w:marLeft w:val="0"/>
                                  <w:marRight w:val="0"/>
                                  <w:marTop w:val="0"/>
                                  <w:marBottom w:val="0"/>
                                  <w:divBdr>
                                    <w:top w:val="none" w:sz="0" w:space="0" w:color="auto"/>
                                    <w:left w:val="none" w:sz="0" w:space="0" w:color="auto"/>
                                    <w:bottom w:val="none" w:sz="0" w:space="0" w:color="auto"/>
                                    <w:right w:val="none" w:sz="0" w:space="0" w:color="auto"/>
                                  </w:divBdr>
                                </w:div>
                                <w:div w:id="940575856">
                                  <w:marLeft w:val="0"/>
                                  <w:marRight w:val="0"/>
                                  <w:marTop w:val="0"/>
                                  <w:marBottom w:val="0"/>
                                  <w:divBdr>
                                    <w:top w:val="none" w:sz="0" w:space="0" w:color="auto"/>
                                    <w:left w:val="none" w:sz="0" w:space="0" w:color="auto"/>
                                    <w:bottom w:val="none" w:sz="0" w:space="0" w:color="auto"/>
                                    <w:right w:val="none" w:sz="0" w:space="0" w:color="auto"/>
                                  </w:divBdr>
                                  <w:divsChild>
                                    <w:div w:id="8751184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40725998">
                                          <w:marLeft w:val="0"/>
                                          <w:marRight w:val="0"/>
                                          <w:marTop w:val="0"/>
                                          <w:marBottom w:val="0"/>
                                          <w:divBdr>
                                            <w:top w:val="none" w:sz="0" w:space="0" w:color="auto"/>
                                            <w:left w:val="none" w:sz="0" w:space="0" w:color="auto"/>
                                            <w:bottom w:val="none" w:sz="0" w:space="0" w:color="auto"/>
                                            <w:right w:val="none" w:sz="0" w:space="0" w:color="auto"/>
                                          </w:divBdr>
                                          <w:divsChild>
                                            <w:div w:id="10016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366184">
                                  <w:marLeft w:val="0"/>
                                  <w:marRight w:val="0"/>
                                  <w:marTop w:val="0"/>
                                  <w:marBottom w:val="0"/>
                                  <w:divBdr>
                                    <w:top w:val="none" w:sz="0" w:space="0" w:color="auto"/>
                                    <w:left w:val="none" w:sz="0" w:space="0" w:color="auto"/>
                                    <w:bottom w:val="none" w:sz="0" w:space="0" w:color="auto"/>
                                    <w:right w:val="none" w:sz="0" w:space="0" w:color="auto"/>
                                  </w:divBdr>
                                </w:div>
                                <w:div w:id="776801822">
                                  <w:marLeft w:val="0"/>
                                  <w:marRight w:val="0"/>
                                  <w:marTop w:val="0"/>
                                  <w:marBottom w:val="0"/>
                                  <w:divBdr>
                                    <w:top w:val="none" w:sz="0" w:space="0" w:color="auto"/>
                                    <w:left w:val="none" w:sz="0" w:space="0" w:color="auto"/>
                                    <w:bottom w:val="none" w:sz="0" w:space="0" w:color="auto"/>
                                    <w:right w:val="none" w:sz="0" w:space="0" w:color="auto"/>
                                  </w:divBdr>
                                </w:div>
                                <w:div w:id="174657319">
                                  <w:marLeft w:val="0"/>
                                  <w:marRight w:val="0"/>
                                  <w:marTop w:val="0"/>
                                  <w:marBottom w:val="0"/>
                                  <w:divBdr>
                                    <w:top w:val="none" w:sz="0" w:space="0" w:color="auto"/>
                                    <w:left w:val="none" w:sz="0" w:space="0" w:color="auto"/>
                                    <w:bottom w:val="none" w:sz="0" w:space="0" w:color="auto"/>
                                    <w:right w:val="none" w:sz="0" w:space="0" w:color="auto"/>
                                  </w:divBdr>
                                  <w:divsChild>
                                    <w:div w:id="1867792722">
                                      <w:marLeft w:val="0"/>
                                      <w:marRight w:val="0"/>
                                      <w:marTop w:val="0"/>
                                      <w:marBottom w:val="300"/>
                                      <w:divBdr>
                                        <w:top w:val="single" w:sz="6" w:space="15" w:color="E6E6E6"/>
                                        <w:left w:val="single" w:sz="6" w:space="15" w:color="E6E6E6"/>
                                        <w:bottom w:val="single" w:sz="6" w:space="15" w:color="E6E6E6"/>
                                        <w:right w:val="single" w:sz="6" w:space="15" w:color="E6E6E6"/>
                                      </w:divBdr>
                                      <w:divsChild>
                                        <w:div w:id="921262196">
                                          <w:marLeft w:val="0"/>
                                          <w:marRight w:val="0"/>
                                          <w:marTop w:val="0"/>
                                          <w:marBottom w:val="0"/>
                                          <w:divBdr>
                                            <w:top w:val="none" w:sz="0" w:space="0" w:color="auto"/>
                                            <w:left w:val="none" w:sz="0" w:space="0" w:color="auto"/>
                                            <w:bottom w:val="none" w:sz="0" w:space="0" w:color="auto"/>
                                            <w:right w:val="none" w:sz="0" w:space="0" w:color="auto"/>
                                          </w:divBdr>
                                          <w:divsChild>
                                            <w:div w:id="4370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444460">
                                  <w:marLeft w:val="0"/>
                                  <w:marRight w:val="0"/>
                                  <w:marTop w:val="0"/>
                                  <w:marBottom w:val="0"/>
                                  <w:divBdr>
                                    <w:top w:val="none" w:sz="0" w:space="0" w:color="auto"/>
                                    <w:left w:val="none" w:sz="0" w:space="0" w:color="auto"/>
                                    <w:bottom w:val="none" w:sz="0" w:space="0" w:color="auto"/>
                                    <w:right w:val="none" w:sz="0" w:space="0" w:color="auto"/>
                                  </w:divBdr>
                                </w:div>
                                <w:div w:id="1323196647">
                                  <w:marLeft w:val="0"/>
                                  <w:marRight w:val="0"/>
                                  <w:marTop w:val="0"/>
                                  <w:marBottom w:val="0"/>
                                  <w:divBdr>
                                    <w:top w:val="none" w:sz="0" w:space="0" w:color="auto"/>
                                    <w:left w:val="none" w:sz="0" w:space="0" w:color="auto"/>
                                    <w:bottom w:val="none" w:sz="0" w:space="0" w:color="auto"/>
                                    <w:right w:val="none" w:sz="0" w:space="0" w:color="auto"/>
                                  </w:divBdr>
                                  <w:divsChild>
                                    <w:div w:id="15449024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20125999">
                                          <w:marLeft w:val="0"/>
                                          <w:marRight w:val="0"/>
                                          <w:marTop w:val="0"/>
                                          <w:marBottom w:val="300"/>
                                          <w:divBdr>
                                            <w:top w:val="none" w:sz="0" w:space="0" w:color="auto"/>
                                            <w:left w:val="none" w:sz="0" w:space="0" w:color="auto"/>
                                            <w:bottom w:val="none" w:sz="0" w:space="0" w:color="auto"/>
                                            <w:right w:val="none" w:sz="0" w:space="0" w:color="auto"/>
                                          </w:divBdr>
                                          <w:divsChild>
                                            <w:div w:id="1082996142">
                                              <w:marLeft w:val="0"/>
                                              <w:marRight w:val="0"/>
                                              <w:marTop w:val="0"/>
                                              <w:marBottom w:val="0"/>
                                              <w:divBdr>
                                                <w:top w:val="none" w:sz="0" w:space="0" w:color="auto"/>
                                                <w:left w:val="none" w:sz="0" w:space="0" w:color="auto"/>
                                                <w:bottom w:val="none" w:sz="0" w:space="0" w:color="auto"/>
                                                <w:right w:val="none" w:sz="0" w:space="0" w:color="auto"/>
                                              </w:divBdr>
                                            </w:div>
                                          </w:divsChild>
                                        </w:div>
                                        <w:div w:id="672537301">
                                          <w:marLeft w:val="0"/>
                                          <w:marRight w:val="0"/>
                                          <w:marTop w:val="0"/>
                                          <w:marBottom w:val="0"/>
                                          <w:divBdr>
                                            <w:top w:val="none" w:sz="0" w:space="0" w:color="auto"/>
                                            <w:left w:val="none" w:sz="0" w:space="0" w:color="auto"/>
                                            <w:bottom w:val="none" w:sz="0" w:space="0" w:color="auto"/>
                                            <w:right w:val="none" w:sz="0" w:space="0" w:color="auto"/>
                                          </w:divBdr>
                                          <w:divsChild>
                                            <w:div w:id="14777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522777">
                          <w:marLeft w:val="0"/>
                          <w:marRight w:val="0"/>
                          <w:marTop w:val="0"/>
                          <w:marBottom w:val="0"/>
                          <w:divBdr>
                            <w:top w:val="none" w:sz="0" w:space="0" w:color="auto"/>
                            <w:left w:val="none" w:sz="0" w:space="0" w:color="auto"/>
                            <w:bottom w:val="none" w:sz="0" w:space="0" w:color="auto"/>
                            <w:right w:val="none" w:sz="0" w:space="0" w:color="auto"/>
                          </w:divBdr>
                          <w:divsChild>
                            <w:div w:id="1600407235">
                              <w:marLeft w:val="0"/>
                              <w:marRight w:val="0"/>
                              <w:marTop w:val="0"/>
                              <w:marBottom w:val="0"/>
                              <w:divBdr>
                                <w:top w:val="none" w:sz="0" w:space="0" w:color="auto"/>
                                <w:left w:val="none" w:sz="0" w:space="0" w:color="auto"/>
                                <w:bottom w:val="none" w:sz="0" w:space="0" w:color="auto"/>
                                <w:right w:val="none" w:sz="0" w:space="0" w:color="auto"/>
                              </w:divBdr>
                            </w:div>
                            <w:div w:id="2017420797">
                              <w:marLeft w:val="0"/>
                              <w:marRight w:val="0"/>
                              <w:marTop w:val="0"/>
                              <w:marBottom w:val="0"/>
                              <w:divBdr>
                                <w:top w:val="none" w:sz="0" w:space="0" w:color="auto"/>
                                <w:left w:val="none" w:sz="0" w:space="0" w:color="auto"/>
                                <w:bottom w:val="none" w:sz="0" w:space="0" w:color="auto"/>
                                <w:right w:val="none" w:sz="0" w:space="0" w:color="auto"/>
                              </w:divBdr>
                              <w:divsChild>
                                <w:div w:id="19782968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474688038">
                                      <w:marLeft w:val="0"/>
                                      <w:marRight w:val="0"/>
                                      <w:marTop w:val="0"/>
                                      <w:marBottom w:val="0"/>
                                      <w:divBdr>
                                        <w:top w:val="none" w:sz="0" w:space="0" w:color="auto"/>
                                        <w:left w:val="none" w:sz="0" w:space="0" w:color="auto"/>
                                        <w:bottom w:val="none" w:sz="0" w:space="0" w:color="auto"/>
                                        <w:right w:val="none" w:sz="0" w:space="0" w:color="auto"/>
                                      </w:divBdr>
                                      <w:divsChild>
                                        <w:div w:id="8890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0696">
                              <w:marLeft w:val="0"/>
                              <w:marRight w:val="0"/>
                              <w:marTop w:val="0"/>
                              <w:marBottom w:val="0"/>
                              <w:divBdr>
                                <w:top w:val="none" w:sz="0" w:space="0" w:color="auto"/>
                                <w:left w:val="none" w:sz="0" w:space="0" w:color="auto"/>
                                <w:bottom w:val="none" w:sz="0" w:space="0" w:color="auto"/>
                                <w:right w:val="none" w:sz="0" w:space="0" w:color="auto"/>
                              </w:divBdr>
                            </w:div>
                            <w:div w:id="2044354618">
                              <w:marLeft w:val="0"/>
                              <w:marRight w:val="0"/>
                              <w:marTop w:val="0"/>
                              <w:marBottom w:val="0"/>
                              <w:divBdr>
                                <w:top w:val="none" w:sz="0" w:space="0" w:color="auto"/>
                                <w:left w:val="none" w:sz="0" w:space="0" w:color="auto"/>
                                <w:bottom w:val="none" w:sz="0" w:space="0" w:color="auto"/>
                                <w:right w:val="none" w:sz="0" w:space="0" w:color="auto"/>
                              </w:divBdr>
                            </w:div>
                            <w:div w:id="2071073219">
                              <w:marLeft w:val="0"/>
                              <w:marRight w:val="0"/>
                              <w:marTop w:val="0"/>
                              <w:marBottom w:val="0"/>
                              <w:divBdr>
                                <w:top w:val="none" w:sz="0" w:space="0" w:color="auto"/>
                                <w:left w:val="none" w:sz="0" w:space="0" w:color="auto"/>
                                <w:bottom w:val="none" w:sz="0" w:space="0" w:color="auto"/>
                                <w:right w:val="none" w:sz="0" w:space="0" w:color="auto"/>
                              </w:divBdr>
                              <w:divsChild>
                                <w:div w:id="404491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3080241">
                                      <w:marLeft w:val="0"/>
                                      <w:marRight w:val="0"/>
                                      <w:marTop w:val="0"/>
                                      <w:marBottom w:val="0"/>
                                      <w:divBdr>
                                        <w:top w:val="none" w:sz="0" w:space="0" w:color="auto"/>
                                        <w:left w:val="none" w:sz="0" w:space="0" w:color="auto"/>
                                        <w:bottom w:val="none" w:sz="0" w:space="0" w:color="auto"/>
                                        <w:right w:val="none" w:sz="0" w:space="0" w:color="auto"/>
                                      </w:divBdr>
                                      <w:divsChild>
                                        <w:div w:id="105369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468258">
                              <w:marLeft w:val="0"/>
                              <w:marRight w:val="0"/>
                              <w:marTop w:val="0"/>
                              <w:marBottom w:val="0"/>
                              <w:divBdr>
                                <w:top w:val="none" w:sz="0" w:space="0" w:color="auto"/>
                                <w:left w:val="none" w:sz="0" w:space="0" w:color="auto"/>
                                <w:bottom w:val="none" w:sz="0" w:space="0" w:color="auto"/>
                                <w:right w:val="none" w:sz="0" w:space="0" w:color="auto"/>
                              </w:divBdr>
                            </w:div>
                            <w:div w:id="2089031291">
                              <w:marLeft w:val="0"/>
                              <w:marRight w:val="0"/>
                              <w:marTop w:val="0"/>
                              <w:marBottom w:val="0"/>
                              <w:divBdr>
                                <w:top w:val="none" w:sz="0" w:space="0" w:color="auto"/>
                                <w:left w:val="none" w:sz="0" w:space="0" w:color="auto"/>
                                <w:bottom w:val="none" w:sz="0" w:space="0" w:color="auto"/>
                                <w:right w:val="none" w:sz="0" w:space="0" w:color="auto"/>
                              </w:divBdr>
                              <w:divsChild>
                                <w:div w:id="935558507">
                                  <w:marLeft w:val="0"/>
                                  <w:marRight w:val="0"/>
                                  <w:marTop w:val="0"/>
                                  <w:marBottom w:val="0"/>
                                  <w:divBdr>
                                    <w:top w:val="none" w:sz="0" w:space="0" w:color="auto"/>
                                    <w:left w:val="none" w:sz="0" w:space="0" w:color="auto"/>
                                    <w:bottom w:val="none" w:sz="0" w:space="0" w:color="auto"/>
                                    <w:right w:val="none" w:sz="0" w:space="0" w:color="auto"/>
                                  </w:divBdr>
                                </w:div>
                                <w:div w:id="833302195">
                                  <w:marLeft w:val="0"/>
                                  <w:marRight w:val="0"/>
                                  <w:marTop w:val="0"/>
                                  <w:marBottom w:val="0"/>
                                  <w:divBdr>
                                    <w:top w:val="none" w:sz="0" w:space="0" w:color="auto"/>
                                    <w:left w:val="none" w:sz="0" w:space="0" w:color="auto"/>
                                    <w:bottom w:val="none" w:sz="0" w:space="0" w:color="auto"/>
                                    <w:right w:val="none" w:sz="0" w:space="0" w:color="auto"/>
                                  </w:divBdr>
                                </w:div>
                                <w:div w:id="1423915391">
                                  <w:marLeft w:val="0"/>
                                  <w:marRight w:val="0"/>
                                  <w:marTop w:val="0"/>
                                  <w:marBottom w:val="0"/>
                                  <w:divBdr>
                                    <w:top w:val="none" w:sz="0" w:space="0" w:color="auto"/>
                                    <w:left w:val="none" w:sz="0" w:space="0" w:color="auto"/>
                                    <w:bottom w:val="none" w:sz="0" w:space="0" w:color="auto"/>
                                    <w:right w:val="none" w:sz="0" w:space="0" w:color="auto"/>
                                  </w:divBdr>
                                  <w:divsChild>
                                    <w:div w:id="21218717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17823659">
                                          <w:marLeft w:val="0"/>
                                          <w:marRight w:val="0"/>
                                          <w:marTop w:val="0"/>
                                          <w:marBottom w:val="0"/>
                                          <w:divBdr>
                                            <w:top w:val="none" w:sz="0" w:space="0" w:color="auto"/>
                                            <w:left w:val="none" w:sz="0" w:space="0" w:color="auto"/>
                                            <w:bottom w:val="none" w:sz="0" w:space="0" w:color="auto"/>
                                            <w:right w:val="none" w:sz="0" w:space="0" w:color="auto"/>
                                          </w:divBdr>
                                          <w:divsChild>
                                            <w:div w:id="5678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81239">
                                  <w:marLeft w:val="0"/>
                                  <w:marRight w:val="0"/>
                                  <w:marTop w:val="0"/>
                                  <w:marBottom w:val="0"/>
                                  <w:divBdr>
                                    <w:top w:val="none" w:sz="0" w:space="0" w:color="auto"/>
                                    <w:left w:val="none" w:sz="0" w:space="0" w:color="auto"/>
                                    <w:bottom w:val="none" w:sz="0" w:space="0" w:color="auto"/>
                                    <w:right w:val="none" w:sz="0" w:space="0" w:color="auto"/>
                                  </w:divBdr>
                                </w:div>
                                <w:div w:id="619142037">
                                  <w:marLeft w:val="0"/>
                                  <w:marRight w:val="0"/>
                                  <w:marTop w:val="0"/>
                                  <w:marBottom w:val="0"/>
                                  <w:divBdr>
                                    <w:top w:val="none" w:sz="0" w:space="0" w:color="auto"/>
                                    <w:left w:val="none" w:sz="0" w:space="0" w:color="auto"/>
                                    <w:bottom w:val="none" w:sz="0" w:space="0" w:color="auto"/>
                                    <w:right w:val="none" w:sz="0" w:space="0" w:color="auto"/>
                                  </w:divBdr>
                                  <w:divsChild>
                                    <w:div w:id="876979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3639585">
                                          <w:marLeft w:val="0"/>
                                          <w:marRight w:val="0"/>
                                          <w:marTop w:val="0"/>
                                          <w:marBottom w:val="0"/>
                                          <w:divBdr>
                                            <w:top w:val="none" w:sz="0" w:space="0" w:color="auto"/>
                                            <w:left w:val="none" w:sz="0" w:space="0" w:color="auto"/>
                                            <w:bottom w:val="none" w:sz="0" w:space="0" w:color="auto"/>
                                            <w:right w:val="none" w:sz="0" w:space="0" w:color="auto"/>
                                          </w:divBdr>
                                          <w:divsChild>
                                            <w:div w:id="18963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7845">
                                  <w:marLeft w:val="0"/>
                                  <w:marRight w:val="0"/>
                                  <w:marTop w:val="0"/>
                                  <w:marBottom w:val="0"/>
                                  <w:divBdr>
                                    <w:top w:val="none" w:sz="0" w:space="0" w:color="auto"/>
                                    <w:left w:val="none" w:sz="0" w:space="0" w:color="auto"/>
                                    <w:bottom w:val="none" w:sz="0" w:space="0" w:color="auto"/>
                                    <w:right w:val="none" w:sz="0" w:space="0" w:color="auto"/>
                                  </w:divBdr>
                                </w:div>
                                <w:div w:id="53702755">
                                  <w:marLeft w:val="0"/>
                                  <w:marRight w:val="0"/>
                                  <w:marTop w:val="0"/>
                                  <w:marBottom w:val="0"/>
                                  <w:divBdr>
                                    <w:top w:val="none" w:sz="0" w:space="0" w:color="auto"/>
                                    <w:left w:val="none" w:sz="0" w:space="0" w:color="auto"/>
                                    <w:bottom w:val="none" w:sz="0" w:space="0" w:color="auto"/>
                                    <w:right w:val="none" w:sz="0" w:space="0" w:color="auto"/>
                                  </w:divBdr>
                                  <w:divsChild>
                                    <w:div w:id="16791910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53531307">
                                          <w:marLeft w:val="0"/>
                                          <w:marRight w:val="0"/>
                                          <w:marTop w:val="0"/>
                                          <w:marBottom w:val="0"/>
                                          <w:divBdr>
                                            <w:top w:val="none" w:sz="0" w:space="0" w:color="auto"/>
                                            <w:left w:val="none" w:sz="0" w:space="0" w:color="auto"/>
                                            <w:bottom w:val="none" w:sz="0" w:space="0" w:color="auto"/>
                                            <w:right w:val="none" w:sz="0" w:space="0" w:color="auto"/>
                                          </w:divBdr>
                                          <w:divsChild>
                                            <w:div w:id="885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36172">
                                  <w:marLeft w:val="0"/>
                                  <w:marRight w:val="0"/>
                                  <w:marTop w:val="0"/>
                                  <w:marBottom w:val="0"/>
                                  <w:divBdr>
                                    <w:top w:val="none" w:sz="0" w:space="0" w:color="auto"/>
                                    <w:left w:val="none" w:sz="0" w:space="0" w:color="auto"/>
                                    <w:bottom w:val="none" w:sz="0" w:space="0" w:color="auto"/>
                                    <w:right w:val="none" w:sz="0" w:space="0" w:color="auto"/>
                                  </w:divBdr>
                                </w:div>
                                <w:div w:id="767392232">
                                  <w:marLeft w:val="0"/>
                                  <w:marRight w:val="0"/>
                                  <w:marTop w:val="0"/>
                                  <w:marBottom w:val="0"/>
                                  <w:divBdr>
                                    <w:top w:val="none" w:sz="0" w:space="0" w:color="auto"/>
                                    <w:left w:val="none" w:sz="0" w:space="0" w:color="auto"/>
                                    <w:bottom w:val="none" w:sz="0" w:space="0" w:color="auto"/>
                                    <w:right w:val="none" w:sz="0" w:space="0" w:color="auto"/>
                                  </w:divBdr>
                                  <w:divsChild>
                                    <w:div w:id="1196115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957759946">
                                          <w:marLeft w:val="0"/>
                                          <w:marRight w:val="0"/>
                                          <w:marTop w:val="0"/>
                                          <w:marBottom w:val="0"/>
                                          <w:divBdr>
                                            <w:top w:val="none" w:sz="0" w:space="0" w:color="auto"/>
                                            <w:left w:val="none" w:sz="0" w:space="0" w:color="auto"/>
                                            <w:bottom w:val="none" w:sz="0" w:space="0" w:color="auto"/>
                                            <w:right w:val="none" w:sz="0" w:space="0" w:color="auto"/>
                                          </w:divBdr>
                                          <w:divsChild>
                                            <w:div w:id="16623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906">
                          <w:marLeft w:val="0"/>
                          <w:marRight w:val="0"/>
                          <w:marTop w:val="0"/>
                          <w:marBottom w:val="0"/>
                          <w:divBdr>
                            <w:top w:val="none" w:sz="0" w:space="0" w:color="auto"/>
                            <w:left w:val="none" w:sz="0" w:space="0" w:color="auto"/>
                            <w:bottom w:val="none" w:sz="0" w:space="0" w:color="auto"/>
                            <w:right w:val="none" w:sz="0" w:space="0" w:color="auto"/>
                          </w:divBdr>
                          <w:divsChild>
                            <w:div w:id="1358651548">
                              <w:marLeft w:val="0"/>
                              <w:marRight w:val="0"/>
                              <w:marTop w:val="0"/>
                              <w:marBottom w:val="0"/>
                              <w:divBdr>
                                <w:top w:val="none" w:sz="0" w:space="0" w:color="auto"/>
                                <w:left w:val="none" w:sz="0" w:space="0" w:color="auto"/>
                                <w:bottom w:val="none" w:sz="0" w:space="0" w:color="auto"/>
                                <w:right w:val="none" w:sz="0" w:space="0" w:color="auto"/>
                              </w:divBdr>
                            </w:div>
                            <w:div w:id="1083380517">
                              <w:marLeft w:val="0"/>
                              <w:marRight w:val="0"/>
                              <w:marTop w:val="0"/>
                              <w:marBottom w:val="0"/>
                              <w:divBdr>
                                <w:top w:val="none" w:sz="0" w:space="0" w:color="auto"/>
                                <w:left w:val="none" w:sz="0" w:space="0" w:color="auto"/>
                                <w:bottom w:val="none" w:sz="0" w:space="0" w:color="auto"/>
                                <w:right w:val="none" w:sz="0" w:space="0" w:color="auto"/>
                              </w:divBdr>
                              <w:divsChild>
                                <w:div w:id="7597915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03621">
                                      <w:marLeft w:val="0"/>
                                      <w:marRight w:val="0"/>
                                      <w:marTop w:val="0"/>
                                      <w:marBottom w:val="0"/>
                                      <w:divBdr>
                                        <w:top w:val="none" w:sz="0" w:space="0" w:color="auto"/>
                                        <w:left w:val="none" w:sz="0" w:space="0" w:color="auto"/>
                                        <w:bottom w:val="none" w:sz="0" w:space="0" w:color="auto"/>
                                        <w:right w:val="none" w:sz="0" w:space="0" w:color="auto"/>
                                      </w:divBdr>
                                      <w:divsChild>
                                        <w:div w:id="19094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007">
                              <w:marLeft w:val="0"/>
                              <w:marRight w:val="0"/>
                              <w:marTop w:val="0"/>
                              <w:marBottom w:val="0"/>
                              <w:divBdr>
                                <w:top w:val="none" w:sz="0" w:space="0" w:color="auto"/>
                                <w:left w:val="none" w:sz="0" w:space="0" w:color="auto"/>
                                <w:bottom w:val="none" w:sz="0" w:space="0" w:color="auto"/>
                                <w:right w:val="none" w:sz="0" w:space="0" w:color="auto"/>
                              </w:divBdr>
                            </w:div>
                            <w:div w:id="1831677098">
                              <w:marLeft w:val="0"/>
                              <w:marRight w:val="0"/>
                              <w:marTop w:val="0"/>
                              <w:marBottom w:val="0"/>
                              <w:divBdr>
                                <w:top w:val="none" w:sz="0" w:space="0" w:color="auto"/>
                                <w:left w:val="none" w:sz="0" w:space="0" w:color="auto"/>
                                <w:bottom w:val="none" w:sz="0" w:space="0" w:color="auto"/>
                                <w:right w:val="none" w:sz="0" w:space="0" w:color="auto"/>
                              </w:divBdr>
                            </w:div>
                            <w:div w:id="938367140">
                              <w:marLeft w:val="0"/>
                              <w:marRight w:val="0"/>
                              <w:marTop w:val="0"/>
                              <w:marBottom w:val="0"/>
                              <w:divBdr>
                                <w:top w:val="none" w:sz="0" w:space="0" w:color="auto"/>
                                <w:left w:val="none" w:sz="0" w:space="0" w:color="auto"/>
                                <w:bottom w:val="none" w:sz="0" w:space="0" w:color="auto"/>
                                <w:right w:val="none" w:sz="0" w:space="0" w:color="auto"/>
                              </w:divBdr>
                              <w:divsChild>
                                <w:div w:id="88174563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11556957">
                                      <w:marLeft w:val="0"/>
                                      <w:marRight w:val="0"/>
                                      <w:marTop w:val="0"/>
                                      <w:marBottom w:val="0"/>
                                      <w:divBdr>
                                        <w:top w:val="none" w:sz="0" w:space="0" w:color="auto"/>
                                        <w:left w:val="none" w:sz="0" w:space="0" w:color="auto"/>
                                        <w:bottom w:val="none" w:sz="0" w:space="0" w:color="auto"/>
                                        <w:right w:val="none" w:sz="0" w:space="0" w:color="auto"/>
                                      </w:divBdr>
                                      <w:divsChild>
                                        <w:div w:id="17912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78788">
                          <w:marLeft w:val="0"/>
                          <w:marRight w:val="0"/>
                          <w:marTop w:val="0"/>
                          <w:marBottom w:val="0"/>
                          <w:divBdr>
                            <w:top w:val="none" w:sz="0" w:space="0" w:color="auto"/>
                            <w:left w:val="none" w:sz="0" w:space="0" w:color="auto"/>
                            <w:bottom w:val="none" w:sz="0" w:space="0" w:color="auto"/>
                            <w:right w:val="none" w:sz="0" w:space="0" w:color="auto"/>
                          </w:divBdr>
                          <w:divsChild>
                            <w:div w:id="1586257974">
                              <w:marLeft w:val="0"/>
                              <w:marRight w:val="0"/>
                              <w:marTop w:val="0"/>
                              <w:marBottom w:val="0"/>
                              <w:divBdr>
                                <w:top w:val="none" w:sz="0" w:space="0" w:color="auto"/>
                                <w:left w:val="none" w:sz="0" w:space="0" w:color="auto"/>
                                <w:bottom w:val="none" w:sz="0" w:space="0" w:color="auto"/>
                                <w:right w:val="none" w:sz="0" w:space="0" w:color="auto"/>
                              </w:divBdr>
                            </w:div>
                            <w:div w:id="1713579448">
                              <w:marLeft w:val="0"/>
                              <w:marRight w:val="0"/>
                              <w:marTop w:val="0"/>
                              <w:marBottom w:val="0"/>
                              <w:divBdr>
                                <w:top w:val="none" w:sz="0" w:space="0" w:color="auto"/>
                                <w:left w:val="none" w:sz="0" w:space="0" w:color="auto"/>
                                <w:bottom w:val="none" w:sz="0" w:space="0" w:color="auto"/>
                                <w:right w:val="none" w:sz="0" w:space="0" w:color="auto"/>
                              </w:divBdr>
                              <w:divsChild>
                                <w:div w:id="28292926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26435986">
                                      <w:marLeft w:val="0"/>
                                      <w:marRight w:val="0"/>
                                      <w:marTop w:val="0"/>
                                      <w:marBottom w:val="0"/>
                                      <w:divBdr>
                                        <w:top w:val="none" w:sz="0" w:space="0" w:color="auto"/>
                                        <w:left w:val="none" w:sz="0" w:space="0" w:color="auto"/>
                                        <w:bottom w:val="none" w:sz="0" w:space="0" w:color="auto"/>
                                        <w:right w:val="none" w:sz="0" w:space="0" w:color="auto"/>
                                      </w:divBdr>
                                      <w:divsChild>
                                        <w:div w:id="3826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4394">
                              <w:marLeft w:val="0"/>
                              <w:marRight w:val="0"/>
                              <w:marTop w:val="0"/>
                              <w:marBottom w:val="0"/>
                              <w:divBdr>
                                <w:top w:val="none" w:sz="0" w:space="0" w:color="auto"/>
                                <w:left w:val="none" w:sz="0" w:space="0" w:color="auto"/>
                                <w:bottom w:val="none" w:sz="0" w:space="0" w:color="auto"/>
                                <w:right w:val="none" w:sz="0" w:space="0" w:color="auto"/>
                              </w:divBdr>
                            </w:div>
                            <w:div w:id="1230001485">
                              <w:marLeft w:val="0"/>
                              <w:marRight w:val="0"/>
                              <w:marTop w:val="0"/>
                              <w:marBottom w:val="0"/>
                              <w:divBdr>
                                <w:top w:val="none" w:sz="0" w:space="0" w:color="auto"/>
                                <w:left w:val="none" w:sz="0" w:space="0" w:color="auto"/>
                                <w:bottom w:val="none" w:sz="0" w:space="0" w:color="auto"/>
                                <w:right w:val="none" w:sz="0" w:space="0" w:color="auto"/>
                              </w:divBdr>
                            </w:div>
                            <w:div w:id="766853286">
                              <w:marLeft w:val="0"/>
                              <w:marRight w:val="0"/>
                              <w:marTop w:val="0"/>
                              <w:marBottom w:val="0"/>
                              <w:divBdr>
                                <w:top w:val="none" w:sz="0" w:space="0" w:color="auto"/>
                                <w:left w:val="none" w:sz="0" w:space="0" w:color="auto"/>
                                <w:bottom w:val="none" w:sz="0" w:space="0" w:color="auto"/>
                                <w:right w:val="none" w:sz="0" w:space="0" w:color="auto"/>
                              </w:divBdr>
                              <w:divsChild>
                                <w:div w:id="13431208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44851361">
                                      <w:marLeft w:val="0"/>
                                      <w:marRight w:val="0"/>
                                      <w:marTop w:val="0"/>
                                      <w:marBottom w:val="0"/>
                                      <w:divBdr>
                                        <w:top w:val="none" w:sz="0" w:space="0" w:color="auto"/>
                                        <w:left w:val="none" w:sz="0" w:space="0" w:color="auto"/>
                                        <w:bottom w:val="none" w:sz="0" w:space="0" w:color="auto"/>
                                        <w:right w:val="none" w:sz="0" w:space="0" w:color="auto"/>
                                      </w:divBdr>
                                      <w:divsChild>
                                        <w:div w:id="1711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3939">
                              <w:marLeft w:val="0"/>
                              <w:marRight w:val="0"/>
                              <w:marTop w:val="0"/>
                              <w:marBottom w:val="0"/>
                              <w:divBdr>
                                <w:top w:val="none" w:sz="0" w:space="0" w:color="auto"/>
                                <w:left w:val="none" w:sz="0" w:space="0" w:color="auto"/>
                                <w:bottom w:val="none" w:sz="0" w:space="0" w:color="auto"/>
                                <w:right w:val="none" w:sz="0" w:space="0" w:color="auto"/>
                              </w:divBdr>
                            </w:div>
                            <w:div w:id="1025449528">
                              <w:marLeft w:val="0"/>
                              <w:marRight w:val="0"/>
                              <w:marTop w:val="0"/>
                              <w:marBottom w:val="0"/>
                              <w:divBdr>
                                <w:top w:val="none" w:sz="0" w:space="0" w:color="auto"/>
                                <w:left w:val="none" w:sz="0" w:space="0" w:color="auto"/>
                                <w:bottom w:val="none" w:sz="0" w:space="0" w:color="auto"/>
                                <w:right w:val="none" w:sz="0" w:space="0" w:color="auto"/>
                              </w:divBdr>
                              <w:divsChild>
                                <w:div w:id="10984095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785196900">
                                      <w:marLeft w:val="0"/>
                                      <w:marRight w:val="0"/>
                                      <w:marTop w:val="0"/>
                                      <w:marBottom w:val="0"/>
                                      <w:divBdr>
                                        <w:top w:val="none" w:sz="0" w:space="0" w:color="auto"/>
                                        <w:left w:val="none" w:sz="0" w:space="0" w:color="auto"/>
                                        <w:bottom w:val="none" w:sz="0" w:space="0" w:color="auto"/>
                                        <w:right w:val="none" w:sz="0" w:space="0" w:color="auto"/>
                                      </w:divBdr>
                                      <w:divsChild>
                                        <w:div w:id="127586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1109">
                              <w:marLeft w:val="0"/>
                              <w:marRight w:val="0"/>
                              <w:marTop w:val="0"/>
                              <w:marBottom w:val="0"/>
                              <w:divBdr>
                                <w:top w:val="none" w:sz="0" w:space="0" w:color="auto"/>
                                <w:left w:val="none" w:sz="0" w:space="0" w:color="auto"/>
                                <w:bottom w:val="none" w:sz="0" w:space="0" w:color="auto"/>
                                <w:right w:val="none" w:sz="0" w:space="0" w:color="auto"/>
                              </w:divBdr>
                            </w:div>
                          </w:divsChild>
                        </w:div>
                        <w:div w:id="451674715">
                          <w:marLeft w:val="0"/>
                          <w:marRight w:val="0"/>
                          <w:marTop w:val="0"/>
                          <w:marBottom w:val="0"/>
                          <w:divBdr>
                            <w:top w:val="none" w:sz="0" w:space="0" w:color="auto"/>
                            <w:left w:val="none" w:sz="0" w:space="0" w:color="auto"/>
                            <w:bottom w:val="none" w:sz="0" w:space="0" w:color="auto"/>
                            <w:right w:val="none" w:sz="0" w:space="0" w:color="auto"/>
                          </w:divBdr>
                          <w:divsChild>
                            <w:div w:id="112211235">
                              <w:marLeft w:val="0"/>
                              <w:marRight w:val="0"/>
                              <w:marTop w:val="0"/>
                              <w:marBottom w:val="0"/>
                              <w:divBdr>
                                <w:top w:val="none" w:sz="0" w:space="0" w:color="auto"/>
                                <w:left w:val="none" w:sz="0" w:space="0" w:color="auto"/>
                                <w:bottom w:val="none" w:sz="0" w:space="0" w:color="auto"/>
                                <w:right w:val="none" w:sz="0" w:space="0" w:color="auto"/>
                              </w:divBdr>
                            </w:div>
                            <w:div w:id="1993024415">
                              <w:marLeft w:val="0"/>
                              <w:marRight w:val="0"/>
                              <w:marTop w:val="0"/>
                              <w:marBottom w:val="0"/>
                              <w:divBdr>
                                <w:top w:val="none" w:sz="0" w:space="0" w:color="auto"/>
                                <w:left w:val="none" w:sz="0" w:space="0" w:color="auto"/>
                                <w:bottom w:val="none" w:sz="0" w:space="0" w:color="auto"/>
                                <w:right w:val="none" w:sz="0" w:space="0" w:color="auto"/>
                              </w:divBdr>
                              <w:divsChild>
                                <w:div w:id="1001085681">
                                  <w:marLeft w:val="0"/>
                                  <w:marRight w:val="0"/>
                                  <w:marTop w:val="0"/>
                                  <w:marBottom w:val="300"/>
                                  <w:divBdr>
                                    <w:top w:val="single" w:sz="6" w:space="15" w:color="E6E6E6"/>
                                    <w:left w:val="single" w:sz="6" w:space="15" w:color="E6E6E6"/>
                                    <w:bottom w:val="single" w:sz="6" w:space="15" w:color="E6E6E6"/>
                                    <w:right w:val="single" w:sz="6" w:space="15" w:color="E6E6E6"/>
                                  </w:divBdr>
                                  <w:divsChild>
                                    <w:div w:id="794716155">
                                      <w:marLeft w:val="0"/>
                                      <w:marRight w:val="0"/>
                                      <w:marTop w:val="0"/>
                                      <w:marBottom w:val="0"/>
                                      <w:divBdr>
                                        <w:top w:val="none" w:sz="0" w:space="0" w:color="auto"/>
                                        <w:left w:val="none" w:sz="0" w:space="0" w:color="auto"/>
                                        <w:bottom w:val="none" w:sz="0" w:space="0" w:color="auto"/>
                                        <w:right w:val="none" w:sz="0" w:space="0" w:color="auto"/>
                                      </w:divBdr>
                                      <w:divsChild>
                                        <w:div w:id="5478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539199">
                              <w:marLeft w:val="0"/>
                              <w:marRight w:val="0"/>
                              <w:marTop w:val="0"/>
                              <w:marBottom w:val="0"/>
                              <w:divBdr>
                                <w:top w:val="none" w:sz="0" w:space="0" w:color="auto"/>
                                <w:left w:val="none" w:sz="0" w:space="0" w:color="auto"/>
                                <w:bottom w:val="none" w:sz="0" w:space="0" w:color="auto"/>
                                <w:right w:val="none" w:sz="0" w:space="0" w:color="auto"/>
                              </w:divBdr>
                            </w:div>
                            <w:div w:id="7568414">
                              <w:marLeft w:val="0"/>
                              <w:marRight w:val="0"/>
                              <w:marTop w:val="0"/>
                              <w:marBottom w:val="0"/>
                              <w:divBdr>
                                <w:top w:val="none" w:sz="0" w:space="0" w:color="auto"/>
                                <w:left w:val="none" w:sz="0" w:space="0" w:color="auto"/>
                                <w:bottom w:val="none" w:sz="0" w:space="0" w:color="auto"/>
                                <w:right w:val="none" w:sz="0" w:space="0" w:color="auto"/>
                              </w:divBdr>
                            </w:div>
                            <w:div w:id="313680961">
                              <w:marLeft w:val="0"/>
                              <w:marRight w:val="0"/>
                              <w:marTop w:val="0"/>
                              <w:marBottom w:val="0"/>
                              <w:divBdr>
                                <w:top w:val="none" w:sz="0" w:space="0" w:color="auto"/>
                                <w:left w:val="none" w:sz="0" w:space="0" w:color="auto"/>
                                <w:bottom w:val="none" w:sz="0" w:space="0" w:color="auto"/>
                                <w:right w:val="none" w:sz="0" w:space="0" w:color="auto"/>
                              </w:divBdr>
                              <w:divsChild>
                                <w:div w:id="17288700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252978478">
                                      <w:marLeft w:val="0"/>
                                      <w:marRight w:val="0"/>
                                      <w:marTop w:val="0"/>
                                      <w:marBottom w:val="0"/>
                                      <w:divBdr>
                                        <w:top w:val="none" w:sz="0" w:space="0" w:color="auto"/>
                                        <w:left w:val="none" w:sz="0" w:space="0" w:color="auto"/>
                                        <w:bottom w:val="none" w:sz="0" w:space="0" w:color="auto"/>
                                        <w:right w:val="none" w:sz="0" w:space="0" w:color="auto"/>
                                      </w:divBdr>
                                      <w:divsChild>
                                        <w:div w:id="11341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836649">
                              <w:marLeft w:val="0"/>
                              <w:marRight w:val="0"/>
                              <w:marTop w:val="0"/>
                              <w:marBottom w:val="0"/>
                              <w:divBdr>
                                <w:top w:val="none" w:sz="0" w:space="0" w:color="auto"/>
                                <w:left w:val="none" w:sz="0" w:space="0" w:color="auto"/>
                                <w:bottom w:val="none" w:sz="0" w:space="0" w:color="auto"/>
                                <w:right w:val="none" w:sz="0" w:space="0" w:color="auto"/>
                              </w:divBdr>
                            </w:div>
                            <w:div w:id="1443186210">
                              <w:marLeft w:val="0"/>
                              <w:marRight w:val="0"/>
                              <w:marTop w:val="0"/>
                              <w:marBottom w:val="0"/>
                              <w:divBdr>
                                <w:top w:val="none" w:sz="0" w:space="0" w:color="auto"/>
                                <w:left w:val="none" w:sz="0" w:space="0" w:color="auto"/>
                                <w:bottom w:val="none" w:sz="0" w:space="0" w:color="auto"/>
                                <w:right w:val="none" w:sz="0" w:space="0" w:color="auto"/>
                              </w:divBdr>
                              <w:divsChild>
                                <w:div w:id="14068058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779253197">
                                      <w:marLeft w:val="0"/>
                                      <w:marRight w:val="0"/>
                                      <w:marTop w:val="0"/>
                                      <w:marBottom w:val="0"/>
                                      <w:divBdr>
                                        <w:top w:val="none" w:sz="0" w:space="0" w:color="auto"/>
                                        <w:left w:val="none" w:sz="0" w:space="0" w:color="auto"/>
                                        <w:bottom w:val="none" w:sz="0" w:space="0" w:color="auto"/>
                                        <w:right w:val="none" w:sz="0" w:space="0" w:color="auto"/>
                                      </w:divBdr>
                                      <w:divsChild>
                                        <w:div w:id="20765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59087">
                              <w:marLeft w:val="0"/>
                              <w:marRight w:val="0"/>
                              <w:marTop w:val="0"/>
                              <w:marBottom w:val="0"/>
                              <w:divBdr>
                                <w:top w:val="none" w:sz="0" w:space="0" w:color="auto"/>
                                <w:left w:val="none" w:sz="0" w:space="0" w:color="auto"/>
                                <w:bottom w:val="none" w:sz="0" w:space="0" w:color="auto"/>
                                <w:right w:val="none" w:sz="0" w:space="0" w:color="auto"/>
                              </w:divBdr>
                            </w:div>
                          </w:divsChild>
                        </w:div>
                        <w:div w:id="1588613228">
                          <w:marLeft w:val="0"/>
                          <w:marRight w:val="0"/>
                          <w:marTop w:val="0"/>
                          <w:marBottom w:val="0"/>
                          <w:divBdr>
                            <w:top w:val="none" w:sz="0" w:space="0" w:color="auto"/>
                            <w:left w:val="none" w:sz="0" w:space="0" w:color="auto"/>
                            <w:bottom w:val="none" w:sz="0" w:space="0" w:color="auto"/>
                            <w:right w:val="none" w:sz="0" w:space="0" w:color="auto"/>
                          </w:divBdr>
                          <w:divsChild>
                            <w:div w:id="1844008194">
                              <w:marLeft w:val="0"/>
                              <w:marRight w:val="0"/>
                              <w:marTop w:val="0"/>
                              <w:marBottom w:val="0"/>
                              <w:divBdr>
                                <w:top w:val="none" w:sz="0" w:space="0" w:color="auto"/>
                                <w:left w:val="none" w:sz="0" w:space="0" w:color="auto"/>
                                <w:bottom w:val="none" w:sz="0" w:space="0" w:color="auto"/>
                                <w:right w:val="none" w:sz="0" w:space="0" w:color="auto"/>
                              </w:divBdr>
                            </w:div>
                            <w:div w:id="1038748258">
                              <w:marLeft w:val="0"/>
                              <w:marRight w:val="0"/>
                              <w:marTop w:val="0"/>
                              <w:marBottom w:val="0"/>
                              <w:divBdr>
                                <w:top w:val="none" w:sz="0" w:space="0" w:color="auto"/>
                                <w:left w:val="none" w:sz="0" w:space="0" w:color="auto"/>
                                <w:bottom w:val="none" w:sz="0" w:space="0" w:color="auto"/>
                                <w:right w:val="none" w:sz="0" w:space="0" w:color="auto"/>
                              </w:divBdr>
                              <w:divsChild>
                                <w:div w:id="195266454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57645426">
                                      <w:marLeft w:val="0"/>
                                      <w:marRight w:val="0"/>
                                      <w:marTop w:val="0"/>
                                      <w:marBottom w:val="0"/>
                                      <w:divBdr>
                                        <w:top w:val="none" w:sz="0" w:space="0" w:color="auto"/>
                                        <w:left w:val="none" w:sz="0" w:space="0" w:color="auto"/>
                                        <w:bottom w:val="none" w:sz="0" w:space="0" w:color="auto"/>
                                        <w:right w:val="none" w:sz="0" w:space="0" w:color="auto"/>
                                      </w:divBdr>
                                      <w:divsChild>
                                        <w:div w:id="14577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97881">
                              <w:marLeft w:val="0"/>
                              <w:marRight w:val="0"/>
                              <w:marTop w:val="0"/>
                              <w:marBottom w:val="0"/>
                              <w:divBdr>
                                <w:top w:val="none" w:sz="0" w:space="0" w:color="auto"/>
                                <w:left w:val="none" w:sz="0" w:space="0" w:color="auto"/>
                                <w:bottom w:val="none" w:sz="0" w:space="0" w:color="auto"/>
                                <w:right w:val="none" w:sz="0" w:space="0" w:color="auto"/>
                              </w:divBdr>
                            </w:div>
                            <w:div w:id="1633246260">
                              <w:marLeft w:val="0"/>
                              <w:marRight w:val="0"/>
                              <w:marTop w:val="0"/>
                              <w:marBottom w:val="0"/>
                              <w:divBdr>
                                <w:top w:val="none" w:sz="0" w:space="0" w:color="auto"/>
                                <w:left w:val="none" w:sz="0" w:space="0" w:color="auto"/>
                                <w:bottom w:val="none" w:sz="0" w:space="0" w:color="auto"/>
                                <w:right w:val="none" w:sz="0" w:space="0" w:color="auto"/>
                              </w:divBdr>
                            </w:div>
                            <w:div w:id="948202916">
                              <w:marLeft w:val="0"/>
                              <w:marRight w:val="0"/>
                              <w:marTop w:val="0"/>
                              <w:marBottom w:val="0"/>
                              <w:divBdr>
                                <w:top w:val="none" w:sz="0" w:space="0" w:color="auto"/>
                                <w:left w:val="none" w:sz="0" w:space="0" w:color="auto"/>
                                <w:bottom w:val="none" w:sz="0" w:space="0" w:color="auto"/>
                                <w:right w:val="none" w:sz="0" w:space="0" w:color="auto"/>
                              </w:divBdr>
                              <w:divsChild>
                                <w:div w:id="10945966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46665923">
                                      <w:marLeft w:val="0"/>
                                      <w:marRight w:val="0"/>
                                      <w:marTop w:val="0"/>
                                      <w:marBottom w:val="0"/>
                                      <w:divBdr>
                                        <w:top w:val="none" w:sz="0" w:space="0" w:color="auto"/>
                                        <w:left w:val="none" w:sz="0" w:space="0" w:color="auto"/>
                                        <w:bottom w:val="none" w:sz="0" w:space="0" w:color="auto"/>
                                        <w:right w:val="none" w:sz="0" w:space="0" w:color="auto"/>
                                      </w:divBdr>
                                      <w:divsChild>
                                        <w:div w:id="18071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17596">
                              <w:marLeft w:val="0"/>
                              <w:marRight w:val="0"/>
                              <w:marTop w:val="0"/>
                              <w:marBottom w:val="0"/>
                              <w:divBdr>
                                <w:top w:val="none" w:sz="0" w:space="0" w:color="auto"/>
                                <w:left w:val="none" w:sz="0" w:space="0" w:color="auto"/>
                                <w:bottom w:val="none" w:sz="0" w:space="0" w:color="auto"/>
                                <w:right w:val="none" w:sz="0" w:space="0" w:color="auto"/>
                              </w:divBdr>
                            </w:div>
                            <w:div w:id="1834374384">
                              <w:marLeft w:val="0"/>
                              <w:marRight w:val="0"/>
                              <w:marTop w:val="0"/>
                              <w:marBottom w:val="0"/>
                              <w:divBdr>
                                <w:top w:val="none" w:sz="0" w:space="0" w:color="auto"/>
                                <w:left w:val="none" w:sz="0" w:space="0" w:color="auto"/>
                                <w:bottom w:val="none" w:sz="0" w:space="0" w:color="auto"/>
                                <w:right w:val="none" w:sz="0" w:space="0" w:color="auto"/>
                              </w:divBdr>
                              <w:divsChild>
                                <w:div w:id="114322982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8872075">
                                      <w:marLeft w:val="0"/>
                                      <w:marRight w:val="0"/>
                                      <w:marTop w:val="0"/>
                                      <w:marBottom w:val="0"/>
                                      <w:divBdr>
                                        <w:top w:val="none" w:sz="0" w:space="0" w:color="auto"/>
                                        <w:left w:val="none" w:sz="0" w:space="0" w:color="auto"/>
                                        <w:bottom w:val="none" w:sz="0" w:space="0" w:color="auto"/>
                                        <w:right w:val="none" w:sz="0" w:space="0" w:color="auto"/>
                                      </w:divBdr>
                                      <w:divsChild>
                                        <w:div w:id="16383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5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7448">
                      <w:marLeft w:val="0"/>
                      <w:marRight w:val="0"/>
                      <w:marTop w:val="0"/>
                      <w:marBottom w:val="0"/>
                      <w:divBdr>
                        <w:top w:val="none" w:sz="0" w:space="0" w:color="auto"/>
                        <w:left w:val="none" w:sz="0" w:space="0" w:color="auto"/>
                        <w:bottom w:val="none" w:sz="0" w:space="0" w:color="auto"/>
                        <w:right w:val="none" w:sz="0" w:space="0" w:color="auto"/>
                      </w:divBdr>
                      <w:divsChild>
                        <w:div w:id="632712671">
                          <w:marLeft w:val="0"/>
                          <w:marRight w:val="0"/>
                          <w:marTop w:val="0"/>
                          <w:marBottom w:val="0"/>
                          <w:divBdr>
                            <w:top w:val="none" w:sz="0" w:space="0" w:color="auto"/>
                            <w:left w:val="none" w:sz="0" w:space="0" w:color="auto"/>
                            <w:bottom w:val="none" w:sz="0" w:space="0" w:color="auto"/>
                            <w:right w:val="none" w:sz="0" w:space="0" w:color="auto"/>
                          </w:divBdr>
                        </w:div>
                        <w:div w:id="820269017">
                          <w:marLeft w:val="0"/>
                          <w:marRight w:val="0"/>
                          <w:marTop w:val="0"/>
                          <w:marBottom w:val="0"/>
                          <w:divBdr>
                            <w:top w:val="none" w:sz="0" w:space="0" w:color="auto"/>
                            <w:left w:val="none" w:sz="0" w:space="0" w:color="auto"/>
                            <w:bottom w:val="none" w:sz="0" w:space="0" w:color="auto"/>
                            <w:right w:val="none" w:sz="0" w:space="0" w:color="auto"/>
                          </w:divBdr>
                        </w:div>
                        <w:div w:id="83917729">
                          <w:marLeft w:val="0"/>
                          <w:marRight w:val="0"/>
                          <w:marTop w:val="0"/>
                          <w:marBottom w:val="0"/>
                          <w:divBdr>
                            <w:top w:val="none" w:sz="0" w:space="0" w:color="auto"/>
                            <w:left w:val="none" w:sz="0" w:space="0" w:color="auto"/>
                            <w:bottom w:val="none" w:sz="0" w:space="0" w:color="auto"/>
                            <w:right w:val="none" w:sz="0" w:space="0" w:color="auto"/>
                          </w:divBdr>
                          <w:divsChild>
                            <w:div w:id="2886320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538856564">
                                  <w:marLeft w:val="0"/>
                                  <w:marRight w:val="0"/>
                                  <w:marTop w:val="0"/>
                                  <w:marBottom w:val="0"/>
                                  <w:divBdr>
                                    <w:top w:val="none" w:sz="0" w:space="0" w:color="auto"/>
                                    <w:left w:val="none" w:sz="0" w:space="0" w:color="auto"/>
                                    <w:bottom w:val="none" w:sz="0" w:space="0" w:color="auto"/>
                                    <w:right w:val="none" w:sz="0" w:space="0" w:color="auto"/>
                                  </w:divBdr>
                                  <w:divsChild>
                                    <w:div w:id="12310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47383">
                      <w:marLeft w:val="0"/>
                      <w:marRight w:val="0"/>
                      <w:marTop w:val="0"/>
                      <w:marBottom w:val="0"/>
                      <w:divBdr>
                        <w:top w:val="none" w:sz="0" w:space="0" w:color="auto"/>
                        <w:left w:val="none" w:sz="0" w:space="0" w:color="auto"/>
                        <w:bottom w:val="none" w:sz="0" w:space="0" w:color="auto"/>
                        <w:right w:val="none" w:sz="0" w:space="0" w:color="auto"/>
                      </w:divBdr>
                      <w:divsChild>
                        <w:div w:id="1261910635">
                          <w:marLeft w:val="0"/>
                          <w:marRight w:val="0"/>
                          <w:marTop w:val="0"/>
                          <w:marBottom w:val="0"/>
                          <w:divBdr>
                            <w:top w:val="none" w:sz="0" w:space="0" w:color="auto"/>
                            <w:left w:val="none" w:sz="0" w:space="0" w:color="auto"/>
                            <w:bottom w:val="none" w:sz="0" w:space="0" w:color="auto"/>
                            <w:right w:val="none" w:sz="0" w:space="0" w:color="auto"/>
                          </w:divBdr>
                        </w:div>
                        <w:div w:id="931471841">
                          <w:marLeft w:val="0"/>
                          <w:marRight w:val="0"/>
                          <w:marTop w:val="0"/>
                          <w:marBottom w:val="0"/>
                          <w:divBdr>
                            <w:top w:val="none" w:sz="0" w:space="0" w:color="auto"/>
                            <w:left w:val="none" w:sz="0" w:space="0" w:color="auto"/>
                            <w:bottom w:val="none" w:sz="0" w:space="0" w:color="auto"/>
                            <w:right w:val="none" w:sz="0" w:space="0" w:color="auto"/>
                          </w:divBdr>
                          <w:divsChild>
                            <w:div w:id="1913276713">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53835">
                                  <w:marLeft w:val="0"/>
                                  <w:marRight w:val="0"/>
                                  <w:marTop w:val="0"/>
                                  <w:marBottom w:val="0"/>
                                  <w:divBdr>
                                    <w:top w:val="none" w:sz="0" w:space="0" w:color="auto"/>
                                    <w:left w:val="none" w:sz="0" w:space="0" w:color="auto"/>
                                    <w:bottom w:val="none" w:sz="0" w:space="0" w:color="auto"/>
                                    <w:right w:val="none" w:sz="0" w:space="0" w:color="auto"/>
                                  </w:divBdr>
                                  <w:divsChild>
                                    <w:div w:id="6342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79717">
                          <w:marLeft w:val="0"/>
                          <w:marRight w:val="0"/>
                          <w:marTop w:val="0"/>
                          <w:marBottom w:val="0"/>
                          <w:divBdr>
                            <w:top w:val="none" w:sz="0" w:space="0" w:color="auto"/>
                            <w:left w:val="none" w:sz="0" w:space="0" w:color="auto"/>
                            <w:bottom w:val="none" w:sz="0" w:space="0" w:color="auto"/>
                            <w:right w:val="none" w:sz="0" w:space="0" w:color="auto"/>
                          </w:divBdr>
                          <w:divsChild>
                            <w:div w:id="875897723">
                              <w:marLeft w:val="0"/>
                              <w:marRight w:val="0"/>
                              <w:marTop w:val="0"/>
                              <w:marBottom w:val="0"/>
                              <w:divBdr>
                                <w:top w:val="none" w:sz="0" w:space="0" w:color="auto"/>
                                <w:left w:val="none" w:sz="0" w:space="0" w:color="auto"/>
                                <w:bottom w:val="none" w:sz="0" w:space="0" w:color="auto"/>
                                <w:right w:val="none" w:sz="0" w:space="0" w:color="auto"/>
                              </w:divBdr>
                            </w:div>
                          </w:divsChild>
                        </w:div>
                        <w:div w:id="1029571122">
                          <w:marLeft w:val="0"/>
                          <w:marRight w:val="0"/>
                          <w:marTop w:val="0"/>
                          <w:marBottom w:val="0"/>
                          <w:divBdr>
                            <w:top w:val="none" w:sz="0" w:space="0" w:color="auto"/>
                            <w:left w:val="none" w:sz="0" w:space="0" w:color="auto"/>
                            <w:bottom w:val="none" w:sz="0" w:space="0" w:color="auto"/>
                            <w:right w:val="none" w:sz="0" w:space="0" w:color="auto"/>
                          </w:divBdr>
                          <w:divsChild>
                            <w:div w:id="608926211">
                              <w:marLeft w:val="0"/>
                              <w:marRight w:val="0"/>
                              <w:marTop w:val="0"/>
                              <w:marBottom w:val="0"/>
                              <w:divBdr>
                                <w:top w:val="none" w:sz="0" w:space="0" w:color="auto"/>
                                <w:left w:val="none" w:sz="0" w:space="0" w:color="auto"/>
                                <w:bottom w:val="none" w:sz="0" w:space="0" w:color="auto"/>
                                <w:right w:val="none" w:sz="0" w:space="0" w:color="auto"/>
                              </w:divBdr>
                            </w:div>
                            <w:div w:id="114906425">
                              <w:marLeft w:val="0"/>
                              <w:marRight w:val="0"/>
                              <w:marTop w:val="0"/>
                              <w:marBottom w:val="0"/>
                              <w:divBdr>
                                <w:top w:val="none" w:sz="0" w:space="0" w:color="auto"/>
                                <w:left w:val="none" w:sz="0" w:space="0" w:color="auto"/>
                                <w:bottom w:val="none" w:sz="0" w:space="0" w:color="auto"/>
                                <w:right w:val="none" w:sz="0" w:space="0" w:color="auto"/>
                              </w:divBdr>
                            </w:div>
                            <w:div w:id="229921637">
                              <w:marLeft w:val="0"/>
                              <w:marRight w:val="0"/>
                              <w:marTop w:val="0"/>
                              <w:marBottom w:val="0"/>
                              <w:divBdr>
                                <w:top w:val="none" w:sz="0" w:space="0" w:color="auto"/>
                                <w:left w:val="none" w:sz="0" w:space="0" w:color="auto"/>
                                <w:bottom w:val="none" w:sz="0" w:space="0" w:color="auto"/>
                                <w:right w:val="none" w:sz="0" w:space="0" w:color="auto"/>
                              </w:divBdr>
                            </w:div>
                            <w:div w:id="849106191">
                              <w:marLeft w:val="0"/>
                              <w:marRight w:val="0"/>
                              <w:marTop w:val="450"/>
                              <w:marBottom w:val="450"/>
                              <w:divBdr>
                                <w:top w:val="none" w:sz="0" w:space="0" w:color="auto"/>
                                <w:left w:val="single" w:sz="24" w:space="0" w:color="6DB33F"/>
                                <w:bottom w:val="none" w:sz="0" w:space="0" w:color="auto"/>
                                <w:right w:val="none" w:sz="0" w:space="0" w:color="auto"/>
                              </w:divBdr>
                            </w:div>
                          </w:divsChild>
                        </w:div>
                        <w:div w:id="281500924">
                          <w:marLeft w:val="0"/>
                          <w:marRight w:val="0"/>
                          <w:marTop w:val="0"/>
                          <w:marBottom w:val="0"/>
                          <w:divBdr>
                            <w:top w:val="none" w:sz="0" w:space="0" w:color="auto"/>
                            <w:left w:val="none" w:sz="0" w:space="0" w:color="auto"/>
                            <w:bottom w:val="none" w:sz="0" w:space="0" w:color="auto"/>
                            <w:right w:val="none" w:sz="0" w:space="0" w:color="auto"/>
                          </w:divBdr>
                          <w:divsChild>
                            <w:div w:id="776828213">
                              <w:marLeft w:val="0"/>
                              <w:marRight w:val="0"/>
                              <w:marTop w:val="0"/>
                              <w:marBottom w:val="0"/>
                              <w:divBdr>
                                <w:top w:val="none" w:sz="0" w:space="0" w:color="auto"/>
                                <w:left w:val="none" w:sz="0" w:space="0" w:color="auto"/>
                                <w:bottom w:val="none" w:sz="0" w:space="0" w:color="auto"/>
                                <w:right w:val="none" w:sz="0" w:space="0" w:color="auto"/>
                              </w:divBdr>
                            </w:div>
                          </w:divsChild>
                        </w:div>
                        <w:div w:id="1082870973">
                          <w:marLeft w:val="0"/>
                          <w:marRight w:val="0"/>
                          <w:marTop w:val="0"/>
                          <w:marBottom w:val="0"/>
                          <w:divBdr>
                            <w:top w:val="none" w:sz="0" w:space="0" w:color="auto"/>
                            <w:left w:val="none" w:sz="0" w:space="0" w:color="auto"/>
                            <w:bottom w:val="none" w:sz="0" w:space="0" w:color="auto"/>
                            <w:right w:val="none" w:sz="0" w:space="0" w:color="auto"/>
                          </w:divBdr>
                          <w:divsChild>
                            <w:div w:id="1350912674">
                              <w:marLeft w:val="0"/>
                              <w:marRight w:val="0"/>
                              <w:marTop w:val="0"/>
                              <w:marBottom w:val="0"/>
                              <w:divBdr>
                                <w:top w:val="none" w:sz="0" w:space="0" w:color="auto"/>
                                <w:left w:val="none" w:sz="0" w:space="0" w:color="auto"/>
                                <w:bottom w:val="none" w:sz="0" w:space="0" w:color="auto"/>
                                <w:right w:val="none" w:sz="0" w:space="0" w:color="auto"/>
                              </w:divBdr>
                            </w:div>
                          </w:divsChild>
                        </w:div>
                        <w:div w:id="682636298">
                          <w:marLeft w:val="0"/>
                          <w:marRight w:val="0"/>
                          <w:marTop w:val="0"/>
                          <w:marBottom w:val="0"/>
                          <w:divBdr>
                            <w:top w:val="none" w:sz="0" w:space="0" w:color="auto"/>
                            <w:left w:val="none" w:sz="0" w:space="0" w:color="auto"/>
                            <w:bottom w:val="none" w:sz="0" w:space="0" w:color="auto"/>
                            <w:right w:val="none" w:sz="0" w:space="0" w:color="auto"/>
                          </w:divBdr>
                          <w:divsChild>
                            <w:div w:id="504319316">
                              <w:marLeft w:val="0"/>
                              <w:marRight w:val="0"/>
                              <w:marTop w:val="0"/>
                              <w:marBottom w:val="0"/>
                              <w:divBdr>
                                <w:top w:val="none" w:sz="0" w:space="0" w:color="auto"/>
                                <w:left w:val="none" w:sz="0" w:space="0" w:color="auto"/>
                                <w:bottom w:val="none" w:sz="0" w:space="0" w:color="auto"/>
                                <w:right w:val="none" w:sz="0" w:space="0" w:color="auto"/>
                              </w:divBdr>
                            </w:div>
                          </w:divsChild>
                        </w:div>
                        <w:div w:id="690422062">
                          <w:marLeft w:val="0"/>
                          <w:marRight w:val="0"/>
                          <w:marTop w:val="0"/>
                          <w:marBottom w:val="0"/>
                          <w:divBdr>
                            <w:top w:val="none" w:sz="0" w:space="0" w:color="auto"/>
                            <w:left w:val="none" w:sz="0" w:space="0" w:color="auto"/>
                            <w:bottom w:val="none" w:sz="0" w:space="0" w:color="auto"/>
                            <w:right w:val="none" w:sz="0" w:space="0" w:color="auto"/>
                          </w:divBdr>
                          <w:divsChild>
                            <w:div w:id="21155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2736">
                      <w:marLeft w:val="0"/>
                      <w:marRight w:val="0"/>
                      <w:marTop w:val="0"/>
                      <w:marBottom w:val="0"/>
                      <w:divBdr>
                        <w:top w:val="none" w:sz="0" w:space="0" w:color="auto"/>
                        <w:left w:val="none" w:sz="0" w:space="0" w:color="auto"/>
                        <w:bottom w:val="none" w:sz="0" w:space="0" w:color="auto"/>
                        <w:right w:val="none" w:sz="0" w:space="0" w:color="auto"/>
                      </w:divBdr>
                      <w:divsChild>
                        <w:div w:id="378169866">
                          <w:marLeft w:val="0"/>
                          <w:marRight w:val="0"/>
                          <w:marTop w:val="0"/>
                          <w:marBottom w:val="0"/>
                          <w:divBdr>
                            <w:top w:val="none" w:sz="0" w:space="0" w:color="auto"/>
                            <w:left w:val="none" w:sz="0" w:space="0" w:color="auto"/>
                            <w:bottom w:val="none" w:sz="0" w:space="0" w:color="auto"/>
                            <w:right w:val="none" w:sz="0" w:space="0" w:color="auto"/>
                          </w:divBdr>
                        </w:div>
                        <w:div w:id="688340119">
                          <w:marLeft w:val="0"/>
                          <w:marRight w:val="0"/>
                          <w:marTop w:val="0"/>
                          <w:marBottom w:val="0"/>
                          <w:divBdr>
                            <w:top w:val="none" w:sz="0" w:space="0" w:color="auto"/>
                            <w:left w:val="none" w:sz="0" w:space="0" w:color="auto"/>
                            <w:bottom w:val="none" w:sz="0" w:space="0" w:color="auto"/>
                            <w:right w:val="none" w:sz="0" w:space="0" w:color="auto"/>
                          </w:divBdr>
                        </w:div>
                        <w:div w:id="250554352">
                          <w:marLeft w:val="0"/>
                          <w:marRight w:val="0"/>
                          <w:marTop w:val="0"/>
                          <w:marBottom w:val="0"/>
                          <w:divBdr>
                            <w:top w:val="none" w:sz="0" w:space="0" w:color="auto"/>
                            <w:left w:val="none" w:sz="0" w:space="0" w:color="auto"/>
                            <w:bottom w:val="none" w:sz="0" w:space="0" w:color="auto"/>
                            <w:right w:val="none" w:sz="0" w:space="0" w:color="auto"/>
                          </w:divBdr>
                        </w:div>
                        <w:div w:id="788746636">
                          <w:marLeft w:val="0"/>
                          <w:marRight w:val="0"/>
                          <w:marTop w:val="0"/>
                          <w:marBottom w:val="0"/>
                          <w:divBdr>
                            <w:top w:val="none" w:sz="0" w:space="0" w:color="auto"/>
                            <w:left w:val="none" w:sz="0" w:space="0" w:color="auto"/>
                            <w:bottom w:val="none" w:sz="0" w:space="0" w:color="auto"/>
                            <w:right w:val="none" w:sz="0" w:space="0" w:color="auto"/>
                          </w:divBdr>
                          <w:divsChild>
                            <w:div w:id="9719866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45913176">
                                  <w:marLeft w:val="0"/>
                                  <w:marRight w:val="0"/>
                                  <w:marTop w:val="0"/>
                                  <w:marBottom w:val="300"/>
                                  <w:divBdr>
                                    <w:top w:val="none" w:sz="0" w:space="0" w:color="auto"/>
                                    <w:left w:val="none" w:sz="0" w:space="0" w:color="auto"/>
                                    <w:bottom w:val="none" w:sz="0" w:space="0" w:color="auto"/>
                                    <w:right w:val="none" w:sz="0" w:space="0" w:color="auto"/>
                                  </w:divBdr>
                                  <w:divsChild>
                                    <w:div w:id="679745770">
                                      <w:marLeft w:val="0"/>
                                      <w:marRight w:val="0"/>
                                      <w:marTop w:val="0"/>
                                      <w:marBottom w:val="0"/>
                                      <w:divBdr>
                                        <w:top w:val="none" w:sz="0" w:space="0" w:color="auto"/>
                                        <w:left w:val="none" w:sz="0" w:space="0" w:color="auto"/>
                                        <w:bottom w:val="none" w:sz="0" w:space="0" w:color="auto"/>
                                        <w:right w:val="none" w:sz="0" w:space="0" w:color="auto"/>
                                      </w:divBdr>
                                    </w:div>
                                  </w:divsChild>
                                </w:div>
                                <w:div w:id="6852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2322">
                  <w:marLeft w:val="0"/>
                  <w:marRight w:val="0"/>
                  <w:marTop w:val="0"/>
                  <w:marBottom w:val="0"/>
                  <w:divBdr>
                    <w:top w:val="none" w:sz="0" w:space="0" w:color="auto"/>
                    <w:left w:val="none" w:sz="0" w:space="0" w:color="auto"/>
                    <w:bottom w:val="none" w:sz="0" w:space="0" w:color="auto"/>
                    <w:right w:val="none" w:sz="0" w:space="0" w:color="auto"/>
                  </w:divBdr>
                  <w:divsChild>
                    <w:div w:id="751391051">
                      <w:marLeft w:val="0"/>
                      <w:marRight w:val="0"/>
                      <w:marTop w:val="0"/>
                      <w:marBottom w:val="0"/>
                      <w:divBdr>
                        <w:top w:val="none" w:sz="0" w:space="0" w:color="auto"/>
                        <w:left w:val="none" w:sz="0" w:space="0" w:color="auto"/>
                        <w:bottom w:val="none" w:sz="0" w:space="0" w:color="auto"/>
                        <w:right w:val="none" w:sz="0" w:space="0" w:color="auto"/>
                      </w:divBdr>
                    </w:div>
                    <w:div w:id="1100179573">
                      <w:marLeft w:val="0"/>
                      <w:marRight w:val="0"/>
                      <w:marTop w:val="0"/>
                      <w:marBottom w:val="0"/>
                      <w:divBdr>
                        <w:top w:val="none" w:sz="0" w:space="0" w:color="auto"/>
                        <w:left w:val="none" w:sz="0" w:space="0" w:color="auto"/>
                        <w:bottom w:val="none" w:sz="0" w:space="0" w:color="auto"/>
                        <w:right w:val="none" w:sz="0" w:space="0" w:color="auto"/>
                      </w:divBdr>
                    </w:div>
                    <w:div w:id="1815100108">
                      <w:marLeft w:val="0"/>
                      <w:marRight w:val="0"/>
                      <w:marTop w:val="0"/>
                      <w:marBottom w:val="0"/>
                      <w:divBdr>
                        <w:top w:val="none" w:sz="0" w:space="0" w:color="auto"/>
                        <w:left w:val="none" w:sz="0" w:space="0" w:color="auto"/>
                        <w:bottom w:val="none" w:sz="0" w:space="0" w:color="auto"/>
                        <w:right w:val="none" w:sz="0" w:space="0" w:color="auto"/>
                      </w:divBdr>
                    </w:div>
                    <w:div w:id="2124877742">
                      <w:marLeft w:val="0"/>
                      <w:marRight w:val="0"/>
                      <w:marTop w:val="0"/>
                      <w:marBottom w:val="0"/>
                      <w:divBdr>
                        <w:top w:val="none" w:sz="0" w:space="0" w:color="auto"/>
                        <w:left w:val="none" w:sz="0" w:space="0" w:color="auto"/>
                        <w:bottom w:val="none" w:sz="0" w:space="0" w:color="auto"/>
                        <w:right w:val="none" w:sz="0" w:space="0" w:color="auto"/>
                      </w:divBdr>
                    </w:div>
                    <w:div w:id="260988511">
                      <w:marLeft w:val="0"/>
                      <w:marRight w:val="0"/>
                      <w:marTop w:val="0"/>
                      <w:marBottom w:val="0"/>
                      <w:divBdr>
                        <w:top w:val="none" w:sz="0" w:space="0" w:color="auto"/>
                        <w:left w:val="none" w:sz="0" w:space="0" w:color="auto"/>
                        <w:bottom w:val="none" w:sz="0" w:space="0" w:color="auto"/>
                        <w:right w:val="none" w:sz="0" w:space="0" w:color="auto"/>
                      </w:divBdr>
                    </w:div>
                    <w:div w:id="485391532">
                      <w:marLeft w:val="0"/>
                      <w:marRight w:val="0"/>
                      <w:marTop w:val="0"/>
                      <w:marBottom w:val="0"/>
                      <w:divBdr>
                        <w:top w:val="none" w:sz="0" w:space="0" w:color="auto"/>
                        <w:left w:val="none" w:sz="0" w:space="0" w:color="auto"/>
                        <w:bottom w:val="none" w:sz="0" w:space="0" w:color="auto"/>
                        <w:right w:val="none" w:sz="0" w:space="0" w:color="auto"/>
                      </w:divBdr>
                      <w:divsChild>
                        <w:div w:id="20220754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89960368">
                              <w:marLeft w:val="0"/>
                              <w:marRight w:val="0"/>
                              <w:marTop w:val="0"/>
                              <w:marBottom w:val="0"/>
                              <w:divBdr>
                                <w:top w:val="none" w:sz="0" w:space="0" w:color="auto"/>
                                <w:left w:val="none" w:sz="0" w:space="0" w:color="auto"/>
                                <w:bottom w:val="none" w:sz="0" w:space="0" w:color="auto"/>
                                <w:right w:val="none" w:sz="0" w:space="0" w:color="auto"/>
                              </w:divBdr>
                              <w:divsChild>
                                <w:div w:id="2207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7534">
                      <w:marLeft w:val="0"/>
                      <w:marRight w:val="0"/>
                      <w:marTop w:val="0"/>
                      <w:marBottom w:val="0"/>
                      <w:divBdr>
                        <w:top w:val="none" w:sz="0" w:space="0" w:color="auto"/>
                        <w:left w:val="none" w:sz="0" w:space="0" w:color="auto"/>
                        <w:bottom w:val="none" w:sz="0" w:space="0" w:color="auto"/>
                        <w:right w:val="none" w:sz="0" w:space="0" w:color="auto"/>
                      </w:divBdr>
                    </w:div>
                    <w:div w:id="386608636">
                      <w:marLeft w:val="0"/>
                      <w:marRight w:val="0"/>
                      <w:marTop w:val="0"/>
                      <w:marBottom w:val="0"/>
                      <w:divBdr>
                        <w:top w:val="none" w:sz="0" w:space="0" w:color="auto"/>
                        <w:left w:val="none" w:sz="0" w:space="0" w:color="auto"/>
                        <w:bottom w:val="none" w:sz="0" w:space="0" w:color="auto"/>
                        <w:right w:val="none" w:sz="0" w:space="0" w:color="auto"/>
                      </w:divBdr>
                      <w:divsChild>
                        <w:div w:id="2084374452">
                          <w:marLeft w:val="0"/>
                          <w:marRight w:val="0"/>
                          <w:marTop w:val="0"/>
                          <w:marBottom w:val="0"/>
                          <w:divBdr>
                            <w:top w:val="none" w:sz="0" w:space="0" w:color="auto"/>
                            <w:left w:val="none" w:sz="0" w:space="0" w:color="auto"/>
                            <w:bottom w:val="none" w:sz="0" w:space="0" w:color="auto"/>
                            <w:right w:val="none" w:sz="0" w:space="0" w:color="auto"/>
                          </w:divBdr>
                        </w:div>
                        <w:div w:id="626932243">
                          <w:marLeft w:val="0"/>
                          <w:marRight w:val="0"/>
                          <w:marTop w:val="0"/>
                          <w:marBottom w:val="0"/>
                          <w:divBdr>
                            <w:top w:val="none" w:sz="0" w:space="0" w:color="auto"/>
                            <w:left w:val="none" w:sz="0" w:space="0" w:color="auto"/>
                            <w:bottom w:val="none" w:sz="0" w:space="0" w:color="auto"/>
                            <w:right w:val="none" w:sz="0" w:space="0" w:color="auto"/>
                          </w:divBdr>
                          <w:divsChild>
                            <w:div w:id="186201421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55172132">
                                  <w:marLeft w:val="0"/>
                                  <w:marRight w:val="0"/>
                                  <w:marTop w:val="0"/>
                                  <w:marBottom w:val="300"/>
                                  <w:divBdr>
                                    <w:top w:val="none" w:sz="0" w:space="0" w:color="auto"/>
                                    <w:left w:val="none" w:sz="0" w:space="0" w:color="auto"/>
                                    <w:bottom w:val="none" w:sz="0" w:space="0" w:color="auto"/>
                                    <w:right w:val="none" w:sz="0" w:space="0" w:color="auto"/>
                                  </w:divBdr>
                                  <w:divsChild>
                                    <w:div w:id="2092576356">
                                      <w:marLeft w:val="0"/>
                                      <w:marRight w:val="0"/>
                                      <w:marTop w:val="0"/>
                                      <w:marBottom w:val="0"/>
                                      <w:divBdr>
                                        <w:top w:val="none" w:sz="0" w:space="0" w:color="auto"/>
                                        <w:left w:val="none" w:sz="0" w:space="0" w:color="auto"/>
                                        <w:bottom w:val="none" w:sz="0" w:space="0" w:color="auto"/>
                                        <w:right w:val="none" w:sz="0" w:space="0" w:color="auto"/>
                                      </w:divBdr>
                                    </w:div>
                                  </w:divsChild>
                                </w:div>
                                <w:div w:id="399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0071">
                          <w:marLeft w:val="0"/>
                          <w:marRight w:val="0"/>
                          <w:marTop w:val="0"/>
                          <w:marBottom w:val="0"/>
                          <w:divBdr>
                            <w:top w:val="none" w:sz="0" w:space="0" w:color="auto"/>
                            <w:left w:val="none" w:sz="0" w:space="0" w:color="auto"/>
                            <w:bottom w:val="none" w:sz="0" w:space="0" w:color="auto"/>
                            <w:right w:val="none" w:sz="0" w:space="0" w:color="auto"/>
                          </w:divBdr>
                        </w:div>
                        <w:div w:id="1339505379">
                          <w:marLeft w:val="0"/>
                          <w:marRight w:val="0"/>
                          <w:marTop w:val="0"/>
                          <w:marBottom w:val="0"/>
                          <w:divBdr>
                            <w:top w:val="none" w:sz="0" w:space="0" w:color="auto"/>
                            <w:left w:val="none" w:sz="0" w:space="0" w:color="auto"/>
                            <w:bottom w:val="none" w:sz="0" w:space="0" w:color="auto"/>
                            <w:right w:val="none" w:sz="0" w:space="0" w:color="auto"/>
                          </w:divBdr>
                          <w:divsChild>
                            <w:div w:id="20058168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38256616">
                                  <w:marLeft w:val="0"/>
                                  <w:marRight w:val="0"/>
                                  <w:marTop w:val="0"/>
                                  <w:marBottom w:val="0"/>
                                  <w:divBdr>
                                    <w:top w:val="none" w:sz="0" w:space="0" w:color="auto"/>
                                    <w:left w:val="none" w:sz="0" w:space="0" w:color="auto"/>
                                    <w:bottom w:val="none" w:sz="0" w:space="0" w:color="auto"/>
                                    <w:right w:val="none" w:sz="0" w:space="0" w:color="auto"/>
                                  </w:divBdr>
                                  <w:divsChild>
                                    <w:div w:id="14542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30467">
                          <w:marLeft w:val="0"/>
                          <w:marRight w:val="0"/>
                          <w:marTop w:val="0"/>
                          <w:marBottom w:val="0"/>
                          <w:divBdr>
                            <w:top w:val="none" w:sz="0" w:space="0" w:color="auto"/>
                            <w:left w:val="none" w:sz="0" w:space="0" w:color="auto"/>
                            <w:bottom w:val="none" w:sz="0" w:space="0" w:color="auto"/>
                            <w:right w:val="none" w:sz="0" w:space="0" w:color="auto"/>
                          </w:divBdr>
                        </w:div>
                        <w:div w:id="1229343180">
                          <w:marLeft w:val="0"/>
                          <w:marRight w:val="0"/>
                          <w:marTop w:val="0"/>
                          <w:marBottom w:val="0"/>
                          <w:divBdr>
                            <w:top w:val="none" w:sz="0" w:space="0" w:color="auto"/>
                            <w:left w:val="none" w:sz="0" w:space="0" w:color="auto"/>
                            <w:bottom w:val="none" w:sz="0" w:space="0" w:color="auto"/>
                            <w:right w:val="none" w:sz="0" w:space="0" w:color="auto"/>
                          </w:divBdr>
                          <w:divsChild>
                            <w:div w:id="19654961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86293339">
                                  <w:marLeft w:val="0"/>
                                  <w:marRight w:val="0"/>
                                  <w:marTop w:val="0"/>
                                  <w:marBottom w:val="0"/>
                                  <w:divBdr>
                                    <w:top w:val="none" w:sz="0" w:space="0" w:color="auto"/>
                                    <w:left w:val="none" w:sz="0" w:space="0" w:color="auto"/>
                                    <w:bottom w:val="none" w:sz="0" w:space="0" w:color="auto"/>
                                    <w:right w:val="none" w:sz="0" w:space="0" w:color="auto"/>
                                  </w:divBdr>
                                  <w:divsChild>
                                    <w:div w:id="204520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64483">
                          <w:marLeft w:val="0"/>
                          <w:marRight w:val="0"/>
                          <w:marTop w:val="0"/>
                          <w:marBottom w:val="0"/>
                          <w:divBdr>
                            <w:top w:val="none" w:sz="0" w:space="0" w:color="auto"/>
                            <w:left w:val="none" w:sz="0" w:space="0" w:color="auto"/>
                            <w:bottom w:val="none" w:sz="0" w:space="0" w:color="auto"/>
                            <w:right w:val="none" w:sz="0" w:space="0" w:color="auto"/>
                          </w:divBdr>
                        </w:div>
                        <w:div w:id="2096514714">
                          <w:marLeft w:val="0"/>
                          <w:marRight w:val="0"/>
                          <w:marTop w:val="450"/>
                          <w:marBottom w:val="450"/>
                          <w:divBdr>
                            <w:top w:val="none" w:sz="0" w:space="0" w:color="auto"/>
                            <w:left w:val="single" w:sz="24" w:space="0" w:color="6DB33F"/>
                            <w:bottom w:val="none" w:sz="0" w:space="0" w:color="auto"/>
                            <w:right w:val="none" w:sz="0" w:space="0" w:color="auto"/>
                          </w:divBdr>
                        </w:div>
                      </w:divsChild>
                    </w:div>
                    <w:div w:id="934047739">
                      <w:marLeft w:val="0"/>
                      <w:marRight w:val="0"/>
                      <w:marTop w:val="0"/>
                      <w:marBottom w:val="0"/>
                      <w:divBdr>
                        <w:top w:val="none" w:sz="0" w:space="0" w:color="auto"/>
                        <w:left w:val="none" w:sz="0" w:space="0" w:color="auto"/>
                        <w:bottom w:val="none" w:sz="0" w:space="0" w:color="auto"/>
                        <w:right w:val="none" w:sz="0" w:space="0" w:color="auto"/>
                      </w:divBdr>
                      <w:divsChild>
                        <w:div w:id="1076052816">
                          <w:marLeft w:val="0"/>
                          <w:marRight w:val="0"/>
                          <w:marTop w:val="0"/>
                          <w:marBottom w:val="0"/>
                          <w:divBdr>
                            <w:top w:val="none" w:sz="0" w:space="0" w:color="auto"/>
                            <w:left w:val="none" w:sz="0" w:space="0" w:color="auto"/>
                            <w:bottom w:val="none" w:sz="0" w:space="0" w:color="auto"/>
                            <w:right w:val="none" w:sz="0" w:space="0" w:color="auto"/>
                          </w:divBdr>
                        </w:div>
                        <w:div w:id="17779318">
                          <w:marLeft w:val="0"/>
                          <w:marRight w:val="0"/>
                          <w:marTop w:val="0"/>
                          <w:marBottom w:val="0"/>
                          <w:divBdr>
                            <w:top w:val="none" w:sz="0" w:space="0" w:color="auto"/>
                            <w:left w:val="none" w:sz="0" w:space="0" w:color="auto"/>
                            <w:bottom w:val="none" w:sz="0" w:space="0" w:color="auto"/>
                            <w:right w:val="none" w:sz="0" w:space="0" w:color="auto"/>
                          </w:divBdr>
                        </w:div>
                        <w:div w:id="709427256">
                          <w:marLeft w:val="0"/>
                          <w:marRight w:val="0"/>
                          <w:marTop w:val="0"/>
                          <w:marBottom w:val="0"/>
                          <w:divBdr>
                            <w:top w:val="none" w:sz="0" w:space="0" w:color="auto"/>
                            <w:left w:val="none" w:sz="0" w:space="0" w:color="auto"/>
                            <w:bottom w:val="none" w:sz="0" w:space="0" w:color="auto"/>
                            <w:right w:val="none" w:sz="0" w:space="0" w:color="auto"/>
                          </w:divBdr>
                        </w:div>
                        <w:div w:id="1734935269">
                          <w:marLeft w:val="0"/>
                          <w:marRight w:val="0"/>
                          <w:marTop w:val="0"/>
                          <w:marBottom w:val="0"/>
                          <w:divBdr>
                            <w:top w:val="none" w:sz="0" w:space="0" w:color="auto"/>
                            <w:left w:val="none" w:sz="0" w:space="0" w:color="auto"/>
                            <w:bottom w:val="none" w:sz="0" w:space="0" w:color="auto"/>
                            <w:right w:val="none" w:sz="0" w:space="0" w:color="auto"/>
                          </w:divBdr>
                        </w:div>
                        <w:div w:id="1092235778">
                          <w:marLeft w:val="0"/>
                          <w:marRight w:val="0"/>
                          <w:marTop w:val="0"/>
                          <w:marBottom w:val="0"/>
                          <w:divBdr>
                            <w:top w:val="none" w:sz="0" w:space="0" w:color="auto"/>
                            <w:left w:val="none" w:sz="0" w:space="0" w:color="auto"/>
                            <w:bottom w:val="none" w:sz="0" w:space="0" w:color="auto"/>
                            <w:right w:val="none" w:sz="0" w:space="0" w:color="auto"/>
                          </w:divBdr>
                          <w:divsChild>
                            <w:div w:id="5079904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60371335">
                                  <w:marLeft w:val="0"/>
                                  <w:marRight w:val="0"/>
                                  <w:marTop w:val="0"/>
                                  <w:marBottom w:val="0"/>
                                  <w:divBdr>
                                    <w:top w:val="none" w:sz="0" w:space="0" w:color="auto"/>
                                    <w:left w:val="none" w:sz="0" w:space="0" w:color="auto"/>
                                    <w:bottom w:val="none" w:sz="0" w:space="0" w:color="auto"/>
                                    <w:right w:val="none" w:sz="0" w:space="0" w:color="auto"/>
                                  </w:divBdr>
                                  <w:divsChild>
                                    <w:div w:id="119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94456">
                          <w:marLeft w:val="0"/>
                          <w:marRight w:val="0"/>
                          <w:marTop w:val="0"/>
                          <w:marBottom w:val="0"/>
                          <w:divBdr>
                            <w:top w:val="none" w:sz="0" w:space="0" w:color="auto"/>
                            <w:left w:val="none" w:sz="0" w:space="0" w:color="auto"/>
                            <w:bottom w:val="none" w:sz="0" w:space="0" w:color="auto"/>
                            <w:right w:val="none" w:sz="0" w:space="0" w:color="auto"/>
                          </w:divBdr>
                        </w:div>
                      </w:divsChild>
                    </w:div>
                    <w:div w:id="1501432295">
                      <w:marLeft w:val="0"/>
                      <w:marRight w:val="0"/>
                      <w:marTop w:val="0"/>
                      <w:marBottom w:val="0"/>
                      <w:divBdr>
                        <w:top w:val="none" w:sz="0" w:space="0" w:color="auto"/>
                        <w:left w:val="none" w:sz="0" w:space="0" w:color="auto"/>
                        <w:bottom w:val="none" w:sz="0" w:space="0" w:color="auto"/>
                        <w:right w:val="none" w:sz="0" w:space="0" w:color="auto"/>
                      </w:divBdr>
                      <w:divsChild>
                        <w:div w:id="481777624">
                          <w:marLeft w:val="0"/>
                          <w:marRight w:val="0"/>
                          <w:marTop w:val="0"/>
                          <w:marBottom w:val="0"/>
                          <w:divBdr>
                            <w:top w:val="none" w:sz="0" w:space="0" w:color="auto"/>
                            <w:left w:val="none" w:sz="0" w:space="0" w:color="auto"/>
                            <w:bottom w:val="none" w:sz="0" w:space="0" w:color="auto"/>
                            <w:right w:val="none" w:sz="0" w:space="0" w:color="auto"/>
                          </w:divBdr>
                        </w:div>
                        <w:div w:id="774642850">
                          <w:marLeft w:val="0"/>
                          <w:marRight w:val="0"/>
                          <w:marTop w:val="0"/>
                          <w:marBottom w:val="0"/>
                          <w:divBdr>
                            <w:top w:val="none" w:sz="0" w:space="0" w:color="auto"/>
                            <w:left w:val="none" w:sz="0" w:space="0" w:color="auto"/>
                            <w:bottom w:val="none" w:sz="0" w:space="0" w:color="auto"/>
                            <w:right w:val="none" w:sz="0" w:space="0" w:color="auto"/>
                          </w:divBdr>
                          <w:divsChild>
                            <w:div w:id="3613712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32843257">
                                  <w:marLeft w:val="0"/>
                                  <w:marRight w:val="0"/>
                                  <w:marTop w:val="0"/>
                                  <w:marBottom w:val="300"/>
                                  <w:divBdr>
                                    <w:top w:val="none" w:sz="0" w:space="0" w:color="auto"/>
                                    <w:left w:val="none" w:sz="0" w:space="0" w:color="auto"/>
                                    <w:bottom w:val="none" w:sz="0" w:space="0" w:color="auto"/>
                                    <w:right w:val="none" w:sz="0" w:space="0" w:color="auto"/>
                                  </w:divBdr>
                                  <w:divsChild>
                                    <w:div w:id="601883357">
                                      <w:marLeft w:val="0"/>
                                      <w:marRight w:val="0"/>
                                      <w:marTop w:val="0"/>
                                      <w:marBottom w:val="0"/>
                                      <w:divBdr>
                                        <w:top w:val="none" w:sz="0" w:space="0" w:color="auto"/>
                                        <w:left w:val="none" w:sz="0" w:space="0" w:color="auto"/>
                                        <w:bottom w:val="none" w:sz="0" w:space="0" w:color="auto"/>
                                        <w:right w:val="none" w:sz="0" w:space="0" w:color="auto"/>
                                      </w:divBdr>
                                    </w:div>
                                  </w:divsChild>
                                </w:div>
                                <w:div w:id="13660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1982">
                          <w:marLeft w:val="0"/>
                          <w:marRight w:val="0"/>
                          <w:marTop w:val="0"/>
                          <w:marBottom w:val="0"/>
                          <w:divBdr>
                            <w:top w:val="none" w:sz="0" w:space="0" w:color="auto"/>
                            <w:left w:val="none" w:sz="0" w:space="0" w:color="auto"/>
                            <w:bottom w:val="none" w:sz="0" w:space="0" w:color="auto"/>
                            <w:right w:val="none" w:sz="0" w:space="0" w:color="auto"/>
                          </w:divBdr>
                        </w:div>
                      </w:divsChild>
                    </w:div>
                    <w:div w:id="589043851">
                      <w:marLeft w:val="0"/>
                      <w:marRight w:val="0"/>
                      <w:marTop w:val="0"/>
                      <w:marBottom w:val="0"/>
                      <w:divBdr>
                        <w:top w:val="none" w:sz="0" w:space="0" w:color="auto"/>
                        <w:left w:val="none" w:sz="0" w:space="0" w:color="auto"/>
                        <w:bottom w:val="none" w:sz="0" w:space="0" w:color="auto"/>
                        <w:right w:val="none" w:sz="0" w:space="0" w:color="auto"/>
                      </w:divBdr>
                      <w:divsChild>
                        <w:div w:id="1849758706">
                          <w:marLeft w:val="0"/>
                          <w:marRight w:val="0"/>
                          <w:marTop w:val="0"/>
                          <w:marBottom w:val="0"/>
                          <w:divBdr>
                            <w:top w:val="none" w:sz="0" w:space="0" w:color="auto"/>
                            <w:left w:val="none" w:sz="0" w:space="0" w:color="auto"/>
                            <w:bottom w:val="none" w:sz="0" w:space="0" w:color="auto"/>
                            <w:right w:val="none" w:sz="0" w:space="0" w:color="auto"/>
                          </w:divBdr>
                        </w:div>
                        <w:div w:id="159858911">
                          <w:marLeft w:val="0"/>
                          <w:marRight w:val="0"/>
                          <w:marTop w:val="0"/>
                          <w:marBottom w:val="0"/>
                          <w:divBdr>
                            <w:top w:val="none" w:sz="0" w:space="0" w:color="auto"/>
                            <w:left w:val="none" w:sz="0" w:space="0" w:color="auto"/>
                            <w:bottom w:val="none" w:sz="0" w:space="0" w:color="auto"/>
                            <w:right w:val="none" w:sz="0" w:space="0" w:color="auto"/>
                          </w:divBdr>
                          <w:divsChild>
                            <w:div w:id="642925194">
                              <w:marLeft w:val="0"/>
                              <w:marRight w:val="0"/>
                              <w:marTop w:val="0"/>
                              <w:marBottom w:val="0"/>
                              <w:divBdr>
                                <w:top w:val="none" w:sz="0" w:space="0" w:color="auto"/>
                                <w:left w:val="none" w:sz="0" w:space="0" w:color="auto"/>
                                <w:bottom w:val="none" w:sz="0" w:space="0" w:color="auto"/>
                                <w:right w:val="none" w:sz="0" w:space="0" w:color="auto"/>
                              </w:divBdr>
                            </w:div>
                            <w:div w:id="1113281017">
                              <w:marLeft w:val="0"/>
                              <w:marRight w:val="0"/>
                              <w:marTop w:val="0"/>
                              <w:marBottom w:val="0"/>
                              <w:divBdr>
                                <w:top w:val="none" w:sz="0" w:space="0" w:color="auto"/>
                                <w:left w:val="none" w:sz="0" w:space="0" w:color="auto"/>
                                <w:bottom w:val="none" w:sz="0" w:space="0" w:color="auto"/>
                                <w:right w:val="none" w:sz="0" w:space="0" w:color="auto"/>
                              </w:divBdr>
                              <w:divsChild>
                                <w:div w:id="164635703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00287025">
                                      <w:marLeft w:val="0"/>
                                      <w:marRight w:val="0"/>
                                      <w:marTop w:val="0"/>
                                      <w:marBottom w:val="0"/>
                                      <w:divBdr>
                                        <w:top w:val="none" w:sz="0" w:space="0" w:color="auto"/>
                                        <w:left w:val="none" w:sz="0" w:space="0" w:color="auto"/>
                                        <w:bottom w:val="none" w:sz="0" w:space="0" w:color="auto"/>
                                        <w:right w:val="none" w:sz="0" w:space="0" w:color="auto"/>
                                      </w:divBdr>
                                      <w:divsChild>
                                        <w:div w:id="93062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7137">
                              <w:marLeft w:val="0"/>
                              <w:marRight w:val="0"/>
                              <w:marTop w:val="0"/>
                              <w:marBottom w:val="0"/>
                              <w:divBdr>
                                <w:top w:val="none" w:sz="0" w:space="0" w:color="auto"/>
                                <w:left w:val="none" w:sz="0" w:space="0" w:color="auto"/>
                                <w:bottom w:val="none" w:sz="0" w:space="0" w:color="auto"/>
                                <w:right w:val="none" w:sz="0" w:space="0" w:color="auto"/>
                              </w:divBdr>
                            </w:div>
                            <w:div w:id="1749034150">
                              <w:marLeft w:val="0"/>
                              <w:marRight w:val="0"/>
                              <w:marTop w:val="0"/>
                              <w:marBottom w:val="0"/>
                              <w:divBdr>
                                <w:top w:val="none" w:sz="0" w:space="0" w:color="auto"/>
                                <w:left w:val="none" w:sz="0" w:space="0" w:color="auto"/>
                                <w:bottom w:val="none" w:sz="0" w:space="0" w:color="auto"/>
                                <w:right w:val="none" w:sz="0" w:space="0" w:color="auto"/>
                              </w:divBdr>
                            </w:div>
                          </w:divsChild>
                        </w:div>
                        <w:div w:id="685207681">
                          <w:marLeft w:val="0"/>
                          <w:marRight w:val="0"/>
                          <w:marTop w:val="0"/>
                          <w:marBottom w:val="0"/>
                          <w:divBdr>
                            <w:top w:val="none" w:sz="0" w:space="0" w:color="auto"/>
                            <w:left w:val="none" w:sz="0" w:space="0" w:color="auto"/>
                            <w:bottom w:val="none" w:sz="0" w:space="0" w:color="auto"/>
                            <w:right w:val="none" w:sz="0" w:space="0" w:color="auto"/>
                          </w:divBdr>
                          <w:divsChild>
                            <w:div w:id="1077750603">
                              <w:marLeft w:val="0"/>
                              <w:marRight w:val="0"/>
                              <w:marTop w:val="0"/>
                              <w:marBottom w:val="0"/>
                              <w:divBdr>
                                <w:top w:val="none" w:sz="0" w:space="0" w:color="auto"/>
                                <w:left w:val="none" w:sz="0" w:space="0" w:color="auto"/>
                                <w:bottom w:val="none" w:sz="0" w:space="0" w:color="auto"/>
                                <w:right w:val="none" w:sz="0" w:space="0" w:color="auto"/>
                              </w:divBdr>
                            </w:div>
                            <w:div w:id="253560532">
                              <w:marLeft w:val="0"/>
                              <w:marRight w:val="0"/>
                              <w:marTop w:val="0"/>
                              <w:marBottom w:val="0"/>
                              <w:divBdr>
                                <w:top w:val="none" w:sz="0" w:space="0" w:color="auto"/>
                                <w:left w:val="none" w:sz="0" w:space="0" w:color="auto"/>
                                <w:bottom w:val="none" w:sz="0" w:space="0" w:color="auto"/>
                                <w:right w:val="none" w:sz="0" w:space="0" w:color="auto"/>
                              </w:divBdr>
                              <w:divsChild>
                                <w:div w:id="15389298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1134022">
                                      <w:marLeft w:val="0"/>
                                      <w:marRight w:val="0"/>
                                      <w:marTop w:val="0"/>
                                      <w:marBottom w:val="0"/>
                                      <w:divBdr>
                                        <w:top w:val="none" w:sz="0" w:space="0" w:color="auto"/>
                                        <w:left w:val="none" w:sz="0" w:space="0" w:color="auto"/>
                                        <w:bottom w:val="none" w:sz="0" w:space="0" w:color="auto"/>
                                        <w:right w:val="none" w:sz="0" w:space="0" w:color="auto"/>
                                      </w:divBdr>
                                      <w:divsChild>
                                        <w:div w:id="17366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59787">
                              <w:marLeft w:val="0"/>
                              <w:marRight w:val="0"/>
                              <w:marTop w:val="0"/>
                              <w:marBottom w:val="0"/>
                              <w:divBdr>
                                <w:top w:val="none" w:sz="0" w:space="0" w:color="auto"/>
                                <w:left w:val="none" w:sz="0" w:space="0" w:color="auto"/>
                                <w:bottom w:val="none" w:sz="0" w:space="0" w:color="auto"/>
                                <w:right w:val="none" w:sz="0" w:space="0" w:color="auto"/>
                              </w:divBdr>
                            </w:div>
                            <w:div w:id="5499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7699">
                      <w:marLeft w:val="0"/>
                      <w:marRight w:val="0"/>
                      <w:marTop w:val="0"/>
                      <w:marBottom w:val="0"/>
                      <w:divBdr>
                        <w:top w:val="none" w:sz="0" w:space="0" w:color="auto"/>
                        <w:left w:val="none" w:sz="0" w:space="0" w:color="auto"/>
                        <w:bottom w:val="none" w:sz="0" w:space="0" w:color="auto"/>
                        <w:right w:val="none" w:sz="0" w:space="0" w:color="auto"/>
                      </w:divBdr>
                      <w:divsChild>
                        <w:div w:id="396249078">
                          <w:marLeft w:val="0"/>
                          <w:marRight w:val="0"/>
                          <w:marTop w:val="0"/>
                          <w:marBottom w:val="0"/>
                          <w:divBdr>
                            <w:top w:val="none" w:sz="0" w:space="0" w:color="auto"/>
                            <w:left w:val="none" w:sz="0" w:space="0" w:color="auto"/>
                            <w:bottom w:val="none" w:sz="0" w:space="0" w:color="auto"/>
                            <w:right w:val="none" w:sz="0" w:space="0" w:color="auto"/>
                          </w:divBdr>
                        </w:div>
                        <w:div w:id="950862639">
                          <w:marLeft w:val="0"/>
                          <w:marRight w:val="0"/>
                          <w:marTop w:val="0"/>
                          <w:marBottom w:val="0"/>
                          <w:divBdr>
                            <w:top w:val="none" w:sz="0" w:space="0" w:color="auto"/>
                            <w:left w:val="none" w:sz="0" w:space="0" w:color="auto"/>
                            <w:bottom w:val="none" w:sz="0" w:space="0" w:color="auto"/>
                            <w:right w:val="none" w:sz="0" w:space="0" w:color="auto"/>
                          </w:divBdr>
                          <w:divsChild>
                            <w:div w:id="13248220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15424973">
                                  <w:marLeft w:val="0"/>
                                  <w:marRight w:val="0"/>
                                  <w:marTop w:val="0"/>
                                  <w:marBottom w:val="300"/>
                                  <w:divBdr>
                                    <w:top w:val="none" w:sz="0" w:space="0" w:color="auto"/>
                                    <w:left w:val="none" w:sz="0" w:space="0" w:color="auto"/>
                                    <w:bottom w:val="none" w:sz="0" w:space="0" w:color="auto"/>
                                    <w:right w:val="none" w:sz="0" w:space="0" w:color="auto"/>
                                  </w:divBdr>
                                  <w:divsChild>
                                    <w:div w:id="1423257322">
                                      <w:marLeft w:val="0"/>
                                      <w:marRight w:val="0"/>
                                      <w:marTop w:val="0"/>
                                      <w:marBottom w:val="0"/>
                                      <w:divBdr>
                                        <w:top w:val="none" w:sz="0" w:space="0" w:color="auto"/>
                                        <w:left w:val="none" w:sz="0" w:space="0" w:color="auto"/>
                                        <w:bottom w:val="none" w:sz="0" w:space="0" w:color="auto"/>
                                        <w:right w:val="none" w:sz="0" w:space="0" w:color="auto"/>
                                      </w:divBdr>
                                    </w:div>
                                  </w:divsChild>
                                </w:div>
                                <w:div w:id="61237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72127">
                      <w:marLeft w:val="0"/>
                      <w:marRight w:val="0"/>
                      <w:marTop w:val="0"/>
                      <w:marBottom w:val="0"/>
                      <w:divBdr>
                        <w:top w:val="none" w:sz="0" w:space="0" w:color="auto"/>
                        <w:left w:val="none" w:sz="0" w:space="0" w:color="auto"/>
                        <w:bottom w:val="none" w:sz="0" w:space="0" w:color="auto"/>
                        <w:right w:val="none" w:sz="0" w:space="0" w:color="auto"/>
                      </w:divBdr>
                      <w:divsChild>
                        <w:div w:id="482237713">
                          <w:marLeft w:val="0"/>
                          <w:marRight w:val="0"/>
                          <w:marTop w:val="0"/>
                          <w:marBottom w:val="0"/>
                          <w:divBdr>
                            <w:top w:val="none" w:sz="0" w:space="0" w:color="auto"/>
                            <w:left w:val="none" w:sz="0" w:space="0" w:color="auto"/>
                            <w:bottom w:val="none" w:sz="0" w:space="0" w:color="auto"/>
                            <w:right w:val="none" w:sz="0" w:space="0" w:color="auto"/>
                          </w:divBdr>
                        </w:div>
                        <w:div w:id="43257110">
                          <w:marLeft w:val="0"/>
                          <w:marRight w:val="0"/>
                          <w:marTop w:val="0"/>
                          <w:marBottom w:val="0"/>
                          <w:divBdr>
                            <w:top w:val="none" w:sz="0" w:space="0" w:color="auto"/>
                            <w:left w:val="none" w:sz="0" w:space="0" w:color="auto"/>
                            <w:bottom w:val="none" w:sz="0" w:space="0" w:color="auto"/>
                            <w:right w:val="none" w:sz="0" w:space="0" w:color="auto"/>
                          </w:divBdr>
                          <w:divsChild>
                            <w:div w:id="118687861">
                              <w:marLeft w:val="0"/>
                              <w:marRight w:val="0"/>
                              <w:marTop w:val="0"/>
                              <w:marBottom w:val="0"/>
                              <w:divBdr>
                                <w:top w:val="none" w:sz="0" w:space="0" w:color="auto"/>
                                <w:left w:val="none" w:sz="0" w:space="0" w:color="auto"/>
                                <w:bottom w:val="none" w:sz="0" w:space="0" w:color="auto"/>
                                <w:right w:val="none" w:sz="0" w:space="0" w:color="auto"/>
                              </w:divBdr>
                            </w:div>
                            <w:div w:id="295569023">
                              <w:marLeft w:val="0"/>
                              <w:marRight w:val="0"/>
                              <w:marTop w:val="0"/>
                              <w:marBottom w:val="0"/>
                              <w:divBdr>
                                <w:top w:val="none" w:sz="0" w:space="0" w:color="auto"/>
                                <w:left w:val="none" w:sz="0" w:space="0" w:color="auto"/>
                                <w:bottom w:val="none" w:sz="0" w:space="0" w:color="auto"/>
                                <w:right w:val="none" w:sz="0" w:space="0" w:color="auto"/>
                              </w:divBdr>
                              <w:divsChild>
                                <w:div w:id="16710623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599415490">
                                      <w:marLeft w:val="0"/>
                                      <w:marRight w:val="0"/>
                                      <w:marTop w:val="0"/>
                                      <w:marBottom w:val="0"/>
                                      <w:divBdr>
                                        <w:top w:val="none" w:sz="0" w:space="0" w:color="auto"/>
                                        <w:left w:val="none" w:sz="0" w:space="0" w:color="auto"/>
                                        <w:bottom w:val="none" w:sz="0" w:space="0" w:color="auto"/>
                                        <w:right w:val="none" w:sz="0" w:space="0" w:color="auto"/>
                                      </w:divBdr>
                                      <w:divsChild>
                                        <w:div w:id="199617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59308">
                              <w:marLeft w:val="0"/>
                              <w:marRight w:val="0"/>
                              <w:marTop w:val="0"/>
                              <w:marBottom w:val="0"/>
                              <w:divBdr>
                                <w:top w:val="none" w:sz="0" w:space="0" w:color="auto"/>
                                <w:left w:val="none" w:sz="0" w:space="0" w:color="auto"/>
                                <w:bottom w:val="none" w:sz="0" w:space="0" w:color="auto"/>
                                <w:right w:val="none" w:sz="0" w:space="0" w:color="auto"/>
                              </w:divBdr>
                            </w:div>
                            <w:div w:id="76828300">
                              <w:marLeft w:val="0"/>
                              <w:marRight w:val="0"/>
                              <w:marTop w:val="0"/>
                              <w:marBottom w:val="0"/>
                              <w:divBdr>
                                <w:top w:val="none" w:sz="0" w:space="0" w:color="auto"/>
                                <w:left w:val="none" w:sz="0" w:space="0" w:color="auto"/>
                                <w:bottom w:val="none" w:sz="0" w:space="0" w:color="auto"/>
                                <w:right w:val="none" w:sz="0" w:space="0" w:color="auto"/>
                              </w:divBdr>
                              <w:divsChild>
                                <w:div w:id="2336362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93086221">
                                      <w:marLeft w:val="0"/>
                                      <w:marRight w:val="0"/>
                                      <w:marTop w:val="0"/>
                                      <w:marBottom w:val="0"/>
                                      <w:divBdr>
                                        <w:top w:val="none" w:sz="0" w:space="0" w:color="auto"/>
                                        <w:left w:val="none" w:sz="0" w:space="0" w:color="auto"/>
                                        <w:bottom w:val="none" w:sz="0" w:space="0" w:color="auto"/>
                                        <w:right w:val="none" w:sz="0" w:space="0" w:color="auto"/>
                                      </w:divBdr>
                                      <w:divsChild>
                                        <w:div w:id="13982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165589">
                              <w:marLeft w:val="0"/>
                              <w:marRight w:val="0"/>
                              <w:marTop w:val="0"/>
                              <w:marBottom w:val="0"/>
                              <w:divBdr>
                                <w:top w:val="none" w:sz="0" w:space="0" w:color="auto"/>
                                <w:left w:val="none" w:sz="0" w:space="0" w:color="auto"/>
                                <w:bottom w:val="none" w:sz="0" w:space="0" w:color="auto"/>
                                <w:right w:val="none" w:sz="0" w:space="0" w:color="auto"/>
                              </w:divBdr>
                            </w:div>
                            <w:div w:id="85155817">
                              <w:marLeft w:val="0"/>
                              <w:marRight w:val="0"/>
                              <w:marTop w:val="0"/>
                              <w:marBottom w:val="0"/>
                              <w:divBdr>
                                <w:top w:val="none" w:sz="0" w:space="0" w:color="auto"/>
                                <w:left w:val="none" w:sz="0" w:space="0" w:color="auto"/>
                                <w:bottom w:val="none" w:sz="0" w:space="0" w:color="auto"/>
                                <w:right w:val="none" w:sz="0" w:space="0" w:color="auto"/>
                              </w:divBdr>
                              <w:divsChild>
                                <w:div w:id="18245421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432668758">
                                      <w:marLeft w:val="0"/>
                                      <w:marRight w:val="0"/>
                                      <w:marTop w:val="0"/>
                                      <w:marBottom w:val="0"/>
                                      <w:divBdr>
                                        <w:top w:val="none" w:sz="0" w:space="0" w:color="auto"/>
                                        <w:left w:val="none" w:sz="0" w:space="0" w:color="auto"/>
                                        <w:bottom w:val="none" w:sz="0" w:space="0" w:color="auto"/>
                                        <w:right w:val="none" w:sz="0" w:space="0" w:color="auto"/>
                                      </w:divBdr>
                                      <w:divsChild>
                                        <w:div w:id="2477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058874">
                              <w:marLeft w:val="0"/>
                              <w:marRight w:val="0"/>
                              <w:marTop w:val="0"/>
                              <w:marBottom w:val="0"/>
                              <w:divBdr>
                                <w:top w:val="none" w:sz="0" w:space="0" w:color="auto"/>
                                <w:left w:val="none" w:sz="0" w:space="0" w:color="auto"/>
                                <w:bottom w:val="none" w:sz="0" w:space="0" w:color="auto"/>
                                <w:right w:val="none" w:sz="0" w:space="0" w:color="auto"/>
                              </w:divBdr>
                            </w:div>
                            <w:div w:id="55789944">
                              <w:marLeft w:val="0"/>
                              <w:marRight w:val="0"/>
                              <w:marTop w:val="0"/>
                              <w:marBottom w:val="0"/>
                              <w:divBdr>
                                <w:top w:val="none" w:sz="0" w:space="0" w:color="auto"/>
                                <w:left w:val="none" w:sz="0" w:space="0" w:color="auto"/>
                                <w:bottom w:val="none" w:sz="0" w:space="0" w:color="auto"/>
                                <w:right w:val="none" w:sz="0" w:space="0" w:color="auto"/>
                              </w:divBdr>
                              <w:divsChild>
                                <w:div w:id="132523589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4772914">
                                      <w:marLeft w:val="0"/>
                                      <w:marRight w:val="0"/>
                                      <w:marTop w:val="0"/>
                                      <w:marBottom w:val="0"/>
                                      <w:divBdr>
                                        <w:top w:val="none" w:sz="0" w:space="0" w:color="auto"/>
                                        <w:left w:val="none" w:sz="0" w:space="0" w:color="auto"/>
                                        <w:bottom w:val="none" w:sz="0" w:space="0" w:color="auto"/>
                                        <w:right w:val="none" w:sz="0" w:space="0" w:color="auto"/>
                                      </w:divBdr>
                                      <w:divsChild>
                                        <w:div w:id="40534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857230">
                              <w:marLeft w:val="0"/>
                              <w:marRight w:val="0"/>
                              <w:marTop w:val="0"/>
                              <w:marBottom w:val="0"/>
                              <w:divBdr>
                                <w:top w:val="none" w:sz="0" w:space="0" w:color="auto"/>
                                <w:left w:val="none" w:sz="0" w:space="0" w:color="auto"/>
                                <w:bottom w:val="none" w:sz="0" w:space="0" w:color="auto"/>
                                <w:right w:val="none" w:sz="0" w:space="0" w:color="auto"/>
                              </w:divBdr>
                            </w:div>
                            <w:div w:id="579801819">
                              <w:marLeft w:val="0"/>
                              <w:marRight w:val="0"/>
                              <w:marTop w:val="0"/>
                              <w:marBottom w:val="0"/>
                              <w:divBdr>
                                <w:top w:val="none" w:sz="0" w:space="0" w:color="auto"/>
                                <w:left w:val="none" w:sz="0" w:space="0" w:color="auto"/>
                                <w:bottom w:val="none" w:sz="0" w:space="0" w:color="auto"/>
                                <w:right w:val="none" w:sz="0" w:space="0" w:color="auto"/>
                              </w:divBdr>
                              <w:divsChild>
                                <w:div w:id="11872080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79665016">
                                      <w:marLeft w:val="0"/>
                                      <w:marRight w:val="0"/>
                                      <w:marTop w:val="0"/>
                                      <w:marBottom w:val="0"/>
                                      <w:divBdr>
                                        <w:top w:val="none" w:sz="0" w:space="0" w:color="auto"/>
                                        <w:left w:val="none" w:sz="0" w:space="0" w:color="auto"/>
                                        <w:bottom w:val="none" w:sz="0" w:space="0" w:color="auto"/>
                                        <w:right w:val="none" w:sz="0" w:space="0" w:color="auto"/>
                                      </w:divBdr>
                                      <w:divsChild>
                                        <w:div w:id="727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98235">
                              <w:marLeft w:val="0"/>
                              <w:marRight w:val="0"/>
                              <w:marTop w:val="0"/>
                              <w:marBottom w:val="0"/>
                              <w:divBdr>
                                <w:top w:val="none" w:sz="0" w:space="0" w:color="auto"/>
                                <w:left w:val="none" w:sz="0" w:space="0" w:color="auto"/>
                                <w:bottom w:val="none" w:sz="0" w:space="0" w:color="auto"/>
                                <w:right w:val="none" w:sz="0" w:space="0" w:color="auto"/>
                              </w:divBdr>
                            </w:div>
                            <w:div w:id="802190619">
                              <w:marLeft w:val="0"/>
                              <w:marRight w:val="0"/>
                              <w:marTop w:val="0"/>
                              <w:marBottom w:val="0"/>
                              <w:divBdr>
                                <w:top w:val="none" w:sz="0" w:space="0" w:color="auto"/>
                                <w:left w:val="none" w:sz="0" w:space="0" w:color="auto"/>
                                <w:bottom w:val="none" w:sz="0" w:space="0" w:color="auto"/>
                                <w:right w:val="none" w:sz="0" w:space="0" w:color="auto"/>
                              </w:divBdr>
                              <w:divsChild>
                                <w:div w:id="18603897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844443254">
                                      <w:marLeft w:val="0"/>
                                      <w:marRight w:val="0"/>
                                      <w:marTop w:val="0"/>
                                      <w:marBottom w:val="0"/>
                                      <w:divBdr>
                                        <w:top w:val="none" w:sz="0" w:space="0" w:color="auto"/>
                                        <w:left w:val="none" w:sz="0" w:space="0" w:color="auto"/>
                                        <w:bottom w:val="none" w:sz="0" w:space="0" w:color="auto"/>
                                        <w:right w:val="none" w:sz="0" w:space="0" w:color="auto"/>
                                      </w:divBdr>
                                      <w:divsChild>
                                        <w:div w:id="3539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90801">
                              <w:marLeft w:val="0"/>
                              <w:marRight w:val="0"/>
                              <w:marTop w:val="0"/>
                              <w:marBottom w:val="0"/>
                              <w:divBdr>
                                <w:top w:val="none" w:sz="0" w:space="0" w:color="auto"/>
                                <w:left w:val="none" w:sz="0" w:space="0" w:color="auto"/>
                                <w:bottom w:val="none" w:sz="0" w:space="0" w:color="auto"/>
                                <w:right w:val="none" w:sz="0" w:space="0" w:color="auto"/>
                              </w:divBdr>
                            </w:div>
                            <w:div w:id="1492942089">
                              <w:marLeft w:val="0"/>
                              <w:marRight w:val="0"/>
                              <w:marTop w:val="0"/>
                              <w:marBottom w:val="0"/>
                              <w:divBdr>
                                <w:top w:val="none" w:sz="0" w:space="0" w:color="auto"/>
                                <w:left w:val="none" w:sz="0" w:space="0" w:color="auto"/>
                                <w:bottom w:val="none" w:sz="0" w:space="0" w:color="auto"/>
                                <w:right w:val="none" w:sz="0" w:space="0" w:color="auto"/>
                              </w:divBdr>
                              <w:divsChild>
                                <w:div w:id="8449784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31807253">
                                      <w:marLeft w:val="0"/>
                                      <w:marRight w:val="0"/>
                                      <w:marTop w:val="0"/>
                                      <w:marBottom w:val="300"/>
                                      <w:divBdr>
                                        <w:top w:val="none" w:sz="0" w:space="0" w:color="auto"/>
                                        <w:left w:val="none" w:sz="0" w:space="0" w:color="auto"/>
                                        <w:bottom w:val="none" w:sz="0" w:space="0" w:color="auto"/>
                                        <w:right w:val="none" w:sz="0" w:space="0" w:color="auto"/>
                                      </w:divBdr>
                                      <w:divsChild>
                                        <w:div w:id="459810930">
                                          <w:marLeft w:val="0"/>
                                          <w:marRight w:val="0"/>
                                          <w:marTop w:val="0"/>
                                          <w:marBottom w:val="0"/>
                                          <w:divBdr>
                                            <w:top w:val="none" w:sz="0" w:space="0" w:color="auto"/>
                                            <w:left w:val="none" w:sz="0" w:space="0" w:color="auto"/>
                                            <w:bottom w:val="none" w:sz="0" w:space="0" w:color="auto"/>
                                            <w:right w:val="none" w:sz="0" w:space="0" w:color="auto"/>
                                          </w:divBdr>
                                        </w:div>
                                      </w:divsChild>
                                    </w:div>
                                    <w:div w:id="38165305">
                                      <w:marLeft w:val="0"/>
                                      <w:marRight w:val="0"/>
                                      <w:marTop w:val="0"/>
                                      <w:marBottom w:val="0"/>
                                      <w:divBdr>
                                        <w:top w:val="none" w:sz="0" w:space="0" w:color="auto"/>
                                        <w:left w:val="none" w:sz="0" w:space="0" w:color="auto"/>
                                        <w:bottom w:val="none" w:sz="0" w:space="0" w:color="auto"/>
                                        <w:right w:val="none" w:sz="0" w:space="0" w:color="auto"/>
                                      </w:divBdr>
                                      <w:divsChild>
                                        <w:div w:id="60780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01036">
                          <w:marLeft w:val="0"/>
                          <w:marRight w:val="0"/>
                          <w:marTop w:val="0"/>
                          <w:marBottom w:val="0"/>
                          <w:divBdr>
                            <w:top w:val="none" w:sz="0" w:space="0" w:color="auto"/>
                            <w:left w:val="none" w:sz="0" w:space="0" w:color="auto"/>
                            <w:bottom w:val="none" w:sz="0" w:space="0" w:color="auto"/>
                            <w:right w:val="none" w:sz="0" w:space="0" w:color="auto"/>
                          </w:divBdr>
                          <w:divsChild>
                            <w:div w:id="446049440">
                              <w:marLeft w:val="0"/>
                              <w:marRight w:val="0"/>
                              <w:marTop w:val="0"/>
                              <w:marBottom w:val="0"/>
                              <w:divBdr>
                                <w:top w:val="none" w:sz="0" w:space="0" w:color="auto"/>
                                <w:left w:val="none" w:sz="0" w:space="0" w:color="auto"/>
                                <w:bottom w:val="none" w:sz="0" w:space="0" w:color="auto"/>
                                <w:right w:val="none" w:sz="0" w:space="0" w:color="auto"/>
                              </w:divBdr>
                            </w:div>
                            <w:div w:id="46758379">
                              <w:marLeft w:val="0"/>
                              <w:marRight w:val="0"/>
                              <w:marTop w:val="0"/>
                              <w:marBottom w:val="0"/>
                              <w:divBdr>
                                <w:top w:val="none" w:sz="0" w:space="0" w:color="auto"/>
                                <w:left w:val="none" w:sz="0" w:space="0" w:color="auto"/>
                                <w:bottom w:val="none" w:sz="0" w:space="0" w:color="auto"/>
                                <w:right w:val="none" w:sz="0" w:space="0" w:color="auto"/>
                              </w:divBdr>
                            </w:div>
                            <w:div w:id="2095082991">
                              <w:marLeft w:val="0"/>
                              <w:marRight w:val="0"/>
                              <w:marTop w:val="0"/>
                              <w:marBottom w:val="0"/>
                              <w:divBdr>
                                <w:top w:val="none" w:sz="0" w:space="0" w:color="auto"/>
                                <w:left w:val="none" w:sz="0" w:space="0" w:color="auto"/>
                                <w:bottom w:val="none" w:sz="0" w:space="0" w:color="auto"/>
                                <w:right w:val="none" w:sz="0" w:space="0" w:color="auto"/>
                              </w:divBdr>
                              <w:divsChild>
                                <w:div w:id="90846391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02300654">
                                      <w:marLeft w:val="0"/>
                                      <w:marRight w:val="0"/>
                                      <w:marTop w:val="0"/>
                                      <w:marBottom w:val="0"/>
                                      <w:divBdr>
                                        <w:top w:val="none" w:sz="0" w:space="0" w:color="auto"/>
                                        <w:left w:val="none" w:sz="0" w:space="0" w:color="auto"/>
                                        <w:bottom w:val="none" w:sz="0" w:space="0" w:color="auto"/>
                                        <w:right w:val="none" w:sz="0" w:space="0" w:color="auto"/>
                                      </w:divBdr>
                                      <w:divsChild>
                                        <w:div w:id="12651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98873">
                              <w:marLeft w:val="0"/>
                              <w:marRight w:val="0"/>
                              <w:marTop w:val="0"/>
                              <w:marBottom w:val="0"/>
                              <w:divBdr>
                                <w:top w:val="none" w:sz="0" w:space="0" w:color="auto"/>
                                <w:left w:val="none" w:sz="0" w:space="0" w:color="auto"/>
                                <w:bottom w:val="none" w:sz="0" w:space="0" w:color="auto"/>
                                <w:right w:val="none" w:sz="0" w:space="0" w:color="auto"/>
                              </w:divBdr>
                            </w:div>
                            <w:div w:id="1426222289">
                              <w:marLeft w:val="0"/>
                              <w:marRight w:val="0"/>
                              <w:marTop w:val="0"/>
                              <w:marBottom w:val="0"/>
                              <w:divBdr>
                                <w:top w:val="none" w:sz="0" w:space="0" w:color="auto"/>
                                <w:left w:val="none" w:sz="0" w:space="0" w:color="auto"/>
                                <w:bottom w:val="none" w:sz="0" w:space="0" w:color="auto"/>
                                <w:right w:val="none" w:sz="0" w:space="0" w:color="auto"/>
                              </w:divBdr>
                              <w:divsChild>
                                <w:div w:id="18882509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89117374">
                                      <w:marLeft w:val="0"/>
                                      <w:marRight w:val="0"/>
                                      <w:marTop w:val="0"/>
                                      <w:marBottom w:val="0"/>
                                      <w:divBdr>
                                        <w:top w:val="none" w:sz="0" w:space="0" w:color="auto"/>
                                        <w:left w:val="none" w:sz="0" w:space="0" w:color="auto"/>
                                        <w:bottom w:val="none" w:sz="0" w:space="0" w:color="auto"/>
                                        <w:right w:val="none" w:sz="0" w:space="0" w:color="auto"/>
                                      </w:divBdr>
                                      <w:divsChild>
                                        <w:div w:id="19351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42126">
                              <w:marLeft w:val="0"/>
                              <w:marRight w:val="0"/>
                              <w:marTop w:val="0"/>
                              <w:marBottom w:val="0"/>
                              <w:divBdr>
                                <w:top w:val="none" w:sz="0" w:space="0" w:color="auto"/>
                                <w:left w:val="none" w:sz="0" w:space="0" w:color="auto"/>
                                <w:bottom w:val="none" w:sz="0" w:space="0" w:color="auto"/>
                                <w:right w:val="none" w:sz="0" w:space="0" w:color="auto"/>
                              </w:divBdr>
                            </w:div>
                            <w:div w:id="542137735">
                              <w:marLeft w:val="0"/>
                              <w:marRight w:val="0"/>
                              <w:marTop w:val="0"/>
                              <w:marBottom w:val="0"/>
                              <w:divBdr>
                                <w:top w:val="none" w:sz="0" w:space="0" w:color="auto"/>
                                <w:left w:val="none" w:sz="0" w:space="0" w:color="auto"/>
                                <w:bottom w:val="none" w:sz="0" w:space="0" w:color="auto"/>
                                <w:right w:val="none" w:sz="0" w:space="0" w:color="auto"/>
                              </w:divBdr>
                              <w:divsChild>
                                <w:div w:id="76881447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65713008">
                                      <w:marLeft w:val="0"/>
                                      <w:marRight w:val="0"/>
                                      <w:marTop w:val="0"/>
                                      <w:marBottom w:val="0"/>
                                      <w:divBdr>
                                        <w:top w:val="none" w:sz="0" w:space="0" w:color="auto"/>
                                        <w:left w:val="none" w:sz="0" w:space="0" w:color="auto"/>
                                        <w:bottom w:val="none" w:sz="0" w:space="0" w:color="auto"/>
                                        <w:right w:val="none" w:sz="0" w:space="0" w:color="auto"/>
                                      </w:divBdr>
                                      <w:divsChild>
                                        <w:div w:id="15733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496160">
                              <w:marLeft w:val="0"/>
                              <w:marRight w:val="0"/>
                              <w:marTop w:val="0"/>
                              <w:marBottom w:val="0"/>
                              <w:divBdr>
                                <w:top w:val="none" w:sz="0" w:space="0" w:color="auto"/>
                                <w:left w:val="none" w:sz="0" w:space="0" w:color="auto"/>
                                <w:bottom w:val="none" w:sz="0" w:space="0" w:color="auto"/>
                                <w:right w:val="none" w:sz="0" w:space="0" w:color="auto"/>
                              </w:divBdr>
                            </w:div>
                            <w:div w:id="631713289">
                              <w:marLeft w:val="0"/>
                              <w:marRight w:val="0"/>
                              <w:marTop w:val="0"/>
                              <w:marBottom w:val="0"/>
                              <w:divBdr>
                                <w:top w:val="none" w:sz="0" w:space="0" w:color="auto"/>
                                <w:left w:val="none" w:sz="0" w:space="0" w:color="auto"/>
                                <w:bottom w:val="none" w:sz="0" w:space="0" w:color="auto"/>
                                <w:right w:val="none" w:sz="0" w:space="0" w:color="auto"/>
                              </w:divBdr>
                              <w:divsChild>
                                <w:div w:id="4562673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7526800">
                                      <w:marLeft w:val="0"/>
                                      <w:marRight w:val="0"/>
                                      <w:marTop w:val="0"/>
                                      <w:marBottom w:val="0"/>
                                      <w:divBdr>
                                        <w:top w:val="none" w:sz="0" w:space="0" w:color="auto"/>
                                        <w:left w:val="none" w:sz="0" w:space="0" w:color="auto"/>
                                        <w:bottom w:val="none" w:sz="0" w:space="0" w:color="auto"/>
                                        <w:right w:val="none" w:sz="0" w:space="0" w:color="auto"/>
                                      </w:divBdr>
                                      <w:divsChild>
                                        <w:div w:id="10269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20962">
                              <w:marLeft w:val="0"/>
                              <w:marRight w:val="0"/>
                              <w:marTop w:val="0"/>
                              <w:marBottom w:val="0"/>
                              <w:divBdr>
                                <w:top w:val="none" w:sz="0" w:space="0" w:color="auto"/>
                                <w:left w:val="none" w:sz="0" w:space="0" w:color="auto"/>
                                <w:bottom w:val="none" w:sz="0" w:space="0" w:color="auto"/>
                                <w:right w:val="none" w:sz="0" w:space="0" w:color="auto"/>
                              </w:divBdr>
                            </w:div>
                            <w:div w:id="2112430544">
                              <w:marLeft w:val="0"/>
                              <w:marRight w:val="0"/>
                              <w:marTop w:val="0"/>
                              <w:marBottom w:val="0"/>
                              <w:divBdr>
                                <w:top w:val="none" w:sz="0" w:space="0" w:color="auto"/>
                                <w:left w:val="none" w:sz="0" w:space="0" w:color="auto"/>
                                <w:bottom w:val="none" w:sz="0" w:space="0" w:color="auto"/>
                                <w:right w:val="none" w:sz="0" w:space="0" w:color="auto"/>
                              </w:divBdr>
                              <w:divsChild>
                                <w:div w:id="20326860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53579400">
                                      <w:marLeft w:val="0"/>
                                      <w:marRight w:val="0"/>
                                      <w:marTop w:val="0"/>
                                      <w:marBottom w:val="0"/>
                                      <w:divBdr>
                                        <w:top w:val="none" w:sz="0" w:space="0" w:color="auto"/>
                                        <w:left w:val="none" w:sz="0" w:space="0" w:color="auto"/>
                                        <w:bottom w:val="none" w:sz="0" w:space="0" w:color="auto"/>
                                        <w:right w:val="none" w:sz="0" w:space="0" w:color="auto"/>
                                      </w:divBdr>
                                      <w:divsChild>
                                        <w:div w:id="8599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81411">
                              <w:marLeft w:val="0"/>
                              <w:marRight w:val="0"/>
                              <w:marTop w:val="0"/>
                              <w:marBottom w:val="0"/>
                              <w:divBdr>
                                <w:top w:val="none" w:sz="0" w:space="0" w:color="auto"/>
                                <w:left w:val="none" w:sz="0" w:space="0" w:color="auto"/>
                                <w:bottom w:val="none" w:sz="0" w:space="0" w:color="auto"/>
                                <w:right w:val="none" w:sz="0" w:space="0" w:color="auto"/>
                              </w:divBdr>
                            </w:div>
                            <w:div w:id="59788723">
                              <w:marLeft w:val="0"/>
                              <w:marRight w:val="0"/>
                              <w:marTop w:val="0"/>
                              <w:marBottom w:val="0"/>
                              <w:divBdr>
                                <w:top w:val="none" w:sz="0" w:space="0" w:color="auto"/>
                                <w:left w:val="none" w:sz="0" w:space="0" w:color="auto"/>
                                <w:bottom w:val="none" w:sz="0" w:space="0" w:color="auto"/>
                                <w:right w:val="none" w:sz="0" w:space="0" w:color="auto"/>
                              </w:divBdr>
                              <w:divsChild>
                                <w:div w:id="14562182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823085145">
                                      <w:marLeft w:val="0"/>
                                      <w:marRight w:val="0"/>
                                      <w:marTop w:val="0"/>
                                      <w:marBottom w:val="300"/>
                                      <w:divBdr>
                                        <w:top w:val="none" w:sz="0" w:space="0" w:color="auto"/>
                                        <w:left w:val="none" w:sz="0" w:space="0" w:color="auto"/>
                                        <w:bottom w:val="none" w:sz="0" w:space="0" w:color="auto"/>
                                        <w:right w:val="none" w:sz="0" w:space="0" w:color="auto"/>
                                      </w:divBdr>
                                      <w:divsChild>
                                        <w:div w:id="1873684124">
                                          <w:marLeft w:val="0"/>
                                          <w:marRight w:val="0"/>
                                          <w:marTop w:val="0"/>
                                          <w:marBottom w:val="0"/>
                                          <w:divBdr>
                                            <w:top w:val="none" w:sz="0" w:space="0" w:color="auto"/>
                                            <w:left w:val="none" w:sz="0" w:space="0" w:color="auto"/>
                                            <w:bottom w:val="none" w:sz="0" w:space="0" w:color="auto"/>
                                            <w:right w:val="none" w:sz="0" w:space="0" w:color="auto"/>
                                          </w:divBdr>
                                        </w:div>
                                      </w:divsChild>
                                    </w:div>
                                    <w:div w:id="4554269">
                                      <w:marLeft w:val="0"/>
                                      <w:marRight w:val="0"/>
                                      <w:marTop w:val="0"/>
                                      <w:marBottom w:val="0"/>
                                      <w:divBdr>
                                        <w:top w:val="none" w:sz="0" w:space="0" w:color="auto"/>
                                        <w:left w:val="none" w:sz="0" w:space="0" w:color="auto"/>
                                        <w:bottom w:val="none" w:sz="0" w:space="0" w:color="auto"/>
                                        <w:right w:val="none" w:sz="0" w:space="0" w:color="auto"/>
                                      </w:divBdr>
                                      <w:divsChild>
                                        <w:div w:id="14879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5038666">
      <w:bodyDiv w:val="1"/>
      <w:marLeft w:val="0"/>
      <w:marRight w:val="0"/>
      <w:marTop w:val="0"/>
      <w:marBottom w:val="0"/>
      <w:divBdr>
        <w:top w:val="none" w:sz="0" w:space="0" w:color="auto"/>
        <w:left w:val="none" w:sz="0" w:space="0" w:color="auto"/>
        <w:bottom w:val="none" w:sz="0" w:space="0" w:color="auto"/>
        <w:right w:val="none" w:sz="0" w:space="0" w:color="auto"/>
      </w:divBdr>
      <w:divsChild>
        <w:div w:id="237638685">
          <w:marLeft w:val="0"/>
          <w:marRight w:val="0"/>
          <w:marTop w:val="0"/>
          <w:marBottom w:val="0"/>
          <w:divBdr>
            <w:top w:val="none" w:sz="0" w:space="0" w:color="auto"/>
            <w:left w:val="none" w:sz="0" w:space="0" w:color="auto"/>
            <w:bottom w:val="none" w:sz="0" w:space="0" w:color="auto"/>
            <w:right w:val="none" w:sz="0" w:space="0" w:color="auto"/>
          </w:divBdr>
        </w:div>
      </w:divsChild>
    </w:div>
    <w:div w:id="716515441">
      <w:bodyDiv w:val="1"/>
      <w:marLeft w:val="0"/>
      <w:marRight w:val="0"/>
      <w:marTop w:val="0"/>
      <w:marBottom w:val="0"/>
      <w:divBdr>
        <w:top w:val="none" w:sz="0" w:space="0" w:color="auto"/>
        <w:left w:val="none" w:sz="0" w:space="0" w:color="auto"/>
        <w:bottom w:val="none" w:sz="0" w:space="0" w:color="auto"/>
        <w:right w:val="none" w:sz="0" w:space="0" w:color="auto"/>
      </w:divBdr>
    </w:div>
    <w:div w:id="722557939">
      <w:bodyDiv w:val="1"/>
      <w:marLeft w:val="0"/>
      <w:marRight w:val="0"/>
      <w:marTop w:val="0"/>
      <w:marBottom w:val="0"/>
      <w:divBdr>
        <w:top w:val="none" w:sz="0" w:space="0" w:color="auto"/>
        <w:left w:val="none" w:sz="0" w:space="0" w:color="auto"/>
        <w:bottom w:val="none" w:sz="0" w:space="0" w:color="auto"/>
        <w:right w:val="none" w:sz="0" w:space="0" w:color="auto"/>
      </w:divBdr>
      <w:divsChild>
        <w:div w:id="1212573595">
          <w:marLeft w:val="0"/>
          <w:marRight w:val="0"/>
          <w:marTop w:val="0"/>
          <w:marBottom w:val="0"/>
          <w:divBdr>
            <w:top w:val="none" w:sz="0" w:space="0" w:color="auto"/>
            <w:left w:val="none" w:sz="0" w:space="0" w:color="auto"/>
            <w:bottom w:val="none" w:sz="0" w:space="0" w:color="auto"/>
            <w:right w:val="none" w:sz="0" w:space="0" w:color="auto"/>
          </w:divBdr>
        </w:div>
      </w:divsChild>
    </w:div>
    <w:div w:id="737091303">
      <w:bodyDiv w:val="1"/>
      <w:marLeft w:val="0"/>
      <w:marRight w:val="0"/>
      <w:marTop w:val="0"/>
      <w:marBottom w:val="0"/>
      <w:divBdr>
        <w:top w:val="none" w:sz="0" w:space="0" w:color="auto"/>
        <w:left w:val="none" w:sz="0" w:space="0" w:color="auto"/>
        <w:bottom w:val="none" w:sz="0" w:space="0" w:color="auto"/>
        <w:right w:val="none" w:sz="0" w:space="0" w:color="auto"/>
      </w:divBdr>
      <w:divsChild>
        <w:div w:id="819616225">
          <w:marLeft w:val="0"/>
          <w:marRight w:val="0"/>
          <w:marTop w:val="0"/>
          <w:marBottom w:val="0"/>
          <w:divBdr>
            <w:top w:val="none" w:sz="0" w:space="0" w:color="auto"/>
            <w:left w:val="none" w:sz="0" w:space="0" w:color="auto"/>
            <w:bottom w:val="none" w:sz="0" w:space="0" w:color="auto"/>
            <w:right w:val="none" w:sz="0" w:space="0" w:color="auto"/>
          </w:divBdr>
        </w:div>
      </w:divsChild>
    </w:div>
    <w:div w:id="763693890">
      <w:bodyDiv w:val="1"/>
      <w:marLeft w:val="0"/>
      <w:marRight w:val="0"/>
      <w:marTop w:val="0"/>
      <w:marBottom w:val="0"/>
      <w:divBdr>
        <w:top w:val="none" w:sz="0" w:space="0" w:color="auto"/>
        <w:left w:val="none" w:sz="0" w:space="0" w:color="auto"/>
        <w:bottom w:val="none" w:sz="0" w:space="0" w:color="auto"/>
        <w:right w:val="none" w:sz="0" w:space="0" w:color="auto"/>
      </w:divBdr>
      <w:divsChild>
        <w:div w:id="488986505">
          <w:marLeft w:val="0"/>
          <w:marRight w:val="0"/>
          <w:marTop w:val="0"/>
          <w:marBottom w:val="0"/>
          <w:divBdr>
            <w:top w:val="none" w:sz="0" w:space="0" w:color="auto"/>
            <w:left w:val="none" w:sz="0" w:space="0" w:color="auto"/>
            <w:bottom w:val="none" w:sz="0" w:space="0" w:color="auto"/>
            <w:right w:val="none" w:sz="0" w:space="0" w:color="auto"/>
          </w:divBdr>
        </w:div>
      </w:divsChild>
    </w:div>
    <w:div w:id="768089768">
      <w:bodyDiv w:val="1"/>
      <w:marLeft w:val="0"/>
      <w:marRight w:val="0"/>
      <w:marTop w:val="0"/>
      <w:marBottom w:val="0"/>
      <w:divBdr>
        <w:top w:val="none" w:sz="0" w:space="0" w:color="auto"/>
        <w:left w:val="none" w:sz="0" w:space="0" w:color="auto"/>
        <w:bottom w:val="none" w:sz="0" w:space="0" w:color="auto"/>
        <w:right w:val="none" w:sz="0" w:space="0" w:color="auto"/>
      </w:divBdr>
      <w:divsChild>
        <w:div w:id="330178120">
          <w:marLeft w:val="0"/>
          <w:marRight w:val="0"/>
          <w:marTop w:val="0"/>
          <w:marBottom w:val="60"/>
          <w:divBdr>
            <w:top w:val="none" w:sz="0" w:space="0" w:color="auto"/>
            <w:left w:val="none" w:sz="0" w:space="0" w:color="auto"/>
            <w:bottom w:val="none" w:sz="0" w:space="0" w:color="auto"/>
            <w:right w:val="none" w:sz="0" w:space="0" w:color="auto"/>
          </w:divBdr>
        </w:div>
        <w:div w:id="1645159524">
          <w:marLeft w:val="0"/>
          <w:marRight w:val="0"/>
          <w:marTop w:val="0"/>
          <w:marBottom w:val="0"/>
          <w:divBdr>
            <w:top w:val="none" w:sz="0" w:space="0" w:color="auto"/>
            <w:left w:val="none" w:sz="0" w:space="0" w:color="auto"/>
            <w:bottom w:val="none" w:sz="0" w:space="0" w:color="auto"/>
            <w:right w:val="none" w:sz="0" w:space="0" w:color="auto"/>
          </w:divBdr>
          <w:divsChild>
            <w:div w:id="12406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9087">
      <w:bodyDiv w:val="1"/>
      <w:marLeft w:val="0"/>
      <w:marRight w:val="0"/>
      <w:marTop w:val="0"/>
      <w:marBottom w:val="0"/>
      <w:divBdr>
        <w:top w:val="none" w:sz="0" w:space="0" w:color="auto"/>
        <w:left w:val="none" w:sz="0" w:space="0" w:color="auto"/>
        <w:bottom w:val="none" w:sz="0" w:space="0" w:color="auto"/>
        <w:right w:val="none" w:sz="0" w:space="0" w:color="auto"/>
      </w:divBdr>
    </w:div>
    <w:div w:id="827130441">
      <w:bodyDiv w:val="1"/>
      <w:marLeft w:val="0"/>
      <w:marRight w:val="0"/>
      <w:marTop w:val="0"/>
      <w:marBottom w:val="0"/>
      <w:divBdr>
        <w:top w:val="none" w:sz="0" w:space="0" w:color="auto"/>
        <w:left w:val="none" w:sz="0" w:space="0" w:color="auto"/>
        <w:bottom w:val="none" w:sz="0" w:space="0" w:color="auto"/>
        <w:right w:val="none" w:sz="0" w:space="0" w:color="auto"/>
      </w:divBdr>
    </w:div>
    <w:div w:id="844324227">
      <w:bodyDiv w:val="1"/>
      <w:marLeft w:val="0"/>
      <w:marRight w:val="0"/>
      <w:marTop w:val="0"/>
      <w:marBottom w:val="0"/>
      <w:divBdr>
        <w:top w:val="none" w:sz="0" w:space="0" w:color="auto"/>
        <w:left w:val="none" w:sz="0" w:space="0" w:color="auto"/>
        <w:bottom w:val="none" w:sz="0" w:space="0" w:color="auto"/>
        <w:right w:val="none" w:sz="0" w:space="0" w:color="auto"/>
      </w:divBdr>
      <w:divsChild>
        <w:div w:id="1839417143">
          <w:marLeft w:val="0"/>
          <w:marRight w:val="0"/>
          <w:marTop w:val="0"/>
          <w:marBottom w:val="60"/>
          <w:divBdr>
            <w:top w:val="none" w:sz="0" w:space="0" w:color="auto"/>
            <w:left w:val="none" w:sz="0" w:space="0" w:color="auto"/>
            <w:bottom w:val="none" w:sz="0" w:space="0" w:color="auto"/>
            <w:right w:val="none" w:sz="0" w:space="0" w:color="auto"/>
          </w:divBdr>
        </w:div>
      </w:divsChild>
    </w:div>
    <w:div w:id="886645860">
      <w:bodyDiv w:val="1"/>
      <w:marLeft w:val="0"/>
      <w:marRight w:val="0"/>
      <w:marTop w:val="0"/>
      <w:marBottom w:val="0"/>
      <w:divBdr>
        <w:top w:val="none" w:sz="0" w:space="0" w:color="auto"/>
        <w:left w:val="none" w:sz="0" w:space="0" w:color="auto"/>
        <w:bottom w:val="none" w:sz="0" w:space="0" w:color="auto"/>
        <w:right w:val="none" w:sz="0" w:space="0" w:color="auto"/>
      </w:divBdr>
    </w:div>
    <w:div w:id="905257940">
      <w:bodyDiv w:val="1"/>
      <w:marLeft w:val="0"/>
      <w:marRight w:val="0"/>
      <w:marTop w:val="0"/>
      <w:marBottom w:val="0"/>
      <w:divBdr>
        <w:top w:val="none" w:sz="0" w:space="0" w:color="auto"/>
        <w:left w:val="none" w:sz="0" w:space="0" w:color="auto"/>
        <w:bottom w:val="none" w:sz="0" w:space="0" w:color="auto"/>
        <w:right w:val="none" w:sz="0" w:space="0" w:color="auto"/>
      </w:divBdr>
      <w:divsChild>
        <w:div w:id="162859183">
          <w:marLeft w:val="0"/>
          <w:marRight w:val="0"/>
          <w:marTop w:val="0"/>
          <w:marBottom w:val="0"/>
          <w:divBdr>
            <w:top w:val="none" w:sz="0" w:space="0" w:color="auto"/>
            <w:left w:val="none" w:sz="0" w:space="0" w:color="auto"/>
            <w:bottom w:val="none" w:sz="0" w:space="0" w:color="auto"/>
            <w:right w:val="none" w:sz="0" w:space="0" w:color="auto"/>
          </w:divBdr>
        </w:div>
        <w:div w:id="546528467">
          <w:marLeft w:val="0"/>
          <w:marRight w:val="0"/>
          <w:marTop w:val="0"/>
          <w:marBottom w:val="0"/>
          <w:divBdr>
            <w:top w:val="none" w:sz="0" w:space="0" w:color="auto"/>
            <w:left w:val="none" w:sz="0" w:space="0" w:color="auto"/>
            <w:bottom w:val="none" w:sz="0" w:space="0" w:color="auto"/>
            <w:right w:val="none" w:sz="0" w:space="0" w:color="auto"/>
          </w:divBdr>
        </w:div>
      </w:divsChild>
    </w:div>
    <w:div w:id="918487872">
      <w:bodyDiv w:val="1"/>
      <w:marLeft w:val="0"/>
      <w:marRight w:val="0"/>
      <w:marTop w:val="0"/>
      <w:marBottom w:val="0"/>
      <w:divBdr>
        <w:top w:val="none" w:sz="0" w:space="0" w:color="auto"/>
        <w:left w:val="none" w:sz="0" w:space="0" w:color="auto"/>
        <w:bottom w:val="none" w:sz="0" w:space="0" w:color="auto"/>
        <w:right w:val="none" w:sz="0" w:space="0" w:color="auto"/>
      </w:divBdr>
      <w:divsChild>
        <w:div w:id="1748653199">
          <w:marLeft w:val="0"/>
          <w:marRight w:val="0"/>
          <w:marTop w:val="0"/>
          <w:marBottom w:val="0"/>
          <w:divBdr>
            <w:top w:val="none" w:sz="0" w:space="0" w:color="auto"/>
            <w:left w:val="none" w:sz="0" w:space="0" w:color="auto"/>
            <w:bottom w:val="none" w:sz="0" w:space="0" w:color="auto"/>
            <w:right w:val="none" w:sz="0" w:space="0" w:color="auto"/>
          </w:divBdr>
        </w:div>
        <w:div w:id="386953132">
          <w:marLeft w:val="0"/>
          <w:marRight w:val="0"/>
          <w:marTop w:val="0"/>
          <w:marBottom w:val="0"/>
          <w:divBdr>
            <w:top w:val="none" w:sz="0" w:space="0" w:color="auto"/>
            <w:left w:val="none" w:sz="0" w:space="0" w:color="auto"/>
            <w:bottom w:val="none" w:sz="0" w:space="0" w:color="auto"/>
            <w:right w:val="none" w:sz="0" w:space="0" w:color="auto"/>
          </w:divBdr>
        </w:div>
      </w:divsChild>
    </w:div>
    <w:div w:id="929967802">
      <w:bodyDiv w:val="1"/>
      <w:marLeft w:val="0"/>
      <w:marRight w:val="0"/>
      <w:marTop w:val="0"/>
      <w:marBottom w:val="0"/>
      <w:divBdr>
        <w:top w:val="none" w:sz="0" w:space="0" w:color="auto"/>
        <w:left w:val="none" w:sz="0" w:space="0" w:color="auto"/>
        <w:bottom w:val="none" w:sz="0" w:space="0" w:color="auto"/>
        <w:right w:val="none" w:sz="0" w:space="0" w:color="auto"/>
      </w:divBdr>
      <w:divsChild>
        <w:div w:id="726413356">
          <w:marLeft w:val="0"/>
          <w:marRight w:val="0"/>
          <w:marTop w:val="0"/>
          <w:marBottom w:val="0"/>
          <w:divBdr>
            <w:top w:val="none" w:sz="0" w:space="0" w:color="auto"/>
            <w:left w:val="none" w:sz="0" w:space="0" w:color="auto"/>
            <w:bottom w:val="none" w:sz="0" w:space="0" w:color="auto"/>
            <w:right w:val="none" w:sz="0" w:space="0" w:color="auto"/>
          </w:divBdr>
        </w:div>
        <w:div w:id="585773381">
          <w:marLeft w:val="0"/>
          <w:marRight w:val="0"/>
          <w:marTop w:val="0"/>
          <w:marBottom w:val="0"/>
          <w:divBdr>
            <w:top w:val="none" w:sz="0" w:space="0" w:color="auto"/>
            <w:left w:val="none" w:sz="0" w:space="0" w:color="auto"/>
            <w:bottom w:val="none" w:sz="0" w:space="0" w:color="auto"/>
            <w:right w:val="none" w:sz="0" w:space="0" w:color="auto"/>
          </w:divBdr>
        </w:div>
      </w:divsChild>
    </w:div>
    <w:div w:id="948976389">
      <w:bodyDiv w:val="1"/>
      <w:marLeft w:val="0"/>
      <w:marRight w:val="0"/>
      <w:marTop w:val="0"/>
      <w:marBottom w:val="0"/>
      <w:divBdr>
        <w:top w:val="none" w:sz="0" w:space="0" w:color="auto"/>
        <w:left w:val="none" w:sz="0" w:space="0" w:color="auto"/>
        <w:bottom w:val="none" w:sz="0" w:space="0" w:color="auto"/>
        <w:right w:val="none" w:sz="0" w:space="0" w:color="auto"/>
      </w:divBdr>
      <w:divsChild>
        <w:div w:id="1089350830">
          <w:marLeft w:val="0"/>
          <w:marRight w:val="0"/>
          <w:marTop w:val="0"/>
          <w:marBottom w:val="0"/>
          <w:divBdr>
            <w:top w:val="none" w:sz="0" w:space="0" w:color="auto"/>
            <w:left w:val="none" w:sz="0" w:space="0" w:color="auto"/>
            <w:bottom w:val="none" w:sz="0" w:space="0" w:color="auto"/>
            <w:right w:val="none" w:sz="0" w:space="0" w:color="auto"/>
          </w:divBdr>
        </w:div>
        <w:div w:id="847989710">
          <w:marLeft w:val="0"/>
          <w:marRight w:val="0"/>
          <w:marTop w:val="0"/>
          <w:marBottom w:val="0"/>
          <w:divBdr>
            <w:top w:val="none" w:sz="0" w:space="0" w:color="auto"/>
            <w:left w:val="none" w:sz="0" w:space="0" w:color="auto"/>
            <w:bottom w:val="none" w:sz="0" w:space="0" w:color="auto"/>
            <w:right w:val="none" w:sz="0" w:space="0" w:color="auto"/>
          </w:divBdr>
        </w:div>
      </w:divsChild>
    </w:div>
    <w:div w:id="957643951">
      <w:bodyDiv w:val="1"/>
      <w:marLeft w:val="0"/>
      <w:marRight w:val="0"/>
      <w:marTop w:val="0"/>
      <w:marBottom w:val="0"/>
      <w:divBdr>
        <w:top w:val="none" w:sz="0" w:space="0" w:color="auto"/>
        <w:left w:val="none" w:sz="0" w:space="0" w:color="auto"/>
        <w:bottom w:val="none" w:sz="0" w:space="0" w:color="auto"/>
        <w:right w:val="none" w:sz="0" w:space="0" w:color="auto"/>
      </w:divBdr>
      <w:divsChild>
        <w:div w:id="564150718">
          <w:marLeft w:val="0"/>
          <w:marRight w:val="0"/>
          <w:marTop w:val="0"/>
          <w:marBottom w:val="0"/>
          <w:divBdr>
            <w:top w:val="none" w:sz="0" w:space="0" w:color="auto"/>
            <w:left w:val="none" w:sz="0" w:space="0" w:color="auto"/>
            <w:bottom w:val="none" w:sz="0" w:space="0" w:color="auto"/>
            <w:right w:val="none" w:sz="0" w:space="0" w:color="auto"/>
          </w:divBdr>
        </w:div>
      </w:divsChild>
    </w:div>
    <w:div w:id="970865400">
      <w:bodyDiv w:val="1"/>
      <w:marLeft w:val="0"/>
      <w:marRight w:val="0"/>
      <w:marTop w:val="0"/>
      <w:marBottom w:val="0"/>
      <w:divBdr>
        <w:top w:val="none" w:sz="0" w:space="0" w:color="auto"/>
        <w:left w:val="none" w:sz="0" w:space="0" w:color="auto"/>
        <w:bottom w:val="none" w:sz="0" w:space="0" w:color="auto"/>
        <w:right w:val="none" w:sz="0" w:space="0" w:color="auto"/>
      </w:divBdr>
      <w:divsChild>
        <w:div w:id="1656956809">
          <w:marLeft w:val="0"/>
          <w:marRight w:val="0"/>
          <w:marTop w:val="0"/>
          <w:marBottom w:val="0"/>
          <w:divBdr>
            <w:top w:val="none" w:sz="0" w:space="0" w:color="auto"/>
            <w:left w:val="none" w:sz="0" w:space="0" w:color="auto"/>
            <w:bottom w:val="none" w:sz="0" w:space="0" w:color="auto"/>
            <w:right w:val="none" w:sz="0" w:space="0" w:color="auto"/>
          </w:divBdr>
        </w:div>
      </w:divsChild>
    </w:div>
    <w:div w:id="982466510">
      <w:bodyDiv w:val="1"/>
      <w:marLeft w:val="0"/>
      <w:marRight w:val="0"/>
      <w:marTop w:val="0"/>
      <w:marBottom w:val="0"/>
      <w:divBdr>
        <w:top w:val="none" w:sz="0" w:space="0" w:color="auto"/>
        <w:left w:val="none" w:sz="0" w:space="0" w:color="auto"/>
        <w:bottom w:val="none" w:sz="0" w:space="0" w:color="auto"/>
        <w:right w:val="none" w:sz="0" w:space="0" w:color="auto"/>
      </w:divBdr>
    </w:div>
    <w:div w:id="990139665">
      <w:bodyDiv w:val="1"/>
      <w:marLeft w:val="0"/>
      <w:marRight w:val="0"/>
      <w:marTop w:val="0"/>
      <w:marBottom w:val="0"/>
      <w:divBdr>
        <w:top w:val="none" w:sz="0" w:space="0" w:color="auto"/>
        <w:left w:val="none" w:sz="0" w:space="0" w:color="auto"/>
        <w:bottom w:val="none" w:sz="0" w:space="0" w:color="auto"/>
        <w:right w:val="none" w:sz="0" w:space="0" w:color="auto"/>
      </w:divBdr>
      <w:divsChild>
        <w:div w:id="489566650">
          <w:marLeft w:val="0"/>
          <w:marRight w:val="0"/>
          <w:marTop w:val="0"/>
          <w:marBottom w:val="0"/>
          <w:divBdr>
            <w:top w:val="none" w:sz="0" w:space="0" w:color="auto"/>
            <w:left w:val="none" w:sz="0" w:space="0" w:color="auto"/>
            <w:bottom w:val="none" w:sz="0" w:space="0" w:color="auto"/>
            <w:right w:val="none" w:sz="0" w:space="0" w:color="auto"/>
          </w:divBdr>
        </w:div>
      </w:divsChild>
    </w:div>
    <w:div w:id="1090661055">
      <w:bodyDiv w:val="1"/>
      <w:marLeft w:val="0"/>
      <w:marRight w:val="0"/>
      <w:marTop w:val="0"/>
      <w:marBottom w:val="0"/>
      <w:divBdr>
        <w:top w:val="none" w:sz="0" w:space="0" w:color="auto"/>
        <w:left w:val="none" w:sz="0" w:space="0" w:color="auto"/>
        <w:bottom w:val="none" w:sz="0" w:space="0" w:color="auto"/>
        <w:right w:val="none" w:sz="0" w:space="0" w:color="auto"/>
      </w:divBdr>
      <w:divsChild>
        <w:div w:id="1103916045">
          <w:marLeft w:val="0"/>
          <w:marRight w:val="0"/>
          <w:marTop w:val="0"/>
          <w:marBottom w:val="0"/>
          <w:divBdr>
            <w:top w:val="none" w:sz="0" w:space="0" w:color="auto"/>
            <w:left w:val="none" w:sz="0" w:space="0" w:color="auto"/>
            <w:bottom w:val="none" w:sz="0" w:space="0" w:color="auto"/>
            <w:right w:val="none" w:sz="0" w:space="0" w:color="auto"/>
          </w:divBdr>
        </w:div>
        <w:div w:id="1736664957">
          <w:marLeft w:val="0"/>
          <w:marRight w:val="0"/>
          <w:marTop w:val="0"/>
          <w:marBottom w:val="0"/>
          <w:divBdr>
            <w:top w:val="none" w:sz="0" w:space="0" w:color="auto"/>
            <w:left w:val="none" w:sz="0" w:space="0" w:color="auto"/>
            <w:bottom w:val="none" w:sz="0" w:space="0" w:color="auto"/>
            <w:right w:val="none" w:sz="0" w:space="0" w:color="auto"/>
          </w:divBdr>
        </w:div>
      </w:divsChild>
    </w:div>
    <w:div w:id="1138572711">
      <w:bodyDiv w:val="1"/>
      <w:marLeft w:val="0"/>
      <w:marRight w:val="0"/>
      <w:marTop w:val="0"/>
      <w:marBottom w:val="0"/>
      <w:divBdr>
        <w:top w:val="none" w:sz="0" w:space="0" w:color="auto"/>
        <w:left w:val="none" w:sz="0" w:space="0" w:color="auto"/>
        <w:bottom w:val="none" w:sz="0" w:space="0" w:color="auto"/>
        <w:right w:val="none" w:sz="0" w:space="0" w:color="auto"/>
      </w:divBdr>
      <w:divsChild>
        <w:div w:id="1583643659">
          <w:marLeft w:val="0"/>
          <w:marRight w:val="0"/>
          <w:marTop w:val="0"/>
          <w:marBottom w:val="0"/>
          <w:divBdr>
            <w:top w:val="none" w:sz="0" w:space="0" w:color="auto"/>
            <w:left w:val="none" w:sz="0" w:space="0" w:color="auto"/>
            <w:bottom w:val="none" w:sz="0" w:space="0" w:color="auto"/>
            <w:right w:val="none" w:sz="0" w:space="0" w:color="auto"/>
          </w:divBdr>
        </w:div>
        <w:div w:id="1750692270">
          <w:marLeft w:val="0"/>
          <w:marRight w:val="0"/>
          <w:marTop w:val="0"/>
          <w:marBottom w:val="0"/>
          <w:divBdr>
            <w:top w:val="none" w:sz="0" w:space="0" w:color="auto"/>
            <w:left w:val="none" w:sz="0" w:space="0" w:color="auto"/>
            <w:bottom w:val="none" w:sz="0" w:space="0" w:color="auto"/>
            <w:right w:val="none" w:sz="0" w:space="0" w:color="auto"/>
          </w:divBdr>
        </w:div>
      </w:divsChild>
    </w:div>
    <w:div w:id="1185630971">
      <w:bodyDiv w:val="1"/>
      <w:marLeft w:val="0"/>
      <w:marRight w:val="0"/>
      <w:marTop w:val="0"/>
      <w:marBottom w:val="0"/>
      <w:divBdr>
        <w:top w:val="none" w:sz="0" w:space="0" w:color="auto"/>
        <w:left w:val="none" w:sz="0" w:space="0" w:color="auto"/>
        <w:bottom w:val="none" w:sz="0" w:space="0" w:color="auto"/>
        <w:right w:val="none" w:sz="0" w:space="0" w:color="auto"/>
      </w:divBdr>
      <w:divsChild>
        <w:div w:id="1082337548">
          <w:marLeft w:val="0"/>
          <w:marRight w:val="0"/>
          <w:marTop w:val="0"/>
          <w:marBottom w:val="0"/>
          <w:divBdr>
            <w:top w:val="none" w:sz="0" w:space="0" w:color="auto"/>
            <w:left w:val="none" w:sz="0" w:space="0" w:color="auto"/>
            <w:bottom w:val="none" w:sz="0" w:space="0" w:color="auto"/>
            <w:right w:val="none" w:sz="0" w:space="0" w:color="auto"/>
          </w:divBdr>
        </w:div>
      </w:divsChild>
    </w:div>
    <w:div w:id="1191336568">
      <w:bodyDiv w:val="1"/>
      <w:marLeft w:val="0"/>
      <w:marRight w:val="0"/>
      <w:marTop w:val="0"/>
      <w:marBottom w:val="0"/>
      <w:divBdr>
        <w:top w:val="none" w:sz="0" w:space="0" w:color="auto"/>
        <w:left w:val="none" w:sz="0" w:space="0" w:color="auto"/>
        <w:bottom w:val="none" w:sz="0" w:space="0" w:color="auto"/>
        <w:right w:val="none" w:sz="0" w:space="0" w:color="auto"/>
      </w:divBdr>
    </w:div>
    <w:div w:id="1206412135">
      <w:bodyDiv w:val="1"/>
      <w:marLeft w:val="0"/>
      <w:marRight w:val="0"/>
      <w:marTop w:val="0"/>
      <w:marBottom w:val="0"/>
      <w:divBdr>
        <w:top w:val="none" w:sz="0" w:space="0" w:color="auto"/>
        <w:left w:val="none" w:sz="0" w:space="0" w:color="auto"/>
        <w:bottom w:val="none" w:sz="0" w:space="0" w:color="auto"/>
        <w:right w:val="none" w:sz="0" w:space="0" w:color="auto"/>
      </w:divBdr>
    </w:div>
    <w:div w:id="1290815426">
      <w:bodyDiv w:val="1"/>
      <w:marLeft w:val="0"/>
      <w:marRight w:val="0"/>
      <w:marTop w:val="0"/>
      <w:marBottom w:val="0"/>
      <w:divBdr>
        <w:top w:val="none" w:sz="0" w:space="0" w:color="auto"/>
        <w:left w:val="none" w:sz="0" w:space="0" w:color="auto"/>
        <w:bottom w:val="none" w:sz="0" w:space="0" w:color="auto"/>
        <w:right w:val="none" w:sz="0" w:space="0" w:color="auto"/>
      </w:divBdr>
      <w:divsChild>
        <w:div w:id="1961297460">
          <w:marLeft w:val="0"/>
          <w:marRight w:val="0"/>
          <w:marTop w:val="450"/>
          <w:marBottom w:val="450"/>
          <w:divBdr>
            <w:top w:val="none" w:sz="0" w:space="0" w:color="auto"/>
            <w:left w:val="single" w:sz="24" w:space="0" w:color="6DB33F"/>
            <w:bottom w:val="none" w:sz="0" w:space="0" w:color="auto"/>
            <w:right w:val="none" w:sz="0" w:space="0" w:color="auto"/>
          </w:divBdr>
          <w:divsChild>
            <w:div w:id="12750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99">
      <w:bodyDiv w:val="1"/>
      <w:marLeft w:val="0"/>
      <w:marRight w:val="0"/>
      <w:marTop w:val="0"/>
      <w:marBottom w:val="0"/>
      <w:divBdr>
        <w:top w:val="none" w:sz="0" w:space="0" w:color="auto"/>
        <w:left w:val="none" w:sz="0" w:space="0" w:color="auto"/>
        <w:bottom w:val="none" w:sz="0" w:space="0" w:color="auto"/>
        <w:right w:val="none" w:sz="0" w:space="0" w:color="auto"/>
      </w:divBdr>
    </w:div>
    <w:div w:id="1350255803">
      <w:bodyDiv w:val="1"/>
      <w:marLeft w:val="0"/>
      <w:marRight w:val="0"/>
      <w:marTop w:val="0"/>
      <w:marBottom w:val="0"/>
      <w:divBdr>
        <w:top w:val="none" w:sz="0" w:space="0" w:color="auto"/>
        <w:left w:val="none" w:sz="0" w:space="0" w:color="auto"/>
        <w:bottom w:val="none" w:sz="0" w:space="0" w:color="auto"/>
        <w:right w:val="none" w:sz="0" w:space="0" w:color="auto"/>
      </w:divBdr>
    </w:div>
    <w:div w:id="1363894065">
      <w:bodyDiv w:val="1"/>
      <w:marLeft w:val="0"/>
      <w:marRight w:val="0"/>
      <w:marTop w:val="0"/>
      <w:marBottom w:val="0"/>
      <w:divBdr>
        <w:top w:val="none" w:sz="0" w:space="0" w:color="auto"/>
        <w:left w:val="none" w:sz="0" w:space="0" w:color="auto"/>
        <w:bottom w:val="none" w:sz="0" w:space="0" w:color="auto"/>
        <w:right w:val="none" w:sz="0" w:space="0" w:color="auto"/>
      </w:divBdr>
    </w:div>
    <w:div w:id="1400790359">
      <w:bodyDiv w:val="1"/>
      <w:marLeft w:val="0"/>
      <w:marRight w:val="0"/>
      <w:marTop w:val="0"/>
      <w:marBottom w:val="0"/>
      <w:divBdr>
        <w:top w:val="none" w:sz="0" w:space="0" w:color="auto"/>
        <w:left w:val="none" w:sz="0" w:space="0" w:color="auto"/>
        <w:bottom w:val="none" w:sz="0" w:space="0" w:color="auto"/>
        <w:right w:val="none" w:sz="0" w:space="0" w:color="auto"/>
      </w:divBdr>
      <w:divsChild>
        <w:div w:id="1824660518">
          <w:marLeft w:val="0"/>
          <w:marRight w:val="0"/>
          <w:marTop w:val="0"/>
          <w:marBottom w:val="0"/>
          <w:divBdr>
            <w:top w:val="none" w:sz="0" w:space="0" w:color="auto"/>
            <w:left w:val="none" w:sz="0" w:space="0" w:color="auto"/>
            <w:bottom w:val="none" w:sz="0" w:space="0" w:color="auto"/>
            <w:right w:val="none" w:sz="0" w:space="0" w:color="auto"/>
          </w:divBdr>
        </w:div>
      </w:divsChild>
    </w:div>
    <w:div w:id="1428425373">
      <w:bodyDiv w:val="1"/>
      <w:marLeft w:val="0"/>
      <w:marRight w:val="0"/>
      <w:marTop w:val="0"/>
      <w:marBottom w:val="0"/>
      <w:divBdr>
        <w:top w:val="none" w:sz="0" w:space="0" w:color="auto"/>
        <w:left w:val="none" w:sz="0" w:space="0" w:color="auto"/>
        <w:bottom w:val="none" w:sz="0" w:space="0" w:color="auto"/>
        <w:right w:val="none" w:sz="0" w:space="0" w:color="auto"/>
      </w:divBdr>
    </w:div>
    <w:div w:id="1450200910">
      <w:bodyDiv w:val="1"/>
      <w:marLeft w:val="0"/>
      <w:marRight w:val="0"/>
      <w:marTop w:val="0"/>
      <w:marBottom w:val="0"/>
      <w:divBdr>
        <w:top w:val="none" w:sz="0" w:space="0" w:color="auto"/>
        <w:left w:val="none" w:sz="0" w:space="0" w:color="auto"/>
        <w:bottom w:val="none" w:sz="0" w:space="0" w:color="auto"/>
        <w:right w:val="none" w:sz="0" w:space="0" w:color="auto"/>
      </w:divBdr>
    </w:div>
    <w:div w:id="1485777611">
      <w:bodyDiv w:val="1"/>
      <w:marLeft w:val="0"/>
      <w:marRight w:val="0"/>
      <w:marTop w:val="0"/>
      <w:marBottom w:val="0"/>
      <w:divBdr>
        <w:top w:val="none" w:sz="0" w:space="0" w:color="auto"/>
        <w:left w:val="none" w:sz="0" w:space="0" w:color="auto"/>
        <w:bottom w:val="none" w:sz="0" w:space="0" w:color="auto"/>
        <w:right w:val="none" w:sz="0" w:space="0" w:color="auto"/>
      </w:divBdr>
      <w:divsChild>
        <w:div w:id="1709984385">
          <w:marLeft w:val="0"/>
          <w:marRight w:val="0"/>
          <w:marTop w:val="0"/>
          <w:marBottom w:val="0"/>
          <w:divBdr>
            <w:top w:val="none" w:sz="0" w:space="0" w:color="auto"/>
            <w:left w:val="none" w:sz="0" w:space="0" w:color="auto"/>
            <w:bottom w:val="none" w:sz="0" w:space="0" w:color="auto"/>
            <w:right w:val="none" w:sz="0" w:space="0" w:color="auto"/>
          </w:divBdr>
          <w:divsChild>
            <w:div w:id="14651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40353">
      <w:bodyDiv w:val="1"/>
      <w:marLeft w:val="0"/>
      <w:marRight w:val="0"/>
      <w:marTop w:val="0"/>
      <w:marBottom w:val="0"/>
      <w:divBdr>
        <w:top w:val="none" w:sz="0" w:space="0" w:color="auto"/>
        <w:left w:val="none" w:sz="0" w:space="0" w:color="auto"/>
        <w:bottom w:val="none" w:sz="0" w:space="0" w:color="auto"/>
        <w:right w:val="none" w:sz="0" w:space="0" w:color="auto"/>
      </w:divBdr>
    </w:div>
    <w:div w:id="1490056136">
      <w:bodyDiv w:val="1"/>
      <w:marLeft w:val="0"/>
      <w:marRight w:val="0"/>
      <w:marTop w:val="0"/>
      <w:marBottom w:val="0"/>
      <w:divBdr>
        <w:top w:val="none" w:sz="0" w:space="0" w:color="auto"/>
        <w:left w:val="none" w:sz="0" w:space="0" w:color="auto"/>
        <w:bottom w:val="none" w:sz="0" w:space="0" w:color="auto"/>
        <w:right w:val="none" w:sz="0" w:space="0" w:color="auto"/>
      </w:divBdr>
    </w:div>
    <w:div w:id="1535459791">
      <w:bodyDiv w:val="1"/>
      <w:marLeft w:val="0"/>
      <w:marRight w:val="0"/>
      <w:marTop w:val="0"/>
      <w:marBottom w:val="0"/>
      <w:divBdr>
        <w:top w:val="none" w:sz="0" w:space="0" w:color="auto"/>
        <w:left w:val="none" w:sz="0" w:space="0" w:color="auto"/>
        <w:bottom w:val="none" w:sz="0" w:space="0" w:color="auto"/>
        <w:right w:val="none" w:sz="0" w:space="0" w:color="auto"/>
      </w:divBdr>
    </w:div>
    <w:div w:id="1541940249">
      <w:bodyDiv w:val="1"/>
      <w:marLeft w:val="0"/>
      <w:marRight w:val="0"/>
      <w:marTop w:val="0"/>
      <w:marBottom w:val="0"/>
      <w:divBdr>
        <w:top w:val="none" w:sz="0" w:space="0" w:color="auto"/>
        <w:left w:val="none" w:sz="0" w:space="0" w:color="auto"/>
        <w:bottom w:val="none" w:sz="0" w:space="0" w:color="auto"/>
        <w:right w:val="none" w:sz="0" w:space="0" w:color="auto"/>
      </w:divBdr>
    </w:div>
    <w:div w:id="1549412737">
      <w:bodyDiv w:val="1"/>
      <w:marLeft w:val="0"/>
      <w:marRight w:val="0"/>
      <w:marTop w:val="0"/>
      <w:marBottom w:val="0"/>
      <w:divBdr>
        <w:top w:val="none" w:sz="0" w:space="0" w:color="auto"/>
        <w:left w:val="none" w:sz="0" w:space="0" w:color="auto"/>
        <w:bottom w:val="none" w:sz="0" w:space="0" w:color="auto"/>
        <w:right w:val="none" w:sz="0" w:space="0" w:color="auto"/>
      </w:divBdr>
    </w:div>
    <w:div w:id="1551569387">
      <w:bodyDiv w:val="1"/>
      <w:marLeft w:val="0"/>
      <w:marRight w:val="0"/>
      <w:marTop w:val="0"/>
      <w:marBottom w:val="0"/>
      <w:divBdr>
        <w:top w:val="none" w:sz="0" w:space="0" w:color="auto"/>
        <w:left w:val="none" w:sz="0" w:space="0" w:color="auto"/>
        <w:bottom w:val="none" w:sz="0" w:space="0" w:color="auto"/>
        <w:right w:val="none" w:sz="0" w:space="0" w:color="auto"/>
      </w:divBdr>
    </w:div>
    <w:div w:id="1577396443">
      <w:bodyDiv w:val="1"/>
      <w:marLeft w:val="0"/>
      <w:marRight w:val="0"/>
      <w:marTop w:val="0"/>
      <w:marBottom w:val="0"/>
      <w:divBdr>
        <w:top w:val="none" w:sz="0" w:space="0" w:color="auto"/>
        <w:left w:val="none" w:sz="0" w:space="0" w:color="auto"/>
        <w:bottom w:val="none" w:sz="0" w:space="0" w:color="auto"/>
        <w:right w:val="none" w:sz="0" w:space="0" w:color="auto"/>
      </w:divBdr>
    </w:div>
    <w:div w:id="1613979933">
      <w:bodyDiv w:val="1"/>
      <w:marLeft w:val="0"/>
      <w:marRight w:val="0"/>
      <w:marTop w:val="0"/>
      <w:marBottom w:val="0"/>
      <w:divBdr>
        <w:top w:val="none" w:sz="0" w:space="0" w:color="auto"/>
        <w:left w:val="none" w:sz="0" w:space="0" w:color="auto"/>
        <w:bottom w:val="none" w:sz="0" w:space="0" w:color="auto"/>
        <w:right w:val="none" w:sz="0" w:space="0" w:color="auto"/>
      </w:divBdr>
      <w:divsChild>
        <w:div w:id="100075019">
          <w:marLeft w:val="0"/>
          <w:marRight w:val="0"/>
          <w:marTop w:val="0"/>
          <w:marBottom w:val="0"/>
          <w:divBdr>
            <w:top w:val="none" w:sz="0" w:space="0" w:color="auto"/>
            <w:left w:val="none" w:sz="0" w:space="0" w:color="auto"/>
            <w:bottom w:val="single" w:sz="6" w:space="3" w:color="DDDDD8"/>
            <w:right w:val="none" w:sz="0" w:space="0" w:color="auto"/>
          </w:divBdr>
        </w:div>
      </w:divsChild>
    </w:div>
    <w:div w:id="1624656171">
      <w:bodyDiv w:val="1"/>
      <w:marLeft w:val="0"/>
      <w:marRight w:val="0"/>
      <w:marTop w:val="0"/>
      <w:marBottom w:val="0"/>
      <w:divBdr>
        <w:top w:val="none" w:sz="0" w:space="0" w:color="auto"/>
        <w:left w:val="none" w:sz="0" w:space="0" w:color="auto"/>
        <w:bottom w:val="none" w:sz="0" w:space="0" w:color="auto"/>
        <w:right w:val="none" w:sz="0" w:space="0" w:color="auto"/>
      </w:divBdr>
    </w:div>
    <w:div w:id="1649364430">
      <w:bodyDiv w:val="1"/>
      <w:marLeft w:val="0"/>
      <w:marRight w:val="0"/>
      <w:marTop w:val="0"/>
      <w:marBottom w:val="0"/>
      <w:divBdr>
        <w:top w:val="none" w:sz="0" w:space="0" w:color="auto"/>
        <w:left w:val="none" w:sz="0" w:space="0" w:color="auto"/>
        <w:bottom w:val="none" w:sz="0" w:space="0" w:color="auto"/>
        <w:right w:val="none" w:sz="0" w:space="0" w:color="auto"/>
      </w:divBdr>
      <w:divsChild>
        <w:div w:id="737478973">
          <w:marLeft w:val="0"/>
          <w:marRight w:val="0"/>
          <w:marTop w:val="0"/>
          <w:marBottom w:val="0"/>
          <w:divBdr>
            <w:top w:val="none" w:sz="0" w:space="0" w:color="auto"/>
            <w:left w:val="none" w:sz="0" w:space="0" w:color="auto"/>
            <w:bottom w:val="none" w:sz="0" w:space="0" w:color="auto"/>
            <w:right w:val="none" w:sz="0" w:space="0" w:color="auto"/>
          </w:divBdr>
        </w:div>
        <w:div w:id="320158616">
          <w:marLeft w:val="0"/>
          <w:marRight w:val="0"/>
          <w:marTop w:val="0"/>
          <w:marBottom w:val="0"/>
          <w:divBdr>
            <w:top w:val="none" w:sz="0" w:space="0" w:color="auto"/>
            <w:left w:val="none" w:sz="0" w:space="0" w:color="auto"/>
            <w:bottom w:val="none" w:sz="0" w:space="0" w:color="auto"/>
            <w:right w:val="none" w:sz="0" w:space="0" w:color="auto"/>
          </w:divBdr>
          <w:divsChild>
            <w:div w:id="156784102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86536697">
                  <w:marLeft w:val="0"/>
                  <w:marRight w:val="0"/>
                  <w:marTop w:val="0"/>
                  <w:marBottom w:val="0"/>
                  <w:divBdr>
                    <w:top w:val="none" w:sz="0" w:space="0" w:color="auto"/>
                    <w:left w:val="none" w:sz="0" w:space="0" w:color="auto"/>
                    <w:bottom w:val="none" w:sz="0" w:space="0" w:color="auto"/>
                    <w:right w:val="none" w:sz="0" w:space="0" w:color="auto"/>
                  </w:divBdr>
                  <w:divsChild>
                    <w:div w:id="6419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00388">
      <w:bodyDiv w:val="1"/>
      <w:marLeft w:val="0"/>
      <w:marRight w:val="0"/>
      <w:marTop w:val="0"/>
      <w:marBottom w:val="0"/>
      <w:divBdr>
        <w:top w:val="none" w:sz="0" w:space="0" w:color="auto"/>
        <w:left w:val="none" w:sz="0" w:space="0" w:color="auto"/>
        <w:bottom w:val="none" w:sz="0" w:space="0" w:color="auto"/>
        <w:right w:val="none" w:sz="0" w:space="0" w:color="auto"/>
      </w:divBdr>
    </w:div>
    <w:div w:id="1694842715">
      <w:bodyDiv w:val="1"/>
      <w:marLeft w:val="0"/>
      <w:marRight w:val="0"/>
      <w:marTop w:val="0"/>
      <w:marBottom w:val="0"/>
      <w:divBdr>
        <w:top w:val="none" w:sz="0" w:space="0" w:color="auto"/>
        <w:left w:val="none" w:sz="0" w:space="0" w:color="auto"/>
        <w:bottom w:val="none" w:sz="0" w:space="0" w:color="auto"/>
        <w:right w:val="none" w:sz="0" w:space="0" w:color="auto"/>
      </w:divBdr>
      <w:divsChild>
        <w:div w:id="858616640">
          <w:marLeft w:val="0"/>
          <w:marRight w:val="0"/>
          <w:marTop w:val="0"/>
          <w:marBottom w:val="120"/>
          <w:divBdr>
            <w:top w:val="none" w:sz="0" w:space="0" w:color="auto"/>
            <w:left w:val="none" w:sz="0" w:space="0" w:color="auto"/>
            <w:bottom w:val="none" w:sz="0" w:space="0" w:color="auto"/>
            <w:right w:val="none" w:sz="0" w:space="0" w:color="auto"/>
          </w:divBdr>
        </w:div>
        <w:div w:id="212011332">
          <w:marLeft w:val="0"/>
          <w:marRight w:val="0"/>
          <w:marTop w:val="0"/>
          <w:marBottom w:val="0"/>
          <w:divBdr>
            <w:top w:val="none" w:sz="0" w:space="0" w:color="auto"/>
            <w:left w:val="none" w:sz="0" w:space="0" w:color="auto"/>
            <w:bottom w:val="none" w:sz="0" w:space="0" w:color="auto"/>
            <w:right w:val="none" w:sz="0" w:space="0" w:color="auto"/>
          </w:divBdr>
        </w:div>
        <w:div w:id="1959800178">
          <w:marLeft w:val="0"/>
          <w:marRight w:val="0"/>
          <w:marTop w:val="0"/>
          <w:marBottom w:val="0"/>
          <w:divBdr>
            <w:top w:val="none" w:sz="0" w:space="0" w:color="auto"/>
            <w:left w:val="none" w:sz="0" w:space="0" w:color="auto"/>
            <w:bottom w:val="none" w:sz="0" w:space="0" w:color="auto"/>
            <w:right w:val="none" w:sz="0" w:space="0" w:color="auto"/>
          </w:divBdr>
        </w:div>
        <w:div w:id="14382119">
          <w:marLeft w:val="0"/>
          <w:marRight w:val="0"/>
          <w:marTop w:val="0"/>
          <w:marBottom w:val="0"/>
          <w:divBdr>
            <w:top w:val="none" w:sz="0" w:space="0" w:color="auto"/>
            <w:left w:val="none" w:sz="0" w:space="0" w:color="auto"/>
            <w:bottom w:val="none" w:sz="0" w:space="0" w:color="auto"/>
            <w:right w:val="none" w:sz="0" w:space="0" w:color="auto"/>
          </w:divBdr>
        </w:div>
        <w:div w:id="464933443">
          <w:marLeft w:val="0"/>
          <w:marRight w:val="0"/>
          <w:marTop w:val="0"/>
          <w:marBottom w:val="0"/>
          <w:divBdr>
            <w:top w:val="none" w:sz="0" w:space="0" w:color="auto"/>
            <w:left w:val="none" w:sz="0" w:space="0" w:color="auto"/>
            <w:bottom w:val="none" w:sz="0" w:space="0" w:color="auto"/>
            <w:right w:val="none" w:sz="0" w:space="0" w:color="auto"/>
          </w:divBdr>
        </w:div>
      </w:divsChild>
    </w:div>
    <w:div w:id="1746954915">
      <w:bodyDiv w:val="1"/>
      <w:marLeft w:val="0"/>
      <w:marRight w:val="0"/>
      <w:marTop w:val="0"/>
      <w:marBottom w:val="0"/>
      <w:divBdr>
        <w:top w:val="none" w:sz="0" w:space="0" w:color="auto"/>
        <w:left w:val="none" w:sz="0" w:space="0" w:color="auto"/>
        <w:bottom w:val="none" w:sz="0" w:space="0" w:color="auto"/>
        <w:right w:val="none" w:sz="0" w:space="0" w:color="auto"/>
      </w:divBdr>
    </w:div>
    <w:div w:id="1756248387">
      <w:bodyDiv w:val="1"/>
      <w:marLeft w:val="0"/>
      <w:marRight w:val="0"/>
      <w:marTop w:val="0"/>
      <w:marBottom w:val="0"/>
      <w:divBdr>
        <w:top w:val="none" w:sz="0" w:space="0" w:color="auto"/>
        <w:left w:val="none" w:sz="0" w:space="0" w:color="auto"/>
        <w:bottom w:val="none" w:sz="0" w:space="0" w:color="auto"/>
        <w:right w:val="none" w:sz="0" w:space="0" w:color="auto"/>
      </w:divBdr>
    </w:div>
    <w:div w:id="1756323745">
      <w:bodyDiv w:val="1"/>
      <w:marLeft w:val="0"/>
      <w:marRight w:val="0"/>
      <w:marTop w:val="0"/>
      <w:marBottom w:val="0"/>
      <w:divBdr>
        <w:top w:val="none" w:sz="0" w:space="0" w:color="auto"/>
        <w:left w:val="none" w:sz="0" w:space="0" w:color="auto"/>
        <w:bottom w:val="none" w:sz="0" w:space="0" w:color="auto"/>
        <w:right w:val="none" w:sz="0" w:space="0" w:color="auto"/>
      </w:divBdr>
      <w:divsChild>
        <w:div w:id="1426917585">
          <w:marLeft w:val="0"/>
          <w:marRight w:val="0"/>
          <w:marTop w:val="0"/>
          <w:marBottom w:val="0"/>
          <w:divBdr>
            <w:top w:val="none" w:sz="0" w:space="0" w:color="auto"/>
            <w:left w:val="none" w:sz="0" w:space="0" w:color="auto"/>
            <w:bottom w:val="none" w:sz="0" w:space="0" w:color="auto"/>
            <w:right w:val="none" w:sz="0" w:space="0" w:color="auto"/>
          </w:divBdr>
        </w:div>
        <w:div w:id="119609984">
          <w:marLeft w:val="0"/>
          <w:marRight w:val="0"/>
          <w:marTop w:val="0"/>
          <w:marBottom w:val="0"/>
          <w:divBdr>
            <w:top w:val="none" w:sz="0" w:space="0" w:color="auto"/>
            <w:left w:val="none" w:sz="0" w:space="0" w:color="auto"/>
            <w:bottom w:val="none" w:sz="0" w:space="0" w:color="auto"/>
            <w:right w:val="none" w:sz="0" w:space="0" w:color="auto"/>
          </w:divBdr>
        </w:div>
        <w:div w:id="884634481">
          <w:marLeft w:val="0"/>
          <w:marRight w:val="0"/>
          <w:marTop w:val="0"/>
          <w:marBottom w:val="0"/>
          <w:divBdr>
            <w:top w:val="none" w:sz="0" w:space="0" w:color="auto"/>
            <w:left w:val="none" w:sz="0" w:space="0" w:color="auto"/>
            <w:bottom w:val="none" w:sz="0" w:space="0" w:color="auto"/>
            <w:right w:val="none" w:sz="0" w:space="0" w:color="auto"/>
          </w:divBdr>
        </w:div>
      </w:divsChild>
    </w:div>
    <w:div w:id="1757479719">
      <w:bodyDiv w:val="1"/>
      <w:marLeft w:val="0"/>
      <w:marRight w:val="0"/>
      <w:marTop w:val="0"/>
      <w:marBottom w:val="0"/>
      <w:divBdr>
        <w:top w:val="none" w:sz="0" w:space="0" w:color="auto"/>
        <w:left w:val="none" w:sz="0" w:space="0" w:color="auto"/>
        <w:bottom w:val="none" w:sz="0" w:space="0" w:color="auto"/>
        <w:right w:val="none" w:sz="0" w:space="0" w:color="auto"/>
      </w:divBdr>
      <w:divsChild>
        <w:div w:id="818230635">
          <w:marLeft w:val="0"/>
          <w:marRight w:val="0"/>
          <w:marTop w:val="0"/>
          <w:marBottom w:val="120"/>
          <w:divBdr>
            <w:top w:val="none" w:sz="0" w:space="0" w:color="auto"/>
            <w:left w:val="none" w:sz="0" w:space="0" w:color="auto"/>
            <w:bottom w:val="none" w:sz="0" w:space="0" w:color="auto"/>
            <w:right w:val="none" w:sz="0" w:space="0" w:color="auto"/>
          </w:divBdr>
        </w:div>
        <w:div w:id="1492480589">
          <w:marLeft w:val="0"/>
          <w:marRight w:val="0"/>
          <w:marTop w:val="0"/>
          <w:marBottom w:val="0"/>
          <w:divBdr>
            <w:top w:val="none" w:sz="0" w:space="0" w:color="auto"/>
            <w:left w:val="none" w:sz="0" w:space="0" w:color="auto"/>
            <w:bottom w:val="none" w:sz="0" w:space="0" w:color="auto"/>
            <w:right w:val="none" w:sz="0" w:space="0" w:color="auto"/>
          </w:divBdr>
        </w:div>
        <w:div w:id="670836908">
          <w:marLeft w:val="0"/>
          <w:marRight w:val="0"/>
          <w:marTop w:val="0"/>
          <w:marBottom w:val="0"/>
          <w:divBdr>
            <w:top w:val="none" w:sz="0" w:space="0" w:color="auto"/>
            <w:left w:val="none" w:sz="0" w:space="0" w:color="auto"/>
            <w:bottom w:val="none" w:sz="0" w:space="0" w:color="auto"/>
            <w:right w:val="none" w:sz="0" w:space="0" w:color="auto"/>
          </w:divBdr>
        </w:div>
      </w:divsChild>
    </w:div>
    <w:div w:id="1757510996">
      <w:bodyDiv w:val="1"/>
      <w:marLeft w:val="0"/>
      <w:marRight w:val="0"/>
      <w:marTop w:val="0"/>
      <w:marBottom w:val="0"/>
      <w:divBdr>
        <w:top w:val="none" w:sz="0" w:space="0" w:color="auto"/>
        <w:left w:val="none" w:sz="0" w:space="0" w:color="auto"/>
        <w:bottom w:val="none" w:sz="0" w:space="0" w:color="auto"/>
        <w:right w:val="none" w:sz="0" w:space="0" w:color="auto"/>
      </w:divBdr>
      <w:divsChild>
        <w:div w:id="1864440238">
          <w:marLeft w:val="0"/>
          <w:marRight w:val="0"/>
          <w:marTop w:val="0"/>
          <w:marBottom w:val="120"/>
          <w:divBdr>
            <w:top w:val="none" w:sz="0" w:space="0" w:color="auto"/>
            <w:left w:val="none" w:sz="0" w:space="0" w:color="auto"/>
            <w:bottom w:val="none" w:sz="0" w:space="0" w:color="auto"/>
            <w:right w:val="none" w:sz="0" w:space="0" w:color="auto"/>
          </w:divBdr>
        </w:div>
        <w:div w:id="659508002">
          <w:marLeft w:val="0"/>
          <w:marRight w:val="0"/>
          <w:marTop w:val="0"/>
          <w:marBottom w:val="0"/>
          <w:divBdr>
            <w:top w:val="none" w:sz="0" w:space="0" w:color="auto"/>
            <w:left w:val="none" w:sz="0" w:space="0" w:color="auto"/>
            <w:bottom w:val="none" w:sz="0" w:space="0" w:color="auto"/>
            <w:right w:val="none" w:sz="0" w:space="0" w:color="auto"/>
          </w:divBdr>
        </w:div>
      </w:divsChild>
    </w:div>
    <w:div w:id="1803577066">
      <w:bodyDiv w:val="1"/>
      <w:marLeft w:val="0"/>
      <w:marRight w:val="0"/>
      <w:marTop w:val="0"/>
      <w:marBottom w:val="0"/>
      <w:divBdr>
        <w:top w:val="none" w:sz="0" w:space="0" w:color="auto"/>
        <w:left w:val="none" w:sz="0" w:space="0" w:color="auto"/>
        <w:bottom w:val="none" w:sz="0" w:space="0" w:color="auto"/>
        <w:right w:val="none" w:sz="0" w:space="0" w:color="auto"/>
      </w:divBdr>
      <w:divsChild>
        <w:div w:id="627977395">
          <w:marLeft w:val="0"/>
          <w:marRight w:val="0"/>
          <w:marTop w:val="0"/>
          <w:marBottom w:val="0"/>
          <w:divBdr>
            <w:top w:val="none" w:sz="0" w:space="0" w:color="auto"/>
            <w:left w:val="none" w:sz="0" w:space="0" w:color="auto"/>
            <w:bottom w:val="none" w:sz="0" w:space="0" w:color="auto"/>
            <w:right w:val="none" w:sz="0" w:space="0" w:color="auto"/>
          </w:divBdr>
        </w:div>
      </w:divsChild>
    </w:div>
    <w:div w:id="1826824151">
      <w:bodyDiv w:val="1"/>
      <w:marLeft w:val="0"/>
      <w:marRight w:val="0"/>
      <w:marTop w:val="0"/>
      <w:marBottom w:val="0"/>
      <w:divBdr>
        <w:top w:val="none" w:sz="0" w:space="0" w:color="auto"/>
        <w:left w:val="none" w:sz="0" w:space="0" w:color="auto"/>
        <w:bottom w:val="none" w:sz="0" w:space="0" w:color="auto"/>
        <w:right w:val="none" w:sz="0" w:space="0" w:color="auto"/>
      </w:divBdr>
      <w:divsChild>
        <w:div w:id="1653362558">
          <w:marLeft w:val="0"/>
          <w:marRight w:val="0"/>
          <w:marTop w:val="0"/>
          <w:marBottom w:val="0"/>
          <w:divBdr>
            <w:top w:val="none" w:sz="0" w:space="0" w:color="auto"/>
            <w:left w:val="none" w:sz="0" w:space="0" w:color="auto"/>
            <w:bottom w:val="none" w:sz="0" w:space="0" w:color="auto"/>
            <w:right w:val="none" w:sz="0" w:space="0" w:color="auto"/>
          </w:divBdr>
        </w:div>
        <w:div w:id="1002705077">
          <w:marLeft w:val="0"/>
          <w:marRight w:val="0"/>
          <w:marTop w:val="0"/>
          <w:marBottom w:val="0"/>
          <w:divBdr>
            <w:top w:val="none" w:sz="0" w:space="0" w:color="auto"/>
            <w:left w:val="none" w:sz="0" w:space="0" w:color="auto"/>
            <w:bottom w:val="none" w:sz="0" w:space="0" w:color="auto"/>
            <w:right w:val="none" w:sz="0" w:space="0" w:color="auto"/>
          </w:divBdr>
        </w:div>
      </w:divsChild>
    </w:div>
    <w:div w:id="1855419404">
      <w:bodyDiv w:val="1"/>
      <w:marLeft w:val="0"/>
      <w:marRight w:val="0"/>
      <w:marTop w:val="0"/>
      <w:marBottom w:val="0"/>
      <w:divBdr>
        <w:top w:val="none" w:sz="0" w:space="0" w:color="auto"/>
        <w:left w:val="none" w:sz="0" w:space="0" w:color="auto"/>
        <w:bottom w:val="none" w:sz="0" w:space="0" w:color="auto"/>
        <w:right w:val="none" w:sz="0" w:space="0" w:color="auto"/>
      </w:divBdr>
      <w:divsChild>
        <w:div w:id="1745178512">
          <w:marLeft w:val="0"/>
          <w:marRight w:val="0"/>
          <w:marTop w:val="0"/>
          <w:marBottom w:val="0"/>
          <w:divBdr>
            <w:top w:val="none" w:sz="0" w:space="0" w:color="auto"/>
            <w:left w:val="none" w:sz="0" w:space="0" w:color="auto"/>
            <w:bottom w:val="none" w:sz="0" w:space="0" w:color="auto"/>
            <w:right w:val="none" w:sz="0" w:space="0" w:color="auto"/>
          </w:divBdr>
        </w:div>
      </w:divsChild>
    </w:div>
    <w:div w:id="1871918292">
      <w:bodyDiv w:val="1"/>
      <w:marLeft w:val="0"/>
      <w:marRight w:val="0"/>
      <w:marTop w:val="0"/>
      <w:marBottom w:val="0"/>
      <w:divBdr>
        <w:top w:val="none" w:sz="0" w:space="0" w:color="auto"/>
        <w:left w:val="none" w:sz="0" w:space="0" w:color="auto"/>
        <w:bottom w:val="none" w:sz="0" w:space="0" w:color="auto"/>
        <w:right w:val="none" w:sz="0" w:space="0" w:color="auto"/>
      </w:divBdr>
      <w:divsChild>
        <w:div w:id="1826586352">
          <w:marLeft w:val="0"/>
          <w:marRight w:val="0"/>
          <w:marTop w:val="0"/>
          <w:marBottom w:val="0"/>
          <w:divBdr>
            <w:top w:val="none" w:sz="0" w:space="0" w:color="auto"/>
            <w:left w:val="none" w:sz="0" w:space="0" w:color="auto"/>
            <w:bottom w:val="none" w:sz="0" w:space="0" w:color="auto"/>
            <w:right w:val="none" w:sz="0" w:space="0" w:color="auto"/>
          </w:divBdr>
        </w:div>
      </w:divsChild>
    </w:div>
    <w:div w:id="1913734491">
      <w:bodyDiv w:val="1"/>
      <w:marLeft w:val="0"/>
      <w:marRight w:val="0"/>
      <w:marTop w:val="0"/>
      <w:marBottom w:val="0"/>
      <w:divBdr>
        <w:top w:val="none" w:sz="0" w:space="0" w:color="auto"/>
        <w:left w:val="none" w:sz="0" w:space="0" w:color="auto"/>
        <w:bottom w:val="none" w:sz="0" w:space="0" w:color="auto"/>
        <w:right w:val="none" w:sz="0" w:space="0" w:color="auto"/>
      </w:divBdr>
      <w:divsChild>
        <w:div w:id="1698694789">
          <w:marLeft w:val="0"/>
          <w:marRight w:val="0"/>
          <w:marTop w:val="0"/>
          <w:marBottom w:val="120"/>
          <w:divBdr>
            <w:top w:val="none" w:sz="0" w:space="0" w:color="auto"/>
            <w:left w:val="none" w:sz="0" w:space="0" w:color="auto"/>
            <w:bottom w:val="none" w:sz="0" w:space="0" w:color="auto"/>
            <w:right w:val="none" w:sz="0" w:space="0" w:color="auto"/>
          </w:divBdr>
        </w:div>
        <w:div w:id="486871766">
          <w:marLeft w:val="0"/>
          <w:marRight w:val="0"/>
          <w:marTop w:val="0"/>
          <w:marBottom w:val="0"/>
          <w:divBdr>
            <w:top w:val="none" w:sz="0" w:space="0" w:color="auto"/>
            <w:left w:val="none" w:sz="0" w:space="0" w:color="auto"/>
            <w:bottom w:val="none" w:sz="0" w:space="0" w:color="auto"/>
            <w:right w:val="none" w:sz="0" w:space="0" w:color="auto"/>
          </w:divBdr>
        </w:div>
        <w:div w:id="895510411">
          <w:marLeft w:val="0"/>
          <w:marRight w:val="0"/>
          <w:marTop w:val="0"/>
          <w:marBottom w:val="0"/>
          <w:divBdr>
            <w:top w:val="none" w:sz="0" w:space="0" w:color="auto"/>
            <w:left w:val="none" w:sz="0" w:space="0" w:color="auto"/>
            <w:bottom w:val="none" w:sz="0" w:space="0" w:color="auto"/>
            <w:right w:val="none" w:sz="0" w:space="0" w:color="auto"/>
          </w:divBdr>
        </w:div>
        <w:div w:id="1967462889">
          <w:marLeft w:val="0"/>
          <w:marRight w:val="0"/>
          <w:marTop w:val="0"/>
          <w:marBottom w:val="0"/>
          <w:divBdr>
            <w:top w:val="none" w:sz="0" w:space="0" w:color="auto"/>
            <w:left w:val="none" w:sz="0" w:space="0" w:color="auto"/>
            <w:bottom w:val="none" w:sz="0" w:space="0" w:color="auto"/>
            <w:right w:val="none" w:sz="0" w:space="0" w:color="auto"/>
          </w:divBdr>
        </w:div>
        <w:div w:id="99423266">
          <w:marLeft w:val="0"/>
          <w:marRight w:val="0"/>
          <w:marTop w:val="0"/>
          <w:marBottom w:val="0"/>
          <w:divBdr>
            <w:top w:val="none" w:sz="0" w:space="0" w:color="auto"/>
            <w:left w:val="none" w:sz="0" w:space="0" w:color="auto"/>
            <w:bottom w:val="none" w:sz="0" w:space="0" w:color="auto"/>
            <w:right w:val="none" w:sz="0" w:space="0" w:color="auto"/>
          </w:divBdr>
        </w:div>
      </w:divsChild>
    </w:div>
    <w:div w:id="1916016146">
      <w:bodyDiv w:val="1"/>
      <w:marLeft w:val="0"/>
      <w:marRight w:val="0"/>
      <w:marTop w:val="0"/>
      <w:marBottom w:val="0"/>
      <w:divBdr>
        <w:top w:val="none" w:sz="0" w:space="0" w:color="auto"/>
        <w:left w:val="none" w:sz="0" w:space="0" w:color="auto"/>
        <w:bottom w:val="none" w:sz="0" w:space="0" w:color="auto"/>
        <w:right w:val="none" w:sz="0" w:space="0" w:color="auto"/>
      </w:divBdr>
    </w:div>
    <w:div w:id="1944335572">
      <w:bodyDiv w:val="1"/>
      <w:marLeft w:val="0"/>
      <w:marRight w:val="0"/>
      <w:marTop w:val="0"/>
      <w:marBottom w:val="0"/>
      <w:divBdr>
        <w:top w:val="none" w:sz="0" w:space="0" w:color="auto"/>
        <w:left w:val="none" w:sz="0" w:space="0" w:color="auto"/>
        <w:bottom w:val="none" w:sz="0" w:space="0" w:color="auto"/>
        <w:right w:val="none" w:sz="0" w:space="0" w:color="auto"/>
      </w:divBdr>
    </w:div>
    <w:div w:id="1977444512">
      <w:bodyDiv w:val="1"/>
      <w:marLeft w:val="0"/>
      <w:marRight w:val="0"/>
      <w:marTop w:val="0"/>
      <w:marBottom w:val="0"/>
      <w:divBdr>
        <w:top w:val="none" w:sz="0" w:space="0" w:color="auto"/>
        <w:left w:val="none" w:sz="0" w:space="0" w:color="auto"/>
        <w:bottom w:val="none" w:sz="0" w:space="0" w:color="auto"/>
        <w:right w:val="none" w:sz="0" w:space="0" w:color="auto"/>
      </w:divBdr>
      <w:divsChild>
        <w:div w:id="1869100085">
          <w:marLeft w:val="0"/>
          <w:marRight w:val="0"/>
          <w:marTop w:val="0"/>
          <w:marBottom w:val="0"/>
          <w:divBdr>
            <w:top w:val="none" w:sz="0" w:space="0" w:color="auto"/>
            <w:left w:val="none" w:sz="0" w:space="0" w:color="auto"/>
            <w:bottom w:val="none" w:sz="0" w:space="0" w:color="auto"/>
            <w:right w:val="none" w:sz="0" w:space="0" w:color="auto"/>
          </w:divBdr>
        </w:div>
        <w:div w:id="2144805820">
          <w:marLeft w:val="0"/>
          <w:marRight w:val="0"/>
          <w:marTop w:val="0"/>
          <w:marBottom w:val="0"/>
          <w:divBdr>
            <w:top w:val="none" w:sz="0" w:space="0" w:color="auto"/>
            <w:left w:val="none" w:sz="0" w:space="0" w:color="auto"/>
            <w:bottom w:val="none" w:sz="0" w:space="0" w:color="auto"/>
            <w:right w:val="none" w:sz="0" w:space="0" w:color="auto"/>
          </w:divBdr>
        </w:div>
      </w:divsChild>
    </w:div>
    <w:div w:id="1985960415">
      <w:bodyDiv w:val="1"/>
      <w:marLeft w:val="0"/>
      <w:marRight w:val="0"/>
      <w:marTop w:val="0"/>
      <w:marBottom w:val="0"/>
      <w:divBdr>
        <w:top w:val="none" w:sz="0" w:space="0" w:color="auto"/>
        <w:left w:val="none" w:sz="0" w:space="0" w:color="auto"/>
        <w:bottom w:val="none" w:sz="0" w:space="0" w:color="auto"/>
        <w:right w:val="none" w:sz="0" w:space="0" w:color="auto"/>
      </w:divBdr>
      <w:divsChild>
        <w:div w:id="1613586088">
          <w:marLeft w:val="0"/>
          <w:marRight w:val="0"/>
          <w:marTop w:val="0"/>
          <w:marBottom w:val="0"/>
          <w:divBdr>
            <w:top w:val="none" w:sz="0" w:space="0" w:color="auto"/>
            <w:left w:val="none" w:sz="0" w:space="0" w:color="auto"/>
            <w:bottom w:val="none" w:sz="0" w:space="0" w:color="auto"/>
            <w:right w:val="none" w:sz="0" w:space="0" w:color="auto"/>
          </w:divBdr>
        </w:div>
      </w:divsChild>
    </w:div>
    <w:div w:id="2004702579">
      <w:bodyDiv w:val="1"/>
      <w:marLeft w:val="0"/>
      <w:marRight w:val="0"/>
      <w:marTop w:val="0"/>
      <w:marBottom w:val="0"/>
      <w:divBdr>
        <w:top w:val="none" w:sz="0" w:space="0" w:color="auto"/>
        <w:left w:val="none" w:sz="0" w:space="0" w:color="auto"/>
        <w:bottom w:val="none" w:sz="0" w:space="0" w:color="auto"/>
        <w:right w:val="none" w:sz="0" w:space="0" w:color="auto"/>
      </w:divBdr>
      <w:divsChild>
        <w:div w:id="692222864">
          <w:marLeft w:val="0"/>
          <w:marRight w:val="0"/>
          <w:marTop w:val="0"/>
          <w:marBottom w:val="0"/>
          <w:divBdr>
            <w:top w:val="none" w:sz="0" w:space="0" w:color="auto"/>
            <w:left w:val="none" w:sz="0" w:space="0" w:color="auto"/>
            <w:bottom w:val="none" w:sz="0" w:space="0" w:color="auto"/>
            <w:right w:val="none" w:sz="0" w:space="0" w:color="auto"/>
          </w:divBdr>
        </w:div>
      </w:divsChild>
    </w:div>
    <w:div w:id="2016683191">
      <w:bodyDiv w:val="1"/>
      <w:marLeft w:val="0"/>
      <w:marRight w:val="0"/>
      <w:marTop w:val="0"/>
      <w:marBottom w:val="0"/>
      <w:divBdr>
        <w:top w:val="none" w:sz="0" w:space="0" w:color="auto"/>
        <w:left w:val="none" w:sz="0" w:space="0" w:color="auto"/>
        <w:bottom w:val="none" w:sz="0" w:space="0" w:color="auto"/>
        <w:right w:val="none" w:sz="0" w:space="0" w:color="auto"/>
      </w:divBdr>
    </w:div>
    <w:div w:id="2021613498">
      <w:bodyDiv w:val="1"/>
      <w:marLeft w:val="0"/>
      <w:marRight w:val="0"/>
      <w:marTop w:val="0"/>
      <w:marBottom w:val="0"/>
      <w:divBdr>
        <w:top w:val="none" w:sz="0" w:space="0" w:color="auto"/>
        <w:left w:val="none" w:sz="0" w:space="0" w:color="auto"/>
        <w:bottom w:val="none" w:sz="0" w:space="0" w:color="auto"/>
        <w:right w:val="none" w:sz="0" w:space="0" w:color="auto"/>
      </w:divBdr>
    </w:div>
    <w:div w:id="2030837818">
      <w:bodyDiv w:val="1"/>
      <w:marLeft w:val="0"/>
      <w:marRight w:val="0"/>
      <w:marTop w:val="0"/>
      <w:marBottom w:val="0"/>
      <w:divBdr>
        <w:top w:val="none" w:sz="0" w:space="0" w:color="auto"/>
        <w:left w:val="none" w:sz="0" w:space="0" w:color="auto"/>
        <w:bottom w:val="none" w:sz="0" w:space="0" w:color="auto"/>
        <w:right w:val="none" w:sz="0" w:space="0" w:color="auto"/>
      </w:divBdr>
    </w:div>
    <w:div w:id="2034724572">
      <w:bodyDiv w:val="1"/>
      <w:marLeft w:val="0"/>
      <w:marRight w:val="0"/>
      <w:marTop w:val="0"/>
      <w:marBottom w:val="0"/>
      <w:divBdr>
        <w:top w:val="none" w:sz="0" w:space="0" w:color="auto"/>
        <w:left w:val="none" w:sz="0" w:space="0" w:color="auto"/>
        <w:bottom w:val="none" w:sz="0" w:space="0" w:color="auto"/>
        <w:right w:val="none" w:sz="0" w:space="0" w:color="auto"/>
      </w:divBdr>
      <w:divsChild>
        <w:div w:id="2023587558">
          <w:marLeft w:val="0"/>
          <w:marRight w:val="0"/>
          <w:marTop w:val="0"/>
          <w:marBottom w:val="0"/>
          <w:divBdr>
            <w:top w:val="none" w:sz="0" w:space="0" w:color="auto"/>
            <w:left w:val="none" w:sz="0" w:space="0" w:color="auto"/>
            <w:bottom w:val="none" w:sz="0" w:space="0" w:color="auto"/>
            <w:right w:val="none" w:sz="0" w:space="0" w:color="auto"/>
          </w:divBdr>
        </w:div>
        <w:div w:id="1228347567">
          <w:marLeft w:val="0"/>
          <w:marRight w:val="0"/>
          <w:marTop w:val="0"/>
          <w:marBottom w:val="0"/>
          <w:divBdr>
            <w:top w:val="none" w:sz="0" w:space="0" w:color="auto"/>
            <w:left w:val="none" w:sz="0" w:space="0" w:color="auto"/>
            <w:bottom w:val="none" w:sz="0" w:space="0" w:color="auto"/>
            <w:right w:val="none" w:sz="0" w:space="0" w:color="auto"/>
          </w:divBdr>
        </w:div>
      </w:divsChild>
    </w:div>
    <w:div w:id="2057197520">
      <w:bodyDiv w:val="1"/>
      <w:marLeft w:val="0"/>
      <w:marRight w:val="0"/>
      <w:marTop w:val="0"/>
      <w:marBottom w:val="0"/>
      <w:divBdr>
        <w:top w:val="none" w:sz="0" w:space="0" w:color="auto"/>
        <w:left w:val="none" w:sz="0" w:space="0" w:color="auto"/>
        <w:bottom w:val="none" w:sz="0" w:space="0" w:color="auto"/>
        <w:right w:val="none" w:sz="0" w:space="0" w:color="auto"/>
      </w:divBdr>
    </w:div>
    <w:div w:id="2061979719">
      <w:bodyDiv w:val="1"/>
      <w:marLeft w:val="0"/>
      <w:marRight w:val="0"/>
      <w:marTop w:val="0"/>
      <w:marBottom w:val="0"/>
      <w:divBdr>
        <w:top w:val="none" w:sz="0" w:space="0" w:color="auto"/>
        <w:left w:val="none" w:sz="0" w:space="0" w:color="auto"/>
        <w:bottom w:val="none" w:sz="0" w:space="0" w:color="auto"/>
        <w:right w:val="none" w:sz="0" w:space="0" w:color="auto"/>
      </w:divBdr>
      <w:divsChild>
        <w:div w:id="1306012514">
          <w:marLeft w:val="0"/>
          <w:marRight w:val="0"/>
          <w:marTop w:val="0"/>
          <w:marBottom w:val="0"/>
          <w:divBdr>
            <w:top w:val="none" w:sz="0" w:space="0" w:color="auto"/>
            <w:left w:val="none" w:sz="0" w:space="0" w:color="auto"/>
            <w:bottom w:val="none" w:sz="0" w:space="0" w:color="auto"/>
            <w:right w:val="none" w:sz="0" w:space="0" w:color="auto"/>
          </w:divBdr>
        </w:div>
        <w:div w:id="1366632707">
          <w:marLeft w:val="0"/>
          <w:marRight w:val="0"/>
          <w:marTop w:val="0"/>
          <w:marBottom w:val="0"/>
          <w:divBdr>
            <w:top w:val="none" w:sz="0" w:space="0" w:color="auto"/>
            <w:left w:val="none" w:sz="0" w:space="0" w:color="auto"/>
            <w:bottom w:val="none" w:sz="0" w:space="0" w:color="auto"/>
            <w:right w:val="none" w:sz="0" w:space="0" w:color="auto"/>
          </w:divBdr>
        </w:div>
      </w:divsChild>
    </w:div>
    <w:div w:id="2106999094">
      <w:bodyDiv w:val="1"/>
      <w:marLeft w:val="0"/>
      <w:marRight w:val="0"/>
      <w:marTop w:val="0"/>
      <w:marBottom w:val="0"/>
      <w:divBdr>
        <w:top w:val="none" w:sz="0" w:space="0" w:color="auto"/>
        <w:left w:val="none" w:sz="0" w:space="0" w:color="auto"/>
        <w:bottom w:val="none" w:sz="0" w:space="0" w:color="auto"/>
        <w:right w:val="none" w:sz="0" w:space="0" w:color="auto"/>
      </w:divBdr>
      <w:divsChild>
        <w:div w:id="1109276832">
          <w:marLeft w:val="0"/>
          <w:marRight w:val="0"/>
          <w:marTop w:val="0"/>
          <w:marBottom w:val="0"/>
          <w:divBdr>
            <w:top w:val="none" w:sz="0" w:space="0" w:color="auto"/>
            <w:left w:val="none" w:sz="0" w:space="0" w:color="auto"/>
            <w:bottom w:val="none" w:sz="0" w:space="0" w:color="auto"/>
            <w:right w:val="none" w:sz="0" w:space="0" w:color="auto"/>
          </w:divBdr>
        </w:div>
        <w:div w:id="396786336">
          <w:marLeft w:val="0"/>
          <w:marRight w:val="0"/>
          <w:marTop w:val="0"/>
          <w:marBottom w:val="0"/>
          <w:divBdr>
            <w:top w:val="none" w:sz="0" w:space="0" w:color="auto"/>
            <w:left w:val="none" w:sz="0" w:space="0" w:color="auto"/>
            <w:bottom w:val="none" w:sz="0" w:space="0" w:color="auto"/>
            <w:right w:val="none" w:sz="0" w:space="0" w:color="auto"/>
          </w:divBdr>
        </w:div>
      </w:divsChild>
    </w:div>
    <w:div w:id="213478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spring.io/spring/docs/5.1.8.RELEASE/spring-framework-reference/core.html" TargetMode="External"/><Relationship Id="rId21" Type="http://schemas.openxmlformats.org/officeDocument/2006/relationships/hyperlink" Target="https://docs.spring.io/spring/docs/5.1.8.RELEASE/spring-framework-reference/core.html" TargetMode="External"/><Relationship Id="rId324" Type="http://schemas.openxmlformats.org/officeDocument/2006/relationships/hyperlink" Target="https://docs.spring.io/spring/docs/5.1.8.RELEASE/spring-framework-reference/core.html" TargetMode="External"/><Relationship Id="rId531" Type="http://schemas.openxmlformats.org/officeDocument/2006/relationships/hyperlink" Target="https://docs.spring.io/spring/docs/5.1.8.RELEASE/spring-framework-reference/core.html" TargetMode="External"/><Relationship Id="rId629" Type="http://schemas.openxmlformats.org/officeDocument/2006/relationships/hyperlink" Target="https://docs.spring.io/spring-framework/docs/5.1.8.RELEASE/javadoc-api/org/springframework/beans/factory/config/FieldRetrievingFactoryBean.html" TargetMode="External"/><Relationship Id="rId170" Type="http://schemas.openxmlformats.org/officeDocument/2006/relationships/hyperlink" Target="https://docs.spring.io/spring/docs/5.1.8.RELEASE/spring-framework-reference/core.html" TargetMode="External"/><Relationship Id="rId268" Type="http://schemas.openxmlformats.org/officeDocument/2006/relationships/hyperlink" Target="https://docs.spring.io/spring/docs/5.1.8.RELEASE/spring-framework-reference/core.html" TargetMode="External"/><Relationship Id="rId475" Type="http://schemas.openxmlformats.org/officeDocument/2006/relationships/hyperlink" Target="https://docs.spring.io/spring/docs/5.1.8.RELEASE/spring-framework-reference/core.html" TargetMode="External"/><Relationship Id="rId32" Type="http://schemas.openxmlformats.org/officeDocument/2006/relationships/hyperlink" Target="https://docs.spring.io/spring-framework/docs/current/javadoc-api/org/springframework/context/annotation/Import.html" TargetMode="External"/><Relationship Id="rId128" Type="http://schemas.openxmlformats.org/officeDocument/2006/relationships/hyperlink" Target="https://docs.spring.io/spring/docs/5.1.8.RELEASE/spring-framework-reference/core.html" TargetMode="External"/><Relationship Id="rId335" Type="http://schemas.openxmlformats.org/officeDocument/2006/relationships/hyperlink" Target="https://docs.spring.io/spring/docs/5.1.8.RELEASE/spring-framework-reference/core.html" TargetMode="External"/><Relationship Id="rId542" Type="http://schemas.openxmlformats.org/officeDocument/2006/relationships/hyperlink" Target="https://docs.spring.io/spring/docs/5.1.8.RELEASE/spring-framework-reference/core.html" TargetMode="External"/><Relationship Id="rId181" Type="http://schemas.openxmlformats.org/officeDocument/2006/relationships/hyperlink" Target="https://docs.spring.io/spring-framework/docs/5.1.8.RELEASE/javadoc-api/org/springframework/beans/factory/config/Scope.html" TargetMode="External"/><Relationship Id="rId402" Type="http://schemas.openxmlformats.org/officeDocument/2006/relationships/hyperlink" Target="https://docs.spring.io/spring-framework/docs/5.1.8.RELEASE/javadoc-api/org/springframework/context/annotation/Profile.html" TargetMode="External"/><Relationship Id="rId279" Type="http://schemas.openxmlformats.org/officeDocument/2006/relationships/hyperlink" Target="https://docs.spring.io/spring-framework/docs/5.1.8.RELEASE/javadoc-api/org/springframework/context/annotation/CommonAnnotationBeanPostProcessor.html" TargetMode="External"/><Relationship Id="rId486" Type="http://schemas.openxmlformats.org/officeDocument/2006/relationships/hyperlink" Target="https://docs.spring.io/spring/docs/5.1.8.RELEASE/spring-framework-reference/core.html" TargetMode="External"/><Relationship Id="rId43" Type="http://schemas.openxmlformats.org/officeDocument/2006/relationships/hyperlink" Target="https://docs.spring.io/spring/docs/5.1.8.RELEASE/spring-framework-reference/core.html" TargetMode="External"/><Relationship Id="rId139" Type="http://schemas.openxmlformats.org/officeDocument/2006/relationships/hyperlink" Target="https://docs.spring.io/spring/docs/5.1.8.RELEASE/spring-framework-reference/core.html" TargetMode="External"/><Relationship Id="rId346" Type="http://schemas.openxmlformats.org/officeDocument/2006/relationships/hyperlink" Target="https://docs.spring.io/spring/docs/5.1.8.RELEASE/spring-framework-reference/core.html" TargetMode="External"/><Relationship Id="rId553" Type="http://schemas.openxmlformats.org/officeDocument/2006/relationships/hyperlink" Target="https://docs.spring.io/spring/docs/5.1.8.RELEASE/spring-framework-reference/core.html" TargetMode="External"/><Relationship Id="rId192" Type="http://schemas.openxmlformats.org/officeDocument/2006/relationships/hyperlink" Target="https://docs.spring.io/spring/docs/5.1.8.RELEASE/spring-framework-reference/core.html" TargetMode="External"/><Relationship Id="rId206" Type="http://schemas.openxmlformats.org/officeDocument/2006/relationships/hyperlink" Target="https://docs.spring.io/spring/docs/5.1.8.RELEASE/spring-framework-reference/core.html" TargetMode="External"/><Relationship Id="rId413" Type="http://schemas.openxmlformats.org/officeDocument/2006/relationships/hyperlink" Target="https://docs.spring.io/spring-framework/docs/5.1.8.RELEASE/javadoc-api/org/springframework/core/env/StandardEnvironment.html" TargetMode="External"/><Relationship Id="rId497" Type="http://schemas.openxmlformats.org/officeDocument/2006/relationships/hyperlink" Target="https://docs.spring.io/spring/docs/5.1.8.RELEASE/spring-framework-reference/web.html" TargetMode="External"/><Relationship Id="rId620" Type="http://schemas.openxmlformats.org/officeDocument/2006/relationships/hyperlink" Target="https://docs.spring.io/spring/docs/5.1.8.RELEASE/spring-framework-reference/core.html" TargetMode="External"/><Relationship Id="rId357" Type="http://schemas.openxmlformats.org/officeDocument/2006/relationships/hyperlink" Target="https://docs.spring.io/spring/docs/5.1.8.RELEASE/spring-framework-reference/core.html" TargetMode="External"/><Relationship Id="rId54" Type="http://schemas.openxmlformats.org/officeDocument/2006/relationships/hyperlink" Target="https://docs.spring.io/spring/docs/5.1.8.RELEASE/spring-framework-reference/core.html" TargetMode="External"/><Relationship Id="rId217" Type="http://schemas.openxmlformats.org/officeDocument/2006/relationships/hyperlink" Target="https://docs.spring.io/spring/docs/5.1.8.RELEASE/spring-framework-reference/core.html" TargetMode="External"/><Relationship Id="rId564" Type="http://schemas.openxmlformats.org/officeDocument/2006/relationships/hyperlink" Target="https://docs.spring.io/spring/docs/5.1.8.RELEASE/spring-framework-reference/core.html" TargetMode="External"/><Relationship Id="rId424" Type="http://schemas.openxmlformats.org/officeDocument/2006/relationships/hyperlink" Target="https://docs.spring.io/spring/docs/5.1.8.RELEASE/spring-framework-reference/core.html" TargetMode="External"/><Relationship Id="rId631" Type="http://schemas.openxmlformats.org/officeDocument/2006/relationships/hyperlink" Target="https://docs.spring.io/spring-framework/docs/5.1.8.RELEASE/javadoc-api/org/springframework/beans/factory/config/FieldRetrievingFactoryBean.html" TargetMode="External"/><Relationship Id="rId270" Type="http://schemas.openxmlformats.org/officeDocument/2006/relationships/hyperlink" Target="https://docs.spring.io/spring/docs/5.1.8.RELEASE/spring-framework-reference/core.html" TargetMode="External"/><Relationship Id="rId65" Type="http://schemas.openxmlformats.org/officeDocument/2006/relationships/hyperlink" Target="https://docs.spring.io/spring/docs/5.1.8.RELEASE/spring-framework-reference/core.html" TargetMode="External"/><Relationship Id="rId130" Type="http://schemas.openxmlformats.org/officeDocument/2006/relationships/hyperlink" Target="https://docs.spring.io/spring/docs/5.1.8.RELEASE/spring-framework-reference/core.html" TargetMode="External"/><Relationship Id="rId368" Type="http://schemas.openxmlformats.org/officeDocument/2006/relationships/hyperlink" Target="https://docs.spring.io/spring/docs/5.1.8.RELEASE/spring-framework-reference/core.html" TargetMode="External"/><Relationship Id="rId575" Type="http://schemas.openxmlformats.org/officeDocument/2006/relationships/hyperlink" Target="https://docs.spring.io/spring-framework/docs/5.1.8.RELEASE/javadoc-api/org/springframework/aop/aspectj/annotation/AspectJProxyFactory.html" TargetMode="External"/><Relationship Id="rId228" Type="http://schemas.openxmlformats.org/officeDocument/2006/relationships/hyperlink" Target="https://docs.spring.io/spring/docs/5.1.8.RELEASE/spring-framework-reference/integration.html" TargetMode="External"/><Relationship Id="rId435" Type="http://schemas.openxmlformats.org/officeDocument/2006/relationships/hyperlink" Target="https://docs.spring.io/spring/docs/5.1.8.RELEASE/spring-framework-reference/core.html" TargetMode="External"/><Relationship Id="rId642" Type="http://schemas.openxmlformats.org/officeDocument/2006/relationships/hyperlink" Target="https://docs.spring.io/spring/docs/5.1.8.RELEASE/spring-framework-reference/integration.html" TargetMode="External"/><Relationship Id="rId281" Type="http://schemas.openxmlformats.org/officeDocument/2006/relationships/hyperlink" Target="https://docs.spring.io/spring-framework/docs/5.1.8.RELEASE/javadoc-api/org/springframework/beans/factory/annotation/RequiredAnnotationBeanPostProcessor.html" TargetMode="External"/><Relationship Id="rId502" Type="http://schemas.openxmlformats.org/officeDocument/2006/relationships/hyperlink" Target="https://docs.spring.io/spring-framework/docs/5.1.8.RELEASE/javadoc-api/org/springframework/validation/beanvalidation/LocalValidatorFactoryBean.html" TargetMode="External"/><Relationship Id="rId76" Type="http://schemas.openxmlformats.org/officeDocument/2006/relationships/hyperlink" Target="https://docs.spring.io/spring/docs/5.1.8.RELEASE/spring-framework-reference/core.html" TargetMode="External"/><Relationship Id="rId141" Type="http://schemas.openxmlformats.org/officeDocument/2006/relationships/hyperlink" Target="https://docs.spring.io/spring/docs/5.1.8.RELEASE/spring-framework-reference/core.html" TargetMode="External"/><Relationship Id="rId379" Type="http://schemas.openxmlformats.org/officeDocument/2006/relationships/hyperlink" Target="https://docs.spring.io/spring-framework/docs/5.1.8.RELEASE/javadoc-api/org/springframework/context/annotation/Description.html" TargetMode="External"/><Relationship Id="rId586" Type="http://schemas.openxmlformats.org/officeDocument/2006/relationships/hyperlink" Target="https://docs.spring.io/spring/docs/5.1.8.RELEASE/spring-framework-reference/core.html" TargetMode="External"/><Relationship Id="rId7" Type="http://schemas.openxmlformats.org/officeDocument/2006/relationships/endnotes" Target="endnotes.xml"/><Relationship Id="rId239" Type="http://schemas.openxmlformats.org/officeDocument/2006/relationships/hyperlink" Target="https://docs.spring.io/spring/docs/5.1.8.RELEASE/spring-framework-reference/core.html" TargetMode="External"/><Relationship Id="rId446" Type="http://schemas.openxmlformats.org/officeDocument/2006/relationships/hyperlink" Target="https://docs.spring.io/spring/docs/5.1.8.RELEASE/spring-framework-reference/integration.html" TargetMode="External"/><Relationship Id="rId653" Type="http://schemas.openxmlformats.org/officeDocument/2006/relationships/hyperlink" Target="https://docs.spring.io/spring/docs/5.1.8.RELEASE/spring-framework-reference/core.html" TargetMode="External"/><Relationship Id="rId292" Type="http://schemas.openxmlformats.org/officeDocument/2006/relationships/hyperlink" Target="https://docs.spring.io/spring/docs/5.1.8.RELEASE/spring-framework-reference/core.html" TargetMode="External"/><Relationship Id="rId306" Type="http://schemas.openxmlformats.org/officeDocument/2006/relationships/hyperlink" Target="https://docs.spring.io/spring/docs/5.1.8.RELEASE/spring-framework-reference/core.html" TargetMode="External"/><Relationship Id="rId87" Type="http://schemas.openxmlformats.org/officeDocument/2006/relationships/hyperlink" Target="https://docs.spring.io/spring/docs/5.1.8.RELEASE/spring-framework-reference/core.html" TargetMode="External"/><Relationship Id="rId513" Type="http://schemas.openxmlformats.org/officeDocument/2006/relationships/hyperlink" Target="https://docs.spring.io/spring/docs/5.1.8.RELEASE/spring-framework-reference/core.html" TargetMode="External"/><Relationship Id="rId597" Type="http://schemas.openxmlformats.org/officeDocument/2006/relationships/hyperlink" Target="https://www.jboss.org/jbossas/" TargetMode="External"/><Relationship Id="rId152" Type="http://schemas.openxmlformats.org/officeDocument/2006/relationships/hyperlink" Target="https://docs.spring.io/spring/docs/5.1.8.RELEASE/spring-framework-reference/core.html" TargetMode="External"/><Relationship Id="rId457" Type="http://schemas.openxmlformats.org/officeDocument/2006/relationships/hyperlink" Target="https://docs.spring.io/spring/docs/5.1.8.RELEASE/spring-framework-reference/core.html" TargetMode="External"/><Relationship Id="rId14" Type="http://schemas.openxmlformats.org/officeDocument/2006/relationships/hyperlink" Target="https://docs.spring.io/spring/docs/5.1.8.RELEASE/spring-framework-reference/core.html" TargetMode="External"/><Relationship Id="rId317" Type="http://schemas.openxmlformats.org/officeDocument/2006/relationships/hyperlink" Target="https://docs.spring.io/spring/docs/5.1.8.RELEASE/spring-framework-reference/core.html" TargetMode="External"/><Relationship Id="rId524" Type="http://schemas.openxmlformats.org/officeDocument/2006/relationships/hyperlink" Target="https://docs.spring.io/spring/docs/5.1.8.RELEASE/spring-framework-reference/core.html" TargetMode="External"/><Relationship Id="rId98" Type="http://schemas.openxmlformats.org/officeDocument/2006/relationships/hyperlink" Target="https://docs.spring.io/spring/docs/5.1.8.RELEASE/spring-framework-reference/core.html" TargetMode="External"/><Relationship Id="rId163" Type="http://schemas.openxmlformats.org/officeDocument/2006/relationships/hyperlink" Target="https://docs.spring.io/spring/docs/5.1.8.RELEASE/spring-framework-reference/core.html" TargetMode="External"/><Relationship Id="rId370" Type="http://schemas.openxmlformats.org/officeDocument/2006/relationships/hyperlink" Target="https://docs.spring.io/spring/docs/5.1.8.RELEASE/spring-framework-reference/core.html" TargetMode="External"/><Relationship Id="rId230" Type="http://schemas.openxmlformats.org/officeDocument/2006/relationships/hyperlink" Target="https://docs.spring.io/spring/docs/5.1.8.RELEASE/spring-framework-reference/core.html" TargetMode="External"/><Relationship Id="rId468" Type="http://schemas.openxmlformats.org/officeDocument/2006/relationships/hyperlink" Target="https://docs.spring.io/spring/docs/5.1.8.RELEASE/spring-framework-reference/core.html" TargetMode="External"/><Relationship Id="rId25" Type="http://schemas.openxmlformats.org/officeDocument/2006/relationships/hyperlink" Target="https://docs.spring.io/spring-framework/docs/current/javadoc-api/org/springframework/context/annotation/Bean.html" TargetMode="External"/><Relationship Id="rId328" Type="http://schemas.openxmlformats.org/officeDocument/2006/relationships/hyperlink" Target="https://download.oracle.com/javaee/6/api/javax/inject/Scope.html" TargetMode="External"/><Relationship Id="rId535" Type="http://schemas.openxmlformats.org/officeDocument/2006/relationships/hyperlink" Target="https://docs.spring.io/spring/docs/5.1.8.RELEASE/spring-framework-reference/core.html" TargetMode="External"/><Relationship Id="rId174" Type="http://schemas.openxmlformats.org/officeDocument/2006/relationships/hyperlink" Target="https://docs.spring.io/spring/docs/5.1.8.RELEASE/spring-framework-reference/core.html" TargetMode="External"/><Relationship Id="rId381" Type="http://schemas.openxmlformats.org/officeDocument/2006/relationships/hyperlink" Target="https://docs.spring.io/spring/docs/5.1.8.RELEASE/spring-framework-reference/core.html" TargetMode="External"/><Relationship Id="rId602" Type="http://schemas.openxmlformats.org/officeDocument/2006/relationships/hyperlink" Target="https://www.eclipse.org/aspectj" TargetMode="External"/><Relationship Id="rId241" Type="http://schemas.openxmlformats.org/officeDocument/2006/relationships/hyperlink" Target="https://docs.spring.io/spring/docs/5.1.8.RELEASE/spring-framework-reference/core.html" TargetMode="External"/><Relationship Id="rId479" Type="http://schemas.openxmlformats.org/officeDocument/2006/relationships/hyperlink" Target="https://docs.spring.io/spring/docs/5.1.8.RELEASE/spring-framework-reference/core.html" TargetMode="External"/><Relationship Id="rId36" Type="http://schemas.openxmlformats.org/officeDocument/2006/relationships/hyperlink" Target="https://docs.spring.io/spring/docs/5.1.8.RELEASE/spring-framework-reference/core.html" TargetMode="External"/><Relationship Id="rId339" Type="http://schemas.openxmlformats.org/officeDocument/2006/relationships/hyperlink" Target="https://docs.spring.io/spring/docs/5.1.8.RELEASE/spring-framework-reference/core.html" TargetMode="External"/><Relationship Id="rId546" Type="http://schemas.openxmlformats.org/officeDocument/2006/relationships/hyperlink" Target="https://docs.spring.io/spring/docs/5.1.8.RELEASE/spring-framework-reference/core.html" TargetMode="External"/><Relationship Id="rId101" Type="http://schemas.openxmlformats.org/officeDocument/2006/relationships/hyperlink" Target="https://docs.spring.io/spring/docs/5.1.8.RELEASE/spring-framework-reference/core.html" TargetMode="External"/><Relationship Id="rId185" Type="http://schemas.openxmlformats.org/officeDocument/2006/relationships/hyperlink" Target="https://docs.spring.io/spring/docs/5.1.8.RELEASE/spring-framework-reference/core.html" TargetMode="External"/><Relationship Id="rId406" Type="http://schemas.openxmlformats.org/officeDocument/2006/relationships/hyperlink" Target="https://docs.spring.io/spring/docs/5.1.8.RELEASE/spring-framework-reference/core.html" TargetMode="External"/><Relationship Id="rId392" Type="http://schemas.openxmlformats.org/officeDocument/2006/relationships/hyperlink" Target="https://docs.spring.io/spring-framework/docs/5.1.8.RELEASE/javadoc-api/org/springframework/context/annotation/Conditional.html" TargetMode="External"/><Relationship Id="rId613" Type="http://schemas.openxmlformats.org/officeDocument/2006/relationships/hyperlink" Target="https://docs.spring.io/spring-framework/docs/5.1.8.RELEASE/javadoc-api/org/springframework/lang/NonNullApi.html" TargetMode="External"/><Relationship Id="rId252" Type="http://schemas.openxmlformats.org/officeDocument/2006/relationships/hyperlink" Target="https://docs.spring.io/spring/docs/5.1.8.RELEASE/spring-framework-reference/core.html" TargetMode="External"/><Relationship Id="rId47" Type="http://schemas.openxmlformats.org/officeDocument/2006/relationships/hyperlink" Target="https://docs.spring.io/spring/docs/5.1.8.RELEASE/spring-framework-reference/core.html" TargetMode="External"/><Relationship Id="rId112" Type="http://schemas.openxmlformats.org/officeDocument/2006/relationships/hyperlink" Target="https://docs.spring.io/spring/docs/5.1.8.RELEASE/spring-framework-reference/core.html" TargetMode="External"/><Relationship Id="rId557" Type="http://schemas.openxmlformats.org/officeDocument/2006/relationships/hyperlink" Target="https://docs.spring.io/spring/docs/5.1.8.RELEASE/spring-framework-reference/core.html" TargetMode="External"/><Relationship Id="rId196" Type="http://schemas.openxmlformats.org/officeDocument/2006/relationships/hyperlink" Target="https://docs.spring.io/spring/docs/5.1.8.RELEASE/spring-framework-reference/core.html" TargetMode="External"/><Relationship Id="rId417" Type="http://schemas.openxmlformats.org/officeDocument/2006/relationships/hyperlink" Target="https://docs.spring.io/spring-framework/docs/5.1.8.RELEASE/javadoc-api/org/springframework/jndi/JndiPropertySource.html" TargetMode="External"/><Relationship Id="rId624" Type="http://schemas.openxmlformats.org/officeDocument/2006/relationships/hyperlink" Target="https://docs.spring.io/spring/docs/5.1.8.RELEASE/spring-framework-reference/core.html" TargetMode="External"/><Relationship Id="rId263" Type="http://schemas.openxmlformats.org/officeDocument/2006/relationships/hyperlink" Target="https://docs.spring.io/spring/docs/5.1.8.RELEASE/spring-framework-reference/core.html" TargetMode="External"/><Relationship Id="rId470" Type="http://schemas.openxmlformats.org/officeDocument/2006/relationships/hyperlink" Target="https://docs.spring.io/spring/docs/5.1.8.RELEASE/spring-framework-reference/core.html" TargetMode="External"/><Relationship Id="rId58" Type="http://schemas.openxmlformats.org/officeDocument/2006/relationships/hyperlink" Target="https://docs.spring.io/spring/docs/5.1.8.RELEASE/spring-framework-reference/core.html" TargetMode="External"/><Relationship Id="rId123" Type="http://schemas.openxmlformats.org/officeDocument/2006/relationships/hyperlink" Target="https://docs.spring.io/spring/docs/5.1.8.RELEASE/spring-framework-reference/core.html" TargetMode="External"/><Relationship Id="rId330" Type="http://schemas.openxmlformats.org/officeDocument/2006/relationships/hyperlink" Target="https://docs.spring.io/spring/docs/5.1.8.RELEASE/spring-framework-reference/core.html" TargetMode="External"/><Relationship Id="rId568" Type="http://schemas.openxmlformats.org/officeDocument/2006/relationships/hyperlink" Target="https://docs.spring.io/spring/docs/5.1.8.RELEASE/spring-framework-reference/core.html" TargetMode="External"/><Relationship Id="rId428" Type="http://schemas.openxmlformats.org/officeDocument/2006/relationships/hyperlink" Target="https://docs.spring.io/spring/docs/5.1.8.RELEASE/spring-framework-reference/core.html" TargetMode="External"/><Relationship Id="rId635" Type="http://schemas.openxmlformats.org/officeDocument/2006/relationships/hyperlink" Target="https://docs.spring.io/spring/docs/5.1.8.RELEASE/spring-framework-reference/core.html" TargetMode="External"/><Relationship Id="rId232" Type="http://schemas.openxmlformats.org/officeDocument/2006/relationships/hyperlink" Target="https://docs.spring.io/spring/docs/5.1.8.RELEASE/spring-framework-reference/core.html" TargetMode="External"/><Relationship Id="rId274" Type="http://schemas.openxmlformats.org/officeDocument/2006/relationships/hyperlink" Target="https://docs.spring.io/spring/docs/5.1.8.RELEASE/spring-framework-reference/core.html" TargetMode="External"/><Relationship Id="rId481" Type="http://schemas.openxmlformats.org/officeDocument/2006/relationships/hyperlink" Target="https://docs.spring.io/spring-framework/docs/5.1.8.RELEASE/javadoc-api/org/springframeworkvalidation/Errors.html" TargetMode="External"/><Relationship Id="rId27" Type="http://schemas.openxmlformats.org/officeDocument/2006/relationships/hyperlink" Target="https://docs.spring.io/spring-framework/docs/current/javadoc-api/org/springframework/context/annotation/DependsOn.html" TargetMode="External"/><Relationship Id="rId69" Type="http://schemas.openxmlformats.org/officeDocument/2006/relationships/hyperlink" Target="https://docs.spring.io/spring/docs/5.1.8.RELEASE/spring-framework-reference/core.html" TargetMode="External"/><Relationship Id="rId134" Type="http://schemas.openxmlformats.org/officeDocument/2006/relationships/hyperlink" Target="https://docs.spring.io/spring/docs/5.1.8.RELEASE/spring-framework-reference/core.html" TargetMode="External"/><Relationship Id="rId537" Type="http://schemas.openxmlformats.org/officeDocument/2006/relationships/hyperlink" Target="https://docs.spring.io/spring/docs/5.1.8.RELEASE/spring-framework-reference/core.html" TargetMode="External"/><Relationship Id="rId579" Type="http://schemas.openxmlformats.org/officeDocument/2006/relationships/hyperlink" Target="https://docs.spring.io/spring/docs/5.1.8.RELEASE/spring-framework-reference/core.html" TargetMode="External"/><Relationship Id="rId80" Type="http://schemas.openxmlformats.org/officeDocument/2006/relationships/hyperlink" Target="https://docs.spring.io/spring/docs/5.1.8.RELEASE/spring-framework-reference/integration.html" TargetMode="External"/><Relationship Id="rId176" Type="http://schemas.openxmlformats.org/officeDocument/2006/relationships/hyperlink" Target="https://docs.spring.io/spring/docs/5.1.8.RELEASE/spring-framework-reference/core.html" TargetMode="External"/><Relationship Id="rId341" Type="http://schemas.openxmlformats.org/officeDocument/2006/relationships/hyperlink" Target="https://docs.spring.io/spring/docs/5.1.8.RELEASE/spring-framework-reference/core.html" TargetMode="External"/><Relationship Id="rId383" Type="http://schemas.openxmlformats.org/officeDocument/2006/relationships/hyperlink" Target="https://docs.spring.io/spring/docs/5.1.8.RELEASE/spring-framework-reference/core.html" TargetMode="External"/><Relationship Id="rId439" Type="http://schemas.openxmlformats.org/officeDocument/2006/relationships/hyperlink" Target="https://www.enterpriseintegrationpatterns.com/" TargetMode="External"/><Relationship Id="rId590" Type="http://schemas.openxmlformats.org/officeDocument/2006/relationships/hyperlink" Target="https://docs.spring.io/spring/docs/5.1.8.RELEASE/spring-framework-reference/core.html" TargetMode="External"/><Relationship Id="rId604" Type="http://schemas.openxmlformats.org/officeDocument/2006/relationships/hyperlink" Target="https://docs.spring.io/spring/docs/5.1.8.RELEASE/spring-framework-reference/core.html" TargetMode="External"/><Relationship Id="rId646" Type="http://schemas.openxmlformats.org/officeDocument/2006/relationships/hyperlink" Target="https://docs.spring.io/spring/docs/5.1.8.RELEASE/spring-framework-reference/integration.html" TargetMode="External"/><Relationship Id="rId201" Type="http://schemas.openxmlformats.org/officeDocument/2006/relationships/hyperlink" Target="https://docs.spring.io/spring/docs/5.1.8.RELEASE/spring-framework-reference/core.html" TargetMode="External"/><Relationship Id="rId243" Type="http://schemas.openxmlformats.org/officeDocument/2006/relationships/hyperlink" Target="https://docs.spring.io/spring/docs/5.1.8.RELEASE/spring-framework-reference/integration.html" TargetMode="External"/><Relationship Id="rId285" Type="http://schemas.openxmlformats.org/officeDocument/2006/relationships/hyperlink" Target="https://docs.spring.io/spring-framework/docs/5.1.8.RELEASE/javadoc-api/org/springframework/beans/factory/annotation/RequiredAnnotationBeanPostProcessor.html" TargetMode="External"/><Relationship Id="rId450" Type="http://schemas.openxmlformats.org/officeDocument/2006/relationships/hyperlink" Target="https://docs.spring.io/spring/docs/5.1.8.RELEASE/spring-framework-reference/core.html" TargetMode="External"/><Relationship Id="rId506" Type="http://schemas.openxmlformats.org/officeDocument/2006/relationships/hyperlink" Target="https://docs.spring.io/spring/docs/5.1.8.RELEASE/spring-framework-reference/core.html" TargetMode="External"/><Relationship Id="rId38" Type="http://schemas.openxmlformats.org/officeDocument/2006/relationships/hyperlink" Target="https://docs.spring.io/spring/docs/5.1.8.RELEASE/spring-framework-reference/core.html" TargetMode="External"/><Relationship Id="rId103" Type="http://schemas.openxmlformats.org/officeDocument/2006/relationships/hyperlink" Target="https://docs.spring.io/spring/docs/5.1.8.RELEASE/spring-framework-reference/core.html" TargetMode="External"/><Relationship Id="rId310" Type="http://schemas.openxmlformats.org/officeDocument/2006/relationships/hyperlink" Target="https://docs.spring.io/spring/docs/5.1.8.RELEASE/spring-framework-reference/core.html" TargetMode="External"/><Relationship Id="rId492" Type="http://schemas.openxmlformats.org/officeDocument/2006/relationships/hyperlink" Target="https://docs.spring.io/spring/docs/5.1.8.RELEASE/spring-framework-reference/web.html" TargetMode="External"/><Relationship Id="rId548" Type="http://schemas.openxmlformats.org/officeDocument/2006/relationships/hyperlink" Target="https://docs.spring.io/spring/docs/5.1.8.RELEASE/spring-framework-reference/data-access.html" TargetMode="External"/><Relationship Id="rId91" Type="http://schemas.openxmlformats.org/officeDocument/2006/relationships/hyperlink" Target="https://docs.spring.io/spring/docs/5.1.8.RELEASE/spring-framework-reference/core.html" TargetMode="External"/><Relationship Id="rId145" Type="http://schemas.openxmlformats.org/officeDocument/2006/relationships/hyperlink" Target="https://docs.spring.io/spring/docs/5.1.8.RELEASE/spring-framework-reference/core.html" TargetMode="External"/><Relationship Id="rId187" Type="http://schemas.openxmlformats.org/officeDocument/2006/relationships/hyperlink" Target="https://docs.spring.io/spring/docs/5.1.8.RELEASE/spring-framework-reference/core.html" TargetMode="External"/><Relationship Id="rId352" Type="http://schemas.openxmlformats.org/officeDocument/2006/relationships/hyperlink" Target="https://docs.spring.io/spring/docs/5.1.8.RELEASE/spring-framework-reference/core.html" TargetMode="External"/><Relationship Id="rId394" Type="http://schemas.openxmlformats.org/officeDocument/2006/relationships/hyperlink" Target="https://docs.spring.io/spring-framework/docs/5.1.8.RELEASE/javadoc-api/org/springframework/context/annotation/Conditional.html" TargetMode="External"/><Relationship Id="rId408" Type="http://schemas.openxmlformats.org/officeDocument/2006/relationships/hyperlink" Target="https://docs.spring.io/spring/docs/5.1.8.RELEASE/spring-framework-reference/core.html" TargetMode="External"/><Relationship Id="rId615" Type="http://schemas.openxmlformats.org/officeDocument/2006/relationships/hyperlink" Target="https://jira.spring.io/browse/SPR-15942" TargetMode="External"/><Relationship Id="rId212" Type="http://schemas.openxmlformats.org/officeDocument/2006/relationships/hyperlink" Target="https://docs.spring.io/spring/docs/5.1.8.RELEASE/spring-framework-reference/core.html" TargetMode="External"/><Relationship Id="rId254" Type="http://schemas.openxmlformats.org/officeDocument/2006/relationships/hyperlink" Target="https://docs.spring.io/spring/docs/5.1.8.RELEASE/spring-framework-reference/core.html" TargetMode="External"/><Relationship Id="rId657" Type="http://schemas.openxmlformats.org/officeDocument/2006/relationships/hyperlink" Target="https://docs.spring.io/spring/docs/5.1.8.RELEASE/spring-framework-reference/core.html" TargetMode="External"/><Relationship Id="rId49" Type="http://schemas.openxmlformats.org/officeDocument/2006/relationships/hyperlink" Target="https://docs.spring.io/spring/docs/5.1.8.RELEASE/spring-framework-reference/core.html" TargetMode="External"/><Relationship Id="rId114" Type="http://schemas.openxmlformats.org/officeDocument/2006/relationships/hyperlink" Target="https://docs.spring.io/spring/docs/5.1.8.RELEASE/spring-framework-reference/core.html" TargetMode="External"/><Relationship Id="rId296" Type="http://schemas.openxmlformats.org/officeDocument/2006/relationships/hyperlink" Target="https://docs.spring.io/spring-framework/docs/5.1.8.RELEASE/javadoc-api/org/springframework/jndi/support/SimpleJndiBeanFactory.html" TargetMode="External"/><Relationship Id="rId461" Type="http://schemas.openxmlformats.org/officeDocument/2006/relationships/hyperlink" Target="https://docs.spring.io/spring/docs/5.1.8.RELEASE/spring-framework-reference/core.html" TargetMode="External"/><Relationship Id="rId517" Type="http://schemas.openxmlformats.org/officeDocument/2006/relationships/hyperlink" Target="https://docs.spring.io/spring/docs/5.1.8.RELEASE/spring-framework-reference/core.html" TargetMode="External"/><Relationship Id="rId559" Type="http://schemas.openxmlformats.org/officeDocument/2006/relationships/hyperlink" Target="https://docs.spring.io/spring/docs/5.1.8.RELEASE/spring-framework-reference/core.html" TargetMode="External"/><Relationship Id="rId60" Type="http://schemas.openxmlformats.org/officeDocument/2006/relationships/hyperlink" Target="https://docs.spring.io/spring/docs/5.1.8.RELEASE/spring-framework-reference/core.html" TargetMode="External"/><Relationship Id="rId156" Type="http://schemas.openxmlformats.org/officeDocument/2006/relationships/hyperlink" Target="https://docs.spring.io/spring/docs/5.1.8.RELEASE/spring-framework-reference/core.html" TargetMode="External"/><Relationship Id="rId198" Type="http://schemas.openxmlformats.org/officeDocument/2006/relationships/hyperlink" Target="https://docs.spring.io/spring/docs/5.1.8.RELEASE/spring-framework-reference/core.html" TargetMode="External"/><Relationship Id="rId321" Type="http://schemas.openxmlformats.org/officeDocument/2006/relationships/hyperlink" Target="https://docs.spring.io/spring/docs/5.1.8.RELEASE/spring-framework-reference/core.html" TargetMode="External"/><Relationship Id="rId363" Type="http://schemas.openxmlformats.org/officeDocument/2006/relationships/hyperlink" Target="https://docs.spring.io/spring/docs/5.1.8.RELEASE/spring-framework-reference/core.html" TargetMode="External"/><Relationship Id="rId419" Type="http://schemas.openxmlformats.org/officeDocument/2006/relationships/hyperlink" Target="https://docs.spring.io/spring-framework/docs/5.1.8.RELEASE/javadoc-api/org/springframework/core/env/MutablePropertySources.html" TargetMode="External"/><Relationship Id="rId570" Type="http://schemas.openxmlformats.org/officeDocument/2006/relationships/hyperlink" Target="https://docs.spring.io/spring/docs/5.1.8.RELEASE/spring-framework-reference/core.html" TargetMode="External"/><Relationship Id="rId626" Type="http://schemas.openxmlformats.org/officeDocument/2006/relationships/hyperlink" Target="https://docs.spring.io/spring/docs/5.1.8.RELEASE/spring-framework-reference/web-reactive.html" TargetMode="External"/><Relationship Id="rId223" Type="http://schemas.openxmlformats.org/officeDocument/2006/relationships/hyperlink" Target="https://docs.spring.io/spring/docs/5.1.8.RELEASE/spring-framework-reference/core.html" TargetMode="External"/><Relationship Id="rId430" Type="http://schemas.openxmlformats.org/officeDocument/2006/relationships/hyperlink" Target="https://docs.spring.io/spring/docs/5.1.8.RELEASE/spring-framework-reference/core.html" TargetMode="External"/><Relationship Id="rId18" Type="http://schemas.openxmlformats.org/officeDocument/2006/relationships/hyperlink" Target="https://spring.io/tools/sts" TargetMode="External"/><Relationship Id="rId265" Type="http://schemas.openxmlformats.org/officeDocument/2006/relationships/hyperlink" Target="https://docs.spring.io/spring-framework/docs/5.1.8.RELEASE/javadoc-api/org/springframework/beans/factory/config/PropertyPlaceholderConfigurer.html" TargetMode="External"/><Relationship Id="rId472" Type="http://schemas.openxmlformats.org/officeDocument/2006/relationships/hyperlink" Target="https://docs.spring.io/spring/docs/5.1.8.RELEASE/spring-framework-reference/core.html" TargetMode="External"/><Relationship Id="rId528" Type="http://schemas.openxmlformats.org/officeDocument/2006/relationships/hyperlink" Target="http://www.groovy-lang.org/operators.html" TargetMode="External"/><Relationship Id="rId125" Type="http://schemas.openxmlformats.org/officeDocument/2006/relationships/hyperlink" Target="https://docs.spring.io/spring/docs/5.1.8.RELEASE/spring-framework-reference/core.html" TargetMode="External"/><Relationship Id="rId167" Type="http://schemas.openxmlformats.org/officeDocument/2006/relationships/hyperlink" Target="https://docs.spring.io/spring/docs/5.1.8.RELEASE/spring-framework-reference/core.html" TargetMode="External"/><Relationship Id="rId332" Type="http://schemas.openxmlformats.org/officeDocument/2006/relationships/hyperlink" Target="https://docs.spring.io/spring/docs/5.1.8.RELEASE/spring-framework-reference/core.html" TargetMode="External"/><Relationship Id="rId374" Type="http://schemas.openxmlformats.org/officeDocument/2006/relationships/hyperlink" Target="https://docs.spring.io/spring/docs/5.1.8.RELEASE/spring-framework-reference/core.html" TargetMode="External"/><Relationship Id="rId581" Type="http://schemas.openxmlformats.org/officeDocument/2006/relationships/hyperlink" Target="https://docs.oracle.com/javase/8/docs/api/java/io/Serializable.html" TargetMode="External"/><Relationship Id="rId71" Type="http://schemas.openxmlformats.org/officeDocument/2006/relationships/hyperlink" Target="https://docs.spring.io/spring/docs/5.1.8.RELEASE/spring-framework-reference/core.html" TargetMode="External"/><Relationship Id="rId234" Type="http://schemas.openxmlformats.org/officeDocument/2006/relationships/hyperlink" Target="https://docs.spring.io/spring/docs/5.1.8.RELEASE/spring-framework-reference/web.html" TargetMode="External"/><Relationship Id="rId637" Type="http://schemas.openxmlformats.org/officeDocument/2006/relationships/hyperlink" Target="https://docs.spring.io/spring/docs/5.1.8.RELEASE/spring-framework-reference/core.html" TargetMode="External"/><Relationship Id="rId2" Type="http://schemas.openxmlformats.org/officeDocument/2006/relationships/numbering" Target="numbering.xml"/><Relationship Id="rId29" Type="http://schemas.openxmlformats.org/officeDocument/2006/relationships/hyperlink" Target="https://docs.spring.io/spring/docs/5.1.8.RELEASE/spring-framework-reference/core.html" TargetMode="External"/><Relationship Id="rId276" Type="http://schemas.openxmlformats.org/officeDocument/2006/relationships/hyperlink" Target="https://docs.spring.io/spring/docs/5.1.8.RELEASE/spring-framework-reference/core.html" TargetMode="External"/><Relationship Id="rId441" Type="http://schemas.openxmlformats.org/officeDocument/2006/relationships/hyperlink" Target="https://www.enterpriseintegrationpatterns.com/" TargetMode="External"/><Relationship Id="rId483" Type="http://schemas.openxmlformats.org/officeDocument/2006/relationships/hyperlink" Target="https://docs.spring.io/spring-framework/docs/5.1.8.RELEASE/javadoc-api/org/springframework/validation/MessageCodesResolver.html" TargetMode="External"/><Relationship Id="rId539" Type="http://schemas.openxmlformats.org/officeDocument/2006/relationships/hyperlink" Target="https://docs.spring.io/spring/docs/5.1.8.RELEASE/spring-framework-reference/core.html" TargetMode="External"/><Relationship Id="rId40" Type="http://schemas.openxmlformats.org/officeDocument/2006/relationships/hyperlink" Target="https://docs.spring.io/spring/docs/5.1.8.RELEASE/spring-framework-reference/core.html" TargetMode="External"/><Relationship Id="rId136" Type="http://schemas.openxmlformats.org/officeDocument/2006/relationships/hyperlink" Target="https://spring.io/blog/2004/08/06/method-injection/" TargetMode="External"/><Relationship Id="rId178" Type="http://schemas.openxmlformats.org/officeDocument/2006/relationships/hyperlink" Target="https://docs.spring.io/spring/docs/5.1.8.RELEASE/spring-framework-reference/core.html" TargetMode="External"/><Relationship Id="rId301" Type="http://schemas.openxmlformats.org/officeDocument/2006/relationships/hyperlink" Target="https://docs.spring.io/spring/docs/5.1.8.RELEASE/spring-framework-reference/core.html" TargetMode="External"/><Relationship Id="rId343" Type="http://schemas.openxmlformats.org/officeDocument/2006/relationships/hyperlink" Target="https://docs.spring.io/spring/docs/5.1.8.RELEASE/spring-framework-reference/core.html" TargetMode="External"/><Relationship Id="rId550" Type="http://schemas.openxmlformats.org/officeDocument/2006/relationships/hyperlink" Target="https://docs.spring.io/spring/docs/5.1.8.RELEASE/spring-framework-reference/core.html" TargetMode="External"/><Relationship Id="rId82" Type="http://schemas.openxmlformats.org/officeDocument/2006/relationships/hyperlink" Target="https://docs.spring.io/spring/docs/5.1.8.RELEASE/spring-framework-reference/core.html" TargetMode="External"/><Relationship Id="rId203" Type="http://schemas.openxmlformats.org/officeDocument/2006/relationships/hyperlink" Target="https://docs.spring.io/spring/docs/5.1.8.RELEASE/spring-framework-reference/core.html" TargetMode="External"/><Relationship Id="rId385" Type="http://schemas.openxmlformats.org/officeDocument/2006/relationships/hyperlink" Target="https://docs.spring.io/spring/docs/5.1.8.RELEASE/spring-framework-reference/core.html" TargetMode="External"/><Relationship Id="rId592" Type="http://schemas.openxmlformats.org/officeDocument/2006/relationships/hyperlink" Target="https://docs.oracle.com/javase/8/docs/api/java/lang/instrument/package-summary.html" TargetMode="External"/><Relationship Id="rId606" Type="http://schemas.openxmlformats.org/officeDocument/2006/relationships/hyperlink" Target="https://docs.spring.io/spring/docs/5.1.8.RELEASE/spring-framework-reference/core.html" TargetMode="External"/><Relationship Id="rId648" Type="http://schemas.openxmlformats.org/officeDocument/2006/relationships/hyperlink" Target="https://docs.spring.io/spring/docs/5.1.8.RELEASE/spring-framework-reference/core.html" TargetMode="External"/><Relationship Id="rId245" Type="http://schemas.openxmlformats.org/officeDocument/2006/relationships/hyperlink" Target="https://docs.spring.io/spring/docs/5.1.8.RELEASE/spring-framework-reference/web.html" TargetMode="External"/><Relationship Id="rId287" Type="http://schemas.openxmlformats.org/officeDocument/2006/relationships/hyperlink" Target="https://docs.spring.io/spring/docs/5.1.8.RELEASE/spring-framework-reference/web.html" TargetMode="External"/><Relationship Id="rId410" Type="http://schemas.openxmlformats.org/officeDocument/2006/relationships/hyperlink" Target="https://docs.spring.io/spring-framework/docs/5.1.8.RELEASE/javadoc-api/org/springframework/core/env/PropertySource.html" TargetMode="External"/><Relationship Id="rId452" Type="http://schemas.openxmlformats.org/officeDocument/2006/relationships/hyperlink" Target="https://docs.spring.io/spring-framework/docs/5.1.8.RELEASE/javadoc-api/org/springframework/jca/context/SpringContextResourceAdapter.html" TargetMode="External"/><Relationship Id="rId494" Type="http://schemas.openxmlformats.org/officeDocument/2006/relationships/hyperlink" Target="https://docs.spring.io/spring/docs/5.1.8.RELEASE/spring-framework-reference/core.html" TargetMode="External"/><Relationship Id="rId508" Type="http://schemas.openxmlformats.org/officeDocument/2006/relationships/hyperlink" Target="https://docs.spring.io/spring/docs/5.1.8.RELEASE/spring-framework-reference/core.html" TargetMode="External"/><Relationship Id="rId105" Type="http://schemas.openxmlformats.org/officeDocument/2006/relationships/hyperlink" Target="https://docs.spring.io/spring/docs/5.1.8.RELEASE/spring-framework-reference/core.html" TargetMode="External"/><Relationship Id="rId147" Type="http://schemas.openxmlformats.org/officeDocument/2006/relationships/hyperlink" Target="https://docs.spring.io/spring/docs/5.1.8.RELEASE/spring-framework-reference/core.html" TargetMode="External"/><Relationship Id="rId312" Type="http://schemas.openxmlformats.org/officeDocument/2006/relationships/hyperlink" Target="https://github.com/spring-projects/spring-framework/wiki/Spring-Annotation-Programming-Model" TargetMode="External"/><Relationship Id="rId354" Type="http://schemas.openxmlformats.org/officeDocument/2006/relationships/hyperlink" Target="https://docs.spring.io/spring/docs/5.1.8.RELEASE/spring-framework-reference/core.html" TargetMode="External"/><Relationship Id="rId51" Type="http://schemas.openxmlformats.org/officeDocument/2006/relationships/hyperlink" Target="https://docs.spring.io/spring/docs/5.1.8.RELEASE/spring-framework-reference/core.html" TargetMode="External"/><Relationship Id="rId93" Type="http://schemas.openxmlformats.org/officeDocument/2006/relationships/hyperlink" Target="https://www.jetbrains.com/idea/" TargetMode="External"/><Relationship Id="rId189" Type="http://schemas.openxmlformats.org/officeDocument/2006/relationships/hyperlink" Target="https://docs.spring.io/spring/docs/5.1.8.RELEASE/spring-framework-reference/core.html" TargetMode="External"/><Relationship Id="rId396" Type="http://schemas.openxmlformats.org/officeDocument/2006/relationships/hyperlink" Target="https://docs.spring.io/spring-framework/docs/5.1.8.RELEASE/javadoc-api/org/springframework/core/env/Environment.html" TargetMode="External"/><Relationship Id="rId561" Type="http://schemas.openxmlformats.org/officeDocument/2006/relationships/hyperlink" Target="https://docs.spring.io/spring/docs/5.1.8.RELEASE/spring-framework-reference/core.html" TargetMode="External"/><Relationship Id="rId617" Type="http://schemas.openxmlformats.org/officeDocument/2006/relationships/hyperlink" Target="https://docs.spring.io/spring/docs/5.1.8.RELEASE/spring-framework-reference/languages.html" TargetMode="External"/><Relationship Id="rId659" Type="http://schemas.openxmlformats.org/officeDocument/2006/relationships/fontTable" Target="fontTable.xml"/><Relationship Id="rId214" Type="http://schemas.openxmlformats.org/officeDocument/2006/relationships/hyperlink" Target="https://docs.spring.io/spring/docs/5.1.8.RELEASE/spring-framework-reference/core.html" TargetMode="External"/><Relationship Id="rId256" Type="http://schemas.openxmlformats.org/officeDocument/2006/relationships/hyperlink" Target="https://docs.spring.io/spring/docs/5.1.8.RELEASE/spring-framework-reference/languages.html" TargetMode="External"/><Relationship Id="rId298" Type="http://schemas.openxmlformats.org/officeDocument/2006/relationships/hyperlink" Target="https://docs.spring.io/spring/docs/5.1.8.RELEASE/spring-framework-reference/core.html" TargetMode="External"/><Relationship Id="rId421" Type="http://schemas.openxmlformats.org/officeDocument/2006/relationships/hyperlink" Target="https://docs.spring.io/spring-framework/docs/5.1.8.RELEASE/javadoc-api/org/springframework/context/annotation/PropertySource.html" TargetMode="External"/><Relationship Id="rId463" Type="http://schemas.openxmlformats.org/officeDocument/2006/relationships/hyperlink" Target="https://docs.spring.io/spring/docs/5.1.8.RELEASE/spring-framework-reference/core.html" TargetMode="External"/><Relationship Id="rId519" Type="http://schemas.openxmlformats.org/officeDocument/2006/relationships/hyperlink" Target="https://docs.spring.io/spring/docs/5.1.8.RELEASE/spring-framework-reference/core.html" TargetMode="External"/><Relationship Id="rId116" Type="http://schemas.openxmlformats.org/officeDocument/2006/relationships/hyperlink" Target="https://docs.spring.io/spring/docs/5.1.8.RELEASE/spring-framework-reference/core.html" TargetMode="External"/><Relationship Id="rId158" Type="http://schemas.openxmlformats.org/officeDocument/2006/relationships/hyperlink" Target="https://docs.spring.io/spring-framework/docs/5.1.8.RELEASE/javadoc-api/org/springframework/context/support/SimpleThreadScope.html" TargetMode="External"/><Relationship Id="rId323" Type="http://schemas.openxmlformats.org/officeDocument/2006/relationships/hyperlink" Target="https://docs.spring.io/spring/docs/5.1.8.RELEASE/spring-framework-reference/core.html" TargetMode="External"/><Relationship Id="rId530" Type="http://schemas.openxmlformats.org/officeDocument/2006/relationships/hyperlink" Target="https://docs.spring.io/spring/docs/5.1.8.RELEASE/spring-framework-reference/core.html" TargetMode="External"/><Relationship Id="rId20" Type="http://schemas.openxmlformats.org/officeDocument/2006/relationships/hyperlink" Target="https://docs.spring.io/spring/docs/5.1.8.RELEASE/spring-framework-reference/core.html" TargetMode="External"/><Relationship Id="rId62" Type="http://schemas.openxmlformats.org/officeDocument/2006/relationships/hyperlink" Target="https://docs.spring.io/spring/docs/5.1.8.RELEASE/spring-framework-reference/core.html" TargetMode="External"/><Relationship Id="rId365" Type="http://schemas.openxmlformats.org/officeDocument/2006/relationships/hyperlink" Target="https://docs.spring.io/spring/docs/5.1.8.RELEASE/spring-framework-reference/core.html" TargetMode="External"/><Relationship Id="rId572" Type="http://schemas.openxmlformats.org/officeDocument/2006/relationships/image" Target="media/image6.png"/><Relationship Id="rId628" Type="http://schemas.openxmlformats.org/officeDocument/2006/relationships/hyperlink" Target="https://github.com/netty/netty/wiki/Reference-counted-objects" TargetMode="External"/><Relationship Id="rId225" Type="http://schemas.openxmlformats.org/officeDocument/2006/relationships/hyperlink" Target="https://docs.spring.io/spring/docs/5.1.8.RELEASE/spring-framework-reference/core.html" TargetMode="External"/><Relationship Id="rId267" Type="http://schemas.openxmlformats.org/officeDocument/2006/relationships/hyperlink" Target="https://spring.io/tools/sts" TargetMode="External"/><Relationship Id="rId432" Type="http://schemas.openxmlformats.org/officeDocument/2006/relationships/hyperlink" Target="https://docs.spring.io/spring-framework/docs/5.1.8.RELEASE/javadoc-api/org/springframework/context/support/ReloadableResourceBundleMessageSource.html" TargetMode="External"/><Relationship Id="rId474" Type="http://schemas.openxmlformats.org/officeDocument/2006/relationships/hyperlink" Target="https://docs.spring.io/spring/docs/5.1.8.RELEASE/spring-framework-reference/core.html" TargetMode="External"/><Relationship Id="rId127" Type="http://schemas.openxmlformats.org/officeDocument/2006/relationships/hyperlink" Target="https://docs.spring.io/spring/docs/5.1.8.RELEASE/spring-framework-reference/core.html" TargetMode="External"/><Relationship Id="rId31" Type="http://schemas.openxmlformats.org/officeDocument/2006/relationships/hyperlink" Target="https://docs.spring.io/spring-framework/docs/current/javadoc-api/org/springframework/context/annotation/Bean.html" TargetMode="External"/><Relationship Id="rId73" Type="http://schemas.openxmlformats.org/officeDocument/2006/relationships/hyperlink" Target="https://docs.spring.io/spring/docs/5.1.8.RELEASE/spring-framework-reference/core.html" TargetMode="External"/><Relationship Id="rId169" Type="http://schemas.openxmlformats.org/officeDocument/2006/relationships/hyperlink" Target="https://docs.spring.io/spring/docs/5.1.8.RELEASE/spring-framework-reference/core.html" TargetMode="External"/><Relationship Id="rId334" Type="http://schemas.openxmlformats.org/officeDocument/2006/relationships/hyperlink" Target="https://docs.spring.io/spring/docs/5.1.8.RELEASE/spring-framework-reference/core.html" TargetMode="External"/><Relationship Id="rId376" Type="http://schemas.openxmlformats.org/officeDocument/2006/relationships/hyperlink" Target="https://docs.spring.io/spring/docs/5.1.8.RELEASE/spring-framework-reference/core.html" TargetMode="External"/><Relationship Id="rId541" Type="http://schemas.openxmlformats.org/officeDocument/2006/relationships/hyperlink" Target="https://docs.spring.io/spring/docs/5.1.8.RELEASE/spring-framework-reference/core.html" TargetMode="External"/><Relationship Id="rId583" Type="http://schemas.openxmlformats.org/officeDocument/2006/relationships/hyperlink" Target="https://www.eclipse.org/aspectj/doc/next/progguide/index.html" TargetMode="External"/><Relationship Id="rId639" Type="http://schemas.openxmlformats.org/officeDocument/2006/relationships/hyperlink" Target="https://docs.spring.io/spring/docs/5.1.8.RELEASE/spring-framework-reference/data-access.html" TargetMode="External"/><Relationship Id="rId4" Type="http://schemas.openxmlformats.org/officeDocument/2006/relationships/settings" Target="settings.xml"/><Relationship Id="rId180" Type="http://schemas.openxmlformats.org/officeDocument/2006/relationships/hyperlink" Target="https://docs.spring.io/spring-framework/docs/5.1.8.RELEASE/javadoc-api/org/springframework/beans/factory/config/Scope.html" TargetMode="External"/><Relationship Id="rId236" Type="http://schemas.openxmlformats.org/officeDocument/2006/relationships/hyperlink" Target="https://docs.spring.io/spring/docs/5.1.8.RELEASE/spring-framework-reference/core.html" TargetMode="External"/><Relationship Id="rId278" Type="http://schemas.openxmlformats.org/officeDocument/2006/relationships/hyperlink" Target="https://docs.spring.io/spring-framework/docs/5.1.8.RELEASE/javadoc-api/org/springframework/beans/factory/annotation/AutowiredAnnotationBeanPostProcessor.html" TargetMode="External"/><Relationship Id="rId401" Type="http://schemas.openxmlformats.org/officeDocument/2006/relationships/hyperlink" Target="https://docs.spring.io/spring/docs/5.1.8.RELEASE/spring-framework-reference/core.html" TargetMode="External"/><Relationship Id="rId443" Type="http://schemas.openxmlformats.org/officeDocument/2006/relationships/hyperlink" Target="https://docs.spring.io/spring/docs/5.1.8.RELEASE/spring-framework-reference/core.html" TargetMode="External"/><Relationship Id="rId650" Type="http://schemas.openxmlformats.org/officeDocument/2006/relationships/hyperlink" Target="https://docs.spring.io/spring/docs/5.1.8.RELEASE/spring-framework-reference/core.html" TargetMode="External"/><Relationship Id="rId303" Type="http://schemas.openxmlformats.org/officeDocument/2006/relationships/hyperlink" Target="https://docs.spring.io/spring/docs/5.1.8.RELEASE/spring-framework-reference/core.html" TargetMode="External"/><Relationship Id="rId485" Type="http://schemas.openxmlformats.org/officeDocument/2006/relationships/hyperlink" Target="https://docs.oracle.com/javase/8/docs/api/java/beans/package-summary.html" TargetMode="External"/><Relationship Id="rId42" Type="http://schemas.openxmlformats.org/officeDocument/2006/relationships/hyperlink" Target="https://docs.spring.io/spring/docs/5.1.8.RELEASE/spring-framework-reference/core.html" TargetMode="External"/><Relationship Id="rId84" Type="http://schemas.openxmlformats.org/officeDocument/2006/relationships/hyperlink" Target="https://docs.spring.io/spring/docs/5.1.8.RELEASE/spring-framework-reference/core.html" TargetMode="External"/><Relationship Id="rId138" Type="http://schemas.openxmlformats.org/officeDocument/2006/relationships/hyperlink" Target="https://docs.spring.io/spring/docs/5.1.8.RELEASE/spring-framework-reference/core.html" TargetMode="External"/><Relationship Id="rId345" Type="http://schemas.openxmlformats.org/officeDocument/2006/relationships/hyperlink" Target="https://docs.spring.io/spring/docs/5.1.8.RELEASE/spring-framework-reference/core.html" TargetMode="External"/><Relationship Id="rId387" Type="http://schemas.openxmlformats.org/officeDocument/2006/relationships/hyperlink" Target="https://spring.io/tools/sts" TargetMode="External"/><Relationship Id="rId510" Type="http://schemas.openxmlformats.org/officeDocument/2006/relationships/hyperlink" Target="https://docs.spring.io/spring/docs/5.1.8.RELEASE/spring-framework-reference/core.html" TargetMode="External"/><Relationship Id="rId552" Type="http://schemas.openxmlformats.org/officeDocument/2006/relationships/hyperlink" Target="https://docs.spring.io/spring/docs/5.1.8.RELEASE/spring-framework-reference/core.html" TargetMode="External"/><Relationship Id="rId594" Type="http://schemas.openxmlformats.org/officeDocument/2006/relationships/hyperlink" Target="https://docs.spring.io/spring/docs/5.1.8.RELEASE/spring-framework-reference/core.html" TargetMode="External"/><Relationship Id="rId608" Type="http://schemas.openxmlformats.org/officeDocument/2006/relationships/hyperlink" Target="https://docs.spring.io/spring/docs/5.1.8.RELEASE/spring-framework-reference/core.html" TargetMode="External"/><Relationship Id="rId191" Type="http://schemas.openxmlformats.org/officeDocument/2006/relationships/hyperlink" Target="https://docs.spring.io/spring/docs/5.1.8.RELEASE/spring-framework-reference/core.html" TargetMode="External"/><Relationship Id="rId205" Type="http://schemas.openxmlformats.org/officeDocument/2006/relationships/hyperlink" Target="https://docs.spring.io/spring/docs/5.1.8.RELEASE/spring-framework-reference/core.html" TargetMode="External"/><Relationship Id="rId247" Type="http://schemas.openxmlformats.org/officeDocument/2006/relationships/hyperlink" Target="https://docs.spring.io/spring-framework/docs/5.1.8.RELEASE/javadoc-api/org/springframework/beans/factory/config/BeanPostProcessor.html" TargetMode="External"/><Relationship Id="rId412" Type="http://schemas.openxmlformats.org/officeDocument/2006/relationships/hyperlink" Target="https://docs.spring.io/spring-framework/docs/5.1.8.RELEASE/javadoc-api/org/springframework/core/env/PropertySource.html" TargetMode="External"/><Relationship Id="rId107" Type="http://schemas.openxmlformats.org/officeDocument/2006/relationships/hyperlink" Target="https://docs.spring.io/spring/docs/5.1.8.RELEASE/spring-framework-reference/core.html" TargetMode="External"/><Relationship Id="rId289" Type="http://schemas.openxmlformats.org/officeDocument/2006/relationships/hyperlink" Target="https://docs.spring.io/spring/docs/5.1.8.RELEASE/spring-framework-reference/core.html" TargetMode="External"/><Relationship Id="rId454" Type="http://schemas.openxmlformats.org/officeDocument/2006/relationships/hyperlink" Target="https://docs.spring.io/spring-framework/docs/5.1.8.RELEASE/javadoc-api/org/springframework/jca/context/SpringContextResourceAdapter.html" TargetMode="External"/><Relationship Id="rId496" Type="http://schemas.openxmlformats.org/officeDocument/2006/relationships/hyperlink" Target="https://github.com/spring-projects/spring-framework/issues" TargetMode="External"/><Relationship Id="rId661" Type="http://schemas.openxmlformats.org/officeDocument/2006/relationships/theme" Target="theme/theme1.xml"/><Relationship Id="rId11" Type="http://schemas.openxmlformats.org/officeDocument/2006/relationships/hyperlink" Target="https://docs.spring.io/spring-framework/docs/5.1.8.RELEASE/javadoc-api/org/springframework/context/ApplicationContext.html" TargetMode="External"/><Relationship Id="rId53" Type="http://schemas.openxmlformats.org/officeDocument/2006/relationships/hyperlink" Target="https://docs.spring.io/spring/docs/5.1.8.RELEASE/spring-framework-reference/core.html" TargetMode="External"/><Relationship Id="rId149" Type="http://schemas.openxmlformats.org/officeDocument/2006/relationships/hyperlink" Target="https://docs.spring.io/spring/docs/5.1.8.RELEASE/spring-framework-reference/core.html" TargetMode="External"/><Relationship Id="rId314" Type="http://schemas.openxmlformats.org/officeDocument/2006/relationships/hyperlink" Target="https://stackoverflow.com/questions/19394570/java-jre-7u45-breaks-classloader-getresources" TargetMode="External"/><Relationship Id="rId356" Type="http://schemas.openxmlformats.org/officeDocument/2006/relationships/hyperlink" Target="https://docs.spring.io/spring/docs/5.1.8.RELEASE/spring-framework-reference/core.html" TargetMode="External"/><Relationship Id="rId398" Type="http://schemas.openxmlformats.org/officeDocument/2006/relationships/hyperlink" Target="https://docs.spring.io/spring/docs/5.1.8.RELEASE/spring-framework-reference/core.html" TargetMode="External"/><Relationship Id="rId521" Type="http://schemas.openxmlformats.org/officeDocument/2006/relationships/hyperlink" Target="https://docs.spring.io/spring/docs/5.1.8.RELEASE/spring-framework-reference/core.html" TargetMode="External"/><Relationship Id="rId563" Type="http://schemas.openxmlformats.org/officeDocument/2006/relationships/hyperlink" Target="https://docs.spring.io/spring/docs/5.1.8.RELEASE/spring-framework-reference/core.html" TargetMode="External"/><Relationship Id="rId619" Type="http://schemas.openxmlformats.org/officeDocument/2006/relationships/hyperlink" Target="https://docs.spring.io/spring/docs/5.1.8.RELEASE/spring-framework-reference/core.html" TargetMode="External"/><Relationship Id="rId95" Type="http://schemas.openxmlformats.org/officeDocument/2006/relationships/hyperlink" Target="https://www.jetbrains.com/idea/" TargetMode="External"/><Relationship Id="rId160" Type="http://schemas.openxmlformats.org/officeDocument/2006/relationships/hyperlink" Target="https://docs.spring.io/spring/docs/5.1.8.RELEASE/spring-framework-reference/core.html" TargetMode="External"/><Relationship Id="rId216" Type="http://schemas.openxmlformats.org/officeDocument/2006/relationships/hyperlink" Target="https://docs.spring.io/spring/docs/5.1.8.RELEASE/spring-framework-reference/core.html" TargetMode="External"/><Relationship Id="rId423" Type="http://schemas.openxmlformats.org/officeDocument/2006/relationships/hyperlink" Target="https://docs.spring.io/spring-framework/docs/5.1.8.RELEASE/javadoc-api/org/springframework/orm/jpa/LocalContainerEntityManagerFactoryBean.html" TargetMode="External"/><Relationship Id="rId258" Type="http://schemas.openxmlformats.org/officeDocument/2006/relationships/hyperlink" Target="https://docs.spring.io/spring-framework/docs/5.1.8.RELEASE/javadoc-api/org/springframework/beans/factory/config/BeanFactoryPostProcessor.html" TargetMode="External"/><Relationship Id="rId465" Type="http://schemas.openxmlformats.org/officeDocument/2006/relationships/hyperlink" Target="https://docs.spring.io/spring/docs/5.1.8.RELEASE/spring-framework-reference/core.html" TargetMode="External"/><Relationship Id="rId630" Type="http://schemas.openxmlformats.org/officeDocument/2006/relationships/hyperlink" Target="https://docs.spring.io/spring-framework/docs/5.1.8.RELEASE/javadoc-api/org/springframework/beans/factory/config/FieldRetrievingFactoryBean.html" TargetMode="External"/><Relationship Id="rId22" Type="http://schemas.openxmlformats.org/officeDocument/2006/relationships/hyperlink" Target="https://docs.spring.io/spring/docs/5.1.8.RELEASE/spring-framework-reference/core.html" TargetMode="External"/><Relationship Id="rId64" Type="http://schemas.openxmlformats.org/officeDocument/2006/relationships/hyperlink" Target="https://docs.spring.io/spring/docs/5.1.8.RELEASE/spring-framework-reference/core.html" TargetMode="External"/><Relationship Id="rId118" Type="http://schemas.openxmlformats.org/officeDocument/2006/relationships/hyperlink" Target="https://docs.spring.io/spring/docs/5.1.8.RELEASE/spring-framework-reference/core.html" TargetMode="External"/><Relationship Id="rId325" Type="http://schemas.openxmlformats.org/officeDocument/2006/relationships/hyperlink" Target="https://docs.spring.io/spring/docs/5.1.8.RELEASE/spring-framework-reference/core.html" TargetMode="External"/><Relationship Id="rId367" Type="http://schemas.openxmlformats.org/officeDocument/2006/relationships/hyperlink" Target="https://docs.spring.io/spring/docs/5.1.8.RELEASE/spring-framework-reference/core.html" TargetMode="External"/><Relationship Id="rId532" Type="http://schemas.openxmlformats.org/officeDocument/2006/relationships/hyperlink" Target="https://docs.spring.io/spring/docs/5.1.8.RELEASE/spring-framework-reference/core.html" TargetMode="External"/><Relationship Id="rId574" Type="http://schemas.openxmlformats.org/officeDocument/2006/relationships/hyperlink" Target="https://docs.spring.io/spring/docs/5.1.8.RELEASE/spring-framework-reference/core.html" TargetMode="External"/><Relationship Id="rId171" Type="http://schemas.openxmlformats.org/officeDocument/2006/relationships/hyperlink" Target="https://docs.spring.io/spring/docs/5.1.8.RELEASE/spring-framework-reference/core.html" TargetMode="External"/><Relationship Id="rId227" Type="http://schemas.openxmlformats.org/officeDocument/2006/relationships/hyperlink" Target="https://docs.spring.io/spring/docs/5.1.8.RELEASE/spring-framework-reference/core.html" TargetMode="External"/><Relationship Id="rId269" Type="http://schemas.openxmlformats.org/officeDocument/2006/relationships/hyperlink" Target="https://spring.io/tools/sts" TargetMode="External"/><Relationship Id="rId434" Type="http://schemas.openxmlformats.org/officeDocument/2006/relationships/hyperlink" Target="https://docs.spring.io/spring/docs/5.1.8.RELEASE/spring-framework-reference/core.html" TargetMode="External"/><Relationship Id="rId476" Type="http://schemas.openxmlformats.org/officeDocument/2006/relationships/hyperlink" Target="https://docs.spring.io/spring-framework/docs/5.1.8.RELEASE/javadoc-api/org/springframework/jca/context/SpringContextResourceAdapter.html" TargetMode="External"/><Relationship Id="rId641" Type="http://schemas.openxmlformats.org/officeDocument/2006/relationships/hyperlink" Target="https://docs.spring.io/spring/docs/5.1.8.RELEASE/spring-framework-reference/integration.html" TargetMode="External"/><Relationship Id="rId33" Type="http://schemas.openxmlformats.org/officeDocument/2006/relationships/hyperlink" Target="https://docs.spring.io/spring-framework/docs/current/javadoc-api/org/springframework/context/annotation/DependsOn.html" TargetMode="External"/><Relationship Id="rId129" Type="http://schemas.openxmlformats.org/officeDocument/2006/relationships/hyperlink" Target="https://docs.spring.io/spring/docs/5.1.8.RELEASE/spring-framework-reference/core.html" TargetMode="External"/><Relationship Id="rId280" Type="http://schemas.openxmlformats.org/officeDocument/2006/relationships/hyperlink" Target="https://docs.spring.io/spring-framework/docs/5.1.8.RELEASE/javadoc-api/org/springframework/orm/jpa/support/PersistenceAnnotationBeanPostProcessor.html" TargetMode="External"/><Relationship Id="rId336" Type="http://schemas.openxmlformats.org/officeDocument/2006/relationships/hyperlink" Target="https://docs.spring.io/spring/docs/5.1.8.RELEASE/spring-framework-reference/core.html" TargetMode="External"/><Relationship Id="rId501" Type="http://schemas.openxmlformats.org/officeDocument/2006/relationships/hyperlink" Target="https://docs.spring.io/spring-framework/docs/5.1.8.RELEASE/javadoc-api/org/springframework/validation/beanvalidation/MethodValidationPostProcessor.html" TargetMode="External"/><Relationship Id="rId543" Type="http://schemas.openxmlformats.org/officeDocument/2006/relationships/hyperlink" Target="https://docs.spring.io/spring/docs/5.1.8.RELEASE/spring-framework-reference/core.html" TargetMode="External"/><Relationship Id="rId75" Type="http://schemas.openxmlformats.org/officeDocument/2006/relationships/hyperlink" Target="https://docs.spring.io/spring/docs/5.1.8.RELEASE/spring-framework-reference/core.html" TargetMode="External"/><Relationship Id="rId140" Type="http://schemas.openxmlformats.org/officeDocument/2006/relationships/hyperlink" Target="https://docs.spring.io/spring/docs/5.1.8.RELEASE/spring-framework-reference/core.html" TargetMode="External"/><Relationship Id="rId182" Type="http://schemas.openxmlformats.org/officeDocument/2006/relationships/hyperlink" Target="https://docs.spring.io/spring-framework/docs/5.1.8.RELEASE/javadoc-api/org/springframework/beans/factory/config/Scope.html" TargetMode="External"/><Relationship Id="rId378" Type="http://schemas.openxmlformats.org/officeDocument/2006/relationships/hyperlink" Target="https://docs.spring.io/spring/docs/5.1.8.RELEASE/spring-framework-reference/core.html" TargetMode="External"/><Relationship Id="rId403" Type="http://schemas.openxmlformats.org/officeDocument/2006/relationships/hyperlink" Target="https://docs.spring.io/spring-framework/docs/5.1.8.RELEASE/javadoc-api/org/springframework/context/annotation/Profile.html" TargetMode="External"/><Relationship Id="rId585" Type="http://schemas.openxmlformats.org/officeDocument/2006/relationships/hyperlink" Target="https://docs.spring.io/spring/docs/5.1.8.RELEASE/spring-framework-reference/core.html" TargetMode="External"/><Relationship Id="rId6" Type="http://schemas.openxmlformats.org/officeDocument/2006/relationships/footnotes" Target="footnotes.xml"/><Relationship Id="rId238" Type="http://schemas.openxmlformats.org/officeDocument/2006/relationships/hyperlink" Target="https://docs.spring.io/spring/docs/5.1.8.RELEASE/spring-framework-reference/core.html" TargetMode="External"/><Relationship Id="rId445" Type="http://schemas.openxmlformats.org/officeDocument/2006/relationships/hyperlink" Target="https://docs.spring.io/spring/docs/5.1.8.RELEASE/spring-framework-reference/core.html" TargetMode="External"/><Relationship Id="rId487" Type="http://schemas.openxmlformats.org/officeDocument/2006/relationships/hyperlink" Target="https://docs.oracle.com/javase/8/docs/api/java/beans/package-summary.html" TargetMode="External"/><Relationship Id="rId610" Type="http://schemas.openxmlformats.org/officeDocument/2006/relationships/hyperlink" Target="https://docs.spring.io/spring-framework/docs/5.1.8.RELEASE/javadoc-api/org/springframework/aop/framework/adapter/package-frame.html" TargetMode="External"/><Relationship Id="rId652" Type="http://schemas.openxmlformats.org/officeDocument/2006/relationships/hyperlink" Target="https://docs.spring.io/spring/docs/5.1.8.RELEASE/spring-framework-reference/core.html" TargetMode="External"/><Relationship Id="rId291" Type="http://schemas.openxmlformats.org/officeDocument/2006/relationships/hyperlink" Target="https://docs.spring.io/spring/docs/5.1.8.RELEASE/spring-framework-reference/core.html" TargetMode="External"/><Relationship Id="rId305" Type="http://schemas.openxmlformats.org/officeDocument/2006/relationships/hyperlink" Target="https://docs.spring.io/spring/docs/5.1.8.RELEASE/spring-framework-reference/core.html" TargetMode="External"/><Relationship Id="rId347" Type="http://schemas.openxmlformats.org/officeDocument/2006/relationships/hyperlink" Target="https://docs.spring.io/spring/docs/5.1.8.RELEASE/spring-framework-reference/core.html" TargetMode="External"/><Relationship Id="rId512" Type="http://schemas.openxmlformats.org/officeDocument/2006/relationships/hyperlink" Target="https://docs.spring.io/spring/docs/5.1.8.RELEASE/spring-framework-reference/core.html" TargetMode="External"/><Relationship Id="rId44" Type="http://schemas.openxmlformats.org/officeDocument/2006/relationships/hyperlink" Target="https://docs.spring.io/spring/docs/5.1.8.RELEASE/spring-framework-reference/core.html" TargetMode="External"/><Relationship Id="rId86" Type="http://schemas.openxmlformats.org/officeDocument/2006/relationships/hyperlink" Target="https://docs.spring.io/spring/docs/5.1.8.RELEASE/spring-framework-reference/core.html" TargetMode="External"/><Relationship Id="rId151" Type="http://schemas.openxmlformats.org/officeDocument/2006/relationships/hyperlink" Target="https://docs.spring.io/spring/docs/5.1.8.RELEASE/spring-framework-reference/web.html" TargetMode="External"/><Relationship Id="rId389" Type="http://schemas.openxmlformats.org/officeDocument/2006/relationships/hyperlink" Target="https://docs.spring.io/spring/docs/5.1.8.RELEASE/spring-framework-reference/core.html" TargetMode="External"/><Relationship Id="rId554" Type="http://schemas.openxmlformats.org/officeDocument/2006/relationships/hyperlink" Target="https://docs.spring.io/spring/docs/5.1.8.RELEASE/spring-framework-reference/core.html" TargetMode="External"/><Relationship Id="rId596" Type="http://schemas.openxmlformats.org/officeDocument/2006/relationships/hyperlink" Target="https://glassfish.dev.java.net/" TargetMode="External"/><Relationship Id="rId193" Type="http://schemas.openxmlformats.org/officeDocument/2006/relationships/hyperlink" Target="https://docs.spring.io/spring/docs/5.1.8.RELEASE/spring-framework-reference/core.html" TargetMode="External"/><Relationship Id="rId207" Type="http://schemas.openxmlformats.org/officeDocument/2006/relationships/hyperlink" Target="https://docs.spring.io/spring/docs/5.1.8.RELEASE/spring-framework-reference/core.html" TargetMode="External"/><Relationship Id="rId249" Type="http://schemas.openxmlformats.org/officeDocument/2006/relationships/hyperlink" Target="https://docs.spring.io/spring/docs/5.1.8.RELEASE/spring-framework-reference/core.html" TargetMode="External"/><Relationship Id="rId414" Type="http://schemas.openxmlformats.org/officeDocument/2006/relationships/hyperlink" Target="https://docs.spring.io/spring-framework/docs/5.1.8.RELEASE/javadoc-api/org/springframework/web/context/support/StandardServletEnvironment.html" TargetMode="External"/><Relationship Id="rId456" Type="http://schemas.openxmlformats.org/officeDocument/2006/relationships/hyperlink" Target="https://docs.spring.io/spring/docs/5.1.8.RELEASE/spring-framework-reference/core.html" TargetMode="External"/><Relationship Id="rId498" Type="http://schemas.openxmlformats.org/officeDocument/2006/relationships/hyperlink" Target="https://docs.spring.io/spring/docs/5.1.8.RELEASE/spring-framework-reference/web.html" TargetMode="External"/><Relationship Id="rId621" Type="http://schemas.openxmlformats.org/officeDocument/2006/relationships/hyperlink" Target="https://docs.spring.io/spring/docs/5.1.8.RELEASE/spring-framework-reference/core.html" TargetMode="External"/><Relationship Id="rId13" Type="http://schemas.openxmlformats.org/officeDocument/2006/relationships/hyperlink" Target="https://docs.spring.io/spring/docs/5.1.8.RELEASE/spring-framework-reference/core.html" TargetMode="External"/><Relationship Id="rId109" Type="http://schemas.openxmlformats.org/officeDocument/2006/relationships/hyperlink" Target="https://docs.spring.io/spring/docs/5.1.8.RELEASE/spring-framework-reference/core.html" TargetMode="External"/><Relationship Id="rId260" Type="http://schemas.openxmlformats.org/officeDocument/2006/relationships/hyperlink" Target="https://docs.spring.io/spring-framework/docs/5.1.8.RELEASE/javadoc-api/org/springframework/beans/factory/config/BeanFactoryPostProcessor.html" TargetMode="External"/><Relationship Id="rId316" Type="http://schemas.openxmlformats.org/officeDocument/2006/relationships/hyperlink" Target="https://docs.spring.io/spring-framework/docs/5.1.8.RELEASE/javadoc-api/org/springframework/beans/factory/support/BeanNameGenerator.html" TargetMode="External"/><Relationship Id="rId523" Type="http://schemas.openxmlformats.org/officeDocument/2006/relationships/hyperlink" Target="https://docs.spring.io/spring/docs/5.1.8.RELEASE/spring-framework-reference/core.html" TargetMode="External"/><Relationship Id="rId55" Type="http://schemas.openxmlformats.org/officeDocument/2006/relationships/hyperlink" Target="https://docs.spring.io/spring/docs/5.1.8.RELEASE/spring-framework-reference/core.html" TargetMode="External"/><Relationship Id="rId97" Type="http://schemas.openxmlformats.org/officeDocument/2006/relationships/hyperlink" Target="https://docs.spring.io/spring/docs/5.1.8.RELEASE/spring-framework-reference/core.html" TargetMode="External"/><Relationship Id="rId120" Type="http://schemas.openxmlformats.org/officeDocument/2006/relationships/hyperlink" Target="https://docs.spring.io/spring/docs/5.1.8.RELEASE/spring-framework-reference/core.html" TargetMode="External"/><Relationship Id="rId358" Type="http://schemas.openxmlformats.org/officeDocument/2006/relationships/hyperlink" Target="https://docs.spring.io/spring/docs/5.1.8.RELEASE/spring-framework-reference/core.html" TargetMode="External"/><Relationship Id="rId565" Type="http://schemas.openxmlformats.org/officeDocument/2006/relationships/hyperlink" Target="https://docs.spring.io/spring/docs/5.1.8.RELEASE/spring-framework-reference/core.html" TargetMode="External"/><Relationship Id="rId162" Type="http://schemas.openxmlformats.org/officeDocument/2006/relationships/hyperlink" Target="https://docs.spring.io/spring-framework/docs/5.1.8.RELEASE/javadoc-api/org/springframework/transaction/support/SimpleTransactionScope.html" TargetMode="External"/><Relationship Id="rId218" Type="http://schemas.openxmlformats.org/officeDocument/2006/relationships/hyperlink" Target="https://docs.spring.io/spring/docs/5.1.8.RELEASE/spring-framework-reference/core.html" TargetMode="External"/><Relationship Id="rId425" Type="http://schemas.openxmlformats.org/officeDocument/2006/relationships/hyperlink" Target="https://docs.spring.io/spring/docs/5.1.8.RELEASE/spring-framework-reference/data-access.html" TargetMode="External"/><Relationship Id="rId467" Type="http://schemas.openxmlformats.org/officeDocument/2006/relationships/hyperlink" Target="https://docs.spring.io/spring/docs/5.1.8.RELEASE/spring-framework-reference/core.html" TargetMode="External"/><Relationship Id="rId632" Type="http://schemas.openxmlformats.org/officeDocument/2006/relationships/hyperlink" Target="https://docs.spring.io/spring/docs/5.1.8.RELEASE/spring-framework-reference/core.html" TargetMode="External"/><Relationship Id="rId271" Type="http://schemas.openxmlformats.org/officeDocument/2006/relationships/hyperlink" Target="https://docs.spring.io/spring/docs/5.1.8.RELEASE/spring-framework-reference/core.html" TargetMode="External"/><Relationship Id="rId24" Type="http://schemas.openxmlformats.org/officeDocument/2006/relationships/hyperlink" Target="https://docs.spring.io/spring-framework/docs/current/javadoc-api/org/springframework/context/annotation/Configuration.html" TargetMode="External"/><Relationship Id="rId66" Type="http://schemas.openxmlformats.org/officeDocument/2006/relationships/hyperlink" Target="https://docs.spring.io/spring/docs/5.1.8.RELEASE/spring-framework-reference/core.html" TargetMode="External"/><Relationship Id="rId131" Type="http://schemas.openxmlformats.org/officeDocument/2006/relationships/hyperlink" Target="https://docs.spring.io/spring/docs/5.1.8.RELEASE/spring-framework-reference/core.html" TargetMode="External"/><Relationship Id="rId327" Type="http://schemas.openxmlformats.org/officeDocument/2006/relationships/hyperlink" Target="https://repo1.maven.org/maven2/javax/inject/javax.inject/1/" TargetMode="External"/><Relationship Id="rId369" Type="http://schemas.openxmlformats.org/officeDocument/2006/relationships/hyperlink" Target="https://docs.spring.io/spring/docs/5.1.8.RELEASE/spring-framework-reference/core.html" TargetMode="External"/><Relationship Id="rId534" Type="http://schemas.openxmlformats.org/officeDocument/2006/relationships/hyperlink" Target="https://docs.spring.io/spring/docs/5.1.8.RELEASE/spring-framework-reference/core.html" TargetMode="External"/><Relationship Id="rId576" Type="http://schemas.openxmlformats.org/officeDocument/2006/relationships/hyperlink" Target="https://docs.spring.io/spring/docs/5.1.8.RELEASE/spring-framework-reference/core.html" TargetMode="External"/><Relationship Id="rId173" Type="http://schemas.openxmlformats.org/officeDocument/2006/relationships/hyperlink" Target="https://docs.spring.io/spring/docs/5.1.8.RELEASE/spring-framework-reference/core.html" TargetMode="External"/><Relationship Id="rId229" Type="http://schemas.openxmlformats.org/officeDocument/2006/relationships/hyperlink" Target="https://docs.spring.io/spring/docs/5.1.8.RELEASE/spring-framework-reference/core.html" TargetMode="External"/><Relationship Id="rId380" Type="http://schemas.openxmlformats.org/officeDocument/2006/relationships/hyperlink" Target="https://docs.spring.io/spring-framework/docs/5.1.8.RELEASE/javadoc-api/org/springframework/context/annotation/Description.html" TargetMode="External"/><Relationship Id="rId436" Type="http://schemas.openxmlformats.org/officeDocument/2006/relationships/hyperlink" Target="https://docs.spring.io/spring-framework/docs/5.1.8.RELEASE/javadoc-api/org/springframework/context/event/ApplicationEventMulticaster.html" TargetMode="External"/><Relationship Id="rId601" Type="http://schemas.openxmlformats.org/officeDocument/2006/relationships/hyperlink" Target="https://docs.spring.io/spring/docs/5.1.8.RELEASE/spring-framework-reference/core.html" TargetMode="External"/><Relationship Id="rId643" Type="http://schemas.openxmlformats.org/officeDocument/2006/relationships/hyperlink" Target="https://docs.spring.io/spring/docs/5.1.8.RELEASE/spring-framework-reference/core.html" TargetMode="External"/><Relationship Id="rId240" Type="http://schemas.openxmlformats.org/officeDocument/2006/relationships/hyperlink" Target="https://docs.spring.io/spring/docs/5.1.8.RELEASE/spring-framework-reference/integration.html" TargetMode="External"/><Relationship Id="rId478" Type="http://schemas.openxmlformats.org/officeDocument/2006/relationships/hyperlink" Target="https://docs.spring.io/spring/docs/5.1.8.RELEASE/spring-framework-reference/core.html" TargetMode="External"/><Relationship Id="rId35" Type="http://schemas.openxmlformats.org/officeDocument/2006/relationships/hyperlink" Target="https://docs.spring.io/spring/docs/5.1.8.RELEASE/spring-framework-reference/core.html" TargetMode="External"/><Relationship Id="rId77" Type="http://schemas.openxmlformats.org/officeDocument/2006/relationships/hyperlink" Target="https://download.oracle.com/javase/8/docs/api/java/beans/ConstructorProperties.html" TargetMode="External"/><Relationship Id="rId100" Type="http://schemas.openxmlformats.org/officeDocument/2006/relationships/hyperlink" Target="https://docs.spring.io/spring/docs/5.1.8.RELEASE/spring-framework-reference/core.html" TargetMode="External"/><Relationship Id="rId282" Type="http://schemas.openxmlformats.org/officeDocument/2006/relationships/hyperlink" Target="https://docs.spring.io/spring-framework/docs/5.1.8.RELEASE/javadoc-api/org/springframework/beans/factory/annotation/AutowiredAnnotationBeanPostProcessor.html" TargetMode="External"/><Relationship Id="rId338" Type="http://schemas.openxmlformats.org/officeDocument/2006/relationships/hyperlink" Target="https://docs.spring.io/spring/docs/5.1.8.RELEASE/spring-framework-reference/core.html" TargetMode="External"/><Relationship Id="rId503" Type="http://schemas.openxmlformats.org/officeDocument/2006/relationships/hyperlink" Target="https://docs.spring.io/spring/docs/5.1.8.RELEASE/spring-framework-reference/core.html" TargetMode="External"/><Relationship Id="rId545" Type="http://schemas.openxmlformats.org/officeDocument/2006/relationships/hyperlink" Target="https://www.eclipse.org/aspectj/doc/released/adk15notebook/index.html" TargetMode="External"/><Relationship Id="rId587" Type="http://schemas.openxmlformats.org/officeDocument/2006/relationships/hyperlink" Target="https://www.eclipse.org/aspectj/doc/released/devguide/ltw.html" TargetMode="External"/><Relationship Id="rId8" Type="http://schemas.openxmlformats.org/officeDocument/2006/relationships/hyperlink" Target="https://docs.spring.io/spring-framework/docs/5.1.8.RELEASE/javadoc-api/org/springframework/beans/factory/BeanFactory.html" TargetMode="External"/><Relationship Id="rId142" Type="http://schemas.openxmlformats.org/officeDocument/2006/relationships/hyperlink" Target="https://docs.spring.io/spring/docs/5.1.8.RELEASE/spring-framework-reference/core.html" TargetMode="External"/><Relationship Id="rId184" Type="http://schemas.openxmlformats.org/officeDocument/2006/relationships/hyperlink" Target="https://docs.spring.io/spring/docs/5.1.8.RELEASE/spring-framework-reference/core.html" TargetMode="External"/><Relationship Id="rId391" Type="http://schemas.openxmlformats.org/officeDocument/2006/relationships/hyperlink" Target="https://docs.spring.io/spring/docs/5.1.8.RELEASE/spring-framework-reference/core.html" TargetMode="External"/><Relationship Id="rId405" Type="http://schemas.openxmlformats.org/officeDocument/2006/relationships/hyperlink" Target="https://docs.spring.io/spring/docs/5.1.8.RELEASE/spring-framework-reference/core.html" TargetMode="External"/><Relationship Id="rId447" Type="http://schemas.openxmlformats.org/officeDocument/2006/relationships/hyperlink" Target="https://docs.spring.io/spring/docs/5.1.8.RELEASE/spring-framework-reference/integration.html" TargetMode="External"/><Relationship Id="rId612" Type="http://schemas.openxmlformats.org/officeDocument/2006/relationships/hyperlink" Target="https://docs.spring.io/spring-framework/docs/5.1.8.RELEASE/javadoc-api/org/springframework/lang/NonNull.html" TargetMode="External"/><Relationship Id="rId251" Type="http://schemas.openxmlformats.org/officeDocument/2006/relationships/hyperlink" Target="https://docs.spring.io/spring-framework/docs/5.1.8.RELEASE/javadoc-api/org/springframework/core/Ordered.html" TargetMode="External"/><Relationship Id="rId489" Type="http://schemas.openxmlformats.org/officeDocument/2006/relationships/hyperlink" Target="https://docs.spring.io/spring/docs/5.1.8.RELEASE/spring-framework-reference/core.html" TargetMode="External"/><Relationship Id="rId654" Type="http://schemas.openxmlformats.org/officeDocument/2006/relationships/hyperlink" Target="https://docs.spring.io/spring/docs/5.1.8.RELEASE/spring-framework-reference/core.html" TargetMode="External"/><Relationship Id="rId46" Type="http://schemas.openxmlformats.org/officeDocument/2006/relationships/hyperlink" Target="https://docs.spring.io/spring/docs/5.1.8.RELEASE/spring-framework-reference/core.html" TargetMode="External"/><Relationship Id="rId293" Type="http://schemas.openxmlformats.org/officeDocument/2006/relationships/hyperlink" Target="https://docs.spring.io/spring/docs/5.1.8.RELEASE/spring-framework-reference/core.html" TargetMode="External"/><Relationship Id="rId307" Type="http://schemas.openxmlformats.org/officeDocument/2006/relationships/hyperlink" Target="https://docs.spring.io/spring/docs/5.1.8.RELEASE/spring-framework-reference/data-access.html" TargetMode="External"/><Relationship Id="rId349" Type="http://schemas.openxmlformats.org/officeDocument/2006/relationships/hyperlink" Target="https://docs.spring.io/spring/docs/5.1.8.RELEASE/spring-framework-reference/core.html" TargetMode="External"/><Relationship Id="rId514" Type="http://schemas.openxmlformats.org/officeDocument/2006/relationships/hyperlink" Target="https://docs.spring.io/spring/docs/5.1.8.RELEASE/spring-framework-reference/core.html" TargetMode="External"/><Relationship Id="rId556" Type="http://schemas.openxmlformats.org/officeDocument/2006/relationships/hyperlink" Target="https://docs.spring.io/spring/docs/5.1.8.RELEASE/spring-framework-reference/core.html" TargetMode="External"/><Relationship Id="rId88" Type="http://schemas.openxmlformats.org/officeDocument/2006/relationships/hyperlink" Target="https://docs.spring.io/spring/docs/5.1.8.RELEASE/spring-framework-reference/core.html" TargetMode="External"/><Relationship Id="rId111" Type="http://schemas.openxmlformats.org/officeDocument/2006/relationships/hyperlink" Target="https://docs.spring.io/spring/docs/5.1.8.RELEASE/spring-framework-reference/core.html" TargetMode="External"/><Relationship Id="rId153" Type="http://schemas.openxmlformats.org/officeDocument/2006/relationships/hyperlink" Target="https://docs.spring.io/spring/docs/5.1.8.RELEASE/spring-framework-reference/core.html" TargetMode="External"/><Relationship Id="rId195" Type="http://schemas.openxmlformats.org/officeDocument/2006/relationships/hyperlink" Target="https://docs.spring.io/spring/docs/5.1.8.RELEASE/spring-framework-reference/core.html" TargetMode="External"/><Relationship Id="rId209" Type="http://schemas.openxmlformats.org/officeDocument/2006/relationships/hyperlink" Target="https://docs.spring.io/spring/docs/5.1.8.RELEASE/spring-framework-reference/core.html" TargetMode="External"/><Relationship Id="rId360" Type="http://schemas.openxmlformats.org/officeDocument/2006/relationships/hyperlink" Target="https://docs.spring.io/spring/docs/5.1.8.RELEASE/spring-framework-reference/core.html" TargetMode="External"/><Relationship Id="rId416" Type="http://schemas.openxmlformats.org/officeDocument/2006/relationships/hyperlink" Target="https://docs.spring.io/spring-framework/docs/5.1.8.RELEASE/javadoc-api/org/springframework/web/context/support/StandardServletEnvironment.html" TargetMode="External"/><Relationship Id="rId598" Type="http://schemas.openxmlformats.org/officeDocument/2006/relationships/hyperlink" Target="https://www.wildfly.org/" TargetMode="External"/><Relationship Id="rId220" Type="http://schemas.openxmlformats.org/officeDocument/2006/relationships/hyperlink" Target="https://docs.spring.io/spring/docs/5.1.8.RELEASE/spring-framework-reference/core.html" TargetMode="External"/><Relationship Id="rId458" Type="http://schemas.openxmlformats.org/officeDocument/2006/relationships/hyperlink" Target="https://docs.spring.io/spring/docs/5.1.8.RELEASE/spring-framework-reference/core.html" TargetMode="External"/><Relationship Id="rId623" Type="http://schemas.openxmlformats.org/officeDocument/2006/relationships/hyperlink" Target="https://docs.spring.io/spring/docs/5.1.8.RELEASE/spring-framework-reference/core.html" TargetMode="External"/><Relationship Id="rId15" Type="http://schemas.openxmlformats.org/officeDocument/2006/relationships/hyperlink" Target="https://docs.spring.io/spring-framework/docs/5.1.8.RELEASE/javadoc-api/org/springframework/context/support/ClassPathXmlApplicationContext.html" TargetMode="External"/><Relationship Id="rId57" Type="http://schemas.openxmlformats.org/officeDocument/2006/relationships/hyperlink" Target="https://docs.spring.io/spring/docs/5.1.8.RELEASE/spring-framework-reference/core.html" TargetMode="External"/><Relationship Id="rId262" Type="http://schemas.openxmlformats.org/officeDocument/2006/relationships/hyperlink" Target="https://docs.spring.io/spring/docs/5.1.8.RELEASE/spring-framework-reference/core.html" TargetMode="External"/><Relationship Id="rId318" Type="http://schemas.openxmlformats.org/officeDocument/2006/relationships/hyperlink" Target="https://docs.spring.io/spring/docs/5.1.8.RELEASE/spring-framework-reference/core.html" TargetMode="External"/><Relationship Id="rId525" Type="http://schemas.openxmlformats.org/officeDocument/2006/relationships/hyperlink" Target="https://docs.spring.io/spring/docs/5.1.8.RELEASE/spring-framework-reference/core.html" TargetMode="External"/><Relationship Id="rId567" Type="http://schemas.openxmlformats.org/officeDocument/2006/relationships/hyperlink" Target="https://docs.spring.io/spring/docs/5.1.8.RELEASE/spring-framework-reference/core.html" TargetMode="External"/><Relationship Id="rId99" Type="http://schemas.openxmlformats.org/officeDocument/2006/relationships/hyperlink" Target="https://docs.spring.io/spring/docs/5.1.8.RELEASE/spring-framework-reference/core.html" TargetMode="External"/><Relationship Id="rId122" Type="http://schemas.openxmlformats.org/officeDocument/2006/relationships/hyperlink" Target="https://docs.spring.io/spring/docs/5.1.8.RELEASE/spring-framework-reference/core.html" TargetMode="External"/><Relationship Id="rId164" Type="http://schemas.openxmlformats.org/officeDocument/2006/relationships/image" Target="media/image4.png"/><Relationship Id="rId371" Type="http://schemas.openxmlformats.org/officeDocument/2006/relationships/hyperlink" Target="https://docs.spring.io/spring/docs/5.1.8.RELEASE/spring-framework-reference/core.html" TargetMode="External"/><Relationship Id="rId427" Type="http://schemas.openxmlformats.org/officeDocument/2006/relationships/hyperlink" Target="https://docs.spring.io/spring/docs/5.1.8.RELEASE/spring-framework-reference/core.html" TargetMode="External"/><Relationship Id="rId469" Type="http://schemas.openxmlformats.org/officeDocument/2006/relationships/hyperlink" Target="https://docs.spring.io/spring/docs/5.1.8.RELEASE/spring-framework-reference/core.html" TargetMode="External"/><Relationship Id="rId634" Type="http://schemas.openxmlformats.org/officeDocument/2006/relationships/hyperlink" Target="https://docs.spring.io/spring/docs/5.1.8.RELEASE/spring-framework-reference/core.html" TargetMode="External"/><Relationship Id="rId26" Type="http://schemas.openxmlformats.org/officeDocument/2006/relationships/hyperlink" Target="https://docs.spring.io/spring-framework/docs/current/javadoc-api/org/springframework/context/annotation/Import.html" TargetMode="External"/><Relationship Id="rId231" Type="http://schemas.openxmlformats.org/officeDocument/2006/relationships/hyperlink" Target="https://docs.spring.io/spring/docs/5.1.8.RELEASE/spring-framework-reference/integration.html" TargetMode="External"/><Relationship Id="rId273" Type="http://schemas.openxmlformats.org/officeDocument/2006/relationships/hyperlink" Target="https://docs.spring.io/spring/docs/5.1.8.RELEASE/spring-framework-reference/core.html" TargetMode="External"/><Relationship Id="rId329" Type="http://schemas.openxmlformats.org/officeDocument/2006/relationships/hyperlink" Target="https://download.oracle.com/javaee/6/api/javax/inject/Scope.html" TargetMode="External"/><Relationship Id="rId480" Type="http://schemas.openxmlformats.org/officeDocument/2006/relationships/hyperlink" Target="https://docs.spring.io/spring-framework/docs/5.1.8.RELEASE/javadoc-api/org/springframework/validation/ValidationUtils.html" TargetMode="External"/><Relationship Id="rId536" Type="http://schemas.openxmlformats.org/officeDocument/2006/relationships/hyperlink" Target="https://docs.spring.io/spring/docs/5.1.8.RELEASE/spring-framework-reference/core.html" TargetMode="External"/><Relationship Id="rId68" Type="http://schemas.openxmlformats.org/officeDocument/2006/relationships/hyperlink" Target="https://docs.spring.io/spring/docs/5.1.8.RELEASE/spring-framework-reference/core.html" TargetMode="External"/><Relationship Id="rId133" Type="http://schemas.openxmlformats.org/officeDocument/2006/relationships/hyperlink" Target="https://docs.spring.io/spring/docs/5.1.8.RELEASE/spring-framework-reference/core.html" TargetMode="External"/><Relationship Id="rId175" Type="http://schemas.openxmlformats.org/officeDocument/2006/relationships/hyperlink" Target="https://docs.spring.io/spring/docs/5.1.8.RELEASE/spring-framework-reference/core.html" TargetMode="External"/><Relationship Id="rId340" Type="http://schemas.openxmlformats.org/officeDocument/2006/relationships/hyperlink" Target="https://docs.spring.io/spring/docs/5.1.8.RELEASE/spring-framework-reference/core.html" TargetMode="External"/><Relationship Id="rId578" Type="http://schemas.openxmlformats.org/officeDocument/2006/relationships/hyperlink" Target="https://docs.spring.io/spring/docs/5.1.8.RELEASE/spring-framework-reference/core.html" TargetMode="External"/><Relationship Id="rId200" Type="http://schemas.openxmlformats.org/officeDocument/2006/relationships/hyperlink" Target="https://docs.spring.io/spring/docs/5.1.8.RELEASE/spring-framework-reference/core.html" TargetMode="External"/><Relationship Id="rId382" Type="http://schemas.openxmlformats.org/officeDocument/2006/relationships/hyperlink" Target="https://docs.spring.io/spring/docs/5.1.8.RELEASE/spring-framework-reference/core.html" TargetMode="External"/><Relationship Id="rId438" Type="http://schemas.openxmlformats.org/officeDocument/2006/relationships/hyperlink" Target="https://projects.spring.io/spring-integration/" TargetMode="External"/><Relationship Id="rId603" Type="http://schemas.openxmlformats.org/officeDocument/2006/relationships/hyperlink" Target="https://docs.spring.io/spring/docs/5.1.8.RELEASE/spring-framework-reference/core.html" TargetMode="External"/><Relationship Id="rId645" Type="http://schemas.openxmlformats.org/officeDocument/2006/relationships/hyperlink" Target="https://docs.spring.io/spring/docs/5.1.8.RELEASE/spring-framework-reference/core.html" TargetMode="External"/><Relationship Id="rId242" Type="http://schemas.openxmlformats.org/officeDocument/2006/relationships/hyperlink" Target="https://docs.spring.io/spring/docs/5.1.8.RELEASE/spring-framework-reference/core.html" TargetMode="External"/><Relationship Id="rId284" Type="http://schemas.openxmlformats.org/officeDocument/2006/relationships/hyperlink" Target="https://docs.spring.io/spring-framework/docs/5.1.8.RELEASE/javadoc-api/org/springframework/orm/jpa/support/PersistenceAnnotationBeanPostProcessor.html" TargetMode="External"/><Relationship Id="rId491" Type="http://schemas.openxmlformats.org/officeDocument/2006/relationships/hyperlink" Target="https://docs.spring.io/spring/docs/5.1.8.RELEASE/spring-framework-reference/web.html" TargetMode="External"/><Relationship Id="rId505" Type="http://schemas.openxmlformats.org/officeDocument/2006/relationships/hyperlink" Target="https://docs.spring.io/spring/docs/5.1.8.RELEASE/spring-framework-reference/core.html" TargetMode="External"/><Relationship Id="rId37" Type="http://schemas.openxmlformats.org/officeDocument/2006/relationships/hyperlink" Target="https://docs.spring.io/spring/docs/5.1.8.RELEASE/spring-framework-reference/core.html" TargetMode="External"/><Relationship Id="rId79" Type="http://schemas.openxmlformats.org/officeDocument/2006/relationships/hyperlink" Target="https://docs.spring.io/spring/docs/5.1.8.RELEASE/spring-framework-reference/core.html" TargetMode="External"/><Relationship Id="rId102" Type="http://schemas.openxmlformats.org/officeDocument/2006/relationships/hyperlink" Target="https://docs.spring.io/spring/docs/5.1.8.RELEASE/spring-framework-reference/core.html" TargetMode="External"/><Relationship Id="rId144" Type="http://schemas.openxmlformats.org/officeDocument/2006/relationships/hyperlink" Target="https://docs.spring.io/spring/docs/5.1.8.RELEASE/spring-framework-reference/core.html" TargetMode="External"/><Relationship Id="rId547" Type="http://schemas.openxmlformats.org/officeDocument/2006/relationships/hyperlink" Target="https://docs.spring.io/spring/docs/5.1.8.RELEASE/spring-framework-reference/core.html" TargetMode="External"/><Relationship Id="rId589" Type="http://schemas.openxmlformats.org/officeDocument/2006/relationships/hyperlink" Target="https://github.com/spring-projects/spring-petclinic" TargetMode="External"/><Relationship Id="rId90" Type="http://schemas.openxmlformats.org/officeDocument/2006/relationships/hyperlink" Target="https://docs.spring.io/spring/docs/5.1.8.RELEASE/spring-framework-reference/core.html" TargetMode="External"/><Relationship Id="rId186" Type="http://schemas.openxmlformats.org/officeDocument/2006/relationships/hyperlink" Target="https://docs.spring.io/spring/docs/5.1.8.RELEASE/spring-framework-reference/core.html" TargetMode="External"/><Relationship Id="rId351" Type="http://schemas.openxmlformats.org/officeDocument/2006/relationships/hyperlink" Target="https://docs.spring.io/spring/docs/5.1.8.RELEASE/spring-framework-reference/core.html" TargetMode="External"/><Relationship Id="rId393" Type="http://schemas.openxmlformats.org/officeDocument/2006/relationships/hyperlink" Target="https://docs.spring.io/spring-framework/docs/5.1.8.RELEASE/javadoc-api/org/springframework/context/annotation/Conditional.html" TargetMode="External"/><Relationship Id="rId407" Type="http://schemas.openxmlformats.org/officeDocument/2006/relationships/hyperlink" Target="https://docs.spring.io/spring/docs/5.1.8.RELEASE/spring-framework-reference/testing.html" TargetMode="External"/><Relationship Id="rId449" Type="http://schemas.openxmlformats.org/officeDocument/2006/relationships/hyperlink" Target="https://docs.spring.io/spring-framework/docs/5.1.8.RELEASE/javadoc-api/org/springframework/aop/interceptor/AsyncUncaughtExceptionHandler.html" TargetMode="External"/><Relationship Id="rId614" Type="http://schemas.openxmlformats.org/officeDocument/2006/relationships/hyperlink" Target="https://docs.spring.io/spring-framework/docs/5.1.8.RELEASE/javadoc-api/org/springframework/lang/NonNullFields.html" TargetMode="External"/><Relationship Id="rId656" Type="http://schemas.openxmlformats.org/officeDocument/2006/relationships/hyperlink" Target="https://docs.spring.io/spring/docs/5.1.8.RELEASE/spring-framework-reference/core.html" TargetMode="External"/><Relationship Id="rId211" Type="http://schemas.openxmlformats.org/officeDocument/2006/relationships/hyperlink" Target="https://docs.spring.io/spring/docs/5.1.8.RELEASE/spring-framework-reference/core.html" TargetMode="External"/><Relationship Id="rId253" Type="http://schemas.openxmlformats.org/officeDocument/2006/relationships/hyperlink" Target="https://docs.spring.io/spring/docs/5.1.8.RELEASE/spring-framework-reference/core.html" TargetMode="External"/><Relationship Id="rId295" Type="http://schemas.openxmlformats.org/officeDocument/2006/relationships/hyperlink" Target="https://docs.spring.io/spring-framework/docs/5.1.8.RELEASE/javadoc-api/org/springframework/beans/factory/annotation/CustomAutowireConfigurer.html" TargetMode="External"/><Relationship Id="rId309" Type="http://schemas.openxmlformats.org/officeDocument/2006/relationships/hyperlink" Target="https://docs.spring.io/spring/docs/5.1.8.RELEASE/spring-framework-reference/core.html" TargetMode="External"/><Relationship Id="rId460" Type="http://schemas.openxmlformats.org/officeDocument/2006/relationships/hyperlink" Target="https://docs.spring.io/spring/docs/5.1.8.RELEASE/spring-framework-reference/core.html" TargetMode="External"/><Relationship Id="rId516" Type="http://schemas.openxmlformats.org/officeDocument/2006/relationships/hyperlink" Target="https://docs.spring.io/spring/docs/5.1.8.RELEASE/spring-framework-reference/core.html" TargetMode="External"/><Relationship Id="rId48" Type="http://schemas.openxmlformats.org/officeDocument/2006/relationships/hyperlink" Target="https://docs.spring.io/spring/docs/5.1.8.RELEASE/spring-framework-reference/core.html" TargetMode="External"/><Relationship Id="rId113" Type="http://schemas.openxmlformats.org/officeDocument/2006/relationships/hyperlink" Target="https://docs.spring.io/spring/docs/5.1.8.RELEASE/spring-framework-reference/core.html" TargetMode="External"/><Relationship Id="rId320" Type="http://schemas.openxmlformats.org/officeDocument/2006/relationships/hyperlink" Target="https://docs.spring.io/spring-framework/docs/5.1.8.RELEASE/javadoc-api/org/springframework/context/annotation/ScopeMetadataResolver.html" TargetMode="External"/><Relationship Id="rId558" Type="http://schemas.openxmlformats.org/officeDocument/2006/relationships/hyperlink" Target="https://www.eclipse.org/aspectj/doc/released/runtime-api/org/aspectj/lang/JoinPoint.html" TargetMode="External"/><Relationship Id="rId155" Type="http://schemas.openxmlformats.org/officeDocument/2006/relationships/hyperlink" Target="https://docs.spring.io/spring/docs/5.1.8.RELEASE/spring-framework-reference/core.html" TargetMode="External"/><Relationship Id="rId197" Type="http://schemas.openxmlformats.org/officeDocument/2006/relationships/hyperlink" Target="https://docs.spring.io/spring/docs/5.1.8.RELEASE/spring-framework-reference/core.html" TargetMode="External"/><Relationship Id="rId362" Type="http://schemas.openxmlformats.org/officeDocument/2006/relationships/hyperlink" Target="https://docs.spring.io/spring/docs/5.1.8.RELEASE/spring-framework-reference/core.html" TargetMode="External"/><Relationship Id="rId418" Type="http://schemas.openxmlformats.org/officeDocument/2006/relationships/hyperlink" Target="https://docs.spring.io/spring-framework/docs/5.1.8.RELEASE/javadoc-api/org/springframework/core/env/MutablePropertySources.html" TargetMode="External"/><Relationship Id="rId625" Type="http://schemas.openxmlformats.org/officeDocument/2006/relationships/hyperlink" Target="https://docs.oracle.com/javase/8/docs/api/java/nio/ByteBuffer.html" TargetMode="External"/><Relationship Id="rId222" Type="http://schemas.openxmlformats.org/officeDocument/2006/relationships/hyperlink" Target="https://docs.spring.io/spring/docs/5.1.8.RELEASE/spring-framework-reference/core.html" TargetMode="External"/><Relationship Id="rId264" Type="http://schemas.openxmlformats.org/officeDocument/2006/relationships/hyperlink" Target="https://docs.spring.io/spring-framework/docs/5.1.8.RELEASE/javadoc-api/org/springframework/beans/factory/config/PropertyPlaceholderConfigurer.html" TargetMode="External"/><Relationship Id="rId471" Type="http://schemas.openxmlformats.org/officeDocument/2006/relationships/hyperlink" Target="file:///\\data\config.xml" TargetMode="External"/><Relationship Id="rId17" Type="http://schemas.openxmlformats.org/officeDocument/2006/relationships/hyperlink" Target="https://docs.spring.io/spring/docs/5.1.8.RELEASE/spring-framework-reference/core.html" TargetMode="External"/><Relationship Id="rId59" Type="http://schemas.openxmlformats.org/officeDocument/2006/relationships/hyperlink" Target="https://docs.spring.io/spring/docs/5.1.8.RELEASE/spring-framework-reference/core.html" TargetMode="External"/><Relationship Id="rId124" Type="http://schemas.openxmlformats.org/officeDocument/2006/relationships/hyperlink" Target="https://docs.spring.io/spring/docs/5.1.8.RELEASE/spring-framework-reference/core.html" TargetMode="External"/><Relationship Id="rId527" Type="http://schemas.openxmlformats.org/officeDocument/2006/relationships/hyperlink" Target="https://docs.spring.io/spring/docs/5.1.8.RELEASE/spring-framework-reference/core.html" TargetMode="External"/><Relationship Id="rId569" Type="http://schemas.openxmlformats.org/officeDocument/2006/relationships/hyperlink" Target="https://docs.spring.io/spring/docs/5.1.8.RELEASE/spring-framework-reference/core.html" TargetMode="External"/><Relationship Id="rId70" Type="http://schemas.openxmlformats.org/officeDocument/2006/relationships/hyperlink" Target="https://docs.spring.io/spring/docs/5.1.8.RELEASE/spring-framework-reference/core.html" TargetMode="External"/><Relationship Id="rId166" Type="http://schemas.openxmlformats.org/officeDocument/2006/relationships/hyperlink" Target="https://docs.spring.io/spring/docs/5.1.8.RELEASE/spring-framework-reference/core.html" TargetMode="External"/><Relationship Id="rId331" Type="http://schemas.openxmlformats.org/officeDocument/2006/relationships/hyperlink" Target="https://docs.spring.io/spring/docs/5.1.8.RELEASE/spring-framework-reference/core.html" TargetMode="External"/><Relationship Id="rId373" Type="http://schemas.openxmlformats.org/officeDocument/2006/relationships/hyperlink" Target="https://docs.spring.io/spring/docs/5.1.8.RELEASE/spring-framework-reference/core.html" TargetMode="External"/><Relationship Id="rId429" Type="http://schemas.openxmlformats.org/officeDocument/2006/relationships/hyperlink" Target="https://docs.spring.io/spring-framework/docs/5.1.8.RELEASE/javadoc-api/org/springframework/context/ApplicationContext.html" TargetMode="External"/><Relationship Id="rId580" Type="http://schemas.openxmlformats.org/officeDocument/2006/relationships/hyperlink" Target="https://docs.spring.io/spring/docs/5.1.8.RELEASE/spring-framework-reference/core.html" TargetMode="External"/><Relationship Id="rId636" Type="http://schemas.openxmlformats.org/officeDocument/2006/relationships/hyperlink" Target="https://docs.spring.io/spring/docs/5.1.8.RELEASE/spring-framework-reference/core.html" TargetMode="External"/><Relationship Id="rId1" Type="http://schemas.openxmlformats.org/officeDocument/2006/relationships/customXml" Target="../customXml/item1.xml"/><Relationship Id="rId233" Type="http://schemas.openxmlformats.org/officeDocument/2006/relationships/hyperlink" Target="https://docs.spring.io/spring/docs/5.1.8.RELEASE/spring-framework-reference/web.html" TargetMode="External"/><Relationship Id="rId440" Type="http://schemas.openxmlformats.org/officeDocument/2006/relationships/hyperlink" Target="https://projects.spring.io/spring-integration/" TargetMode="External"/><Relationship Id="rId28" Type="http://schemas.openxmlformats.org/officeDocument/2006/relationships/hyperlink" Target="https://docs.spring.io/spring/docs/5.1.8.RELEASE/spring-framework-reference/core.html" TargetMode="External"/><Relationship Id="rId275" Type="http://schemas.openxmlformats.org/officeDocument/2006/relationships/hyperlink" Target="https://docs.spring.io/spring/docs/5.1.8.RELEASE/spring-framework-reference/core.html" TargetMode="External"/><Relationship Id="rId300" Type="http://schemas.openxmlformats.org/officeDocument/2006/relationships/hyperlink" Target="https://docs.spring.io/spring/docs/5.1.8.RELEASE/spring-framework-reference/core.html" TargetMode="External"/><Relationship Id="rId482" Type="http://schemas.openxmlformats.org/officeDocument/2006/relationships/hyperlink" Target="https://docs.spring.io/spring/docs/5.1.8.RELEASE/spring-framework-reference/core.html" TargetMode="External"/><Relationship Id="rId538" Type="http://schemas.openxmlformats.org/officeDocument/2006/relationships/hyperlink" Target="https://docs.spring.io/spring/docs/5.1.8.RELEASE/spring-framework-reference/core.html" TargetMode="External"/><Relationship Id="rId81" Type="http://schemas.openxmlformats.org/officeDocument/2006/relationships/hyperlink" Target="https://docs.spring.io/spring/docs/5.1.8.RELEASE/spring-framework-reference/core.html" TargetMode="External"/><Relationship Id="rId135" Type="http://schemas.openxmlformats.org/officeDocument/2006/relationships/hyperlink" Target="https://docs.spring.io/spring/docs/5.1.8.RELEASE/spring-framework-reference/core.html" TargetMode="External"/><Relationship Id="rId177" Type="http://schemas.openxmlformats.org/officeDocument/2006/relationships/hyperlink" Target="https://docs.spring.io/spring/docs/5.1.8.RELEASE/spring-framework-reference/core.html" TargetMode="External"/><Relationship Id="rId342" Type="http://schemas.openxmlformats.org/officeDocument/2006/relationships/hyperlink" Target="https://docs.spring.io/spring/docs/5.1.8.RELEASE/spring-framework-reference/core.html" TargetMode="External"/><Relationship Id="rId384" Type="http://schemas.openxmlformats.org/officeDocument/2006/relationships/hyperlink" Target="https://docs.spring.io/spring/docs/5.1.8.RELEASE/spring-framework-reference/core.html" TargetMode="External"/><Relationship Id="rId591" Type="http://schemas.openxmlformats.org/officeDocument/2006/relationships/hyperlink" Target="https://docs.spring.io/spring/docs/5.1.8.RELEASE/spring-framework-reference/core.html" TargetMode="External"/><Relationship Id="rId605" Type="http://schemas.openxmlformats.org/officeDocument/2006/relationships/hyperlink" Target="https://docs.spring.io/spring/docs/5.1.8.RELEASE/spring-framework-reference/core.html" TargetMode="External"/><Relationship Id="rId202" Type="http://schemas.openxmlformats.org/officeDocument/2006/relationships/hyperlink" Target="https://docs.spring.io/spring/docs/5.1.8.RELEASE/spring-framework-reference/core.html" TargetMode="External"/><Relationship Id="rId244" Type="http://schemas.openxmlformats.org/officeDocument/2006/relationships/hyperlink" Target="https://docs.spring.io/spring/docs/5.1.8.RELEASE/spring-framework-reference/core.html" TargetMode="External"/><Relationship Id="rId647" Type="http://schemas.openxmlformats.org/officeDocument/2006/relationships/hyperlink" Target="https://docs.spring.io/spring/docs/5.1.8.RELEASE/spring-framework-reference/core.html" TargetMode="External"/><Relationship Id="rId39" Type="http://schemas.openxmlformats.org/officeDocument/2006/relationships/hyperlink" Target="https://docs.spring.io/spring/docs/5.1.8.RELEASE/spring-framework-reference/core.html" TargetMode="External"/><Relationship Id="rId286" Type="http://schemas.openxmlformats.org/officeDocument/2006/relationships/hyperlink" Target="https://docs.spring.io/spring/docs/5.1.8.RELEASE/spring-framework-reference/web.html" TargetMode="External"/><Relationship Id="rId451" Type="http://schemas.openxmlformats.org/officeDocument/2006/relationships/hyperlink" Target="https://docs.spring.io/spring/docs/5.1.8.RELEASE/spring-framework-reference/core.html" TargetMode="External"/><Relationship Id="rId493" Type="http://schemas.openxmlformats.org/officeDocument/2006/relationships/hyperlink" Target="https://docs.spring.io/spring/docs/5.1.8.RELEASE/spring-framework-reference/core.html" TargetMode="External"/><Relationship Id="rId507" Type="http://schemas.openxmlformats.org/officeDocument/2006/relationships/hyperlink" Target="https://docs.spring.io/spring/docs/5.1.8.RELEASE/spring-framework-reference/core.html" TargetMode="External"/><Relationship Id="rId549" Type="http://schemas.openxmlformats.org/officeDocument/2006/relationships/hyperlink" Target="https://www.eclipse.org/aspectj/doc/released/progguide/semantics-pointcuts.html" TargetMode="External"/><Relationship Id="rId50" Type="http://schemas.openxmlformats.org/officeDocument/2006/relationships/hyperlink" Target="https://docs.spring.io/spring/docs/5.1.8.RELEASE/spring-framework-reference/core.html" TargetMode="External"/><Relationship Id="rId104" Type="http://schemas.openxmlformats.org/officeDocument/2006/relationships/hyperlink" Target="https://docs.spring.io/spring/docs/5.1.8.RELEASE/spring-framework-reference/core.html" TargetMode="External"/><Relationship Id="rId146" Type="http://schemas.openxmlformats.org/officeDocument/2006/relationships/hyperlink" Target="https://docs.spring.io/spring/docs/5.1.8.RELEASE/spring-framework-reference/core.html" TargetMode="External"/><Relationship Id="rId188" Type="http://schemas.openxmlformats.org/officeDocument/2006/relationships/hyperlink" Target="https://docs.spring.io/spring/docs/5.1.8.RELEASE/spring-framework-reference/core.html" TargetMode="External"/><Relationship Id="rId311" Type="http://schemas.openxmlformats.org/officeDocument/2006/relationships/hyperlink" Target="https://github.com/spring-projects/spring-framework/wiki/Spring-Annotation-Programming-Model" TargetMode="External"/><Relationship Id="rId353" Type="http://schemas.openxmlformats.org/officeDocument/2006/relationships/hyperlink" Target="https://docs.spring.io/spring/docs/5.1.8.RELEASE/spring-framework-reference/core.html" TargetMode="External"/><Relationship Id="rId395" Type="http://schemas.openxmlformats.org/officeDocument/2006/relationships/hyperlink" Target="https://docs.spring.io/spring-framework/docs/5.1.8.RELEASE/javadoc-api/org/springframework/context/annotation/Conditional.html" TargetMode="External"/><Relationship Id="rId409" Type="http://schemas.openxmlformats.org/officeDocument/2006/relationships/hyperlink" Target="https://docs.spring.io/spring/docs/5.1.8.RELEASE/spring-framework-reference/testing.html" TargetMode="External"/><Relationship Id="rId560" Type="http://schemas.openxmlformats.org/officeDocument/2006/relationships/hyperlink" Target="https://docs.spring.io/spring/docs/5.1.8.RELEASE/spring-framework-reference/core.html" TargetMode="External"/><Relationship Id="rId92" Type="http://schemas.openxmlformats.org/officeDocument/2006/relationships/hyperlink" Target="https://docs.spring.io/spring/docs/5.1.8.RELEASE/spring-framework-reference/core.html" TargetMode="External"/><Relationship Id="rId213" Type="http://schemas.openxmlformats.org/officeDocument/2006/relationships/hyperlink" Target="https://docs.spring.io/spring/docs/5.1.8.RELEASE/spring-framework-reference/core.html" TargetMode="External"/><Relationship Id="rId420" Type="http://schemas.openxmlformats.org/officeDocument/2006/relationships/hyperlink" Target="https://docs.spring.io/spring-framework/docs/5.1.8.RELEASE/javadoc-api/org/springframework/context/annotation/PropertySource.html" TargetMode="External"/><Relationship Id="rId616" Type="http://schemas.openxmlformats.org/officeDocument/2006/relationships/hyperlink" Target="https://kotlinlang.org/docs/reference/null-safety.html" TargetMode="External"/><Relationship Id="rId658" Type="http://schemas.openxmlformats.org/officeDocument/2006/relationships/hyperlink" Target="https://jcp.org/en/jsr/detail?id=107" TargetMode="External"/><Relationship Id="rId255" Type="http://schemas.openxmlformats.org/officeDocument/2006/relationships/hyperlink" Target="https://docs.spring.io/spring/docs/5.1.8.RELEASE/spring-framework-reference/core.html" TargetMode="External"/><Relationship Id="rId297" Type="http://schemas.openxmlformats.org/officeDocument/2006/relationships/hyperlink" Target="https://docs.spring.io/spring-framework/docs/5.1.8.RELEASE/javadoc-api/org/springframework/jndi/support/SimpleJndiBeanFactory.html" TargetMode="External"/><Relationship Id="rId462" Type="http://schemas.openxmlformats.org/officeDocument/2006/relationships/hyperlink" Target="https://docs.spring.io/spring/docs/5.1.8.RELEASE/spring-framework-reference/core.html" TargetMode="External"/><Relationship Id="rId518" Type="http://schemas.openxmlformats.org/officeDocument/2006/relationships/hyperlink" Target="https://docs.spring.io/spring/docs/5.1.8.RELEASE/spring-framework-reference/core.html" TargetMode="External"/><Relationship Id="rId115" Type="http://schemas.openxmlformats.org/officeDocument/2006/relationships/hyperlink" Target="https://docs.spring.io/spring/docs/5.1.8.RELEASE/spring-framework-reference/core.html" TargetMode="External"/><Relationship Id="rId157" Type="http://schemas.openxmlformats.org/officeDocument/2006/relationships/hyperlink" Target="https://docs.spring.io/spring/docs/5.1.8.RELEASE/spring-framework-reference/web.html" TargetMode="External"/><Relationship Id="rId322" Type="http://schemas.openxmlformats.org/officeDocument/2006/relationships/hyperlink" Target="https://docs.spring.io/spring/docs/5.1.8.RELEASE/spring-framework-reference/core.html" TargetMode="External"/><Relationship Id="rId364" Type="http://schemas.openxmlformats.org/officeDocument/2006/relationships/hyperlink" Target="https://docs.spring.io/spring/docs/5.1.8.RELEASE/spring-framework-reference/core.html" TargetMode="External"/><Relationship Id="rId61" Type="http://schemas.openxmlformats.org/officeDocument/2006/relationships/hyperlink" Target="https://docs.spring.io/spring/docs/5.1.8.RELEASE/spring-framework-reference/core.html" TargetMode="External"/><Relationship Id="rId199" Type="http://schemas.openxmlformats.org/officeDocument/2006/relationships/hyperlink" Target="https://docs.spring.io/spring/docs/5.1.8.RELEASE/spring-framework-reference/core.html" TargetMode="External"/><Relationship Id="rId571" Type="http://schemas.openxmlformats.org/officeDocument/2006/relationships/hyperlink" Target="https://www.eclipse.org/ajdt/" TargetMode="External"/><Relationship Id="rId627" Type="http://schemas.openxmlformats.org/officeDocument/2006/relationships/hyperlink" Target="https://docs.spring.io/spring/docs/5.1.8.RELEASE/spring-framework-reference/core.html" TargetMode="External"/><Relationship Id="rId19" Type="http://schemas.openxmlformats.org/officeDocument/2006/relationships/image" Target="media/image2.png"/><Relationship Id="rId224" Type="http://schemas.openxmlformats.org/officeDocument/2006/relationships/hyperlink" Target="https://docs.spring.io/spring/docs/5.1.8.RELEASE/spring-framework-reference/core.html" TargetMode="External"/><Relationship Id="rId266" Type="http://schemas.openxmlformats.org/officeDocument/2006/relationships/hyperlink" Target="https://docs.spring.io/spring/docs/5.1.8.RELEASE/spring-framework-reference/core.html" TargetMode="External"/><Relationship Id="rId431" Type="http://schemas.openxmlformats.org/officeDocument/2006/relationships/hyperlink" Target="https://docs.spring.io/spring-framework/docs/5.1.8.RELEASE/javadoc-api/org/springframework/context/ApplicationContext.html" TargetMode="External"/><Relationship Id="rId473" Type="http://schemas.openxmlformats.org/officeDocument/2006/relationships/hyperlink" Target="https://myserver/logo.png" TargetMode="External"/><Relationship Id="rId529" Type="http://schemas.openxmlformats.org/officeDocument/2006/relationships/hyperlink" Target="http://www.groovy-lang.org/operators.html" TargetMode="External"/><Relationship Id="rId30" Type="http://schemas.openxmlformats.org/officeDocument/2006/relationships/hyperlink" Target="https://docs.spring.io/spring-framework/docs/current/javadoc-api/org/springframework/context/annotation/Configuration.html" TargetMode="External"/><Relationship Id="rId126" Type="http://schemas.openxmlformats.org/officeDocument/2006/relationships/hyperlink" Target="https://docs.spring.io/spring/docs/5.1.8.RELEASE/spring-framework-reference/core.html" TargetMode="External"/><Relationship Id="rId168" Type="http://schemas.openxmlformats.org/officeDocument/2006/relationships/hyperlink" Target="https://docs.spring.io/spring/docs/5.1.8.RELEASE/spring-framework-reference/core.html" TargetMode="External"/><Relationship Id="rId333" Type="http://schemas.openxmlformats.org/officeDocument/2006/relationships/hyperlink" Target="https://docs.spring.io/spring/docs/5.1.8.RELEASE/spring-framework-reference/core.html" TargetMode="External"/><Relationship Id="rId540" Type="http://schemas.openxmlformats.org/officeDocument/2006/relationships/hyperlink" Target="https://www.eclipse.org/aspectj" TargetMode="External"/><Relationship Id="rId72" Type="http://schemas.openxmlformats.org/officeDocument/2006/relationships/hyperlink" Target="https://docs.spring.io/spring/docs/5.1.8.RELEASE/spring-framework-reference/core.html" TargetMode="External"/><Relationship Id="rId375" Type="http://schemas.openxmlformats.org/officeDocument/2006/relationships/hyperlink" Target="https://docs.spring.io/spring/docs/5.1.8.RELEASE/spring-framework-reference/core.html" TargetMode="External"/><Relationship Id="rId582" Type="http://schemas.openxmlformats.org/officeDocument/2006/relationships/hyperlink" Target="https://www.eclipse.org/aspectj/doc/next/progguide/semantics-joinPoints.html" TargetMode="External"/><Relationship Id="rId638" Type="http://schemas.openxmlformats.org/officeDocument/2006/relationships/hyperlink" Target="https://docs.spring.io/spring/docs/5.1.8.RELEASE/spring-framework-reference/core.html" TargetMode="External"/><Relationship Id="rId3" Type="http://schemas.openxmlformats.org/officeDocument/2006/relationships/styles" Target="styles.xml"/><Relationship Id="rId235" Type="http://schemas.openxmlformats.org/officeDocument/2006/relationships/hyperlink" Target="https://docs.spring.io/spring/docs/5.1.8.RELEASE/spring-framework-reference/core.html" TargetMode="External"/><Relationship Id="rId277" Type="http://schemas.openxmlformats.org/officeDocument/2006/relationships/hyperlink" Target="https://docs.spring.io/spring/docs/5.1.8.RELEASE/spring-framework-reference/core.html" TargetMode="External"/><Relationship Id="rId400" Type="http://schemas.openxmlformats.org/officeDocument/2006/relationships/hyperlink" Target="https://docs.spring.io/spring/docs/5.1.8.RELEASE/spring-framework-reference/core.html" TargetMode="External"/><Relationship Id="rId442" Type="http://schemas.openxmlformats.org/officeDocument/2006/relationships/hyperlink" Target="https://docs.spring.io/spring/docs/5.1.8.RELEASE/spring-framework-reference/core.html" TargetMode="External"/><Relationship Id="rId484" Type="http://schemas.openxmlformats.org/officeDocument/2006/relationships/hyperlink" Target="https://docs.spring.io/spring-framework/docs/5.1.8.RELEASE/javadoc-api/org/springframework/validation/DefaultMessageCodesResolver.html" TargetMode="External"/><Relationship Id="rId137" Type="http://schemas.openxmlformats.org/officeDocument/2006/relationships/hyperlink" Target="https://spring.io/blog/2004/08/06/method-injection/" TargetMode="External"/><Relationship Id="rId302" Type="http://schemas.openxmlformats.org/officeDocument/2006/relationships/hyperlink" Target="https://docs.spring.io/spring/docs/5.1.8.RELEASE/spring-framework-reference/core.html" TargetMode="External"/><Relationship Id="rId344" Type="http://schemas.openxmlformats.org/officeDocument/2006/relationships/hyperlink" Target="https://docs.spring.io/spring/docs/5.1.8.RELEASE/spring-framework-reference/core.html" TargetMode="External"/><Relationship Id="rId41" Type="http://schemas.openxmlformats.org/officeDocument/2006/relationships/hyperlink" Target="https://docs.spring.io/spring/docs/5.1.8.RELEASE/spring-framework-reference/core.html" TargetMode="External"/><Relationship Id="rId83" Type="http://schemas.openxmlformats.org/officeDocument/2006/relationships/hyperlink" Target="https://docs.spring.io/spring/docs/5.1.8.RELEASE/spring-framework-reference/core.html" TargetMode="External"/><Relationship Id="rId179" Type="http://schemas.openxmlformats.org/officeDocument/2006/relationships/hyperlink" Target="https://docs.spring.io/spring/docs/5.1.8.RELEASE/spring-framework-reference/core.html" TargetMode="External"/><Relationship Id="rId386" Type="http://schemas.openxmlformats.org/officeDocument/2006/relationships/hyperlink" Target="https://docs.spring.io/spring/docs/5.1.8.RELEASE/spring-framework-reference/core.html" TargetMode="External"/><Relationship Id="rId551" Type="http://schemas.openxmlformats.org/officeDocument/2006/relationships/hyperlink" Target="https://docs.spring.io/spring/docs/5.1.8.RELEASE/spring-framework-reference/core.html" TargetMode="External"/><Relationship Id="rId593" Type="http://schemas.openxmlformats.org/officeDocument/2006/relationships/hyperlink" Target="https://www.eclipse.org/aspectj/doc/released/devguide/ltw-configuration.html" TargetMode="External"/><Relationship Id="rId607" Type="http://schemas.openxmlformats.org/officeDocument/2006/relationships/hyperlink" Target="https://docs.spring.io/spring/docs/5.1.8.RELEASE/spring-framework-reference/core.html" TargetMode="External"/><Relationship Id="rId649" Type="http://schemas.openxmlformats.org/officeDocument/2006/relationships/hyperlink" Target="https://docs.spring.io/spring/docs/5.1.8.RELEASE/spring-framework-reference/core.html" TargetMode="External"/><Relationship Id="rId190" Type="http://schemas.openxmlformats.org/officeDocument/2006/relationships/hyperlink" Target="https://docs.spring.io/spring/docs/5.1.8.RELEASE/spring-framework-reference/core.html" TargetMode="External"/><Relationship Id="rId204" Type="http://schemas.openxmlformats.org/officeDocument/2006/relationships/hyperlink" Target="https://docs.spring.io/spring/docs/5.1.8.RELEASE/spring-framework-reference/core.html" TargetMode="External"/><Relationship Id="rId246" Type="http://schemas.openxmlformats.org/officeDocument/2006/relationships/hyperlink" Target="https://docs.spring.io/spring/docs/5.1.8.RELEASE/spring-framework-reference/web.html" TargetMode="External"/><Relationship Id="rId288" Type="http://schemas.openxmlformats.org/officeDocument/2006/relationships/hyperlink" Target="https://docs.spring.io/spring/docs/5.1.8.RELEASE/spring-framework-reference/core.html" TargetMode="External"/><Relationship Id="rId411" Type="http://schemas.openxmlformats.org/officeDocument/2006/relationships/hyperlink" Target="https://docs.spring.io/spring-framework/docs/5.1.8.RELEASE/javadoc-api/org/springframework/core/env/StandardEnvironment.html" TargetMode="External"/><Relationship Id="rId453" Type="http://schemas.openxmlformats.org/officeDocument/2006/relationships/hyperlink" Target="https://docs.spring.io/spring-framework/docs/5.1.8.RELEASE/javadoc-api/org/springframework/jca/context/SpringContextResourceAdapter.html" TargetMode="External"/><Relationship Id="rId509" Type="http://schemas.openxmlformats.org/officeDocument/2006/relationships/hyperlink" Target="https://docs.spring.io/spring/docs/5.1.8.RELEASE/spring-framework-reference/core.html" TargetMode="External"/><Relationship Id="rId660" Type="http://schemas.microsoft.com/office/2011/relationships/people" Target="people.xml"/><Relationship Id="rId106" Type="http://schemas.openxmlformats.org/officeDocument/2006/relationships/hyperlink" Target="https://docs.spring.io/spring/docs/5.1.8.RELEASE/spring-framework-reference/core.html" TargetMode="External"/><Relationship Id="rId313" Type="http://schemas.openxmlformats.org/officeDocument/2006/relationships/hyperlink" Target="https://stackoverflow.com/questions/19394570/java-jre-7u45-breaks-classloader-getresources" TargetMode="External"/><Relationship Id="rId495" Type="http://schemas.openxmlformats.org/officeDocument/2006/relationships/hyperlink" Target="http://joda-time.sourceforge.net/" TargetMode="External"/><Relationship Id="rId10" Type="http://schemas.openxmlformats.org/officeDocument/2006/relationships/hyperlink" Target="https://docs.spring.io/spring-framework/docs/5.1.8.RELEASE/javadoc-api/org/springframework/beans/factory/BeanFactory.html" TargetMode="External"/><Relationship Id="rId52" Type="http://schemas.openxmlformats.org/officeDocument/2006/relationships/hyperlink" Target="https://docs.spring.io/spring/docs/5.1.8.RELEASE/spring-framework-reference/core.html" TargetMode="External"/><Relationship Id="rId94" Type="http://schemas.openxmlformats.org/officeDocument/2006/relationships/hyperlink" Target="https://spring.io/tools/sts" TargetMode="External"/><Relationship Id="rId148" Type="http://schemas.openxmlformats.org/officeDocument/2006/relationships/hyperlink" Target="https://docs.spring.io/spring/docs/5.1.8.RELEASE/spring-framework-reference/core.html" TargetMode="External"/><Relationship Id="rId355" Type="http://schemas.openxmlformats.org/officeDocument/2006/relationships/hyperlink" Target="https://docs.spring.io/spring/docs/5.1.8.RELEASE/spring-framework-reference/core.html" TargetMode="External"/><Relationship Id="rId397" Type="http://schemas.openxmlformats.org/officeDocument/2006/relationships/hyperlink" Target="https://docs.spring.io/spring/docs/5.1.8.RELEASE/spring-framework-reference/core.html" TargetMode="External"/><Relationship Id="rId520" Type="http://schemas.openxmlformats.org/officeDocument/2006/relationships/hyperlink" Target="https://docs.spring.io/spring/docs/5.1.8.RELEASE/spring-framework-reference/core.html" TargetMode="External"/><Relationship Id="rId562" Type="http://schemas.openxmlformats.org/officeDocument/2006/relationships/hyperlink" Target="https://docs.spring.io/spring/docs/5.1.8.RELEASE/spring-framework-reference/core.html" TargetMode="External"/><Relationship Id="rId618" Type="http://schemas.openxmlformats.org/officeDocument/2006/relationships/hyperlink" Target="https://jcp.org/en/jsr/detail?id=305" TargetMode="External"/><Relationship Id="rId215" Type="http://schemas.openxmlformats.org/officeDocument/2006/relationships/hyperlink" Target="https://docs.spring.io/spring/docs/5.1.8.RELEASE/spring-framework-reference/core.html" TargetMode="External"/><Relationship Id="rId257" Type="http://schemas.openxmlformats.org/officeDocument/2006/relationships/hyperlink" Target="https://docs.spring.io/spring/docs/5.1.8.RELEASE/spring-framework-reference/languages.html" TargetMode="External"/><Relationship Id="rId422" Type="http://schemas.openxmlformats.org/officeDocument/2006/relationships/hyperlink" Target="https://docs.spring.io/spring/docs/5.1.8.RELEASE/spring-framework-reference/data-access.html" TargetMode="External"/><Relationship Id="rId464" Type="http://schemas.openxmlformats.org/officeDocument/2006/relationships/hyperlink" Target="https://docs.spring.io/spring/docs/5.1.8.RELEASE/spring-framework-reference/core.html" TargetMode="External"/><Relationship Id="rId299" Type="http://schemas.openxmlformats.org/officeDocument/2006/relationships/hyperlink" Target="https://docs.spring.io/spring/docs/5.1.8.RELEASE/spring-framework-reference/core.html" TargetMode="External"/><Relationship Id="rId63" Type="http://schemas.openxmlformats.org/officeDocument/2006/relationships/hyperlink" Target="https://docs.spring.io/spring/docs/5.1.8.RELEASE/spring-framework-reference/core.html" TargetMode="External"/><Relationship Id="rId159" Type="http://schemas.openxmlformats.org/officeDocument/2006/relationships/hyperlink" Target="https://docs.spring.io/spring-framework/docs/5.1.8.RELEASE/javadoc-api/org/springframework/transaction/support/SimpleTransactionScope.html" TargetMode="External"/><Relationship Id="rId366" Type="http://schemas.openxmlformats.org/officeDocument/2006/relationships/hyperlink" Target="https://docs.spring.io/spring/docs/5.1.8.RELEASE/spring-framework-reference/core.html" TargetMode="External"/><Relationship Id="rId573" Type="http://schemas.openxmlformats.org/officeDocument/2006/relationships/image" Target="media/image7.png"/><Relationship Id="rId226" Type="http://schemas.openxmlformats.org/officeDocument/2006/relationships/hyperlink" Target="https://docs.spring.io/spring/docs/5.1.8.RELEASE/spring-framework-reference/core.html" TargetMode="External"/><Relationship Id="rId433" Type="http://schemas.openxmlformats.org/officeDocument/2006/relationships/hyperlink" Target="https://docs.spring.io/spring-framework/docs/5.1.8.RELEASE/javadoc-api/org/springframework/context/support/ReloadableResourceBundleMessageSource.html" TargetMode="External"/><Relationship Id="rId640" Type="http://schemas.openxmlformats.org/officeDocument/2006/relationships/hyperlink" Target="https://docs.spring.io/spring/docs/5.1.8.RELEASE/spring-framework-reference/data-access.html" TargetMode="External"/><Relationship Id="rId74" Type="http://schemas.openxmlformats.org/officeDocument/2006/relationships/hyperlink" Target="https://docs.spring.io/spring/docs/5.1.8.RELEASE/spring-framework-reference/core.html" TargetMode="External"/><Relationship Id="rId377" Type="http://schemas.openxmlformats.org/officeDocument/2006/relationships/hyperlink" Target="https://docs.spring.io/spring/docs/5.1.8.RELEASE/spring-framework-reference/core.html" TargetMode="External"/><Relationship Id="rId500" Type="http://schemas.openxmlformats.org/officeDocument/2006/relationships/hyperlink" Target="https://www.hibernate.org/412.html" TargetMode="External"/><Relationship Id="rId584" Type="http://schemas.openxmlformats.org/officeDocument/2006/relationships/hyperlink" Target="https://www.eclipse.org/aspectj/doc/released/devguide/antTasks.html" TargetMode="External"/><Relationship Id="rId5" Type="http://schemas.openxmlformats.org/officeDocument/2006/relationships/webSettings" Target="webSettings.xml"/><Relationship Id="rId237" Type="http://schemas.openxmlformats.org/officeDocument/2006/relationships/hyperlink" Target="https://docs.spring.io/spring/docs/5.1.8.RELEASE/spring-framework-reference/core.html" TargetMode="External"/><Relationship Id="rId444" Type="http://schemas.openxmlformats.org/officeDocument/2006/relationships/hyperlink" Target="https://docs.spring.io/spring/docs/5.1.8.RELEASE/spring-framework-reference/core.html" TargetMode="External"/><Relationship Id="rId651" Type="http://schemas.openxmlformats.org/officeDocument/2006/relationships/hyperlink" Target="https://docs.spring.io/spring/docs/5.1.8.RELEASE/spring-framework-reference/core.html" TargetMode="External"/><Relationship Id="rId290" Type="http://schemas.openxmlformats.org/officeDocument/2006/relationships/hyperlink" Target="https://docs.spring.io/spring/docs/5.1.8.RELEASE/spring-framework-reference/core.html" TargetMode="External"/><Relationship Id="rId304" Type="http://schemas.openxmlformats.org/officeDocument/2006/relationships/hyperlink" Target="https://docs.spring.io/spring/docs/5.1.8.RELEASE/spring-framework-reference/core.html" TargetMode="External"/><Relationship Id="rId388" Type="http://schemas.openxmlformats.org/officeDocument/2006/relationships/hyperlink" Target="https://spring.io/tools/sts" TargetMode="External"/><Relationship Id="rId511" Type="http://schemas.openxmlformats.org/officeDocument/2006/relationships/hyperlink" Target="https://docs.spring.io/spring/docs/5.1.8.RELEASE/spring-framework-reference/core.html" TargetMode="External"/><Relationship Id="rId609" Type="http://schemas.openxmlformats.org/officeDocument/2006/relationships/hyperlink" Target="https://docs.spring.io/spring-framework/docs/5.1.8.RELEASE/javadoc-api/org/springframeworkaop/target/AbstractPoolingTargetSource.html" TargetMode="External"/><Relationship Id="rId85" Type="http://schemas.openxmlformats.org/officeDocument/2006/relationships/hyperlink" Target="https://docs.spring.io/spring/docs/5.1.8.RELEASE/spring-framework-reference/core.html" TargetMode="External"/><Relationship Id="rId150" Type="http://schemas.openxmlformats.org/officeDocument/2006/relationships/hyperlink" Target="https://docs.spring.io/spring/docs/5.1.8.RELEASE/spring-framework-reference/core.html" TargetMode="External"/><Relationship Id="rId595" Type="http://schemas.openxmlformats.org/officeDocument/2006/relationships/hyperlink" Target="https://tomcat.apache.org/" TargetMode="External"/><Relationship Id="rId248" Type="http://schemas.openxmlformats.org/officeDocument/2006/relationships/hyperlink" Target="https://docs.spring.io/spring-framework/docs/5.1.8.RELEASE/javadoc-api/org/springframework/core/Ordered.html" TargetMode="External"/><Relationship Id="rId455" Type="http://schemas.openxmlformats.org/officeDocument/2006/relationships/hyperlink" Target="https://docs.spring.io/spring-framework/docs/5.1.8.RELEASE/javadoc-api/org/springframework/jca/context/SpringContextResourceAdapter.html" TargetMode="External"/><Relationship Id="rId12" Type="http://schemas.openxmlformats.org/officeDocument/2006/relationships/image" Target="media/image1.png"/><Relationship Id="rId108" Type="http://schemas.openxmlformats.org/officeDocument/2006/relationships/hyperlink" Target="https://docs.spring.io/spring/docs/5.1.8.RELEASE/spring-framework-reference/core.html" TargetMode="External"/><Relationship Id="rId315" Type="http://schemas.openxmlformats.org/officeDocument/2006/relationships/hyperlink" Target="https://docs.spring.io/spring-framework/docs/5.1.8.RELEASE/javadoc-api/org/springframework/beans/factory/support/BeanNameGenerator.html" TargetMode="External"/><Relationship Id="rId522" Type="http://schemas.openxmlformats.org/officeDocument/2006/relationships/hyperlink" Target="https://docs.spring.io/spring/docs/5.1.8.RELEASE/spring-framework-reference/core.html" TargetMode="External"/><Relationship Id="rId96" Type="http://schemas.openxmlformats.org/officeDocument/2006/relationships/hyperlink" Target="https://spring.io/tools/sts" TargetMode="External"/><Relationship Id="rId161" Type="http://schemas.openxmlformats.org/officeDocument/2006/relationships/hyperlink" Target="https://docs.spring.io/spring-framework/docs/5.1.8.RELEASE/javadoc-api/org/springframework/context/support/SimpleThreadScope.html" TargetMode="External"/><Relationship Id="rId399" Type="http://schemas.openxmlformats.org/officeDocument/2006/relationships/hyperlink" Target="https://docs.spring.io/spring-framework/docs/5.1.8.RELEASE/javadoc-api/org/springframework/core/env/Environment.html" TargetMode="External"/><Relationship Id="rId259" Type="http://schemas.openxmlformats.org/officeDocument/2006/relationships/hyperlink" Target="https://docs.spring.io/spring-framework/docs/5.1.8.RELEASE/javadoc-api/org/springframework/core/Ordered.html" TargetMode="External"/><Relationship Id="rId466" Type="http://schemas.openxmlformats.org/officeDocument/2006/relationships/hyperlink" Target="https://docs.spring.io/spring/docs/5.1.8.RELEASE/spring-framework-reference/core.html" TargetMode="External"/><Relationship Id="rId23" Type="http://schemas.openxmlformats.org/officeDocument/2006/relationships/hyperlink" Target="https://docs.spring.io/spring/docs/5.1.8.RELEASE/spring-framework-reference/core.html" TargetMode="External"/><Relationship Id="rId119" Type="http://schemas.openxmlformats.org/officeDocument/2006/relationships/hyperlink" Target="https://docs.spring.io/spring/docs/5.1.8.RELEASE/spring-framework-reference/core.html" TargetMode="External"/><Relationship Id="rId326" Type="http://schemas.openxmlformats.org/officeDocument/2006/relationships/hyperlink" Target="https://repo1.maven.org/maven2/javax/inject/javax.inject/1/" TargetMode="External"/><Relationship Id="rId533" Type="http://schemas.openxmlformats.org/officeDocument/2006/relationships/hyperlink" Target="https://docs.spring.io/spring/docs/5.1.8.RELEASE/spring-framework-reference/data-access.html" TargetMode="External"/><Relationship Id="rId172" Type="http://schemas.openxmlformats.org/officeDocument/2006/relationships/hyperlink" Target="https://docs.spring.io/spring/docs/5.1.8.RELEASE/spring-framework-reference/core.html" TargetMode="External"/><Relationship Id="rId477" Type="http://schemas.openxmlformats.org/officeDocument/2006/relationships/hyperlink" Target="https://stackoverflow.com/questions/19394570/java-jre-7u45-breaks-classloader-getresources" TargetMode="External"/><Relationship Id="rId600" Type="http://schemas.openxmlformats.org/officeDocument/2006/relationships/hyperlink" Target="https://www.oracle.com/technetwork/middleware/weblogic/overview/index-085209.html" TargetMode="External"/><Relationship Id="rId337" Type="http://schemas.openxmlformats.org/officeDocument/2006/relationships/hyperlink" Target="https://docs.spring.io/spring/docs/5.1.8.RELEASE/spring-framework-reference/core.html" TargetMode="External"/><Relationship Id="rId34" Type="http://schemas.openxmlformats.org/officeDocument/2006/relationships/hyperlink" Target="https://docs.spring.io/spring/docs/5.1.8.RELEASE/spring-framework-reference/core.html" TargetMode="External"/><Relationship Id="rId544" Type="http://schemas.openxmlformats.org/officeDocument/2006/relationships/hyperlink" Target="https://www.eclipse.org/aspectj/doc/released/progguide/index.html" TargetMode="External"/><Relationship Id="rId183" Type="http://schemas.openxmlformats.org/officeDocument/2006/relationships/hyperlink" Target="https://docs.spring.io/spring-framework/docs/5.1.8.RELEASE/javadoc-api/org/springframework/beans/factory/config/Scope.html" TargetMode="External"/><Relationship Id="rId390" Type="http://schemas.openxmlformats.org/officeDocument/2006/relationships/hyperlink" Target="https://docs.spring.io/spring/docs/5.1.8.RELEASE/spring-framework-reference/core.html" TargetMode="External"/><Relationship Id="rId404" Type="http://schemas.openxmlformats.org/officeDocument/2006/relationships/hyperlink" Target="https://docs.spring.io/spring/docs/5.1.8.RELEASE/spring-framework-reference/core.html" TargetMode="External"/><Relationship Id="rId611" Type="http://schemas.openxmlformats.org/officeDocument/2006/relationships/hyperlink" Target="https://docs.spring.io/spring-framework/docs/5.1.8.RELEASE/javadoc-api/org/springframework/lang/Nullable.html" TargetMode="External"/><Relationship Id="rId250" Type="http://schemas.openxmlformats.org/officeDocument/2006/relationships/hyperlink" Target="https://docs.spring.io/spring-framework/docs/5.1.8.RELEASE/javadoc-api/org/springframework/beans/factory/config/BeanPostProcessor.html" TargetMode="External"/><Relationship Id="rId488" Type="http://schemas.openxmlformats.org/officeDocument/2006/relationships/hyperlink" Target="https://docs.oracle.com/javase/tutorial/javabeans/advanced/customization.html" TargetMode="External"/><Relationship Id="rId45" Type="http://schemas.openxmlformats.org/officeDocument/2006/relationships/image" Target="media/image3.png"/><Relationship Id="rId110" Type="http://schemas.openxmlformats.org/officeDocument/2006/relationships/hyperlink" Target="https://docs.spring.io/spring/docs/5.1.8.RELEASE/spring-framework-reference/core.html" TargetMode="External"/><Relationship Id="rId348" Type="http://schemas.openxmlformats.org/officeDocument/2006/relationships/hyperlink" Target="https://docs.spring.io/spring/docs/5.1.8.RELEASE/spring-framework-reference/core.html" TargetMode="External"/><Relationship Id="rId555" Type="http://schemas.openxmlformats.org/officeDocument/2006/relationships/hyperlink" Target="https://docs.spring.io/spring/docs/5.1.8.RELEASE/spring-framework-reference/core.html" TargetMode="External"/><Relationship Id="rId194" Type="http://schemas.openxmlformats.org/officeDocument/2006/relationships/hyperlink" Target="https://docs.spring.io/spring/docs/5.1.8.RELEASE/spring-framework-reference/core.html" TargetMode="External"/><Relationship Id="rId208" Type="http://schemas.openxmlformats.org/officeDocument/2006/relationships/hyperlink" Target="https://docs.spring.io/spring/docs/5.1.8.RELEASE/spring-framework-reference/core.html" TargetMode="External"/><Relationship Id="rId415" Type="http://schemas.openxmlformats.org/officeDocument/2006/relationships/hyperlink" Target="https://docs.spring.io/spring-framework/docs/5.1.8.RELEASE/javadoc-api/org/springframework/jndi/JndiPropertySource.html" TargetMode="External"/><Relationship Id="rId622" Type="http://schemas.openxmlformats.org/officeDocument/2006/relationships/hyperlink" Target="https://docs.spring.io/spring/docs/5.1.8.RELEASE/spring-framework-reference/core.html" TargetMode="External"/><Relationship Id="rId261" Type="http://schemas.openxmlformats.org/officeDocument/2006/relationships/hyperlink" Target="https://docs.spring.io/spring-framework/docs/5.1.8.RELEASE/javadoc-api/org/springframework/core/Ordered.html" TargetMode="External"/><Relationship Id="rId499" Type="http://schemas.openxmlformats.org/officeDocument/2006/relationships/hyperlink" Target="https://beanvalidation.org/" TargetMode="External"/><Relationship Id="rId56" Type="http://schemas.openxmlformats.org/officeDocument/2006/relationships/hyperlink" Target="https://docs.spring.io/spring/docs/5.1.8.RELEASE/spring-framework-reference/core.html" TargetMode="External"/><Relationship Id="rId359" Type="http://schemas.openxmlformats.org/officeDocument/2006/relationships/hyperlink" Target="https://docs.spring.io/spring/docs/5.1.8.RELEASE/spring-framework-reference/core.html" TargetMode="External"/><Relationship Id="rId566" Type="http://schemas.openxmlformats.org/officeDocument/2006/relationships/hyperlink" Target="https://docs.spring.io/spring/docs/5.1.8.RELEASE/spring-framework-reference/core.html" TargetMode="External"/><Relationship Id="rId121" Type="http://schemas.openxmlformats.org/officeDocument/2006/relationships/hyperlink" Target="https://docs.spring.io/spring/docs/5.1.8.RELEASE/spring-framework-reference/core.html" TargetMode="External"/><Relationship Id="rId219" Type="http://schemas.openxmlformats.org/officeDocument/2006/relationships/hyperlink" Target="https://docs.spring.io/spring/docs/5.1.8.RELEASE/spring-framework-reference/core.html" TargetMode="External"/><Relationship Id="rId426" Type="http://schemas.openxmlformats.org/officeDocument/2006/relationships/hyperlink" Target="https://docs.spring.io/spring-framework/docs/5.1.8.RELEASE/javadoc-api/org/springframework/orm/jpa/LocalContainerEntityManagerFactoryBean.html" TargetMode="External"/><Relationship Id="rId633" Type="http://schemas.openxmlformats.org/officeDocument/2006/relationships/hyperlink" Target="https://docs.spring.io/spring/docs/5.1.8.RELEASE/spring-framework-reference/core.html" TargetMode="External"/><Relationship Id="rId67" Type="http://schemas.openxmlformats.org/officeDocument/2006/relationships/hyperlink" Target="https://docs.spring.io/spring/docs/5.1.8.RELEASE/spring-framework-reference/core.html" TargetMode="External"/><Relationship Id="rId272" Type="http://schemas.openxmlformats.org/officeDocument/2006/relationships/hyperlink" Target="https://docs.spring.io/spring/docs/5.1.8.RELEASE/spring-framework-reference/core.html" TargetMode="External"/><Relationship Id="rId577" Type="http://schemas.openxmlformats.org/officeDocument/2006/relationships/hyperlink" Target="https://docs.spring.io/spring/docs/5.1.8.RELEASE/spring-framework-reference/core.html" TargetMode="External"/><Relationship Id="rId132" Type="http://schemas.openxmlformats.org/officeDocument/2006/relationships/hyperlink" Target="https://docs.spring.io/spring/docs/5.1.8.RELEASE/spring-framework-reference/core.html" TargetMode="External"/><Relationship Id="rId437" Type="http://schemas.openxmlformats.org/officeDocument/2006/relationships/hyperlink" Target="https://docs.spring.io/spring-framework/docs/5.1.8.RELEASE/javadoc-api/org/springframework/context/event/ApplicationEventMulticaster.html" TargetMode="External"/><Relationship Id="rId644" Type="http://schemas.openxmlformats.org/officeDocument/2006/relationships/hyperlink" Target="https://docs.spring.io/spring/docs/5.1.8.RELEASE/spring-framework-reference/core.html" TargetMode="External"/><Relationship Id="rId283" Type="http://schemas.openxmlformats.org/officeDocument/2006/relationships/hyperlink" Target="https://docs.spring.io/spring-framework/docs/5.1.8.RELEASE/javadoc-api/org/springframework/context/annotation/CommonAnnotationBeanPostProcessor.html" TargetMode="External"/><Relationship Id="rId490" Type="http://schemas.openxmlformats.org/officeDocument/2006/relationships/hyperlink" Target="https://docs.spring.io/spring/docs/5.1.8.RELEASE/spring-framework-reference/core.html" TargetMode="External"/><Relationship Id="rId504" Type="http://schemas.openxmlformats.org/officeDocument/2006/relationships/hyperlink" Target="https://docs.spring.io/spring/docs/5.1.8.RELEASE/spring-framework-reference/web.html" TargetMode="External"/><Relationship Id="rId78" Type="http://schemas.openxmlformats.org/officeDocument/2006/relationships/hyperlink" Target="https://download.oracle.com/javase/8/docs/api/java/beans/ConstructorProperties.html" TargetMode="External"/><Relationship Id="rId143" Type="http://schemas.openxmlformats.org/officeDocument/2006/relationships/hyperlink" Target="https://docs.spring.io/spring/docs/5.1.8.RELEASE/spring-framework-reference/core.html" TargetMode="External"/><Relationship Id="rId350" Type="http://schemas.openxmlformats.org/officeDocument/2006/relationships/hyperlink" Target="https://docs.spring.io/spring/docs/5.1.8.RELEASE/spring-framework-reference/core.html" TargetMode="External"/><Relationship Id="rId588" Type="http://schemas.openxmlformats.org/officeDocument/2006/relationships/hyperlink" Target="https://docs.spring.io/spring/docs/5.1.8.RELEASE/spring-framework-reference/core.html" TargetMode="External"/><Relationship Id="rId9" Type="http://schemas.openxmlformats.org/officeDocument/2006/relationships/hyperlink" Target="https://docs.spring.io/spring-framework/docs/5.1.8.RELEASE/javadoc-api/org/springframework/context/ApplicationContext.html" TargetMode="External"/><Relationship Id="rId210" Type="http://schemas.openxmlformats.org/officeDocument/2006/relationships/hyperlink" Target="https://docs.spring.io/spring/docs/5.1.8.RELEASE/spring-framework-reference/core.html" TargetMode="External"/><Relationship Id="rId448" Type="http://schemas.openxmlformats.org/officeDocument/2006/relationships/hyperlink" Target="https://docs.spring.io/spring-framework/docs/5.1.8.RELEASE/javadoc-api/org/springframework/aop/interceptor/AsyncUncaughtExceptionHandler.html" TargetMode="External"/><Relationship Id="rId655" Type="http://schemas.openxmlformats.org/officeDocument/2006/relationships/hyperlink" Target="https://docs.spring.io/spring/docs/5.1.8.RELEASE/spring-framework-reference/core.html" TargetMode="External"/><Relationship Id="rId294" Type="http://schemas.openxmlformats.org/officeDocument/2006/relationships/hyperlink" Target="https://docs.spring.io/spring-framework/docs/5.1.8.RELEASE/javadoc-api/org/springframework/beans/factory/annotation/CustomAutowireConfigurer.html" TargetMode="External"/><Relationship Id="rId308" Type="http://schemas.openxmlformats.org/officeDocument/2006/relationships/hyperlink" Target="https://docs.spring.io/spring/docs/5.1.8.RELEASE/spring-framework-reference/data-access.html" TargetMode="External"/><Relationship Id="rId515" Type="http://schemas.openxmlformats.org/officeDocument/2006/relationships/hyperlink" Target="https://docs.spring.io/spring/docs/5.1.8.RELEASE/spring-framework-reference/core.html" TargetMode="External"/><Relationship Id="rId89" Type="http://schemas.openxmlformats.org/officeDocument/2006/relationships/hyperlink" Target="https://docs.spring.io/spring/docs/5.1.8.RELEASE/spring-framework-reference/core.html" TargetMode="External"/><Relationship Id="rId154" Type="http://schemas.openxmlformats.org/officeDocument/2006/relationships/hyperlink" Target="https://docs.spring.io/spring/docs/5.1.8.RELEASE/spring-framework-reference/core.html" TargetMode="External"/><Relationship Id="rId361" Type="http://schemas.openxmlformats.org/officeDocument/2006/relationships/hyperlink" Target="https://docs.spring.io/spring/docs/5.1.8.RELEASE/spring-framework-reference/core.html" TargetMode="External"/><Relationship Id="rId599" Type="http://schemas.openxmlformats.org/officeDocument/2006/relationships/hyperlink" Target="https://www-01.ibm.com/software/webservers/appserv/was/" TargetMode="External"/><Relationship Id="rId459" Type="http://schemas.openxmlformats.org/officeDocument/2006/relationships/hyperlink" Target="https://docs.spring.io/spring/docs/5.1.8.RELEASE/spring-framework-reference/core.html" TargetMode="External"/><Relationship Id="rId16" Type="http://schemas.openxmlformats.org/officeDocument/2006/relationships/hyperlink" Target="https://docs.spring.io/spring-framework/docs/5.1.8.RELEASE/javadoc-api/org/springframework/context/support/FileSystemXmlApplicationContext.html" TargetMode="External"/><Relationship Id="rId221" Type="http://schemas.openxmlformats.org/officeDocument/2006/relationships/hyperlink" Target="https://docs.spring.io/spring/docs/5.1.8.RELEASE/spring-framework-reference/core.html" TargetMode="External"/><Relationship Id="rId319" Type="http://schemas.openxmlformats.org/officeDocument/2006/relationships/hyperlink" Target="https://docs.spring.io/spring-framework/docs/5.1.8.RELEASE/javadoc-api/org/springframework/context/annotation/ScopeMetadataResolver.html" TargetMode="External"/><Relationship Id="rId526" Type="http://schemas.openxmlformats.org/officeDocument/2006/relationships/hyperlink" Target="https://docs.spring.io/spring/docs/5.1.8.RELEASE/spring-framework-reference/core.html" TargetMode="External"/><Relationship Id="rId165" Type="http://schemas.openxmlformats.org/officeDocument/2006/relationships/image" Target="media/image5.png"/><Relationship Id="rId372" Type="http://schemas.openxmlformats.org/officeDocument/2006/relationships/hyperlink" Target="https://docs.spring.io/spring/docs/5.1.8.RELEASE/spring-framework-reference/cor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2CCFF-048E-4B23-921A-730BCCB49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12651</TotalTime>
  <Pages>388</Pages>
  <Words>129940</Words>
  <Characters>740662</Characters>
  <Application>Microsoft Office Word</Application>
  <DocSecurity>0</DocSecurity>
  <Lines>6172</Lines>
  <Paragraphs>1737</Paragraphs>
  <ScaleCrop>false</ScaleCrop>
  <Company/>
  <LinksUpToDate>false</LinksUpToDate>
  <CharactersWithSpaces>868865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alex</dc:creator>
  <cp:keywords/>
  <dc:description/>
  <cp:lastModifiedBy>zhang alex</cp:lastModifiedBy>
  <cp:revision>295</cp:revision>
  <dcterms:created xsi:type="dcterms:W3CDTF">2019-07-14T01:37:00Z</dcterms:created>
  <dcterms:modified xsi:type="dcterms:W3CDTF">2019-07-29T13:17:00Z</dcterms:modified>
</cp:coreProperties>
</file>